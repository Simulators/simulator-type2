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7B43" w14:textId="3FF47F3B" w:rsidR="0051426B" w:rsidRPr="00212D29" w:rsidRDefault="009E4E3F" w:rsidP="00F10EC4">
      <w:pPr>
        <w:jc w:val="center"/>
        <w:rPr>
          <w:rFonts w:ascii="Garamond" w:hAnsi="Garamond"/>
          <w:b/>
          <w:sz w:val="96"/>
          <w:szCs w:val="96"/>
        </w:rPr>
      </w:pPr>
      <w:r>
        <w:rPr>
          <w:rFonts w:ascii="Garamond" w:hAnsi="Garamond"/>
          <w:b/>
          <w:sz w:val="96"/>
          <w:szCs w:val="96"/>
        </w:rPr>
        <w:t xml:space="preserve">Type 2 </w:t>
      </w:r>
      <w:r w:rsidR="0051426B" w:rsidRPr="00212D29">
        <w:rPr>
          <w:rFonts w:ascii="Garamond" w:hAnsi="Garamond"/>
          <w:b/>
          <w:sz w:val="96"/>
          <w:szCs w:val="96"/>
        </w:rPr>
        <w:t>Liverpool</w:t>
      </w:r>
      <w:r w:rsidR="001E1F78" w:rsidRPr="00212D29">
        <w:rPr>
          <w:rFonts w:ascii="Garamond" w:hAnsi="Garamond"/>
          <w:b/>
          <w:sz w:val="96"/>
          <w:szCs w:val="96"/>
        </w:rPr>
        <w:t xml:space="preserve"> Ringing </w:t>
      </w:r>
      <w:r w:rsidR="0051426B" w:rsidRPr="00212D29">
        <w:rPr>
          <w:rFonts w:ascii="Garamond" w:hAnsi="Garamond"/>
          <w:b/>
          <w:sz w:val="96"/>
          <w:szCs w:val="96"/>
        </w:rPr>
        <w:t>Simulator</w:t>
      </w:r>
    </w:p>
    <w:p w14:paraId="01DC93A2" w14:textId="50C27FFE" w:rsidR="00E906D4" w:rsidRPr="00212D29" w:rsidRDefault="009E4E3F" w:rsidP="0062540C">
      <w:pPr>
        <w:jc w:val="center"/>
        <w:rPr>
          <w:sz w:val="48"/>
          <w:szCs w:val="48"/>
        </w:rPr>
      </w:pPr>
      <w:r>
        <w:rPr>
          <w:sz w:val="48"/>
          <w:szCs w:val="48"/>
        </w:rPr>
        <w:t>0</w:t>
      </w:r>
      <w:r w:rsidR="00830BF2">
        <w:rPr>
          <w:sz w:val="48"/>
          <w:szCs w:val="48"/>
        </w:rPr>
        <w:t>7</w:t>
      </w:r>
      <w:r w:rsidR="00D230DD" w:rsidRPr="00212D29">
        <w:rPr>
          <w:sz w:val="48"/>
          <w:szCs w:val="48"/>
        </w:rPr>
        <w:t xml:space="preserve"> – </w:t>
      </w:r>
      <w:r w:rsidR="00830BF2">
        <w:rPr>
          <w:sz w:val="48"/>
          <w:szCs w:val="48"/>
        </w:rPr>
        <w:t xml:space="preserve">Multi-PC </w:t>
      </w:r>
      <w:r w:rsidR="00D57358" w:rsidRPr="00212D29">
        <w:rPr>
          <w:sz w:val="48"/>
          <w:szCs w:val="48"/>
        </w:rPr>
        <w:t>Guide</w:t>
      </w:r>
    </w:p>
    <w:p w14:paraId="06185C9C" w14:textId="77777777" w:rsidR="007E4CA5" w:rsidRPr="007E4CA5" w:rsidRDefault="007E4CA5" w:rsidP="0062540C">
      <w:pPr>
        <w:jc w:val="center"/>
        <w:rPr>
          <w:color w:val="00B050"/>
        </w:rPr>
      </w:pPr>
    </w:p>
    <w:p w14:paraId="6FA58D56" w14:textId="4A121AB1" w:rsidR="00F10EC4" w:rsidRDefault="00B76AD0" w:rsidP="007E4CA5">
      <w:pPr>
        <w:jc w:val="center"/>
      </w:pPr>
      <w:r>
        <w:rPr>
          <w:noProof/>
        </w:rPr>
        <w:drawing>
          <wp:inline distT="0" distB="0" distL="0" distR="0" wp14:anchorId="3396C315" wp14:editId="73E24AE0">
            <wp:extent cx="4320000" cy="3603600"/>
            <wp:effectExtent l="38100" t="38100" r="42545" b="35560"/>
            <wp:docPr id="8" name="Picture 8"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0054.jpeg"/>
                    <pic:cNvPicPr/>
                  </pic:nvPicPr>
                  <pic:blipFill>
                    <a:blip r:embed="rId8">
                      <a:extLst>
                        <a:ext uri="{28A0092B-C50C-407E-A947-70E740481C1C}">
                          <a14:useLocalDpi xmlns:a14="http://schemas.microsoft.com/office/drawing/2010/main" val="0"/>
                        </a:ext>
                      </a:extLst>
                    </a:blip>
                    <a:stretch>
                      <a:fillRect/>
                    </a:stretch>
                  </pic:blipFill>
                  <pic:spPr>
                    <a:xfrm>
                      <a:off x="0" y="0"/>
                      <a:ext cx="4320000" cy="3603600"/>
                    </a:xfrm>
                    <a:prstGeom prst="rect">
                      <a:avLst/>
                    </a:prstGeom>
                    <a:ln w="31750">
                      <a:solidFill>
                        <a:schemeClr val="tx1"/>
                      </a:solidFill>
                    </a:ln>
                  </pic:spPr>
                </pic:pic>
              </a:graphicData>
            </a:graphic>
          </wp:inline>
        </w:drawing>
      </w:r>
    </w:p>
    <w:p w14:paraId="3D2C03B6" w14:textId="77777777" w:rsidR="00D16CF7" w:rsidRDefault="00D16CF7" w:rsidP="00D16CF7">
      <w:pPr>
        <w:spacing w:after="0"/>
      </w:pPr>
    </w:p>
    <w:p w14:paraId="5C9721D3" w14:textId="77777777" w:rsidR="007F7E8A" w:rsidRPr="008B7DA0" w:rsidRDefault="00D16CF7" w:rsidP="00D16CF7">
      <w:pPr>
        <w:spacing w:after="0"/>
      </w:pPr>
      <w:r w:rsidRPr="008B7DA0">
        <w:t>Author: Andrew Instone-Cowie</w:t>
      </w:r>
    </w:p>
    <w:p w14:paraId="2CF98B26" w14:textId="108B0954" w:rsidR="00D16CF7" w:rsidRPr="008B7DA0" w:rsidRDefault="00D16CF7" w:rsidP="00D16CF7">
      <w:pPr>
        <w:spacing w:after="0"/>
      </w:pPr>
      <w:r w:rsidRPr="008B7DA0">
        <w:t xml:space="preserve">Date: </w:t>
      </w:r>
      <w:r w:rsidR="00CD7437">
        <w:t>0</w:t>
      </w:r>
      <w:ins w:id="0" w:author="Andrew Instone-Cowie" w:date="2026-10-09T11:59:00Z" w16du:dateUtc="2026-10-09T10:59:00Z">
        <w:r w:rsidR="00247A4A">
          <w:t>9 October</w:t>
        </w:r>
      </w:ins>
      <w:del w:id="1" w:author="Andrew Instone-Cowie" w:date="2026-10-09T11:59:00Z" w16du:dateUtc="2026-10-09T10:59:00Z">
        <w:r w:rsidR="00CD7437" w:rsidDel="00247A4A">
          <w:delText>7 May</w:delText>
        </w:r>
      </w:del>
      <w:r w:rsidR="00CD7437">
        <w:t xml:space="preserve"> 202</w:t>
      </w:r>
      <w:ins w:id="2" w:author="Andrew Instone-Cowie" w:date="2026-10-09T11:59:00Z" w16du:dateUtc="2026-10-09T10:59:00Z">
        <w:r w:rsidR="00247A4A">
          <w:t>6</w:t>
        </w:r>
      </w:ins>
      <w:del w:id="3" w:author="Andrew Instone-Cowie" w:date="2026-10-09T11:59:00Z" w16du:dateUtc="2026-10-09T10:59:00Z">
        <w:r w:rsidR="00CD7437" w:rsidDel="00247A4A">
          <w:delText>5</w:delText>
        </w:r>
      </w:del>
    </w:p>
    <w:p w14:paraId="7C5BEF11" w14:textId="0FA3FA62" w:rsidR="00D16CF7" w:rsidRPr="008B7DA0" w:rsidRDefault="00D16CF7">
      <w:r w:rsidRPr="008B7DA0">
        <w:t xml:space="preserve">Version: </w:t>
      </w:r>
      <w:r w:rsidR="00405050">
        <w:t>1.</w:t>
      </w:r>
      <w:ins w:id="4" w:author="Andrew Instone-Cowie" w:date="2026-10-09T11:59:00Z" w16du:dateUtc="2026-10-09T10:59:00Z">
        <w:r w:rsidR="00247A4A">
          <w:t>7</w:t>
        </w:r>
      </w:ins>
      <w:del w:id="5" w:author="Andrew Instone-Cowie" w:date="2026-10-09T11:59:00Z" w16du:dateUtc="2026-10-09T10:59:00Z">
        <w:r w:rsidR="00CD7437" w:rsidDel="00247A4A">
          <w:delText>6</w:delText>
        </w:r>
      </w:del>
    </w:p>
    <w:sdt>
      <w:sdtPr>
        <w:rPr>
          <w:rFonts w:asciiTheme="minorHAnsi" w:eastAsiaTheme="minorHAnsi" w:hAnsiTheme="minorHAnsi" w:cstheme="minorBidi"/>
          <w:b w:val="0"/>
          <w:bCs w:val="0"/>
          <w:color w:val="auto"/>
          <w:sz w:val="22"/>
          <w:szCs w:val="22"/>
          <w:lang w:val="en-GB" w:eastAsia="en-US"/>
        </w:rPr>
        <w:id w:val="2041779946"/>
        <w:docPartObj>
          <w:docPartGallery w:val="Table of Contents"/>
          <w:docPartUnique/>
        </w:docPartObj>
      </w:sdtPr>
      <w:sdtEndPr>
        <w:rPr>
          <w:noProof/>
        </w:rPr>
      </w:sdtEndPr>
      <w:sdtContent>
        <w:p w14:paraId="6DEF5D34" w14:textId="77777777" w:rsidR="004A19E5" w:rsidRDefault="004A19E5" w:rsidP="007F7E8A">
          <w:pPr>
            <w:pStyle w:val="TOCHeading"/>
            <w:pageBreakBefore/>
          </w:pPr>
          <w:r>
            <w:t>Contents</w:t>
          </w:r>
        </w:p>
        <w:p w14:paraId="243EC076" w14:textId="2F04C1E5" w:rsidR="009E448D" w:rsidRDefault="004A19E5">
          <w:pPr>
            <w:pStyle w:val="TOC1"/>
            <w:tabs>
              <w:tab w:val="right" w:leader="dot" w:pos="9016"/>
            </w:tabs>
            <w:rPr>
              <w:ins w:id="6" w:author="Andrew Instone-Cowie" w:date="2026-10-09T12:09:00Z" w16du:dateUtc="2026-10-09T11:09:00Z"/>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ins w:id="7" w:author="Andrew Instone-Cowie" w:date="2026-10-09T12:09:00Z" w16du:dateUtc="2026-10-09T11:09:00Z">
            <w:r w:rsidR="009E448D" w:rsidRPr="00CC30EB">
              <w:rPr>
                <w:rStyle w:val="Hyperlink"/>
                <w:noProof/>
              </w:rPr>
              <w:fldChar w:fldCharType="begin"/>
            </w:r>
            <w:r w:rsidR="009E448D" w:rsidRPr="00CC30EB">
              <w:rPr>
                <w:rStyle w:val="Hyperlink"/>
                <w:noProof/>
              </w:rPr>
              <w:instrText xml:space="preserve"> </w:instrText>
            </w:r>
            <w:r w:rsidR="009E448D">
              <w:rPr>
                <w:noProof/>
              </w:rPr>
              <w:instrText>HYPERLINK \l "_Toc242440164"</w:instrText>
            </w:r>
            <w:r w:rsidR="009E448D" w:rsidRPr="00CC30EB">
              <w:rPr>
                <w:rStyle w:val="Hyperlink"/>
                <w:noProof/>
              </w:rPr>
              <w:instrText xml:space="preserve"> </w:instrText>
            </w:r>
            <w:r w:rsidR="009E448D" w:rsidRPr="00CC30EB">
              <w:rPr>
                <w:rStyle w:val="Hyperlink"/>
                <w:noProof/>
              </w:rPr>
            </w:r>
            <w:r w:rsidR="009E448D" w:rsidRPr="00CC30EB">
              <w:rPr>
                <w:rStyle w:val="Hyperlink"/>
                <w:noProof/>
              </w:rPr>
              <w:fldChar w:fldCharType="separate"/>
            </w:r>
            <w:r w:rsidR="009E448D" w:rsidRPr="00CC30EB">
              <w:rPr>
                <w:rStyle w:val="Hyperlink"/>
                <w:noProof/>
              </w:rPr>
              <w:t>Index of Figures</w:t>
            </w:r>
            <w:r w:rsidR="009E448D">
              <w:rPr>
                <w:noProof/>
                <w:webHidden/>
              </w:rPr>
              <w:tab/>
            </w:r>
            <w:r w:rsidR="009E448D">
              <w:rPr>
                <w:noProof/>
                <w:webHidden/>
              </w:rPr>
              <w:fldChar w:fldCharType="begin"/>
            </w:r>
            <w:r w:rsidR="009E448D">
              <w:rPr>
                <w:noProof/>
                <w:webHidden/>
              </w:rPr>
              <w:instrText xml:space="preserve"> PAGEREF _Toc242440164 \h </w:instrText>
            </w:r>
            <w:r w:rsidR="009E448D">
              <w:rPr>
                <w:noProof/>
                <w:webHidden/>
              </w:rPr>
            </w:r>
            <w:r w:rsidR="009E448D">
              <w:rPr>
                <w:noProof/>
                <w:webHidden/>
              </w:rPr>
              <w:fldChar w:fldCharType="separate"/>
            </w:r>
          </w:ins>
          <w:ins w:id="8" w:author="Andrew Instone-Cowie" w:date="2026-10-09T12:10:00Z" w16du:dateUtc="2026-10-09T11:10:00Z">
            <w:r w:rsidR="009E448D">
              <w:rPr>
                <w:noProof/>
                <w:webHidden/>
              </w:rPr>
              <w:t>3</w:t>
            </w:r>
          </w:ins>
          <w:ins w:id="9" w:author="Andrew Instone-Cowie" w:date="2026-10-09T12:09:00Z" w16du:dateUtc="2026-10-09T11:09:00Z">
            <w:r w:rsidR="009E448D">
              <w:rPr>
                <w:noProof/>
                <w:webHidden/>
              </w:rPr>
              <w:fldChar w:fldCharType="end"/>
            </w:r>
            <w:r w:rsidR="009E448D" w:rsidRPr="00CC30EB">
              <w:rPr>
                <w:rStyle w:val="Hyperlink"/>
                <w:noProof/>
              </w:rPr>
              <w:fldChar w:fldCharType="end"/>
            </w:r>
          </w:ins>
        </w:p>
        <w:p w14:paraId="166A2964" w14:textId="67EDAB06" w:rsidR="009E448D" w:rsidRDefault="009E448D">
          <w:pPr>
            <w:pStyle w:val="TOC1"/>
            <w:tabs>
              <w:tab w:val="right" w:leader="dot" w:pos="9016"/>
            </w:tabs>
            <w:rPr>
              <w:ins w:id="10" w:author="Andrew Instone-Cowie" w:date="2026-10-09T12:09:00Z" w16du:dateUtc="2026-10-09T11:09:00Z"/>
              <w:rFonts w:eastAsiaTheme="minorEastAsia"/>
              <w:noProof/>
              <w:kern w:val="2"/>
              <w:sz w:val="24"/>
              <w:szCs w:val="24"/>
              <w:lang w:eastAsia="en-GB"/>
              <w14:ligatures w14:val="standardContextual"/>
            </w:rPr>
          </w:pPr>
          <w:ins w:id="11"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"_Toc242440165"</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Index of Tables</w:t>
            </w:r>
            <w:r>
              <w:rPr>
                <w:noProof/>
                <w:webHidden/>
              </w:rPr>
              <w:tab/>
            </w:r>
            <w:r>
              <w:rPr>
                <w:noProof/>
                <w:webHidden/>
              </w:rPr>
              <w:fldChar w:fldCharType="begin"/>
            </w:r>
            <w:r>
              <w:rPr>
                <w:noProof/>
                <w:webHidden/>
              </w:rPr>
              <w:instrText xml:space="preserve"> PAGEREF _Toc242440165 \h </w:instrText>
            </w:r>
            <w:r>
              <w:rPr>
                <w:noProof/>
                <w:webHidden/>
              </w:rPr>
            </w:r>
            <w:r>
              <w:rPr>
                <w:noProof/>
                <w:webHidden/>
              </w:rPr>
              <w:fldChar w:fldCharType="separate"/>
            </w:r>
          </w:ins>
          <w:ins w:id="12" w:author="Andrew Instone-Cowie" w:date="2026-10-09T12:10:00Z" w16du:dateUtc="2026-10-09T11:10:00Z">
            <w:r>
              <w:rPr>
                <w:noProof/>
                <w:webHidden/>
              </w:rPr>
              <w:t>4</w:t>
            </w:r>
          </w:ins>
          <w:ins w:id="13" w:author="Andrew Instone-Cowie" w:date="2026-10-09T12:09:00Z" w16du:dateUtc="2026-10-09T11:09:00Z">
            <w:r>
              <w:rPr>
                <w:noProof/>
                <w:webHidden/>
              </w:rPr>
              <w:fldChar w:fldCharType="end"/>
            </w:r>
            <w:r w:rsidRPr="00CC30EB">
              <w:rPr>
                <w:rStyle w:val="Hyperlink"/>
                <w:noProof/>
              </w:rPr>
              <w:fldChar w:fldCharType="end"/>
            </w:r>
          </w:ins>
        </w:p>
        <w:p w14:paraId="01C28F7D" w14:textId="236BA631" w:rsidR="009E448D" w:rsidRDefault="009E448D">
          <w:pPr>
            <w:pStyle w:val="TOC1"/>
            <w:tabs>
              <w:tab w:val="right" w:leader="dot" w:pos="9016"/>
            </w:tabs>
            <w:rPr>
              <w:ins w:id="14" w:author="Andrew Instone-Cowie" w:date="2026-10-09T12:09:00Z" w16du:dateUtc="2026-10-09T11:09:00Z"/>
              <w:rFonts w:eastAsiaTheme="minorEastAsia"/>
              <w:noProof/>
              <w:kern w:val="2"/>
              <w:sz w:val="24"/>
              <w:szCs w:val="24"/>
              <w:lang w:eastAsia="en-GB"/>
              <w14:ligatures w14:val="standardContextual"/>
            </w:rPr>
          </w:pPr>
          <w:ins w:id="15"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"_Toc242440166"</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Document History</w:t>
            </w:r>
            <w:r>
              <w:rPr>
                <w:noProof/>
                <w:webHidden/>
              </w:rPr>
              <w:tab/>
            </w:r>
            <w:r>
              <w:rPr>
                <w:noProof/>
                <w:webHidden/>
              </w:rPr>
              <w:fldChar w:fldCharType="begin"/>
            </w:r>
            <w:r>
              <w:rPr>
                <w:noProof/>
                <w:webHidden/>
              </w:rPr>
              <w:instrText xml:space="preserve"> PAGEREF _Toc242440166 \h </w:instrText>
            </w:r>
            <w:r>
              <w:rPr>
                <w:noProof/>
                <w:webHidden/>
              </w:rPr>
            </w:r>
            <w:r>
              <w:rPr>
                <w:noProof/>
                <w:webHidden/>
              </w:rPr>
              <w:fldChar w:fldCharType="separate"/>
            </w:r>
          </w:ins>
          <w:ins w:id="16" w:author="Andrew Instone-Cowie" w:date="2026-10-09T12:10:00Z" w16du:dateUtc="2026-10-09T11:10:00Z">
            <w:r>
              <w:rPr>
                <w:noProof/>
                <w:webHidden/>
              </w:rPr>
              <w:t>5</w:t>
            </w:r>
          </w:ins>
          <w:ins w:id="17" w:author="Andrew Instone-Cowie" w:date="2026-10-09T12:09:00Z" w16du:dateUtc="2026-10-09T11:09:00Z">
            <w:r>
              <w:rPr>
                <w:noProof/>
                <w:webHidden/>
              </w:rPr>
              <w:fldChar w:fldCharType="end"/>
            </w:r>
            <w:r w:rsidRPr="00CC30EB">
              <w:rPr>
                <w:rStyle w:val="Hyperlink"/>
                <w:noProof/>
              </w:rPr>
              <w:fldChar w:fldCharType="end"/>
            </w:r>
          </w:ins>
        </w:p>
        <w:p w14:paraId="20075DB1" w14:textId="1122A74B" w:rsidR="009E448D" w:rsidRDefault="009E448D">
          <w:pPr>
            <w:pStyle w:val="TOC1"/>
            <w:tabs>
              <w:tab w:val="right" w:leader="dot" w:pos="9016"/>
            </w:tabs>
            <w:rPr>
              <w:ins w:id="18" w:author="Andrew Instone-Cowie" w:date="2026-10-09T12:09:00Z" w16du:dateUtc="2026-10-09T11:09:00Z"/>
              <w:rFonts w:eastAsiaTheme="minorEastAsia"/>
              <w:noProof/>
              <w:kern w:val="2"/>
              <w:sz w:val="24"/>
              <w:szCs w:val="24"/>
              <w:lang w:eastAsia="en-GB"/>
              <w14:ligatures w14:val="standardContextual"/>
            </w:rPr>
          </w:pPr>
          <w:ins w:id="19"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"_Toc242440167"</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Licence</w:t>
            </w:r>
            <w:r>
              <w:rPr>
                <w:noProof/>
                <w:webHidden/>
              </w:rPr>
              <w:tab/>
            </w:r>
            <w:r>
              <w:rPr>
                <w:noProof/>
                <w:webHidden/>
              </w:rPr>
              <w:fldChar w:fldCharType="begin"/>
            </w:r>
            <w:r>
              <w:rPr>
                <w:noProof/>
                <w:webHidden/>
              </w:rPr>
              <w:instrText xml:space="preserve"> PAGEREF _Toc242440167 \h </w:instrText>
            </w:r>
            <w:r>
              <w:rPr>
                <w:noProof/>
                <w:webHidden/>
              </w:rPr>
            </w:r>
            <w:r>
              <w:rPr>
                <w:noProof/>
                <w:webHidden/>
              </w:rPr>
              <w:fldChar w:fldCharType="separate"/>
            </w:r>
          </w:ins>
          <w:ins w:id="20" w:author="Andrew Instone-Cowie" w:date="2026-10-09T12:10:00Z" w16du:dateUtc="2026-10-09T11:10:00Z">
            <w:r>
              <w:rPr>
                <w:noProof/>
                <w:webHidden/>
              </w:rPr>
              <w:t>6</w:t>
            </w:r>
          </w:ins>
          <w:ins w:id="21" w:author="Andrew Instone-Cowie" w:date="2026-10-09T12:09:00Z" w16du:dateUtc="2026-10-09T11:09:00Z">
            <w:r>
              <w:rPr>
                <w:noProof/>
                <w:webHidden/>
              </w:rPr>
              <w:fldChar w:fldCharType="end"/>
            </w:r>
            <w:r w:rsidRPr="00CC30EB">
              <w:rPr>
                <w:rStyle w:val="Hyperlink"/>
                <w:noProof/>
              </w:rPr>
              <w:fldChar w:fldCharType="end"/>
            </w:r>
          </w:ins>
        </w:p>
        <w:p w14:paraId="55A21A61" w14:textId="21AD68E2" w:rsidR="009E448D" w:rsidRDefault="009E448D">
          <w:pPr>
            <w:pStyle w:val="TOC1"/>
            <w:tabs>
              <w:tab w:val="right" w:leader="dot" w:pos="9016"/>
            </w:tabs>
            <w:rPr>
              <w:ins w:id="22" w:author="Andrew Instone-Cowie" w:date="2026-10-09T12:09:00Z" w16du:dateUtc="2026-10-09T11:09:00Z"/>
              <w:rFonts w:eastAsiaTheme="minorEastAsia"/>
              <w:noProof/>
              <w:kern w:val="2"/>
              <w:sz w:val="24"/>
              <w:szCs w:val="24"/>
              <w:lang w:eastAsia="en-GB"/>
              <w14:ligatures w14:val="standardContextual"/>
            </w:rPr>
          </w:pPr>
          <w:ins w:id="23"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"_Toc242440168"</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lang w:eastAsia="en-GB"/>
              </w:rPr>
              <w:t>Attribution</w:t>
            </w:r>
            <w:r>
              <w:rPr>
                <w:noProof/>
                <w:webHidden/>
              </w:rPr>
              <w:tab/>
            </w:r>
            <w:r>
              <w:rPr>
                <w:noProof/>
                <w:webHidden/>
              </w:rPr>
              <w:fldChar w:fldCharType="begin"/>
            </w:r>
            <w:r>
              <w:rPr>
                <w:noProof/>
                <w:webHidden/>
              </w:rPr>
              <w:instrText xml:space="preserve"> PAGEREF _Toc242440168 \h </w:instrText>
            </w:r>
            <w:r>
              <w:rPr>
                <w:noProof/>
                <w:webHidden/>
              </w:rPr>
            </w:r>
            <w:r>
              <w:rPr>
                <w:noProof/>
                <w:webHidden/>
              </w:rPr>
              <w:fldChar w:fldCharType="separate"/>
            </w:r>
          </w:ins>
          <w:ins w:id="24" w:author="Andrew Instone-Cowie" w:date="2026-10-09T12:10:00Z" w16du:dateUtc="2026-10-09T11:10:00Z">
            <w:r>
              <w:rPr>
                <w:noProof/>
                <w:webHidden/>
              </w:rPr>
              <w:t>6</w:t>
            </w:r>
          </w:ins>
          <w:ins w:id="25" w:author="Andrew Instone-Cowie" w:date="2026-10-09T12:09:00Z" w16du:dateUtc="2026-10-09T11:09:00Z">
            <w:r>
              <w:rPr>
                <w:noProof/>
                <w:webHidden/>
              </w:rPr>
              <w:fldChar w:fldCharType="end"/>
            </w:r>
            <w:r w:rsidRPr="00CC30EB">
              <w:rPr>
                <w:rStyle w:val="Hyperlink"/>
                <w:noProof/>
              </w:rPr>
              <w:fldChar w:fldCharType="end"/>
            </w:r>
          </w:ins>
        </w:p>
        <w:p w14:paraId="46DAEC3B" w14:textId="761D366E" w:rsidR="009E448D" w:rsidRDefault="009E448D">
          <w:pPr>
            <w:pStyle w:val="TOC1"/>
            <w:tabs>
              <w:tab w:val="right" w:leader="dot" w:pos="9016"/>
            </w:tabs>
            <w:rPr>
              <w:ins w:id="26" w:author="Andrew Instone-Cowie" w:date="2026-10-09T12:09:00Z" w16du:dateUtc="2026-10-09T11:09:00Z"/>
              <w:rFonts w:eastAsiaTheme="minorEastAsia"/>
              <w:noProof/>
              <w:kern w:val="2"/>
              <w:sz w:val="24"/>
              <w:szCs w:val="24"/>
              <w:lang w:eastAsia="en-GB"/>
              <w14:ligatures w14:val="standardContextual"/>
            </w:rPr>
          </w:pPr>
          <w:ins w:id="27"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"_Toc242440169"</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Documentation Map</w:t>
            </w:r>
            <w:r>
              <w:rPr>
                <w:noProof/>
                <w:webHidden/>
              </w:rPr>
              <w:tab/>
            </w:r>
            <w:r>
              <w:rPr>
                <w:noProof/>
                <w:webHidden/>
              </w:rPr>
              <w:fldChar w:fldCharType="begin"/>
            </w:r>
            <w:r>
              <w:rPr>
                <w:noProof/>
                <w:webHidden/>
              </w:rPr>
              <w:instrText xml:space="preserve"> PAGEREF _Toc242440169 \h </w:instrText>
            </w:r>
            <w:r>
              <w:rPr>
                <w:noProof/>
                <w:webHidden/>
              </w:rPr>
            </w:r>
            <w:r>
              <w:rPr>
                <w:noProof/>
                <w:webHidden/>
              </w:rPr>
              <w:fldChar w:fldCharType="separate"/>
            </w:r>
          </w:ins>
          <w:ins w:id="28" w:author="Andrew Instone-Cowie" w:date="2026-10-09T12:10:00Z" w16du:dateUtc="2026-10-09T11:10:00Z">
            <w:r>
              <w:rPr>
                <w:noProof/>
                <w:webHidden/>
              </w:rPr>
              <w:t>7</w:t>
            </w:r>
          </w:ins>
          <w:ins w:id="29" w:author="Andrew Instone-Cowie" w:date="2026-10-09T12:09:00Z" w16du:dateUtc="2026-10-09T11:09:00Z">
            <w:r>
              <w:rPr>
                <w:noProof/>
                <w:webHidden/>
              </w:rPr>
              <w:fldChar w:fldCharType="end"/>
            </w:r>
            <w:r w:rsidRPr="00CC30EB">
              <w:rPr>
                <w:rStyle w:val="Hyperlink"/>
                <w:noProof/>
              </w:rPr>
              <w:fldChar w:fldCharType="end"/>
            </w:r>
          </w:ins>
        </w:p>
        <w:p w14:paraId="57A569FA" w14:textId="6D604A9B" w:rsidR="009E448D" w:rsidRDefault="009E448D">
          <w:pPr>
            <w:pStyle w:val="TOC1"/>
            <w:tabs>
              <w:tab w:val="right" w:leader="dot" w:pos="9016"/>
            </w:tabs>
            <w:rPr>
              <w:ins w:id="30" w:author="Andrew Instone-Cowie" w:date="2026-10-09T12:09:00Z" w16du:dateUtc="2026-10-09T11:09:00Z"/>
              <w:rFonts w:eastAsiaTheme="minorEastAsia"/>
              <w:noProof/>
              <w:kern w:val="2"/>
              <w:sz w:val="24"/>
              <w:szCs w:val="24"/>
              <w:lang w:eastAsia="en-GB"/>
              <w14:ligatures w14:val="standardContextual"/>
            </w:rPr>
          </w:pPr>
          <w:ins w:id="31"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"_Toc242440170"</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About This Guide</w:t>
            </w:r>
            <w:r>
              <w:rPr>
                <w:noProof/>
                <w:webHidden/>
              </w:rPr>
              <w:tab/>
            </w:r>
            <w:r>
              <w:rPr>
                <w:noProof/>
                <w:webHidden/>
              </w:rPr>
              <w:fldChar w:fldCharType="begin"/>
            </w:r>
            <w:r>
              <w:rPr>
                <w:noProof/>
                <w:webHidden/>
              </w:rPr>
              <w:instrText xml:space="preserve"> PAGEREF _Toc242440170 \h </w:instrText>
            </w:r>
            <w:r>
              <w:rPr>
                <w:noProof/>
                <w:webHidden/>
              </w:rPr>
            </w:r>
            <w:r>
              <w:rPr>
                <w:noProof/>
                <w:webHidden/>
              </w:rPr>
              <w:fldChar w:fldCharType="separate"/>
            </w:r>
          </w:ins>
          <w:ins w:id="32" w:author="Andrew Instone-Cowie" w:date="2026-10-09T12:10:00Z" w16du:dateUtc="2026-10-09T11:10:00Z">
            <w:r>
              <w:rPr>
                <w:noProof/>
                <w:webHidden/>
              </w:rPr>
              <w:t>8</w:t>
            </w:r>
          </w:ins>
          <w:ins w:id="33" w:author="Andrew Instone-Cowie" w:date="2026-10-09T12:09:00Z" w16du:dateUtc="2026-10-09T11:09:00Z">
            <w:r>
              <w:rPr>
                <w:noProof/>
                <w:webHidden/>
              </w:rPr>
              <w:fldChar w:fldCharType="end"/>
            </w:r>
            <w:r w:rsidRPr="00CC30EB">
              <w:rPr>
                <w:rStyle w:val="Hyperlink"/>
                <w:noProof/>
              </w:rPr>
              <w:fldChar w:fldCharType="end"/>
            </w:r>
          </w:ins>
        </w:p>
        <w:p w14:paraId="7FDF6DCA" w14:textId="025B9F36" w:rsidR="009E448D" w:rsidRDefault="009E448D">
          <w:pPr>
            <w:pStyle w:val="TOC1"/>
            <w:tabs>
              <w:tab w:val="right" w:leader="dot" w:pos="9016"/>
            </w:tabs>
            <w:rPr>
              <w:ins w:id="34" w:author="Andrew Instone-Cowie" w:date="2026-10-09T12:09:00Z" w16du:dateUtc="2026-10-09T11:09:00Z"/>
              <w:rFonts w:eastAsiaTheme="minorEastAsia"/>
              <w:noProof/>
              <w:kern w:val="2"/>
              <w:sz w:val="24"/>
              <w:szCs w:val="24"/>
              <w:lang w:eastAsia="en-GB"/>
              <w14:ligatures w14:val="standardContextual"/>
            </w:rPr>
          </w:pPr>
          <w:ins w:id="35"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"_Toc242440171"</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Using Multiple PCs</w:t>
            </w:r>
            <w:r>
              <w:rPr>
                <w:noProof/>
                <w:webHidden/>
              </w:rPr>
              <w:tab/>
            </w:r>
            <w:r>
              <w:rPr>
                <w:noProof/>
                <w:webHidden/>
              </w:rPr>
              <w:fldChar w:fldCharType="begin"/>
            </w:r>
            <w:r>
              <w:rPr>
                <w:noProof/>
                <w:webHidden/>
              </w:rPr>
              <w:instrText xml:space="preserve"> PAGEREF _Toc242440171 \h </w:instrText>
            </w:r>
            <w:r>
              <w:rPr>
                <w:noProof/>
                <w:webHidden/>
              </w:rPr>
            </w:r>
            <w:r>
              <w:rPr>
                <w:noProof/>
                <w:webHidden/>
              </w:rPr>
              <w:fldChar w:fldCharType="separate"/>
            </w:r>
          </w:ins>
          <w:ins w:id="36" w:author="Andrew Instone-Cowie" w:date="2026-10-09T12:10:00Z" w16du:dateUtc="2026-10-09T11:10:00Z">
            <w:r>
              <w:rPr>
                <w:noProof/>
                <w:webHidden/>
              </w:rPr>
              <w:t>9</w:t>
            </w:r>
          </w:ins>
          <w:ins w:id="37" w:author="Andrew Instone-Cowie" w:date="2026-10-09T12:09:00Z" w16du:dateUtc="2026-10-09T11:09:00Z">
            <w:r>
              <w:rPr>
                <w:noProof/>
                <w:webHidden/>
              </w:rPr>
              <w:fldChar w:fldCharType="end"/>
            </w:r>
            <w:r w:rsidRPr="00CC30EB">
              <w:rPr>
                <w:rStyle w:val="Hyperlink"/>
                <w:noProof/>
              </w:rPr>
              <w:fldChar w:fldCharType="end"/>
            </w:r>
          </w:ins>
        </w:p>
        <w:p w14:paraId="3983D3A5" w14:textId="2452C014" w:rsidR="009E448D" w:rsidRDefault="009E448D">
          <w:pPr>
            <w:pStyle w:val="TOC2"/>
            <w:tabs>
              <w:tab w:val="right" w:leader="dot" w:pos="9016"/>
            </w:tabs>
            <w:rPr>
              <w:ins w:id="38" w:author="Andrew Instone-Cowie" w:date="2026-10-09T12:09:00Z" w16du:dateUtc="2026-10-09T11:09:00Z"/>
              <w:rFonts w:eastAsiaTheme="minorEastAsia"/>
              <w:noProof/>
              <w:kern w:val="2"/>
              <w:sz w:val="24"/>
              <w:szCs w:val="24"/>
              <w:lang w:eastAsia="en-GB"/>
              <w14:ligatures w14:val="standardContextual"/>
            </w:rPr>
          </w:pPr>
          <w:ins w:id="39"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"_Toc242440172"</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Second PC Module</w:t>
            </w:r>
            <w:r>
              <w:rPr>
                <w:noProof/>
                <w:webHidden/>
              </w:rPr>
              <w:tab/>
            </w:r>
            <w:r>
              <w:rPr>
                <w:noProof/>
                <w:webHidden/>
              </w:rPr>
              <w:fldChar w:fldCharType="begin"/>
            </w:r>
            <w:r>
              <w:rPr>
                <w:noProof/>
                <w:webHidden/>
              </w:rPr>
              <w:instrText xml:space="preserve"> PAGEREF _Toc242440172 \h </w:instrText>
            </w:r>
            <w:r>
              <w:rPr>
                <w:noProof/>
                <w:webHidden/>
              </w:rPr>
            </w:r>
            <w:r>
              <w:rPr>
                <w:noProof/>
                <w:webHidden/>
              </w:rPr>
              <w:fldChar w:fldCharType="separate"/>
            </w:r>
          </w:ins>
          <w:ins w:id="40" w:author="Andrew Instone-Cowie" w:date="2026-10-09T12:10:00Z" w16du:dateUtc="2026-10-09T11:10:00Z">
            <w:r>
              <w:rPr>
                <w:noProof/>
                <w:webHidden/>
              </w:rPr>
              <w:t>10</w:t>
            </w:r>
          </w:ins>
          <w:ins w:id="41" w:author="Andrew Instone-Cowie" w:date="2026-10-09T12:09:00Z" w16du:dateUtc="2026-10-09T11:09:00Z">
            <w:r>
              <w:rPr>
                <w:noProof/>
                <w:webHidden/>
              </w:rPr>
              <w:fldChar w:fldCharType="end"/>
            </w:r>
            <w:r w:rsidRPr="00CC30EB">
              <w:rPr>
                <w:rStyle w:val="Hyperlink"/>
                <w:noProof/>
              </w:rPr>
              <w:fldChar w:fldCharType="end"/>
            </w:r>
          </w:ins>
        </w:p>
        <w:p w14:paraId="115B4520" w14:textId="263778B1" w:rsidR="009E448D" w:rsidRDefault="009E448D">
          <w:pPr>
            <w:pStyle w:val="TOC2"/>
            <w:tabs>
              <w:tab w:val="right" w:leader="dot" w:pos="9016"/>
            </w:tabs>
            <w:rPr>
              <w:ins w:id="42" w:author="Andrew Instone-Cowie" w:date="2026-10-09T12:09:00Z" w16du:dateUtc="2026-10-09T11:09:00Z"/>
              <w:rFonts w:eastAsiaTheme="minorEastAsia"/>
              <w:noProof/>
              <w:kern w:val="2"/>
              <w:sz w:val="24"/>
              <w:szCs w:val="24"/>
              <w:lang w:eastAsia="en-GB"/>
              <w14:ligatures w14:val="standardContextual"/>
            </w:rPr>
          </w:pPr>
          <w:ins w:id="43"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"_Toc242440173"</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Basic Serial Splitter Module</w:t>
            </w:r>
            <w:r>
              <w:rPr>
                <w:noProof/>
                <w:webHidden/>
              </w:rPr>
              <w:tab/>
            </w:r>
            <w:r>
              <w:rPr>
                <w:noProof/>
                <w:webHidden/>
              </w:rPr>
              <w:fldChar w:fldCharType="begin"/>
            </w:r>
            <w:r>
              <w:rPr>
                <w:noProof/>
                <w:webHidden/>
              </w:rPr>
              <w:instrText xml:space="preserve"> PAGEREF _Toc242440173 \h </w:instrText>
            </w:r>
            <w:r>
              <w:rPr>
                <w:noProof/>
                <w:webHidden/>
              </w:rPr>
            </w:r>
            <w:r>
              <w:rPr>
                <w:noProof/>
                <w:webHidden/>
              </w:rPr>
              <w:fldChar w:fldCharType="separate"/>
            </w:r>
          </w:ins>
          <w:ins w:id="44" w:author="Andrew Instone-Cowie" w:date="2026-10-09T12:10:00Z" w16du:dateUtc="2026-10-09T11:10:00Z">
            <w:r>
              <w:rPr>
                <w:noProof/>
                <w:webHidden/>
              </w:rPr>
              <w:t>11</w:t>
            </w:r>
          </w:ins>
          <w:ins w:id="45" w:author="Andrew Instone-Cowie" w:date="2026-10-09T12:09:00Z" w16du:dateUtc="2026-10-09T11:09:00Z">
            <w:r>
              <w:rPr>
                <w:noProof/>
                <w:webHidden/>
              </w:rPr>
              <w:fldChar w:fldCharType="end"/>
            </w:r>
            <w:r w:rsidRPr="00CC30EB">
              <w:rPr>
                <w:rStyle w:val="Hyperlink"/>
                <w:noProof/>
              </w:rPr>
              <w:fldChar w:fldCharType="end"/>
            </w:r>
          </w:ins>
        </w:p>
        <w:p w14:paraId="75778A7A" w14:textId="48DA4765" w:rsidR="009E448D" w:rsidRDefault="009E448D">
          <w:pPr>
            <w:pStyle w:val="TOC2"/>
            <w:tabs>
              <w:tab w:val="right" w:leader="dot" w:pos="9016"/>
            </w:tabs>
            <w:rPr>
              <w:ins w:id="46" w:author="Andrew Instone-Cowie" w:date="2026-10-09T12:09:00Z" w16du:dateUtc="2026-10-09T11:09:00Z"/>
              <w:rFonts w:eastAsiaTheme="minorEastAsia"/>
              <w:noProof/>
              <w:kern w:val="2"/>
              <w:sz w:val="24"/>
              <w:szCs w:val="24"/>
              <w:lang w:eastAsia="en-GB"/>
              <w14:ligatures w14:val="standardContextual"/>
            </w:rPr>
          </w:pPr>
          <w:ins w:id="47"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"_Toc242440174"</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Modules Configurations</w:t>
            </w:r>
            <w:r>
              <w:rPr>
                <w:noProof/>
                <w:webHidden/>
              </w:rPr>
              <w:tab/>
            </w:r>
            <w:r>
              <w:rPr>
                <w:noProof/>
                <w:webHidden/>
              </w:rPr>
              <w:fldChar w:fldCharType="begin"/>
            </w:r>
            <w:r>
              <w:rPr>
                <w:noProof/>
                <w:webHidden/>
              </w:rPr>
              <w:instrText xml:space="preserve"> PAGEREF _Toc242440174 \h </w:instrText>
            </w:r>
            <w:r>
              <w:rPr>
                <w:noProof/>
                <w:webHidden/>
              </w:rPr>
            </w:r>
            <w:r>
              <w:rPr>
                <w:noProof/>
                <w:webHidden/>
              </w:rPr>
              <w:fldChar w:fldCharType="separate"/>
            </w:r>
          </w:ins>
          <w:ins w:id="48" w:author="Andrew Instone-Cowie" w:date="2026-10-09T12:10:00Z" w16du:dateUtc="2026-10-09T11:10:00Z">
            <w:r>
              <w:rPr>
                <w:noProof/>
                <w:webHidden/>
              </w:rPr>
              <w:t>12</w:t>
            </w:r>
          </w:ins>
          <w:ins w:id="49" w:author="Andrew Instone-Cowie" w:date="2026-10-09T12:09:00Z" w16du:dateUtc="2026-10-09T11:09:00Z">
            <w:r>
              <w:rPr>
                <w:noProof/>
                <w:webHidden/>
              </w:rPr>
              <w:fldChar w:fldCharType="end"/>
            </w:r>
            <w:r w:rsidRPr="00CC30EB">
              <w:rPr>
                <w:rStyle w:val="Hyperlink"/>
                <w:noProof/>
              </w:rPr>
              <w:fldChar w:fldCharType="end"/>
            </w:r>
          </w:ins>
        </w:p>
        <w:p w14:paraId="060870D2" w14:textId="6EB9FB7D" w:rsidR="009E448D" w:rsidRDefault="009E448D">
          <w:pPr>
            <w:pStyle w:val="TOC1"/>
            <w:tabs>
              <w:tab w:val="right" w:leader="dot" w:pos="9016"/>
            </w:tabs>
            <w:rPr>
              <w:ins w:id="50" w:author="Andrew Instone-Cowie" w:date="2026-10-09T12:09:00Z" w16du:dateUtc="2026-10-09T11:09:00Z"/>
              <w:rFonts w:eastAsiaTheme="minorEastAsia"/>
              <w:noProof/>
              <w:kern w:val="2"/>
              <w:sz w:val="24"/>
              <w:szCs w:val="24"/>
              <w:lang w:eastAsia="en-GB"/>
              <w14:ligatures w14:val="standardContextual"/>
            </w:rPr>
          </w:pPr>
          <w:ins w:id="51"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"_Toc242440175"</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What You Will Need</w:t>
            </w:r>
            <w:r>
              <w:rPr>
                <w:noProof/>
                <w:webHidden/>
              </w:rPr>
              <w:tab/>
            </w:r>
            <w:r>
              <w:rPr>
                <w:noProof/>
                <w:webHidden/>
              </w:rPr>
              <w:fldChar w:fldCharType="begin"/>
            </w:r>
            <w:r>
              <w:rPr>
                <w:noProof/>
                <w:webHidden/>
              </w:rPr>
              <w:instrText xml:space="preserve"> PAGEREF _Toc242440175 \h </w:instrText>
            </w:r>
            <w:r>
              <w:rPr>
                <w:noProof/>
                <w:webHidden/>
              </w:rPr>
            </w:r>
            <w:r>
              <w:rPr>
                <w:noProof/>
                <w:webHidden/>
              </w:rPr>
              <w:fldChar w:fldCharType="separate"/>
            </w:r>
          </w:ins>
          <w:ins w:id="52" w:author="Andrew Instone-Cowie" w:date="2026-10-09T12:10:00Z" w16du:dateUtc="2026-10-09T11:10:00Z">
            <w:r>
              <w:rPr>
                <w:noProof/>
                <w:webHidden/>
              </w:rPr>
              <w:t>13</w:t>
            </w:r>
          </w:ins>
          <w:ins w:id="53" w:author="Andrew Instone-Cowie" w:date="2026-10-09T12:09:00Z" w16du:dateUtc="2026-10-09T11:09:00Z">
            <w:r>
              <w:rPr>
                <w:noProof/>
                <w:webHidden/>
              </w:rPr>
              <w:fldChar w:fldCharType="end"/>
            </w:r>
            <w:r w:rsidRPr="00CC30EB">
              <w:rPr>
                <w:rStyle w:val="Hyperlink"/>
                <w:noProof/>
              </w:rPr>
              <w:fldChar w:fldCharType="end"/>
            </w:r>
          </w:ins>
        </w:p>
        <w:p w14:paraId="0CDCDD91" w14:textId="2DDC6521" w:rsidR="009E448D" w:rsidRDefault="009E448D">
          <w:pPr>
            <w:pStyle w:val="TOC2"/>
            <w:tabs>
              <w:tab w:val="right" w:leader="dot" w:pos="9016"/>
            </w:tabs>
            <w:rPr>
              <w:ins w:id="54" w:author="Andrew Instone-Cowie" w:date="2026-10-09T12:09:00Z" w16du:dateUtc="2026-10-09T11:09:00Z"/>
              <w:rFonts w:eastAsiaTheme="minorEastAsia"/>
              <w:noProof/>
              <w:kern w:val="2"/>
              <w:sz w:val="24"/>
              <w:szCs w:val="24"/>
              <w:lang w:eastAsia="en-GB"/>
              <w14:ligatures w14:val="standardContextual"/>
            </w:rPr>
          </w:pPr>
          <w:ins w:id="55"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"_Toc242440176"</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Skills</w:t>
            </w:r>
            <w:r>
              <w:rPr>
                <w:noProof/>
                <w:webHidden/>
              </w:rPr>
              <w:tab/>
            </w:r>
            <w:r>
              <w:rPr>
                <w:noProof/>
                <w:webHidden/>
              </w:rPr>
              <w:fldChar w:fldCharType="begin"/>
            </w:r>
            <w:r>
              <w:rPr>
                <w:noProof/>
                <w:webHidden/>
              </w:rPr>
              <w:instrText xml:space="preserve"> PAGEREF _Toc242440176 \h </w:instrText>
            </w:r>
            <w:r>
              <w:rPr>
                <w:noProof/>
                <w:webHidden/>
              </w:rPr>
            </w:r>
            <w:r>
              <w:rPr>
                <w:noProof/>
                <w:webHidden/>
              </w:rPr>
              <w:fldChar w:fldCharType="separate"/>
            </w:r>
          </w:ins>
          <w:ins w:id="56" w:author="Andrew Instone-Cowie" w:date="2026-10-09T12:10:00Z" w16du:dateUtc="2026-10-09T11:10:00Z">
            <w:r>
              <w:rPr>
                <w:noProof/>
                <w:webHidden/>
              </w:rPr>
              <w:t>13</w:t>
            </w:r>
          </w:ins>
          <w:ins w:id="57" w:author="Andrew Instone-Cowie" w:date="2026-10-09T12:09:00Z" w16du:dateUtc="2026-10-09T11:09:00Z">
            <w:r>
              <w:rPr>
                <w:noProof/>
                <w:webHidden/>
              </w:rPr>
              <w:fldChar w:fldCharType="end"/>
            </w:r>
            <w:r w:rsidRPr="00CC30EB">
              <w:rPr>
                <w:rStyle w:val="Hyperlink"/>
                <w:noProof/>
              </w:rPr>
              <w:fldChar w:fldCharType="end"/>
            </w:r>
          </w:ins>
        </w:p>
        <w:p w14:paraId="102CBCC6" w14:textId="2708B235" w:rsidR="009E448D" w:rsidRDefault="009E448D">
          <w:pPr>
            <w:pStyle w:val="TOC2"/>
            <w:tabs>
              <w:tab w:val="right" w:leader="dot" w:pos="9016"/>
            </w:tabs>
            <w:rPr>
              <w:ins w:id="58" w:author="Andrew Instone-Cowie" w:date="2026-10-09T12:09:00Z" w16du:dateUtc="2026-10-09T11:09:00Z"/>
              <w:rFonts w:eastAsiaTheme="minorEastAsia"/>
              <w:noProof/>
              <w:kern w:val="2"/>
              <w:sz w:val="24"/>
              <w:szCs w:val="24"/>
              <w:lang w:eastAsia="en-GB"/>
              <w14:ligatures w14:val="standardContextual"/>
            </w:rPr>
          </w:pPr>
          <w:ins w:id="59"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"_Toc242440177"</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Parts</w:t>
            </w:r>
            <w:r>
              <w:rPr>
                <w:noProof/>
                <w:webHidden/>
              </w:rPr>
              <w:tab/>
            </w:r>
            <w:r>
              <w:rPr>
                <w:noProof/>
                <w:webHidden/>
              </w:rPr>
              <w:fldChar w:fldCharType="begin"/>
            </w:r>
            <w:r>
              <w:rPr>
                <w:noProof/>
                <w:webHidden/>
              </w:rPr>
              <w:instrText xml:space="preserve"> PAGEREF _Toc242440177 \h </w:instrText>
            </w:r>
            <w:r>
              <w:rPr>
                <w:noProof/>
                <w:webHidden/>
              </w:rPr>
            </w:r>
            <w:r>
              <w:rPr>
                <w:noProof/>
                <w:webHidden/>
              </w:rPr>
              <w:fldChar w:fldCharType="separate"/>
            </w:r>
          </w:ins>
          <w:ins w:id="60" w:author="Andrew Instone-Cowie" w:date="2026-10-09T12:10:00Z" w16du:dateUtc="2026-10-09T11:10:00Z">
            <w:r>
              <w:rPr>
                <w:noProof/>
                <w:webHidden/>
              </w:rPr>
              <w:t>13</w:t>
            </w:r>
          </w:ins>
          <w:ins w:id="61" w:author="Andrew Instone-Cowie" w:date="2026-10-09T12:09:00Z" w16du:dateUtc="2026-10-09T11:09:00Z">
            <w:r>
              <w:rPr>
                <w:noProof/>
                <w:webHidden/>
              </w:rPr>
              <w:fldChar w:fldCharType="end"/>
            </w:r>
            <w:r w:rsidRPr="00CC30EB">
              <w:rPr>
                <w:rStyle w:val="Hyperlink"/>
                <w:noProof/>
              </w:rPr>
              <w:fldChar w:fldCharType="end"/>
            </w:r>
          </w:ins>
        </w:p>
        <w:p w14:paraId="1F52BB25" w14:textId="66517326" w:rsidR="009E448D" w:rsidRDefault="009E448D">
          <w:pPr>
            <w:pStyle w:val="TOC2"/>
            <w:tabs>
              <w:tab w:val="right" w:leader="dot" w:pos="9016"/>
            </w:tabs>
            <w:rPr>
              <w:ins w:id="62" w:author="Andrew Instone-Cowie" w:date="2026-10-09T12:09:00Z" w16du:dateUtc="2026-10-09T11:09:00Z"/>
              <w:rFonts w:eastAsiaTheme="minorEastAsia"/>
              <w:noProof/>
              <w:kern w:val="2"/>
              <w:sz w:val="24"/>
              <w:szCs w:val="24"/>
              <w:lang w:eastAsia="en-GB"/>
              <w14:ligatures w14:val="standardContextual"/>
            </w:rPr>
          </w:pPr>
          <w:ins w:id="63"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"_Toc242440178"</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PCBs</w:t>
            </w:r>
            <w:r>
              <w:rPr>
                <w:noProof/>
                <w:webHidden/>
              </w:rPr>
              <w:tab/>
            </w:r>
            <w:r>
              <w:rPr>
                <w:noProof/>
                <w:webHidden/>
              </w:rPr>
              <w:fldChar w:fldCharType="begin"/>
            </w:r>
            <w:r>
              <w:rPr>
                <w:noProof/>
                <w:webHidden/>
              </w:rPr>
              <w:instrText xml:space="preserve"> PAGEREF _Toc242440178 \h </w:instrText>
            </w:r>
            <w:r>
              <w:rPr>
                <w:noProof/>
                <w:webHidden/>
              </w:rPr>
            </w:r>
            <w:r>
              <w:rPr>
                <w:noProof/>
                <w:webHidden/>
              </w:rPr>
              <w:fldChar w:fldCharType="separate"/>
            </w:r>
          </w:ins>
          <w:ins w:id="64" w:author="Andrew Instone-Cowie" w:date="2026-10-09T12:10:00Z" w16du:dateUtc="2026-10-09T11:10:00Z">
            <w:r>
              <w:rPr>
                <w:noProof/>
                <w:webHidden/>
              </w:rPr>
              <w:t>13</w:t>
            </w:r>
          </w:ins>
          <w:ins w:id="65" w:author="Andrew Instone-Cowie" w:date="2026-10-09T12:09:00Z" w16du:dateUtc="2026-10-09T11:09:00Z">
            <w:r>
              <w:rPr>
                <w:noProof/>
                <w:webHidden/>
              </w:rPr>
              <w:fldChar w:fldCharType="end"/>
            </w:r>
            <w:r w:rsidRPr="00CC30EB">
              <w:rPr>
                <w:rStyle w:val="Hyperlink"/>
                <w:noProof/>
              </w:rPr>
              <w:fldChar w:fldCharType="end"/>
            </w:r>
          </w:ins>
        </w:p>
        <w:p w14:paraId="43E22B4B" w14:textId="78DC78E6" w:rsidR="009E448D" w:rsidRDefault="009E448D">
          <w:pPr>
            <w:pStyle w:val="TOC3"/>
            <w:tabs>
              <w:tab w:val="right" w:leader="dot" w:pos="9016"/>
            </w:tabs>
            <w:rPr>
              <w:ins w:id="66" w:author="Andrew Instone-Cowie" w:date="2026-10-09T12:09:00Z" w16du:dateUtc="2026-10-09T11:09:00Z"/>
              <w:noProof/>
              <w:kern w:val="2"/>
              <w:sz w:val="24"/>
              <w:szCs w:val="24"/>
              <w:lang w:val="en-GB" w:eastAsia="en-GB"/>
              <w14:ligatures w14:val="standardContextual"/>
            </w:rPr>
          </w:pPr>
          <w:ins w:id="67"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"_Toc242440179"</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PCB Design Software Change</w:t>
            </w:r>
            <w:r>
              <w:rPr>
                <w:noProof/>
                <w:webHidden/>
              </w:rPr>
              <w:tab/>
            </w:r>
            <w:r>
              <w:rPr>
                <w:noProof/>
                <w:webHidden/>
              </w:rPr>
              <w:fldChar w:fldCharType="begin"/>
            </w:r>
            <w:r>
              <w:rPr>
                <w:noProof/>
                <w:webHidden/>
              </w:rPr>
              <w:instrText xml:space="preserve"> PAGEREF _Toc242440179 \h </w:instrText>
            </w:r>
            <w:r>
              <w:rPr>
                <w:noProof/>
                <w:webHidden/>
              </w:rPr>
            </w:r>
            <w:r>
              <w:rPr>
                <w:noProof/>
                <w:webHidden/>
              </w:rPr>
              <w:fldChar w:fldCharType="separate"/>
            </w:r>
          </w:ins>
          <w:ins w:id="68" w:author="Andrew Instone-Cowie" w:date="2026-10-09T12:10:00Z" w16du:dateUtc="2026-10-09T11:10:00Z">
            <w:r>
              <w:rPr>
                <w:noProof/>
                <w:webHidden/>
              </w:rPr>
              <w:t>13</w:t>
            </w:r>
          </w:ins>
          <w:ins w:id="69" w:author="Andrew Instone-Cowie" w:date="2026-10-09T12:09:00Z" w16du:dateUtc="2026-10-09T11:09:00Z">
            <w:r>
              <w:rPr>
                <w:noProof/>
                <w:webHidden/>
              </w:rPr>
              <w:fldChar w:fldCharType="end"/>
            </w:r>
            <w:r w:rsidRPr="00CC30EB">
              <w:rPr>
                <w:rStyle w:val="Hyperlink"/>
                <w:noProof/>
              </w:rPr>
              <w:fldChar w:fldCharType="end"/>
            </w:r>
          </w:ins>
        </w:p>
        <w:p w14:paraId="56A3C691" w14:textId="39934DEA" w:rsidR="009E448D" w:rsidRDefault="009E448D">
          <w:pPr>
            <w:pStyle w:val="TOC1"/>
            <w:tabs>
              <w:tab w:val="right" w:leader="dot" w:pos="9016"/>
            </w:tabs>
            <w:rPr>
              <w:ins w:id="70" w:author="Andrew Instone-Cowie" w:date="2026-10-09T12:09:00Z" w16du:dateUtc="2026-10-09T11:09:00Z"/>
              <w:rFonts w:eastAsiaTheme="minorEastAsia"/>
              <w:noProof/>
              <w:kern w:val="2"/>
              <w:sz w:val="24"/>
              <w:szCs w:val="24"/>
              <w:lang w:eastAsia="en-GB"/>
              <w14:ligatures w14:val="standardContextual"/>
            </w:rPr>
          </w:pPr>
          <w:ins w:id="71"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"_Toc242440180"</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Hardware Assembly</w:t>
            </w:r>
            <w:r>
              <w:rPr>
                <w:noProof/>
                <w:webHidden/>
              </w:rPr>
              <w:tab/>
            </w:r>
            <w:r>
              <w:rPr>
                <w:noProof/>
                <w:webHidden/>
              </w:rPr>
              <w:fldChar w:fldCharType="begin"/>
            </w:r>
            <w:r>
              <w:rPr>
                <w:noProof/>
                <w:webHidden/>
              </w:rPr>
              <w:instrText xml:space="preserve"> PAGEREF _Toc242440180 \h </w:instrText>
            </w:r>
            <w:r>
              <w:rPr>
                <w:noProof/>
                <w:webHidden/>
              </w:rPr>
            </w:r>
            <w:r>
              <w:rPr>
                <w:noProof/>
                <w:webHidden/>
              </w:rPr>
              <w:fldChar w:fldCharType="separate"/>
            </w:r>
          </w:ins>
          <w:ins w:id="72" w:author="Andrew Instone-Cowie" w:date="2026-10-09T12:10:00Z" w16du:dateUtc="2026-10-09T11:10:00Z">
            <w:r>
              <w:rPr>
                <w:noProof/>
                <w:webHidden/>
              </w:rPr>
              <w:t>14</w:t>
            </w:r>
          </w:ins>
          <w:ins w:id="73" w:author="Andrew Instone-Cowie" w:date="2026-10-09T12:09:00Z" w16du:dateUtc="2026-10-09T11:09:00Z">
            <w:r>
              <w:rPr>
                <w:noProof/>
                <w:webHidden/>
              </w:rPr>
              <w:fldChar w:fldCharType="end"/>
            </w:r>
            <w:r w:rsidRPr="00CC30EB">
              <w:rPr>
                <w:rStyle w:val="Hyperlink"/>
                <w:noProof/>
              </w:rPr>
              <w:fldChar w:fldCharType="end"/>
            </w:r>
          </w:ins>
        </w:p>
        <w:p w14:paraId="64059F36" w14:textId="7C9312E0" w:rsidR="009E448D" w:rsidRDefault="009E448D">
          <w:pPr>
            <w:pStyle w:val="TOC2"/>
            <w:tabs>
              <w:tab w:val="right" w:leader="dot" w:pos="9016"/>
            </w:tabs>
            <w:rPr>
              <w:ins w:id="74" w:author="Andrew Instone-Cowie" w:date="2026-10-09T12:09:00Z" w16du:dateUtc="2026-10-09T11:09:00Z"/>
              <w:rFonts w:eastAsiaTheme="minorEastAsia"/>
              <w:noProof/>
              <w:kern w:val="2"/>
              <w:sz w:val="24"/>
              <w:szCs w:val="24"/>
              <w:lang w:eastAsia="en-GB"/>
              <w14:ligatures w14:val="standardContextual"/>
            </w:rPr>
          </w:pPr>
          <w:ins w:id="75"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"_Toc242440181"</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Polarised Components</w:t>
            </w:r>
            <w:r>
              <w:rPr>
                <w:noProof/>
                <w:webHidden/>
              </w:rPr>
              <w:tab/>
            </w:r>
            <w:r>
              <w:rPr>
                <w:noProof/>
                <w:webHidden/>
              </w:rPr>
              <w:fldChar w:fldCharType="begin"/>
            </w:r>
            <w:r>
              <w:rPr>
                <w:noProof/>
                <w:webHidden/>
              </w:rPr>
              <w:instrText xml:space="preserve"> PAGEREF _Toc242440181 \h </w:instrText>
            </w:r>
            <w:r>
              <w:rPr>
                <w:noProof/>
                <w:webHidden/>
              </w:rPr>
            </w:r>
            <w:r>
              <w:rPr>
                <w:noProof/>
                <w:webHidden/>
              </w:rPr>
              <w:fldChar w:fldCharType="separate"/>
            </w:r>
          </w:ins>
          <w:ins w:id="76" w:author="Andrew Instone-Cowie" w:date="2026-10-09T12:10:00Z" w16du:dateUtc="2026-10-09T11:10:00Z">
            <w:r>
              <w:rPr>
                <w:noProof/>
                <w:webHidden/>
              </w:rPr>
              <w:t>14</w:t>
            </w:r>
          </w:ins>
          <w:ins w:id="77" w:author="Andrew Instone-Cowie" w:date="2026-10-09T12:09:00Z" w16du:dateUtc="2026-10-09T11:09:00Z">
            <w:r>
              <w:rPr>
                <w:noProof/>
                <w:webHidden/>
              </w:rPr>
              <w:fldChar w:fldCharType="end"/>
            </w:r>
            <w:r w:rsidRPr="00CC30EB">
              <w:rPr>
                <w:rStyle w:val="Hyperlink"/>
                <w:noProof/>
              </w:rPr>
              <w:fldChar w:fldCharType="end"/>
            </w:r>
          </w:ins>
        </w:p>
        <w:p w14:paraId="46B9C218" w14:textId="3687AC3D" w:rsidR="009E448D" w:rsidRDefault="009E448D">
          <w:pPr>
            <w:pStyle w:val="TOC2"/>
            <w:tabs>
              <w:tab w:val="right" w:leader="dot" w:pos="9016"/>
            </w:tabs>
            <w:rPr>
              <w:ins w:id="78" w:author="Andrew Instone-Cowie" w:date="2026-10-09T12:09:00Z" w16du:dateUtc="2026-10-09T11:09:00Z"/>
              <w:rFonts w:eastAsiaTheme="minorEastAsia"/>
              <w:noProof/>
              <w:kern w:val="2"/>
              <w:sz w:val="24"/>
              <w:szCs w:val="24"/>
              <w:lang w:eastAsia="en-GB"/>
              <w14:ligatures w14:val="standardContextual"/>
            </w:rPr>
          </w:pPr>
          <w:ins w:id="79"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"_Toc242440182"</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Second PC Board</w:t>
            </w:r>
            <w:r>
              <w:rPr>
                <w:noProof/>
                <w:webHidden/>
              </w:rPr>
              <w:tab/>
            </w:r>
            <w:r>
              <w:rPr>
                <w:noProof/>
                <w:webHidden/>
              </w:rPr>
              <w:fldChar w:fldCharType="begin"/>
            </w:r>
            <w:r>
              <w:rPr>
                <w:noProof/>
                <w:webHidden/>
              </w:rPr>
              <w:instrText xml:space="preserve"> PAGEREF _Toc242440182 \h </w:instrText>
            </w:r>
            <w:r>
              <w:rPr>
                <w:noProof/>
                <w:webHidden/>
              </w:rPr>
            </w:r>
            <w:r>
              <w:rPr>
                <w:noProof/>
                <w:webHidden/>
              </w:rPr>
              <w:fldChar w:fldCharType="separate"/>
            </w:r>
          </w:ins>
          <w:ins w:id="80" w:author="Andrew Instone-Cowie" w:date="2026-10-09T12:10:00Z" w16du:dateUtc="2026-10-09T11:10:00Z">
            <w:r>
              <w:rPr>
                <w:noProof/>
                <w:webHidden/>
              </w:rPr>
              <w:t>14</w:t>
            </w:r>
          </w:ins>
          <w:ins w:id="81" w:author="Andrew Instone-Cowie" w:date="2026-10-09T12:09:00Z" w16du:dateUtc="2026-10-09T11:09:00Z">
            <w:r>
              <w:rPr>
                <w:noProof/>
                <w:webHidden/>
              </w:rPr>
              <w:fldChar w:fldCharType="end"/>
            </w:r>
            <w:r w:rsidRPr="00CC30EB">
              <w:rPr>
                <w:rStyle w:val="Hyperlink"/>
                <w:noProof/>
              </w:rPr>
              <w:fldChar w:fldCharType="end"/>
            </w:r>
          </w:ins>
        </w:p>
        <w:p w14:paraId="5F57E6A3" w14:textId="052EB8F1" w:rsidR="009E448D" w:rsidRDefault="009E448D">
          <w:pPr>
            <w:pStyle w:val="TOC3"/>
            <w:tabs>
              <w:tab w:val="right" w:leader="dot" w:pos="9016"/>
            </w:tabs>
            <w:rPr>
              <w:ins w:id="82" w:author="Andrew Instone-Cowie" w:date="2026-10-09T12:09:00Z" w16du:dateUtc="2026-10-09T11:09:00Z"/>
              <w:noProof/>
              <w:kern w:val="2"/>
              <w:sz w:val="24"/>
              <w:szCs w:val="24"/>
              <w:lang w:val="en-GB" w:eastAsia="en-GB"/>
              <w14:ligatures w14:val="standardContextual"/>
            </w:rPr>
          </w:pPr>
          <w:ins w:id="83"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"_Toc242440183"</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Parts List</w:t>
            </w:r>
            <w:r>
              <w:rPr>
                <w:noProof/>
                <w:webHidden/>
              </w:rPr>
              <w:tab/>
            </w:r>
            <w:r>
              <w:rPr>
                <w:noProof/>
                <w:webHidden/>
              </w:rPr>
              <w:fldChar w:fldCharType="begin"/>
            </w:r>
            <w:r>
              <w:rPr>
                <w:noProof/>
                <w:webHidden/>
              </w:rPr>
              <w:instrText xml:space="preserve"> PAGEREF _Toc242440183 \h </w:instrText>
            </w:r>
            <w:r>
              <w:rPr>
                <w:noProof/>
                <w:webHidden/>
              </w:rPr>
            </w:r>
            <w:r>
              <w:rPr>
                <w:noProof/>
                <w:webHidden/>
              </w:rPr>
              <w:fldChar w:fldCharType="separate"/>
            </w:r>
          </w:ins>
          <w:ins w:id="84" w:author="Andrew Instone-Cowie" w:date="2026-10-09T12:10:00Z" w16du:dateUtc="2026-10-09T11:10:00Z">
            <w:r>
              <w:rPr>
                <w:noProof/>
                <w:webHidden/>
              </w:rPr>
              <w:t>14</w:t>
            </w:r>
          </w:ins>
          <w:ins w:id="85" w:author="Andrew Instone-Cowie" w:date="2026-10-09T12:09:00Z" w16du:dateUtc="2026-10-09T11:09:00Z">
            <w:r>
              <w:rPr>
                <w:noProof/>
                <w:webHidden/>
              </w:rPr>
              <w:fldChar w:fldCharType="end"/>
            </w:r>
            <w:r w:rsidRPr="00CC30EB">
              <w:rPr>
                <w:rStyle w:val="Hyperlink"/>
                <w:noProof/>
              </w:rPr>
              <w:fldChar w:fldCharType="end"/>
            </w:r>
          </w:ins>
        </w:p>
        <w:p w14:paraId="4A37E5D6" w14:textId="12C09E6F" w:rsidR="009E448D" w:rsidRDefault="009E448D">
          <w:pPr>
            <w:pStyle w:val="TOC3"/>
            <w:tabs>
              <w:tab w:val="right" w:leader="dot" w:pos="9016"/>
            </w:tabs>
            <w:rPr>
              <w:ins w:id="86" w:author="Andrew Instone-Cowie" w:date="2026-10-09T12:09:00Z" w16du:dateUtc="2026-10-09T11:09:00Z"/>
              <w:noProof/>
              <w:kern w:val="2"/>
              <w:sz w:val="24"/>
              <w:szCs w:val="24"/>
              <w:lang w:val="en-GB" w:eastAsia="en-GB"/>
              <w14:ligatures w14:val="standardContextual"/>
            </w:rPr>
          </w:pPr>
          <w:ins w:id="87"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"_Toc242440184"</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Schematic</w:t>
            </w:r>
            <w:r>
              <w:rPr>
                <w:noProof/>
                <w:webHidden/>
              </w:rPr>
              <w:tab/>
            </w:r>
            <w:r>
              <w:rPr>
                <w:noProof/>
                <w:webHidden/>
              </w:rPr>
              <w:fldChar w:fldCharType="begin"/>
            </w:r>
            <w:r>
              <w:rPr>
                <w:noProof/>
                <w:webHidden/>
              </w:rPr>
              <w:instrText xml:space="preserve"> PAGEREF _Toc242440184 \h </w:instrText>
            </w:r>
            <w:r>
              <w:rPr>
                <w:noProof/>
                <w:webHidden/>
              </w:rPr>
            </w:r>
            <w:r>
              <w:rPr>
                <w:noProof/>
                <w:webHidden/>
              </w:rPr>
              <w:fldChar w:fldCharType="separate"/>
            </w:r>
          </w:ins>
          <w:ins w:id="88" w:author="Andrew Instone-Cowie" w:date="2026-10-09T12:10:00Z" w16du:dateUtc="2026-10-09T11:10:00Z">
            <w:r>
              <w:rPr>
                <w:noProof/>
                <w:webHidden/>
              </w:rPr>
              <w:t>15</w:t>
            </w:r>
          </w:ins>
          <w:ins w:id="89" w:author="Andrew Instone-Cowie" w:date="2026-10-09T12:09:00Z" w16du:dateUtc="2026-10-09T11:09:00Z">
            <w:r>
              <w:rPr>
                <w:noProof/>
                <w:webHidden/>
              </w:rPr>
              <w:fldChar w:fldCharType="end"/>
            </w:r>
            <w:r w:rsidRPr="00CC30EB">
              <w:rPr>
                <w:rStyle w:val="Hyperlink"/>
                <w:noProof/>
              </w:rPr>
              <w:fldChar w:fldCharType="end"/>
            </w:r>
          </w:ins>
        </w:p>
        <w:p w14:paraId="5D792ECA" w14:textId="1F6A781D" w:rsidR="009E448D" w:rsidRDefault="009E448D">
          <w:pPr>
            <w:pStyle w:val="TOC3"/>
            <w:tabs>
              <w:tab w:val="right" w:leader="dot" w:pos="9016"/>
            </w:tabs>
            <w:rPr>
              <w:ins w:id="90" w:author="Andrew Instone-Cowie" w:date="2026-10-09T12:09:00Z" w16du:dateUtc="2026-10-09T11:09:00Z"/>
              <w:noProof/>
              <w:kern w:val="2"/>
              <w:sz w:val="24"/>
              <w:szCs w:val="24"/>
              <w:lang w:val="en-GB" w:eastAsia="en-GB"/>
              <w14:ligatures w14:val="standardContextual"/>
            </w:rPr>
          </w:pPr>
          <w:ins w:id="91"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"_Toc242440185"</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Parts</w:t>
            </w:r>
            <w:r>
              <w:rPr>
                <w:noProof/>
                <w:webHidden/>
              </w:rPr>
              <w:tab/>
            </w:r>
            <w:r>
              <w:rPr>
                <w:noProof/>
                <w:webHidden/>
              </w:rPr>
              <w:fldChar w:fldCharType="begin"/>
            </w:r>
            <w:r>
              <w:rPr>
                <w:noProof/>
                <w:webHidden/>
              </w:rPr>
              <w:instrText xml:space="preserve"> PAGEREF _Toc242440185 \h </w:instrText>
            </w:r>
            <w:r>
              <w:rPr>
                <w:noProof/>
                <w:webHidden/>
              </w:rPr>
            </w:r>
            <w:r>
              <w:rPr>
                <w:noProof/>
                <w:webHidden/>
              </w:rPr>
              <w:fldChar w:fldCharType="separate"/>
            </w:r>
          </w:ins>
          <w:ins w:id="92" w:author="Andrew Instone-Cowie" w:date="2026-10-09T12:10:00Z" w16du:dateUtc="2026-10-09T11:10:00Z">
            <w:r>
              <w:rPr>
                <w:noProof/>
                <w:webHidden/>
              </w:rPr>
              <w:t>16</w:t>
            </w:r>
          </w:ins>
          <w:ins w:id="93" w:author="Andrew Instone-Cowie" w:date="2026-10-09T12:09:00Z" w16du:dateUtc="2026-10-09T11:09:00Z">
            <w:r>
              <w:rPr>
                <w:noProof/>
                <w:webHidden/>
              </w:rPr>
              <w:fldChar w:fldCharType="end"/>
            </w:r>
            <w:r w:rsidRPr="00CC30EB">
              <w:rPr>
                <w:rStyle w:val="Hyperlink"/>
                <w:noProof/>
              </w:rPr>
              <w:fldChar w:fldCharType="end"/>
            </w:r>
          </w:ins>
        </w:p>
        <w:p w14:paraId="0D04D261" w14:textId="45F4A73B" w:rsidR="009E448D" w:rsidRDefault="009E448D">
          <w:pPr>
            <w:pStyle w:val="TOC3"/>
            <w:tabs>
              <w:tab w:val="right" w:leader="dot" w:pos="9016"/>
            </w:tabs>
            <w:rPr>
              <w:ins w:id="94" w:author="Andrew Instone-Cowie" w:date="2026-10-09T12:09:00Z" w16du:dateUtc="2026-10-09T11:09:00Z"/>
              <w:noProof/>
              <w:kern w:val="2"/>
              <w:sz w:val="24"/>
              <w:szCs w:val="24"/>
              <w:lang w:val="en-GB" w:eastAsia="en-GB"/>
              <w14:ligatures w14:val="standardContextual"/>
            </w:rPr>
          </w:pPr>
          <w:ins w:id="95"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"_Toc242440186"</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PCB Layout</w:t>
            </w:r>
            <w:r>
              <w:rPr>
                <w:noProof/>
                <w:webHidden/>
              </w:rPr>
              <w:tab/>
            </w:r>
            <w:r>
              <w:rPr>
                <w:noProof/>
                <w:webHidden/>
              </w:rPr>
              <w:fldChar w:fldCharType="begin"/>
            </w:r>
            <w:r>
              <w:rPr>
                <w:noProof/>
                <w:webHidden/>
              </w:rPr>
              <w:instrText xml:space="preserve"> PAGEREF _Toc242440186 \h </w:instrText>
            </w:r>
            <w:r>
              <w:rPr>
                <w:noProof/>
                <w:webHidden/>
              </w:rPr>
            </w:r>
            <w:r>
              <w:rPr>
                <w:noProof/>
                <w:webHidden/>
              </w:rPr>
              <w:fldChar w:fldCharType="separate"/>
            </w:r>
          </w:ins>
          <w:ins w:id="96" w:author="Andrew Instone-Cowie" w:date="2026-10-09T12:10:00Z" w16du:dateUtc="2026-10-09T11:10:00Z">
            <w:r>
              <w:rPr>
                <w:noProof/>
                <w:webHidden/>
              </w:rPr>
              <w:t>16</w:t>
            </w:r>
          </w:ins>
          <w:ins w:id="97" w:author="Andrew Instone-Cowie" w:date="2026-10-09T12:09:00Z" w16du:dateUtc="2026-10-09T11:09:00Z">
            <w:r>
              <w:rPr>
                <w:noProof/>
                <w:webHidden/>
              </w:rPr>
              <w:fldChar w:fldCharType="end"/>
            </w:r>
            <w:r w:rsidRPr="00CC30EB">
              <w:rPr>
                <w:rStyle w:val="Hyperlink"/>
                <w:noProof/>
              </w:rPr>
              <w:fldChar w:fldCharType="end"/>
            </w:r>
          </w:ins>
        </w:p>
        <w:p w14:paraId="0D07824C" w14:textId="4DAF7179" w:rsidR="009E448D" w:rsidRDefault="009E448D">
          <w:pPr>
            <w:pStyle w:val="TOC3"/>
            <w:tabs>
              <w:tab w:val="right" w:leader="dot" w:pos="9016"/>
            </w:tabs>
            <w:rPr>
              <w:ins w:id="98" w:author="Andrew Instone-Cowie" w:date="2026-10-09T12:09:00Z" w16du:dateUtc="2026-10-09T11:09:00Z"/>
              <w:noProof/>
              <w:kern w:val="2"/>
              <w:sz w:val="24"/>
              <w:szCs w:val="24"/>
              <w:lang w:val="en-GB" w:eastAsia="en-GB"/>
              <w14:ligatures w14:val="standardContextual"/>
            </w:rPr>
          </w:pPr>
          <w:ins w:id="99"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"_Toc242440187"</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Construction</w:t>
            </w:r>
            <w:r>
              <w:rPr>
                <w:noProof/>
                <w:webHidden/>
              </w:rPr>
              <w:tab/>
            </w:r>
            <w:r>
              <w:rPr>
                <w:noProof/>
                <w:webHidden/>
              </w:rPr>
              <w:fldChar w:fldCharType="begin"/>
            </w:r>
            <w:r>
              <w:rPr>
                <w:noProof/>
                <w:webHidden/>
              </w:rPr>
              <w:instrText xml:space="preserve"> PAGEREF _Toc242440187 \h </w:instrText>
            </w:r>
            <w:r>
              <w:rPr>
                <w:noProof/>
                <w:webHidden/>
              </w:rPr>
            </w:r>
            <w:r>
              <w:rPr>
                <w:noProof/>
                <w:webHidden/>
              </w:rPr>
              <w:fldChar w:fldCharType="separate"/>
            </w:r>
          </w:ins>
          <w:ins w:id="100" w:author="Andrew Instone-Cowie" w:date="2026-10-09T12:10:00Z" w16du:dateUtc="2026-10-09T11:10:00Z">
            <w:r>
              <w:rPr>
                <w:noProof/>
                <w:webHidden/>
              </w:rPr>
              <w:t>17</w:t>
            </w:r>
          </w:ins>
          <w:ins w:id="101" w:author="Andrew Instone-Cowie" w:date="2026-10-09T12:09:00Z" w16du:dateUtc="2026-10-09T11:09:00Z">
            <w:r>
              <w:rPr>
                <w:noProof/>
                <w:webHidden/>
              </w:rPr>
              <w:fldChar w:fldCharType="end"/>
            </w:r>
            <w:r w:rsidRPr="00CC30EB">
              <w:rPr>
                <w:rStyle w:val="Hyperlink"/>
                <w:noProof/>
              </w:rPr>
              <w:fldChar w:fldCharType="end"/>
            </w:r>
          </w:ins>
        </w:p>
        <w:p w14:paraId="741E53C8" w14:textId="662585E3" w:rsidR="009E448D" w:rsidRDefault="009E448D">
          <w:pPr>
            <w:pStyle w:val="TOC3"/>
            <w:tabs>
              <w:tab w:val="right" w:leader="dot" w:pos="9016"/>
            </w:tabs>
            <w:rPr>
              <w:ins w:id="102" w:author="Andrew Instone-Cowie" w:date="2026-10-09T12:09:00Z" w16du:dateUtc="2026-10-09T11:09:00Z"/>
              <w:noProof/>
              <w:kern w:val="2"/>
              <w:sz w:val="24"/>
              <w:szCs w:val="24"/>
              <w:lang w:val="en-GB" w:eastAsia="en-GB"/>
              <w14:ligatures w14:val="standardContextual"/>
            </w:rPr>
          </w:pPr>
          <w:ins w:id="103"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"_Toc242440188"</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Enclosure</w:t>
            </w:r>
            <w:r>
              <w:rPr>
                <w:noProof/>
                <w:webHidden/>
              </w:rPr>
              <w:tab/>
            </w:r>
            <w:r>
              <w:rPr>
                <w:noProof/>
                <w:webHidden/>
              </w:rPr>
              <w:fldChar w:fldCharType="begin"/>
            </w:r>
            <w:r>
              <w:rPr>
                <w:noProof/>
                <w:webHidden/>
              </w:rPr>
              <w:instrText xml:space="preserve"> PAGEREF _Toc242440188 \h </w:instrText>
            </w:r>
            <w:r>
              <w:rPr>
                <w:noProof/>
                <w:webHidden/>
              </w:rPr>
            </w:r>
            <w:r>
              <w:rPr>
                <w:noProof/>
                <w:webHidden/>
              </w:rPr>
              <w:fldChar w:fldCharType="separate"/>
            </w:r>
          </w:ins>
          <w:ins w:id="104" w:author="Andrew Instone-Cowie" w:date="2026-10-09T12:10:00Z" w16du:dateUtc="2026-10-09T11:10:00Z">
            <w:r>
              <w:rPr>
                <w:noProof/>
                <w:webHidden/>
              </w:rPr>
              <w:t>17</w:t>
            </w:r>
          </w:ins>
          <w:ins w:id="105" w:author="Andrew Instone-Cowie" w:date="2026-10-09T12:09:00Z" w16du:dateUtc="2026-10-09T11:09:00Z">
            <w:r>
              <w:rPr>
                <w:noProof/>
                <w:webHidden/>
              </w:rPr>
              <w:fldChar w:fldCharType="end"/>
            </w:r>
            <w:r w:rsidRPr="00CC30EB">
              <w:rPr>
                <w:rStyle w:val="Hyperlink"/>
                <w:noProof/>
              </w:rPr>
              <w:fldChar w:fldCharType="end"/>
            </w:r>
          </w:ins>
        </w:p>
        <w:p w14:paraId="4A810602" w14:textId="14AD92FF" w:rsidR="009E448D" w:rsidRDefault="009E448D">
          <w:pPr>
            <w:pStyle w:val="TOC2"/>
            <w:tabs>
              <w:tab w:val="right" w:leader="dot" w:pos="9016"/>
            </w:tabs>
            <w:rPr>
              <w:ins w:id="106" w:author="Andrew Instone-Cowie" w:date="2026-10-09T12:09:00Z" w16du:dateUtc="2026-10-09T11:09:00Z"/>
              <w:rFonts w:eastAsiaTheme="minorEastAsia"/>
              <w:noProof/>
              <w:kern w:val="2"/>
              <w:sz w:val="24"/>
              <w:szCs w:val="24"/>
              <w:lang w:eastAsia="en-GB"/>
              <w14:ligatures w14:val="standardContextual"/>
            </w:rPr>
          </w:pPr>
          <w:ins w:id="107"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"_Toc242440189"</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Basic Serial Splitter Module – Master Board</w:t>
            </w:r>
            <w:r>
              <w:rPr>
                <w:noProof/>
                <w:webHidden/>
              </w:rPr>
              <w:tab/>
            </w:r>
            <w:r>
              <w:rPr>
                <w:noProof/>
                <w:webHidden/>
              </w:rPr>
              <w:fldChar w:fldCharType="begin"/>
            </w:r>
            <w:r>
              <w:rPr>
                <w:noProof/>
                <w:webHidden/>
              </w:rPr>
              <w:instrText xml:space="preserve"> PAGEREF _Toc242440189 \h </w:instrText>
            </w:r>
            <w:r>
              <w:rPr>
                <w:noProof/>
                <w:webHidden/>
              </w:rPr>
            </w:r>
            <w:r>
              <w:rPr>
                <w:noProof/>
                <w:webHidden/>
              </w:rPr>
              <w:fldChar w:fldCharType="separate"/>
            </w:r>
          </w:ins>
          <w:ins w:id="108" w:author="Andrew Instone-Cowie" w:date="2026-10-09T12:10:00Z" w16du:dateUtc="2026-10-09T11:10:00Z">
            <w:r>
              <w:rPr>
                <w:noProof/>
                <w:webHidden/>
              </w:rPr>
              <w:t>18</w:t>
            </w:r>
          </w:ins>
          <w:ins w:id="109" w:author="Andrew Instone-Cowie" w:date="2026-10-09T12:09:00Z" w16du:dateUtc="2026-10-09T11:09:00Z">
            <w:r>
              <w:rPr>
                <w:noProof/>
                <w:webHidden/>
              </w:rPr>
              <w:fldChar w:fldCharType="end"/>
            </w:r>
            <w:r w:rsidRPr="00CC30EB">
              <w:rPr>
                <w:rStyle w:val="Hyperlink"/>
                <w:noProof/>
              </w:rPr>
              <w:fldChar w:fldCharType="end"/>
            </w:r>
          </w:ins>
        </w:p>
        <w:p w14:paraId="52D0595C" w14:textId="5E997D73" w:rsidR="009E448D" w:rsidRDefault="009E448D">
          <w:pPr>
            <w:pStyle w:val="TOC3"/>
            <w:tabs>
              <w:tab w:val="right" w:leader="dot" w:pos="9016"/>
            </w:tabs>
            <w:rPr>
              <w:ins w:id="110" w:author="Andrew Instone-Cowie" w:date="2026-10-09T12:09:00Z" w16du:dateUtc="2026-10-09T11:09:00Z"/>
              <w:noProof/>
              <w:kern w:val="2"/>
              <w:sz w:val="24"/>
              <w:szCs w:val="24"/>
              <w:lang w:val="en-GB" w:eastAsia="en-GB"/>
              <w14:ligatures w14:val="standardContextual"/>
            </w:rPr>
          </w:pPr>
          <w:ins w:id="111"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"_Toc242440190"</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Parts List</w:t>
            </w:r>
            <w:r>
              <w:rPr>
                <w:noProof/>
                <w:webHidden/>
              </w:rPr>
              <w:tab/>
            </w:r>
            <w:r>
              <w:rPr>
                <w:noProof/>
                <w:webHidden/>
              </w:rPr>
              <w:fldChar w:fldCharType="begin"/>
            </w:r>
            <w:r>
              <w:rPr>
                <w:noProof/>
                <w:webHidden/>
              </w:rPr>
              <w:instrText xml:space="preserve"> PAGEREF _Toc242440190 \h </w:instrText>
            </w:r>
            <w:r>
              <w:rPr>
                <w:noProof/>
                <w:webHidden/>
              </w:rPr>
            </w:r>
            <w:r>
              <w:rPr>
                <w:noProof/>
                <w:webHidden/>
              </w:rPr>
              <w:fldChar w:fldCharType="separate"/>
            </w:r>
          </w:ins>
          <w:ins w:id="112" w:author="Andrew Instone-Cowie" w:date="2026-10-09T12:10:00Z" w16du:dateUtc="2026-10-09T11:10:00Z">
            <w:r>
              <w:rPr>
                <w:noProof/>
                <w:webHidden/>
              </w:rPr>
              <w:t>18</w:t>
            </w:r>
          </w:ins>
          <w:ins w:id="113" w:author="Andrew Instone-Cowie" w:date="2026-10-09T12:09:00Z" w16du:dateUtc="2026-10-09T11:09:00Z">
            <w:r>
              <w:rPr>
                <w:noProof/>
                <w:webHidden/>
              </w:rPr>
              <w:fldChar w:fldCharType="end"/>
            </w:r>
            <w:r w:rsidRPr="00CC30EB">
              <w:rPr>
                <w:rStyle w:val="Hyperlink"/>
                <w:noProof/>
              </w:rPr>
              <w:fldChar w:fldCharType="end"/>
            </w:r>
          </w:ins>
        </w:p>
        <w:p w14:paraId="1E010813" w14:textId="49CDC49C" w:rsidR="009E448D" w:rsidRDefault="009E448D">
          <w:pPr>
            <w:pStyle w:val="TOC3"/>
            <w:tabs>
              <w:tab w:val="right" w:leader="dot" w:pos="9016"/>
            </w:tabs>
            <w:rPr>
              <w:ins w:id="114" w:author="Andrew Instone-Cowie" w:date="2026-10-09T12:09:00Z" w16du:dateUtc="2026-10-09T11:09:00Z"/>
              <w:noProof/>
              <w:kern w:val="2"/>
              <w:sz w:val="24"/>
              <w:szCs w:val="24"/>
              <w:lang w:val="en-GB" w:eastAsia="en-GB"/>
              <w14:ligatures w14:val="standardContextual"/>
            </w:rPr>
          </w:pPr>
          <w:ins w:id="115"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"_Toc242440191"</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Schematic</w:t>
            </w:r>
            <w:r>
              <w:rPr>
                <w:noProof/>
                <w:webHidden/>
              </w:rPr>
              <w:tab/>
            </w:r>
            <w:r>
              <w:rPr>
                <w:noProof/>
                <w:webHidden/>
              </w:rPr>
              <w:fldChar w:fldCharType="begin"/>
            </w:r>
            <w:r>
              <w:rPr>
                <w:noProof/>
                <w:webHidden/>
              </w:rPr>
              <w:instrText xml:space="preserve"> PAGEREF _Toc242440191 \h </w:instrText>
            </w:r>
            <w:r>
              <w:rPr>
                <w:noProof/>
                <w:webHidden/>
              </w:rPr>
            </w:r>
            <w:r>
              <w:rPr>
                <w:noProof/>
                <w:webHidden/>
              </w:rPr>
              <w:fldChar w:fldCharType="separate"/>
            </w:r>
          </w:ins>
          <w:ins w:id="116" w:author="Andrew Instone-Cowie" w:date="2026-10-09T12:10:00Z" w16du:dateUtc="2026-10-09T11:10:00Z">
            <w:r>
              <w:rPr>
                <w:noProof/>
                <w:webHidden/>
              </w:rPr>
              <w:t>19</w:t>
            </w:r>
          </w:ins>
          <w:ins w:id="117" w:author="Andrew Instone-Cowie" w:date="2026-10-09T12:09:00Z" w16du:dateUtc="2026-10-09T11:09:00Z">
            <w:r>
              <w:rPr>
                <w:noProof/>
                <w:webHidden/>
              </w:rPr>
              <w:fldChar w:fldCharType="end"/>
            </w:r>
            <w:r w:rsidRPr="00CC30EB">
              <w:rPr>
                <w:rStyle w:val="Hyperlink"/>
                <w:noProof/>
              </w:rPr>
              <w:fldChar w:fldCharType="end"/>
            </w:r>
          </w:ins>
        </w:p>
        <w:p w14:paraId="289F78BA" w14:textId="704DC794" w:rsidR="009E448D" w:rsidRDefault="009E448D">
          <w:pPr>
            <w:pStyle w:val="TOC3"/>
            <w:tabs>
              <w:tab w:val="right" w:leader="dot" w:pos="9016"/>
            </w:tabs>
            <w:rPr>
              <w:ins w:id="118" w:author="Andrew Instone-Cowie" w:date="2026-10-09T12:09:00Z" w16du:dateUtc="2026-10-09T11:09:00Z"/>
              <w:noProof/>
              <w:kern w:val="2"/>
              <w:sz w:val="24"/>
              <w:szCs w:val="24"/>
              <w:lang w:val="en-GB" w:eastAsia="en-GB"/>
              <w14:ligatures w14:val="standardContextual"/>
            </w:rPr>
          </w:pPr>
          <w:ins w:id="119"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"_Toc242440192"</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Parts</w:t>
            </w:r>
            <w:r>
              <w:rPr>
                <w:noProof/>
                <w:webHidden/>
              </w:rPr>
              <w:tab/>
            </w:r>
            <w:r>
              <w:rPr>
                <w:noProof/>
                <w:webHidden/>
              </w:rPr>
              <w:fldChar w:fldCharType="begin"/>
            </w:r>
            <w:r>
              <w:rPr>
                <w:noProof/>
                <w:webHidden/>
              </w:rPr>
              <w:instrText xml:space="preserve"> PAGEREF _Toc242440192 \h </w:instrText>
            </w:r>
            <w:r>
              <w:rPr>
                <w:noProof/>
                <w:webHidden/>
              </w:rPr>
            </w:r>
            <w:r>
              <w:rPr>
                <w:noProof/>
                <w:webHidden/>
              </w:rPr>
              <w:fldChar w:fldCharType="separate"/>
            </w:r>
          </w:ins>
          <w:ins w:id="120" w:author="Andrew Instone-Cowie" w:date="2026-10-09T12:10:00Z" w16du:dateUtc="2026-10-09T11:10:00Z">
            <w:r>
              <w:rPr>
                <w:noProof/>
                <w:webHidden/>
              </w:rPr>
              <w:t>20</w:t>
            </w:r>
          </w:ins>
          <w:ins w:id="121" w:author="Andrew Instone-Cowie" w:date="2026-10-09T12:09:00Z" w16du:dateUtc="2026-10-09T11:09:00Z">
            <w:r>
              <w:rPr>
                <w:noProof/>
                <w:webHidden/>
              </w:rPr>
              <w:fldChar w:fldCharType="end"/>
            </w:r>
            <w:r w:rsidRPr="00CC30EB">
              <w:rPr>
                <w:rStyle w:val="Hyperlink"/>
                <w:noProof/>
              </w:rPr>
              <w:fldChar w:fldCharType="end"/>
            </w:r>
          </w:ins>
        </w:p>
        <w:p w14:paraId="08E7376A" w14:textId="3F4DAEBE" w:rsidR="009E448D" w:rsidRDefault="009E448D">
          <w:pPr>
            <w:pStyle w:val="TOC3"/>
            <w:tabs>
              <w:tab w:val="right" w:leader="dot" w:pos="9016"/>
            </w:tabs>
            <w:rPr>
              <w:ins w:id="122" w:author="Andrew Instone-Cowie" w:date="2026-10-09T12:09:00Z" w16du:dateUtc="2026-10-09T11:09:00Z"/>
              <w:noProof/>
              <w:kern w:val="2"/>
              <w:sz w:val="24"/>
              <w:szCs w:val="24"/>
              <w:lang w:val="en-GB" w:eastAsia="en-GB"/>
              <w14:ligatures w14:val="standardContextual"/>
            </w:rPr>
          </w:pPr>
          <w:ins w:id="123"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"_Toc242440193"</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PCB Layout</w:t>
            </w:r>
            <w:r>
              <w:rPr>
                <w:noProof/>
                <w:webHidden/>
              </w:rPr>
              <w:tab/>
            </w:r>
            <w:r>
              <w:rPr>
                <w:noProof/>
                <w:webHidden/>
              </w:rPr>
              <w:fldChar w:fldCharType="begin"/>
            </w:r>
            <w:r>
              <w:rPr>
                <w:noProof/>
                <w:webHidden/>
              </w:rPr>
              <w:instrText xml:space="preserve"> PAGEREF _Toc242440193 \h </w:instrText>
            </w:r>
            <w:r>
              <w:rPr>
                <w:noProof/>
                <w:webHidden/>
              </w:rPr>
            </w:r>
            <w:r>
              <w:rPr>
                <w:noProof/>
                <w:webHidden/>
              </w:rPr>
              <w:fldChar w:fldCharType="separate"/>
            </w:r>
          </w:ins>
          <w:ins w:id="124" w:author="Andrew Instone-Cowie" w:date="2026-10-09T12:10:00Z" w16du:dateUtc="2026-10-09T11:10:00Z">
            <w:r>
              <w:rPr>
                <w:noProof/>
                <w:webHidden/>
              </w:rPr>
              <w:t>21</w:t>
            </w:r>
          </w:ins>
          <w:ins w:id="125" w:author="Andrew Instone-Cowie" w:date="2026-10-09T12:09:00Z" w16du:dateUtc="2026-10-09T11:09:00Z">
            <w:r>
              <w:rPr>
                <w:noProof/>
                <w:webHidden/>
              </w:rPr>
              <w:fldChar w:fldCharType="end"/>
            </w:r>
            <w:r w:rsidRPr="00CC30EB">
              <w:rPr>
                <w:rStyle w:val="Hyperlink"/>
                <w:noProof/>
              </w:rPr>
              <w:fldChar w:fldCharType="end"/>
            </w:r>
          </w:ins>
        </w:p>
        <w:p w14:paraId="294587B2" w14:textId="78077807" w:rsidR="009E448D" w:rsidRDefault="009E448D">
          <w:pPr>
            <w:pStyle w:val="TOC3"/>
            <w:tabs>
              <w:tab w:val="right" w:leader="dot" w:pos="9016"/>
            </w:tabs>
            <w:rPr>
              <w:ins w:id="126" w:author="Andrew Instone-Cowie" w:date="2026-10-09T12:09:00Z" w16du:dateUtc="2026-10-09T11:09:00Z"/>
              <w:noProof/>
              <w:kern w:val="2"/>
              <w:sz w:val="24"/>
              <w:szCs w:val="24"/>
              <w:lang w:val="en-GB" w:eastAsia="en-GB"/>
              <w14:ligatures w14:val="standardContextual"/>
            </w:rPr>
          </w:pPr>
          <w:ins w:id="127"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"_Toc242440194"</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Construction</w:t>
            </w:r>
            <w:r>
              <w:rPr>
                <w:noProof/>
                <w:webHidden/>
              </w:rPr>
              <w:tab/>
            </w:r>
            <w:r>
              <w:rPr>
                <w:noProof/>
                <w:webHidden/>
              </w:rPr>
              <w:fldChar w:fldCharType="begin"/>
            </w:r>
            <w:r>
              <w:rPr>
                <w:noProof/>
                <w:webHidden/>
              </w:rPr>
              <w:instrText xml:space="preserve"> PAGEREF _Toc242440194 \h </w:instrText>
            </w:r>
            <w:r>
              <w:rPr>
                <w:noProof/>
                <w:webHidden/>
              </w:rPr>
            </w:r>
            <w:r>
              <w:rPr>
                <w:noProof/>
                <w:webHidden/>
              </w:rPr>
              <w:fldChar w:fldCharType="separate"/>
            </w:r>
          </w:ins>
          <w:ins w:id="128" w:author="Andrew Instone-Cowie" w:date="2026-10-09T12:10:00Z" w16du:dateUtc="2026-10-09T11:10:00Z">
            <w:r>
              <w:rPr>
                <w:noProof/>
                <w:webHidden/>
              </w:rPr>
              <w:t>22</w:t>
            </w:r>
          </w:ins>
          <w:ins w:id="129" w:author="Andrew Instone-Cowie" w:date="2026-10-09T12:09:00Z" w16du:dateUtc="2026-10-09T11:09:00Z">
            <w:r>
              <w:rPr>
                <w:noProof/>
                <w:webHidden/>
              </w:rPr>
              <w:fldChar w:fldCharType="end"/>
            </w:r>
            <w:r w:rsidRPr="00CC30EB">
              <w:rPr>
                <w:rStyle w:val="Hyperlink"/>
                <w:noProof/>
              </w:rPr>
              <w:fldChar w:fldCharType="end"/>
            </w:r>
          </w:ins>
        </w:p>
        <w:p w14:paraId="6B737541" w14:textId="4C5EDDB4" w:rsidR="009E448D" w:rsidRDefault="009E448D">
          <w:pPr>
            <w:pStyle w:val="TOC2"/>
            <w:tabs>
              <w:tab w:val="right" w:leader="dot" w:pos="9016"/>
            </w:tabs>
            <w:rPr>
              <w:ins w:id="130" w:author="Andrew Instone-Cowie" w:date="2026-10-09T12:09:00Z" w16du:dateUtc="2026-10-09T11:09:00Z"/>
              <w:rFonts w:eastAsiaTheme="minorEastAsia"/>
              <w:noProof/>
              <w:kern w:val="2"/>
              <w:sz w:val="24"/>
              <w:szCs w:val="24"/>
              <w:lang w:eastAsia="en-GB"/>
              <w14:ligatures w14:val="standardContextual"/>
            </w:rPr>
          </w:pPr>
          <w:ins w:id="131"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"_Toc242440195"</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Basic Serial Splitter Module – Expander Board</w:t>
            </w:r>
            <w:r>
              <w:rPr>
                <w:noProof/>
                <w:webHidden/>
              </w:rPr>
              <w:tab/>
            </w:r>
            <w:r>
              <w:rPr>
                <w:noProof/>
                <w:webHidden/>
              </w:rPr>
              <w:fldChar w:fldCharType="begin"/>
            </w:r>
            <w:r>
              <w:rPr>
                <w:noProof/>
                <w:webHidden/>
              </w:rPr>
              <w:instrText xml:space="preserve"> PAGEREF _Toc242440195 \h </w:instrText>
            </w:r>
            <w:r>
              <w:rPr>
                <w:noProof/>
                <w:webHidden/>
              </w:rPr>
            </w:r>
            <w:r>
              <w:rPr>
                <w:noProof/>
                <w:webHidden/>
              </w:rPr>
              <w:fldChar w:fldCharType="separate"/>
            </w:r>
          </w:ins>
          <w:ins w:id="132" w:author="Andrew Instone-Cowie" w:date="2026-10-09T12:10:00Z" w16du:dateUtc="2026-10-09T11:10:00Z">
            <w:r>
              <w:rPr>
                <w:noProof/>
                <w:webHidden/>
              </w:rPr>
              <w:t>24</w:t>
            </w:r>
          </w:ins>
          <w:ins w:id="133" w:author="Andrew Instone-Cowie" w:date="2026-10-09T12:09:00Z" w16du:dateUtc="2026-10-09T11:09:00Z">
            <w:r>
              <w:rPr>
                <w:noProof/>
                <w:webHidden/>
              </w:rPr>
              <w:fldChar w:fldCharType="end"/>
            </w:r>
            <w:r w:rsidRPr="00CC30EB">
              <w:rPr>
                <w:rStyle w:val="Hyperlink"/>
                <w:noProof/>
              </w:rPr>
              <w:fldChar w:fldCharType="end"/>
            </w:r>
          </w:ins>
        </w:p>
        <w:p w14:paraId="4766244A" w14:textId="47D98EB2" w:rsidR="009E448D" w:rsidRDefault="009E448D">
          <w:pPr>
            <w:pStyle w:val="TOC3"/>
            <w:tabs>
              <w:tab w:val="right" w:leader="dot" w:pos="9016"/>
            </w:tabs>
            <w:rPr>
              <w:ins w:id="134" w:author="Andrew Instone-Cowie" w:date="2026-10-09T12:09:00Z" w16du:dateUtc="2026-10-09T11:09:00Z"/>
              <w:noProof/>
              <w:kern w:val="2"/>
              <w:sz w:val="24"/>
              <w:szCs w:val="24"/>
              <w:lang w:val="en-GB" w:eastAsia="en-GB"/>
              <w14:ligatures w14:val="standardContextual"/>
            </w:rPr>
          </w:pPr>
          <w:ins w:id="135" w:author="Andrew Instone-Cowie" w:date="2026-10-09T12:09:00Z" w16du:dateUtc="2026-10-09T11:09:00Z">
            <w:r w:rsidRPr="00CC30EB">
              <w:rPr>
                <w:rStyle w:val="Hyperlink"/>
                <w:noProof/>
              </w:rPr>
              <w:lastRenderedPageBreak/>
              <w:fldChar w:fldCharType="begin"/>
            </w:r>
            <w:r w:rsidRPr="00CC30EB">
              <w:rPr>
                <w:rStyle w:val="Hyperlink"/>
                <w:noProof/>
              </w:rPr>
              <w:instrText xml:space="preserve"> </w:instrText>
            </w:r>
            <w:r>
              <w:rPr>
                <w:noProof/>
              </w:rPr>
              <w:instrText>HYPERLINK \l "_Toc242440196"</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Parts List</w:t>
            </w:r>
            <w:r>
              <w:rPr>
                <w:noProof/>
                <w:webHidden/>
              </w:rPr>
              <w:tab/>
            </w:r>
            <w:r>
              <w:rPr>
                <w:noProof/>
                <w:webHidden/>
              </w:rPr>
              <w:fldChar w:fldCharType="begin"/>
            </w:r>
            <w:r>
              <w:rPr>
                <w:noProof/>
                <w:webHidden/>
              </w:rPr>
              <w:instrText xml:space="preserve"> PAGEREF _Toc242440196 \h </w:instrText>
            </w:r>
            <w:r>
              <w:rPr>
                <w:noProof/>
                <w:webHidden/>
              </w:rPr>
            </w:r>
            <w:r>
              <w:rPr>
                <w:noProof/>
                <w:webHidden/>
              </w:rPr>
              <w:fldChar w:fldCharType="separate"/>
            </w:r>
          </w:ins>
          <w:ins w:id="136" w:author="Andrew Instone-Cowie" w:date="2026-10-09T12:10:00Z" w16du:dateUtc="2026-10-09T11:10:00Z">
            <w:r>
              <w:rPr>
                <w:noProof/>
                <w:webHidden/>
              </w:rPr>
              <w:t>24</w:t>
            </w:r>
          </w:ins>
          <w:ins w:id="137" w:author="Andrew Instone-Cowie" w:date="2026-10-09T12:09:00Z" w16du:dateUtc="2026-10-09T11:09:00Z">
            <w:r>
              <w:rPr>
                <w:noProof/>
                <w:webHidden/>
              </w:rPr>
              <w:fldChar w:fldCharType="end"/>
            </w:r>
            <w:r w:rsidRPr="00CC30EB">
              <w:rPr>
                <w:rStyle w:val="Hyperlink"/>
                <w:noProof/>
              </w:rPr>
              <w:fldChar w:fldCharType="end"/>
            </w:r>
          </w:ins>
        </w:p>
        <w:p w14:paraId="348B1774" w14:textId="5084CCD8" w:rsidR="009E448D" w:rsidRDefault="009E448D">
          <w:pPr>
            <w:pStyle w:val="TOC3"/>
            <w:tabs>
              <w:tab w:val="right" w:leader="dot" w:pos="9016"/>
            </w:tabs>
            <w:rPr>
              <w:ins w:id="138" w:author="Andrew Instone-Cowie" w:date="2026-10-09T12:09:00Z" w16du:dateUtc="2026-10-09T11:09:00Z"/>
              <w:noProof/>
              <w:kern w:val="2"/>
              <w:sz w:val="24"/>
              <w:szCs w:val="24"/>
              <w:lang w:val="en-GB" w:eastAsia="en-GB"/>
              <w14:ligatures w14:val="standardContextual"/>
            </w:rPr>
          </w:pPr>
          <w:ins w:id="139"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"_Toc242440197"</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Schematic</w:t>
            </w:r>
            <w:r>
              <w:rPr>
                <w:noProof/>
                <w:webHidden/>
              </w:rPr>
              <w:tab/>
            </w:r>
            <w:r>
              <w:rPr>
                <w:noProof/>
                <w:webHidden/>
              </w:rPr>
              <w:fldChar w:fldCharType="begin"/>
            </w:r>
            <w:r>
              <w:rPr>
                <w:noProof/>
                <w:webHidden/>
              </w:rPr>
              <w:instrText xml:space="preserve"> PAGEREF _Toc242440197 \h </w:instrText>
            </w:r>
            <w:r>
              <w:rPr>
                <w:noProof/>
                <w:webHidden/>
              </w:rPr>
            </w:r>
            <w:r>
              <w:rPr>
                <w:noProof/>
                <w:webHidden/>
              </w:rPr>
              <w:fldChar w:fldCharType="separate"/>
            </w:r>
          </w:ins>
          <w:ins w:id="140" w:author="Andrew Instone-Cowie" w:date="2026-10-09T12:10:00Z" w16du:dateUtc="2026-10-09T11:10:00Z">
            <w:r>
              <w:rPr>
                <w:noProof/>
                <w:webHidden/>
              </w:rPr>
              <w:t>25</w:t>
            </w:r>
          </w:ins>
          <w:ins w:id="141" w:author="Andrew Instone-Cowie" w:date="2026-10-09T12:09:00Z" w16du:dateUtc="2026-10-09T11:09:00Z">
            <w:r>
              <w:rPr>
                <w:noProof/>
                <w:webHidden/>
              </w:rPr>
              <w:fldChar w:fldCharType="end"/>
            </w:r>
            <w:r w:rsidRPr="00CC30EB">
              <w:rPr>
                <w:rStyle w:val="Hyperlink"/>
                <w:noProof/>
              </w:rPr>
              <w:fldChar w:fldCharType="end"/>
            </w:r>
          </w:ins>
        </w:p>
        <w:p w14:paraId="570F9E8C" w14:textId="2937696E" w:rsidR="009E448D" w:rsidRDefault="009E448D">
          <w:pPr>
            <w:pStyle w:val="TOC3"/>
            <w:tabs>
              <w:tab w:val="right" w:leader="dot" w:pos="9016"/>
            </w:tabs>
            <w:rPr>
              <w:ins w:id="142" w:author="Andrew Instone-Cowie" w:date="2026-10-09T12:09:00Z" w16du:dateUtc="2026-10-09T11:09:00Z"/>
              <w:noProof/>
              <w:kern w:val="2"/>
              <w:sz w:val="24"/>
              <w:szCs w:val="24"/>
              <w:lang w:val="en-GB" w:eastAsia="en-GB"/>
              <w14:ligatures w14:val="standardContextual"/>
            </w:rPr>
          </w:pPr>
          <w:ins w:id="143"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"_Toc242440198"</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Parts</w:t>
            </w:r>
            <w:r>
              <w:rPr>
                <w:noProof/>
                <w:webHidden/>
              </w:rPr>
              <w:tab/>
            </w:r>
            <w:r>
              <w:rPr>
                <w:noProof/>
                <w:webHidden/>
              </w:rPr>
              <w:fldChar w:fldCharType="begin"/>
            </w:r>
            <w:r>
              <w:rPr>
                <w:noProof/>
                <w:webHidden/>
              </w:rPr>
              <w:instrText xml:space="preserve"> PAGEREF _Toc242440198 \h </w:instrText>
            </w:r>
            <w:r>
              <w:rPr>
                <w:noProof/>
                <w:webHidden/>
              </w:rPr>
            </w:r>
            <w:r>
              <w:rPr>
                <w:noProof/>
                <w:webHidden/>
              </w:rPr>
              <w:fldChar w:fldCharType="separate"/>
            </w:r>
          </w:ins>
          <w:ins w:id="144" w:author="Andrew Instone-Cowie" w:date="2026-10-09T12:10:00Z" w16du:dateUtc="2026-10-09T11:10:00Z">
            <w:r>
              <w:rPr>
                <w:noProof/>
                <w:webHidden/>
              </w:rPr>
              <w:t>26</w:t>
            </w:r>
          </w:ins>
          <w:ins w:id="145" w:author="Andrew Instone-Cowie" w:date="2026-10-09T12:09:00Z" w16du:dateUtc="2026-10-09T11:09:00Z">
            <w:r>
              <w:rPr>
                <w:noProof/>
                <w:webHidden/>
              </w:rPr>
              <w:fldChar w:fldCharType="end"/>
            </w:r>
            <w:r w:rsidRPr="00CC30EB">
              <w:rPr>
                <w:rStyle w:val="Hyperlink"/>
                <w:noProof/>
              </w:rPr>
              <w:fldChar w:fldCharType="end"/>
            </w:r>
          </w:ins>
        </w:p>
        <w:p w14:paraId="0D423FCC" w14:textId="6869FF52" w:rsidR="009E448D" w:rsidRDefault="009E448D">
          <w:pPr>
            <w:pStyle w:val="TOC3"/>
            <w:tabs>
              <w:tab w:val="right" w:leader="dot" w:pos="9016"/>
            </w:tabs>
            <w:rPr>
              <w:ins w:id="146" w:author="Andrew Instone-Cowie" w:date="2026-10-09T12:09:00Z" w16du:dateUtc="2026-10-09T11:09:00Z"/>
              <w:noProof/>
              <w:kern w:val="2"/>
              <w:sz w:val="24"/>
              <w:szCs w:val="24"/>
              <w:lang w:val="en-GB" w:eastAsia="en-GB"/>
              <w14:ligatures w14:val="standardContextual"/>
            </w:rPr>
          </w:pPr>
          <w:ins w:id="147"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"_Toc242440199"</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Construction</w:t>
            </w:r>
            <w:r>
              <w:rPr>
                <w:noProof/>
                <w:webHidden/>
              </w:rPr>
              <w:tab/>
            </w:r>
            <w:r>
              <w:rPr>
                <w:noProof/>
                <w:webHidden/>
              </w:rPr>
              <w:fldChar w:fldCharType="begin"/>
            </w:r>
            <w:r>
              <w:rPr>
                <w:noProof/>
                <w:webHidden/>
              </w:rPr>
              <w:instrText xml:space="preserve"> PAGEREF _Toc242440199 \h </w:instrText>
            </w:r>
            <w:r>
              <w:rPr>
                <w:noProof/>
                <w:webHidden/>
              </w:rPr>
            </w:r>
            <w:r>
              <w:rPr>
                <w:noProof/>
                <w:webHidden/>
              </w:rPr>
              <w:fldChar w:fldCharType="separate"/>
            </w:r>
          </w:ins>
          <w:ins w:id="148" w:author="Andrew Instone-Cowie" w:date="2026-10-09T12:10:00Z" w16du:dateUtc="2026-10-09T11:10:00Z">
            <w:r>
              <w:rPr>
                <w:noProof/>
                <w:webHidden/>
              </w:rPr>
              <w:t>26</w:t>
            </w:r>
          </w:ins>
          <w:ins w:id="149" w:author="Andrew Instone-Cowie" w:date="2026-10-09T12:09:00Z" w16du:dateUtc="2026-10-09T11:09:00Z">
            <w:r>
              <w:rPr>
                <w:noProof/>
                <w:webHidden/>
              </w:rPr>
              <w:fldChar w:fldCharType="end"/>
            </w:r>
            <w:r w:rsidRPr="00CC30EB">
              <w:rPr>
                <w:rStyle w:val="Hyperlink"/>
                <w:noProof/>
              </w:rPr>
              <w:fldChar w:fldCharType="end"/>
            </w:r>
          </w:ins>
        </w:p>
        <w:p w14:paraId="41962DE8" w14:textId="2D259274" w:rsidR="009E448D" w:rsidRDefault="009E448D">
          <w:pPr>
            <w:pStyle w:val="TOC2"/>
            <w:tabs>
              <w:tab w:val="right" w:leader="dot" w:pos="9016"/>
            </w:tabs>
            <w:rPr>
              <w:ins w:id="150" w:author="Andrew Instone-Cowie" w:date="2026-10-09T12:09:00Z" w16du:dateUtc="2026-10-09T11:09:00Z"/>
              <w:rFonts w:eastAsiaTheme="minorEastAsia"/>
              <w:noProof/>
              <w:kern w:val="2"/>
              <w:sz w:val="24"/>
              <w:szCs w:val="24"/>
              <w:lang w:eastAsia="en-GB"/>
              <w14:ligatures w14:val="standardContextual"/>
            </w:rPr>
          </w:pPr>
          <w:ins w:id="151"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"_Toc242440200"</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Enclosures</w:t>
            </w:r>
            <w:r>
              <w:rPr>
                <w:noProof/>
                <w:webHidden/>
              </w:rPr>
              <w:tab/>
            </w:r>
            <w:r>
              <w:rPr>
                <w:noProof/>
                <w:webHidden/>
              </w:rPr>
              <w:fldChar w:fldCharType="begin"/>
            </w:r>
            <w:r>
              <w:rPr>
                <w:noProof/>
                <w:webHidden/>
              </w:rPr>
              <w:instrText xml:space="preserve"> PAGEREF _Toc242440200 \h </w:instrText>
            </w:r>
            <w:r>
              <w:rPr>
                <w:noProof/>
                <w:webHidden/>
              </w:rPr>
            </w:r>
            <w:r>
              <w:rPr>
                <w:noProof/>
                <w:webHidden/>
              </w:rPr>
              <w:fldChar w:fldCharType="separate"/>
            </w:r>
          </w:ins>
          <w:ins w:id="152" w:author="Andrew Instone-Cowie" w:date="2026-10-09T12:10:00Z" w16du:dateUtc="2026-10-09T11:10:00Z">
            <w:r>
              <w:rPr>
                <w:noProof/>
                <w:webHidden/>
              </w:rPr>
              <w:t>28</w:t>
            </w:r>
          </w:ins>
          <w:ins w:id="153" w:author="Andrew Instone-Cowie" w:date="2026-10-09T12:09:00Z" w16du:dateUtc="2026-10-09T11:09:00Z">
            <w:r>
              <w:rPr>
                <w:noProof/>
                <w:webHidden/>
              </w:rPr>
              <w:fldChar w:fldCharType="end"/>
            </w:r>
            <w:r w:rsidRPr="00CC30EB">
              <w:rPr>
                <w:rStyle w:val="Hyperlink"/>
                <w:noProof/>
              </w:rPr>
              <w:fldChar w:fldCharType="end"/>
            </w:r>
          </w:ins>
        </w:p>
        <w:p w14:paraId="396BEAFC" w14:textId="0CEF1A3E" w:rsidR="009E448D" w:rsidRDefault="009E448D">
          <w:pPr>
            <w:pStyle w:val="TOC3"/>
            <w:tabs>
              <w:tab w:val="right" w:leader="dot" w:pos="9016"/>
            </w:tabs>
            <w:rPr>
              <w:ins w:id="154" w:author="Andrew Instone-Cowie" w:date="2026-10-09T12:09:00Z" w16du:dateUtc="2026-10-09T11:09:00Z"/>
              <w:noProof/>
              <w:kern w:val="2"/>
              <w:sz w:val="24"/>
              <w:szCs w:val="24"/>
              <w:lang w:val="en-GB" w:eastAsia="en-GB"/>
              <w14:ligatures w14:val="standardContextual"/>
            </w:rPr>
          </w:pPr>
          <w:ins w:id="155"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"_Toc242440201"</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Parts List</w:t>
            </w:r>
            <w:r>
              <w:rPr>
                <w:noProof/>
                <w:webHidden/>
              </w:rPr>
              <w:tab/>
            </w:r>
            <w:r>
              <w:rPr>
                <w:noProof/>
                <w:webHidden/>
              </w:rPr>
              <w:fldChar w:fldCharType="begin"/>
            </w:r>
            <w:r>
              <w:rPr>
                <w:noProof/>
                <w:webHidden/>
              </w:rPr>
              <w:instrText xml:space="preserve"> PAGEREF _Toc242440201 \h </w:instrText>
            </w:r>
            <w:r>
              <w:rPr>
                <w:noProof/>
                <w:webHidden/>
              </w:rPr>
            </w:r>
            <w:r>
              <w:rPr>
                <w:noProof/>
                <w:webHidden/>
              </w:rPr>
              <w:fldChar w:fldCharType="separate"/>
            </w:r>
          </w:ins>
          <w:ins w:id="156" w:author="Andrew Instone-Cowie" w:date="2026-10-09T12:10:00Z" w16du:dateUtc="2026-10-09T11:10:00Z">
            <w:r>
              <w:rPr>
                <w:noProof/>
                <w:webHidden/>
              </w:rPr>
              <w:t>28</w:t>
            </w:r>
          </w:ins>
          <w:ins w:id="157" w:author="Andrew Instone-Cowie" w:date="2026-10-09T12:09:00Z" w16du:dateUtc="2026-10-09T11:09:00Z">
            <w:r>
              <w:rPr>
                <w:noProof/>
                <w:webHidden/>
              </w:rPr>
              <w:fldChar w:fldCharType="end"/>
            </w:r>
            <w:r w:rsidRPr="00CC30EB">
              <w:rPr>
                <w:rStyle w:val="Hyperlink"/>
                <w:noProof/>
              </w:rPr>
              <w:fldChar w:fldCharType="end"/>
            </w:r>
          </w:ins>
        </w:p>
        <w:p w14:paraId="7C2286E2" w14:textId="491BC823" w:rsidR="009E448D" w:rsidRDefault="009E448D">
          <w:pPr>
            <w:pStyle w:val="TOC3"/>
            <w:tabs>
              <w:tab w:val="right" w:leader="dot" w:pos="9016"/>
            </w:tabs>
            <w:rPr>
              <w:ins w:id="158" w:author="Andrew Instone-Cowie" w:date="2026-10-09T12:09:00Z" w16du:dateUtc="2026-10-09T11:09:00Z"/>
              <w:noProof/>
              <w:kern w:val="2"/>
              <w:sz w:val="24"/>
              <w:szCs w:val="24"/>
              <w:lang w:val="en-GB" w:eastAsia="en-GB"/>
              <w14:ligatures w14:val="standardContextual"/>
            </w:rPr>
          </w:pPr>
          <w:ins w:id="159"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"_Toc242440202"</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Second PC Module Enclosure</w:t>
            </w:r>
            <w:r>
              <w:rPr>
                <w:noProof/>
                <w:webHidden/>
              </w:rPr>
              <w:tab/>
            </w:r>
            <w:r>
              <w:rPr>
                <w:noProof/>
                <w:webHidden/>
              </w:rPr>
              <w:fldChar w:fldCharType="begin"/>
            </w:r>
            <w:r>
              <w:rPr>
                <w:noProof/>
                <w:webHidden/>
              </w:rPr>
              <w:instrText xml:space="preserve"> PAGEREF _Toc242440202 \h </w:instrText>
            </w:r>
            <w:r>
              <w:rPr>
                <w:noProof/>
                <w:webHidden/>
              </w:rPr>
            </w:r>
            <w:r>
              <w:rPr>
                <w:noProof/>
                <w:webHidden/>
              </w:rPr>
              <w:fldChar w:fldCharType="separate"/>
            </w:r>
          </w:ins>
          <w:ins w:id="160" w:author="Andrew Instone-Cowie" w:date="2026-10-09T12:10:00Z" w16du:dateUtc="2026-10-09T11:10:00Z">
            <w:r>
              <w:rPr>
                <w:noProof/>
                <w:webHidden/>
              </w:rPr>
              <w:t>29</w:t>
            </w:r>
          </w:ins>
          <w:ins w:id="161" w:author="Andrew Instone-Cowie" w:date="2026-10-09T12:09:00Z" w16du:dateUtc="2026-10-09T11:09:00Z">
            <w:r>
              <w:rPr>
                <w:noProof/>
                <w:webHidden/>
              </w:rPr>
              <w:fldChar w:fldCharType="end"/>
            </w:r>
            <w:r w:rsidRPr="00CC30EB">
              <w:rPr>
                <w:rStyle w:val="Hyperlink"/>
                <w:noProof/>
              </w:rPr>
              <w:fldChar w:fldCharType="end"/>
            </w:r>
          </w:ins>
        </w:p>
        <w:p w14:paraId="539D74ED" w14:textId="43CDC176" w:rsidR="009E448D" w:rsidRDefault="009E448D">
          <w:pPr>
            <w:pStyle w:val="TOC3"/>
            <w:tabs>
              <w:tab w:val="right" w:leader="dot" w:pos="9016"/>
            </w:tabs>
            <w:rPr>
              <w:ins w:id="162" w:author="Andrew Instone-Cowie" w:date="2026-10-09T12:09:00Z" w16du:dateUtc="2026-10-09T11:09:00Z"/>
              <w:noProof/>
              <w:kern w:val="2"/>
              <w:sz w:val="24"/>
              <w:szCs w:val="24"/>
              <w:lang w:val="en-GB" w:eastAsia="en-GB"/>
              <w14:ligatures w14:val="standardContextual"/>
            </w:rPr>
          </w:pPr>
          <w:ins w:id="163"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"_Toc242440203"</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D Sub Serial Connector Alternative Drilling</w:t>
            </w:r>
            <w:r>
              <w:rPr>
                <w:noProof/>
                <w:webHidden/>
              </w:rPr>
              <w:tab/>
            </w:r>
            <w:r>
              <w:rPr>
                <w:noProof/>
                <w:webHidden/>
              </w:rPr>
              <w:fldChar w:fldCharType="begin"/>
            </w:r>
            <w:r>
              <w:rPr>
                <w:noProof/>
                <w:webHidden/>
              </w:rPr>
              <w:instrText xml:space="preserve"> PAGEREF _Toc242440203 \h </w:instrText>
            </w:r>
            <w:r>
              <w:rPr>
                <w:noProof/>
                <w:webHidden/>
              </w:rPr>
            </w:r>
            <w:r>
              <w:rPr>
                <w:noProof/>
                <w:webHidden/>
              </w:rPr>
              <w:fldChar w:fldCharType="separate"/>
            </w:r>
          </w:ins>
          <w:ins w:id="164" w:author="Andrew Instone-Cowie" w:date="2026-10-09T12:10:00Z" w16du:dateUtc="2026-10-09T11:10:00Z">
            <w:r>
              <w:rPr>
                <w:noProof/>
                <w:webHidden/>
              </w:rPr>
              <w:t>30</w:t>
            </w:r>
          </w:ins>
          <w:ins w:id="165" w:author="Andrew Instone-Cowie" w:date="2026-10-09T12:09:00Z" w16du:dateUtc="2026-10-09T11:09:00Z">
            <w:r>
              <w:rPr>
                <w:noProof/>
                <w:webHidden/>
              </w:rPr>
              <w:fldChar w:fldCharType="end"/>
            </w:r>
            <w:r w:rsidRPr="00CC30EB">
              <w:rPr>
                <w:rStyle w:val="Hyperlink"/>
                <w:noProof/>
              </w:rPr>
              <w:fldChar w:fldCharType="end"/>
            </w:r>
          </w:ins>
        </w:p>
        <w:p w14:paraId="5A9B866E" w14:textId="21C093AF" w:rsidR="009E448D" w:rsidRDefault="009E448D">
          <w:pPr>
            <w:pStyle w:val="TOC3"/>
            <w:tabs>
              <w:tab w:val="right" w:leader="dot" w:pos="9016"/>
            </w:tabs>
            <w:rPr>
              <w:ins w:id="166" w:author="Andrew Instone-Cowie" w:date="2026-10-09T12:09:00Z" w16du:dateUtc="2026-10-09T11:09:00Z"/>
              <w:noProof/>
              <w:kern w:val="2"/>
              <w:sz w:val="24"/>
              <w:szCs w:val="24"/>
              <w:lang w:val="en-GB" w:eastAsia="en-GB"/>
              <w14:ligatures w14:val="standardContextual"/>
            </w:rPr>
          </w:pPr>
          <w:ins w:id="167"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"_Toc242440204"</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Basic Serial Splitter Enclosure</w:t>
            </w:r>
            <w:r>
              <w:rPr>
                <w:noProof/>
                <w:webHidden/>
              </w:rPr>
              <w:tab/>
            </w:r>
            <w:r>
              <w:rPr>
                <w:noProof/>
                <w:webHidden/>
              </w:rPr>
              <w:fldChar w:fldCharType="begin"/>
            </w:r>
            <w:r>
              <w:rPr>
                <w:noProof/>
                <w:webHidden/>
              </w:rPr>
              <w:instrText xml:space="preserve"> PAGEREF _Toc242440204 \h </w:instrText>
            </w:r>
            <w:r>
              <w:rPr>
                <w:noProof/>
                <w:webHidden/>
              </w:rPr>
            </w:r>
            <w:r>
              <w:rPr>
                <w:noProof/>
                <w:webHidden/>
              </w:rPr>
              <w:fldChar w:fldCharType="separate"/>
            </w:r>
          </w:ins>
          <w:ins w:id="168" w:author="Andrew Instone-Cowie" w:date="2026-10-09T12:10:00Z" w16du:dateUtc="2026-10-09T11:10:00Z">
            <w:r>
              <w:rPr>
                <w:noProof/>
                <w:webHidden/>
              </w:rPr>
              <w:t>31</w:t>
            </w:r>
          </w:ins>
          <w:ins w:id="169" w:author="Andrew Instone-Cowie" w:date="2026-10-09T12:09:00Z" w16du:dateUtc="2026-10-09T11:09:00Z">
            <w:r>
              <w:rPr>
                <w:noProof/>
                <w:webHidden/>
              </w:rPr>
              <w:fldChar w:fldCharType="end"/>
            </w:r>
            <w:r w:rsidRPr="00CC30EB">
              <w:rPr>
                <w:rStyle w:val="Hyperlink"/>
                <w:noProof/>
              </w:rPr>
              <w:fldChar w:fldCharType="end"/>
            </w:r>
          </w:ins>
        </w:p>
        <w:p w14:paraId="1B811E1A" w14:textId="1D5F9741" w:rsidR="009E448D" w:rsidRDefault="009E448D">
          <w:pPr>
            <w:pStyle w:val="TOC3"/>
            <w:tabs>
              <w:tab w:val="right" w:leader="dot" w:pos="9016"/>
            </w:tabs>
            <w:rPr>
              <w:ins w:id="170" w:author="Andrew Instone-Cowie" w:date="2026-10-09T12:09:00Z" w16du:dateUtc="2026-10-09T11:09:00Z"/>
              <w:noProof/>
              <w:kern w:val="2"/>
              <w:sz w:val="24"/>
              <w:szCs w:val="24"/>
              <w:lang w:val="en-GB" w:eastAsia="en-GB"/>
              <w14:ligatures w14:val="standardContextual"/>
            </w:rPr>
          </w:pPr>
          <w:ins w:id="171"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"_Toc242440205"</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PCB Mounting Hardware</w:t>
            </w:r>
            <w:r>
              <w:rPr>
                <w:noProof/>
                <w:webHidden/>
              </w:rPr>
              <w:tab/>
            </w:r>
            <w:r>
              <w:rPr>
                <w:noProof/>
                <w:webHidden/>
              </w:rPr>
              <w:fldChar w:fldCharType="begin"/>
            </w:r>
            <w:r>
              <w:rPr>
                <w:noProof/>
                <w:webHidden/>
              </w:rPr>
              <w:instrText xml:space="preserve"> PAGEREF _Toc242440205 \h </w:instrText>
            </w:r>
            <w:r>
              <w:rPr>
                <w:noProof/>
                <w:webHidden/>
              </w:rPr>
            </w:r>
            <w:r>
              <w:rPr>
                <w:noProof/>
                <w:webHidden/>
              </w:rPr>
              <w:fldChar w:fldCharType="separate"/>
            </w:r>
          </w:ins>
          <w:ins w:id="172" w:author="Andrew Instone-Cowie" w:date="2026-10-09T12:10:00Z" w16du:dateUtc="2026-10-09T11:10:00Z">
            <w:r>
              <w:rPr>
                <w:noProof/>
                <w:webHidden/>
              </w:rPr>
              <w:t>32</w:t>
            </w:r>
          </w:ins>
          <w:ins w:id="173" w:author="Andrew Instone-Cowie" w:date="2026-10-09T12:09:00Z" w16du:dateUtc="2026-10-09T11:09:00Z">
            <w:r>
              <w:rPr>
                <w:noProof/>
                <w:webHidden/>
              </w:rPr>
              <w:fldChar w:fldCharType="end"/>
            </w:r>
            <w:r w:rsidRPr="00CC30EB">
              <w:rPr>
                <w:rStyle w:val="Hyperlink"/>
                <w:noProof/>
              </w:rPr>
              <w:fldChar w:fldCharType="end"/>
            </w:r>
          </w:ins>
        </w:p>
        <w:p w14:paraId="436C93C0" w14:textId="1382D4A6" w:rsidR="009E448D" w:rsidRDefault="009E448D">
          <w:pPr>
            <w:pStyle w:val="TOC2"/>
            <w:tabs>
              <w:tab w:val="right" w:leader="dot" w:pos="9016"/>
            </w:tabs>
            <w:rPr>
              <w:ins w:id="174" w:author="Andrew Instone-Cowie" w:date="2026-10-09T12:09:00Z" w16du:dateUtc="2026-10-09T11:09:00Z"/>
              <w:rFonts w:eastAsiaTheme="minorEastAsia"/>
              <w:noProof/>
              <w:kern w:val="2"/>
              <w:sz w:val="24"/>
              <w:szCs w:val="24"/>
              <w:lang w:eastAsia="en-GB"/>
              <w14:ligatures w14:val="standardContextual"/>
            </w:rPr>
          </w:pPr>
          <w:ins w:id="175"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"_Toc242440206"</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Completed Assemblies</w:t>
            </w:r>
            <w:r>
              <w:rPr>
                <w:noProof/>
                <w:webHidden/>
              </w:rPr>
              <w:tab/>
            </w:r>
            <w:r>
              <w:rPr>
                <w:noProof/>
                <w:webHidden/>
              </w:rPr>
              <w:fldChar w:fldCharType="begin"/>
            </w:r>
            <w:r>
              <w:rPr>
                <w:noProof/>
                <w:webHidden/>
              </w:rPr>
              <w:instrText xml:space="preserve"> PAGEREF _Toc242440206 \h </w:instrText>
            </w:r>
            <w:r>
              <w:rPr>
                <w:noProof/>
                <w:webHidden/>
              </w:rPr>
            </w:r>
            <w:r>
              <w:rPr>
                <w:noProof/>
                <w:webHidden/>
              </w:rPr>
              <w:fldChar w:fldCharType="separate"/>
            </w:r>
          </w:ins>
          <w:ins w:id="176" w:author="Andrew Instone-Cowie" w:date="2026-10-09T12:10:00Z" w16du:dateUtc="2026-10-09T11:10:00Z">
            <w:r>
              <w:rPr>
                <w:noProof/>
                <w:webHidden/>
              </w:rPr>
              <w:t>34</w:t>
            </w:r>
          </w:ins>
          <w:ins w:id="177" w:author="Andrew Instone-Cowie" w:date="2026-10-09T12:09:00Z" w16du:dateUtc="2026-10-09T11:09:00Z">
            <w:r>
              <w:rPr>
                <w:noProof/>
                <w:webHidden/>
              </w:rPr>
              <w:fldChar w:fldCharType="end"/>
            </w:r>
            <w:r w:rsidRPr="00CC30EB">
              <w:rPr>
                <w:rStyle w:val="Hyperlink"/>
                <w:noProof/>
              </w:rPr>
              <w:fldChar w:fldCharType="end"/>
            </w:r>
          </w:ins>
        </w:p>
        <w:p w14:paraId="376D1174" w14:textId="22F901A3" w:rsidR="009E448D" w:rsidRDefault="009E448D">
          <w:pPr>
            <w:pStyle w:val="TOC3"/>
            <w:tabs>
              <w:tab w:val="right" w:leader="dot" w:pos="9016"/>
            </w:tabs>
            <w:rPr>
              <w:ins w:id="178" w:author="Andrew Instone-Cowie" w:date="2026-10-09T12:09:00Z" w16du:dateUtc="2026-10-09T11:09:00Z"/>
              <w:noProof/>
              <w:kern w:val="2"/>
              <w:sz w:val="24"/>
              <w:szCs w:val="24"/>
              <w:lang w:val="en-GB" w:eastAsia="en-GB"/>
              <w14:ligatures w14:val="standardContextual"/>
            </w:rPr>
          </w:pPr>
          <w:ins w:id="179"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"_Toc242440207"</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Second PC Module</w:t>
            </w:r>
            <w:r>
              <w:rPr>
                <w:noProof/>
                <w:webHidden/>
              </w:rPr>
              <w:tab/>
            </w:r>
            <w:r>
              <w:rPr>
                <w:noProof/>
                <w:webHidden/>
              </w:rPr>
              <w:fldChar w:fldCharType="begin"/>
            </w:r>
            <w:r>
              <w:rPr>
                <w:noProof/>
                <w:webHidden/>
              </w:rPr>
              <w:instrText xml:space="preserve"> PAGEREF _Toc242440207 \h </w:instrText>
            </w:r>
            <w:r>
              <w:rPr>
                <w:noProof/>
                <w:webHidden/>
              </w:rPr>
            </w:r>
            <w:r>
              <w:rPr>
                <w:noProof/>
                <w:webHidden/>
              </w:rPr>
              <w:fldChar w:fldCharType="separate"/>
            </w:r>
          </w:ins>
          <w:ins w:id="180" w:author="Andrew Instone-Cowie" w:date="2026-10-09T12:10:00Z" w16du:dateUtc="2026-10-09T11:10:00Z">
            <w:r>
              <w:rPr>
                <w:noProof/>
                <w:webHidden/>
              </w:rPr>
              <w:t>34</w:t>
            </w:r>
          </w:ins>
          <w:ins w:id="181" w:author="Andrew Instone-Cowie" w:date="2026-10-09T12:09:00Z" w16du:dateUtc="2026-10-09T11:09:00Z">
            <w:r>
              <w:rPr>
                <w:noProof/>
                <w:webHidden/>
              </w:rPr>
              <w:fldChar w:fldCharType="end"/>
            </w:r>
            <w:r w:rsidRPr="00CC30EB">
              <w:rPr>
                <w:rStyle w:val="Hyperlink"/>
                <w:noProof/>
              </w:rPr>
              <w:fldChar w:fldCharType="end"/>
            </w:r>
          </w:ins>
        </w:p>
        <w:p w14:paraId="6E436DC6" w14:textId="0696EA79" w:rsidR="009E448D" w:rsidRDefault="009E448D">
          <w:pPr>
            <w:pStyle w:val="TOC3"/>
            <w:tabs>
              <w:tab w:val="right" w:leader="dot" w:pos="9016"/>
            </w:tabs>
            <w:rPr>
              <w:ins w:id="182" w:author="Andrew Instone-Cowie" w:date="2026-10-09T12:09:00Z" w16du:dateUtc="2026-10-09T11:09:00Z"/>
              <w:noProof/>
              <w:kern w:val="2"/>
              <w:sz w:val="24"/>
              <w:szCs w:val="24"/>
              <w:lang w:val="en-GB" w:eastAsia="en-GB"/>
              <w14:ligatures w14:val="standardContextual"/>
            </w:rPr>
          </w:pPr>
          <w:ins w:id="183"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"_Toc242440208"</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Basic Serial Splitter Module</w:t>
            </w:r>
            <w:r>
              <w:rPr>
                <w:noProof/>
                <w:webHidden/>
              </w:rPr>
              <w:tab/>
            </w:r>
            <w:r>
              <w:rPr>
                <w:noProof/>
                <w:webHidden/>
              </w:rPr>
              <w:fldChar w:fldCharType="begin"/>
            </w:r>
            <w:r>
              <w:rPr>
                <w:noProof/>
                <w:webHidden/>
              </w:rPr>
              <w:instrText xml:space="preserve"> PAGEREF _Toc242440208 \h </w:instrText>
            </w:r>
            <w:r>
              <w:rPr>
                <w:noProof/>
                <w:webHidden/>
              </w:rPr>
            </w:r>
            <w:r>
              <w:rPr>
                <w:noProof/>
                <w:webHidden/>
              </w:rPr>
              <w:fldChar w:fldCharType="separate"/>
            </w:r>
          </w:ins>
          <w:ins w:id="184" w:author="Andrew Instone-Cowie" w:date="2026-10-09T12:10:00Z" w16du:dateUtc="2026-10-09T11:10:00Z">
            <w:r>
              <w:rPr>
                <w:noProof/>
                <w:webHidden/>
              </w:rPr>
              <w:t>34</w:t>
            </w:r>
          </w:ins>
          <w:ins w:id="185" w:author="Andrew Instone-Cowie" w:date="2026-10-09T12:09:00Z" w16du:dateUtc="2026-10-09T11:09:00Z">
            <w:r>
              <w:rPr>
                <w:noProof/>
                <w:webHidden/>
              </w:rPr>
              <w:fldChar w:fldCharType="end"/>
            </w:r>
            <w:r w:rsidRPr="00CC30EB">
              <w:rPr>
                <w:rStyle w:val="Hyperlink"/>
                <w:noProof/>
              </w:rPr>
              <w:fldChar w:fldCharType="end"/>
            </w:r>
          </w:ins>
        </w:p>
        <w:p w14:paraId="2BD72E95" w14:textId="37E37B57" w:rsidR="009E448D" w:rsidRDefault="009E448D">
          <w:pPr>
            <w:pStyle w:val="TOC2"/>
            <w:tabs>
              <w:tab w:val="right" w:leader="dot" w:pos="9016"/>
            </w:tabs>
            <w:rPr>
              <w:ins w:id="186" w:author="Andrew Instone-Cowie" w:date="2026-10-09T12:09:00Z" w16du:dateUtc="2026-10-09T11:09:00Z"/>
              <w:rFonts w:eastAsiaTheme="minorEastAsia"/>
              <w:noProof/>
              <w:kern w:val="2"/>
              <w:sz w:val="24"/>
              <w:szCs w:val="24"/>
              <w:lang w:eastAsia="en-GB"/>
              <w14:ligatures w14:val="standardContextual"/>
            </w:rPr>
          </w:pPr>
          <w:ins w:id="187"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"_Toc242440209"</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Cabling</w:t>
            </w:r>
            <w:r>
              <w:rPr>
                <w:noProof/>
                <w:webHidden/>
              </w:rPr>
              <w:tab/>
            </w:r>
            <w:r>
              <w:rPr>
                <w:noProof/>
                <w:webHidden/>
              </w:rPr>
              <w:fldChar w:fldCharType="begin"/>
            </w:r>
            <w:r>
              <w:rPr>
                <w:noProof/>
                <w:webHidden/>
              </w:rPr>
              <w:instrText xml:space="preserve"> PAGEREF _Toc242440209 \h </w:instrText>
            </w:r>
            <w:r>
              <w:rPr>
                <w:noProof/>
                <w:webHidden/>
              </w:rPr>
            </w:r>
            <w:r>
              <w:rPr>
                <w:noProof/>
                <w:webHidden/>
              </w:rPr>
              <w:fldChar w:fldCharType="separate"/>
            </w:r>
          </w:ins>
          <w:ins w:id="188" w:author="Andrew Instone-Cowie" w:date="2026-10-09T12:10:00Z" w16du:dateUtc="2026-10-09T11:10:00Z">
            <w:r>
              <w:rPr>
                <w:noProof/>
                <w:webHidden/>
              </w:rPr>
              <w:t>36</w:t>
            </w:r>
          </w:ins>
          <w:ins w:id="189" w:author="Andrew Instone-Cowie" w:date="2026-10-09T12:09:00Z" w16du:dateUtc="2026-10-09T11:09:00Z">
            <w:r>
              <w:rPr>
                <w:noProof/>
                <w:webHidden/>
              </w:rPr>
              <w:fldChar w:fldCharType="end"/>
            </w:r>
            <w:r w:rsidRPr="00CC30EB">
              <w:rPr>
                <w:rStyle w:val="Hyperlink"/>
                <w:noProof/>
              </w:rPr>
              <w:fldChar w:fldCharType="end"/>
            </w:r>
          </w:ins>
        </w:p>
        <w:p w14:paraId="7922C219" w14:textId="61ADC796" w:rsidR="009E448D" w:rsidRDefault="009E448D">
          <w:pPr>
            <w:pStyle w:val="TOC3"/>
            <w:tabs>
              <w:tab w:val="right" w:leader="dot" w:pos="9016"/>
            </w:tabs>
            <w:rPr>
              <w:ins w:id="190" w:author="Andrew Instone-Cowie" w:date="2026-10-09T12:09:00Z" w16du:dateUtc="2026-10-09T11:09:00Z"/>
              <w:noProof/>
              <w:kern w:val="2"/>
              <w:sz w:val="24"/>
              <w:szCs w:val="24"/>
              <w:lang w:val="en-GB" w:eastAsia="en-GB"/>
              <w14:ligatures w14:val="standardContextual"/>
            </w:rPr>
          </w:pPr>
          <w:ins w:id="191"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"_Toc242440210"</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Second PC Module</w:t>
            </w:r>
            <w:r>
              <w:rPr>
                <w:noProof/>
                <w:webHidden/>
              </w:rPr>
              <w:tab/>
            </w:r>
            <w:r>
              <w:rPr>
                <w:noProof/>
                <w:webHidden/>
              </w:rPr>
              <w:fldChar w:fldCharType="begin"/>
            </w:r>
            <w:r>
              <w:rPr>
                <w:noProof/>
                <w:webHidden/>
              </w:rPr>
              <w:instrText xml:space="preserve"> PAGEREF _Toc242440210 \h </w:instrText>
            </w:r>
            <w:r>
              <w:rPr>
                <w:noProof/>
                <w:webHidden/>
              </w:rPr>
            </w:r>
            <w:r>
              <w:rPr>
                <w:noProof/>
                <w:webHidden/>
              </w:rPr>
              <w:fldChar w:fldCharType="separate"/>
            </w:r>
          </w:ins>
          <w:ins w:id="192" w:author="Andrew Instone-Cowie" w:date="2026-10-09T12:10:00Z" w16du:dateUtc="2026-10-09T11:10:00Z">
            <w:r>
              <w:rPr>
                <w:noProof/>
                <w:webHidden/>
              </w:rPr>
              <w:t>36</w:t>
            </w:r>
          </w:ins>
          <w:ins w:id="193" w:author="Andrew Instone-Cowie" w:date="2026-10-09T12:09:00Z" w16du:dateUtc="2026-10-09T11:09:00Z">
            <w:r>
              <w:rPr>
                <w:noProof/>
                <w:webHidden/>
              </w:rPr>
              <w:fldChar w:fldCharType="end"/>
            </w:r>
            <w:r w:rsidRPr="00CC30EB">
              <w:rPr>
                <w:rStyle w:val="Hyperlink"/>
                <w:noProof/>
              </w:rPr>
              <w:fldChar w:fldCharType="end"/>
            </w:r>
          </w:ins>
        </w:p>
        <w:p w14:paraId="457D2D39" w14:textId="2FABA48C" w:rsidR="009E448D" w:rsidRDefault="009E448D">
          <w:pPr>
            <w:pStyle w:val="TOC3"/>
            <w:tabs>
              <w:tab w:val="right" w:leader="dot" w:pos="9016"/>
            </w:tabs>
            <w:rPr>
              <w:ins w:id="194" w:author="Andrew Instone-Cowie" w:date="2026-10-09T12:09:00Z" w16du:dateUtc="2026-10-09T11:09:00Z"/>
              <w:noProof/>
              <w:kern w:val="2"/>
              <w:sz w:val="24"/>
              <w:szCs w:val="24"/>
              <w:lang w:val="en-GB" w:eastAsia="en-GB"/>
              <w14:ligatures w14:val="standardContextual"/>
            </w:rPr>
          </w:pPr>
          <w:ins w:id="195"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"_Toc242440211"</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Basic Serial Splitter Module</w:t>
            </w:r>
            <w:r>
              <w:rPr>
                <w:noProof/>
                <w:webHidden/>
              </w:rPr>
              <w:tab/>
            </w:r>
            <w:r>
              <w:rPr>
                <w:noProof/>
                <w:webHidden/>
              </w:rPr>
              <w:fldChar w:fldCharType="begin"/>
            </w:r>
            <w:r>
              <w:rPr>
                <w:noProof/>
                <w:webHidden/>
              </w:rPr>
              <w:instrText xml:space="preserve"> PAGEREF _Toc242440211 \h </w:instrText>
            </w:r>
            <w:r>
              <w:rPr>
                <w:noProof/>
                <w:webHidden/>
              </w:rPr>
            </w:r>
            <w:r>
              <w:rPr>
                <w:noProof/>
                <w:webHidden/>
              </w:rPr>
              <w:fldChar w:fldCharType="separate"/>
            </w:r>
          </w:ins>
          <w:ins w:id="196" w:author="Andrew Instone-Cowie" w:date="2026-10-09T12:10:00Z" w16du:dateUtc="2026-10-09T11:10:00Z">
            <w:r>
              <w:rPr>
                <w:noProof/>
                <w:webHidden/>
              </w:rPr>
              <w:t>36</w:t>
            </w:r>
          </w:ins>
          <w:ins w:id="197" w:author="Andrew Instone-Cowie" w:date="2026-10-09T12:09:00Z" w16du:dateUtc="2026-10-09T11:09:00Z">
            <w:r>
              <w:rPr>
                <w:noProof/>
                <w:webHidden/>
              </w:rPr>
              <w:fldChar w:fldCharType="end"/>
            </w:r>
            <w:r w:rsidRPr="00CC30EB">
              <w:rPr>
                <w:rStyle w:val="Hyperlink"/>
                <w:noProof/>
              </w:rPr>
              <w:fldChar w:fldCharType="end"/>
            </w:r>
          </w:ins>
        </w:p>
        <w:p w14:paraId="6E3CAC29" w14:textId="7B7CC6D2" w:rsidR="009E448D" w:rsidRDefault="009E448D">
          <w:pPr>
            <w:pStyle w:val="TOC1"/>
            <w:tabs>
              <w:tab w:val="right" w:leader="dot" w:pos="9016"/>
            </w:tabs>
            <w:rPr>
              <w:ins w:id="198" w:author="Andrew Instone-Cowie" w:date="2026-10-09T12:09:00Z" w16du:dateUtc="2026-10-09T11:09:00Z"/>
              <w:rFonts w:eastAsiaTheme="minorEastAsia"/>
              <w:noProof/>
              <w:kern w:val="2"/>
              <w:sz w:val="24"/>
              <w:szCs w:val="24"/>
              <w:lang w:eastAsia="en-GB"/>
              <w14:ligatures w14:val="standardContextual"/>
            </w:rPr>
          </w:pPr>
          <w:ins w:id="199"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"_Toc242440212"</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Appendix: Older Interface Boards</w:t>
            </w:r>
            <w:r>
              <w:rPr>
                <w:noProof/>
                <w:webHidden/>
              </w:rPr>
              <w:tab/>
            </w:r>
            <w:r>
              <w:rPr>
                <w:noProof/>
                <w:webHidden/>
              </w:rPr>
              <w:fldChar w:fldCharType="begin"/>
            </w:r>
            <w:r>
              <w:rPr>
                <w:noProof/>
                <w:webHidden/>
              </w:rPr>
              <w:instrText xml:space="preserve"> PAGEREF _Toc242440212 \h </w:instrText>
            </w:r>
            <w:r>
              <w:rPr>
                <w:noProof/>
                <w:webHidden/>
              </w:rPr>
            </w:r>
            <w:r>
              <w:rPr>
                <w:noProof/>
                <w:webHidden/>
              </w:rPr>
              <w:fldChar w:fldCharType="separate"/>
            </w:r>
          </w:ins>
          <w:ins w:id="200" w:author="Andrew Instone-Cowie" w:date="2026-10-09T12:10:00Z" w16du:dateUtc="2026-10-09T11:10:00Z">
            <w:r>
              <w:rPr>
                <w:noProof/>
                <w:webHidden/>
              </w:rPr>
              <w:t>37</w:t>
            </w:r>
          </w:ins>
          <w:ins w:id="201" w:author="Andrew Instone-Cowie" w:date="2026-10-09T12:09:00Z" w16du:dateUtc="2026-10-09T11:09:00Z">
            <w:r>
              <w:rPr>
                <w:noProof/>
                <w:webHidden/>
              </w:rPr>
              <w:fldChar w:fldCharType="end"/>
            </w:r>
            <w:r w:rsidRPr="00CC30EB">
              <w:rPr>
                <w:rStyle w:val="Hyperlink"/>
                <w:noProof/>
              </w:rPr>
              <w:fldChar w:fldCharType="end"/>
            </w:r>
          </w:ins>
        </w:p>
        <w:p w14:paraId="28A59389" w14:textId="5F70D636" w:rsidR="009E448D" w:rsidRDefault="009E448D">
          <w:pPr>
            <w:pStyle w:val="TOC1"/>
            <w:tabs>
              <w:tab w:val="right" w:leader="dot" w:pos="9016"/>
            </w:tabs>
            <w:rPr>
              <w:ins w:id="202" w:author="Andrew Instone-Cowie" w:date="2026-10-09T12:09:00Z" w16du:dateUtc="2026-10-09T11:09:00Z"/>
              <w:rFonts w:eastAsiaTheme="minorEastAsia"/>
              <w:noProof/>
              <w:kern w:val="2"/>
              <w:sz w:val="24"/>
              <w:szCs w:val="24"/>
              <w:lang w:eastAsia="en-GB"/>
              <w14:ligatures w14:val="standardContextual"/>
            </w:rPr>
          </w:pPr>
          <w:ins w:id="203"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"_Toc242440213"</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Appendix: Configuring the Interface</w:t>
            </w:r>
            <w:r>
              <w:rPr>
                <w:noProof/>
                <w:webHidden/>
              </w:rPr>
              <w:tab/>
            </w:r>
            <w:r>
              <w:rPr>
                <w:noProof/>
                <w:webHidden/>
              </w:rPr>
              <w:fldChar w:fldCharType="begin"/>
            </w:r>
            <w:r>
              <w:rPr>
                <w:noProof/>
                <w:webHidden/>
              </w:rPr>
              <w:instrText xml:space="preserve"> PAGEREF _Toc242440213 \h </w:instrText>
            </w:r>
            <w:r>
              <w:rPr>
                <w:noProof/>
                <w:webHidden/>
              </w:rPr>
            </w:r>
            <w:r>
              <w:rPr>
                <w:noProof/>
                <w:webHidden/>
              </w:rPr>
              <w:fldChar w:fldCharType="separate"/>
            </w:r>
          </w:ins>
          <w:ins w:id="204" w:author="Andrew Instone-Cowie" w:date="2026-10-09T12:10:00Z" w16du:dateUtc="2026-10-09T11:10:00Z">
            <w:r>
              <w:rPr>
                <w:noProof/>
                <w:webHidden/>
              </w:rPr>
              <w:t>38</w:t>
            </w:r>
          </w:ins>
          <w:ins w:id="205" w:author="Andrew Instone-Cowie" w:date="2026-10-09T12:09:00Z" w16du:dateUtc="2026-10-09T11:09:00Z">
            <w:r>
              <w:rPr>
                <w:noProof/>
                <w:webHidden/>
              </w:rPr>
              <w:fldChar w:fldCharType="end"/>
            </w:r>
            <w:r w:rsidRPr="00CC30EB">
              <w:rPr>
                <w:rStyle w:val="Hyperlink"/>
                <w:noProof/>
              </w:rPr>
              <w:fldChar w:fldCharType="end"/>
            </w:r>
          </w:ins>
        </w:p>
        <w:p w14:paraId="7319C54F" w14:textId="7726D560" w:rsidR="009E448D" w:rsidRDefault="009E448D">
          <w:pPr>
            <w:pStyle w:val="TOC1"/>
            <w:tabs>
              <w:tab w:val="right" w:leader="dot" w:pos="9016"/>
            </w:tabs>
            <w:rPr>
              <w:ins w:id="206" w:author="Andrew Instone-Cowie" w:date="2026-10-09T12:09:00Z" w16du:dateUtc="2026-10-09T11:09:00Z"/>
              <w:rFonts w:eastAsiaTheme="minorEastAsia"/>
              <w:noProof/>
              <w:kern w:val="2"/>
              <w:sz w:val="24"/>
              <w:szCs w:val="24"/>
              <w:lang w:eastAsia="en-GB"/>
              <w14:ligatures w14:val="standardContextual"/>
            </w:rPr>
          </w:pPr>
          <w:ins w:id="207"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"_Toc242440214"</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Licensing &amp; Disclaimers</w:t>
            </w:r>
            <w:r>
              <w:rPr>
                <w:noProof/>
                <w:webHidden/>
              </w:rPr>
              <w:tab/>
            </w:r>
            <w:r>
              <w:rPr>
                <w:noProof/>
                <w:webHidden/>
              </w:rPr>
              <w:fldChar w:fldCharType="begin"/>
            </w:r>
            <w:r>
              <w:rPr>
                <w:noProof/>
                <w:webHidden/>
              </w:rPr>
              <w:instrText xml:space="preserve"> PAGEREF _Toc242440214 \h </w:instrText>
            </w:r>
            <w:r>
              <w:rPr>
                <w:noProof/>
                <w:webHidden/>
              </w:rPr>
            </w:r>
            <w:r>
              <w:rPr>
                <w:noProof/>
                <w:webHidden/>
              </w:rPr>
              <w:fldChar w:fldCharType="separate"/>
            </w:r>
          </w:ins>
          <w:ins w:id="208" w:author="Andrew Instone-Cowie" w:date="2026-10-09T12:10:00Z" w16du:dateUtc="2026-10-09T11:10:00Z">
            <w:r>
              <w:rPr>
                <w:noProof/>
                <w:webHidden/>
              </w:rPr>
              <w:t>39</w:t>
            </w:r>
          </w:ins>
          <w:ins w:id="209" w:author="Andrew Instone-Cowie" w:date="2026-10-09T12:09:00Z" w16du:dateUtc="2026-10-09T11:09:00Z">
            <w:r>
              <w:rPr>
                <w:noProof/>
                <w:webHidden/>
              </w:rPr>
              <w:fldChar w:fldCharType="end"/>
            </w:r>
            <w:r w:rsidRPr="00CC30EB">
              <w:rPr>
                <w:rStyle w:val="Hyperlink"/>
                <w:noProof/>
              </w:rPr>
              <w:fldChar w:fldCharType="end"/>
            </w:r>
          </w:ins>
        </w:p>
        <w:p w14:paraId="3EB36009" w14:textId="29BAB645" w:rsidR="009E448D" w:rsidRDefault="009E448D">
          <w:pPr>
            <w:pStyle w:val="TOC2"/>
            <w:tabs>
              <w:tab w:val="right" w:leader="dot" w:pos="9016"/>
            </w:tabs>
            <w:rPr>
              <w:ins w:id="210" w:author="Andrew Instone-Cowie" w:date="2026-10-09T12:09:00Z" w16du:dateUtc="2026-10-09T11:09:00Z"/>
              <w:rFonts w:eastAsiaTheme="minorEastAsia"/>
              <w:noProof/>
              <w:kern w:val="2"/>
              <w:sz w:val="24"/>
              <w:szCs w:val="24"/>
              <w:lang w:eastAsia="en-GB"/>
              <w14:ligatures w14:val="standardContextual"/>
            </w:rPr>
          </w:pPr>
          <w:ins w:id="211"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"_Toc242440215"</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Documentation</w:t>
            </w:r>
            <w:r>
              <w:rPr>
                <w:noProof/>
                <w:webHidden/>
              </w:rPr>
              <w:tab/>
            </w:r>
            <w:r>
              <w:rPr>
                <w:noProof/>
                <w:webHidden/>
              </w:rPr>
              <w:fldChar w:fldCharType="begin"/>
            </w:r>
            <w:r>
              <w:rPr>
                <w:noProof/>
                <w:webHidden/>
              </w:rPr>
              <w:instrText xml:space="preserve"> PAGEREF _Toc242440215 \h </w:instrText>
            </w:r>
            <w:r>
              <w:rPr>
                <w:noProof/>
                <w:webHidden/>
              </w:rPr>
            </w:r>
            <w:r>
              <w:rPr>
                <w:noProof/>
                <w:webHidden/>
              </w:rPr>
              <w:fldChar w:fldCharType="separate"/>
            </w:r>
          </w:ins>
          <w:ins w:id="212" w:author="Andrew Instone-Cowie" w:date="2026-10-09T12:10:00Z" w16du:dateUtc="2026-10-09T11:10:00Z">
            <w:r>
              <w:rPr>
                <w:noProof/>
                <w:webHidden/>
              </w:rPr>
              <w:t>39</w:t>
            </w:r>
          </w:ins>
          <w:ins w:id="213" w:author="Andrew Instone-Cowie" w:date="2026-10-09T12:09:00Z" w16du:dateUtc="2026-10-09T11:09:00Z">
            <w:r>
              <w:rPr>
                <w:noProof/>
                <w:webHidden/>
              </w:rPr>
              <w:fldChar w:fldCharType="end"/>
            </w:r>
            <w:r w:rsidRPr="00CC30EB">
              <w:rPr>
                <w:rStyle w:val="Hyperlink"/>
                <w:noProof/>
              </w:rPr>
              <w:fldChar w:fldCharType="end"/>
            </w:r>
          </w:ins>
        </w:p>
        <w:p w14:paraId="02780853" w14:textId="4942D0FF" w:rsidR="009E448D" w:rsidRDefault="009E448D">
          <w:pPr>
            <w:pStyle w:val="TOC2"/>
            <w:tabs>
              <w:tab w:val="right" w:leader="dot" w:pos="9016"/>
            </w:tabs>
            <w:rPr>
              <w:ins w:id="214" w:author="Andrew Instone-Cowie" w:date="2026-10-09T12:09:00Z" w16du:dateUtc="2026-10-09T11:09:00Z"/>
              <w:rFonts w:eastAsiaTheme="minorEastAsia"/>
              <w:noProof/>
              <w:kern w:val="2"/>
              <w:sz w:val="24"/>
              <w:szCs w:val="24"/>
              <w:lang w:eastAsia="en-GB"/>
              <w14:ligatures w14:val="standardContextual"/>
            </w:rPr>
          </w:pPr>
          <w:ins w:id="215"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"_Toc242440216"</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Software</w:t>
            </w:r>
            <w:r>
              <w:rPr>
                <w:noProof/>
                <w:webHidden/>
              </w:rPr>
              <w:tab/>
            </w:r>
            <w:r>
              <w:rPr>
                <w:noProof/>
                <w:webHidden/>
              </w:rPr>
              <w:fldChar w:fldCharType="begin"/>
            </w:r>
            <w:r>
              <w:rPr>
                <w:noProof/>
                <w:webHidden/>
              </w:rPr>
              <w:instrText xml:space="preserve"> PAGEREF _Toc242440216 \h </w:instrText>
            </w:r>
            <w:r>
              <w:rPr>
                <w:noProof/>
                <w:webHidden/>
              </w:rPr>
            </w:r>
            <w:r>
              <w:rPr>
                <w:noProof/>
                <w:webHidden/>
              </w:rPr>
              <w:fldChar w:fldCharType="separate"/>
            </w:r>
          </w:ins>
          <w:ins w:id="216" w:author="Andrew Instone-Cowie" w:date="2026-10-09T12:10:00Z" w16du:dateUtc="2026-10-09T11:10:00Z">
            <w:r>
              <w:rPr>
                <w:noProof/>
                <w:webHidden/>
              </w:rPr>
              <w:t>39</w:t>
            </w:r>
          </w:ins>
          <w:ins w:id="217" w:author="Andrew Instone-Cowie" w:date="2026-10-09T12:09:00Z" w16du:dateUtc="2026-10-09T11:09:00Z">
            <w:r>
              <w:rPr>
                <w:noProof/>
                <w:webHidden/>
              </w:rPr>
              <w:fldChar w:fldCharType="end"/>
            </w:r>
            <w:r w:rsidRPr="00CC30EB">
              <w:rPr>
                <w:rStyle w:val="Hyperlink"/>
                <w:noProof/>
              </w:rPr>
              <w:fldChar w:fldCharType="end"/>
            </w:r>
          </w:ins>
        </w:p>
        <w:p w14:paraId="51E3FD77" w14:textId="1B19AE19" w:rsidR="009E448D" w:rsidRDefault="009E448D">
          <w:pPr>
            <w:pStyle w:val="TOC1"/>
            <w:tabs>
              <w:tab w:val="right" w:leader="dot" w:pos="9016"/>
            </w:tabs>
            <w:rPr>
              <w:ins w:id="218" w:author="Andrew Instone-Cowie" w:date="2026-10-09T12:09:00Z" w16du:dateUtc="2026-10-09T11:09:00Z"/>
              <w:rFonts w:eastAsiaTheme="minorEastAsia"/>
              <w:noProof/>
              <w:kern w:val="2"/>
              <w:sz w:val="24"/>
              <w:szCs w:val="24"/>
              <w:lang w:eastAsia="en-GB"/>
              <w14:ligatures w14:val="standardContextual"/>
            </w:rPr>
          </w:pPr>
          <w:ins w:id="219" w:author="Andrew Instone-Cowie" w:date="2026-10-09T12:09:00Z" w16du:dateUtc="2026-10-09T11:09:00Z">
            <w:r w:rsidRPr="00CC30EB">
              <w:rPr>
                <w:rStyle w:val="Hyperlink"/>
                <w:noProof/>
              </w:rPr>
              <w:fldChar w:fldCharType="begin"/>
            </w:r>
            <w:r w:rsidRPr="00CC30EB">
              <w:rPr>
                <w:rStyle w:val="Hyperlink"/>
                <w:noProof/>
              </w:rPr>
              <w:instrText xml:space="preserve"> </w:instrText>
            </w:r>
            <w:r>
              <w:rPr>
                <w:noProof/>
              </w:rPr>
              <w:instrText>HYPERLINK \l "_Toc242440217"</w:instrText>
            </w:r>
            <w:r w:rsidRPr="00CC30EB">
              <w:rPr>
                <w:rStyle w:val="Hyperlink"/>
                <w:noProof/>
              </w:rPr>
              <w:instrText xml:space="preserve"> </w:instrText>
            </w:r>
            <w:r w:rsidRPr="00CC30EB">
              <w:rPr>
                <w:rStyle w:val="Hyperlink"/>
                <w:noProof/>
              </w:rPr>
            </w:r>
            <w:r w:rsidRPr="00CC30EB">
              <w:rPr>
                <w:rStyle w:val="Hyperlink"/>
                <w:noProof/>
              </w:rPr>
              <w:fldChar w:fldCharType="separate"/>
            </w:r>
            <w:r w:rsidRPr="00CC30EB">
              <w:rPr>
                <w:rStyle w:val="Hyperlink"/>
                <w:noProof/>
              </w:rPr>
              <w:t>Acknowledgements</w:t>
            </w:r>
            <w:r>
              <w:rPr>
                <w:noProof/>
                <w:webHidden/>
              </w:rPr>
              <w:tab/>
            </w:r>
            <w:r>
              <w:rPr>
                <w:noProof/>
                <w:webHidden/>
              </w:rPr>
              <w:fldChar w:fldCharType="begin"/>
            </w:r>
            <w:r>
              <w:rPr>
                <w:noProof/>
                <w:webHidden/>
              </w:rPr>
              <w:instrText xml:space="preserve"> PAGEREF _Toc242440217 \h </w:instrText>
            </w:r>
            <w:r>
              <w:rPr>
                <w:noProof/>
                <w:webHidden/>
              </w:rPr>
            </w:r>
            <w:r>
              <w:rPr>
                <w:noProof/>
                <w:webHidden/>
              </w:rPr>
              <w:fldChar w:fldCharType="separate"/>
            </w:r>
          </w:ins>
          <w:ins w:id="220" w:author="Andrew Instone-Cowie" w:date="2026-10-09T12:10:00Z" w16du:dateUtc="2026-10-09T11:10:00Z">
            <w:r>
              <w:rPr>
                <w:noProof/>
                <w:webHidden/>
              </w:rPr>
              <w:t>40</w:t>
            </w:r>
          </w:ins>
          <w:ins w:id="221" w:author="Andrew Instone-Cowie" w:date="2026-10-09T12:09:00Z" w16du:dateUtc="2026-10-09T11:09:00Z">
            <w:r>
              <w:rPr>
                <w:noProof/>
                <w:webHidden/>
              </w:rPr>
              <w:fldChar w:fldCharType="end"/>
            </w:r>
            <w:r w:rsidRPr="00CC30EB">
              <w:rPr>
                <w:rStyle w:val="Hyperlink"/>
                <w:noProof/>
              </w:rPr>
              <w:fldChar w:fldCharType="end"/>
            </w:r>
          </w:ins>
        </w:p>
        <w:p w14:paraId="73CBDC9C" w14:textId="327FA99B" w:rsidR="000D3182" w:rsidDel="009E448D" w:rsidRDefault="000D3182">
          <w:pPr>
            <w:pStyle w:val="TOC1"/>
            <w:tabs>
              <w:tab w:val="right" w:leader="dot" w:pos="9016"/>
            </w:tabs>
            <w:rPr>
              <w:del w:id="222" w:author="Andrew Instone-Cowie" w:date="2026-10-09T12:09:00Z" w16du:dateUtc="2026-10-09T11:09:00Z"/>
              <w:rFonts w:eastAsiaTheme="minorEastAsia"/>
              <w:noProof/>
              <w:kern w:val="2"/>
              <w:sz w:val="24"/>
              <w:szCs w:val="24"/>
              <w:lang w:eastAsia="en-GB"/>
              <w14:ligatures w14:val="standardContextual"/>
            </w:rPr>
          </w:pPr>
          <w:del w:id="223" w:author="Andrew Instone-Cowie" w:date="2026-10-09T12:09:00Z" w16du:dateUtc="2026-10-09T11:09:00Z">
            <w:r w:rsidRPr="009E448D" w:rsidDel="009E448D">
              <w:rPr>
                <w:rStyle w:val="Hyperlink"/>
                <w:noProof/>
              </w:rPr>
              <w:delText>Index of Figures</w:delText>
            </w:r>
            <w:r w:rsidDel="009E448D">
              <w:rPr>
                <w:noProof/>
                <w:webHidden/>
              </w:rPr>
              <w:tab/>
            </w:r>
            <w:r w:rsidR="003D4FE7" w:rsidDel="009E448D">
              <w:rPr>
                <w:noProof/>
                <w:webHidden/>
              </w:rPr>
              <w:delText>3</w:delText>
            </w:r>
          </w:del>
        </w:p>
        <w:p w14:paraId="6EDB2FE0" w14:textId="0875DDE2" w:rsidR="000D3182" w:rsidDel="009E448D" w:rsidRDefault="000D3182">
          <w:pPr>
            <w:pStyle w:val="TOC1"/>
            <w:tabs>
              <w:tab w:val="right" w:leader="dot" w:pos="9016"/>
            </w:tabs>
            <w:rPr>
              <w:del w:id="224" w:author="Andrew Instone-Cowie" w:date="2026-10-09T12:09:00Z" w16du:dateUtc="2026-10-09T11:09:00Z"/>
              <w:rFonts w:eastAsiaTheme="minorEastAsia"/>
              <w:noProof/>
              <w:kern w:val="2"/>
              <w:sz w:val="24"/>
              <w:szCs w:val="24"/>
              <w:lang w:eastAsia="en-GB"/>
              <w14:ligatures w14:val="standardContextual"/>
            </w:rPr>
          </w:pPr>
          <w:del w:id="225" w:author="Andrew Instone-Cowie" w:date="2026-10-09T12:09:00Z" w16du:dateUtc="2026-10-09T11:09:00Z">
            <w:r w:rsidRPr="009E448D" w:rsidDel="009E448D">
              <w:rPr>
                <w:rStyle w:val="Hyperlink"/>
                <w:noProof/>
              </w:rPr>
              <w:delText>Index of Tables</w:delText>
            </w:r>
            <w:r w:rsidDel="009E448D">
              <w:rPr>
                <w:noProof/>
                <w:webHidden/>
              </w:rPr>
              <w:tab/>
            </w:r>
            <w:r w:rsidR="003D4FE7" w:rsidDel="009E448D">
              <w:rPr>
                <w:noProof/>
                <w:webHidden/>
              </w:rPr>
              <w:delText>4</w:delText>
            </w:r>
          </w:del>
        </w:p>
        <w:p w14:paraId="69C89118" w14:textId="3C85F10A" w:rsidR="000D3182" w:rsidDel="009E448D" w:rsidRDefault="000D3182">
          <w:pPr>
            <w:pStyle w:val="TOC1"/>
            <w:tabs>
              <w:tab w:val="right" w:leader="dot" w:pos="9016"/>
            </w:tabs>
            <w:rPr>
              <w:del w:id="226" w:author="Andrew Instone-Cowie" w:date="2026-10-09T12:09:00Z" w16du:dateUtc="2026-10-09T11:09:00Z"/>
              <w:rFonts w:eastAsiaTheme="minorEastAsia"/>
              <w:noProof/>
              <w:kern w:val="2"/>
              <w:sz w:val="24"/>
              <w:szCs w:val="24"/>
              <w:lang w:eastAsia="en-GB"/>
              <w14:ligatures w14:val="standardContextual"/>
            </w:rPr>
          </w:pPr>
          <w:del w:id="227" w:author="Andrew Instone-Cowie" w:date="2026-10-09T12:09:00Z" w16du:dateUtc="2026-10-09T11:09:00Z">
            <w:r w:rsidRPr="009E448D" w:rsidDel="009E448D">
              <w:rPr>
                <w:rStyle w:val="Hyperlink"/>
                <w:noProof/>
              </w:rPr>
              <w:delText>Document History</w:delText>
            </w:r>
            <w:r w:rsidDel="009E448D">
              <w:rPr>
                <w:noProof/>
                <w:webHidden/>
              </w:rPr>
              <w:tab/>
            </w:r>
            <w:r w:rsidR="003D4FE7" w:rsidDel="009E448D">
              <w:rPr>
                <w:noProof/>
                <w:webHidden/>
              </w:rPr>
              <w:delText>5</w:delText>
            </w:r>
          </w:del>
        </w:p>
        <w:p w14:paraId="4E733523" w14:textId="09B11ABC" w:rsidR="000D3182" w:rsidDel="009E448D" w:rsidRDefault="000D3182">
          <w:pPr>
            <w:pStyle w:val="TOC1"/>
            <w:tabs>
              <w:tab w:val="right" w:leader="dot" w:pos="9016"/>
            </w:tabs>
            <w:rPr>
              <w:del w:id="228" w:author="Andrew Instone-Cowie" w:date="2026-10-09T12:09:00Z" w16du:dateUtc="2026-10-09T11:09:00Z"/>
              <w:rFonts w:eastAsiaTheme="minorEastAsia"/>
              <w:noProof/>
              <w:kern w:val="2"/>
              <w:sz w:val="24"/>
              <w:szCs w:val="24"/>
              <w:lang w:eastAsia="en-GB"/>
              <w14:ligatures w14:val="standardContextual"/>
            </w:rPr>
          </w:pPr>
          <w:del w:id="229" w:author="Andrew Instone-Cowie" w:date="2026-10-09T12:09:00Z" w16du:dateUtc="2026-10-09T11:09:00Z">
            <w:r w:rsidRPr="009E448D" w:rsidDel="009E448D">
              <w:rPr>
                <w:rStyle w:val="Hyperlink"/>
                <w:noProof/>
              </w:rPr>
              <w:delText>Licence</w:delText>
            </w:r>
            <w:r w:rsidDel="009E448D">
              <w:rPr>
                <w:noProof/>
                <w:webHidden/>
              </w:rPr>
              <w:tab/>
            </w:r>
            <w:r w:rsidR="003D4FE7" w:rsidDel="009E448D">
              <w:rPr>
                <w:noProof/>
                <w:webHidden/>
              </w:rPr>
              <w:delText>6</w:delText>
            </w:r>
          </w:del>
        </w:p>
        <w:p w14:paraId="34CA5D60" w14:textId="7D6A8E42" w:rsidR="000D3182" w:rsidDel="009E448D" w:rsidRDefault="000D3182">
          <w:pPr>
            <w:pStyle w:val="TOC1"/>
            <w:tabs>
              <w:tab w:val="right" w:leader="dot" w:pos="9016"/>
            </w:tabs>
            <w:rPr>
              <w:del w:id="230" w:author="Andrew Instone-Cowie" w:date="2026-10-09T12:09:00Z" w16du:dateUtc="2026-10-09T11:09:00Z"/>
              <w:rFonts w:eastAsiaTheme="minorEastAsia"/>
              <w:noProof/>
              <w:kern w:val="2"/>
              <w:sz w:val="24"/>
              <w:szCs w:val="24"/>
              <w:lang w:eastAsia="en-GB"/>
              <w14:ligatures w14:val="standardContextual"/>
            </w:rPr>
          </w:pPr>
          <w:del w:id="231" w:author="Andrew Instone-Cowie" w:date="2026-10-09T12:09:00Z" w16du:dateUtc="2026-10-09T11:09:00Z">
            <w:r w:rsidRPr="009E448D" w:rsidDel="009E448D">
              <w:rPr>
                <w:rStyle w:val="Hyperlink"/>
                <w:noProof/>
                <w:lang w:eastAsia="en-GB"/>
              </w:rPr>
              <w:delText>Attribution</w:delText>
            </w:r>
            <w:r w:rsidDel="009E448D">
              <w:rPr>
                <w:noProof/>
                <w:webHidden/>
              </w:rPr>
              <w:tab/>
            </w:r>
            <w:r w:rsidR="003D4FE7" w:rsidDel="009E448D">
              <w:rPr>
                <w:noProof/>
                <w:webHidden/>
              </w:rPr>
              <w:delText>6</w:delText>
            </w:r>
          </w:del>
        </w:p>
        <w:p w14:paraId="526D07A9" w14:textId="2D110BBE" w:rsidR="000D3182" w:rsidDel="009E448D" w:rsidRDefault="000D3182">
          <w:pPr>
            <w:pStyle w:val="TOC1"/>
            <w:tabs>
              <w:tab w:val="right" w:leader="dot" w:pos="9016"/>
            </w:tabs>
            <w:rPr>
              <w:del w:id="232" w:author="Andrew Instone-Cowie" w:date="2026-10-09T12:09:00Z" w16du:dateUtc="2026-10-09T11:09:00Z"/>
              <w:rFonts w:eastAsiaTheme="minorEastAsia"/>
              <w:noProof/>
              <w:kern w:val="2"/>
              <w:sz w:val="24"/>
              <w:szCs w:val="24"/>
              <w:lang w:eastAsia="en-GB"/>
              <w14:ligatures w14:val="standardContextual"/>
            </w:rPr>
          </w:pPr>
          <w:del w:id="233" w:author="Andrew Instone-Cowie" w:date="2026-10-09T12:09:00Z" w16du:dateUtc="2026-10-09T11:09:00Z">
            <w:r w:rsidRPr="009E448D" w:rsidDel="009E448D">
              <w:rPr>
                <w:rStyle w:val="Hyperlink"/>
                <w:noProof/>
              </w:rPr>
              <w:delText>Documentation Map</w:delText>
            </w:r>
            <w:r w:rsidDel="009E448D">
              <w:rPr>
                <w:noProof/>
                <w:webHidden/>
              </w:rPr>
              <w:tab/>
            </w:r>
            <w:r w:rsidR="003D4FE7" w:rsidDel="009E448D">
              <w:rPr>
                <w:noProof/>
                <w:webHidden/>
              </w:rPr>
              <w:delText>7</w:delText>
            </w:r>
          </w:del>
        </w:p>
        <w:p w14:paraId="3BCBCBCA" w14:textId="41D3F5B9" w:rsidR="000D3182" w:rsidDel="009E448D" w:rsidRDefault="000D3182">
          <w:pPr>
            <w:pStyle w:val="TOC1"/>
            <w:tabs>
              <w:tab w:val="right" w:leader="dot" w:pos="9016"/>
            </w:tabs>
            <w:rPr>
              <w:del w:id="234" w:author="Andrew Instone-Cowie" w:date="2026-10-09T12:09:00Z" w16du:dateUtc="2026-10-09T11:09:00Z"/>
              <w:rFonts w:eastAsiaTheme="minorEastAsia"/>
              <w:noProof/>
              <w:kern w:val="2"/>
              <w:sz w:val="24"/>
              <w:szCs w:val="24"/>
              <w:lang w:eastAsia="en-GB"/>
              <w14:ligatures w14:val="standardContextual"/>
            </w:rPr>
          </w:pPr>
          <w:del w:id="235" w:author="Andrew Instone-Cowie" w:date="2026-10-09T12:09:00Z" w16du:dateUtc="2026-10-09T11:09:00Z">
            <w:r w:rsidRPr="009E448D" w:rsidDel="009E448D">
              <w:rPr>
                <w:rStyle w:val="Hyperlink"/>
                <w:noProof/>
              </w:rPr>
              <w:delText>About This Guide</w:delText>
            </w:r>
            <w:r w:rsidDel="009E448D">
              <w:rPr>
                <w:noProof/>
                <w:webHidden/>
              </w:rPr>
              <w:tab/>
            </w:r>
            <w:r w:rsidR="003D4FE7" w:rsidDel="009E448D">
              <w:rPr>
                <w:noProof/>
                <w:webHidden/>
              </w:rPr>
              <w:delText>8</w:delText>
            </w:r>
          </w:del>
        </w:p>
        <w:p w14:paraId="1455E5B8" w14:textId="15802AED" w:rsidR="000D3182" w:rsidDel="009E448D" w:rsidRDefault="000D3182">
          <w:pPr>
            <w:pStyle w:val="TOC1"/>
            <w:tabs>
              <w:tab w:val="right" w:leader="dot" w:pos="9016"/>
            </w:tabs>
            <w:rPr>
              <w:del w:id="236" w:author="Andrew Instone-Cowie" w:date="2026-10-09T12:09:00Z" w16du:dateUtc="2026-10-09T11:09:00Z"/>
              <w:rFonts w:eastAsiaTheme="minorEastAsia"/>
              <w:noProof/>
              <w:kern w:val="2"/>
              <w:sz w:val="24"/>
              <w:szCs w:val="24"/>
              <w:lang w:eastAsia="en-GB"/>
              <w14:ligatures w14:val="standardContextual"/>
            </w:rPr>
          </w:pPr>
          <w:del w:id="237" w:author="Andrew Instone-Cowie" w:date="2026-10-09T12:09:00Z" w16du:dateUtc="2026-10-09T11:09:00Z">
            <w:r w:rsidRPr="009E448D" w:rsidDel="009E448D">
              <w:rPr>
                <w:rStyle w:val="Hyperlink"/>
                <w:noProof/>
              </w:rPr>
              <w:delText>Using Multiple PCs</w:delText>
            </w:r>
            <w:r w:rsidDel="009E448D">
              <w:rPr>
                <w:noProof/>
                <w:webHidden/>
              </w:rPr>
              <w:tab/>
            </w:r>
            <w:r w:rsidR="003D4FE7" w:rsidDel="009E448D">
              <w:rPr>
                <w:noProof/>
                <w:webHidden/>
              </w:rPr>
              <w:delText>9</w:delText>
            </w:r>
          </w:del>
        </w:p>
        <w:p w14:paraId="3E5A7572" w14:textId="1AA1F6A7" w:rsidR="000D3182" w:rsidDel="009E448D" w:rsidRDefault="000D3182">
          <w:pPr>
            <w:pStyle w:val="TOC2"/>
            <w:tabs>
              <w:tab w:val="right" w:leader="dot" w:pos="9016"/>
            </w:tabs>
            <w:rPr>
              <w:del w:id="238" w:author="Andrew Instone-Cowie" w:date="2026-10-09T12:09:00Z" w16du:dateUtc="2026-10-09T11:09:00Z"/>
              <w:rFonts w:eastAsiaTheme="minorEastAsia"/>
              <w:noProof/>
              <w:kern w:val="2"/>
              <w:sz w:val="24"/>
              <w:szCs w:val="24"/>
              <w:lang w:eastAsia="en-GB"/>
              <w14:ligatures w14:val="standardContextual"/>
            </w:rPr>
          </w:pPr>
          <w:del w:id="239" w:author="Andrew Instone-Cowie" w:date="2026-10-09T12:09:00Z" w16du:dateUtc="2026-10-09T11:09:00Z">
            <w:r w:rsidRPr="009E448D" w:rsidDel="009E448D">
              <w:rPr>
                <w:rStyle w:val="Hyperlink"/>
                <w:noProof/>
              </w:rPr>
              <w:delText>Second PC Module</w:delText>
            </w:r>
            <w:r w:rsidDel="009E448D">
              <w:rPr>
                <w:noProof/>
                <w:webHidden/>
              </w:rPr>
              <w:tab/>
            </w:r>
            <w:r w:rsidR="003D4FE7" w:rsidDel="009E448D">
              <w:rPr>
                <w:noProof/>
                <w:webHidden/>
              </w:rPr>
              <w:delText>10</w:delText>
            </w:r>
          </w:del>
        </w:p>
        <w:p w14:paraId="2F5879B2" w14:textId="665BB11B" w:rsidR="000D3182" w:rsidDel="009E448D" w:rsidRDefault="000D3182">
          <w:pPr>
            <w:pStyle w:val="TOC2"/>
            <w:tabs>
              <w:tab w:val="right" w:leader="dot" w:pos="9016"/>
            </w:tabs>
            <w:rPr>
              <w:del w:id="240" w:author="Andrew Instone-Cowie" w:date="2026-10-09T12:09:00Z" w16du:dateUtc="2026-10-09T11:09:00Z"/>
              <w:rFonts w:eastAsiaTheme="minorEastAsia"/>
              <w:noProof/>
              <w:kern w:val="2"/>
              <w:sz w:val="24"/>
              <w:szCs w:val="24"/>
              <w:lang w:eastAsia="en-GB"/>
              <w14:ligatures w14:val="standardContextual"/>
            </w:rPr>
          </w:pPr>
          <w:del w:id="241" w:author="Andrew Instone-Cowie" w:date="2026-10-09T12:09:00Z" w16du:dateUtc="2026-10-09T11:09:00Z">
            <w:r w:rsidRPr="009E448D" w:rsidDel="009E448D">
              <w:rPr>
                <w:rStyle w:val="Hyperlink"/>
                <w:noProof/>
              </w:rPr>
              <w:delText>Basic Serial Splitter Module</w:delText>
            </w:r>
            <w:r w:rsidDel="009E448D">
              <w:rPr>
                <w:noProof/>
                <w:webHidden/>
              </w:rPr>
              <w:tab/>
            </w:r>
            <w:r w:rsidR="003D4FE7" w:rsidDel="009E448D">
              <w:rPr>
                <w:noProof/>
                <w:webHidden/>
              </w:rPr>
              <w:delText>11</w:delText>
            </w:r>
          </w:del>
        </w:p>
        <w:p w14:paraId="70416EFD" w14:textId="0790A2CA" w:rsidR="000D3182" w:rsidDel="009E448D" w:rsidRDefault="000D3182">
          <w:pPr>
            <w:pStyle w:val="TOC2"/>
            <w:tabs>
              <w:tab w:val="right" w:leader="dot" w:pos="9016"/>
            </w:tabs>
            <w:rPr>
              <w:del w:id="242" w:author="Andrew Instone-Cowie" w:date="2026-10-09T12:09:00Z" w16du:dateUtc="2026-10-09T11:09:00Z"/>
              <w:rFonts w:eastAsiaTheme="minorEastAsia"/>
              <w:noProof/>
              <w:kern w:val="2"/>
              <w:sz w:val="24"/>
              <w:szCs w:val="24"/>
              <w:lang w:eastAsia="en-GB"/>
              <w14:ligatures w14:val="standardContextual"/>
            </w:rPr>
          </w:pPr>
          <w:del w:id="243" w:author="Andrew Instone-Cowie" w:date="2026-10-09T12:09:00Z" w16du:dateUtc="2026-10-09T11:09:00Z">
            <w:r w:rsidRPr="009E448D" w:rsidDel="009E448D">
              <w:rPr>
                <w:rStyle w:val="Hyperlink"/>
                <w:noProof/>
              </w:rPr>
              <w:delText>Modules Configurations</w:delText>
            </w:r>
            <w:r w:rsidDel="009E448D">
              <w:rPr>
                <w:noProof/>
                <w:webHidden/>
              </w:rPr>
              <w:tab/>
            </w:r>
            <w:r w:rsidR="003D4FE7" w:rsidDel="009E448D">
              <w:rPr>
                <w:noProof/>
                <w:webHidden/>
              </w:rPr>
              <w:delText>12</w:delText>
            </w:r>
          </w:del>
        </w:p>
        <w:p w14:paraId="194BCB23" w14:textId="6C34932C" w:rsidR="000D3182" w:rsidDel="009E448D" w:rsidRDefault="000D3182">
          <w:pPr>
            <w:pStyle w:val="TOC1"/>
            <w:tabs>
              <w:tab w:val="right" w:leader="dot" w:pos="9016"/>
            </w:tabs>
            <w:rPr>
              <w:del w:id="244" w:author="Andrew Instone-Cowie" w:date="2026-10-09T12:09:00Z" w16du:dateUtc="2026-10-09T11:09:00Z"/>
              <w:rFonts w:eastAsiaTheme="minorEastAsia"/>
              <w:noProof/>
              <w:kern w:val="2"/>
              <w:sz w:val="24"/>
              <w:szCs w:val="24"/>
              <w:lang w:eastAsia="en-GB"/>
              <w14:ligatures w14:val="standardContextual"/>
            </w:rPr>
          </w:pPr>
          <w:del w:id="245" w:author="Andrew Instone-Cowie" w:date="2026-10-09T12:09:00Z" w16du:dateUtc="2026-10-09T11:09:00Z">
            <w:r w:rsidRPr="009E448D" w:rsidDel="009E448D">
              <w:rPr>
                <w:rStyle w:val="Hyperlink"/>
                <w:noProof/>
              </w:rPr>
              <w:delText>What You Will Need</w:delText>
            </w:r>
            <w:r w:rsidDel="009E448D">
              <w:rPr>
                <w:noProof/>
                <w:webHidden/>
              </w:rPr>
              <w:tab/>
            </w:r>
            <w:r w:rsidR="003D4FE7" w:rsidDel="009E448D">
              <w:rPr>
                <w:noProof/>
                <w:webHidden/>
              </w:rPr>
              <w:delText>13</w:delText>
            </w:r>
          </w:del>
        </w:p>
        <w:p w14:paraId="0BBCAE7F" w14:textId="63261F7F" w:rsidR="000D3182" w:rsidDel="009E448D" w:rsidRDefault="000D3182">
          <w:pPr>
            <w:pStyle w:val="TOC2"/>
            <w:tabs>
              <w:tab w:val="right" w:leader="dot" w:pos="9016"/>
            </w:tabs>
            <w:rPr>
              <w:del w:id="246" w:author="Andrew Instone-Cowie" w:date="2026-10-09T12:09:00Z" w16du:dateUtc="2026-10-09T11:09:00Z"/>
              <w:rFonts w:eastAsiaTheme="minorEastAsia"/>
              <w:noProof/>
              <w:kern w:val="2"/>
              <w:sz w:val="24"/>
              <w:szCs w:val="24"/>
              <w:lang w:eastAsia="en-GB"/>
              <w14:ligatures w14:val="standardContextual"/>
            </w:rPr>
          </w:pPr>
          <w:del w:id="247" w:author="Andrew Instone-Cowie" w:date="2026-10-09T12:09:00Z" w16du:dateUtc="2026-10-09T11:09:00Z">
            <w:r w:rsidRPr="009E448D" w:rsidDel="009E448D">
              <w:rPr>
                <w:rStyle w:val="Hyperlink"/>
                <w:noProof/>
              </w:rPr>
              <w:delText>Skills</w:delText>
            </w:r>
            <w:r w:rsidDel="009E448D">
              <w:rPr>
                <w:noProof/>
                <w:webHidden/>
              </w:rPr>
              <w:tab/>
            </w:r>
            <w:r w:rsidR="003D4FE7" w:rsidDel="009E448D">
              <w:rPr>
                <w:noProof/>
                <w:webHidden/>
              </w:rPr>
              <w:delText>13</w:delText>
            </w:r>
          </w:del>
        </w:p>
        <w:p w14:paraId="607EFB20" w14:textId="470B7AAB" w:rsidR="000D3182" w:rsidDel="009E448D" w:rsidRDefault="000D3182">
          <w:pPr>
            <w:pStyle w:val="TOC2"/>
            <w:tabs>
              <w:tab w:val="right" w:leader="dot" w:pos="9016"/>
            </w:tabs>
            <w:rPr>
              <w:del w:id="248" w:author="Andrew Instone-Cowie" w:date="2026-10-09T12:09:00Z" w16du:dateUtc="2026-10-09T11:09:00Z"/>
              <w:rFonts w:eastAsiaTheme="minorEastAsia"/>
              <w:noProof/>
              <w:kern w:val="2"/>
              <w:sz w:val="24"/>
              <w:szCs w:val="24"/>
              <w:lang w:eastAsia="en-GB"/>
              <w14:ligatures w14:val="standardContextual"/>
            </w:rPr>
          </w:pPr>
          <w:del w:id="249" w:author="Andrew Instone-Cowie" w:date="2026-10-09T12:09:00Z" w16du:dateUtc="2026-10-09T11:09:00Z">
            <w:r w:rsidRPr="009E448D" w:rsidDel="009E448D">
              <w:rPr>
                <w:rStyle w:val="Hyperlink"/>
                <w:noProof/>
              </w:rPr>
              <w:delText>Parts</w:delText>
            </w:r>
            <w:r w:rsidDel="009E448D">
              <w:rPr>
                <w:noProof/>
                <w:webHidden/>
              </w:rPr>
              <w:tab/>
            </w:r>
            <w:r w:rsidR="003D4FE7" w:rsidDel="009E448D">
              <w:rPr>
                <w:noProof/>
                <w:webHidden/>
              </w:rPr>
              <w:delText>13</w:delText>
            </w:r>
          </w:del>
        </w:p>
        <w:p w14:paraId="0274F549" w14:textId="023FB742" w:rsidR="000D3182" w:rsidDel="009E448D" w:rsidRDefault="000D3182">
          <w:pPr>
            <w:pStyle w:val="TOC2"/>
            <w:tabs>
              <w:tab w:val="right" w:leader="dot" w:pos="9016"/>
            </w:tabs>
            <w:rPr>
              <w:del w:id="250" w:author="Andrew Instone-Cowie" w:date="2026-10-09T12:09:00Z" w16du:dateUtc="2026-10-09T11:09:00Z"/>
              <w:rFonts w:eastAsiaTheme="minorEastAsia"/>
              <w:noProof/>
              <w:kern w:val="2"/>
              <w:sz w:val="24"/>
              <w:szCs w:val="24"/>
              <w:lang w:eastAsia="en-GB"/>
              <w14:ligatures w14:val="standardContextual"/>
            </w:rPr>
          </w:pPr>
          <w:del w:id="251" w:author="Andrew Instone-Cowie" w:date="2026-10-09T12:09:00Z" w16du:dateUtc="2026-10-09T11:09:00Z">
            <w:r w:rsidRPr="009E448D" w:rsidDel="009E448D">
              <w:rPr>
                <w:rStyle w:val="Hyperlink"/>
                <w:noProof/>
              </w:rPr>
              <w:delText>PCBs</w:delText>
            </w:r>
            <w:r w:rsidDel="009E448D">
              <w:rPr>
                <w:noProof/>
                <w:webHidden/>
              </w:rPr>
              <w:tab/>
            </w:r>
            <w:r w:rsidR="003D4FE7" w:rsidDel="009E448D">
              <w:rPr>
                <w:noProof/>
                <w:webHidden/>
              </w:rPr>
              <w:delText>13</w:delText>
            </w:r>
          </w:del>
        </w:p>
        <w:p w14:paraId="5BF2B242" w14:textId="10F5728D" w:rsidR="000D3182" w:rsidDel="009E448D" w:rsidRDefault="000D3182">
          <w:pPr>
            <w:pStyle w:val="TOC3"/>
            <w:tabs>
              <w:tab w:val="right" w:leader="dot" w:pos="9016"/>
            </w:tabs>
            <w:rPr>
              <w:del w:id="252" w:author="Andrew Instone-Cowie" w:date="2026-10-09T12:09:00Z" w16du:dateUtc="2026-10-09T11:09:00Z"/>
              <w:noProof/>
              <w:kern w:val="2"/>
              <w:sz w:val="24"/>
              <w:szCs w:val="24"/>
              <w:lang w:val="en-GB" w:eastAsia="en-GB"/>
              <w14:ligatures w14:val="standardContextual"/>
            </w:rPr>
          </w:pPr>
          <w:del w:id="253" w:author="Andrew Instone-Cowie" w:date="2026-10-09T12:09:00Z" w16du:dateUtc="2026-10-09T11:09:00Z">
            <w:r w:rsidRPr="009E448D" w:rsidDel="009E448D">
              <w:rPr>
                <w:rStyle w:val="Hyperlink"/>
                <w:noProof/>
              </w:rPr>
              <w:delText>PCB Design Software Change</w:delText>
            </w:r>
            <w:r w:rsidDel="009E448D">
              <w:rPr>
                <w:noProof/>
                <w:webHidden/>
              </w:rPr>
              <w:tab/>
            </w:r>
            <w:r w:rsidR="003D4FE7" w:rsidDel="009E448D">
              <w:rPr>
                <w:noProof/>
                <w:webHidden/>
              </w:rPr>
              <w:delText>13</w:delText>
            </w:r>
          </w:del>
        </w:p>
        <w:p w14:paraId="08AD656D" w14:textId="65598E53" w:rsidR="000D3182" w:rsidDel="009E448D" w:rsidRDefault="000D3182">
          <w:pPr>
            <w:pStyle w:val="TOC1"/>
            <w:tabs>
              <w:tab w:val="right" w:leader="dot" w:pos="9016"/>
            </w:tabs>
            <w:rPr>
              <w:del w:id="254" w:author="Andrew Instone-Cowie" w:date="2026-10-09T12:09:00Z" w16du:dateUtc="2026-10-09T11:09:00Z"/>
              <w:rFonts w:eastAsiaTheme="minorEastAsia"/>
              <w:noProof/>
              <w:kern w:val="2"/>
              <w:sz w:val="24"/>
              <w:szCs w:val="24"/>
              <w:lang w:eastAsia="en-GB"/>
              <w14:ligatures w14:val="standardContextual"/>
            </w:rPr>
          </w:pPr>
          <w:del w:id="255" w:author="Andrew Instone-Cowie" w:date="2026-10-09T12:09:00Z" w16du:dateUtc="2026-10-09T11:09:00Z">
            <w:r w:rsidRPr="009E448D" w:rsidDel="009E448D">
              <w:rPr>
                <w:rStyle w:val="Hyperlink"/>
                <w:noProof/>
              </w:rPr>
              <w:delText>Hardware Assembly</w:delText>
            </w:r>
            <w:r w:rsidDel="009E448D">
              <w:rPr>
                <w:noProof/>
                <w:webHidden/>
              </w:rPr>
              <w:tab/>
            </w:r>
            <w:r w:rsidR="003D4FE7" w:rsidDel="009E448D">
              <w:rPr>
                <w:noProof/>
                <w:webHidden/>
              </w:rPr>
              <w:delText>14</w:delText>
            </w:r>
          </w:del>
        </w:p>
        <w:p w14:paraId="7F18A9BC" w14:textId="7A39C7FD" w:rsidR="000D3182" w:rsidDel="009E448D" w:rsidRDefault="000D3182">
          <w:pPr>
            <w:pStyle w:val="TOC2"/>
            <w:tabs>
              <w:tab w:val="right" w:leader="dot" w:pos="9016"/>
            </w:tabs>
            <w:rPr>
              <w:del w:id="256" w:author="Andrew Instone-Cowie" w:date="2026-10-09T12:09:00Z" w16du:dateUtc="2026-10-09T11:09:00Z"/>
              <w:rFonts w:eastAsiaTheme="minorEastAsia"/>
              <w:noProof/>
              <w:kern w:val="2"/>
              <w:sz w:val="24"/>
              <w:szCs w:val="24"/>
              <w:lang w:eastAsia="en-GB"/>
              <w14:ligatures w14:val="standardContextual"/>
            </w:rPr>
          </w:pPr>
          <w:del w:id="257" w:author="Andrew Instone-Cowie" w:date="2026-10-09T12:09:00Z" w16du:dateUtc="2026-10-09T11:09:00Z">
            <w:r w:rsidRPr="009E448D" w:rsidDel="009E448D">
              <w:rPr>
                <w:rStyle w:val="Hyperlink"/>
                <w:noProof/>
              </w:rPr>
              <w:delText>Polarised Components</w:delText>
            </w:r>
            <w:r w:rsidDel="009E448D">
              <w:rPr>
                <w:noProof/>
                <w:webHidden/>
              </w:rPr>
              <w:tab/>
            </w:r>
            <w:r w:rsidR="003D4FE7" w:rsidDel="009E448D">
              <w:rPr>
                <w:noProof/>
                <w:webHidden/>
              </w:rPr>
              <w:delText>14</w:delText>
            </w:r>
          </w:del>
        </w:p>
        <w:p w14:paraId="703498C4" w14:textId="0A28852E" w:rsidR="000D3182" w:rsidDel="009E448D" w:rsidRDefault="000D3182">
          <w:pPr>
            <w:pStyle w:val="TOC2"/>
            <w:tabs>
              <w:tab w:val="right" w:leader="dot" w:pos="9016"/>
            </w:tabs>
            <w:rPr>
              <w:del w:id="258" w:author="Andrew Instone-Cowie" w:date="2026-10-09T12:09:00Z" w16du:dateUtc="2026-10-09T11:09:00Z"/>
              <w:rFonts w:eastAsiaTheme="minorEastAsia"/>
              <w:noProof/>
              <w:kern w:val="2"/>
              <w:sz w:val="24"/>
              <w:szCs w:val="24"/>
              <w:lang w:eastAsia="en-GB"/>
              <w14:ligatures w14:val="standardContextual"/>
            </w:rPr>
          </w:pPr>
          <w:del w:id="259" w:author="Andrew Instone-Cowie" w:date="2026-10-09T12:09:00Z" w16du:dateUtc="2026-10-09T11:09:00Z">
            <w:r w:rsidRPr="009E448D" w:rsidDel="009E448D">
              <w:rPr>
                <w:rStyle w:val="Hyperlink"/>
                <w:noProof/>
              </w:rPr>
              <w:delText>Second PC Board</w:delText>
            </w:r>
            <w:r w:rsidDel="009E448D">
              <w:rPr>
                <w:noProof/>
                <w:webHidden/>
              </w:rPr>
              <w:tab/>
            </w:r>
            <w:r w:rsidR="003D4FE7" w:rsidDel="009E448D">
              <w:rPr>
                <w:noProof/>
                <w:webHidden/>
              </w:rPr>
              <w:delText>14</w:delText>
            </w:r>
          </w:del>
        </w:p>
        <w:p w14:paraId="2CD580A1" w14:textId="0922ACEC" w:rsidR="000D3182" w:rsidDel="009E448D" w:rsidRDefault="000D3182">
          <w:pPr>
            <w:pStyle w:val="TOC3"/>
            <w:tabs>
              <w:tab w:val="right" w:leader="dot" w:pos="9016"/>
            </w:tabs>
            <w:rPr>
              <w:del w:id="260" w:author="Andrew Instone-Cowie" w:date="2026-10-09T12:09:00Z" w16du:dateUtc="2026-10-09T11:09:00Z"/>
              <w:noProof/>
              <w:kern w:val="2"/>
              <w:sz w:val="24"/>
              <w:szCs w:val="24"/>
              <w:lang w:val="en-GB" w:eastAsia="en-GB"/>
              <w14:ligatures w14:val="standardContextual"/>
            </w:rPr>
          </w:pPr>
          <w:del w:id="261" w:author="Andrew Instone-Cowie" w:date="2026-10-09T12:09:00Z" w16du:dateUtc="2026-10-09T11:09:00Z">
            <w:r w:rsidRPr="009E448D" w:rsidDel="009E448D">
              <w:rPr>
                <w:rStyle w:val="Hyperlink"/>
                <w:noProof/>
              </w:rPr>
              <w:delText>Parts List</w:delText>
            </w:r>
            <w:r w:rsidDel="009E448D">
              <w:rPr>
                <w:noProof/>
                <w:webHidden/>
              </w:rPr>
              <w:tab/>
            </w:r>
            <w:r w:rsidR="003D4FE7" w:rsidDel="009E448D">
              <w:rPr>
                <w:noProof/>
                <w:webHidden/>
              </w:rPr>
              <w:delText>14</w:delText>
            </w:r>
          </w:del>
        </w:p>
        <w:p w14:paraId="15B469D9" w14:textId="548FB24A" w:rsidR="000D3182" w:rsidDel="009E448D" w:rsidRDefault="000D3182">
          <w:pPr>
            <w:pStyle w:val="TOC3"/>
            <w:tabs>
              <w:tab w:val="right" w:leader="dot" w:pos="9016"/>
            </w:tabs>
            <w:rPr>
              <w:del w:id="262" w:author="Andrew Instone-Cowie" w:date="2026-10-09T12:09:00Z" w16du:dateUtc="2026-10-09T11:09:00Z"/>
              <w:noProof/>
              <w:kern w:val="2"/>
              <w:sz w:val="24"/>
              <w:szCs w:val="24"/>
              <w:lang w:val="en-GB" w:eastAsia="en-GB"/>
              <w14:ligatures w14:val="standardContextual"/>
            </w:rPr>
          </w:pPr>
          <w:del w:id="263" w:author="Andrew Instone-Cowie" w:date="2026-10-09T12:09:00Z" w16du:dateUtc="2026-10-09T11:09:00Z">
            <w:r w:rsidRPr="009E448D" w:rsidDel="009E448D">
              <w:rPr>
                <w:rStyle w:val="Hyperlink"/>
                <w:noProof/>
              </w:rPr>
              <w:delText>Schematic</w:delText>
            </w:r>
            <w:r w:rsidDel="009E448D">
              <w:rPr>
                <w:noProof/>
                <w:webHidden/>
              </w:rPr>
              <w:tab/>
            </w:r>
            <w:r w:rsidR="003D4FE7" w:rsidDel="009E448D">
              <w:rPr>
                <w:noProof/>
                <w:webHidden/>
              </w:rPr>
              <w:delText>15</w:delText>
            </w:r>
          </w:del>
        </w:p>
        <w:p w14:paraId="454D56A4" w14:textId="0884B0AE" w:rsidR="000D3182" w:rsidDel="009E448D" w:rsidRDefault="000D3182">
          <w:pPr>
            <w:pStyle w:val="TOC3"/>
            <w:tabs>
              <w:tab w:val="right" w:leader="dot" w:pos="9016"/>
            </w:tabs>
            <w:rPr>
              <w:del w:id="264" w:author="Andrew Instone-Cowie" w:date="2026-10-09T12:09:00Z" w16du:dateUtc="2026-10-09T11:09:00Z"/>
              <w:noProof/>
              <w:kern w:val="2"/>
              <w:sz w:val="24"/>
              <w:szCs w:val="24"/>
              <w:lang w:val="en-GB" w:eastAsia="en-GB"/>
              <w14:ligatures w14:val="standardContextual"/>
            </w:rPr>
          </w:pPr>
          <w:del w:id="265" w:author="Andrew Instone-Cowie" w:date="2026-10-09T12:09:00Z" w16du:dateUtc="2026-10-09T11:09:00Z">
            <w:r w:rsidRPr="009E448D" w:rsidDel="009E448D">
              <w:rPr>
                <w:rStyle w:val="Hyperlink"/>
                <w:noProof/>
              </w:rPr>
              <w:delText>Parts</w:delText>
            </w:r>
            <w:r w:rsidDel="009E448D">
              <w:rPr>
                <w:noProof/>
                <w:webHidden/>
              </w:rPr>
              <w:tab/>
            </w:r>
            <w:r w:rsidR="003D4FE7" w:rsidDel="009E448D">
              <w:rPr>
                <w:noProof/>
                <w:webHidden/>
              </w:rPr>
              <w:delText>16</w:delText>
            </w:r>
          </w:del>
        </w:p>
        <w:p w14:paraId="43019CE2" w14:textId="5273B5C8" w:rsidR="000D3182" w:rsidDel="009E448D" w:rsidRDefault="000D3182">
          <w:pPr>
            <w:pStyle w:val="TOC3"/>
            <w:tabs>
              <w:tab w:val="right" w:leader="dot" w:pos="9016"/>
            </w:tabs>
            <w:rPr>
              <w:del w:id="266" w:author="Andrew Instone-Cowie" w:date="2026-10-09T12:09:00Z" w16du:dateUtc="2026-10-09T11:09:00Z"/>
              <w:noProof/>
              <w:kern w:val="2"/>
              <w:sz w:val="24"/>
              <w:szCs w:val="24"/>
              <w:lang w:val="en-GB" w:eastAsia="en-GB"/>
              <w14:ligatures w14:val="standardContextual"/>
            </w:rPr>
          </w:pPr>
          <w:del w:id="267" w:author="Andrew Instone-Cowie" w:date="2026-10-09T12:09:00Z" w16du:dateUtc="2026-10-09T11:09:00Z">
            <w:r w:rsidRPr="009E448D" w:rsidDel="009E448D">
              <w:rPr>
                <w:rStyle w:val="Hyperlink"/>
                <w:noProof/>
              </w:rPr>
              <w:delText>PCB Layout</w:delText>
            </w:r>
            <w:r w:rsidDel="009E448D">
              <w:rPr>
                <w:noProof/>
                <w:webHidden/>
              </w:rPr>
              <w:tab/>
            </w:r>
            <w:r w:rsidR="003D4FE7" w:rsidDel="009E448D">
              <w:rPr>
                <w:noProof/>
                <w:webHidden/>
              </w:rPr>
              <w:delText>16</w:delText>
            </w:r>
          </w:del>
        </w:p>
        <w:p w14:paraId="2FEC52A2" w14:textId="5AA9F773" w:rsidR="000D3182" w:rsidDel="009E448D" w:rsidRDefault="000D3182">
          <w:pPr>
            <w:pStyle w:val="TOC3"/>
            <w:tabs>
              <w:tab w:val="right" w:leader="dot" w:pos="9016"/>
            </w:tabs>
            <w:rPr>
              <w:del w:id="268" w:author="Andrew Instone-Cowie" w:date="2026-10-09T12:09:00Z" w16du:dateUtc="2026-10-09T11:09:00Z"/>
              <w:noProof/>
              <w:kern w:val="2"/>
              <w:sz w:val="24"/>
              <w:szCs w:val="24"/>
              <w:lang w:val="en-GB" w:eastAsia="en-GB"/>
              <w14:ligatures w14:val="standardContextual"/>
            </w:rPr>
          </w:pPr>
          <w:del w:id="269" w:author="Andrew Instone-Cowie" w:date="2026-10-09T12:09:00Z" w16du:dateUtc="2026-10-09T11:09:00Z">
            <w:r w:rsidRPr="009E448D" w:rsidDel="009E448D">
              <w:rPr>
                <w:rStyle w:val="Hyperlink"/>
                <w:noProof/>
              </w:rPr>
              <w:delText>Construction</w:delText>
            </w:r>
            <w:r w:rsidDel="009E448D">
              <w:rPr>
                <w:noProof/>
                <w:webHidden/>
              </w:rPr>
              <w:tab/>
            </w:r>
            <w:r w:rsidR="003D4FE7" w:rsidDel="009E448D">
              <w:rPr>
                <w:noProof/>
                <w:webHidden/>
              </w:rPr>
              <w:delText>17</w:delText>
            </w:r>
          </w:del>
        </w:p>
        <w:p w14:paraId="182AE41A" w14:textId="419D37DE" w:rsidR="000D3182" w:rsidDel="009E448D" w:rsidRDefault="000D3182">
          <w:pPr>
            <w:pStyle w:val="TOC3"/>
            <w:tabs>
              <w:tab w:val="right" w:leader="dot" w:pos="9016"/>
            </w:tabs>
            <w:rPr>
              <w:del w:id="270" w:author="Andrew Instone-Cowie" w:date="2026-10-09T12:09:00Z" w16du:dateUtc="2026-10-09T11:09:00Z"/>
              <w:noProof/>
              <w:kern w:val="2"/>
              <w:sz w:val="24"/>
              <w:szCs w:val="24"/>
              <w:lang w:val="en-GB" w:eastAsia="en-GB"/>
              <w14:ligatures w14:val="standardContextual"/>
            </w:rPr>
          </w:pPr>
          <w:del w:id="271" w:author="Andrew Instone-Cowie" w:date="2026-10-09T12:09:00Z" w16du:dateUtc="2026-10-09T11:09:00Z">
            <w:r w:rsidRPr="009E448D" w:rsidDel="009E448D">
              <w:rPr>
                <w:rStyle w:val="Hyperlink"/>
                <w:noProof/>
              </w:rPr>
              <w:delText>Enclosure</w:delText>
            </w:r>
            <w:r w:rsidDel="009E448D">
              <w:rPr>
                <w:noProof/>
                <w:webHidden/>
              </w:rPr>
              <w:tab/>
            </w:r>
            <w:r w:rsidR="003D4FE7" w:rsidDel="009E448D">
              <w:rPr>
                <w:noProof/>
                <w:webHidden/>
              </w:rPr>
              <w:delText>17</w:delText>
            </w:r>
          </w:del>
        </w:p>
        <w:p w14:paraId="407D655B" w14:textId="26A491E6" w:rsidR="000D3182" w:rsidDel="009E448D" w:rsidRDefault="000D3182">
          <w:pPr>
            <w:pStyle w:val="TOC2"/>
            <w:tabs>
              <w:tab w:val="right" w:leader="dot" w:pos="9016"/>
            </w:tabs>
            <w:rPr>
              <w:del w:id="272" w:author="Andrew Instone-Cowie" w:date="2026-10-09T12:09:00Z" w16du:dateUtc="2026-10-09T11:09:00Z"/>
              <w:rFonts w:eastAsiaTheme="minorEastAsia"/>
              <w:noProof/>
              <w:kern w:val="2"/>
              <w:sz w:val="24"/>
              <w:szCs w:val="24"/>
              <w:lang w:eastAsia="en-GB"/>
              <w14:ligatures w14:val="standardContextual"/>
            </w:rPr>
          </w:pPr>
          <w:del w:id="273" w:author="Andrew Instone-Cowie" w:date="2026-10-09T12:09:00Z" w16du:dateUtc="2026-10-09T11:09:00Z">
            <w:r w:rsidRPr="009E448D" w:rsidDel="009E448D">
              <w:rPr>
                <w:rStyle w:val="Hyperlink"/>
                <w:noProof/>
              </w:rPr>
              <w:delText>Basic Serial Splitter Module – Master Board</w:delText>
            </w:r>
            <w:r w:rsidDel="009E448D">
              <w:rPr>
                <w:noProof/>
                <w:webHidden/>
              </w:rPr>
              <w:tab/>
            </w:r>
            <w:r w:rsidR="003D4FE7" w:rsidDel="009E448D">
              <w:rPr>
                <w:noProof/>
                <w:webHidden/>
              </w:rPr>
              <w:delText>18</w:delText>
            </w:r>
          </w:del>
        </w:p>
        <w:p w14:paraId="25A61878" w14:textId="6C158BA8" w:rsidR="000D3182" w:rsidDel="009E448D" w:rsidRDefault="000D3182">
          <w:pPr>
            <w:pStyle w:val="TOC3"/>
            <w:tabs>
              <w:tab w:val="right" w:leader="dot" w:pos="9016"/>
            </w:tabs>
            <w:rPr>
              <w:del w:id="274" w:author="Andrew Instone-Cowie" w:date="2026-10-09T12:09:00Z" w16du:dateUtc="2026-10-09T11:09:00Z"/>
              <w:noProof/>
              <w:kern w:val="2"/>
              <w:sz w:val="24"/>
              <w:szCs w:val="24"/>
              <w:lang w:val="en-GB" w:eastAsia="en-GB"/>
              <w14:ligatures w14:val="standardContextual"/>
            </w:rPr>
          </w:pPr>
          <w:del w:id="275" w:author="Andrew Instone-Cowie" w:date="2026-10-09T12:09:00Z" w16du:dateUtc="2026-10-09T11:09:00Z">
            <w:r w:rsidRPr="009E448D" w:rsidDel="009E448D">
              <w:rPr>
                <w:rStyle w:val="Hyperlink"/>
                <w:noProof/>
              </w:rPr>
              <w:delText>Parts List</w:delText>
            </w:r>
            <w:r w:rsidDel="009E448D">
              <w:rPr>
                <w:noProof/>
                <w:webHidden/>
              </w:rPr>
              <w:tab/>
            </w:r>
            <w:r w:rsidR="003D4FE7" w:rsidDel="009E448D">
              <w:rPr>
                <w:noProof/>
                <w:webHidden/>
              </w:rPr>
              <w:delText>18</w:delText>
            </w:r>
          </w:del>
        </w:p>
        <w:p w14:paraId="70058736" w14:textId="4EAEDDAC" w:rsidR="000D3182" w:rsidDel="009E448D" w:rsidRDefault="000D3182">
          <w:pPr>
            <w:pStyle w:val="TOC3"/>
            <w:tabs>
              <w:tab w:val="right" w:leader="dot" w:pos="9016"/>
            </w:tabs>
            <w:rPr>
              <w:del w:id="276" w:author="Andrew Instone-Cowie" w:date="2026-10-09T12:09:00Z" w16du:dateUtc="2026-10-09T11:09:00Z"/>
              <w:noProof/>
              <w:kern w:val="2"/>
              <w:sz w:val="24"/>
              <w:szCs w:val="24"/>
              <w:lang w:val="en-GB" w:eastAsia="en-GB"/>
              <w14:ligatures w14:val="standardContextual"/>
            </w:rPr>
          </w:pPr>
          <w:del w:id="277" w:author="Andrew Instone-Cowie" w:date="2026-10-09T12:09:00Z" w16du:dateUtc="2026-10-09T11:09:00Z">
            <w:r w:rsidRPr="009E448D" w:rsidDel="009E448D">
              <w:rPr>
                <w:rStyle w:val="Hyperlink"/>
                <w:noProof/>
              </w:rPr>
              <w:delText>Schematic</w:delText>
            </w:r>
            <w:r w:rsidDel="009E448D">
              <w:rPr>
                <w:noProof/>
                <w:webHidden/>
              </w:rPr>
              <w:tab/>
            </w:r>
            <w:r w:rsidR="003D4FE7" w:rsidDel="009E448D">
              <w:rPr>
                <w:noProof/>
                <w:webHidden/>
              </w:rPr>
              <w:delText>19</w:delText>
            </w:r>
          </w:del>
        </w:p>
        <w:p w14:paraId="1F2117BC" w14:textId="32C12888" w:rsidR="000D3182" w:rsidDel="009E448D" w:rsidRDefault="000D3182">
          <w:pPr>
            <w:pStyle w:val="TOC3"/>
            <w:tabs>
              <w:tab w:val="right" w:leader="dot" w:pos="9016"/>
            </w:tabs>
            <w:rPr>
              <w:del w:id="278" w:author="Andrew Instone-Cowie" w:date="2026-10-09T12:09:00Z" w16du:dateUtc="2026-10-09T11:09:00Z"/>
              <w:noProof/>
              <w:kern w:val="2"/>
              <w:sz w:val="24"/>
              <w:szCs w:val="24"/>
              <w:lang w:val="en-GB" w:eastAsia="en-GB"/>
              <w14:ligatures w14:val="standardContextual"/>
            </w:rPr>
          </w:pPr>
          <w:del w:id="279" w:author="Andrew Instone-Cowie" w:date="2026-10-09T12:09:00Z" w16du:dateUtc="2026-10-09T11:09:00Z">
            <w:r w:rsidRPr="009E448D" w:rsidDel="009E448D">
              <w:rPr>
                <w:rStyle w:val="Hyperlink"/>
                <w:noProof/>
              </w:rPr>
              <w:delText>Parts</w:delText>
            </w:r>
            <w:r w:rsidDel="009E448D">
              <w:rPr>
                <w:noProof/>
                <w:webHidden/>
              </w:rPr>
              <w:tab/>
            </w:r>
            <w:r w:rsidR="003D4FE7" w:rsidDel="009E448D">
              <w:rPr>
                <w:noProof/>
                <w:webHidden/>
              </w:rPr>
              <w:delText>20</w:delText>
            </w:r>
          </w:del>
        </w:p>
        <w:p w14:paraId="5398372D" w14:textId="1D6F8BBE" w:rsidR="000D3182" w:rsidDel="009E448D" w:rsidRDefault="000D3182">
          <w:pPr>
            <w:pStyle w:val="TOC3"/>
            <w:tabs>
              <w:tab w:val="right" w:leader="dot" w:pos="9016"/>
            </w:tabs>
            <w:rPr>
              <w:del w:id="280" w:author="Andrew Instone-Cowie" w:date="2026-10-09T12:09:00Z" w16du:dateUtc="2026-10-09T11:09:00Z"/>
              <w:noProof/>
              <w:kern w:val="2"/>
              <w:sz w:val="24"/>
              <w:szCs w:val="24"/>
              <w:lang w:val="en-GB" w:eastAsia="en-GB"/>
              <w14:ligatures w14:val="standardContextual"/>
            </w:rPr>
          </w:pPr>
          <w:del w:id="281" w:author="Andrew Instone-Cowie" w:date="2026-10-09T12:09:00Z" w16du:dateUtc="2026-10-09T11:09:00Z">
            <w:r w:rsidRPr="009E448D" w:rsidDel="009E448D">
              <w:rPr>
                <w:rStyle w:val="Hyperlink"/>
                <w:noProof/>
              </w:rPr>
              <w:delText>PCB Layout</w:delText>
            </w:r>
            <w:r w:rsidDel="009E448D">
              <w:rPr>
                <w:noProof/>
                <w:webHidden/>
              </w:rPr>
              <w:tab/>
            </w:r>
            <w:r w:rsidR="003D4FE7" w:rsidDel="009E448D">
              <w:rPr>
                <w:noProof/>
                <w:webHidden/>
              </w:rPr>
              <w:delText>20</w:delText>
            </w:r>
          </w:del>
        </w:p>
        <w:p w14:paraId="118995D0" w14:textId="429C09FF" w:rsidR="000D3182" w:rsidDel="009E448D" w:rsidRDefault="000D3182">
          <w:pPr>
            <w:pStyle w:val="TOC3"/>
            <w:tabs>
              <w:tab w:val="right" w:leader="dot" w:pos="9016"/>
            </w:tabs>
            <w:rPr>
              <w:del w:id="282" w:author="Andrew Instone-Cowie" w:date="2026-10-09T12:09:00Z" w16du:dateUtc="2026-10-09T11:09:00Z"/>
              <w:noProof/>
              <w:kern w:val="2"/>
              <w:sz w:val="24"/>
              <w:szCs w:val="24"/>
              <w:lang w:val="en-GB" w:eastAsia="en-GB"/>
              <w14:ligatures w14:val="standardContextual"/>
            </w:rPr>
          </w:pPr>
          <w:del w:id="283" w:author="Andrew Instone-Cowie" w:date="2026-10-09T12:09:00Z" w16du:dateUtc="2026-10-09T11:09:00Z">
            <w:r w:rsidRPr="009E448D" w:rsidDel="009E448D">
              <w:rPr>
                <w:rStyle w:val="Hyperlink"/>
                <w:noProof/>
              </w:rPr>
              <w:delText>Construction</w:delText>
            </w:r>
            <w:r w:rsidDel="009E448D">
              <w:rPr>
                <w:noProof/>
                <w:webHidden/>
              </w:rPr>
              <w:tab/>
            </w:r>
            <w:r w:rsidR="003D4FE7" w:rsidDel="009E448D">
              <w:rPr>
                <w:noProof/>
                <w:webHidden/>
              </w:rPr>
              <w:delText>21</w:delText>
            </w:r>
          </w:del>
        </w:p>
        <w:p w14:paraId="66450595" w14:textId="4E5438C4" w:rsidR="000D3182" w:rsidDel="009E448D" w:rsidRDefault="000D3182">
          <w:pPr>
            <w:pStyle w:val="TOC2"/>
            <w:tabs>
              <w:tab w:val="right" w:leader="dot" w:pos="9016"/>
            </w:tabs>
            <w:rPr>
              <w:del w:id="284" w:author="Andrew Instone-Cowie" w:date="2026-10-09T12:09:00Z" w16du:dateUtc="2026-10-09T11:09:00Z"/>
              <w:rFonts w:eastAsiaTheme="minorEastAsia"/>
              <w:noProof/>
              <w:kern w:val="2"/>
              <w:sz w:val="24"/>
              <w:szCs w:val="24"/>
              <w:lang w:eastAsia="en-GB"/>
              <w14:ligatures w14:val="standardContextual"/>
            </w:rPr>
          </w:pPr>
          <w:del w:id="285" w:author="Andrew Instone-Cowie" w:date="2026-10-09T12:09:00Z" w16du:dateUtc="2026-10-09T11:09:00Z">
            <w:r w:rsidRPr="009E448D" w:rsidDel="009E448D">
              <w:rPr>
                <w:rStyle w:val="Hyperlink"/>
                <w:noProof/>
              </w:rPr>
              <w:delText>Basic Serial Splitter Module – Expander Board</w:delText>
            </w:r>
            <w:r w:rsidDel="009E448D">
              <w:rPr>
                <w:noProof/>
                <w:webHidden/>
              </w:rPr>
              <w:tab/>
            </w:r>
            <w:r w:rsidR="003D4FE7" w:rsidDel="009E448D">
              <w:rPr>
                <w:noProof/>
                <w:webHidden/>
              </w:rPr>
              <w:delText>23</w:delText>
            </w:r>
          </w:del>
        </w:p>
        <w:p w14:paraId="00F407BD" w14:textId="12CEE4FD" w:rsidR="000D3182" w:rsidDel="009E448D" w:rsidRDefault="000D3182">
          <w:pPr>
            <w:pStyle w:val="TOC3"/>
            <w:tabs>
              <w:tab w:val="right" w:leader="dot" w:pos="9016"/>
            </w:tabs>
            <w:rPr>
              <w:del w:id="286" w:author="Andrew Instone-Cowie" w:date="2026-10-09T12:09:00Z" w16du:dateUtc="2026-10-09T11:09:00Z"/>
              <w:noProof/>
              <w:kern w:val="2"/>
              <w:sz w:val="24"/>
              <w:szCs w:val="24"/>
              <w:lang w:val="en-GB" w:eastAsia="en-GB"/>
              <w14:ligatures w14:val="standardContextual"/>
            </w:rPr>
          </w:pPr>
          <w:del w:id="287" w:author="Andrew Instone-Cowie" w:date="2026-10-09T12:09:00Z" w16du:dateUtc="2026-10-09T11:09:00Z">
            <w:r w:rsidRPr="009E448D" w:rsidDel="009E448D">
              <w:rPr>
                <w:rStyle w:val="Hyperlink"/>
                <w:noProof/>
              </w:rPr>
              <w:delText>Parts List</w:delText>
            </w:r>
            <w:r w:rsidDel="009E448D">
              <w:rPr>
                <w:noProof/>
                <w:webHidden/>
              </w:rPr>
              <w:tab/>
            </w:r>
            <w:r w:rsidR="003D4FE7" w:rsidDel="009E448D">
              <w:rPr>
                <w:noProof/>
                <w:webHidden/>
              </w:rPr>
              <w:delText>23</w:delText>
            </w:r>
          </w:del>
        </w:p>
        <w:p w14:paraId="2CD992A3" w14:textId="45E3180F" w:rsidR="000D3182" w:rsidDel="009E448D" w:rsidRDefault="000D3182">
          <w:pPr>
            <w:pStyle w:val="TOC3"/>
            <w:tabs>
              <w:tab w:val="right" w:leader="dot" w:pos="9016"/>
            </w:tabs>
            <w:rPr>
              <w:del w:id="288" w:author="Andrew Instone-Cowie" w:date="2026-10-09T12:09:00Z" w16du:dateUtc="2026-10-09T11:09:00Z"/>
              <w:noProof/>
              <w:kern w:val="2"/>
              <w:sz w:val="24"/>
              <w:szCs w:val="24"/>
              <w:lang w:val="en-GB" w:eastAsia="en-GB"/>
              <w14:ligatures w14:val="standardContextual"/>
            </w:rPr>
          </w:pPr>
          <w:del w:id="289" w:author="Andrew Instone-Cowie" w:date="2026-10-09T12:09:00Z" w16du:dateUtc="2026-10-09T11:09:00Z">
            <w:r w:rsidRPr="009E448D" w:rsidDel="009E448D">
              <w:rPr>
                <w:rStyle w:val="Hyperlink"/>
                <w:noProof/>
              </w:rPr>
              <w:delText>Parts</w:delText>
            </w:r>
            <w:r w:rsidDel="009E448D">
              <w:rPr>
                <w:noProof/>
                <w:webHidden/>
              </w:rPr>
              <w:tab/>
            </w:r>
            <w:r w:rsidR="003D4FE7" w:rsidDel="009E448D">
              <w:rPr>
                <w:noProof/>
                <w:webHidden/>
              </w:rPr>
              <w:delText>24</w:delText>
            </w:r>
          </w:del>
        </w:p>
        <w:p w14:paraId="31DB3ACD" w14:textId="0AB4918D" w:rsidR="000D3182" w:rsidDel="009E448D" w:rsidRDefault="000D3182">
          <w:pPr>
            <w:pStyle w:val="TOC3"/>
            <w:tabs>
              <w:tab w:val="right" w:leader="dot" w:pos="9016"/>
            </w:tabs>
            <w:rPr>
              <w:del w:id="290" w:author="Andrew Instone-Cowie" w:date="2026-10-09T12:09:00Z" w16du:dateUtc="2026-10-09T11:09:00Z"/>
              <w:noProof/>
              <w:kern w:val="2"/>
              <w:sz w:val="24"/>
              <w:szCs w:val="24"/>
              <w:lang w:val="en-GB" w:eastAsia="en-GB"/>
              <w14:ligatures w14:val="standardContextual"/>
            </w:rPr>
          </w:pPr>
          <w:del w:id="291" w:author="Andrew Instone-Cowie" w:date="2026-10-09T12:09:00Z" w16du:dateUtc="2026-10-09T11:09:00Z">
            <w:r w:rsidRPr="009E448D" w:rsidDel="009E448D">
              <w:rPr>
                <w:rStyle w:val="Hyperlink"/>
                <w:noProof/>
              </w:rPr>
              <w:delText>Construction</w:delText>
            </w:r>
            <w:r w:rsidDel="009E448D">
              <w:rPr>
                <w:noProof/>
                <w:webHidden/>
              </w:rPr>
              <w:tab/>
            </w:r>
            <w:r w:rsidR="003D4FE7" w:rsidDel="009E448D">
              <w:rPr>
                <w:noProof/>
                <w:webHidden/>
              </w:rPr>
              <w:delText>24</w:delText>
            </w:r>
          </w:del>
        </w:p>
        <w:p w14:paraId="426BA9AB" w14:textId="5FABE857" w:rsidR="000D3182" w:rsidDel="009E448D" w:rsidRDefault="000D3182">
          <w:pPr>
            <w:pStyle w:val="TOC2"/>
            <w:tabs>
              <w:tab w:val="right" w:leader="dot" w:pos="9016"/>
            </w:tabs>
            <w:rPr>
              <w:del w:id="292" w:author="Andrew Instone-Cowie" w:date="2026-10-09T12:09:00Z" w16du:dateUtc="2026-10-09T11:09:00Z"/>
              <w:rFonts w:eastAsiaTheme="minorEastAsia"/>
              <w:noProof/>
              <w:kern w:val="2"/>
              <w:sz w:val="24"/>
              <w:szCs w:val="24"/>
              <w:lang w:eastAsia="en-GB"/>
              <w14:ligatures w14:val="standardContextual"/>
            </w:rPr>
          </w:pPr>
          <w:del w:id="293" w:author="Andrew Instone-Cowie" w:date="2026-10-09T12:09:00Z" w16du:dateUtc="2026-10-09T11:09:00Z">
            <w:r w:rsidRPr="009E448D" w:rsidDel="009E448D">
              <w:rPr>
                <w:rStyle w:val="Hyperlink"/>
                <w:noProof/>
              </w:rPr>
              <w:delText>Enclosures</w:delText>
            </w:r>
            <w:r w:rsidDel="009E448D">
              <w:rPr>
                <w:noProof/>
                <w:webHidden/>
              </w:rPr>
              <w:tab/>
            </w:r>
            <w:r w:rsidR="003D4FE7" w:rsidDel="009E448D">
              <w:rPr>
                <w:noProof/>
                <w:webHidden/>
              </w:rPr>
              <w:delText>26</w:delText>
            </w:r>
          </w:del>
        </w:p>
        <w:p w14:paraId="3758E97D" w14:textId="66EA722B" w:rsidR="000D3182" w:rsidDel="009E448D" w:rsidRDefault="000D3182">
          <w:pPr>
            <w:pStyle w:val="TOC3"/>
            <w:tabs>
              <w:tab w:val="right" w:leader="dot" w:pos="9016"/>
            </w:tabs>
            <w:rPr>
              <w:del w:id="294" w:author="Andrew Instone-Cowie" w:date="2026-10-09T12:09:00Z" w16du:dateUtc="2026-10-09T11:09:00Z"/>
              <w:noProof/>
              <w:kern w:val="2"/>
              <w:sz w:val="24"/>
              <w:szCs w:val="24"/>
              <w:lang w:val="en-GB" w:eastAsia="en-GB"/>
              <w14:ligatures w14:val="standardContextual"/>
            </w:rPr>
          </w:pPr>
          <w:del w:id="295" w:author="Andrew Instone-Cowie" w:date="2026-10-09T12:09:00Z" w16du:dateUtc="2026-10-09T11:09:00Z">
            <w:r w:rsidRPr="009E448D" w:rsidDel="009E448D">
              <w:rPr>
                <w:rStyle w:val="Hyperlink"/>
                <w:noProof/>
              </w:rPr>
              <w:delText>Parts List</w:delText>
            </w:r>
            <w:r w:rsidDel="009E448D">
              <w:rPr>
                <w:noProof/>
                <w:webHidden/>
              </w:rPr>
              <w:tab/>
            </w:r>
            <w:r w:rsidR="003D4FE7" w:rsidDel="009E448D">
              <w:rPr>
                <w:noProof/>
                <w:webHidden/>
              </w:rPr>
              <w:delText>26</w:delText>
            </w:r>
          </w:del>
        </w:p>
        <w:p w14:paraId="690232D4" w14:textId="03045EA8" w:rsidR="000D3182" w:rsidDel="009E448D" w:rsidRDefault="000D3182">
          <w:pPr>
            <w:pStyle w:val="TOC3"/>
            <w:tabs>
              <w:tab w:val="right" w:leader="dot" w:pos="9016"/>
            </w:tabs>
            <w:rPr>
              <w:del w:id="296" w:author="Andrew Instone-Cowie" w:date="2026-10-09T12:09:00Z" w16du:dateUtc="2026-10-09T11:09:00Z"/>
              <w:noProof/>
              <w:kern w:val="2"/>
              <w:sz w:val="24"/>
              <w:szCs w:val="24"/>
              <w:lang w:val="en-GB" w:eastAsia="en-GB"/>
              <w14:ligatures w14:val="standardContextual"/>
            </w:rPr>
          </w:pPr>
          <w:del w:id="297" w:author="Andrew Instone-Cowie" w:date="2026-10-09T12:09:00Z" w16du:dateUtc="2026-10-09T11:09:00Z">
            <w:r w:rsidRPr="009E448D" w:rsidDel="009E448D">
              <w:rPr>
                <w:rStyle w:val="Hyperlink"/>
                <w:noProof/>
              </w:rPr>
              <w:delText>Second PC Module Enclosure</w:delText>
            </w:r>
            <w:r w:rsidDel="009E448D">
              <w:rPr>
                <w:noProof/>
                <w:webHidden/>
              </w:rPr>
              <w:tab/>
            </w:r>
            <w:r w:rsidR="003D4FE7" w:rsidDel="009E448D">
              <w:rPr>
                <w:noProof/>
                <w:webHidden/>
              </w:rPr>
              <w:delText>27</w:delText>
            </w:r>
          </w:del>
        </w:p>
        <w:p w14:paraId="1464E7BA" w14:textId="06B53B5C" w:rsidR="000D3182" w:rsidDel="009E448D" w:rsidRDefault="000D3182">
          <w:pPr>
            <w:pStyle w:val="TOC3"/>
            <w:tabs>
              <w:tab w:val="right" w:leader="dot" w:pos="9016"/>
            </w:tabs>
            <w:rPr>
              <w:del w:id="298" w:author="Andrew Instone-Cowie" w:date="2026-10-09T12:09:00Z" w16du:dateUtc="2026-10-09T11:09:00Z"/>
              <w:noProof/>
              <w:kern w:val="2"/>
              <w:sz w:val="24"/>
              <w:szCs w:val="24"/>
              <w:lang w:val="en-GB" w:eastAsia="en-GB"/>
              <w14:ligatures w14:val="standardContextual"/>
            </w:rPr>
          </w:pPr>
          <w:del w:id="299" w:author="Andrew Instone-Cowie" w:date="2026-10-09T12:09:00Z" w16du:dateUtc="2026-10-09T11:09:00Z">
            <w:r w:rsidRPr="009E448D" w:rsidDel="009E448D">
              <w:rPr>
                <w:rStyle w:val="Hyperlink"/>
                <w:noProof/>
              </w:rPr>
              <w:delText>D Sub Serial Connector Alternative Drilling</w:delText>
            </w:r>
            <w:r w:rsidDel="009E448D">
              <w:rPr>
                <w:noProof/>
                <w:webHidden/>
              </w:rPr>
              <w:tab/>
            </w:r>
            <w:r w:rsidR="003D4FE7" w:rsidDel="009E448D">
              <w:rPr>
                <w:noProof/>
                <w:webHidden/>
              </w:rPr>
              <w:delText>28</w:delText>
            </w:r>
          </w:del>
        </w:p>
        <w:p w14:paraId="7E1A95F2" w14:textId="60AE5FAC" w:rsidR="000D3182" w:rsidDel="009E448D" w:rsidRDefault="000D3182">
          <w:pPr>
            <w:pStyle w:val="TOC3"/>
            <w:tabs>
              <w:tab w:val="right" w:leader="dot" w:pos="9016"/>
            </w:tabs>
            <w:rPr>
              <w:del w:id="300" w:author="Andrew Instone-Cowie" w:date="2026-10-09T12:09:00Z" w16du:dateUtc="2026-10-09T11:09:00Z"/>
              <w:noProof/>
              <w:kern w:val="2"/>
              <w:sz w:val="24"/>
              <w:szCs w:val="24"/>
              <w:lang w:val="en-GB" w:eastAsia="en-GB"/>
              <w14:ligatures w14:val="standardContextual"/>
            </w:rPr>
          </w:pPr>
          <w:del w:id="301" w:author="Andrew Instone-Cowie" w:date="2026-10-09T12:09:00Z" w16du:dateUtc="2026-10-09T11:09:00Z">
            <w:r w:rsidRPr="009E448D" w:rsidDel="009E448D">
              <w:rPr>
                <w:rStyle w:val="Hyperlink"/>
                <w:noProof/>
              </w:rPr>
              <w:delText>Basic Serial Splitter Enclosure</w:delText>
            </w:r>
            <w:r w:rsidDel="009E448D">
              <w:rPr>
                <w:noProof/>
                <w:webHidden/>
              </w:rPr>
              <w:tab/>
            </w:r>
            <w:r w:rsidR="003D4FE7" w:rsidDel="009E448D">
              <w:rPr>
                <w:noProof/>
                <w:webHidden/>
              </w:rPr>
              <w:delText>29</w:delText>
            </w:r>
          </w:del>
        </w:p>
        <w:p w14:paraId="5CF75AC6" w14:textId="6BF299BB" w:rsidR="000D3182" w:rsidDel="009E448D" w:rsidRDefault="000D3182">
          <w:pPr>
            <w:pStyle w:val="TOC3"/>
            <w:tabs>
              <w:tab w:val="right" w:leader="dot" w:pos="9016"/>
            </w:tabs>
            <w:rPr>
              <w:del w:id="302" w:author="Andrew Instone-Cowie" w:date="2026-10-09T12:09:00Z" w16du:dateUtc="2026-10-09T11:09:00Z"/>
              <w:noProof/>
              <w:kern w:val="2"/>
              <w:sz w:val="24"/>
              <w:szCs w:val="24"/>
              <w:lang w:val="en-GB" w:eastAsia="en-GB"/>
              <w14:ligatures w14:val="standardContextual"/>
            </w:rPr>
          </w:pPr>
          <w:del w:id="303" w:author="Andrew Instone-Cowie" w:date="2026-10-09T12:09:00Z" w16du:dateUtc="2026-10-09T11:09:00Z">
            <w:r w:rsidRPr="009E448D" w:rsidDel="009E448D">
              <w:rPr>
                <w:rStyle w:val="Hyperlink"/>
                <w:noProof/>
              </w:rPr>
              <w:delText>PCB Mounting Hardware</w:delText>
            </w:r>
            <w:r w:rsidDel="009E448D">
              <w:rPr>
                <w:noProof/>
                <w:webHidden/>
              </w:rPr>
              <w:tab/>
            </w:r>
            <w:r w:rsidR="003D4FE7" w:rsidDel="009E448D">
              <w:rPr>
                <w:noProof/>
                <w:webHidden/>
              </w:rPr>
              <w:delText>30</w:delText>
            </w:r>
          </w:del>
        </w:p>
        <w:p w14:paraId="1862537F" w14:textId="27846D89" w:rsidR="000D3182" w:rsidDel="009E448D" w:rsidRDefault="000D3182">
          <w:pPr>
            <w:pStyle w:val="TOC2"/>
            <w:tabs>
              <w:tab w:val="right" w:leader="dot" w:pos="9016"/>
            </w:tabs>
            <w:rPr>
              <w:del w:id="304" w:author="Andrew Instone-Cowie" w:date="2026-10-09T12:09:00Z" w16du:dateUtc="2026-10-09T11:09:00Z"/>
              <w:rFonts w:eastAsiaTheme="minorEastAsia"/>
              <w:noProof/>
              <w:kern w:val="2"/>
              <w:sz w:val="24"/>
              <w:szCs w:val="24"/>
              <w:lang w:eastAsia="en-GB"/>
              <w14:ligatures w14:val="standardContextual"/>
            </w:rPr>
          </w:pPr>
          <w:del w:id="305" w:author="Andrew Instone-Cowie" w:date="2026-10-09T12:09:00Z" w16du:dateUtc="2026-10-09T11:09:00Z">
            <w:r w:rsidRPr="009E448D" w:rsidDel="009E448D">
              <w:rPr>
                <w:rStyle w:val="Hyperlink"/>
                <w:noProof/>
              </w:rPr>
              <w:delText>Completed Assemblies</w:delText>
            </w:r>
            <w:r w:rsidDel="009E448D">
              <w:rPr>
                <w:noProof/>
                <w:webHidden/>
              </w:rPr>
              <w:tab/>
            </w:r>
            <w:r w:rsidR="003D4FE7" w:rsidDel="009E448D">
              <w:rPr>
                <w:noProof/>
                <w:webHidden/>
              </w:rPr>
              <w:delText>32</w:delText>
            </w:r>
          </w:del>
        </w:p>
        <w:p w14:paraId="0F29E264" w14:textId="509E1461" w:rsidR="000D3182" w:rsidDel="009E448D" w:rsidRDefault="000D3182">
          <w:pPr>
            <w:pStyle w:val="TOC3"/>
            <w:tabs>
              <w:tab w:val="right" w:leader="dot" w:pos="9016"/>
            </w:tabs>
            <w:rPr>
              <w:del w:id="306" w:author="Andrew Instone-Cowie" w:date="2026-10-09T12:09:00Z" w16du:dateUtc="2026-10-09T11:09:00Z"/>
              <w:noProof/>
              <w:kern w:val="2"/>
              <w:sz w:val="24"/>
              <w:szCs w:val="24"/>
              <w:lang w:val="en-GB" w:eastAsia="en-GB"/>
              <w14:ligatures w14:val="standardContextual"/>
            </w:rPr>
          </w:pPr>
          <w:del w:id="307" w:author="Andrew Instone-Cowie" w:date="2026-10-09T12:09:00Z" w16du:dateUtc="2026-10-09T11:09:00Z">
            <w:r w:rsidRPr="009E448D" w:rsidDel="009E448D">
              <w:rPr>
                <w:rStyle w:val="Hyperlink"/>
                <w:noProof/>
              </w:rPr>
              <w:delText>Second PC Module</w:delText>
            </w:r>
            <w:r w:rsidDel="009E448D">
              <w:rPr>
                <w:noProof/>
                <w:webHidden/>
              </w:rPr>
              <w:tab/>
            </w:r>
            <w:r w:rsidR="003D4FE7" w:rsidDel="009E448D">
              <w:rPr>
                <w:noProof/>
                <w:webHidden/>
              </w:rPr>
              <w:delText>32</w:delText>
            </w:r>
          </w:del>
        </w:p>
        <w:p w14:paraId="54DED318" w14:textId="0EBF057B" w:rsidR="000D3182" w:rsidDel="009E448D" w:rsidRDefault="000D3182">
          <w:pPr>
            <w:pStyle w:val="TOC3"/>
            <w:tabs>
              <w:tab w:val="right" w:leader="dot" w:pos="9016"/>
            </w:tabs>
            <w:rPr>
              <w:del w:id="308" w:author="Andrew Instone-Cowie" w:date="2026-10-09T12:09:00Z" w16du:dateUtc="2026-10-09T11:09:00Z"/>
              <w:noProof/>
              <w:kern w:val="2"/>
              <w:sz w:val="24"/>
              <w:szCs w:val="24"/>
              <w:lang w:val="en-GB" w:eastAsia="en-GB"/>
              <w14:ligatures w14:val="standardContextual"/>
            </w:rPr>
          </w:pPr>
          <w:del w:id="309" w:author="Andrew Instone-Cowie" w:date="2026-10-09T12:09:00Z" w16du:dateUtc="2026-10-09T11:09:00Z">
            <w:r w:rsidRPr="009E448D" w:rsidDel="009E448D">
              <w:rPr>
                <w:rStyle w:val="Hyperlink"/>
                <w:noProof/>
              </w:rPr>
              <w:delText>Basic Serial Splitter Module</w:delText>
            </w:r>
            <w:r w:rsidDel="009E448D">
              <w:rPr>
                <w:noProof/>
                <w:webHidden/>
              </w:rPr>
              <w:tab/>
            </w:r>
            <w:r w:rsidR="003D4FE7" w:rsidDel="009E448D">
              <w:rPr>
                <w:noProof/>
                <w:webHidden/>
              </w:rPr>
              <w:delText>32</w:delText>
            </w:r>
          </w:del>
        </w:p>
        <w:p w14:paraId="0355257A" w14:textId="65CAE665" w:rsidR="000D3182" w:rsidDel="009E448D" w:rsidRDefault="000D3182">
          <w:pPr>
            <w:pStyle w:val="TOC2"/>
            <w:tabs>
              <w:tab w:val="right" w:leader="dot" w:pos="9016"/>
            </w:tabs>
            <w:rPr>
              <w:del w:id="310" w:author="Andrew Instone-Cowie" w:date="2026-10-09T12:09:00Z" w16du:dateUtc="2026-10-09T11:09:00Z"/>
              <w:rFonts w:eastAsiaTheme="minorEastAsia"/>
              <w:noProof/>
              <w:kern w:val="2"/>
              <w:sz w:val="24"/>
              <w:szCs w:val="24"/>
              <w:lang w:eastAsia="en-GB"/>
              <w14:ligatures w14:val="standardContextual"/>
            </w:rPr>
          </w:pPr>
          <w:del w:id="311" w:author="Andrew Instone-Cowie" w:date="2026-10-09T12:09:00Z" w16du:dateUtc="2026-10-09T11:09:00Z">
            <w:r w:rsidRPr="009E448D" w:rsidDel="009E448D">
              <w:rPr>
                <w:rStyle w:val="Hyperlink"/>
                <w:noProof/>
              </w:rPr>
              <w:delText>Cabling</w:delText>
            </w:r>
            <w:r w:rsidDel="009E448D">
              <w:rPr>
                <w:noProof/>
                <w:webHidden/>
              </w:rPr>
              <w:tab/>
            </w:r>
            <w:r w:rsidR="003D4FE7" w:rsidDel="009E448D">
              <w:rPr>
                <w:noProof/>
                <w:webHidden/>
              </w:rPr>
              <w:delText>34</w:delText>
            </w:r>
          </w:del>
        </w:p>
        <w:p w14:paraId="748B600E" w14:textId="4C32B75F" w:rsidR="000D3182" w:rsidDel="009E448D" w:rsidRDefault="000D3182">
          <w:pPr>
            <w:pStyle w:val="TOC3"/>
            <w:tabs>
              <w:tab w:val="right" w:leader="dot" w:pos="9016"/>
            </w:tabs>
            <w:rPr>
              <w:del w:id="312" w:author="Andrew Instone-Cowie" w:date="2026-10-09T12:09:00Z" w16du:dateUtc="2026-10-09T11:09:00Z"/>
              <w:noProof/>
              <w:kern w:val="2"/>
              <w:sz w:val="24"/>
              <w:szCs w:val="24"/>
              <w:lang w:val="en-GB" w:eastAsia="en-GB"/>
              <w14:ligatures w14:val="standardContextual"/>
            </w:rPr>
          </w:pPr>
          <w:del w:id="313" w:author="Andrew Instone-Cowie" w:date="2026-10-09T12:09:00Z" w16du:dateUtc="2026-10-09T11:09:00Z">
            <w:r w:rsidRPr="009E448D" w:rsidDel="009E448D">
              <w:rPr>
                <w:rStyle w:val="Hyperlink"/>
                <w:noProof/>
              </w:rPr>
              <w:delText>Second PC Module</w:delText>
            </w:r>
            <w:r w:rsidDel="009E448D">
              <w:rPr>
                <w:noProof/>
                <w:webHidden/>
              </w:rPr>
              <w:tab/>
            </w:r>
            <w:r w:rsidR="003D4FE7" w:rsidDel="009E448D">
              <w:rPr>
                <w:noProof/>
                <w:webHidden/>
              </w:rPr>
              <w:delText>34</w:delText>
            </w:r>
          </w:del>
        </w:p>
        <w:p w14:paraId="21F0F5C5" w14:textId="216D7B38" w:rsidR="000D3182" w:rsidDel="009E448D" w:rsidRDefault="000D3182">
          <w:pPr>
            <w:pStyle w:val="TOC3"/>
            <w:tabs>
              <w:tab w:val="right" w:leader="dot" w:pos="9016"/>
            </w:tabs>
            <w:rPr>
              <w:del w:id="314" w:author="Andrew Instone-Cowie" w:date="2026-10-09T12:09:00Z" w16du:dateUtc="2026-10-09T11:09:00Z"/>
              <w:noProof/>
              <w:kern w:val="2"/>
              <w:sz w:val="24"/>
              <w:szCs w:val="24"/>
              <w:lang w:val="en-GB" w:eastAsia="en-GB"/>
              <w14:ligatures w14:val="standardContextual"/>
            </w:rPr>
          </w:pPr>
          <w:del w:id="315" w:author="Andrew Instone-Cowie" w:date="2026-10-09T12:09:00Z" w16du:dateUtc="2026-10-09T11:09:00Z">
            <w:r w:rsidRPr="009E448D" w:rsidDel="009E448D">
              <w:rPr>
                <w:rStyle w:val="Hyperlink"/>
                <w:noProof/>
              </w:rPr>
              <w:delText>Basic Serial Splitter Module</w:delText>
            </w:r>
            <w:r w:rsidDel="009E448D">
              <w:rPr>
                <w:noProof/>
                <w:webHidden/>
              </w:rPr>
              <w:tab/>
            </w:r>
            <w:r w:rsidR="003D4FE7" w:rsidDel="009E448D">
              <w:rPr>
                <w:noProof/>
                <w:webHidden/>
              </w:rPr>
              <w:delText>34</w:delText>
            </w:r>
          </w:del>
        </w:p>
        <w:p w14:paraId="34115AB6" w14:textId="61E4E067" w:rsidR="000D3182" w:rsidDel="009E448D" w:rsidRDefault="000D3182">
          <w:pPr>
            <w:pStyle w:val="TOC1"/>
            <w:tabs>
              <w:tab w:val="right" w:leader="dot" w:pos="9016"/>
            </w:tabs>
            <w:rPr>
              <w:del w:id="316" w:author="Andrew Instone-Cowie" w:date="2026-10-09T12:09:00Z" w16du:dateUtc="2026-10-09T11:09:00Z"/>
              <w:rFonts w:eastAsiaTheme="minorEastAsia"/>
              <w:noProof/>
              <w:kern w:val="2"/>
              <w:sz w:val="24"/>
              <w:szCs w:val="24"/>
              <w:lang w:eastAsia="en-GB"/>
              <w14:ligatures w14:val="standardContextual"/>
            </w:rPr>
          </w:pPr>
          <w:del w:id="317" w:author="Andrew Instone-Cowie" w:date="2026-10-09T12:09:00Z" w16du:dateUtc="2026-10-09T11:09:00Z">
            <w:r w:rsidRPr="009E448D" w:rsidDel="009E448D">
              <w:rPr>
                <w:rStyle w:val="Hyperlink"/>
                <w:noProof/>
              </w:rPr>
              <w:delText>Appendix: Older Interface Boards</w:delText>
            </w:r>
            <w:r w:rsidDel="009E448D">
              <w:rPr>
                <w:noProof/>
                <w:webHidden/>
              </w:rPr>
              <w:tab/>
            </w:r>
            <w:r w:rsidR="003D4FE7" w:rsidDel="009E448D">
              <w:rPr>
                <w:noProof/>
                <w:webHidden/>
              </w:rPr>
              <w:delText>35</w:delText>
            </w:r>
          </w:del>
        </w:p>
        <w:p w14:paraId="18D1D149" w14:textId="0DB2A669" w:rsidR="000D3182" w:rsidDel="009E448D" w:rsidRDefault="000D3182">
          <w:pPr>
            <w:pStyle w:val="TOC1"/>
            <w:tabs>
              <w:tab w:val="right" w:leader="dot" w:pos="9016"/>
            </w:tabs>
            <w:rPr>
              <w:del w:id="318" w:author="Andrew Instone-Cowie" w:date="2026-10-09T12:09:00Z" w16du:dateUtc="2026-10-09T11:09:00Z"/>
              <w:rFonts w:eastAsiaTheme="minorEastAsia"/>
              <w:noProof/>
              <w:kern w:val="2"/>
              <w:sz w:val="24"/>
              <w:szCs w:val="24"/>
              <w:lang w:eastAsia="en-GB"/>
              <w14:ligatures w14:val="standardContextual"/>
            </w:rPr>
          </w:pPr>
          <w:del w:id="319" w:author="Andrew Instone-Cowie" w:date="2026-10-09T12:09:00Z" w16du:dateUtc="2026-10-09T11:09:00Z">
            <w:r w:rsidRPr="009E448D" w:rsidDel="009E448D">
              <w:rPr>
                <w:rStyle w:val="Hyperlink"/>
                <w:noProof/>
              </w:rPr>
              <w:delText>Appendix: Configuring the Interface</w:delText>
            </w:r>
            <w:r w:rsidDel="009E448D">
              <w:rPr>
                <w:noProof/>
                <w:webHidden/>
              </w:rPr>
              <w:tab/>
            </w:r>
            <w:r w:rsidR="003D4FE7" w:rsidDel="009E448D">
              <w:rPr>
                <w:noProof/>
                <w:webHidden/>
              </w:rPr>
              <w:delText>36</w:delText>
            </w:r>
          </w:del>
        </w:p>
        <w:p w14:paraId="445696D7" w14:textId="2BB985C6" w:rsidR="000D3182" w:rsidDel="009E448D" w:rsidRDefault="000D3182">
          <w:pPr>
            <w:pStyle w:val="TOC1"/>
            <w:tabs>
              <w:tab w:val="right" w:leader="dot" w:pos="9016"/>
            </w:tabs>
            <w:rPr>
              <w:del w:id="320" w:author="Andrew Instone-Cowie" w:date="2026-10-09T12:09:00Z" w16du:dateUtc="2026-10-09T11:09:00Z"/>
              <w:rFonts w:eastAsiaTheme="minorEastAsia"/>
              <w:noProof/>
              <w:kern w:val="2"/>
              <w:sz w:val="24"/>
              <w:szCs w:val="24"/>
              <w:lang w:eastAsia="en-GB"/>
              <w14:ligatures w14:val="standardContextual"/>
            </w:rPr>
          </w:pPr>
          <w:del w:id="321" w:author="Andrew Instone-Cowie" w:date="2026-10-09T12:09:00Z" w16du:dateUtc="2026-10-09T11:09:00Z">
            <w:r w:rsidRPr="009E448D" w:rsidDel="009E448D">
              <w:rPr>
                <w:rStyle w:val="Hyperlink"/>
                <w:noProof/>
              </w:rPr>
              <w:delText>Licensing &amp; Disclaimers</w:delText>
            </w:r>
            <w:r w:rsidDel="009E448D">
              <w:rPr>
                <w:noProof/>
                <w:webHidden/>
              </w:rPr>
              <w:tab/>
            </w:r>
            <w:r w:rsidR="003D4FE7" w:rsidDel="009E448D">
              <w:rPr>
                <w:noProof/>
                <w:webHidden/>
              </w:rPr>
              <w:delText>37</w:delText>
            </w:r>
          </w:del>
        </w:p>
        <w:p w14:paraId="48E58E39" w14:textId="286CBC5E" w:rsidR="000D3182" w:rsidDel="009E448D" w:rsidRDefault="000D3182">
          <w:pPr>
            <w:pStyle w:val="TOC2"/>
            <w:tabs>
              <w:tab w:val="right" w:leader="dot" w:pos="9016"/>
            </w:tabs>
            <w:rPr>
              <w:del w:id="322" w:author="Andrew Instone-Cowie" w:date="2026-10-09T12:09:00Z" w16du:dateUtc="2026-10-09T11:09:00Z"/>
              <w:rFonts w:eastAsiaTheme="minorEastAsia"/>
              <w:noProof/>
              <w:kern w:val="2"/>
              <w:sz w:val="24"/>
              <w:szCs w:val="24"/>
              <w:lang w:eastAsia="en-GB"/>
              <w14:ligatures w14:val="standardContextual"/>
            </w:rPr>
          </w:pPr>
          <w:del w:id="323" w:author="Andrew Instone-Cowie" w:date="2026-10-09T12:09:00Z" w16du:dateUtc="2026-10-09T11:09:00Z">
            <w:r w:rsidRPr="009E448D" w:rsidDel="009E448D">
              <w:rPr>
                <w:rStyle w:val="Hyperlink"/>
                <w:noProof/>
              </w:rPr>
              <w:delText>Documentation</w:delText>
            </w:r>
            <w:r w:rsidDel="009E448D">
              <w:rPr>
                <w:noProof/>
                <w:webHidden/>
              </w:rPr>
              <w:tab/>
            </w:r>
            <w:r w:rsidR="003D4FE7" w:rsidDel="009E448D">
              <w:rPr>
                <w:noProof/>
                <w:webHidden/>
              </w:rPr>
              <w:delText>37</w:delText>
            </w:r>
          </w:del>
        </w:p>
        <w:p w14:paraId="298DEB90" w14:textId="6855F43D" w:rsidR="000D3182" w:rsidDel="009E448D" w:rsidRDefault="000D3182">
          <w:pPr>
            <w:pStyle w:val="TOC2"/>
            <w:tabs>
              <w:tab w:val="right" w:leader="dot" w:pos="9016"/>
            </w:tabs>
            <w:rPr>
              <w:del w:id="324" w:author="Andrew Instone-Cowie" w:date="2026-10-09T12:09:00Z" w16du:dateUtc="2026-10-09T11:09:00Z"/>
              <w:rFonts w:eastAsiaTheme="minorEastAsia"/>
              <w:noProof/>
              <w:kern w:val="2"/>
              <w:sz w:val="24"/>
              <w:szCs w:val="24"/>
              <w:lang w:eastAsia="en-GB"/>
              <w14:ligatures w14:val="standardContextual"/>
            </w:rPr>
          </w:pPr>
          <w:del w:id="325" w:author="Andrew Instone-Cowie" w:date="2026-10-09T12:09:00Z" w16du:dateUtc="2026-10-09T11:09:00Z">
            <w:r w:rsidRPr="009E448D" w:rsidDel="009E448D">
              <w:rPr>
                <w:rStyle w:val="Hyperlink"/>
                <w:noProof/>
              </w:rPr>
              <w:delText>Software</w:delText>
            </w:r>
            <w:r w:rsidDel="009E448D">
              <w:rPr>
                <w:noProof/>
                <w:webHidden/>
              </w:rPr>
              <w:tab/>
            </w:r>
            <w:r w:rsidR="003D4FE7" w:rsidDel="009E448D">
              <w:rPr>
                <w:noProof/>
                <w:webHidden/>
              </w:rPr>
              <w:delText>37</w:delText>
            </w:r>
          </w:del>
        </w:p>
        <w:p w14:paraId="4492B865" w14:textId="7933DE28" w:rsidR="000D3182" w:rsidDel="009E448D" w:rsidRDefault="000D3182">
          <w:pPr>
            <w:pStyle w:val="TOC1"/>
            <w:tabs>
              <w:tab w:val="right" w:leader="dot" w:pos="9016"/>
            </w:tabs>
            <w:rPr>
              <w:del w:id="326" w:author="Andrew Instone-Cowie" w:date="2026-10-09T12:09:00Z" w16du:dateUtc="2026-10-09T11:09:00Z"/>
              <w:rFonts w:eastAsiaTheme="minorEastAsia"/>
              <w:noProof/>
              <w:kern w:val="2"/>
              <w:sz w:val="24"/>
              <w:szCs w:val="24"/>
              <w:lang w:eastAsia="en-GB"/>
              <w14:ligatures w14:val="standardContextual"/>
            </w:rPr>
          </w:pPr>
          <w:del w:id="327" w:author="Andrew Instone-Cowie" w:date="2026-10-09T12:09:00Z" w16du:dateUtc="2026-10-09T11:09:00Z">
            <w:r w:rsidRPr="009E448D" w:rsidDel="009E448D">
              <w:rPr>
                <w:rStyle w:val="Hyperlink"/>
                <w:noProof/>
              </w:rPr>
              <w:delText>Acknowledgements</w:delText>
            </w:r>
            <w:r w:rsidDel="009E448D">
              <w:rPr>
                <w:noProof/>
                <w:webHidden/>
              </w:rPr>
              <w:tab/>
            </w:r>
            <w:r w:rsidR="003D4FE7" w:rsidDel="009E448D">
              <w:rPr>
                <w:noProof/>
                <w:webHidden/>
              </w:rPr>
              <w:delText>38</w:delText>
            </w:r>
          </w:del>
        </w:p>
        <w:p w14:paraId="3829239B" w14:textId="6079CAC7" w:rsidR="001060D5" w:rsidRDefault="004A19E5" w:rsidP="00D16CF7">
          <w:pPr>
            <w:rPr>
              <w:noProof/>
            </w:rPr>
          </w:pPr>
          <w:r>
            <w:rPr>
              <w:b/>
              <w:bCs/>
              <w:noProof/>
            </w:rPr>
            <w:fldChar w:fldCharType="end"/>
          </w:r>
        </w:p>
      </w:sdtContent>
    </w:sdt>
    <w:p w14:paraId="1D47D27E" w14:textId="77777777" w:rsidR="003A3D10" w:rsidRPr="00787764" w:rsidRDefault="00B7322D" w:rsidP="001E1F78">
      <w:pPr>
        <w:pStyle w:val="Heading1"/>
        <w:spacing w:after="100"/>
      </w:pPr>
      <w:bookmarkStart w:id="328" w:name="_Toc242440164"/>
      <w:r>
        <w:t>I</w:t>
      </w:r>
      <w:r w:rsidR="00E35852">
        <w:t>ndex</w:t>
      </w:r>
      <w:r w:rsidR="003A3D10">
        <w:t xml:space="preserve"> of Figures</w:t>
      </w:r>
      <w:bookmarkEnd w:id="328"/>
    </w:p>
    <w:p w14:paraId="786A875D" w14:textId="475E7AD6" w:rsidR="009E448D" w:rsidRDefault="003A3D10" w:rsidP="009E448D">
      <w:pPr>
        <w:pStyle w:val="TableofFigures"/>
        <w:tabs>
          <w:tab w:val="right" w:leader="dot" w:pos="9016"/>
        </w:tabs>
        <w:spacing w:after="120"/>
        <w:rPr>
          <w:ins w:id="329" w:author="Andrew Instone-Cowie" w:date="2026-10-09T12:09:00Z" w16du:dateUtc="2026-10-09T11:09:00Z"/>
          <w:rFonts w:eastAsiaTheme="minorEastAsia"/>
          <w:noProof/>
          <w:kern w:val="2"/>
          <w:sz w:val="24"/>
          <w:szCs w:val="24"/>
          <w:lang w:eastAsia="en-GB"/>
          <w14:ligatures w14:val="standardContextual"/>
        </w:rPr>
        <w:pPrChange w:id="330" w:author="Andrew Instone-Cowie" w:date="2026-10-09T12:09:00Z" w16du:dateUtc="2026-10-09T11:09:00Z">
          <w:pPr>
            <w:pStyle w:val="TableofFigures"/>
            <w:tabs>
              <w:tab w:val="right" w:leader="dot" w:pos="9016"/>
            </w:tabs>
          </w:pPr>
        </w:pPrChange>
      </w:pPr>
      <w:r>
        <w:rPr>
          <w:i/>
        </w:rPr>
        <w:fldChar w:fldCharType="begin"/>
      </w:r>
      <w:r>
        <w:rPr>
          <w:i/>
        </w:rPr>
        <w:instrText xml:space="preserve"> TOC \h \z \c "Figure" </w:instrText>
      </w:r>
      <w:r>
        <w:rPr>
          <w:i/>
        </w:rPr>
        <w:fldChar w:fldCharType="separate"/>
      </w:r>
      <w:ins w:id="331" w:author="Andrew Instone-Cowie" w:date="2026-10-09T12:09:00Z" w16du:dateUtc="2026-10-09T11:09:00Z">
        <w:r w:rsidR="009E448D" w:rsidRPr="00CC6331">
          <w:rPr>
            <w:rStyle w:val="Hyperlink"/>
            <w:noProof/>
          </w:rPr>
          <w:fldChar w:fldCharType="begin"/>
        </w:r>
        <w:r w:rsidR="009E448D" w:rsidRPr="00CC6331">
          <w:rPr>
            <w:rStyle w:val="Hyperlink"/>
            <w:noProof/>
          </w:rPr>
          <w:instrText xml:space="preserve"> </w:instrText>
        </w:r>
        <w:r w:rsidR="009E448D">
          <w:rPr>
            <w:noProof/>
          </w:rPr>
          <w:instrText>HYPERLINK \l "_Toc242440218"</w:instrText>
        </w:r>
        <w:r w:rsidR="009E448D" w:rsidRPr="00CC6331">
          <w:rPr>
            <w:rStyle w:val="Hyperlink"/>
            <w:noProof/>
          </w:rPr>
          <w:instrText xml:space="preserve"> </w:instrText>
        </w:r>
        <w:r w:rsidR="009E448D" w:rsidRPr="00CC6331">
          <w:rPr>
            <w:rStyle w:val="Hyperlink"/>
            <w:noProof/>
          </w:rPr>
        </w:r>
        <w:r w:rsidR="009E448D" w:rsidRPr="00CC6331">
          <w:rPr>
            <w:rStyle w:val="Hyperlink"/>
            <w:noProof/>
          </w:rPr>
          <w:fldChar w:fldCharType="separate"/>
        </w:r>
        <w:r w:rsidR="009E448D" w:rsidRPr="00CC6331">
          <w:rPr>
            <w:rStyle w:val="Hyperlink"/>
            <w:noProof/>
          </w:rPr>
          <w:t>Figure 1 – Documentation Map</w:t>
        </w:r>
        <w:r w:rsidR="009E448D">
          <w:rPr>
            <w:noProof/>
            <w:webHidden/>
          </w:rPr>
          <w:tab/>
        </w:r>
        <w:r w:rsidR="009E448D">
          <w:rPr>
            <w:noProof/>
            <w:webHidden/>
          </w:rPr>
          <w:fldChar w:fldCharType="begin"/>
        </w:r>
        <w:r w:rsidR="009E448D">
          <w:rPr>
            <w:noProof/>
            <w:webHidden/>
          </w:rPr>
          <w:instrText xml:space="preserve"> PAGEREF _Toc242440218 \h </w:instrText>
        </w:r>
        <w:r w:rsidR="009E448D">
          <w:rPr>
            <w:noProof/>
            <w:webHidden/>
          </w:rPr>
        </w:r>
        <w:r w:rsidR="009E448D">
          <w:rPr>
            <w:noProof/>
            <w:webHidden/>
          </w:rPr>
          <w:fldChar w:fldCharType="separate"/>
        </w:r>
      </w:ins>
      <w:ins w:id="332" w:author="Andrew Instone-Cowie" w:date="2026-10-09T12:10:00Z" w16du:dateUtc="2026-10-09T11:10:00Z">
        <w:r w:rsidR="009E448D">
          <w:rPr>
            <w:noProof/>
            <w:webHidden/>
          </w:rPr>
          <w:t>7</w:t>
        </w:r>
      </w:ins>
      <w:ins w:id="333" w:author="Andrew Instone-Cowie" w:date="2026-10-09T12:09:00Z" w16du:dateUtc="2026-10-09T11:09:00Z">
        <w:r w:rsidR="009E448D">
          <w:rPr>
            <w:noProof/>
            <w:webHidden/>
          </w:rPr>
          <w:fldChar w:fldCharType="end"/>
        </w:r>
        <w:r w:rsidR="009E448D" w:rsidRPr="00CC6331">
          <w:rPr>
            <w:rStyle w:val="Hyperlink"/>
            <w:noProof/>
          </w:rPr>
          <w:fldChar w:fldCharType="end"/>
        </w:r>
      </w:ins>
    </w:p>
    <w:p w14:paraId="29D80375" w14:textId="7265C804" w:rsidR="009E448D" w:rsidRDefault="009E448D" w:rsidP="009E448D">
      <w:pPr>
        <w:pStyle w:val="TableofFigures"/>
        <w:tabs>
          <w:tab w:val="right" w:leader="dot" w:pos="9016"/>
        </w:tabs>
        <w:spacing w:after="120"/>
        <w:rPr>
          <w:ins w:id="334" w:author="Andrew Instone-Cowie" w:date="2026-10-09T12:09:00Z" w16du:dateUtc="2026-10-09T11:09:00Z"/>
          <w:rFonts w:eastAsiaTheme="minorEastAsia"/>
          <w:noProof/>
          <w:kern w:val="2"/>
          <w:sz w:val="24"/>
          <w:szCs w:val="24"/>
          <w:lang w:eastAsia="en-GB"/>
          <w14:ligatures w14:val="standardContextual"/>
        </w:rPr>
        <w:pPrChange w:id="335" w:author="Andrew Instone-Cowie" w:date="2026-10-09T12:09:00Z" w16du:dateUtc="2026-10-09T11:09:00Z">
          <w:pPr>
            <w:pStyle w:val="TableofFigures"/>
            <w:tabs>
              <w:tab w:val="right" w:leader="dot" w:pos="9016"/>
            </w:tabs>
          </w:pPr>
        </w:pPrChange>
      </w:pPr>
      <w:ins w:id="336"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"_Toc242440219"</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2 – Second PC Module General Arrangement</w:t>
        </w:r>
        <w:r>
          <w:rPr>
            <w:noProof/>
            <w:webHidden/>
          </w:rPr>
          <w:tab/>
        </w:r>
        <w:r>
          <w:rPr>
            <w:noProof/>
            <w:webHidden/>
          </w:rPr>
          <w:fldChar w:fldCharType="begin"/>
        </w:r>
        <w:r>
          <w:rPr>
            <w:noProof/>
            <w:webHidden/>
          </w:rPr>
          <w:instrText xml:space="preserve"> PAGEREF _Toc242440219 \h </w:instrText>
        </w:r>
        <w:r>
          <w:rPr>
            <w:noProof/>
            <w:webHidden/>
          </w:rPr>
        </w:r>
        <w:r>
          <w:rPr>
            <w:noProof/>
            <w:webHidden/>
          </w:rPr>
          <w:fldChar w:fldCharType="separate"/>
        </w:r>
      </w:ins>
      <w:ins w:id="337" w:author="Andrew Instone-Cowie" w:date="2026-10-09T12:10:00Z" w16du:dateUtc="2026-10-09T11:10:00Z">
        <w:r>
          <w:rPr>
            <w:noProof/>
            <w:webHidden/>
          </w:rPr>
          <w:t>10</w:t>
        </w:r>
      </w:ins>
      <w:ins w:id="338" w:author="Andrew Instone-Cowie" w:date="2026-10-09T12:09:00Z" w16du:dateUtc="2026-10-09T11:09:00Z">
        <w:r>
          <w:rPr>
            <w:noProof/>
            <w:webHidden/>
          </w:rPr>
          <w:fldChar w:fldCharType="end"/>
        </w:r>
        <w:r w:rsidRPr="00CC6331">
          <w:rPr>
            <w:rStyle w:val="Hyperlink"/>
            <w:noProof/>
          </w:rPr>
          <w:fldChar w:fldCharType="end"/>
        </w:r>
      </w:ins>
    </w:p>
    <w:p w14:paraId="5F096A81" w14:textId="21FFC01F" w:rsidR="009E448D" w:rsidRDefault="009E448D" w:rsidP="009E448D">
      <w:pPr>
        <w:pStyle w:val="TableofFigures"/>
        <w:tabs>
          <w:tab w:val="right" w:leader="dot" w:pos="9016"/>
        </w:tabs>
        <w:spacing w:after="120"/>
        <w:rPr>
          <w:ins w:id="339" w:author="Andrew Instone-Cowie" w:date="2026-10-09T12:09:00Z" w16du:dateUtc="2026-10-09T11:09:00Z"/>
          <w:rFonts w:eastAsiaTheme="minorEastAsia"/>
          <w:noProof/>
          <w:kern w:val="2"/>
          <w:sz w:val="24"/>
          <w:szCs w:val="24"/>
          <w:lang w:eastAsia="en-GB"/>
          <w14:ligatures w14:val="standardContextual"/>
        </w:rPr>
        <w:pPrChange w:id="340" w:author="Andrew Instone-Cowie" w:date="2026-10-09T12:09:00Z" w16du:dateUtc="2026-10-09T11:09:00Z">
          <w:pPr>
            <w:pStyle w:val="TableofFigures"/>
            <w:tabs>
              <w:tab w:val="right" w:leader="dot" w:pos="9016"/>
            </w:tabs>
          </w:pPr>
        </w:pPrChange>
      </w:pPr>
      <w:ins w:id="341"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"_Toc242440220"</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3 – Basic Serial Splitter Modules General Arrangement</w:t>
        </w:r>
        <w:r>
          <w:rPr>
            <w:noProof/>
            <w:webHidden/>
          </w:rPr>
          <w:tab/>
        </w:r>
        <w:r>
          <w:rPr>
            <w:noProof/>
            <w:webHidden/>
          </w:rPr>
          <w:fldChar w:fldCharType="begin"/>
        </w:r>
        <w:r>
          <w:rPr>
            <w:noProof/>
            <w:webHidden/>
          </w:rPr>
          <w:instrText xml:space="preserve"> PAGEREF _Toc242440220 \h </w:instrText>
        </w:r>
        <w:r>
          <w:rPr>
            <w:noProof/>
            <w:webHidden/>
          </w:rPr>
        </w:r>
        <w:r>
          <w:rPr>
            <w:noProof/>
            <w:webHidden/>
          </w:rPr>
          <w:fldChar w:fldCharType="separate"/>
        </w:r>
      </w:ins>
      <w:ins w:id="342" w:author="Andrew Instone-Cowie" w:date="2026-10-09T12:10:00Z" w16du:dateUtc="2026-10-09T11:10:00Z">
        <w:r>
          <w:rPr>
            <w:noProof/>
            <w:webHidden/>
          </w:rPr>
          <w:t>11</w:t>
        </w:r>
      </w:ins>
      <w:ins w:id="343" w:author="Andrew Instone-Cowie" w:date="2026-10-09T12:09:00Z" w16du:dateUtc="2026-10-09T11:09:00Z">
        <w:r>
          <w:rPr>
            <w:noProof/>
            <w:webHidden/>
          </w:rPr>
          <w:fldChar w:fldCharType="end"/>
        </w:r>
        <w:r w:rsidRPr="00CC6331">
          <w:rPr>
            <w:rStyle w:val="Hyperlink"/>
            <w:noProof/>
          </w:rPr>
          <w:fldChar w:fldCharType="end"/>
        </w:r>
      </w:ins>
    </w:p>
    <w:p w14:paraId="0747D040" w14:textId="4B3B40F9" w:rsidR="009E448D" w:rsidRDefault="009E448D" w:rsidP="009E448D">
      <w:pPr>
        <w:pStyle w:val="TableofFigures"/>
        <w:tabs>
          <w:tab w:val="right" w:leader="dot" w:pos="9016"/>
        </w:tabs>
        <w:spacing w:after="120"/>
        <w:rPr>
          <w:ins w:id="344" w:author="Andrew Instone-Cowie" w:date="2026-10-09T12:09:00Z" w16du:dateUtc="2026-10-09T11:09:00Z"/>
          <w:rFonts w:eastAsiaTheme="minorEastAsia"/>
          <w:noProof/>
          <w:kern w:val="2"/>
          <w:sz w:val="24"/>
          <w:szCs w:val="24"/>
          <w:lang w:eastAsia="en-GB"/>
          <w14:ligatures w14:val="standardContextual"/>
        </w:rPr>
        <w:pPrChange w:id="345" w:author="Andrew Instone-Cowie" w:date="2026-10-09T12:09:00Z" w16du:dateUtc="2026-10-09T11:09:00Z">
          <w:pPr>
            <w:pStyle w:val="TableofFigures"/>
            <w:tabs>
              <w:tab w:val="right" w:leader="dot" w:pos="9016"/>
            </w:tabs>
          </w:pPr>
        </w:pPrChange>
      </w:pPr>
      <w:ins w:id="346"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"_Toc242440221"</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4 – Second PC Module Parts</w:t>
        </w:r>
        <w:r>
          <w:rPr>
            <w:noProof/>
            <w:webHidden/>
          </w:rPr>
          <w:tab/>
        </w:r>
        <w:r>
          <w:rPr>
            <w:noProof/>
            <w:webHidden/>
          </w:rPr>
          <w:fldChar w:fldCharType="begin"/>
        </w:r>
        <w:r>
          <w:rPr>
            <w:noProof/>
            <w:webHidden/>
          </w:rPr>
          <w:instrText xml:space="preserve"> PAGEREF _Toc242440221 \h </w:instrText>
        </w:r>
        <w:r>
          <w:rPr>
            <w:noProof/>
            <w:webHidden/>
          </w:rPr>
        </w:r>
        <w:r>
          <w:rPr>
            <w:noProof/>
            <w:webHidden/>
          </w:rPr>
          <w:fldChar w:fldCharType="separate"/>
        </w:r>
      </w:ins>
      <w:ins w:id="347" w:author="Andrew Instone-Cowie" w:date="2026-10-09T12:10:00Z" w16du:dateUtc="2026-10-09T11:10:00Z">
        <w:r>
          <w:rPr>
            <w:noProof/>
            <w:webHidden/>
          </w:rPr>
          <w:t>16</w:t>
        </w:r>
      </w:ins>
      <w:ins w:id="348" w:author="Andrew Instone-Cowie" w:date="2026-10-09T12:09:00Z" w16du:dateUtc="2026-10-09T11:09:00Z">
        <w:r>
          <w:rPr>
            <w:noProof/>
            <w:webHidden/>
          </w:rPr>
          <w:fldChar w:fldCharType="end"/>
        </w:r>
        <w:r w:rsidRPr="00CC6331">
          <w:rPr>
            <w:rStyle w:val="Hyperlink"/>
            <w:noProof/>
          </w:rPr>
          <w:fldChar w:fldCharType="end"/>
        </w:r>
      </w:ins>
    </w:p>
    <w:p w14:paraId="690CE49D" w14:textId="7C810C3B" w:rsidR="009E448D" w:rsidRDefault="009E448D" w:rsidP="009E448D">
      <w:pPr>
        <w:pStyle w:val="TableofFigures"/>
        <w:tabs>
          <w:tab w:val="right" w:leader="dot" w:pos="9016"/>
        </w:tabs>
        <w:spacing w:after="120"/>
        <w:rPr>
          <w:ins w:id="349" w:author="Andrew Instone-Cowie" w:date="2026-10-09T12:09:00Z" w16du:dateUtc="2026-10-09T11:09:00Z"/>
          <w:rFonts w:eastAsiaTheme="minorEastAsia"/>
          <w:noProof/>
          <w:kern w:val="2"/>
          <w:sz w:val="24"/>
          <w:szCs w:val="24"/>
          <w:lang w:eastAsia="en-GB"/>
          <w14:ligatures w14:val="standardContextual"/>
        </w:rPr>
        <w:pPrChange w:id="350" w:author="Andrew Instone-Cowie" w:date="2026-10-09T12:09:00Z" w16du:dateUtc="2026-10-09T11:09:00Z">
          <w:pPr>
            <w:pStyle w:val="TableofFigures"/>
            <w:tabs>
              <w:tab w:val="right" w:leader="dot" w:pos="9016"/>
            </w:tabs>
          </w:pPr>
        </w:pPrChange>
      </w:pPr>
      <w:ins w:id="351"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"_Toc242440222"</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5 – Second PC Module PCB Layout</w:t>
        </w:r>
        <w:r>
          <w:rPr>
            <w:noProof/>
            <w:webHidden/>
          </w:rPr>
          <w:tab/>
        </w:r>
        <w:r>
          <w:rPr>
            <w:noProof/>
            <w:webHidden/>
          </w:rPr>
          <w:fldChar w:fldCharType="begin"/>
        </w:r>
        <w:r>
          <w:rPr>
            <w:noProof/>
            <w:webHidden/>
          </w:rPr>
          <w:instrText xml:space="preserve"> PAGEREF _Toc242440222 \h </w:instrText>
        </w:r>
        <w:r>
          <w:rPr>
            <w:noProof/>
            <w:webHidden/>
          </w:rPr>
        </w:r>
        <w:r>
          <w:rPr>
            <w:noProof/>
            <w:webHidden/>
          </w:rPr>
          <w:fldChar w:fldCharType="separate"/>
        </w:r>
      </w:ins>
      <w:ins w:id="352" w:author="Andrew Instone-Cowie" w:date="2026-10-09T12:10:00Z" w16du:dateUtc="2026-10-09T11:10:00Z">
        <w:r>
          <w:rPr>
            <w:noProof/>
            <w:webHidden/>
          </w:rPr>
          <w:t>16</w:t>
        </w:r>
      </w:ins>
      <w:ins w:id="353" w:author="Andrew Instone-Cowie" w:date="2026-10-09T12:09:00Z" w16du:dateUtc="2026-10-09T11:09:00Z">
        <w:r>
          <w:rPr>
            <w:noProof/>
            <w:webHidden/>
          </w:rPr>
          <w:fldChar w:fldCharType="end"/>
        </w:r>
        <w:r w:rsidRPr="00CC6331">
          <w:rPr>
            <w:rStyle w:val="Hyperlink"/>
            <w:noProof/>
          </w:rPr>
          <w:fldChar w:fldCharType="end"/>
        </w:r>
      </w:ins>
    </w:p>
    <w:p w14:paraId="2EAB522C" w14:textId="27ABEE50" w:rsidR="009E448D" w:rsidRDefault="009E448D" w:rsidP="009E448D">
      <w:pPr>
        <w:pStyle w:val="TableofFigures"/>
        <w:tabs>
          <w:tab w:val="right" w:leader="dot" w:pos="9016"/>
        </w:tabs>
        <w:spacing w:after="120"/>
        <w:rPr>
          <w:ins w:id="354" w:author="Andrew Instone-Cowie" w:date="2026-10-09T12:09:00Z" w16du:dateUtc="2026-10-09T11:09:00Z"/>
          <w:rFonts w:eastAsiaTheme="minorEastAsia"/>
          <w:noProof/>
          <w:kern w:val="2"/>
          <w:sz w:val="24"/>
          <w:szCs w:val="24"/>
          <w:lang w:eastAsia="en-GB"/>
          <w14:ligatures w14:val="standardContextual"/>
        </w:rPr>
        <w:pPrChange w:id="355" w:author="Andrew Instone-Cowie" w:date="2026-10-09T12:09:00Z" w16du:dateUtc="2026-10-09T11:09:00Z">
          <w:pPr>
            <w:pStyle w:val="TableofFigures"/>
            <w:tabs>
              <w:tab w:val="right" w:leader="dot" w:pos="9016"/>
            </w:tabs>
          </w:pPr>
        </w:pPrChange>
      </w:pPr>
      <w:ins w:id="356"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"_Toc242440223"</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6 – Completed Second PC Module</w:t>
        </w:r>
        <w:r>
          <w:rPr>
            <w:noProof/>
            <w:webHidden/>
          </w:rPr>
          <w:tab/>
        </w:r>
        <w:r>
          <w:rPr>
            <w:noProof/>
            <w:webHidden/>
          </w:rPr>
          <w:fldChar w:fldCharType="begin"/>
        </w:r>
        <w:r>
          <w:rPr>
            <w:noProof/>
            <w:webHidden/>
          </w:rPr>
          <w:instrText xml:space="preserve"> PAGEREF _Toc242440223 \h </w:instrText>
        </w:r>
        <w:r>
          <w:rPr>
            <w:noProof/>
            <w:webHidden/>
          </w:rPr>
        </w:r>
        <w:r>
          <w:rPr>
            <w:noProof/>
            <w:webHidden/>
          </w:rPr>
          <w:fldChar w:fldCharType="separate"/>
        </w:r>
      </w:ins>
      <w:ins w:id="357" w:author="Andrew Instone-Cowie" w:date="2026-10-09T12:10:00Z" w16du:dateUtc="2026-10-09T11:10:00Z">
        <w:r>
          <w:rPr>
            <w:noProof/>
            <w:webHidden/>
          </w:rPr>
          <w:t>17</w:t>
        </w:r>
      </w:ins>
      <w:ins w:id="358" w:author="Andrew Instone-Cowie" w:date="2026-10-09T12:09:00Z" w16du:dateUtc="2026-10-09T11:09:00Z">
        <w:r>
          <w:rPr>
            <w:noProof/>
            <w:webHidden/>
          </w:rPr>
          <w:fldChar w:fldCharType="end"/>
        </w:r>
        <w:r w:rsidRPr="00CC6331">
          <w:rPr>
            <w:rStyle w:val="Hyperlink"/>
            <w:noProof/>
          </w:rPr>
          <w:fldChar w:fldCharType="end"/>
        </w:r>
      </w:ins>
    </w:p>
    <w:p w14:paraId="7D7C347A" w14:textId="47E12048" w:rsidR="009E448D" w:rsidRDefault="009E448D" w:rsidP="009E448D">
      <w:pPr>
        <w:pStyle w:val="TableofFigures"/>
        <w:tabs>
          <w:tab w:val="right" w:leader="dot" w:pos="9016"/>
        </w:tabs>
        <w:spacing w:after="120"/>
        <w:rPr>
          <w:ins w:id="359" w:author="Andrew Instone-Cowie" w:date="2026-10-09T12:09:00Z" w16du:dateUtc="2026-10-09T11:09:00Z"/>
          <w:rFonts w:eastAsiaTheme="minorEastAsia"/>
          <w:noProof/>
          <w:kern w:val="2"/>
          <w:sz w:val="24"/>
          <w:szCs w:val="24"/>
          <w:lang w:eastAsia="en-GB"/>
          <w14:ligatures w14:val="standardContextual"/>
        </w:rPr>
        <w:pPrChange w:id="360" w:author="Andrew Instone-Cowie" w:date="2026-10-09T12:09:00Z" w16du:dateUtc="2026-10-09T11:09:00Z">
          <w:pPr>
            <w:pStyle w:val="TableofFigures"/>
            <w:tabs>
              <w:tab w:val="right" w:leader="dot" w:pos="9016"/>
            </w:tabs>
          </w:pPr>
        </w:pPrChange>
      </w:pPr>
      <w:ins w:id="361"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"_Toc242440224"</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7 – Basic Serial Splitter Module Master Board Parts</w:t>
        </w:r>
        <w:r>
          <w:rPr>
            <w:noProof/>
            <w:webHidden/>
          </w:rPr>
          <w:tab/>
        </w:r>
        <w:r>
          <w:rPr>
            <w:noProof/>
            <w:webHidden/>
          </w:rPr>
          <w:fldChar w:fldCharType="begin"/>
        </w:r>
        <w:r>
          <w:rPr>
            <w:noProof/>
            <w:webHidden/>
          </w:rPr>
          <w:instrText xml:space="preserve"> PAGEREF _Toc242440224 \h </w:instrText>
        </w:r>
        <w:r>
          <w:rPr>
            <w:noProof/>
            <w:webHidden/>
          </w:rPr>
        </w:r>
        <w:r>
          <w:rPr>
            <w:noProof/>
            <w:webHidden/>
          </w:rPr>
          <w:fldChar w:fldCharType="separate"/>
        </w:r>
      </w:ins>
      <w:ins w:id="362" w:author="Andrew Instone-Cowie" w:date="2026-10-09T12:10:00Z" w16du:dateUtc="2026-10-09T11:10:00Z">
        <w:r>
          <w:rPr>
            <w:noProof/>
            <w:webHidden/>
          </w:rPr>
          <w:t>20</w:t>
        </w:r>
      </w:ins>
      <w:ins w:id="363" w:author="Andrew Instone-Cowie" w:date="2026-10-09T12:09:00Z" w16du:dateUtc="2026-10-09T11:09:00Z">
        <w:r>
          <w:rPr>
            <w:noProof/>
            <w:webHidden/>
          </w:rPr>
          <w:fldChar w:fldCharType="end"/>
        </w:r>
        <w:r w:rsidRPr="00CC6331">
          <w:rPr>
            <w:rStyle w:val="Hyperlink"/>
            <w:noProof/>
          </w:rPr>
          <w:fldChar w:fldCharType="end"/>
        </w:r>
      </w:ins>
    </w:p>
    <w:p w14:paraId="20F62C00" w14:textId="7A6013AA" w:rsidR="009E448D" w:rsidRDefault="009E448D" w:rsidP="009E448D">
      <w:pPr>
        <w:pStyle w:val="TableofFigures"/>
        <w:tabs>
          <w:tab w:val="right" w:leader="dot" w:pos="9016"/>
        </w:tabs>
        <w:spacing w:after="120"/>
        <w:rPr>
          <w:ins w:id="364" w:author="Andrew Instone-Cowie" w:date="2026-10-09T12:09:00Z" w16du:dateUtc="2026-10-09T11:09:00Z"/>
          <w:rFonts w:eastAsiaTheme="minorEastAsia"/>
          <w:noProof/>
          <w:kern w:val="2"/>
          <w:sz w:val="24"/>
          <w:szCs w:val="24"/>
          <w:lang w:eastAsia="en-GB"/>
          <w14:ligatures w14:val="standardContextual"/>
        </w:rPr>
        <w:pPrChange w:id="365" w:author="Andrew Instone-Cowie" w:date="2026-10-09T12:09:00Z" w16du:dateUtc="2026-10-09T11:09:00Z">
          <w:pPr>
            <w:pStyle w:val="TableofFigures"/>
            <w:tabs>
              <w:tab w:val="right" w:leader="dot" w:pos="9016"/>
            </w:tabs>
          </w:pPr>
        </w:pPrChange>
      </w:pPr>
      <w:ins w:id="366"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"_Toc242440225"</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8 – Basic Serial Splitter Module Master Board Layout</w:t>
        </w:r>
        <w:r>
          <w:rPr>
            <w:noProof/>
            <w:webHidden/>
          </w:rPr>
          <w:tab/>
        </w:r>
        <w:r>
          <w:rPr>
            <w:noProof/>
            <w:webHidden/>
          </w:rPr>
          <w:fldChar w:fldCharType="begin"/>
        </w:r>
        <w:r>
          <w:rPr>
            <w:noProof/>
            <w:webHidden/>
          </w:rPr>
          <w:instrText xml:space="preserve"> PAGEREF _Toc242440225 \h </w:instrText>
        </w:r>
        <w:r>
          <w:rPr>
            <w:noProof/>
            <w:webHidden/>
          </w:rPr>
        </w:r>
        <w:r>
          <w:rPr>
            <w:noProof/>
            <w:webHidden/>
          </w:rPr>
          <w:fldChar w:fldCharType="separate"/>
        </w:r>
      </w:ins>
      <w:ins w:id="367" w:author="Andrew Instone-Cowie" w:date="2026-10-09T12:10:00Z" w16du:dateUtc="2026-10-09T11:10:00Z">
        <w:r>
          <w:rPr>
            <w:noProof/>
            <w:webHidden/>
          </w:rPr>
          <w:t>21</w:t>
        </w:r>
      </w:ins>
      <w:ins w:id="368" w:author="Andrew Instone-Cowie" w:date="2026-10-09T12:09:00Z" w16du:dateUtc="2026-10-09T11:09:00Z">
        <w:r>
          <w:rPr>
            <w:noProof/>
            <w:webHidden/>
          </w:rPr>
          <w:fldChar w:fldCharType="end"/>
        </w:r>
        <w:r w:rsidRPr="00CC6331">
          <w:rPr>
            <w:rStyle w:val="Hyperlink"/>
            <w:noProof/>
          </w:rPr>
          <w:fldChar w:fldCharType="end"/>
        </w:r>
      </w:ins>
    </w:p>
    <w:p w14:paraId="1F02C342" w14:textId="606EF9E7" w:rsidR="009E448D" w:rsidRDefault="009E448D" w:rsidP="009E448D">
      <w:pPr>
        <w:pStyle w:val="TableofFigures"/>
        <w:tabs>
          <w:tab w:val="right" w:leader="dot" w:pos="9016"/>
        </w:tabs>
        <w:spacing w:after="120"/>
        <w:rPr>
          <w:ins w:id="369" w:author="Andrew Instone-Cowie" w:date="2026-10-09T12:09:00Z" w16du:dateUtc="2026-10-09T11:09:00Z"/>
          <w:rFonts w:eastAsiaTheme="minorEastAsia"/>
          <w:noProof/>
          <w:kern w:val="2"/>
          <w:sz w:val="24"/>
          <w:szCs w:val="24"/>
          <w:lang w:eastAsia="en-GB"/>
          <w14:ligatures w14:val="standardContextual"/>
        </w:rPr>
        <w:pPrChange w:id="370" w:author="Andrew Instone-Cowie" w:date="2026-10-09T12:09:00Z" w16du:dateUtc="2026-10-09T11:09:00Z">
          <w:pPr>
            <w:pStyle w:val="TableofFigures"/>
            <w:tabs>
              <w:tab w:val="right" w:leader="dot" w:pos="9016"/>
            </w:tabs>
          </w:pPr>
        </w:pPrChange>
      </w:pPr>
      <w:ins w:id="371" w:author="Andrew Instone-Cowie" w:date="2026-10-09T12:09:00Z" w16du:dateUtc="2026-10-09T11:09:00Z">
        <w:r w:rsidRPr="00CC6331">
          <w:rPr>
            <w:rStyle w:val="Hyperlink"/>
            <w:noProof/>
          </w:rPr>
          <w:lastRenderedPageBreak/>
          <w:fldChar w:fldCharType="begin"/>
        </w:r>
        <w:r w:rsidRPr="00CC6331">
          <w:rPr>
            <w:rStyle w:val="Hyperlink"/>
            <w:noProof/>
          </w:rPr>
          <w:instrText xml:space="preserve"> </w:instrText>
        </w:r>
        <w:r>
          <w:rPr>
            <w:noProof/>
          </w:rPr>
          <w:instrText>HYPERLINK \l "_Toc242440226"</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9 – Voltage Check Pin Locations</w:t>
        </w:r>
        <w:r>
          <w:rPr>
            <w:noProof/>
            <w:webHidden/>
          </w:rPr>
          <w:tab/>
        </w:r>
        <w:r>
          <w:rPr>
            <w:noProof/>
            <w:webHidden/>
          </w:rPr>
          <w:fldChar w:fldCharType="begin"/>
        </w:r>
        <w:r>
          <w:rPr>
            <w:noProof/>
            <w:webHidden/>
          </w:rPr>
          <w:instrText xml:space="preserve"> PAGEREF _Toc242440226 \h </w:instrText>
        </w:r>
        <w:r>
          <w:rPr>
            <w:noProof/>
            <w:webHidden/>
          </w:rPr>
        </w:r>
        <w:r>
          <w:rPr>
            <w:noProof/>
            <w:webHidden/>
          </w:rPr>
          <w:fldChar w:fldCharType="separate"/>
        </w:r>
      </w:ins>
      <w:ins w:id="372" w:author="Andrew Instone-Cowie" w:date="2026-10-09T12:10:00Z" w16du:dateUtc="2026-10-09T11:10:00Z">
        <w:r>
          <w:rPr>
            <w:noProof/>
            <w:webHidden/>
          </w:rPr>
          <w:t>22</w:t>
        </w:r>
      </w:ins>
      <w:ins w:id="373" w:author="Andrew Instone-Cowie" w:date="2026-10-09T12:09:00Z" w16du:dateUtc="2026-10-09T11:09:00Z">
        <w:r>
          <w:rPr>
            <w:noProof/>
            <w:webHidden/>
          </w:rPr>
          <w:fldChar w:fldCharType="end"/>
        </w:r>
        <w:r w:rsidRPr="00CC6331">
          <w:rPr>
            <w:rStyle w:val="Hyperlink"/>
            <w:noProof/>
          </w:rPr>
          <w:fldChar w:fldCharType="end"/>
        </w:r>
      </w:ins>
    </w:p>
    <w:p w14:paraId="48098ADA" w14:textId="76361B8C" w:rsidR="009E448D" w:rsidRDefault="009E448D" w:rsidP="009E448D">
      <w:pPr>
        <w:pStyle w:val="TableofFigures"/>
        <w:tabs>
          <w:tab w:val="right" w:leader="dot" w:pos="9016"/>
        </w:tabs>
        <w:spacing w:after="120"/>
        <w:rPr>
          <w:ins w:id="374" w:author="Andrew Instone-Cowie" w:date="2026-10-09T12:09:00Z" w16du:dateUtc="2026-10-09T11:09:00Z"/>
          <w:rFonts w:eastAsiaTheme="minorEastAsia"/>
          <w:noProof/>
          <w:kern w:val="2"/>
          <w:sz w:val="24"/>
          <w:szCs w:val="24"/>
          <w:lang w:eastAsia="en-GB"/>
          <w14:ligatures w14:val="standardContextual"/>
        </w:rPr>
        <w:pPrChange w:id="375" w:author="Andrew Instone-Cowie" w:date="2026-10-09T12:09:00Z" w16du:dateUtc="2026-10-09T11:09:00Z">
          <w:pPr>
            <w:pStyle w:val="TableofFigures"/>
            <w:tabs>
              <w:tab w:val="right" w:leader="dot" w:pos="9016"/>
            </w:tabs>
          </w:pPr>
        </w:pPrChange>
      </w:pPr>
      <w:ins w:id="376"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"_Toc242440227"</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10 – Completed Basic Serial Splitter Module Master Board</w:t>
        </w:r>
        <w:r>
          <w:rPr>
            <w:noProof/>
            <w:webHidden/>
          </w:rPr>
          <w:tab/>
        </w:r>
        <w:r>
          <w:rPr>
            <w:noProof/>
            <w:webHidden/>
          </w:rPr>
          <w:fldChar w:fldCharType="begin"/>
        </w:r>
        <w:r>
          <w:rPr>
            <w:noProof/>
            <w:webHidden/>
          </w:rPr>
          <w:instrText xml:space="preserve"> PAGEREF _Toc242440227 \h </w:instrText>
        </w:r>
        <w:r>
          <w:rPr>
            <w:noProof/>
            <w:webHidden/>
          </w:rPr>
        </w:r>
        <w:r>
          <w:rPr>
            <w:noProof/>
            <w:webHidden/>
          </w:rPr>
          <w:fldChar w:fldCharType="separate"/>
        </w:r>
      </w:ins>
      <w:ins w:id="377" w:author="Andrew Instone-Cowie" w:date="2026-10-09T12:10:00Z" w16du:dateUtc="2026-10-09T11:10:00Z">
        <w:r>
          <w:rPr>
            <w:noProof/>
            <w:webHidden/>
          </w:rPr>
          <w:t>23</w:t>
        </w:r>
      </w:ins>
      <w:ins w:id="378" w:author="Andrew Instone-Cowie" w:date="2026-10-09T12:09:00Z" w16du:dateUtc="2026-10-09T11:09:00Z">
        <w:r>
          <w:rPr>
            <w:noProof/>
            <w:webHidden/>
          </w:rPr>
          <w:fldChar w:fldCharType="end"/>
        </w:r>
        <w:r w:rsidRPr="00CC6331">
          <w:rPr>
            <w:rStyle w:val="Hyperlink"/>
            <w:noProof/>
          </w:rPr>
          <w:fldChar w:fldCharType="end"/>
        </w:r>
      </w:ins>
    </w:p>
    <w:p w14:paraId="312098CD" w14:textId="66B514C5" w:rsidR="009E448D" w:rsidRDefault="009E448D" w:rsidP="009E448D">
      <w:pPr>
        <w:pStyle w:val="TableofFigures"/>
        <w:tabs>
          <w:tab w:val="right" w:leader="dot" w:pos="9016"/>
        </w:tabs>
        <w:spacing w:after="120"/>
        <w:rPr>
          <w:ins w:id="379" w:author="Andrew Instone-Cowie" w:date="2026-10-09T12:09:00Z" w16du:dateUtc="2026-10-09T11:09:00Z"/>
          <w:rFonts w:eastAsiaTheme="minorEastAsia"/>
          <w:noProof/>
          <w:kern w:val="2"/>
          <w:sz w:val="24"/>
          <w:szCs w:val="24"/>
          <w:lang w:eastAsia="en-GB"/>
          <w14:ligatures w14:val="standardContextual"/>
        </w:rPr>
        <w:pPrChange w:id="380" w:author="Andrew Instone-Cowie" w:date="2026-10-09T12:09:00Z" w16du:dateUtc="2026-10-09T11:09:00Z">
          <w:pPr>
            <w:pStyle w:val="TableofFigures"/>
            <w:tabs>
              <w:tab w:val="right" w:leader="dot" w:pos="9016"/>
            </w:tabs>
          </w:pPr>
        </w:pPrChange>
      </w:pPr>
      <w:ins w:id="381"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"_Toc242440228"</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11 – Basic Serial Splitter Module Expander Board Parts</w:t>
        </w:r>
        <w:r>
          <w:rPr>
            <w:noProof/>
            <w:webHidden/>
          </w:rPr>
          <w:tab/>
        </w:r>
        <w:r>
          <w:rPr>
            <w:noProof/>
            <w:webHidden/>
          </w:rPr>
          <w:fldChar w:fldCharType="begin"/>
        </w:r>
        <w:r>
          <w:rPr>
            <w:noProof/>
            <w:webHidden/>
          </w:rPr>
          <w:instrText xml:space="preserve"> PAGEREF _Toc242440228 \h </w:instrText>
        </w:r>
        <w:r>
          <w:rPr>
            <w:noProof/>
            <w:webHidden/>
          </w:rPr>
        </w:r>
        <w:r>
          <w:rPr>
            <w:noProof/>
            <w:webHidden/>
          </w:rPr>
          <w:fldChar w:fldCharType="separate"/>
        </w:r>
      </w:ins>
      <w:ins w:id="382" w:author="Andrew Instone-Cowie" w:date="2026-10-09T12:10:00Z" w16du:dateUtc="2026-10-09T11:10:00Z">
        <w:r>
          <w:rPr>
            <w:noProof/>
            <w:webHidden/>
          </w:rPr>
          <w:t>26</w:t>
        </w:r>
      </w:ins>
      <w:ins w:id="383" w:author="Andrew Instone-Cowie" w:date="2026-10-09T12:09:00Z" w16du:dateUtc="2026-10-09T11:09:00Z">
        <w:r>
          <w:rPr>
            <w:noProof/>
            <w:webHidden/>
          </w:rPr>
          <w:fldChar w:fldCharType="end"/>
        </w:r>
        <w:r w:rsidRPr="00CC6331">
          <w:rPr>
            <w:rStyle w:val="Hyperlink"/>
            <w:noProof/>
          </w:rPr>
          <w:fldChar w:fldCharType="end"/>
        </w:r>
      </w:ins>
    </w:p>
    <w:p w14:paraId="4A92AE83" w14:textId="074E9322" w:rsidR="009E448D" w:rsidRDefault="009E448D" w:rsidP="009E448D">
      <w:pPr>
        <w:pStyle w:val="TableofFigures"/>
        <w:tabs>
          <w:tab w:val="right" w:leader="dot" w:pos="9016"/>
        </w:tabs>
        <w:spacing w:after="120"/>
        <w:rPr>
          <w:ins w:id="384" w:author="Andrew Instone-Cowie" w:date="2026-10-09T12:09:00Z" w16du:dateUtc="2026-10-09T11:09:00Z"/>
          <w:rFonts w:eastAsiaTheme="minorEastAsia"/>
          <w:noProof/>
          <w:kern w:val="2"/>
          <w:sz w:val="24"/>
          <w:szCs w:val="24"/>
          <w:lang w:eastAsia="en-GB"/>
          <w14:ligatures w14:val="standardContextual"/>
        </w:rPr>
        <w:pPrChange w:id="385" w:author="Andrew Instone-Cowie" w:date="2026-10-09T12:09:00Z" w16du:dateUtc="2026-10-09T11:09:00Z">
          <w:pPr>
            <w:pStyle w:val="TableofFigures"/>
            <w:tabs>
              <w:tab w:val="right" w:leader="dot" w:pos="9016"/>
            </w:tabs>
          </w:pPr>
        </w:pPrChange>
      </w:pPr>
      <w:ins w:id="386"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"_Toc242440229"</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12 – Basic Serial Splitter Master &amp; Expander PCBs</w:t>
        </w:r>
        <w:r>
          <w:rPr>
            <w:noProof/>
            <w:webHidden/>
          </w:rPr>
          <w:tab/>
        </w:r>
        <w:r>
          <w:rPr>
            <w:noProof/>
            <w:webHidden/>
          </w:rPr>
          <w:fldChar w:fldCharType="begin"/>
        </w:r>
        <w:r>
          <w:rPr>
            <w:noProof/>
            <w:webHidden/>
          </w:rPr>
          <w:instrText xml:space="preserve"> PAGEREF _Toc242440229 \h </w:instrText>
        </w:r>
        <w:r>
          <w:rPr>
            <w:noProof/>
            <w:webHidden/>
          </w:rPr>
        </w:r>
        <w:r>
          <w:rPr>
            <w:noProof/>
            <w:webHidden/>
          </w:rPr>
          <w:fldChar w:fldCharType="separate"/>
        </w:r>
      </w:ins>
      <w:ins w:id="387" w:author="Andrew Instone-Cowie" w:date="2026-10-09T12:10:00Z" w16du:dateUtc="2026-10-09T11:10:00Z">
        <w:r>
          <w:rPr>
            <w:noProof/>
            <w:webHidden/>
          </w:rPr>
          <w:t>27</w:t>
        </w:r>
      </w:ins>
      <w:ins w:id="388" w:author="Andrew Instone-Cowie" w:date="2026-10-09T12:09:00Z" w16du:dateUtc="2026-10-09T11:09:00Z">
        <w:r>
          <w:rPr>
            <w:noProof/>
            <w:webHidden/>
          </w:rPr>
          <w:fldChar w:fldCharType="end"/>
        </w:r>
        <w:r w:rsidRPr="00CC6331">
          <w:rPr>
            <w:rStyle w:val="Hyperlink"/>
            <w:noProof/>
          </w:rPr>
          <w:fldChar w:fldCharType="end"/>
        </w:r>
      </w:ins>
    </w:p>
    <w:p w14:paraId="783DC0B6" w14:textId="0100A090" w:rsidR="009E448D" w:rsidRDefault="009E448D" w:rsidP="009E448D">
      <w:pPr>
        <w:pStyle w:val="TableofFigures"/>
        <w:tabs>
          <w:tab w:val="right" w:leader="dot" w:pos="9016"/>
        </w:tabs>
        <w:spacing w:after="120"/>
        <w:rPr>
          <w:ins w:id="389" w:author="Andrew Instone-Cowie" w:date="2026-10-09T12:09:00Z" w16du:dateUtc="2026-10-09T11:09:00Z"/>
          <w:rFonts w:eastAsiaTheme="minorEastAsia"/>
          <w:noProof/>
          <w:kern w:val="2"/>
          <w:sz w:val="24"/>
          <w:szCs w:val="24"/>
          <w:lang w:eastAsia="en-GB"/>
          <w14:ligatures w14:val="standardContextual"/>
        </w:rPr>
        <w:pPrChange w:id="390" w:author="Andrew Instone-Cowie" w:date="2026-10-09T12:09:00Z" w16du:dateUtc="2026-10-09T11:09:00Z">
          <w:pPr>
            <w:pStyle w:val="TableofFigures"/>
            <w:tabs>
              <w:tab w:val="right" w:leader="dot" w:pos="9016"/>
            </w:tabs>
          </w:pPr>
        </w:pPrChange>
      </w:pPr>
      <w:ins w:id="391"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"_Toc242440230"</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13 – Second PC Module Enclosure Drilling Guide</w:t>
        </w:r>
        <w:r>
          <w:rPr>
            <w:noProof/>
            <w:webHidden/>
          </w:rPr>
          <w:tab/>
        </w:r>
        <w:r>
          <w:rPr>
            <w:noProof/>
            <w:webHidden/>
          </w:rPr>
          <w:fldChar w:fldCharType="begin"/>
        </w:r>
        <w:r>
          <w:rPr>
            <w:noProof/>
            <w:webHidden/>
          </w:rPr>
          <w:instrText xml:space="preserve"> PAGEREF _Toc242440230 \h </w:instrText>
        </w:r>
        <w:r>
          <w:rPr>
            <w:noProof/>
            <w:webHidden/>
          </w:rPr>
        </w:r>
        <w:r>
          <w:rPr>
            <w:noProof/>
            <w:webHidden/>
          </w:rPr>
          <w:fldChar w:fldCharType="separate"/>
        </w:r>
      </w:ins>
      <w:ins w:id="392" w:author="Andrew Instone-Cowie" w:date="2026-10-09T12:10:00Z" w16du:dateUtc="2026-10-09T11:10:00Z">
        <w:r>
          <w:rPr>
            <w:noProof/>
            <w:webHidden/>
          </w:rPr>
          <w:t>29</w:t>
        </w:r>
      </w:ins>
      <w:ins w:id="393" w:author="Andrew Instone-Cowie" w:date="2026-10-09T12:09:00Z" w16du:dateUtc="2026-10-09T11:09:00Z">
        <w:r>
          <w:rPr>
            <w:noProof/>
            <w:webHidden/>
          </w:rPr>
          <w:fldChar w:fldCharType="end"/>
        </w:r>
        <w:r w:rsidRPr="00CC6331">
          <w:rPr>
            <w:rStyle w:val="Hyperlink"/>
            <w:noProof/>
          </w:rPr>
          <w:fldChar w:fldCharType="end"/>
        </w:r>
      </w:ins>
    </w:p>
    <w:p w14:paraId="7417003F" w14:textId="2C1A09D1" w:rsidR="009E448D" w:rsidRDefault="009E448D" w:rsidP="009E448D">
      <w:pPr>
        <w:pStyle w:val="TableofFigures"/>
        <w:tabs>
          <w:tab w:val="right" w:leader="dot" w:pos="9016"/>
        </w:tabs>
        <w:spacing w:after="120"/>
        <w:rPr>
          <w:ins w:id="394" w:author="Andrew Instone-Cowie" w:date="2026-10-09T12:09:00Z" w16du:dateUtc="2026-10-09T11:09:00Z"/>
          <w:rFonts w:eastAsiaTheme="minorEastAsia"/>
          <w:noProof/>
          <w:kern w:val="2"/>
          <w:sz w:val="24"/>
          <w:szCs w:val="24"/>
          <w:lang w:eastAsia="en-GB"/>
          <w14:ligatures w14:val="standardContextual"/>
        </w:rPr>
        <w:pPrChange w:id="395" w:author="Andrew Instone-Cowie" w:date="2026-10-09T12:09:00Z" w16du:dateUtc="2026-10-09T11:09:00Z">
          <w:pPr>
            <w:pStyle w:val="TableofFigures"/>
            <w:tabs>
              <w:tab w:val="right" w:leader="dot" w:pos="9016"/>
            </w:tabs>
          </w:pPr>
        </w:pPrChange>
      </w:pPr>
      <w:ins w:id="396"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"_Toc242440231"</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14 – Alternative Drilling Guide for DB9 Connector</w:t>
        </w:r>
        <w:r>
          <w:rPr>
            <w:noProof/>
            <w:webHidden/>
          </w:rPr>
          <w:tab/>
        </w:r>
        <w:r>
          <w:rPr>
            <w:noProof/>
            <w:webHidden/>
          </w:rPr>
          <w:fldChar w:fldCharType="begin"/>
        </w:r>
        <w:r>
          <w:rPr>
            <w:noProof/>
            <w:webHidden/>
          </w:rPr>
          <w:instrText xml:space="preserve"> PAGEREF _Toc242440231 \h </w:instrText>
        </w:r>
        <w:r>
          <w:rPr>
            <w:noProof/>
            <w:webHidden/>
          </w:rPr>
        </w:r>
        <w:r>
          <w:rPr>
            <w:noProof/>
            <w:webHidden/>
          </w:rPr>
          <w:fldChar w:fldCharType="separate"/>
        </w:r>
      </w:ins>
      <w:ins w:id="397" w:author="Andrew Instone-Cowie" w:date="2026-10-09T12:10:00Z" w16du:dateUtc="2026-10-09T11:10:00Z">
        <w:r>
          <w:rPr>
            <w:noProof/>
            <w:webHidden/>
          </w:rPr>
          <w:t>30</w:t>
        </w:r>
      </w:ins>
      <w:ins w:id="398" w:author="Andrew Instone-Cowie" w:date="2026-10-09T12:09:00Z" w16du:dateUtc="2026-10-09T11:09:00Z">
        <w:r>
          <w:rPr>
            <w:noProof/>
            <w:webHidden/>
          </w:rPr>
          <w:fldChar w:fldCharType="end"/>
        </w:r>
        <w:r w:rsidRPr="00CC6331">
          <w:rPr>
            <w:rStyle w:val="Hyperlink"/>
            <w:noProof/>
          </w:rPr>
          <w:fldChar w:fldCharType="end"/>
        </w:r>
      </w:ins>
    </w:p>
    <w:p w14:paraId="31717416" w14:textId="17258288" w:rsidR="009E448D" w:rsidRDefault="009E448D" w:rsidP="009E448D">
      <w:pPr>
        <w:pStyle w:val="TableofFigures"/>
        <w:tabs>
          <w:tab w:val="right" w:leader="dot" w:pos="9016"/>
        </w:tabs>
        <w:spacing w:after="120"/>
        <w:rPr>
          <w:ins w:id="399" w:author="Andrew Instone-Cowie" w:date="2026-10-09T12:09:00Z" w16du:dateUtc="2026-10-09T11:09:00Z"/>
          <w:rFonts w:eastAsiaTheme="minorEastAsia"/>
          <w:noProof/>
          <w:kern w:val="2"/>
          <w:sz w:val="24"/>
          <w:szCs w:val="24"/>
          <w:lang w:eastAsia="en-GB"/>
          <w14:ligatures w14:val="standardContextual"/>
        </w:rPr>
        <w:pPrChange w:id="400" w:author="Andrew Instone-Cowie" w:date="2026-10-09T12:09:00Z" w16du:dateUtc="2026-10-09T11:09:00Z">
          <w:pPr>
            <w:pStyle w:val="TableofFigures"/>
            <w:tabs>
              <w:tab w:val="right" w:leader="dot" w:pos="9016"/>
            </w:tabs>
          </w:pPr>
        </w:pPrChange>
      </w:pPr>
      <w:ins w:id="401"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"_Toc242440232"</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15 – Basic Serial Splitter Module Enclosure Drilling Guide</w:t>
        </w:r>
        <w:r>
          <w:rPr>
            <w:noProof/>
            <w:webHidden/>
          </w:rPr>
          <w:tab/>
        </w:r>
        <w:r>
          <w:rPr>
            <w:noProof/>
            <w:webHidden/>
          </w:rPr>
          <w:fldChar w:fldCharType="begin"/>
        </w:r>
        <w:r>
          <w:rPr>
            <w:noProof/>
            <w:webHidden/>
          </w:rPr>
          <w:instrText xml:space="preserve"> PAGEREF _Toc242440232 \h </w:instrText>
        </w:r>
        <w:r>
          <w:rPr>
            <w:noProof/>
            <w:webHidden/>
          </w:rPr>
        </w:r>
        <w:r>
          <w:rPr>
            <w:noProof/>
            <w:webHidden/>
          </w:rPr>
          <w:fldChar w:fldCharType="separate"/>
        </w:r>
      </w:ins>
      <w:ins w:id="402" w:author="Andrew Instone-Cowie" w:date="2026-10-09T12:10:00Z" w16du:dateUtc="2026-10-09T11:10:00Z">
        <w:r>
          <w:rPr>
            <w:noProof/>
            <w:webHidden/>
          </w:rPr>
          <w:t>31</w:t>
        </w:r>
      </w:ins>
      <w:ins w:id="403" w:author="Andrew Instone-Cowie" w:date="2026-10-09T12:09:00Z" w16du:dateUtc="2026-10-09T11:09:00Z">
        <w:r>
          <w:rPr>
            <w:noProof/>
            <w:webHidden/>
          </w:rPr>
          <w:fldChar w:fldCharType="end"/>
        </w:r>
        <w:r w:rsidRPr="00CC6331">
          <w:rPr>
            <w:rStyle w:val="Hyperlink"/>
            <w:noProof/>
          </w:rPr>
          <w:fldChar w:fldCharType="end"/>
        </w:r>
      </w:ins>
    </w:p>
    <w:p w14:paraId="687F4BED" w14:textId="3B783BB0" w:rsidR="009E448D" w:rsidRDefault="009E448D" w:rsidP="009E448D">
      <w:pPr>
        <w:pStyle w:val="TableofFigures"/>
        <w:tabs>
          <w:tab w:val="right" w:leader="dot" w:pos="9016"/>
        </w:tabs>
        <w:spacing w:after="120"/>
        <w:rPr>
          <w:ins w:id="404" w:author="Andrew Instone-Cowie" w:date="2026-10-09T12:09:00Z" w16du:dateUtc="2026-10-09T11:09:00Z"/>
          <w:rFonts w:eastAsiaTheme="minorEastAsia"/>
          <w:noProof/>
          <w:kern w:val="2"/>
          <w:sz w:val="24"/>
          <w:szCs w:val="24"/>
          <w:lang w:eastAsia="en-GB"/>
          <w14:ligatures w14:val="standardContextual"/>
        </w:rPr>
        <w:pPrChange w:id="405" w:author="Andrew Instone-Cowie" w:date="2026-10-09T12:09:00Z" w16du:dateUtc="2026-10-09T11:09:00Z">
          <w:pPr>
            <w:pStyle w:val="TableofFigures"/>
            <w:tabs>
              <w:tab w:val="right" w:leader="dot" w:pos="9016"/>
            </w:tabs>
          </w:pPr>
        </w:pPrChange>
      </w:pPr>
      <w:ins w:id="406"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"_Toc242440233"</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16 – PCB Mounting Hardware</w:t>
        </w:r>
        <w:r>
          <w:rPr>
            <w:noProof/>
            <w:webHidden/>
          </w:rPr>
          <w:tab/>
        </w:r>
        <w:r>
          <w:rPr>
            <w:noProof/>
            <w:webHidden/>
          </w:rPr>
          <w:fldChar w:fldCharType="begin"/>
        </w:r>
        <w:r>
          <w:rPr>
            <w:noProof/>
            <w:webHidden/>
          </w:rPr>
          <w:instrText xml:space="preserve"> PAGEREF _Toc242440233 \h </w:instrText>
        </w:r>
        <w:r>
          <w:rPr>
            <w:noProof/>
            <w:webHidden/>
          </w:rPr>
        </w:r>
        <w:r>
          <w:rPr>
            <w:noProof/>
            <w:webHidden/>
          </w:rPr>
          <w:fldChar w:fldCharType="separate"/>
        </w:r>
      </w:ins>
      <w:ins w:id="407" w:author="Andrew Instone-Cowie" w:date="2026-10-09T12:10:00Z" w16du:dateUtc="2026-10-09T11:10:00Z">
        <w:r>
          <w:rPr>
            <w:noProof/>
            <w:webHidden/>
          </w:rPr>
          <w:t>32</w:t>
        </w:r>
      </w:ins>
      <w:ins w:id="408" w:author="Andrew Instone-Cowie" w:date="2026-10-09T12:09:00Z" w16du:dateUtc="2026-10-09T11:09:00Z">
        <w:r>
          <w:rPr>
            <w:noProof/>
            <w:webHidden/>
          </w:rPr>
          <w:fldChar w:fldCharType="end"/>
        </w:r>
        <w:r w:rsidRPr="00CC6331">
          <w:rPr>
            <w:rStyle w:val="Hyperlink"/>
            <w:noProof/>
          </w:rPr>
          <w:fldChar w:fldCharType="end"/>
        </w:r>
      </w:ins>
    </w:p>
    <w:p w14:paraId="7690BE6D" w14:textId="4296C5D5" w:rsidR="009E448D" w:rsidRDefault="009E448D" w:rsidP="009E448D">
      <w:pPr>
        <w:pStyle w:val="TableofFigures"/>
        <w:tabs>
          <w:tab w:val="right" w:leader="dot" w:pos="9016"/>
        </w:tabs>
        <w:spacing w:after="120"/>
        <w:rPr>
          <w:ins w:id="409" w:author="Andrew Instone-Cowie" w:date="2026-10-09T12:09:00Z" w16du:dateUtc="2026-10-09T11:09:00Z"/>
          <w:rFonts w:eastAsiaTheme="minorEastAsia"/>
          <w:noProof/>
          <w:kern w:val="2"/>
          <w:sz w:val="24"/>
          <w:szCs w:val="24"/>
          <w:lang w:eastAsia="en-GB"/>
          <w14:ligatures w14:val="standardContextual"/>
        </w:rPr>
        <w:pPrChange w:id="410" w:author="Andrew Instone-Cowie" w:date="2026-10-09T12:09:00Z" w16du:dateUtc="2026-10-09T11:09:00Z">
          <w:pPr>
            <w:pStyle w:val="TableofFigures"/>
            <w:tabs>
              <w:tab w:val="right" w:leader="dot" w:pos="9016"/>
            </w:tabs>
          </w:pPr>
        </w:pPrChange>
      </w:pPr>
      <w:ins w:id="411"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"_Toc242440234"</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17 – Enclosure Marking Out</w:t>
        </w:r>
        <w:r>
          <w:rPr>
            <w:noProof/>
            <w:webHidden/>
          </w:rPr>
          <w:tab/>
        </w:r>
        <w:r>
          <w:rPr>
            <w:noProof/>
            <w:webHidden/>
          </w:rPr>
          <w:fldChar w:fldCharType="begin"/>
        </w:r>
        <w:r>
          <w:rPr>
            <w:noProof/>
            <w:webHidden/>
          </w:rPr>
          <w:instrText xml:space="preserve"> PAGEREF _Toc242440234 \h </w:instrText>
        </w:r>
        <w:r>
          <w:rPr>
            <w:noProof/>
            <w:webHidden/>
          </w:rPr>
        </w:r>
        <w:r>
          <w:rPr>
            <w:noProof/>
            <w:webHidden/>
          </w:rPr>
          <w:fldChar w:fldCharType="separate"/>
        </w:r>
      </w:ins>
      <w:ins w:id="412" w:author="Andrew Instone-Cowie" w:date="2026-10-09T12:10:00Z" w16du:dateUtc="2026-10-09T11:10:00Z">
        <w:r>
          <w:rPr>
            <w:noProof/>
            <w:webHidden/>
          </w:rPr>
          <w:t>32</w:t>
        </w:r>
      </w:ins>
      <w:ins w:id="413" w:author="Andrew Instone-Cowie" w:date="2026-10-09T12:09:00Z" w16du:dateUtc="2026-10-09T11:09:00Z">
        <w:r>
          <w:rPr>
            <w:noProof/>
            <w:webHidden/>
          </w:rPr>
          <w:fldChar w:fldCharType="end"/>
        </w:r>
        <w:r w:rsidRPr="00CC6331">
          <w:rPr>
            <w:rStyle w:val="Hyperlink"/>
            <w:noProof/>
          </w:rPr>
          <w:fldChar w:fldCharType="end"/>
        </w:r>
      </w:ins>
    </w:p>
    <w:p w14:paraId="29E65B0D" w14:textId="2F6056EF" w:rsidR="009E448D" w:rsidRDefault="009E448D" w:rsidP="009E448D">
      <w:pPr>
        <w:pStyle w:val="TableofFigures"/>
        <w:tabs>
          <w:tab w:val="right" w:leader="dot" w:pos="9016"/>
        </w:tabs>
        <w:spacing w:after="120"/>
        <w:rPr>
          <w:ins w:id="414" w:author="Andrew Instone-Cowie" w:date="2026-10-09T12:09:00Z" w16du:dateUtc="2026-10-09T11:09:00Z"/>
          <w:rFonts w:eastAsiaTheme="minorEastAsia"/>
          <w:noProof/>
          <w:kern w:val="2"/>
          <w:sz w:val="24"/>
          <w:szCs w:val="24"/>
          <w:lang w:eastAsia="en-GB"/>
          <w14:ligatures w14:val="standardContextual"/>
        </w:rPr>
        <w:pPrChange w:id="415" w:author="Andrew Instone-Cowie" w:date="2026-10-09T12:09:00Z" w16du:dateUtc="2026-10-09T11:09:00Z">
          <w:pPr>
            <w:pStyle w:val="TableofFigures"/>
            <w:tabs>
              <w:tab w:val="right" w:leader="dot" w:pos="9016"/>
            </w:tabs>
          </w:pPr>
        </w:pPrChange>
      </w:pPr>
      <w:ins w:id="416"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"_Toc242440235"</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18 – Enclosure Marked for Drilling</w:t>
        </w:r>
        <w:r>
          <w:rPr>
            <w:noProof/>
            <w:webHidden/>
          </w:rPr>
          <w:tab/>
        </w:r>
        <w:r>
          <w:rPr>
            <w:noProof/>
            <w:webHidden/>
          </w:rPr>
          <w:fldChar w:fldCharType="begin"/>
        </w:r>
        <w:r>
          <w:rPr>
            <w:noProof/>
            <w:webHidden/>
          </w:rPr>
          <w:instrText xml:space="preserve"> PAGEREF _Toc242440235 \h </w:instrText>
        </w:r>
        <w:r>
          <w:rPr>
            <w:noProof/>
            <w:webHidden/>
          </w:rPr>
        </w:r>
        <w:r>
          <w:rPr>
            <w:noProof/>
            <w:webHidden/>
          </w:rPr>
          <w:fldChar w:fldCharType="separate"/>
        </w:r>
      </w:ins>
      <w:ins w:id="417" w:author="Andrew Instone-Cowie" w:date="2026-10-09T12:10:00Z" w16du:dateUtc="2026-10-09T11:10:00Z">
        <w:r>
          <w:rPr>
            <w:noProof/>
            <w:webHidden/>
          </w:rPr>
          <w:t>33</w:t>
        </w:r>
      </w:ins>
      <w:ins w:id="418" w:author="Andrew Instone-Cowie" w:date="2026-10-09T12:09:00Z" w16du:dateUtc="2026-10-09T11:09:00Z">
        <w:r>
          <w:rPr>
            <w:noProof/>
            <w:webHidden/>
          </w:rPr>
          <w:fldChar w:fldCharType="end"/>
        </w:r>
        <w:r w:rsidRPr="00CC6331">
          <w:rPr>
            <w:rStyle w:val="Hyperlink"/>
            <w:noProof/>
          </w:rPr>
          <w:fldChar w:fldCharType="end"/>
        </w:r>
      </w:ins>
    </w:p>
    <w:p w14:paraId="053FDA84" w14:textId="312613F3" w:rsidR="009E448D" w:rsidRDefault="009E448D" w:rsidP="009E448D">
      <w:pPr>
        <w:pStyle w:val="TableofFigures"/>
        <w:tabs>
          <w:tab w:val="right" w:leader="dot" w:pos="9016"/>
        </w:tabs>
        <w:spacing w:after="120"/>
        <w:rPr>
          <w:ins w:id="419" w:author="Andrew Instone-Cowie" w:date="2026-10-09T12:09:00Z" w16du:dateUtc="2026-10-09T11:09:00Z"/>
          <w:rFonts w:eastAsiaTheme="minorEastAsia"/>
          <w:noProof/>
          <w:kern w:val="2"/>
          <w:sz w:val="24"/>
          <w:szCs w:val="24"/>
          <w:lang w:eastAsia="en-GB"/>
          <w14:ligatures w14:val="standardContextual"/>
        </w:rPr>
        <w:pPrChange w:id="420" w:author="Andrew Instone-Cowie" w:date="2026-10-09T12:09:00Z" w16du:dateUtc="2026-10-09T11:09:00Z">
          <w:pPr>
            <w:pStyle w:val="TableofFigures"/>
            <w:tabs>
              <w:tab w:val="right" w:leader="dot" w:pos="9016"/>
            </w:tabs>
          </w:pPr>
        </w:pPrChange>
      </w:pPr>
      <w:ins w:id="421"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"_Toc242440236"</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19 – Completed Second PC Module in Enclosure</w:t>
        </w:r>
        <w:r>
          <w:rPr>
            <w:noProof/>
            <w:webHidden/>
          </w:rPr>
          <w:tab/>
        </w:r>
        <w:r>
          <w:rPr>
            <w:noProof/>
            <w:webHidden/>
          </w:rPr>
          <w:fldChar w:fldCharType="begin"/>
        </w:r>
        <w:r>
          <w:rPr>
            <w:noProof/>
            <w:webHidden/>
          </w:rPr>
          <w:instrText xml:space="preserve"> PAGEREF _Toc242440236 \h </w:instrText>
        </w:r>
        <w:r>
          <w:rPr>
            <w:noProof/>
            <w:webHidden/>
          </w:rPr>
        </w:r>
        <w:r>
          <w:rPr>
            <w:noProof/>
            <w:webHidden/>
          </w:rPr>
          <w:fldChar w:fldCharType="separate"/>
        </w:r>
      </w:ins>
      <w:ins w:id="422" w:author="Andrew Instone-Cowie" w:date="2026-10-09T12:10:00Z" w16du:dateUtc="2026-10-09T11:10:00Z">
        <w:r>
          <w:rPr>
            <w:noProof/>
            <w:webHidden/>
          </w:rPr>
          <w:t>34</w:t>
        </w:r>
      </w:ins>
      <w:ins w:id="423" w:author="Andrew Instone-Cowie" w:date="2026-10-09T12:09:00Z" w16du:dateUtc="2026-10-09T11:09:00Z">
        <w:r>
          <w:rPr>
            <w:noProof/>
            <w:webHidden/>
          </w:rPr>
          <w:fldChar w:fldCharType="end"/>
        </w:r>
        <w:r w:rsidRPr="00CC6331">
          <w:rPr>
            <w:rStyle w:val="Hyperlink"/>
            <w:noProof/>
          </w:rPr>
          <w:fldChar w:fldCharType="end"/>
        </w:r>
      </w:ins>
    </w:p>
    <w:p w14:paraId="7DAEB6CB" w14:textId="28A2561C" w:rsidR="009E448D" w:rsidRDefault="009E448D" w:rsidP="009E448D">
      <w:pPr>
        <w:pStyle w:val="TableofFigures"/>
        <w:tabs>
          <w:tab w:val="right" w:leader="dot" w:pos="9016"/>
        </w:tabs>
        <w:spacing w:after="120"/>
        <w:rPr>
          <w:ins w:id="424" w:author="Andrew Instone-Cowie" w:date="2026-10-09T12:09:00Z" w16du:dateUtc="2026-10-09T11:09:00Z"/>
          <w:rFonts w:eastAsiaTheme="minorEastAsia"/>
          <w:noProof/>
          <w:kern w:val="2"/>
          <w:sz w:val="24"/>
          <w:szCs w:val="24"/>
          <w:lang w:eastAsia="en-GB"/>
          <w14:ligatures w14:val="standardContextual"/>
        </w:rPr>
        <w:pPrChange w:id="425" w:author="Andrew Instone-Cowie" w:date="2026-10-09T12:09:00Z" w16du:dateUtc="2026-10-09T11:09:00Z">
          <w:pPr>
            <w:pStyle w:val="TableofFigures"/>
            <w:tabs>
              <w:tab w:val="right" w:leader="dot" w:pos="9016"/>
            </w:tabs>
          </w:pPr>
        </w:pPrChange>
      </w:pPr>
      <w:ins w:id="426"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"_Toc242440237"</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20 – Completed Basic Serial Splitter Module in Enclosure</w:t>
        </w:r>
        <w:r>
          <w:rPr>
            <w:noProof/>
            <w:webHidden/>
          </w:rPr>
          <w:tab/>
        </w:r>
        <w:r>
          <w:rPr>
            <w:noProof/>
            <w:webHidden/>
          </w:rPr>
          <w:fldChar w:fldCharType="begin"/>
        </w:r>
        <w:r>
          <w:rPr>
            <w:noProof/>
            <w:webHidden/>
          </w:rPr>
          <w:instrText xml:space="preserve"> PAGEREF _Toc242440237 \h </w:instrText>
        </w:r>
        <w:r>
          <w:rPr>
            <w:noProof/>
            <w:webHidden/>
          </w:rPr>
        </w:r>
        <w:r>
          <w:rPr>
            <w:noProof/>
            <w:webHidden/>
          </w:rPr>
          <w:fldChar w:fldCharType="separate"/>
        </w:r>
      </w:ins>
      <w:ins w:id="427" w:author="Andrew Instone-Cowie" w:date="2026-10-09T12:10:00Z" w16du:dateUtc="2026-10-09T11:10:00Z">
        <w:r>
          <w:rPr>
            <w:noProof/>
            <w:webHidden/>
          </w:rPr>
          <w:t>34</w:t>
        </w:r>
      </w:ins>
      <w:ins w:id="428" w:author="Andrew Instone-Cowie" w:date="2026-10-09T12:09:00Z" w16du:dateUtc="2026-10-09T11:09:00Z">
        <w:r>
          <w:rPr>
            <w:noProof/>
            <w:webHidden/>
          </w:rPr>
          <w:fldChar w:fldCharType="end"/>
        </w:r>
        <w:r w:rsidRPr="00CC6331">
          <w:rPr>
            <w:rStyle w:val="Hyperlink"/>
            <w:noProof/>
          </w:rPr>
          <w:fldChar w:fldCharType="end"/>
        </w:r>
      </w:ins>
    </w:p>
    <w:p w14:paraId="32A77678" w14:textId="62FA26C3" w:rsidR="009E448D" w:rsidRDefault="009E448D" w:rsidP="009E448D">
      <w:pPr>
        <w:pStyle w:val="TableofFigures"/>
        <w:tabs>
          <w:tab w:val="right" w:leader="dot" w:pos="9016"/>
        </w:tabs>
        <w:spacing w:after="120"/>
        <w:rPr>
          <w:ins w:id="429" w:author="Andrew Instone-Cowie" w:date="2026-10-09T12:09:00Z" w16du:dateUtc="2026-10-09T11:09:00Z"/>
          <w:rFonts w:eastAsiaTheme="minorEastAsia"/>
          <w:noProof/>
          <w:kern w:val="2"/>
          <w:sz w:val="24"/>
          <w:szCs w:val="24"/>
          <w:lang w:eastAsia="en-GB"/>
          <w14:ligatures w14:val="standardContextual"/>
        </w:rPr>
        <w:pPrChange w:id="430" w:author="Andrew Instone-Cowie" w:date="2026-10-09T12:09:00Z" w16du:dateUtc="2026-10-09T11:09:00Z">
          <w:pPr>
            <w:pStyle w:val="TableofFigures"/>
            <w:tabs>
              <w:tab w:val="right" w:leader="dot" w:pos="9016"/>
            </w:tabs>
          </w:pPr>
        </w:pPrChange>
      </w:pPr>
      <w:ins w:id="431"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"_Toc242440238"</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21 – Completed Basic Serial Splitter Module</w:t>
        </w:r>
        <w:r>
          <w:rPr>
            <w:noProof/>
            <w:webHidden/>
          </w:rPr>
          <w:tab/>
        </w:r>
        <w:r>
          <w:rPr>
            <w:noProof/>
            <w:webHidden/>
          </w:rPr>
          <w:fldChar w:fldCharType="begin"/>
        </w:r>
        <w:r>
          <w:rPr>
            <w:noProof/>
            <w:webHidden/>
          </w:rPr>
          <w:instrText xml:space="preserve"> PAGEREF _Toc242440238 \h </w:instrText>
        </w:r>
        <w:r>
          <w:rPr>
            <w:noProof/>
            <w:webHidden/>
          </w:rPr>
        </w:r>
        <w:r>
          <w:rPr>
            <w:noProof/>
            <w:webHidden/>
          </w:rPr>
          <w:fldChar w:fldCharType="separate"/>
        </w:r>
      </w:ins>
      <w:ins w:id="432" w:author="Andrew Instone-Cowie" w:date="2026-10-09T12:10:00Z" w16du:dateUtc="2026-10-09T11:10:00Z">
        <w:r>
          <w:rPr>
            <w:noProof/>
            <w:webHidden/>
          </w:rPr>
          <w:t>35</w:t>
        </w:r>
      </w:ins>
      <w:ins w:id="433" w:author="Andrew Instone-Cowie" w:date="2026-10-09T12:09:00Z" w16du:dateUtc="2026-10-09T11:09:00Z">
        <w:r>
          <w:rPr>
            <w:noProof/>
            <w:webHidden/>
          </w:rPr>
          <w:fldChar w:fldCharType="end"/>
        </w:r>
        <w:r w:rsidRPr="00CC6331">
          <w:rPr>
            <w:rStyle w:val="Hyperlink"/>
            <w:noProof/>
          </w:rPr>
          <w:fldChar w:fldCharType="end"/>
        </w:r>
      </w:ins>
    </w:p>
    <w:p w14:paraId="5D78A2A6" w14:textId="7685C566" w:rsidR="009E448D" w:rsidRDefault="009E448D" w:rsidP="009E448D">
      <w:pPr>
        <w:pStyle w:val="TableofFigures"/>
        <w:tabs>
          <w:tab w:val="right" w:leader="dot" w:pos="9016"/>
        </w:tabs>
        <w:spacing w:after="120"/>
        <w:rPr>
          <w:ins w:id="434" w:author="Andrew Instone-Cowie" w:date="2026-10-09T12:09:00Z" w16du:dateUtc="2026-10-09T11:09:00Z"/>
          <w:rFonts w:eastAsiaTheme="minorEastAsia"/>
          <w:noProof/>
          <w:kern w:val="2"/>
          <w:sz w:val="24"/>
          <w:szCs w:val="24"/>
          <w:lang w:eastAsia="en-GB"/>
          <w14:ligatures w14:val="standardContextual"/>
        </w:rPr>
        <w:pPrChange w:id="435" w:author="Andrew Instone-Cowie" w:date="2026-10-09T12:09:00Z" w16du:dateUtc="2026-10-09T11:09:00Z">
          <w:pPr>
            <w:pStyle w:val="TableofFigures"/>
            <w:tabs>
              <w:tab w:val="right" w:leader="dot" w:pos="9016"/>
            </w:tabs>
          </w:pPr>
        </w:pPrChange>
      </w:pPr>
      <w:ins w:id="436"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"_Toc242440239"</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22 – Second PC Module Cabling</w:t>
        </w:r>
        <w:r>
          <w:rPr>
            <w:noProof/>
            <w:webHidden/>
          </w:rPr>
          <w:tab/>
        </w:r>
        <w:r>
          <w:rPr>
            <w:noProof/>
            <w:webHidden/>
          </w:rPr>
          <w:fldChar w:fldCharType="begin"/>
        </w:r>
        <w:r>
          <w:rPr>
            <w:noProof/>
            <w:webHidden/>
          </w:rPr>
          <w:instrText xml:space="preserve"> PAGEREF _Toc242440239 \h </w:instrText>
        </w:r>
        <w:r>
          <w:rPr>
            <w:noProof/>
            <w:webHidden/>
          </w:rPr>
        </w:r>
        <w:r>
          <w:rPr>
            <w:noProof/>
            <w:webHidden/>
          </w:rPr>
          <w:fldChar w:fldCharType="separate"/>
        </w:r>
      </w:ins>
      <w:ins w:id="437" w:author="Andrew Instone-Cowie" w:date="2026-10-09T12:10:00Z" w16du:dateUtc="2026-10-09T11:10:00Z">
        <w:r>
          <w:rPr>
            <w:noProof/>
            <w:webHidden/>
          </w:rPr>
          <w:t>36</w:t>
        </w:r>
      </w:ins>
      <w:ins w:id="438" w:author="Andrew Instone-Cowie" w:date="2026-10-09T12:09:00Z" w16du:dateUtc="2026-10-09T11:09:00Z">
        <w:r>
          <w:rPr>
            <w:noProof/>
            <w:webHidden/>
          </w:rPr>
          <w:fldChar w:fldCharType="end"/>
        </w:r>
        <w:r w:rsidRPr="00CC6331">
          <w:rPr>
            <w:rStyle w:val="Hyperlink"/>
            <w:noProof/>
          </w:rPr>
          <w:fldChar w:fldCharType="end"/>
        </w:r>
      </w:ins>
    </w:p>
    <w:p w14:paraId="780497F6" w14:textId="70534E43" w:rsidR="009E448D" w:rsidRDefault="009E448D" w:rsidP="009E448D">
      <w:pPr>
        <w:pStyle w:val="TableofFigures"/>
        <w:tabs>
          <w:tab w:val="right" w:leader="dot" w:pos="9016"/>
        </w:tabs>
        <w:spacing w:after="120"/>
        <w:rPr>
          <w:ins w:id="439" w:author="Andrew Instone-Cowie" w:date="2026-10-09T12:09:00Z" w16du:dateUtc="2026-10-09T11:09:00Z"/>
          <w:rFonts w:eastAsiaTheme="minorEastAsia"/>
          <w:noProof/>
          <w:kern w:val="2"/>
          <w:sz w:val="24"/>
          <w:szCs w:val="24"/>
          <w:lang w:eastAsia="en-GB"/>
          <w14:ligatures w14:val="standardContextual"/>
        </w:rPr>
        <w:pPrChange w:id="440" w:author="Andrew Instone-Cowie" w:date="2026-10-09T12:09:00Z" w16du:dateUtc="2026-10-09T11:09:00Z">
          <w:pPr>
            <w:pStyle w:val="TableofFigures"/>
            <w:tabs>
              <w:tab w:val="right" w:leader="dot" w:pos="9016"/>
            </w:tabs>
          </w:pPr>
        </w:pPrChange>
      </w:pPr>
      <w:ins w:id="441"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"_Toc242440240"</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23 – Basic Serial Splitter Module Cabling</w:t>
        </w:r>
        <w:r>
          <w:rPr>
            <w:noProof/>
            <w:webHidden/>
          </w:rPr>
          <w:tab/>
        </w:r>
        <w:r>
          <w:rPr>
            <w:noProof/>
            <w:webHidden/>
          </w:rPr>
          <w:fldChar w:fldCharType="begin"/>
        </w:r>
        <w:r>
          <w:rPr>
            <w:noProof/>
            <w:webHidden/>
          </w:rPr>
          <w:instrText xml:space="preserve"> PAGEREF _Toc242440240 \h </w:instrText>
        </w:r>
        <w:r>
          <w:rPr>
            <w:noProof/>
            <w:webHidden/>
          </w:rPr>
        </w:r>
        <w:r>
          <w:rPr>
            <w:noProof/>
            <w:webHidden/>
          </w:rPr>
          <w:fldChar w:fldCharType="separate"/>
        </w:r>
      </w:ins>
      <w:ins w:id="442" w:author="Andrew Instone-Cowie" w:date="2026-10-09T12:10:00Z" w16du:dateUtc="2026-10-09T11:10:00Z">
        <w:r>
          <w:rPr>
            <w:noProof/>
            <w:webHidden/>
          </w:rPr>
          <w:t>36</w:t>
        </w:r>
      </w:ins>
      <w:ins w:id="443" w:author="Andrew Instone-Cowie" w:date="2026-10-09T12:09:00Z" w16du:dateUtc="2026-10-09T11:09:00Z">
        <w:r>
          <w:rPr>
            <w:noProof/>
            <w:webHidden/>
          </w:rPr>
          <w:fldChar w:fldCharType="end"/>
        </w:r>
        <w:r w:rsidRPr="00CC6331">
          <w:rPr>
            <w:rStyle w:val="Hyperlink"/>
            <w:noProof/>
          </w:rPr>
          <w:fldChar w:fldCharType="end"/>
        </w:r>
      </w:ins>
    </w:p>
    <w:p w14:paraId="6346BA84" w14:textId="3D461C5B" w:rsidR="009E448D" w:rsidRDefault="009E448D" w:rsidP="009E448D">
      <w:pPr>
        <w:pStyle w:val="TableofFigures"/>
        <w:tabs>
          <w:tab w:val="right" w:leader="dot" w:pos="9016"/>
        </w:tabs>
        <w:spacing w:after="120"/>
        <w:rPr>
          <w:ins w:id="444" w:author="Andrew Instone-Cowie" w:date="2026-10-09T12:09:00Z" w16du:dateUtc="2026-10-09T11:09:00Z"/>
          <w:rFonts w:eastAsiaTheme="minorEastAsia"/>
          <w:noProof/>
          <w:kern w:val="2"/>
          <w:sz w:val="24"/>
          <w:szCs w:val="24"/>
          <w:lang w:eastAsia="en-GB"/>
          <w14:ligatures w14:val="standardContextual"/>
        </w:rPr>
        <w:pPrChange w:id="445" w:author="Andrew Instone-Cowie" w:date="2026-10-09T12:09:00Z" w16du:dateUtc="2026-10-09T11:09:00Z">
          <w:pPr>
            <w:pStyle w:val="TableofFigures"/>
            <w:tabs>
              <w:tab w:val="right" w:leader="dot" w:pos="9016"/>
            </w:tabs>
          </w:pPr>
        </w:pPrChange>
      </w:pPr>
      <w:ins w:id="446"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"_Toc242440241"</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24 – Modification for Older Interface PCBs</w:t>
        </w:r>
        <w:r>
          <w:rPr>
            <w:noProof/>
            <w:webHidden/>
          </w:rPr>
          <w:tab/>
        </w:r>
        <w:r>
          <w:rPr>
            <w:noProof/>
            <w:webHidden/>
          </w:rPr>
          <w:fldChar w:fldCharType="begin"/>
        </w:r>
        <w:r>
          <w:rPr>
            <w:noProof/>
            <w:webHidden/>
          </w:rPr>
          <w:instrText xml:space="preserve"> PAGEREF _Toc242440241 \h </w:instrText>
        </w:r>
        <w:r>
          <w:rPr>
            <w:noProof/>
            <w:webHidden/>
          </w:rPr>
        </w:r>
        <w:r>
          <w:rPr>
            <w:noProof/>
            <w:webHidden/>
          </w:rPr>
          <w:fldChar w:fldCharType="separate"/>
        </w:r>
      </w:ins>
      <w:ins w:id="447" w:author="Andrew Instone-Cowie" w:date="2026-10-09T12:10:00Z" w16du:dateUtc="2026-10-09T11:10:00Z">
        <w:r>
          <w:rPr>
            <w:noProof/>
            <w:webHidden/>
          </w:rPr>
          <w:t>37</w:t>
        </w:r>
      </w:ins>
      <w:ins w:id="448" w:author="Andrew Instone-Cowie" w:date="2026-10-09T12:09:00Z" w16du:dateUtc="2026-10-09T11:09:00Z">
        <w:r>
          <w:rPr>
            <w:noProof/>
            <w:webHidden/>
          </w:rPr>
          <w:fldChar w:fldCharType="end"/>
        </w:r>
        <w:r w:rsidRPr="00CC6331">
          <w:rPr>
            <w:rStyle w:val="Hyperlink"/>
            <w:noProof/>
          </w:rPr>
          <w:fldChar w:fldCharType="end"/>
        </w:r>
      </w:ins>
    </w:p>
    <w:p w14:paraId="2B6E476D" w14:textId="24EB715C" w:rsidR="009E448D" w:rsidRDefault="009E448D" w:rsidP="009E448D">
      <w:pPr>
        <w:pStyle w:val="TableofFigures"/>
        <w:tabs>
          <w:tab w:val="right" w:leader="dot" w:pos="9016"/>
        </w:tabs>
        <w:spacing w:after="120"/>
        <w:rPr>
          <w:ins w:id="449" w:author="Andrew Instone-Cowie" w:date="2026-10-09T12:09:00Z" w16du:dateUtc="2026-10-09T11:09:00Z"/>
          <w:rFonts w:eastAsiaTheme="minorEastAsia"/>
          <w:noProof/>
          <w:kern w:val="2"/>
          <w:sz w:val="24"/>
          <w:szCs w:val="24"/>
          <w:lang w:eastAsia="en-GB"/>
          <w14:ligatures w14:val="standardContextual"/>
        </w:rPr>
        <w:pPrChange w:id="450" w:author="Andrew Instone-Cowie" w:date="2026-10-09T12:09:00Z" w16du:dateUtc="2026-10-09T11:09:00Z">
          <w:pPr>
            <w:pStyle w:val="TableofFigures"/>
            <w:tabs>
              <w:tab w:val="right" w:leader="dot" w:pos="9016"/>
            </w:tabs>
          </w:pPr>
        </w:pPrChange>
      </w:pPr>
      <w:ins w:id="451" w:author="Andrew Instone-Cowie" w:date="2026-10-09T12:09:00Z" w16du:dateUtc="2026-10-09T11:09:00Z">
        <w:r w:rsidRPr="00CC6331">
          <w:rPr>
            <w:rStyle w:val="Hyperlink"/>
            <w:noProof/>
          </w:rPr>
          <w:fldChar w:fldCharType="begin"/>
        </w:r>
        <w:r w:rsidRPr="00CC6331">
          <w:rPr>
            <w:rStyle w:val="Hyperlink"/>
            <w:noProof/>
          </w:rPr>
          <w:instrText xml:space="preserve"> </w:instrText>
        </w:r>
        <w:r>
          <w:rPr>
            <w:noProof/>
          </w:rPr>
          <w:instrText>HYPERLINK \l "_Toc242440242"</w:instrText>
        </w:r>
        <w:r w:rsidRPr="00CC6331">
          <w:rPr>
            <w:rStyle w:val="Hyperlink"/>
            <w:noProof/>
          </w:rPr>
          <w:instrText xml:space="preserve"> </w:instrText>
        </w:r>
        <w:r w:rsidRPr="00CC6331">
          <w:rPr>
            <w:rStyle w:val="Hyperlink"/>
            <w:noProof/>
          </w:rPr>
        </w:r>
        <w:r w:rsidRPr="00CC6331">
          <w:rPr>
            <w:rStyle w:val="Hyperlink"/>
            <w:noProof/>
          </w:rPr>
          <w:fldChar w:fldCharType="separate"/>
        </w:r>
        <w:r w:rsidRPr="00CC6331">
          <w:rPr>
            <w:rStyle w:val="Hyperlink"/>
            <w:noProof/>
          </w:rPr>
          <w:t>Figure 25 – Modified Interface Board</w:t>
        </w:r>
        <w:r>
          <w:rPr>
            <w:noProof/>
            <w:webHidden/>
          </w:rPr>
          <w:tab/>
        </w:r>
        <w:r>
          <w:rPr>
            <w:noProof/>
            <w:webHidden/>
          </w:rPr>
          <w:fldChar w:fldCharType="begin"/>
        </w:r>
        <w:r>
          <w:rPr>
            <w:noProof/>
            <w:webHidden/>
          </w:rPr>
          <w:instrText xml:space="preserve"> PAGEREF _Toc242440242 \h </w:instrText>
        </w:r>
        <w:r>
          <w:rPr>
            <w:noProof/>
            <w:webHidden/>
          </w:rPr>
        </w:r>
        <w:r>
          <w:rPr>
            <w:noProof/>
            <w:webHidden/>
          </w:rPr>
          <w:fldChar w:fldCharType="separate"/>
        </w:r>
      </w:ins>
      <w:ins w:id="452" w:author="Andrew Instone-Cowie" w:date="2026-10-09T12:10:00Z" w16du:dateUtc="2026-10-09T11:10:00Z">
        <w:r>
          <w:rPr>
            <w:noProof/>
            <w:webHidden/>
          </w:rPr>
          <w:t>38</w:t>
        </w:r>
      </w:ins>
      <w:ins w:id="453" w:author="Andrew Instone-Cowie" w:date="2026-10-09T12:09:00Z" w16du:dateUtc="2026-10-09T11:09:00Z">
        <w:r>
          <w:rPr>
            <w:noProof/>
            <w:webHidden/>
          </w:rPr>
          <w:fldChar w:fldCharType="end"/>
        </w:r>
        <w:r w:rsidRPr="00CC6331">
          <w:rPr>
            <w:rStyle w:val="Hyperlink"/>
            <w:noProof/>
          </w:rPr>
          <w:fldChar w:fldCharType="end"/>
        </w:r>
      </w:ins>
    </w:p>
    <w:p w14:paraId="317DBE86" w14:textId="40B6E289" w:rsidR="000D3182" w:rsidDel="009E448D" w:rsidRDefault="000D3182" w:rsidP="00247A4A">
      <w:pPr>
        <w:pStyle w:val="TableofFigures"/>
        <w:tabs>
          <w:tab w:val="right" w:leader="dot" w:pos="9016"/>
        </w:tabs>
        <w:spacing w:after="120"/>
        <w:rPr>
          <w:del w:id="454" w:author="Andrew Instone-Cowie" w:date="2026-10-09T12:09:00Z" w16du:dateUtc="2026-10-09T11:09:00Z"/>
          <w:rFonts w:eastAsiaTheme="minorEastAsia"/>
          <w:noProof/>
          <w:kern w:val="2"/>
          <w:sz w:val="24"/>
          <w:szCs w:val="24"/>
          <w:lang w:eastAsia="en-GB"/>
          <w14:ligatures w14:val="standardContextual"/>
        </w:rPr>
      </w:pPr>
      <w:del w:id="455" w:author="Andrew Instone-Cowie" w:date="2026-10-09T12:09:00Z" w16du:dateUtc="2026-10-09T11:09:00Z">
        <w:r w:rsidRPr="009E448D" w:rsidDel="009E448D">
          <w:rPr>
            <w:rStyle w:val="Hyperlink"/>
            <w:noProof/>
          </w:rPr>
          <w:delText>Figure 1 – Documentation Map</w:delText>
        </w:r>
        <w:r w:rsidDel="009E448D">
          <w:rPr>
            <w:noProof/>
            <w:webHidden/>
          </w:rPr>
          <w:tab/>
        </w:r>
        <w:r w:rsidR="003D4FE7" w:rsidDel="009E448D">
          <w:rPr>
            <w:noProof/>
            <w:webHidden/>
          </w:rPr>
          <w:delText>7</w:delText>
        </w:r>
      </w:del>
    </w:p>
    <w:p w14:paraId="4002F51E" w14:textId="632B14B9" w:rsidR="000D3182" w:rsidDel="009E448D" w:rsidRDefault="000D3182" w:rsidP="00247A4A">
      <w:pPr>
        <w:pStyle w:val="TableofFigures"/>
        <w:tabs>
          <w:tab w:val="right" w:leader="dot" w:pos="9016"/>
        </w:tabs>
        <w:spacing w:after="120"/>
        <w:rPr>
          <w:del w:id="456" w:author="Andrew Instone-Cowie" w:date="2026-10-09T12:09:00Z" w16du:dateUtc="2026-10-09T11:09:00Z"/>
          <w:rFonts w:eastAsiaTheme="minorEastAsia"/>
          <w:noProof/>
          <w:kern w:val="2"/>
          <w:sz w:val="24"/>
          <w:szCs w:val="24"/>
          <w:lang w:eastAsia="en-GB"/>
          <w14:ligatures w14:val="standardContextual"/>
        </w:rPr>
      </w:pPr>
      <w:del w:id="457" w:author="Andrew Instone-Cowie" w:date="2026-10-09T12:09:00Z" w16du:dateUtc="2026-10-09T11:09:00Z">
        <w:r w:rsidRPr="009E448D" w:rsidDel="009E448D">
          <w:rPr>
            <w:rStyle w:val="Hyperlink"/>
            <w:noProof/>
          </w:rPr>
          <w:delText>Figure 2 – Second PC Module General Arrangement</w:delText>
        </w:r>
        <w:r w:rsidDel="009E448D">
          <w:rPr>
            <w:noProof/>
            <w:webHidden/>
          </w:rPr>
          <w:tab/>
        </w:r>
        <w:r w:rsidR="003D4FE7" w:rsidDel="009E448D">
          <w:rPr>
            <w:noProof/>
            <w:webHidden/>
          </w:rPr>
          <w:delText>10</w:delText>
        </w:r>
      </w:del>
    </w:p>
    <w:p w14:paraId="4C8262F4" w14:textId="01433030" w:rsidR="000D3182" w:rsidDel="009E448D" w:rsidRDefault="000D3182" w:rsidP="00247A4A">
      <w:pPr>
        <w:pStyle w:val="TableofFigures"/>
        <w:tabs>
          <w:tab w:val="right" w:leader="dot" w:pos="9016"/>
        </w:tabs>
        <w:spacing w:after="120"/>
        <w:rPr>
          <w:del w:id="458" w:author="Andrew Instone-Cowie" w:date="2026-10-09T12:09:00Z" w16du:dateUtc="2026-10-09T11:09:00Z"/>
          <w:rFonts w:eastAsiaTheme="minorEastAsia"/>
          <w:noProof/>
          <w:kern w:val="2"/>
          <w:sz w:val="24"/>
          <w:szCs w:val="24"/>
          <w:lang w:eastAsia="en-GB"/>
          <w14:ligatures w14:val="standardContextual"/>
        </w:rPr>
      </w:pPr>
      <w:del w:id="459" w:author="Andrew Instone-Cowie" w:date="2026-10-09T12:09:00Z" w16du:dateUtc="2026-10-09T11:09:00Z">
        <w:r w:rsidRPr="009E448D" w:rsidDel="009E448D">
          <w:rPr>
            <w:rStyle w:val="Hyperlink"/>
            <w:noProof/>
          </w:rPr>
          <w:delText>Figure 3 – Basic Serial Splitter Modules General Arrangement</w:delText>
        </w:r>
        <w:r w:rsidDel="009E448D">
          <w:rPr>
            <w:noProof/>
            <w:webHidden/>
          </w:rPr>
          <w:tab/>
        </w:r>
        <w:r w:rsidR="003D4FE7" w:rsidDel="009E448D">
          <w:rPr>
            <w:noProof/>
            <w:webHidden/>
          </w:rPr>
          <w:delText>11</w:delText>
        </w:r>
      </w:del>
    </w:p>
    <w:p w14:paraId="411B096D" w14:textId="03C63909" w:rsidR="000D3182" w:rsidDel="009E448D" w:rsidRDefault="000D3182" w:rsidP="00247A4A">
      <w:pPr>
        <w:pStyle w:val="TableofFigures"/>
        <w:tabs>
          <w:tab w:val="right" w:leader="dot" w:pos="9016"/>
        </w:tabs>
        <w:spacing w:after="120"/>
        <w:rPr>
          <w:del w:id="460" w:author="Andrew Instone-Cowie" w:date="2026-10-09T12:09:00Z" w16du:dateUtc="2026-10-09T11:09:00Z"/>
          <w:rFonts w:eastAsiaTheme="minorEastAsia"/>
          <w:noProof/>
          <w:kern w:val="2"/>
          <w:sz w:val="24"/>
          <w:szCs w:val="24"/>
          <w:lang w:eastAsia="en-GB"/>
          <w14:ligatures w14:val="standardContextual"/>
        </w:rPr>
      </w:pPr>
      <w:del w:id="461" w:author="Andrew Instone-Cowie" w:date="2026-10-09T12:09:00Z" w16du:dateUtc="2026-10-09T11:09:00Z">
        <w:r w:rsidRPr="009E448D" w:rsidDel="009E448D">
          <w:rPr>
            <w:rStyle w:val="Hyperlink"/>
            <w:noProof/>
          </w:rPr>
          <w:delText>Figure 4 – Second PC Module Parts</w:delText>
        </w:r>
        <w:r w:rsidDel="009E448D">
          <w:rPr>
            <w:noProof/>
            <w:webHidden/>
          </w:rPr>
          <w:tab/>
        </w:r>
        <w:r w:rsidR="003D4FE7" w:rsidDel="009E448D">
          <w:rPr>
            <w:noProof/>
            <w:webHidden/>
          </w:rPr>
          <w:delText>16</w:delText>
        </w:r>
      </w:del>
    </w:p>
    <w:p w14:paraId="45456BD2" w14:textId="1E59119F" w:rsidR="000D3182" w:rsidDel="009E448D" w:rsidRDefault="000D3182" w:rsidP="00247A4A">
      <w:pPr>
        <w:pStyle w:val="TableofFigures"/>
        <w:tabs>
          <w:tab w:val="right" w:leader="dot" w:pos="9016"/>
        </w:tabs>
        <w:spacing w:after="120"/>
        <w:rPr>
          <w:del w:id="462" w:author="Andrew Instone-Cowie" w:date="2026-10-09T12:09:00Z" w16du:dateUtc="2026-10-09T11:09:00Z"/>
          <w:rFonts w:eastAsiaTheme="minorEastAsia"/>
          <w:noProof/>
          <w:kern w:val="2"/>
          <w:sz w:val="24"/>
          <w:szCs w:val="24"/>
          <w:lang w:eastAsia="en-GB"/>
          <w14:ligatures w14:val="standardContextual"/>
        </w:rPr>
      </w:pPr>
      <w:del w:id="463" w:author="Andrew Instone-Cowie" w:date="2026-10-09T12:09:00Z" w16du:dateUtc="2026-10-09T11:09:00Z">
        <w:r w:rsidRPr="009E448D" w:rsidDel="009E448D">
          <w:rPr>
            <w:rStyle w:val="Hyperlink"/>
            <w:noProof/>
          </w:rPr>
          <w:delText>Figure 5 – Second PC Module PCB Layout</w:delText>
        </w:r>
        <w:r w:rsidDel="009E448D">
          <w:rPr>
            <w:noProof/>
            <w:webHidden/>
          </w:rPr>
          <w:tab/>
        </w:r>
        <w:r w:rsidR="003D4FE7" w:rsidDel="009E448D">
          <w:rPr>
            <w:noProof/>
            <w:webHidden/>
          </w:rPr>
          <w:delText>16</w:delText>
        </w:r>
      </w:del>
    </w:p>
    <w:p w14:paraId="13462D3C" w14:textId="2104E488" w:rsidR="000D3182" w:rsidDel="009E448D" w:rsidRDefault="000D3182" w:rsidP="00247A4A">
      <w:pPr>
        <w:pStyle w:val="TableofFigures"/>
        <w:tabs>
          <w:tab w:val="right" w:leader="dot" w:pos="9016"/>
        </w:tabs>
        <w:spacing w:after="120"/>
        <w:rPr>
          <w:del w:id="464" w:author="Andrew Instone-Cowie" w:date="2026-10-09T12:09:00Z" w16du:dateUtc="2026-10-09T11:09:00Z"/>
          <w:rFonts w:eastAsiaTheme="minorEastAsia"/>
          <w:noProof/>
          <w:kern w:val="2"/>
          <w:sz w:val="24"/>
          <w:szCs w:val="24"/>
          <w:lang w:eastAsia="en-GB"/>
          <w14:ligatures w14:val="standardContextual"/>
        </w:rPr>
      </w:pPr>
      <w:del w:id="465" w:author="Andrew Instone-Cowie" w:date="2026-10-09T12:09:00Z" w16du:dateUtc="2026-10-09T11:09:00Z">
        <w:r w:rsidRPr="009E448D" w:rsidDel="009E448D">
          <w:rPr>
            <w:rStyle w:val="Hyperlink"/>
            <w:noProof/>
          </w:rPr>
          <w:delText>Figure 6 – Completed Second PC Module</w:delText>
        </w:r>
        <w:r w:rsidDel="009E448D">
          <w:rPr>
            <w:noProof/>
            <w:webHidden/>
          </w:rPr>
          <w:tab/>
        </w:r>
        <w:r w:rsidR="003D4FE7" w:rsidDel="009E448D">
          <w:rPr>
            <w:noProof/>
            <w:webHidden/>
          </w:rPr>
          <w:delText>17</w:delText>
        </w:r>
      </w:del>
    </w:p>
    <w:p w14:paraId="06421764" w14:textId="59C64E7A" w:rsidR="000D3182" w:rsidDel="009E448D" w:rsidRDefault="000D3182" w:rsidP="00247A4A">
      <w:pPr>
        <w:pStyle w:val="TableofFigures"/>
        <w:tabs>
          <w:tab w:val="right" w:leader="dot" w:pos="9016"/>
        </w:tabs>
        <w:spacing w:after="120"/>
        <w:rPr>
          <w:del w:id="466" w:author="Andrew Instone-Cowie" w:date="2026-10-09T12:09:00Z" w16du:dateUtc="2026-10-09T11:09:00Z"/>
          <w:rFonts w:eastAsiaTheme="minorEastAsia"/>
          <w:noProof/>
          <w:kern w:val="2"/>
          <w:sz w:val="24"/>
          <w:szCs w:val="24"/>
          <w:lang w:eastAsia="en-GB"/>
          <w14:ligatures w14:val="standardContextual"/>
        </w:rPr>
      </w:pPr>
      <w:del w:id="467" w:author="Andrew Instone-Cowie" w:date="2026-10-09T12:09:00Z" w16du:dateUtc="2026-10-09T11:09:00Z">
        <w:r w:rsidRPr="009E448D" w:rsidDel="009E448D">
          <w:rPr>
            <w:rStyle w:val="Hyperlink"/>
            <w:noProof/>
          </w:rPr>
          <w:delText>Figure 7 – Basic Serial Splitter Module Master Board Parts</w:delText>
        </w:r>
        <w:r w:rsidDel="009E448D">
          <w:rPr>
            <w:noProof/>
            <w:webHidden/>
          </w:rPr>
          <w:tab/>
        </w:r>
        <w:r w:rsidR="003D4FE7" w:rsidDel="009E448D">
          <w:rPr>
            <w:noProof/>
            <w:webHidden/>
          </w:rPr>
          <w:delText>20</w:delText>
        </w:r>
      </w:del>
    </w:p>
    <w:p w14:paraId="3087FA79" w14:textId="6E022602" w:rsidR="000D3182" w:rsidDel="009E448D" w:rsidRDefault="000D3182" w:rsidP="00247A4A">
      <w:pPr>
        <w:pStyle w:val="TableofFigures"/>
        <w:tabs>
          <w:tab w:val="right" w:leader="dot" w:pos="9016"/>
        </w:tabs>
        <w:spacing w:after="120"/>
        <w:rPr>
          <w:del w:id="468" w:author="Andrew Instone-Cowie" w:date="2026-10-09T12:09:00Z" w16du:dateUtc="2026-10-09T11:09:00Z"/>
          <w:rFonts w:eastAsiaTheme="minorEastAsia"/>
          <w:noProof/>
          <w:kern w:val="2"/>
          <w:sz w:val="24"/>
          <w:szCs w:val="24"/>
          <w:lang w:eastAsia="en-GB"/>
          <w14:ligatures w14:val="standardContextual"/>
        </w:rPr>
      </w:pPr>
      <w:del w:id="469" w:author="Andrew Instone-Cowie" w:date="2026-10-09T12:09:00Z" w16du:dateUtc="2026-10-09T11:09:00Z">
        <w:r w:rsidRPr="009E448D" w:rsidDel="009E448D">
          <w:rPr>
            <w:rStyle w:val="Hyperlink"/>
            <w:noProof/>
          </w:rPr>
          <w:delText>Figure 8 – Basic Serial Splitter Module Master Board Layout</w:delText>
        </w:r>
        <w:r w:rsidDel="009E448D">
          <w:rPr>
            <w:noProof/>
            <w:webHidden/>
          </w:rPr>
          <w:tab/>
        </w:r>
        <w:r w:rsidR="003D4FE7" w:rsidDel="009E448D">
          <w:rPr>
            <w:noProof/>
            <w:webHidden/>
          </w:rPr>
          <w:delText>20</w:delText>
        </w:r>
      </w:del>
    </w:p>
    <w:p w14:paraId="6BA0AEB3" w14:textId="17078394" w:rsidR="000D3182" w:rsidDel="009E448D" w:rsidRDefault="000D3182" w:rsidP="00247A4A">
      <w:pPr>
        <w:pStyle w:val="TableofFigures"/>
        <w:tabs>
          <w:tab w:val="right" w:leader="dot" w:pos="9016"/>
        </w:tabs>
        <w:spacing w:after="120"/>
        <w:rPr>
          <w:del w:id="470" w:author="Andrew Instone-Cowie" w:date="2026-10-09T12:09:00Z" w16du:dateUtc="2026-10-09T11:09:00Z"/>
          <w:rFonts w:eastAsiaTheme="minorEastAsia"/>
          <w:noProof/>
          <w:kern w:val="2"/>
          <w:sz w:val="24"/>
          <w:szCs w:val="24"/>
          <w:lang w:eastAsia="en-GB"/>
          <w14:ligatures w14:val="standardContextual"/>
        </w:rPr>
      </w:pPr>
      <w:del w:id="471" w:author="Andrew Instone-Cowie" w:date="2026-10-09T12:09:00Z" w16du:dateUtc="2026-10-09T11:09:00Z">
        <w:r w:rsidRPr="009E448D" w:rsidDel="009E448D">
          <w:rPr>
            <w:rStyle w:val="Hyperlink"/>
            <w:noProof/>
          </w:rPr>
          <w:delText>Figure 9 – Voltage Check Pin Locations</w:delText>
        </w:r>
        <w:r w:rsidDel="009E448D">
          <w:rPr>
            <w:noProof/>
            <w:webHidden/>
          </w:rPr>
          <w:tab/>
        </w:r>
        <w:r w:rsidR="003D4FE7" w:rsidDel="009E448D">
          <w:rPr>
            <w:noProof/>
            <w:webHidden/>
          </w:rPr>
          <w:delText>21</w:delText>
        </w:r>
      </w:del>
    </w:p>
    <w:p w14:paraId="0E5AF274" w14:textId="62E0B8A2" w:rsidR="000D3182" w:rsidDel="009E448D" w:rsidRDefault="000D3182" w:rsidP="00247A4A">
      <w:pPr>
        <w:pStyle w:val="TableofFigures"/>
        <w:tabs>
          <w:tab w:val="right" w:leader="dot" w:pos="9016"/>
        </w:tabs>
        <w:spacing w:after="120"/>
        <w:rPr>
          <w:del w:id="472" w:author="Andrew Instone-Cowie" w:date="2026-10-09T12:09:00Z" w16du:dateUtc="2026-10-09T11:09:00Z"/>
          <w:rFonts w:eastAsiaTheme="minorEastAsia"/>
          <w:noProof/>
          <w:kern w:val="2"/>
          <w:sz w:val="24"/>
          <w:szCs w:val="24"/>
          <w:lang w:eastAsia="en-GB"/>
          <w14:ligatures w14:val="standardContextual"/>
        </w:rPr>
      </w:pPr>
      <w:del w:id="473" w:author="Andrew Instone-Cowie" w:date="2026-10-09T12:09:00Z" w16du:dateUtc="2026-10-09T11:09:00Z">
        <w:r w:rsidRPr="009E448D" w:rsidDel="009E448D">
          <w:rPr>
            <w:rStyle w:val="Hyperlink"/>
            <w:noProof/>
          </w:rPr>
          <w:delText>Figure 10 – Completed Basic Serial Splitter Module Master Board</w:delText>
        </w:r>
        <w:r w:rsidDel="009E448D">
          <w:rPr>
            <w:noProof/>
            <w:webHidden/>
          </w:rPr>
          <w:tab/>
        </w:r>
        <w:r w:rsidR="003D4FE7" w:rsidDel="009E448D">
          <w:rPr>
            <w:noProof/>
            <w:webHidden/>
          </w:rPr>
          <w:delText>22</w:delText>
        </w:r>
      </w:del>
    </w:p>
    <w:p w14:paraId="5214157F" w14:textId="0612C628" w:rsidR="000D3182" w:rsidDel="009E448D" w:rsidRDefault="000D3182" w:rsidP="00247A4A">
      <w:pPr>
        <w:pStyle w:val="TableofFigures"/>
        <w:tabs>
          <w:tab w:val="right" w:leader="dot" w:pos="9016"/>
        </w:tabs>
        <w:spacing w:after="120"/>
        <w:rPr>
          <w:del w:id="474" w:author="Andrew Instone-Cowie" w:date="2026-10-09T12:09:00Z" w16du:dateUtc="2026-10-09T11:09:00Z"/>
          <w:rFonts w:eastAsiaTheme="minorEastAsia"/>
          <w:noProof/>
          <w:kern w:val="2"/>
          <w:sz w:val="24"/>
          <w:szCs w:val="24"/>
          <w:lang w:eastAsia="en-GB"/>
          <w14:ligatures w14:val="standardContextual"/>
        </w:rPr>
      </w:pPr>
      <w:del w:id="475" w:author="Andrew Instone-Cowie" w:date="2026-10-09T12:09:00Z" w16du:dateUtc="2026-10-09T11:09:00Z">
        <w:r w:rsidRPr="009E448D" w:rsidDel="009E448D">
          <w:rPr>
            <w:rStyle w:val="Hyperlink"/>
            <w:noProof/>
          </w:rPr>
          <w:delText>Figure 11 – Basic Serial Splitter Module Expander Board Parts</w:delText>
        </w:r>
        <w:r w:rsidDel="009E448D">
          <w:rPr>
            <w:noProof/>
            <w:webHidden/>
          </w:rPr>
          <w:tab/>
        </w:r>
        <w:r w:rsidR="003D4FE7" w:rsidDel="009E448D">
          <w:rPr>
            <w:noProof/>
            <w:webHidden/>
          </w:rPr>
          <w:delText>24</w:delText>
        </w:r>
      </w:del>
    </w:p>
    <w:p w14:paraId="67897C4E" w14:textId="1E549055" w:rsidR="000D3182" w:rsidDel="009E448D" w:rsidRDefault="000D3182" w:rsidP="00247A4A">
      <w:pPr>
        <w:pStyle w:val="TableofFigures"/>
        <w:tabs>
          <w:tab w:val="right" w:leader="dot" w:pos="9016"/>
        </w:tabs>
        <w:spacing w:after="120"/>
        <w:rPr>
          <w:del w:id="476" w:author="Andrew Instone-Cowie" w:date="2026-10-09T12:09:00Z" w16du:dateUtc="2026-10-09T11:09:00Z"/>
          <w:rFonts w:eastAsiaTheme="minorEastAsia"/>
          <w:noProof/>
          <w:kern w:val="2"/>
          <w:sz w:val="24"/>
          <w:szCs w:val="24"/>
          <w:lang w:eastAsia="en-GB"/>
          <w14:ligatures w14:val="standardContextual"/>
        </w:rPr>
      </w:pPr>
      <w:del w:id="477" w:author="Andrew Instone-Cowie" w:date="2026-10-09T12:09:00Z" w16du:dateUtc="2026-10-09T11:09:00Z">
        <w:r w:rsidRPr="009E448D" w:rsidDel="009E448D">
          <w:rPr>
            <w:rStyle w:val="Hyperlink"/>
            <w:noProof/>
          </w:rPr>
          <w:delText>Figure 12 – Basic Serial Splitter Master &amp; Expander PCBs</w:delText>
        </w:r>
        <w:r w:rsidDel="009E448D">
          <w:rPr>
            <w:noProof/>
            <w:webHidden/>
          </w:rPr>
          <w:tab/>
        </w:r>
        <w:r w:rsidR="003D4FE7" w:rsidDel="009E448D">
          <w:rPr>
            <w:noProof/>
            <w:webHidden/>
          </w:rPr>
          <w:delText>25</w:delText>
        </w:r>
      </w:del>
    </w:p>
    <w:p w14:paraId="2072AE01" w14:textId="44DA461B" w:rsidR="000D3182" w:rsidDel="009E448D" w:rsidRDefault="000D3182" w:rsidP="00247A4A">
      <w:pPr>
        <w:pStyle w:val="TableofFigures"/>
        <w:tabs>
          <w:tab w:val="right" w:leader="dot" w:pos="9016"/>
        </w:tabs>
        <w:spacing w:after="120"/>
        <w:rPr>
          <w:del w:id="478" w:author="Andrew Instone-Cowie" w:date="2026-10-09T12:09:00Z" w16du:dateUtc="2026-10-09T11:09:00Z"/>
          <w:rFonts w:eastAsiaTheme="minorEastAsia"/>
          <w:noProof/>
          <w:kern w:val="2"/>
          <w:sz w:val="24"/>
          <w:szCs w:val="24"/>
          <w:lang w:eastAsia="en-GB"/>
          <w14:ligatures w14:val="standardContextual"/>
        </w:rPr>
      </w:pPr>
      <w:del w:id="479" w:author="Andrew Instone-Cowie" w:date="2026-10-09T12:09:00Z" w16du:dateUtc="2026-10-09T11:09:00Z">
        <w:r w:rsidRPr="009E448D" w:rsidDel="009E448D">
          <w:rPr>
            <w:rStyle w:val="Hyperlink"/>
            <w:noProof/>
          </w:rPr>
          <w:delText>Figure 13 – Second PC Module Enclosure Drilling Guide</w:delText>
        </w:r>
        <w:r w:rsidDel="009E448D">
          <w:rPr>
            <w:noProof/>
            <w:webHidden/>
          </w:rPr>
          <w:tab/>
        </w:r>
        <w:r w:rsidR="003D4FE7" w:rsidDel="009E448D">
          <w:rPr>
            <w:noProof/>
            <w:webHidden/>
          </w:rPr>
          <w:delText>27</w:delText>
        </w:r>
      </w:del>
    </w:p>
    <w:p w14:paraId="6A8A24E4" w14:textId="7DD621CA" w:rsidR="000D3182" w:rsidDel="009E448D" w:rsidRDefault="000D3182" w:rsidP="00247A4A">
      <w:pPr>
        <w:pStyle w:val="TableofFigures"/>
        <w:tabs>
          <w:tab w:val="right" w:leader="dot" w:pos="9016"/>
        </w:tabs>
        <w:spacing w:after="120"/>
        <w:rPr>
          <w:del w:id="480" w:author="Andrew Instone-Cowie" w:date="2026-10-09T12:09:00Z" w16du:dateUtc="2026-10-09T11:09:00Z"/>
          <w:rFonts w:eastAsiaTheme="minorEastAsia"/>
          <w:noProof/>
          <w:kern w:val="2"/>
          <w:sz w:val="24"/>
          <w:szCs w:val="24"/>
          <w:lang w:eastAsia="en-GB"/>
          <w14:ligatures w14:val="standardContextual"/>
        </w:rPr>
      </w:pPr>
      <w:del w:id="481" w:author="Andrew Instone-Cowie" w:date="2026-10-09T12:09:00Z" w16du:dateUtc="2026-10-09T11:09:00Z">
        <w:r w:rsidRPr="009E448D" w:rsidDel="009E448D">
          <w:rPr>
            <w:rStyle w:val="Hyperlink"/>
            <w:noProof/>
          </w:rPr>
          <w:delText>Figure 14 – Alternative Drilling Guide for DB9 Connector</w:delText>
        </w:r>
        <w:r w:rsidDel="009E448D">
          <w:rPr>
            <w:noProof/>
            <w:webHidden/>
          </w:rPr>
          <w:tab/>
        </w:r>
        <w:r w:rsidR="003D4FE7" w:rsidDel="009E448D">
          <w:rPr>
            <w:noProof/>
            <w:webHidden/>
          </w:rPr>
          <w:delText>28</w:delText>
        </w:r>
      </w:del>
    </w:p>
    <w:p w14:paraId="50B63870" w14:textId="0C22D658" w:rsidR="000D3182" w:rsidDel="009E448D" w:rsidRDefault="000D3182" w:rsidP="00247A4A">
      <w:pPr>
        <w:pStyle w:val="TableofFigures"/>
        <w:tabs>
          <w:tab w:val="right" w:leader="dot" w:pos="9016"/>
        </w:tabs>
        <w:spacing w:after="120"/>
        <w:rPr>
          <w:del w:id="482" w:author="Andrew Instone-Cowie" w:date="2026-10-09T12:09:00Z" w16du:dateUtc="2026-10-09T11:09:00Z"/>
          <w:rFonts w:eastAsiaTheme="minorEastAsia"/>
          <w:noProof/>
          <w:kern w:val="2"/>
          <w:sz w:val="24"/>
          <w:szCs w:val="24"/>
          <w:lang w:eastAsia="en-GB"/>
          <w14:ligatures w14:val="standardContextual"/>
        </w:rPr>
      </w:pPr>
      <w:del w:id="483" w:author="Andrew Instone-Cowie" w:date="2026-10-09T12:09:00Z" w16du:dateUtc="2026-10-09T11:09:00Z">
        <w:r w:rsidRPr="009E448D" w:rsidDel="009E448D">
          <w:rPr>
            <w:rStyle w:val="Hyperlink"/>
            <w:noProof/>
          </w:rPr>
          <w:delText>Figure 15 – Basic Serial Splitter Module Enclosure Drilling Guide</w:delText>
        </w:r>
        <w:r w:rsidDel="009E448D">
          <w:rPr>
            <w:noProof/>
            <w:webHidden/>
          </w:rPr>
          <w:tab/>
        </w:r>
        <w:r w:rsidR="003D4FE7" w:rsidDel="009E448D">
          <w:rPr>
            <w:noProof/>
            <w:webHidden/>
          </w:rPr>
          <w:delText>29</w:delText>
        </w:r>
      </w:del>
    </w:p>
    <w:p w14:paraId="799FF2F5" w14:textId="75678F50" w:rsidR="000D3182" w:rsidDel="009E448D" w:rsidRDefault="000D3182" w:rsidP="00247A4A">
      <w:pPr>
        <w:pStyle w:val="TableofFigures"/>
        <w:tabs>
          <w:tab w:val="right" w:leader="dot" w:pos="9016"/>
        </w:tabs>
        <w:spacing w:after="120"/>
        <w:rPr>
          <w:del w:id="484" w:author="Andrew Instone-Cowie" w:date="2026-10-09T12:09:00Z" w16du:dateUtc="2026-10-09T11:09:00Z"/>
          <w:rFonts w:eastAsiaTheme="minorEastAsia"/>
          <w:noProof/>
          <w:kern w:val="2"/>
          <w:sz w:val="24"/>
          <w:szCs w:val="24"/>
          <w:lang w:eastAsia="en-GB"/>
          <w14:ligatures w14:val="standardContextual"/>
        </w:rPr>
      </w:pPr>
      <w:del w:id="485" w:author="Andrew Instone-Cowie" w:date="2026-10-09T12:09:00Z" w16du:dateUtc="2026-10-09T11:09:00Z">
        <w:r w:rsidRPr="009E448D" w:rsidDel="009E448D">
          <w:rPr>
            <w:rStyle w:val="Hyperlink"/>
            <w:noProof/>
          </w:rPr>
          <w:delText>Figure 16 – PCB Mounting Hardware</w:delText>
        </w:r>
        <w:r w:rsidDel="009E448D">
          <w:rPr>
            <w:noProof/>
            <w:webHidden/>
          </w:rPr>
          <w:tab/>
        </w:r>
        <w:r w:rsidR="003D4FE7" w:rsidDel="009E448D">
          <w:rPr>
            <w:noProof/>
            <w:webHidden/>
          </w:rPr>
          <w:delText>30</w:delText>
        </w:r>
      </w:del>
    </w:p>
    <w:p w14:paraId="08388BC8" w14:textId="74B77DFD" w:rsidR="000D3182" w:rsidDel="009E448D" w:rsidRDefault="000D3182" w:rsidP="00247A4A">
      <w:pPr>
        <w:pStyle w:val="TableofFigures"/>
        <w:tabs>
          <w:tab w:val="right" w:leader="dot" w:pos="9016"/>
        </w:tabs>
        <w:spacing w:after="120"/>
        <w:rPr>
          <w:del w:id="486" w:author="Andrew Instone-Cowie" w:date="2026-10-09T12:09:00Z" w16du:dateUtc="2026-10-09T11:09:00Z"/>
          <w:rFonts w:eastAsiaTheme="minorEastAsia"/>
          <w:noProof/>
          <w:kern w:val="2"/>
          <w:sz w:val="24"/>
          <w:szCs w:val="24"/>
          <w:lang w:eastAsia="en-GB"/>
          <w14:ligatures w14:val="standardContextual"/>
        </w:rPr>
      </w:pPr>
      <w:del w:id="487" w:author="Andrew Instone-Cowie" w:date="2026-10-09T12:09:00Z" w16du:dateUtc="2026-10-09T11:09:00Z">
        <w:r w:rsidRPr="009E448D" w:rsidDel="009E448D">
          <w:rPr>
            <w:rStyle w:val="Hyperlink"/>
            <w:noProof/>
          </w:rPr>
          <w:delText>Figure 17 – Enclosure Marking Out</w:delText>
        </w:r>
        <w:r w:rsidDel="009E448D">
          <w:rPr>
            <w:noProof/>
            <w:webHidden/>
          </w:rPr>
          <w:tab/>
        </w:r>
        <w:r w:rsidR="003D4FE7" w:rsidDel="009E448D">
          <w:rPr>
            <w:noProof/>
            <w:webHidden/>
          </w:rPr>
          <w:delText>30</w:delText>
        </w:r>
      </w:del>
    </w:p>
    <w:p w14:paraId="7C5724FC" w14:textId="76D3F9CF" w:rsidR="000D3182" w:rsidDel="009E448D" w:rsidRDefault="000D3182" w:rsidP="00247A4A">
      <w:pPr>
        <w:pStyle w:val="TableofFigures"/>
        <w:tabs>
          <w:tab w:val="right" w:leader="dot" w:pos="9016"/>
        </w:tabs>
        <w:spacing w:after="120"/>
        <w:rPr>
          <w:del w:id="488" w:author="Andrew Instone-Cowie" w:date="2026-10-09T12:09:00Z" w16du:dateUtc="2026-10-09T11:09:00Z"/>
          <w:rFonts w:eastAsiaTheme="minorEastAsia"/>
          <w:noProof/>
          <w:kern w:val="2"/>
          <w:sz w:val="24"/>
          <w:szCs w:val="24"/>
          <w:lang w:eastAsia="en-GB"/>
          <w14:ligatures w14:val="standardContextual"/>
        </w:rPr>
      </w:pPr>
      <w:del w:id="489" w:author="Andrew Instone-Cowie" w:date="2026-10-09T12:09:00Z" w16du:dateUtc="2026-10-09T11:09:00Z">
        <w:r w:rsidRPr="009E448D" w:rsidDel="009E448D">
          <w:rPr>
            <w:rStyle w:val="Hyperlink"/>
            <w:noProof/>
          </w:rPr>
          <w:delText>Figure 18 – Enclosure Marked for Drilling</w:delText>
        </w:r>
        <w:r w:rsidDel="009E448D">
          <w:rPr>
            <w:noProof/>
            <w:webHidden/>
          </w:rPr>
          <w:tab/>
        </w:r>
        <w:r w:rsidR="003D4FE7" w:rsidDel="009E448D">
          <w:rPr>
            <w:noProof/>
            <w:webHidden/>
          </w:rPr>
          <w:delText>31</w:delText>
        </w:r>
      </w:del>
    </w:p>
    <w:p w14:paraId="3632D3A1" w14:textId="05FF2FE6" w:rsidR="000D3182" w:rsidDel="009E448D" w:rsidRDefault="000D3182" w:rsidP="00247A4A">
      <w:pPr>
        <w:pStyle w:val="TableofFigures"/>
        <w:tabs>
          <w:tab w:val="right" w:leader="dot" w:pos="9016"/>
        </w:tabs>
        <w:spacing w:after="120"/>
        <w:rPr>
          <w:del w:id="490" w:author="Andrew Instone-Cowie" w:date="2026-10-09T12:09:00Z" w16du:dateUtc="2026-10-09T11:09:00Z"/>
          <w:rFonts w:eastAsiaTheme="minorEastAsia"/>
          <w:noProof/>
          <w:kern w:val="2"/>
          <w:sz w:val="24"/>
          <w:szCs w:val="24"/>
          <w:lang w:eastAsia="en-GB"/>
          <w14:ligatures w14:val="standardContextual"/>
        </w:rPr>
      </w:pPr>
      <w:del w:id="491" w:author="Andrew Instone-Cowie" w:date="2026-10-09T12:09:00Z" w16du:dateUtc="2026-10-09T11:09:00Z">
        <w:r w:rsidRPr="009E448D" w:rsidDel="009E448D">
          <w:rPr>
            <w:rStyle w:val="Hyperlink"/>
            <w:noProof/>
          </w:rPr>
          <w:delText>Figure 19 – Completed Second PC Module in Enclosure</w:delText>
        </w:r>
        <w:r w:rsidDel="009E448D">
          <w:rPr>
            <w:noProof/>
            <w:webHidden/>
          </w:rPr>
          <w:tab/>
        </w:r>
        <w:r w:rsidR="003D4FE7" w:rsidDel="009E448D">
          <w:rPr>
            <w:noProof/>
            <w:webHidden/>
          </w:rPr>
          <w:delText>32</w:delText>
        </w:r>
      </w:del>
    </w:p>
    <w:p w14:paraId="56ED9989" w14:textId="4685D8AB" w:rsidR="000D3182" w:rsidDel="009E448D" w:rsidRDefault="000D3182" w:rsidP="00247A4A">
      <w:pPr>
        <w:pStyle w:val="TableofFigures"/>
        <w:tabs>
          <w:tab w:val="right" w:leader="dot" w:pos="9016"/>
        </w:tabs>
        <w:spacing w:after="120"/>
        <w:rPr>
          <w:del w:id="492" w:author="Andrew Instone-Cowie" w:date="2026-10-09T12:09:00Z" w16du:dateUtc="2026-10-09T11:09:00Z"/>
          <w:rFonts w:eastAsiaTheme="minorEastAsia"/>
          <w:noProof/>
          <w:kern w:val="2"/>
          <w:sz w:val="24"/>
          <w:szCs w:val="24"/>
          <w:lang w:eastAsia="en-GB"/>
          <w14:ligatures w14:val="standardContextual"/>
        </w:rPr>
      </w:pPr>
      <w:del w:id="493" w:author="Andrew Instone-Cowie" w:date="2026-10-09T12:09:00Z" w16du:dateUtc="2026-10-09T11:09:00Z">
        <w:r w:rsidRPr="009E448D" w:rsidDel="009E448D">
          <w:rPr>
            <w:rStyle w:val="Hyperlink"/>
            <w:noProof/>
          </w:rPr>
          <w:delText>Figure 20 – Completed Basic Serial Splitter Module in Enclosure</w:delText>
        </w:r>
        <w:r w:rsidDel="009E448D">
          <w:rPr>
            <w:noProof/>
            <w:webHidden/>
          </w:rPr>
          <w:tab/>
        </w:r>
        <w:r w:rsidR="003D4FE7" w:rsidDel="009E448D">
          <w:rPr>
            <w:noProof/>
            <w:webHidden/>
          </w:rPr>
          <w:delText>32</w:delText>
        </w:r>
      </w:del>
    </w:p>
    <w:p w14:paraId="7427F2A2" w14:textId="6EE0EF88" w:rsidR="000D3182" w:rsidDel="009E448D" w:rsidRDefault="000D3182" w:rsidP="00247A4A">
      <w:pPr>
        <w:pStyle w:val="TableofFigures"/>
        <w:tabs>
          <w:tab w:val="right" w:leader="dot" w:pos="9016"/>
        </w:tabs>
        <w:spacing w:after="120"/>
        <w:rPr>
          <w:del w:id="494" w:author="Andrew Instone-Cowie" w:date="2026-10-09T12:09:00Z" w16du:dateUtc="2026-10-09T11:09:00Z"/>
          <w:rFonts w:eastAsiaTheme="minorEastAsia"/>
          <w:noProof/>
          <w:kern w:val="2"/>
          <w:sz w:val="24"/>
          <w:szCs w:val="24"/>
          <w:lang w:eastAsia="en-GB"/>
          <w14:ligatures w14:val="standardContextual"/>
        </w:rPr>
      </w:pPr>
      <w:del w:id="495" w:author="Andrew Instone-Cowie" w:date="2026-10-09T12:09:00Z" w16du:dateUtc="2026-10-09T11:09:00Z">
        <w:r w:rsidRPr="009E448D" w:rsidDel="009E448D">
          <w:rPr>
            <w:rStyle w:val="Hyperlink"/>
            <w:noProof/>
          </w:rPr>
          <w:delText>Figure 21 – Completed Basic Serial Splitter Module</w:delText>
        </w:r>
        <w:r w:rsidDel="009E448D">
          <w:rPr>
            <w:noProof/>
            <w:webHidden/>
          </w:rPr>
          <w:tab/>
        </w:r>
        <w:r w:rsidR="003D4FE7" w:rsidDel="009E448D">
          <w:rPr>
            <w:noProof/>
            <w:webHidden/>
          </w:rPr>
          <w:delText>33</w:delText>
        </w:r>
      </w:del>
    </w:p>
    <w:p w14:paraId="3B943733" w14:textId="1FFC8F42" w:rsidR="000D3182" w:rsidDel="009E448D" w:rsidRDefault="000D3182" w:rsidP="00247A4A">
      <w:pPr>
        <w:pStyle w:val="TableofFigures"/>
        <w:tabs>
          <w:tab w:val="right" w:leader="dot" w:pos="9016"/>
        </w:tabs>
        <w:spacing w:after="120"/>
        <w:rPr>
          <w:del w:id="496" w:author="Andrew Instone-Cowie" w:date="2026-10-09T12:09:00Z" w16du:dateUtc="2026-10-09T11:09:00Z"/>
          <w:rFonts w:eastAsiaTheme="minorEastAsia"/>
          <w:noProof/>
          <w:kern w:val="2"/>
          <w:sz w:val="24"/>
          <w:szCs w:val="24"/>
          <w:lang w:eastAsia="en-GB"/>
          <w14:ligatures w14:val="standardContextual"/>
        </w:rPr>
      </w:pPr>
      <w:del w:id="497" w:author="Andrew Instone-Cowie" w:date="2026-10-09T12:09:00Z" w16du:dateUtc="2026-10-09T11:09:00Z">
        <w:r w:rsidRPr="009E448D" w:rsidDel="009E448D">
          <w:rPr>
            <w:rStyle w:val="Hyperlink"/>
            <w:noProof/>
          </w:rPr>
          <w:delText>Figure 22 – Second PC Module Cabling</w:delText>
        </w:r>
        <w:r w:rsidDel="009E448D">
          <w:rPr>
            <w:noProof/>
            <w:webHidden/>
          </w:rPr>
          <w:tab/>
        </w:r>
        <w:r w:rsidR="003D4FE7" w:rsidDel="009E448D">
          <w:rPr>
            <w:noProof/>
            <w:webHidden/>
          </w:rPr>
          <w:delText>34</w:delText>
        </w:r>
      </w:del>
    </w:p>
    <w:p w14:paraId="40166D3A" w14:textId="0D478327" w:rsidR="000D3182" w:rsidDel="009E448D" w:rsidRDefault="000D3182" w:rsidP="00247A4A">
      <w:pPr>
        <w:pStyle w:val="TableofFigures"/>
        <w:tabs>
          <w:tab w:val="right" w:leader="dot" w:pos="9016"/>
        </w:tabs>
        <w:spacing w:after="120"/>
        <w:rPr>
          <w:del w:id="498" w:author="Andrew Instone-Cowie" w:date="2026-10-09T12:09:00Z" w16du:dateUtc="2026-10-09T11:09:00Z"/>
          <w:rFonts w:eastAsiaTheme="minorEastAsia"/>
          <w:noProof/>
          <w:kern w:val="2"/>
          <w:sz w:val="24"/>
          <w:szCs w:val="24"/>
          <w:lang w:eastAsia="en-GB"/>
          <w14:ligatures w14:val="standardContextual"/>
        </w:rPr>
      </w:pPr>
      <w:del w:id="499" w:author="Andrew Instone-Cowie" w:date="2026-10-09T12:09:00Z" w16du:dateUtc="2026-10-09T11:09:00Z">
        <w:r w:rsidRPr="009E448D" w:rsidDel="009E448D">
          <w:rPr>
            <w:rStyle w:val="Hyperlink"/>
            <w:noProof/>
          </w:rPr>
          <w:delText>Figure 23 – Basic Serial Splitter Module Cabling</w:delText>
        </w:r>
        <w:r w:rsidDel="009E448D">
          <w:rPr>
            <w:noProof/>
            <w:webHidden/>
          </w:rPr>
          <w:tab/>
        </w:r>
        <w:r w:rsidR="003D4FE7" w:rsidDel="009E448D">
          <w:rPr>
            <w:noProof/>
            <w:webHidden/>
          </w:rPr>
          <w:delText>34</w:delText>
        </w:r>
      </w:del>
    </w:p>
    <w:p w14:paraId="376931C6" w14:textId="56501BA9" w:rsidR="000D3182" w:rsidDel="009E448D" w:rsidRDefault="000D3182" w:rsidP="00247A4A">
      <w:pPr>
        <w:pStyle w:val="TableofFigures"/>
        <w:tabs>
          <w:tab w:val="right" w:leader="dot" w:pos="9016"/>
        </w:tabs>
        <w:spacing w:after="120"/>
        <w:rPr>
          <w:del w:id="500" w:author="Andrew Instone-Cowie" w:date="2026-10-09T12:09:00Z" w16du:dateUtc="2026-10-09T11:09:00Z"/>
          <w:rFonts w:eastAsiaTheme="minorEastAsia"/>
          <w:noProof/>
          <w:kern w:val="2"/>
          <w:sz w:val="24"/>
          <w:szCs w:val="24"/>
          <w:lang w:eastAsia="en-GB"/>
          <w14:ligatures w14:val="standardContextual"/>
        </w:rPr>
      </w:pPr>
      <w:del w:id="501" w:author="Andrew Instone-Cowie" w:date="2026-10-09T12:09:00Z" w16du:dateUtc="2026-10-09T11:09:00Z">
        <w:r w:rsidRPr="009E448D" w:rsidDel="009E448D">
          <w:rPr>
            <w:rStyle w:val="Hyperlink"/>
            <w:noProof/>
          </w:rPr>
          <w:delText>Figure 24 – Modification for Older Interface PCBs</w:delText>
        </w:r>
        <w:r w:rsidDel="009E448D">
          <w:rPr>
            <w:noProof/>
            <w:webHidden/>
          </w:rPr>
          <w:tab/>
        </w:r>
        <w:r w:rsidR="003D4FE7" w:rsidDel="009E448D">
          <w:rPr>
            <w:noProof/>
            <w:webHidden/>
          </w:rPr>
          <w:delText>35</w:delText>
        </w:r>
      </w:del>
    </w:p>
    <w:p w14:paraId="59A73B64" w14:textId="5BB59E90" w:rsidR="000D3182" w:rsidDel="009E448D" w:rsidRDefault="000D3182">
      <w:pPr>
        <w:pStyle w:val="TableofFigures"/>
        <w:tabs>
          <w:tab w:val="right" w:leader="dot" w:pos="9016"/>
        </w:tabs>
        <w:rPr>
          <w:del w:id="502" w:author="Andrew Instone-Cowie" w:date="2026-10-09T12:09:00Z" w16du:dateUtc="2026-10-09T11:09:00Z"/>
          <w:rFonts w:eastAsiaTheme="minorEastAsia"/>
          <w:noProof/>
          <w:kern w:val="2"/>
          <w:sz w:val="24"/>
          <w:szCs w:val="24"/>
          <w:lang w:eastAsia="en-GB"/>
          <w14:ligatures w14:val="standardContextual"/>
        </w:rPr>
      </w:pPr>
      <w:del w:id="503" w:author="Andrew Instone-Cowie" w:date="2026-10-09T12:09:00Z" w16du:dateUtc="2026-10-09T11:09:00Z">
        <w:r w:rsidRPr="009E448D" w:rsidDel="009E448D">
          <w:rPr>
            <w:rStyle w:val="Hyperlink"/>
            <w:noProof/>
          </w:rPr>
          <w:delText>Figure 25 – Modified Interface Board</w:delText>
        </w:r>
        <w:r w:rsidDel="009E448D">
          <w:rPr>
            <w:noProof/>
            <w:webHidden/>
          </w:rPr>
          <w:tab/>
        </w:r>
        <w:r w:rsidR="003D4FE7" w:rsidDel="009E448D">
          <w:rPr>
            <w:noProof/>
            <w:webHidden/>
          </w:rPr>
          <w:delText>36</w:delText>
        </w:r>
      </w:del>
    </w:p>
    <w:p w14:paraId="6CF22875" w14:textId="732E6A25" w:rsidR="003A3D10" w:rsidRDefault="003A3D10" w:rsidP="004E080F">
      <w:pPr>
        <w:pStyle w:val="Heading1"/>
        <w:spacing w:after="100"/>
      </w:pPr>
      <w:r>
        <w:fldChar w:fldCharType="end"/>
      </w:r>
      <w:bookmarkStart w:id="504" w:name="_Toc242440165"/>
      <w:r w:rsidR="00E35852">
        <w:t>Index of Tables</w:t>
      </w:r>
      <w:bookmarkEnd w:id="504"/>
    </w:p>
    <w:p w14:paraId="3C1B35B9" w14:textId="2CDB3463" w:rsidR="009E448D" w:rsidRDefault="00E35852" w:rsidP="009E448D">
      <w:pPr>
        <w:pStyle w:val="TableofFigures"/>
        <w:tabs>
          <w:tab w:val="right" w:leader="dot" w:pos="9016"/>
        </w:tabs>
        <w:spacing w:after="120"/>
        <w:rPr>
          <w:ins w:id="505" w:author="Andrew Instone-Cowie" w:date="2026-10-09T12:09:00Z" w16du:dateUtc="2026-10-09T11:09:00Z"/>
          <w:rFonts w:eastAsiaTheme="minorEastAsia"/>
          <w:noProof/>
          <w:kern w:val="2"/>
          <w:sz w:val="24"/>
          <w:szCs w:val="24"/>
          <w:lang w:eastAsia="en-GB"/>
          <w14:ligatures w14:val="standardContextual"/>
        </w:rPr>
        <w:pPrChange w:id="506" w:author="Andrew Instone-Cowie" w:date="2026-10-09T12:10:00Z" w16du:dateUtc="2026-10-09T11:10:00Z">
          <w:pPr>
            <w:pStyle w:val="TableofFigures"/>
            <w:tabs>
              <w:tab w:val="right" w:leader="dot" w:pos="9016"/>
            </w:tabs>
          </w:pPr>
        </w:pPrChange>
      </w:pPr>
      <w:r>
        <w:fldChar w:fldCharType="begin"/>
      </w:r>
      <w:r>
        <w:instrText xml:space="preserve"> TOC \h \z \c "Table" </w:instrText>
      </w:r>
      <w:r>
        <w:fldChar w:fldCharType="separate"/>
      </w:r>
      <w:ins w:id="507" w:author="Andrew Instone-Cowie" w:date="2026-10-09T12:09:00Z" w16du:dateUtc="2026-10-09T11:09:00Z">
        <w:r w:rsidR="009E448D" w:rsidRPr="00046470">
          <w:rPr>
            <w:rStyle w:val="Hyperlink"/>
            <w:noProof/>
          </w:rPr>
          <w:fldChar w:fldCharType="begin"/>
        </w:r>
        <w:r w:rsidR="009E448D" w:rsidRPr="00046470">
          <w:rPr>
            <w:rStyle w:val="Hyperlink"/>
            <w:noProof/>
          </w:rPr>
          <w:instrText xml:space="preserve"> </w:instrText>
        </w:r>
        <w:r w:rsidR="009E448D">
          <w:rPr>
            <w:noProof/>
          </w:rPr>
          <w:instrText>HYPERLINK \l "_Toc242440243"</w:instrText>
        </w:r>
        <w:r w:rsidR="009E448D" w:rsidRPr="00046470">
          <w:rPr>
            <w:rStyle w:val="Hyperlink"/>
            <w:noProof/>
          </w:rPr>
          <w:instrText xml:space="preserve"> </w:instrText>
        </w:r>
        <w:r w:rsidR="009E448D" w:rsidRPr="00046470">
          <w:rPr>
            <w:rStyle w:val="Hyperlink"/>
            <w:noProof/>
          </w:rPr>
        </w:r>
        <w:r w:rsidR="009E448D" w:rsidRPr="00046470">
          <w:rPr>
            <w:rStyle w:val="Hyperlink"/>
            <w:noProof/>
          </w:rPr>
          <w:fldChar w:fldCharType="separate"/>
        </w:r>
        <w:r w:rsidR="009E448D" w:rsidRPr="00046470">
          <w:rPr>
            <w:rStyle w:val="Hyperlink"/>
            <w:noProof/>
          </w:rPr>
          <w:t>Table 1 – Multi-PC Module Configurations</w:t>
        </w:r>
        <w:r w:rsidR="009E448D">
          <w:rPr>
            <w:noProof/>
            <w:webHidden/>
          </w:rPr>
          <w:tab/>
        </w:r>
        <w:r w:rsidR="009E448D">
          <w:rPr>
            <w:noProof/>
            <w:webHidden/>
          </w:rPr>
          <w:fldChar w:fldCharType="begin"/>
        </w:r>
        <w:r w:rsidR="009E448D">
          <w:rPr>
            <w:noProof/>
            <w:webHidden/>
          </w:rPr>
          <w:instrText xml:space="preserve"> PAGEREF _Toc242440243 \h </w:instrText>
        </w:r>
        <w:r w:rsidR="009E448D">
          <w:rPr>
            <w:noProof/>
            <w:webHidden/>
          </w:rPr>
        </w:r>
        <w:r w:rsidR="009E448D">
          <w:rPr>
            <w:noProof/>
            <w:webHidden/>
          </w:rPr>
          <w:fldChar w:fldCharType="separate"/>
        </w:r>
      </w:ins>
      <w:ins w:id="508" w:author="Andrew Instone-Cowie" w:date="2026-10-09T12:10:00Z" w16du:dateUtc="2026-10-09T11:10:00Z">
        <w:r w:rsidR="009E448D">
          <w:rPr>
            <w:noProof/>
            <w:webHidden/>
          </w:rPr>
          <w:t>12</w:t>
        </w:r>
      </w:ins>
      <w:ins w:id="509" w:author="Andrew Instone-Cowie" w:date="2026-10-09T12:09:00Z" w16du:dateUtc="2026-10-09T11:09:00Z">
        <w:r w:rsidR="009E448D">
          <w:rPr>
            <w:noProof/>
            <w:webHidden/>
          </w:rPr>
          <w:fldChar w:fldCharType="end"/>
        </w:r>
        <w:r w:rsidR="009E448D" w:rsidRPr="00046470">
          <w:rPr>
            <w:rStyle w:val="Hyperlink"/>
            <w:noProof/>
          </w:rPr>
          <w:fldChar w:fldCharType="end"/>
        </w:r>
      </w:ins>
    </w:p>
    <w:p w14:paraId="7AE8D28B" w14:textId="684707EE" w:rsidR="009E448D" w:rsidRDefault="009E448D" w:rsidP="009E448D">
      <w:pPr>
        <w:pStyle w:val="TableofFigures"/>
        <w:tabs>
          <w:tab w:val="right" w:leader="dot" w:pos="9016"/>
        </w:tabs>
        <w:spacing w:after="120"/>
        <w:rPr>
          <w:ins w:id="510" w:author="Andrew Instone-Cowie" w:date="2026-10-09T12:09:00Z" w16du:dateUtc="2026-10-09T11:09:00Z"/>
          <w:rFonts w:eastAsiaTheme="minorEastAsia"/>
          <w:noProof/>
          <w:kern w:val="2"/>
          <w:sz w:val="24"/>
          <w:szCs w:val="24"/>
          <w:lang w:eastAsia="en-GB"/>
          <w14:ligatures w14:val="standardContextual"/>
        </w:rPr>
        <w:pPrChange w:id="511" w:author="Andrew Instone-Cowie" w:date="2026-10-09T12:10:00Z" w16du:dateUtc="2026-10-09T11:10:00Z">
          <w:pPr>
            <w:pStyle w:val="TableofFigures"/>
            <w:tabs>
              <w:tab w:val="right" w:leader="dot" w:pos="9016"/>
            </w:tabs>
          </w:pPr>
        </w:pPrChange>
      </w:pPr>
      <w:ins w:id="512" w:author="Andrew Instone-Cowie" w:date="2026-10-09T12:09:00Z" w16du:dateUtc="2026-10-09T11:09:00Z">
        <w:r w:rsidRPr="00046470">
          <w:rPr>
            <w:rStyle w:val="Hyperlink"/>
            <w:noProof/>
          </w:rPr>
          <w:fldChar w:fldCharType="begin"/>
        </w:r>
        <w:r w:rsidRPr="00046470">
          <w:rPr>
            <w:rStyle w:val="Hyperlink"/>
            <w:noProof/>
          </w:rPr>
          <w:instrText xml:space="preserve"> </w:instrText>
        </w:r>
        <w:r>
          <w:rPr>
            <w:noProof/>
          </w:rPr>
          <w:instrText>HYPERLINK \l "_Toc242440244"</w:instrText>
        </w:r>
        <w:r w:rsidRPr="00046470">
          <w:rPr>
            <w:rStyle w:val="Hyperlink"/>
            <w:noProof/>
          </w:rPr>
          <w:instrText xml:space="preserve"> </w:instrText>
        </w:r>
        <w:r w:rsidRPr="00046470">
          <w:rPr>
            <w:rStyle w:val="Hyperlink"/>
            <w:noProof/>
          </w:rPr>
        </w:r>
        <w:r w:rsidRPr="00046470">
          <w:rPr>
            <w:rStyle w:val="Hyperlink"/>
            <w:noProof/>
          </w:rPr>
          <w:fldChar w:fldCharType="separate"/>
        </w:r>
        <w:r w:rsidRPr="00046470">
          <w:rPr>
            <w:rStyle w:val="Hyperlink"/>
            <w:noProof/>
          </w:rPr>
          <w:t>Table 2 – Second PC Module PCB Parts List</w:t>
        </w:r>
        <w:r>
          <w:rPr>
            <w:noProof/>
            <w:webHidden/>
          </w:rPr>
          <w:tab/>
        </w:r>
        <w:r>
          <w:rPr>
            <w:noProof/>
            <w:webHidden/>
          </w:rPr>
          <w:fldChar w:fldCharType="begin"/>
        </w:r>
        <w:r>
          <w:rPr>
            <w:noProof/>
            <w:webHidden/>
          </w:rPr>
          <w:instrText xml:space="preserve"> PAGEREF _Toc242440244 \h </w:instrText>
        </w:r>
        <w:r>
          <w:rPr>
            <w:noProof/>
            <w:webHidden/>
          </w:rPr>
        </w:r>
        <w:r>
          <w:rPr>
            <w:noProof/>
            <w:webHidden/>
          </w:rPr>
          <w:fldChar w:fldCharType="separate"/>
        </w:r>
      </w:ins>
      <w:ins w:id="513" w:author="Andrew Instone-Cowie" w:date="2026-10-09T12:10:00Z" w16du:dateUtc="2026-10-09T11:10:00Z">
        <w:r>
          <w:rPr>
            <w:noProof/>
            <w:webHidden/>
          </w:rPr>
          <w:t>14</w:t>
        </w:r>
      </w:ins>
      <w:ins w:id="514" w:author="Andrew Instone-Cowie" w:date="2026-10-09T12:09:00Z" w16du:dateUtc="2026-10-09T11:09:00Z">
        <w:r>
          <w:rPr>
            <w:noProof/>
            <w:webHidden/>
          </w:rPr>
          <w:fldChar w:fldCharType="end"/>
        </w:r>
        <w:r w:rsidRPr="00046470">
          <w:rPr>
            <w:rStyle w:val="Hyperlink"/>
            <w:noProof/>
          </w:rPr>
          <w:fldChar w:fldCharType="end"/>
        </w:r>
      </w:ins>
    </w:p>
    <w:p w14:paraId="50E2249E" w14:textId="3BE324BE" w:rsidR="009E448D" w:rsidRDefault="009E448D" w:rsidP="009E448D">
      <w:pPr>
        <w:pStyle w:val="TableofFigures"/>
        <w:tabs>
          <w:tab w:val="right" w:leader="dot" w:pos="9016"/>
        </w:tabs>
        <w:spacing w:after="120"/>
        <w:rPr>
          <w:ins w:id="515" w:author="Andrew Instone-Cowie" w:date="2026-10-09T12:09:00Z" w16du:dateUtc="2026-10-09T11:09:00Z"/>
          <w:rFonts w:eastAsiaTheme="minorEastAsia"/>
          <w:noProof/>
          <w:kern w:val="2"/>
          <w:sz w:val="24"/>
          <w:szCs w:val="24"/>
          <w:lang w:eastAsia="en-GB"/>
          <w14:ligatures w14:val="standardContextual"/>
        </w:rPr>
        <w:pPrChange w:id="516" w:author="Andrew Instone-Cowie" w:date="2026-10-09T12:10:00Z" w16du:dateUtc="2026-10-09T11:10:00Z">
          <w:pPr>
            <w:pStyle w:val="TableofFigures"/>
            <w:tabs>
              <w:tab w:val="right" w:leader="dot" w:pos="9016"/>
            </w:tabs>
          </w:pPr>
        </w:pPrChange>
      </w:pPr>
      <w:ins w:id="517" w:author="Andrew Instone-Cowie" w:date="2026-10-09T12:09:00Z" w16du:dateUtc="2026-10-09T11:09:00Z">
        <w:r w:rsidRPr="00046470">
          <w:rPr>
            <w:rStyle w:val="Hyperlink"/>
            <w:noProof/>
          </w:rPr>
          <w:fldChar w:fldCharType="begin"/>
        </w:r>
        <w:r w:rsidRPr="00046470">
          <w:rPr>
            <w:rStyle w:val="Hyperlink"/>
            <w:noProof/>
          </w:rPr>
          <w:instrText xml:space="preserve"> </w:instrText>
        </w:r>
        <w:r>
          <w:rPr>
            <w:noProof/>
          </w:rPr>
          <w:instrText>HYPERLINK \l "_Toc242440245"</w:instrText>
        </w:r>
        <w:r w:rsidRPr="00046470">
          <w:rPr>
            <w:rStyle w:val="Hyperlink"/>
            <w:noProof/>
          </w:rPr>
          <w:instrText xml:space="preserve"> </w:instrText>
        </w:r>
        <w:r w:rsidRPr="00046470">
          <w:rPr>
            <w:rStyle w:val="Hyperlink"/>
            <w:noProof/>
          </w:rPr>
        </w:r>
        <w:r w:rsidRPr="00046470">
          <w:rPr>
            <w:rStyle w:val="Hyperlink"/>
            <w:noProof/>
          </w:rPr>
          <w:fldChar w:fldCharType="separate"/>
        </w:r>
        <w:r w:rsidRPr="00046470">
          <w:rPr>
            <w:rStyle w:val="Hyperlink"/>
            <w:noProof/>
          </w:rPr>
          <w:t>Table 3 – Basic Serial Splitter Module Master Board Parts List</w:t>
        </w:r>
        <w:r>
          <w:rPr>
            <w:noProof/>
            <w:webHidden/>
          </w:rPr>
          <w:tab/>
        </w:r>
        <w:r>
          <w:rPr>
            <w:noProof/>
            <w:webHidden/>
          </w:rPr>
          <w:fldChar w:fldCharType="begin"/>
        </w:r>
        <w:r>
          <w:rPr>
            <w:noProof/>
            <w:webHidden/>
          </w:rPr>
          <w:instrText xml:space="preserve"> PAGEREF _Toc242440245 \h </w:instrText>
        </w:r>
        <w:r>
          <w:rPr>
            <w:noProof/>
            <w:webHidden/>
          </w:rPr>
        </w:r>
        <w:r>
          <w:rPr>
            <w:noProof/>
            <w:webHidden/>
          </w:rPr>
          <w:fldChar w:fldCharType="separate"/>
        </w:r>
      </w:ins>
      <w:ins w:id="518" w:author="Andrew Instone-Cowie" w:date="2026-10-09T12:10:00Z" w16du:dateUtc="2026-10-09T11:10:00Z">
        <w:r>
          <w:rPr>
            <w:noProof/>
            <w:webHidden/>
          </w:rPr>
          <w:t>18</w:t>
        </w:r>
      </w:ins>
      <w:ins w:id="519" w:author="Andrew Instone-Cowie" w:date="2026-10-09T12:09:00Z" w16du:dateUtc="2026-10-09T11:09:00Z">
        <w:r>
          <w:rPr>
            <w:noProof/>
            <w:webHidden/>
          </w:rPr>
          <w:fldChar w:fldCharType="end"/>
        </w:r>
        <w:r w:rsidRPr="00046470">
          <w:rPr>
            <w:rStyle w:val="Hyperlink"/>
            <w:noProof/>
          </w:rPr>
          <w:fldChar w:fldCharType="end"/>
        </w:r>
      </w:ins>
    </w:p>
    <w:p w14:paraId="0EA3A0A3" w14:textId="2F5631CD" w:rsidR="009E448D" w:rsidRDefault="009E448D" w:rsidP="009E448D">
      <w:pPr>
        <w:pStyle w:val="TableofFigures"/>
        <w:tabs>
          <w:tab w:val="right" w:leader="dot" w:pos="9016"/>
        </w:tabs>
        <w:spacing w:after="120"/>
        <w:rPr>
          <w:ins w:id="520" w:author="Andrew Instone-Cowie" w:date="2026-10-09T12:09:00Z" w16du:dateUtc="2026-10-09T11:09:00Z"/>
          <w:rFonts w:eastAsiaTheme="minorEastAsia"/>
          <w:noProof/>
          <w:kern w:val="2"/>
          <w:sz w:val="24"/>
          <w:szCs w:val="24"/>
          <w:lang w:eastAsia="en-GB"/>
          <w14:ligatures w14:val="standardContextual"/>
        </w:rPr>
        <w:pPrChange w:id="521" w:author="Andrew Instone-Cowie" w:date="2026-10-09T12:10:00Z" w16du:dateUtc="2026-10-09T11:10:00Z">
          <w:pPr>
            <w:pStyle w:val="TableofFigures"/>
            <w:tabs>
              <w:tab w:val="right" w:leader="dot" w:pos="9016"/>
            </w:tabs>
          </w:pPr>
        </w:pPrChange>
      </w:pPr>
      <w:ins w:id="522" w:author="Andrew Instone-Cowie" w:date="2026-10-09T12:09:00Z" w16du:dateUtc="2026-10-09T11:09:00Z">
        <w:r w:rsidRPr="00046470">
          <w:rPr>
            <w:rStyle w:val="Hyperlink"/>
            <w:noProof/>
          </w:rPr>
          <w:fldChar w:fldCharType="begin"/>
        </w:r>
        <w:r w:rsidRPr="00046470">
          <w:rPr>
            <w:rStyle w:val="Hyperlink"/>
            <w:noProof/>
          </w:rPr>
          <w:instrText xml:space="preserve"> </w:instrText>
        </w:r>
        <w:r>
          <w:rPr>
            <w:noProof/>
          </w:rPr>
          <w:instrText>HYPERLINK \l "_Toc242440246"</w:instrText>
        </w:r>
        <w:r w:rsidRPr="00046470">
          <w:rPr>
            <w:rStyle w:val="Hyperlink"/>
            <w:noProof/>
          </w:rPr>
          <w:instrText xml:space="preserve"> </w:instrText>
        </w:r>
        <w:r w:rsidRPr="00046470">
          <w:rPr>
            <w:rStyle w:val="Hyperlink"/>
            <w:noProof/>
          </w:rPr>
        </w:r>
        <w:r w:rsidRPr="00046470">
          <w:rPr>
            <w:rStyle w:val="Hyperlink"/>
            <w:noProof/>
          </w:rPr>
          <w:fldChar w:fldCharType="separate"/>
        </w:r>
        <w:r w:rsidRPr="00046470">
          <w:rPr>
            <w:rStyle w:val="Hyperlink"/>
            <w:noProof/>
          </w:rPr>
          <w:t>Table 4 – Basic Serial Splitter Module Expander Board Parts List</w:t>
        </w:r>
        <w:r>
          <w:rPr>
            <w:noProof/>
            <w:webHidden/>
          </w:rPr>
          <w:tab/>
        </w:r>
        <w:r>
          <w:rPr>
            <w:noProof/>
            <w:webHidden/>
          </w:rPr>
          <w:fldChar w:fldCharType="begin"/>
        </w:r>
        <w:r>
          <w:rPr>
            <w:noProof/>
            <w:webHidden/>
          </w:rPr>
          <w:instrText xml:space="preserve"> PAGEREF _Toc242440246 \h </w:instrText>
        </w:r>
        <w:r>
          <w:rPr>
            <w:noProof/>
            <w:webHidden/>
          </w:rPr>
        </w:r>
        <w:r>
          <w:rPr>
            <w:noProof/>
            <w:webHidden/>
          </w:rPr>
          <w:fldChar w:fldCharType="separate"/>
        </w:r>
      </w:ins>
      <w:ins w:id="523" w:author="Andrew Instone-Cowie" w:date="2026-10-09T12:10:00Z" w16du:dateUtc="2026-10-09T11:10:00Z">
        <w:r>
          <w:rPr>
            <w:noProof/>
            <w:webHidden/>
          </w:rPr>
          <w:t>24</w:t>
        </w:r>
      </w:ins>
      <w:ins w:id="524" w:author="Andrew Instone-Cowie" w:date="2026-10-09T12:09:00Z" w16du:dateUtc="2026-10-09T11:09:00Z">
        <w:r>
          <w:rPr>
            <w:noProof/>
            <w:webHidden/>
          </w:rPr>
          <w:fldChar w:fldCharType="end"/>
        </w:r>
        <w:r w:rsidRPr="00046470">
          <w:rPr>
            <w:rStyle w:val="Hyperlink"/>
            <w:noProof/>
          </w:rPr>
          <w:fldChar w:fldCharType="end"/>
        </w:r>
      </w:ins>
    </w:p>
    <w:p w14:paraId="36563B85" w14:textId="4CD158FA" w:rsidR="009E448D" w:rsidRDefault="009E448D" w:rsidP="009E448D">
      <w:pPr>
        <w:pStyle w:val="TableofFigures"/>
        <w:tabs>
          <w:tab w:val="right" w:leader="dot" w:pos="9016"/>
        </w:tabs>
        <w:spacing w:after="120"/>
        <w:rPr>
          <w:ins w:id="525" w:author="Andrew Instone-Cowie" w:date="2026-10-09T12:09:00Z" w16du:dateUtc="2026-10-09T11:09:00Z"/>
          <w:rFonts w:eastAsiaTheme="minorEastAsia"/>
          <w:noProof/>
          <w:kern w:val="2"/>
          <w:sz w:val="24"/>
          <w:szCs w:val="24"/>
          <w:lang w:eastAsia="en-GB"/>
          <w14:ligatures w14:val="standardContextual"/>
        </w:rPr>
        <w:pPrChange w:id="526" w:author="Andrew Instone-Cowie" w:date="2026-10-09T12:10:00Z" w16du:dateUtc="2026-10-09T11:10:00Z">
          <w:pPr>
            <w:pStyle w:val="TableofFigures"/>
            <w:tabs>
              <w:tab w:val="right" w:leader="dot" w:pos="9016"/>
            </w:tabs>
          </w:pPr>
        </w:pPrChange>
      </w:pPr>
      <w:ins w:id="527" w:author="Andrew Instone-Cowie" w:date="2026-10-09T12:09:00Z" w16du:dateUtc="2026-10-09T11:09:00Z">
        <w:r w:rsidRPr="00046470">
          <w:rPr>
            <w:rStyle w:val="Hyperlink"/>
            <w:noProof/>
          </w:rPr>
          <w:fldChar w:fldCharType="begin"/>
        </w:r>
        <w:r w:rsidRPr="00046470">
          <w:rPr>
            <w:rStyle w:val="Hyperlink"/>
            <w:noProof/>
          </w:rPr>
          <w:instrText xml:space="preserve"> </w:instrText>
        </w:r>
        <w:r>
          <w:rPr>
            <w:noProof/>
          </w:rPr>
          <w:instrText>HYPERLINK \l "_Toc242440247"</w:instrText>
        </w:r>
        <w:r w:rsidRPr="00046470">
          <w:rPr>
            <w:rStyle w:val="Hyperlink"/>
            <w:noProof/>
          </w:rPr>
          <w:instrText xml:space="preserve"> </w:instrText>
        </w:r>
        <w:r w:rsidRPr="00046470">
          <w:rPr>
            <w:rStyle w:val="Hyperlink"/>
            <w:noProof/>
          </w:rPr>
        </w:r>
        <w:r w:rsidRPr="00046470">
          <w:rPr>
            <w:rStyle w:val="Hyperlink"/>
            <w:noProof/>
          </w:rPr>
          <w:fldChar w:fldCharType="separate"/>
        </w:r>
        <w:r w:rsidRPr="00046470">
          <w:rPr>
            <w:rStyle w:val="Hyperlink"/>
            <w:noProof/>
          </w:rPr>
          <w:t>Table 5 – Enclosures Parts List</w:t>
        </w:r>
        <w:r>
          <w:rPr>
            <w:noProof/>
            <w:webHidden/>
          </w:rPr>
          <w:tab/>
        </w:r>
        <w:r>
          <w:rPr>
            <w:noProof/>
            <w:webHidden/>
          </w:rPr>
          <w:fldChar w:fldCharType="begin"/>
        </w:r>
        <w:r>
          <w:rPr>
            <w:noProof/>
            <w:webHidden/>
          </w:rPr>
          <w:instrText xml:space="preserve"> PAGEREF _Toc242440247 \h </w:instrText>
        </w:r>
        <w:r>
          <w:rPr>
            <w:noProof/>
            <w:webHidden/>
          </w:rPr>
        </w:r>
        <w:r>
          <w:rPr>
            <w:noProof/>
            <w:webHidden/>
          </w:rPr>
          <w:fldChar w:fldCharType="separate"/>
        </w:r>
      </w:ins>
      <w:ins w:id="528" w:author="Andrew Instone-Cowie" w:date="2026-10-09T12:10:00Z" w16du:dateUtc="2026-10-09T11:10:00Z">
        <w:r>
          <w:rPr>
            <w:noProof/>
            <w:webHidden/>
          </w:rPr>
          <w:t>28</w:t>
        </w:r>
      </w:ins>
      <w:ins w:id="529" w:author="Andrew Instone-Cowie" w:date="2026-10-09T12:09:00Z" w16du:dateUtc="2026-10-09T11:09:00Z">
        <w:r>
          <w:rPr>
            <w:noProof/>
            <w:webHidden/>
          </w:rPr>
          <w:fldChar w:fldCharType="end"/>
        </w:r>
        <w:r w:rsidRPr="00046470">
          <w:rPr>
            <w:rStyle w:val="Hyperlink"/>
            <w:noProof/>
          </w:rPr>
          <w:fldChar w:fldCharType="end"/>
        </w:r>
      </w:ins>
    </w:p>
    <w:p w14:paraId="2442A9ED" w14:textId="253640E6" w:rsidR="000D3182" w:rsidDel="009E448D" w:rsidRDefault="000D3182" w:rsidP="00247A4A">
      <w:pPr>
        <w:pStyle w:val="TableofFigures"/>
        <w:tabs>
          <w:tab w:val="right" w:leader="dot" w:pos="9016"/>
        </w:tabs>
        <w:spacing w:after="120"/>
        <w:rPr>
          <w:del w:id="530" w:author="Andrew Instone-Cowie" w:date="2026-10-09T12:09:00Z" w16du:dateUtc="2026-10-09T11:09:00Z"/>
          <w:rFonts w:eastAsiaTheme="minorEastAsia"/>
          <w:noProof/>
          <w:kern w:val="2"/>
          <w:sz w:val="24"/>
          <w:szCs w:val="24"/>
          <w:lang w:eastAsia="en-GB"/>
          <w14:ligatures w14:val="standardContextual"/>
        </w:rPr>
      </w:pPr>
      <w:del w:id="531" w:author="Andrew Instone-Cowie" w:date="2026-10-09T12:09:00Z" w16du:dateUtc="2026-10-09T11:09:00Z">
        <w:r w:rsidRPr="009E448D" w:rsidDel="009E448D">
          <w:rPr>
            <w:rStyle w:val="Hyperlink"/>
            <w:noProof/>
          </w:rPr>
          <w:delText>Table 1 – Multi-PC Module Configurations</w:delText>
        </w:r>
        <w:r w:rsidDel="009E448D">
          <w:rPr>
            <w:noProof/>
            <w:webHidden/>
          </w:rPr>
          <w:tab/>
        </w:r>
        <w:r w:rsidR="003D4FE7" w:rsidDel="009E448D">
          <w:rPr>
            <w:noProof/>
            <w:webHidden/>
          </w:rPr>
          <w:delText>12</w:delText>
        </w:r>
      </w:del>
    </w:p>
    <w:p w14:paraId="2C7DBE84" w14:textId="30A5F765" w:rsidR="000D3182" w:rsidDel="009E448D" w:rsidRDefault="000D3182" w:rsidP="00247A4A">
      <w:pPr>
        <w:pStyle w:val="TableofFigures"/>
        <w:tabs>
          <w:tab w:val="right" w:leader="dot" w:pos="9016"/>
        </w:tabs>
        <w:spacing w:after="120"/>
        <w:rPr>
          <w:del w:id="532" w:author="Andrew Instone-Cowie" w:date="2026-10-09T12:09:00Z" w16du:dateUtc="2026-10-09T11:09:00Z"/>
          <w:rFonts w:eastAsiaTheme="minorEastAsia"/>
          <w:noProof/>
          <w:kern w:val="2"/>
          <w:sz w:val="24"/>
          <w:szCs w:val="24"/>
          <w:lang w:eastAsia="en-GB"/>
          <w14:ligatures w14:val="standardContextual"/>
        </w:rPr>
      </w:pPr>
      <w:del w:id="533" w:author="Andrew Instone-Cowie" w:date="2026-10-09T12:09:00Z" w16du:dateUtc="2026-10-09T11:09:00Z">
        <w:r w:rsidRPr="009E448D" w:rsidDel="009E448D">
          <w:rPr>
            <w:rStyle w:val="Hyperlink"/>
            <w:noProof/>
          </w:rPr>
          <w:delText>Table 2 – Second PC Module PCB Parts List</w:delText>
        </w:r>
        <w:r w:rsidDel="009E448D">
          <w:rPr>
            <w:noProof/>
            <w:webHidden/>
          </w:rPr>
          <w:tab/>
        </w:r>
        <w:r w:rsidR="003D4FE7" w:rsidDel="009E448D">
          <w:rPr>
            <w:noProof/>
            <w:webHidden/>
          </w:rPr>
          <w:delText>14</w:delText>
        </w:r>
      </w:del>
    </w:p>
    <w:p w14:paraId="6F02AA7D" w14:textId="63412412" w:rsidR="000D3182" w:rsidDel="009E448D" w:rsidRDefault="000D3182" w:rsidP="00247A4A">
      <w:pPr>
        <w:pStyle w:val="TableofFigures"/>
        <w:tabs>
          <w:tab w:val="right" w:leader="dot" w:pos="9016"/>
        </w:tabs>
        <w:spacing w:after="120"/>
        <w:rPr>
          <w:del w:id="534" w:author="Andrew Instone-Cowie" w:date="2026-10-09T12:09:00Z" w16du:dateUtc="2026-10-09T11:09:00Z"/>
          <w:rFonts w:eastAsiaTheme="minorEastAsia"/>
          <w:noProof/>
          <w:kern w:val="2"/>
          <w:sz w:val="24"/>
          <w:szCs w:val="24"/>
          <w:lang w:eastAsia="en-GB"/>
          <w14:ligatures w14:val="standardContextual"/>
        </w:rPr>
      </w:pPr>
      <w:del w:id="535" w:author="Andrew Instone-Cowie" w:date="2026-10-09T12:09:00Z" w16du:dateUtc="2026-10-09T11:09:00Z">
        <w:r w:rsidRPr="009E448D" w:rsidDel="009E448D">
          <w:rPr>
            <w:rStyle w:val="Hyperlink"/>
            <w:noProof/>
          </w:rPr>
          <w:delText>Table 3 – Basic Serial Splitter Module Master Board Parts List</w:delText>
        </w:r>
        <w:r w:rsidDel="009E448D">
          <w:rPr>
            <w:noProof/>
            <w:webHidden/>
          </w:rPr>
          <w:tab/>
        </w:r>
        <w:r w:rsidR="003D4FE7" w:rsidDel="009E448D">
          <w:rPr>
            <w:noProof/>
            <w:webHidden/>
          </w:rPr>
          <w:delText>18</w:delText>
        </w:r>
      </w:del>
    </w:p>
    <w:p w14:paraId="545363C3" w14:textId="7FA35230" w:rsidR="000D3182" w:rsidDel="009E448D" w:rsidRDefault="000D3182" w:rsidP="00247A4A">
      <w:pPr>
        <w:pStyle w:val="TableofFigures"/>
        <w:tabs>
          <w:tab w:val="right" w:leader="dot" w:pos="9016"/>
        </w:tabs>
        <w:spacing w:after="120"/>
        <w:rPr>
          <w:del w:id="536" w:author="Andrew Instone-Cowie" w:date="2026-10-09T12:09:00Z" w16du:dateUtc="2026-10-09T11:09:00Z"/>
          <w:rFonts w:eastAsiaTheme="minorEastAsia"/>
          <w:noProof/>
          <w:kern w:val="2"/>
          <w:sz w:val="24"/>
          <w:szCs w:val="24"/>
          <w:lang w:eastAsia="en-GB"/>
          <w14:ligatures w14:val="standardContextual"/>
        </w:rPr>
      </w:pPr>
      <w:del w:id="537" w:author="Andrew Instone-Cowie" w:date="2026-10-09T12:09:00Z" w16du:dateUtc="2026-10-09T11:09:00Z">
        <w:r w:rsidRPr="009E448D" w:rsidDel="009E448D">
          <w:rPr>
            <w:rStyle w:val="Hyperlink"/>
            <w:noProof/>
          </w:rPr>
          <w:delText>Table 4 – Basic Serial Splitter Module Expander Board Parts List</w:delText>
        </w:r>
        <w:r w:rsidDel="009E448D">
          <w:rPr>
            <w:noProof/>
            <w:webHidden/>
          </w:rPr>
          <w:tab/>
        </w:r>
        <w:r w:rsidR="003D4FE7" w:rsidDel="009E448D">
          <w:rPr>
            <w:noProof/>
            <w:webHidden/>
          </w:rPr>
          <w:delText>23</w:delText>
        </w:r>
      </w:del>
    </w:p>
    <w:p w14:paraId="1E270E7A" w14:textId="46B4891E" w:rsidR="000D3182" w:rsidDel="009E448D" w:rsidRDefault="000D3182">
      <w:pPr>
        <w:pStyle w:val="TableofFigures"/>
        <w:tabs>
          <w:tab w:val="right" w:leader="dot" w:pos="9016"/>
        </w:tabs>
        <w:rPr>
          <w:del w:id="538" w:author="Andrew Instone-Cowie" w:date="2026-10-09T12:09:00Z" w16du:dateUtc="2026-10-09T11:09:00Z"/>
          <w:rFonts w:eastAsiaTheme="minorEastAsia"/>
          <w:noProof/>
          <w:kern w:val="2"/>
          <w:sz w:val="24"/>
          <w:szCs w:val="24"/>
          <w:lang w:eastAsia="en-GB"/>
          <w14:ligatures w14:val="standardContextual"/>
        </w:rPr>
      </w:pPr>
      <w:del w:id="539" w:author="Andrew Instone-Cowie" w:date="2026-10-09T12:09:00Z" w16du:dateUtc="2026-10-09T11:09:00Z">
        <w:r w:rsidRPr="009E448D" w:rsidDel="009E448D">
          <w:rPr>
            <w:rStyle w:val="Hyperlink"/>
            <w:noProof/>
          </w:rPr>
          <w:delText>Table 5 – Enclosures Parts List</w:delText>
        </w:r>
        <w:r w:rsidDel="009E448D">
          <w:rPr>
            <w:noProof/>
            <w:webHidden/>
          </w:rPr>
          <w:tab/>
        </w:r>
        <w:r w:rsidR="003D4FE7" w:rsidDel="009E448D">
          <w:rPr>
            <w:noProof/>
            <w:webHidden/>
          </w:rPr>
          <w:delText>26</w:delText>
        </w:r>
      </w:del>
    </w:p>
    <w:p w14:paraId="1473B8C8" w14:textId="432F02C7" w:rsidR="004D7582" w:rsidRPr="00787764" w:rsidRDefault="00E35852" w:rsidP="004E080F">
      <w:pPr>
        <w:pStyle w:val="Heading1"/>
        <w:pageBreakBefore/>
        <w:spacing w:after="100"/>
      </w:pPr>
      <w:r>
        <w:lastRenderedPageBreak/>
        <w:fldChar w:fldCharType="end"/>
      </w:r>
      <w:bookmarkStart w:id="540" w:name="_Toc242440166"/>
      <w:r w:rsidR="004D7582">
        <w:t>Document History</w:t>
      </w:r>
      <w:bookmarkEnd w:id="54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22"/>
        <w:gridCol w:w="1390"/>
        <w:gridCol w:w="4931"/>
      </w:tblGrid>
      <w:tr w:rsidR="00D57358" w:rsidRPr="00D57358" w14:paraId="6F93D011" w14:textId="77777777" w:rsidTr="003A2793">
        <w:tc>
          <w:tcPr>
            <w:tcW w:w="991" w:type="dxa"/>
            <w:shd w:val="clear" w:color="auto" w:fill="D9D9D9" w:themeFill="background1" w:themeFillShade="D9"/>
          </w:tcPr>
          <w:p w14:paraId="36847EF6" w14:textId="77777777" w:rsidR="00483BB7" w:rsidRPr="00212D29" w:rsidRDefault="00483BB7" w:rsidP="00483BB7">
            <w:pPr>
              <w:contextualSpacing/>
              <w:rPr>
                <w:b/>
              </w:rPr>
            </w:pPr>
            <w:r w:rsidRPr="00212D29">
              <w:rPr>
                <w:b/>
              </w:rPr>
              <w:t>Version</w:t>
            </w:r>
          </w:p>
        </w:tc>
        <w:tc>
          <w:tcPr>
            <w:tcW w:w="1822" w:type="dxa"/>
            <w:shd w:val="clear" w:color="auto" w:fill="D9D9D9" w:themeFill="background1" w:themeFillShade="D9"/>
          </w:tcPr>
          <w:p w14:paraId="140786F3" w14:textId="77777777" w:rsidR="00483BB7" w:rsidRPr="00212D29" w:rsidRDefault="00483BB7" w:rsidP="00483BB7">
            <w:pPr>
              <w:contextualSpacing/>
              <w:rPr>
                <w:b/>
              </w:rPr>
            </w:pPr>
            <w:r w:rsidRPr="00212D29">
              <w:rPr>
                <w:b/>
              </w:rPr>
              <w:t>Author</w:t>
            </w:r>
          </w:p>
        </w:tc>
        <w:tc>
          <w:tcPr>
            <w:tcW w:w="1390" w:type="dxa"/>
            <w:shd w:val="clear" w:color="auto" w:fill="D9D9D9" w:themeFill="background1" w:themeFillShade="D9"/>
          </w:tcPr>
          <w:p w14:paraId="7FD0DB1C" w14:textId="77777777" w:rsidR="00483BB7" w:rsidRPr="00212D29" w:rsidRDefault="00483BB7" w:rsidP="00483BB7">
            <w:pPr>
              <w:contextualSpacing/>
              <w:rPr>
                <w:b/>
              </w:rPr>
            </w:pPr>
            <w:r w:rsidRPr="00212D29">
              <w:rPr>
                <w:b/>
              </w:rPr>
              <w:t>Date</w:t>
            </w:r>
          </w:p>
        </w:tc>
        <w:tc>
          <w:tcPr>
            <w:tcW w:w="4931" w:type="dxa"/>
            <w:shd w:val="clear" w:color="auto" w:fill="D9D9D9" w:themeFill="background1" w:themeFillShade="D9"/>
          </w:tcPr>
          <w:p w14:paraId="0A72C247" w14:textId="77777777" w:rsidR="00483BB7" w:rsidRPr="00212D29" w:rsidRDefault="00483BB7" w:rsidP="00483BB7">
            <w:pPr>
              <w:contextualSpacing/>
              <w:rPr>
                <w:b/>
              </w:rPr>
            </w:pPr>
            <w:r w:rsidRPr="00212D29">
              <w:rPr>
                <w:b/>
              </w:rPr>
              <w:t>Changes</w:t>
            </w:r>
          </w:p>
        </w:tc>
      </w:tr>
      <w:tr w:rsidR="00D57358" w:rsidRPr="00D57358" w14:paraId="78FDCFC9" w14:textId="77777777" w:rsidTr="003A2793">
        <w:tc>
          <w:tcPr>
            <w:tcW w:w="991" w:type="dxa"/>
          </w:tcPr>
          <w:p w14:paraId="14A217CF" w14:textId="68D82415" w:rsidR="00483BB7" w:rsidRPr="00212D29" w:rsidRDefault="00983D7A" w:rsidP="00483BB7">
            <w:pPr>
              <w:contextualSpacing/>
            </w:pPr>
            <w:r>
              <w:t>1.0</w:t>
            </w:r>
          </w:p>
        </w:tc>
        <w:tc>
          <w:tcPr>
            <w:tcW w:w="1822" w:type="dxa"/>
          </w:tcPr>
          <w:p w14:paraId="29782EF3" w14:textId="77777777" w:rsidR="00483BB7" w:rsidRPr="00212D29" w:rsidRDefault="00483BB7" w:rsidP="00483BB7">
            <w:pPr>
              <w:contextualSpacing/>
            </w:pPr>
            <w:r w:rsidRPr="00212D29">
              <w:t>A J Instone-Cowie</w:t>
            </w:r>
          </w:p>
        </w:tc>
        <w:tc>
          <w:tcPr>
            <w:tcW w:w="1390" w:type="dxa"/>
          </w:tcPr>
          <w:p w14:paraId="02ADF673" w14:textId="397BC762" w:rsidR="00483BB7" w:rsidRPr="00212D29" w:rsidRDefault="00983D7A">
            <w:pPr>
              <w:contextualSpacing/>
            </w:pPr>
            <w:r>
              <w:t>01/10</w:t>
            </w:r>
            <w:r w:rsidR="00483BB7" w:rsidRPr="00212D29">
              <w:t>/201</w:t>
            </w:r>
            <w:r w:rsidR="00830BF2">
              <w:t>9</w:t>
            </w:r>
          </w:p>
        </w:tc>
        <w:tc>
          <w:tcPr>
            <w:tcW w:w="4931" w:type="dxa"/>
          </w:tcPr>
          <w:p w14:paraId="66D448E8" w14:textId="782FA697" w:rsidR="00483BB7" w:rsidRPr="00212D29" w:rsidRDefault="00C508EE">
            <w:pPr>
              <w:contextualSpacing/>
            </w:pPr>
            <w:r w:rsidRPr="00212D29">
              <w:t xml:space="preserve">First </w:t>
            </w:r>
            <w:r w:rsidR="00983D7A">
              <w:t>Release</w:t>
            </w:r>
            <w:r w:rsidR="00172EEB" w:rsidRPr="00212D29">
              <w:t>.</w:t>
            </w:r>
          </w:p>
        </w:tc>
      </w:tr>
      <w:tr w:rsidR="00354EEC" w:rsidRPr="00D57358" w14:paraId="20CC8C2E" w14:textId="77777777" w:rsidTr="003A2793">
        <w:tc>
          <w:tcPr>
            <w:tcW w:w="991" w:type="dxa"/>
          </w:tcPr>
          <w:p w14:paraId="0DAD0F74" w14:textId="41CBA8CB" w:rsidR="00354EEC" w:rsidRDefault="00354EEC" w:rsidP="00354EEC">
            <w:pPr>
              <w:contextualSpacing/>
            </w:pPr>
            <w:r>
              <w:t>1.1</w:t>
            </w:r>
          </w:p>
        </w:tc>
        <w:tc>
          <w:tcPr>
            <w:tcW w:w="1822" w:type="dxa"/>
          </w:tcPr>
          <w:p w14:paraId="4336908F" w14:textId="36CF0F46" w:rsidR="00354EEC" w:rsidRPr="00212D29" w:rsidRDefault="00354EEC" w:rsidP="00354EEC">
            <w:pPr>
              <w:contextualSpacing/>
            </w:pPr>
            <w:r w:rsidRPr="00212D29">
              <w:t>A J Instone-Cowie</w:t>
            </w:r>
          </w:p>
        </w:tc>
        <w:tc>
          <w:tcPr>
            <w:tcW w:w="1390" w:type="dxa"/>
          </w:tcPr>
          <w:p w14:paraId="1F54995D" w14:textId="33EA3D51" w:rsidR="00354EEC" w:rsidRDefault="00354EEC" w:rsidP="00354EEC">
            <w:pPr>
              <w:contextualSpacing/>
            </w:pPr>
            <w:r>
              <w:t>18/08/2020</w:t>
            </w:r>
          </w:p>
        </w:tc>
        <w:tc>
          <w:tcPr>
            <w:tcW w:w="4931" w:type="dxa"/>
          </w:tcPr>
          <w:p w14:paraId="0B8C4F58" w14:textId="77E32822" w:rsidR="00354EEC" w:rsidRPr="00212D29" w:rsidRDefault="00354EEC" w:rsidP="00354EEC">
            <w:pPr>
              <w:contextualSpacing/>
            </w:pPr>
            <w:r>
              <w:t>Minor update</w:t>
            </w:r>
            <w:r w:rsidRPr="00212D29">
              <w:t>.</w:t>
            </w:r>
          </w:p>
        </w:tc>
      </w:tr>
      <w:tr w:rsidR="00174309" w:rsidRPr="00D57358" w14:paraId="6DA34E38" w14:textId="77777777" w:rsidTr="003A2793">
        <w:tc>
          <w:tcPr>
            <w:tcW w:w="991" w:type="dxa"/>
          </w:tcPr>
          <w:p w14:paraId="2F69E480" w14:textId="65F921C3" w:rsidR="00174309" w:rsidRDefault="00174309" w:rsidP="00174309">
            <w:pPr>
              <w:contextualSpacing/>
            </w:pPr>
            <w:r>
              <w:t>1.2</w:t>
            </w:r>
          </w:p>
        </w:tc>
        <w:tc>
          <w:tcPr>
            <w:tcW w:w="1822" w:type="dxa"/>
          </w:tcPr>
          <w:p w14:paraId="0C6FCF61" w14:textId="49641287" w:rsidR="00174309" w:rsidRPr="00212D29" w:rsidRDefault="00174309" w:rsidP="00174309">
            <w:pPr>
              <w:contextualSpacing/>
            </w:pPr>
            <w:r w:rsidRPr="00212D29">
              <w:t>A J Instone-Cowie</w:t>
            </w:r>
          </w:p>
        </w:tc>
        <w:tc>
          <w:tcPr>
            <w:tcW w:w="1390" w:type="dxa"/>
          </w:tcPr>
          <w:p w14:paraId="38737DA7" w14:textId="69FFA682" w:rsidR="00174309" w:rsidRDefault="00174309" w:rsidP="00174309">
            <w:pPr>
              <w:contextualSpacing/>
            </w:pPr>
            <w:r>
              <w:t>27/08/2021</w:t>
            </w:r>
          </w:p>
        </w:tc>
        <w:tc>
          <w:tcPr>
            <w:tcW w:w="4931" w:type="dxa"/>
          </w:tcPr>
          <w:p w14:paraId="41A83919" w14:textId="401F3611" w:rsidR="00174309" w:rsidRDefault="00174309" w:rsidP="00174309">
            <w:pPr>
              <w:contextualSpacing/>
            </w:pPr>
            <w:r>
              <w:t>Alternative DB9 enclosure drilling option, DB9 part.</w:t>
            </w:r>
          </w:p>
        </w:tc>
      </w:tr>
      <w:tr w:rsidR="00C0072B" w:rsidRPr="00D57358" w14:paraId="3BD60837" w14:textId="77777777" w:rsidTr="003A2793">
        <w:tc>
          <w:tcPr>
            <w:tcW w:w="991" w:type="dxa"/>
          </w:tcPr>
          <w:p w14:paraId="21D19246" w14:textId="1336EB35" w:rsidR="00C0072B" w:rsidRDefault="00C0072B" w:rsidP="00174309">
            <w:pPr>
              <w:contextualSpacing/>
            </w:pPr>
            <w:r>
              <w:t>1.3</w:t>
            </w:r>
          </w:p>
        </w:tc>
        <w:tc>
          <w:tcPr>
            <w:tcW w:w="1822" w:type="dxa"/>
          </w:tcPr>
          <w:p w14:paraId="7FE53D26" w14:textId="102BED3F" w:rsidR="00C0072B" w:rsidRPr="00212D29" w:rsidRDefault="00C0072B" w:rsidP="00174309">
            <w:pPr>
              <w:contextualSpacing/>
            </w:pPr>
            <w:r>
              <w:t>A J Instone-Cowie</w:t>
            </w:r>
          </w:p>
        </w:tc>
        <w:tc>
          <w:tcPr>
            <w:tcW w:w="1390" w:type="dxa"/>
          </w:tcPr>
          <w:p w14:paraId="1867E413" w14:textId="59F4FC02" w:rsidR="00C0072B" w:rsidRDefault="00C0072B" w:rsidP="00174309">
            <w:pPr>
              <w:contextualSpacing/>
            </w:pPr>
            <w:r>
              <w:t>1</w:t>
            </w:r>
            <w:r w:rsidR="0029171C">
              <w:t>9</w:t>
            </w:r>
            <w:r>
              <w:t>/06/2024</w:t>
            </w:r>
          </w:p>
        </w:tc>
        <w:tc>
          <w:tcPr>
            <w:tcW w:w="4931" w:type="dxa"/>
          </w:tcPr>
          <w:p w14:paraId="64A57DC0" w14:textId="63F737F6" w:rsidR="00C0072B" w:rsidRDefault="00C0072B" w:rsidP="00174309">
            <w:pPr>
              <w:contextualSpacing/>
            </w:pPr>
            <w:r>
              <w:t>Update external links.</w:t>
            </w:r>
          </w:p>
        </w:tc>
      </w:tr>
      <w:tr w:rsidR="005F3226" w:rsidRPr="00D57358" w14:paraId="73F4191F" w14:textId="77777777" w:rsidTr="003A2793">
        <w:tc>
          <w:tcPr>
            <w:tcW w:w="991" w:type="dxa"/>
          </w:tcPr>
          <w:p w14:paraId="0C5A4363" w14:textId="5AA02C4C" w:rsidR="005F3226" w:rsidRDefault="005F3226" w:rsidP="005F3226">
            <w:pPr>
              <w:contextualSpacing/>
            </w:pPr>
            <w:r>
              <w:t>1.4</w:t>
            </w:r>
          </w:p>
        </w:tc>
        <w:tc>
          <w:tcPr>
            <w:tcW w:w="1822" w:type="dxa"/>
          </w:tcPr>
          <w:p w14:paraId="7DD7E1B6" w14:textId="00E41188" w:rsidR="005F3226" w:rsidRDefault="005F3226" w:rsidP="005F3226">
            <w:pPr>
              <w:contextualSpacing/>
            </w:pPr>
            <w:r>
              <w:t>A J Instone-Cowie</w:t>
            </w:r>
          </w:p>
        </w:tc>
        <w:tc>
          <w:tcPr>
            <w:tcW w:w="1390" w:type="dxa"/>
          </w:tcPr>
          <w:p w14:paraId="5DFAFE86" w14:textId="479535CC" w:rsidR="005F3226" w:rsidRDefault="005F3226" w:rsidP="005F3226">
            <w:pPr>
              <w:contextualSpacing/>
            </w:pPr>
            <w:r>
              <w:t>26/06/2024</w:t>
            </w:r>
          </w:p>
        </w:tc>
        <w:tc>
          <w:tcPr>
            <w:tcW w:w="4931" w:type="dxa"/>
          </w:tcPr>
          <w:p w14:paraId="01033AD1" w14:textId="6227DDB3" w:rsidR="005F3226" w:rsidRDefault="005F3226" w:rsidP="005F3226">
            <w:pPr>
              <w:contextualSpacing/>
            </w:pPr>
            <w:r>
              <w:t>Updated Farnell/Screwfix part numbers.</w:t>
            </w:r>
          </w:p>
        </w:tc>
      </w:tr>
      <w:tr w:rsidR="00B63DBB" w:rsidRPr="00D57358" w14:paraId="211A5563" w14:textId="77777777" w:rsidTr="003A2793">
        <w:tc>
          <w:tcPr>
            <w:tcW w:w="991" w:type="dxa"/>
          </w:tcPr>
          <w:p w14:paraId="1E343AE7" w14:textId="31A68B81" w:rsidR="00B63DBB" w:rsidRDefault="00B63DBB" w:rsidP="005F3226">
            <w:pPr>
              <w:contextualSpacing/>
            </w:pPr>
            <w:r>
              <w:t>1.5</w:t>
            </w:r>
          </w:p>
        </w:tc>
        <w:tc>
          <w:tcPr>
            <w:tcW w:w="1822" w:type="dxa"/>
          </w:tcPr>
          <w:p w14:paraId="54C463B1" w14:textId="1E9C4C93" w:rsidR="00B63DBB" w:rsidRDefault="00B63DBB" w:rsidP="005F3226">
            <w:pPr>
              <w:contextualSpacing/>
            </w:pPr>
            <w:r>
              <w:t>A J Instone-Cowie</w:t>
            </w:r>
          </w:p>
        </w:tc>
        <w:tc>
          <w:tcPr>
            <w:tcW w:w="1390" w:type="dxa"/>
          </w:tcPr>
          <w:p w14:paraId="0D316AD9" w14:textId="1F31B7E5" w:rsidR="00B63DBB" w:rsidRDefault="00B63DBB" w:rsidP="005F3226">
            <w:pPr>
              <w:contextualSpacing/>
            </w:pPr>
            <w:r>
              <w:t>28/08/2024</w:t>
            </w:r>
          </w:p>
        </w:tc>
        <w:tc>
          <w:tcPr>
            <w:tcW w:w="4931" w:type="dxa"/>
          </w:tcPr>
          <w:p w14:paraId="3BDCCFBD" w14:textId="08FB5DC0" w:rsidR="00B63DBB" w:rsidRDefault="00B63DBB" w:rsidP="005F3226">
            <w:pPr>
              <w:contextualSpacing/>
            </w:pPr>
            <w:r>
              <w:t>Improve diagrams following feedback</w:t>
            </w:r>
            <w:r w:rsidR="008A112E">
              <w:t>, add module configurations table.</w:t>
            </w:r>
          </w:p>
        </w:tc>
      </w:tr>
      <w:tr w:rsidR="00CD7437" w:rsidRPr="00D57358" w14:paraId="7946CF52" w14:textId="77777777" w:rsidTr="003A2793">
        <w:tc>
          <w:tcPr>
            <w:tcW w:w="991" w:type="dxa"/>
          </w:tcPr>
          <w:p w14:paraId="73A6BBBC" w14:textId="7010EF92" w:rsidR="00CD7437" w:rsidRDefault="00CD7437" w:rsidP="005F3226">
            <w:pPr>
              <w:contextualSpacing/>
            </w:pPr>
            <w:r>
              <w:t>1.6</w:t>
            </w:r>
          </w:p>
        </w:tc>
        <w:tc>
          <w:tcPr>
            <w:tcW w:w="1822" w:type="dxa"/>
          </w:tcPr>
          <w:p w14:paraId="5E7D03F8" w14:textId="11FD03D5" w:rsidR="00CD7437" w:rsidRDefault="00CD7437" w:rsidP="005F3226">
            <w:pPr>
              <w:contextualSpacing/>
            </w:pPr>
            <w:r>
              <w:t>A J Instone-Cowie</w:t>
            </w:r>
          </w:p>
        </w:tc>
        <w:tc>
          <w:tcPr>
            <w:tcW w:w="1390" w:type="dxa"/>
          </w:tcPr>
          <w:p w14:paraId="7D0E37DA" w14:textId="3F2594A0" w:rsidR="00CD7437" w:rsidRDefault="00CD7437" w:rsidP="005F3226">
            <w:pPr>
              <w:contextualSpacing/>
            </w:pPr>
            <w:r>
              <w:t>07/05/2025</w:t>
            </w:r>
          </w:p>
        </w:tc>
        <w:tc>
          <w:tcPr>
            <w:tcW w:w="4931" w:type="dxa"/>
          </w:tcPr>
          <w:p w14:paraId="2581A294" w14:textId="77ACEA81" w:rsidR="00CD7437" w:rsidRDefault="00CD7437" w:rsidP="005F3226">
            <w:pPr>
              <w:contextualSpacing/>
            </w:pPr>
            <w:r>
              <w:t>Eagle to KiCad PCB design tool migration. Updated schematics and board layouts.</w:t>
            </w:r>
          </w:p>
        </w:tc>
      </w:tr>
      <w:tr w:rsidR="00247A4A" w:rsidRPr="00D57358" w14:paraId="4C610937" w14:textId="77777777" w:rsidTr="003A2793">
        <w:trPr>
          <w:ins w:id="541" w:author="Andrew Instone-Cowie" w:date="2026-10-09T12:00:00Z" w16du:dateUtc="2026-10-09T11:00:00Z"/>
        </w:trPr>
        <w:tc>
          <w:tcPr>
            <w:tcW w:w="991" w:type="dxa"/>
          </w:tcPr>
          <w:p w14:paraId="69F579B6" w14:textId="70936B47" w:rsidR="00247A4A" w:rsidRDefault="00247A4A" w:rsidP="005F3226">
            <w:pPr>
              <w:contextualSpacing/>
              <w:rPr>
                <w:ins w:id="542" w:author="Andrew Instone-Cowie" w:date="2026-10-09T12:00:00Z" w16du:dateUtc="2026-10-09T11:00:00Z"/>
              </w:rPr>
            </w:pPr>
            <w:ins w:id="543" w:author="Andrew Instone-Cowie" w:date="2026-10-09T12:00:00Z" w16du:dateUtc="2026-10-09T11:00:00Z">
              <w:r>
                <w:t>1.7</w:t>
              </w:r>
            </w:ins>
          </w:p>
        </w:tc>
        <w:tc>
          <w:tcPr>
            <w:tcW w:w="1822" w:type="dxa"/>
          </w:tcPr>
          <w:p w14:paraId="094B2B70" w14:textId="7537CA68" w:rsidR="00247A4A" w:rsidRDefault="00247A4A" w:rsidP="005F3226">
            <w:pPr>
              <w:contextualSpacing/>
              <w:rPr>
                <w:ins w:id="544" w:author="Andrew Instone-Cowie" w:date="2026-10-09T12:00:00Z" w16du:dateUtc="2026-10-09T11:00:00Z"/>
              </w:rPr>
            </w:pPr>
            <w:ins w:id="545" w:author="Andrew Instone-Cowie" w:date="2026-10-09T12:00:00Z" w16du:dateUtc="2026-10-09T11:00:00Z">
              <w:r>
                <w:t>A J Instone-Cowie</w:t>
              </w:r>
            </w:ins>
          </w:p>
        </w:tc>
        <w:tc>
          <w:tcPr>
            <w:tcW w:w="1390" w:type="dxa"/>
          </w:tcPr>
          <w:p w14:paraId="23CE25E1" w14:textId="007881AA" w:rsidR="00247A4A" w:rsidRDefault="00247A4A" w:rsidP="005F3226">
            <w:pPr>
              <w:contextualSpacing/>
              <w:rPr>
                <w:ins w:id="546" w:author="Andrew Instone-Cowie" w:date="2026-10-09T12:00:00Z" w16du:dateUtc="2026-10-09T11:00:00Z"/>
              </w:rPr>
            </w:pPr>
            <w:ins w:id="547" w:author="Andrew Instone-Cowie" w:date="2026-10-09T12:00:00Z" w16du:dateUtc="2026-10-09T11:00:00Z">
              <w:r>
                <w:t>09/10/2026</w:t>
              </w:r>
            </w:ins>
          </w:p>
        </w:tc>
        <w:tc>
          <w:tcPr>
            <w:tcW w:w="4931" w:type="dxa"/>
          </w:tcPr>
          <w:p w14:paraId="368FF970" w14:textId="44667FBF" w:rsidR="00247A4A" w:rsidRDefault="00247A4A" w:rsidP="005F3226">
            <w:pPr>
              <w:contextualSpacing/>
              <w:rPr>
                <w:ins w:id="548" w:author="Andrew Instone-Cowie" w:date="2026-10-09T12:00:00Z" w16du:dateUtc="2026-10-09T11:00:00Z"/>
              </w:rPr>
            </w:pPr>
            <w:ins w:id="549" w:author="Andrew Instone-Cowie" w:date="2026-10-09T12:00:00Z" w16du:dateUtc="2026-10-09T11:00:00Z">
              <w:r>
                <w:t>Updated Basic Serial Spl</w:t>
              </w:r>
            </w:ins>
            <w:ins w:id="550" w:author="Andrew Instone-Cowie" w:date="2026-10-09T12:01:00Z" w16du:dateUtc="2026-10-09T11:01:00Z">
              <w:r>
                <w:t>itter schematics.</w:t>
              </w:r>
            </w:ins>
          </w:p>
        </w:tc>
      </w:tr>
    </w:tbl>
    <w:p w14:paraId="26FA6299" w14:textId="77777777" w:rsidR="006C2C39" w:rsidRDefault="006C2C39" w:rsidP="00756131">
      <w:pPr>
        <w:rPr>
          <w:i/>
          <w:color w:val="00B050"/>
        </w:rPr>
      </w:pPr>
    </w:p>
    <w:p w14:paraId="6EA54818" w14:textId="325D9BC1" w:rsidR="002663FF" w:rsidRPr="00212D29" w:rsidRDefault="002663FF" w:rsidP="00756131">
      <w:pPr>
        <w:rPr>
          <w:i/>
        </w:rPr>
      </w:pPr>
      <w:r w:rsidRPr="00212D29">
        <w:rPr>
          <w:i/>
        </w:rPr>
        <w:t>Copyright ©20</w:t>
      </w:r>
      <w:r w:rsidR="00C9246B">
        <w:rPr>
          <w:i/>
        </w:rPr>
        <w:t>19</w:t>
      </w:r>
      <w:r w:rsidR="00354EEC">
        <w:rPr>
          <w:i/>
        </w:rPr>
        <w:t>-2</w:t>
      </w:r>
      <w:ins w:id="551" w:author="Andrew Instone-Cowie" w:date="2026-10-09T12:00:00Z" w16du:dateUtc="2026-10-09T11:00:00Z">
        <w:r w:rsidR="00247A4A">
          <w:rPr>
            <w:i/>
          </w:rPr>
          <w:t>6</w:t>
        </w:r>
      </w:ins>
      <w:del w:id="552" w:author="Andrew Instone-Cowie" w:date="2026-10-09T12:00:00Z" w16du:dateUtc="2026-10-09T11:00:00Z">
        <w:r w:rsidR="00CD7437" w:rsidDel="00247A4A">
          <w:rPr>
            <w:i/>
          </w:rPr>
          <w:delText>5</w:delText>
        </w:r>
      </w:del>
      <w:r w:rsidRPr="00212D29">
        <w:rPr>
          <w:i/>
        </w:rPr>
        <w:t xml:space="preserve"> Andrew Instone-Cowie.</w:t>
      </w:r>
    </w:p>
    <w:p w14:paraId="55CBA99E" w14:textId="4E4E55EA" w:rsidR="007023D1" w:rsidRDefault="007023D1" w:rsidP="00756131">
      <w:pPr>
        <w:rPr>
          <w:i/>
        </w:rPr>
      </w:pPr>
      <w:r w:rsidRPr="00B76AD0">
        <w:rPr>
          <w:i/>
        </w:rPr>
        <w:t>Cover photograph: A completed</w:t>
      </w:r>
      <w:r w:rsidR="00D230DD" w:rsidRPr="00B76AD0">
        <w:rPr>
          <w:i/>
        </w:rPr>
        <w:t xml:space="preserve"> Type 2</w:t>
      </w:r>
      <w:r w:rsidRPr="00B76AD0">
        <w:rPr>
          <w:i/>
        </w:rPr>
        <w:t xml:space="preserve"> </w:t>
      </w:r>
      <w:r w:rsidR="00B76AD0" w:rsidRPr="00B76AD0">
        <w:rPr>
          <w:i/>
        </w:rPr>
        <w:t>Basic Serial Splitter PCB</w:t>
      </w:r>
      <w:r w:rsidRPr="00B76AD0">
        <w:rPr>
          <w:i/>
        </w:rPr>
        <w:t>.</w:t>
      </w:r>
    </w:p>
    <w:p w14:paraId="0AD21BD8" w14:textId="75AA6C2C" w:rsidR="006E0931" w:rsidRPr="00212D29" w:rsidRDefault="006E0931" w:rsidP="00756131">
      <w:pPr>
        <w:rPr>
          <w:i/>
        </w:rPr>
      </w:pPr>
      <w:r w:rsidRPr="006E0931">
        <w:rPr>
          <w:i/>
        </w:rPr>
        <w:t xml:space="preserve">PC ports vector graphic design by </w:t>
      </w:r>
      <w:r>
        <w:fldChar w:fldCharType="begin"/>
      </w:r>
      <w:r>
        <w:instrText>HYPERLINK "https://www.vecteezy.com"</w:instrText>
      </w:r>
      <w:ins w:id="553" w:author="Andrew Instone-Cowie" w:date="2026-10-09T12:09:00Z" w16du:dateUtc="2026-10-09T11:09:00Z"/>
      <w:r>
        <w:fldChar w:fldCharType="separate"/>
      </w:r>
      <w:r w:rsidRPr="00AC2A14">
        <w:rPr>
          <w:rStyle w:val="Hyperlink"/>
          <w:i/>
        </w:rPr>
        <w:t>https://www.vecteezy.com</w:t>
      </w:r>
      <w:r>
        <w:fldChar w:fldCharType="end"/>
      </w:r>
      <w:r w:rsidR="009E4E3F">
        <w:rPr>
          <w:i/>
        </w:rPr>
        <w:br/>
      </w:r>
      <w:r w:rsidRPr="006E0931">
        <w:rPr>
          <w:i/>
        </w:rPr>
        <w:t>(Vecteezy Standard Licence, Free for personal and commercial use with attribution.)</w:t>
      </w:r>
    </w:p>
    <w:p w14:paraId="0136F7A1" w14:textId="77777777" w:rsidR="00C146CF" w:rsidRDefault="00C146CF" w:rsidP="00514E8C">
      <w:pPr>
        <w:pStyle w:val="Heading1"/>
        <w:pageBreakBefore/>
      </w:pPr>
      <w:bookmarkStart w:id="554" w:name="_Toc242440167"/>
      <w:r>
        <w:lastRenderedPageBreak/>
        <w:t>Licence</w:t>
      </w:r>
      <w:bookmarkEnd w:id="554"/>
    </w:p>
    <w:p w14:paraId="34C69E2D" w14:textId="77777777" w:rsidR="00AD4EB0" w:rsidRDefault="00AD4EB0" w:rsidP="00756131">
      <w:pPr>
        <w:rPr>
          <w:i/>
        </w:rPr>
      </w:pPr>
      <w:r>
        <w:rPr>
          <w:i/>
          <w:noProof/>
          <w:lang w:eastAsia="en-GB"/>
        </w:rPr>
        <w:drawing>
          <wp:inline distT="0" distB="0" distL="0" distR="0" wp14:anchorId="75DECC7E" wp14:editId="7F5805FD">
            <wp:extent cx="1227411" cy="429442"/>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by-s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7411" cy="429442"/>
                    </a:xfrm>
                    <a:prstGeom prst="rect">
                      <a:avLst/>
                    </a:prstGeom>
                  </pic:spPr>
                </pic:pic>
              </a:graphicData>
            </a:graphic>
          </wp:inline>
        </w:drawing>
      </w:r>
    </w:p>
    <w:p w14:paraId="42AEF127" w14:textId="77777777" w:rsidR="00AD4EB0" w:rsidRPr="00212D29" w:rsidRDefault="00AD4EB0" w:rsidP="00756131">
      <w:pPr>
        <w:rPr>
          <w:i/>
        </w:rPr>
      </w:pPr>
      <w:r w:rsidRPr="00212D29">
        <w:rPr>
          <w:i/>
        </w:rPr>
        <w:t>This work is licensed under a Creative Commons Attribution-ShareAlike 4.0 International License.</w:t>
      </w:r>
      <w:r w:rsidR="00C146CF" w:rsidRPr="00212D29">
        <w:rPr>
          <w:rStyle w:val="FootnoteReference"/>
          <w:i/>
        </w:rPr>
        <w:footnoteReference w:id="1"/>
      </w:r>
    </w:p>
    <w:p w14:paraId="4C662B1D" w14:textId="77777777" w:rsidR="00C146CF" w:rsidRPr="00212D29" w:rsidRDefault="00C146CF" w:rsidP="00C146CF">
      <w:pPr>
        <w:rPr>
          <w:i/>
          <w:lang w:eastAsia="en-GB"/>
        </w:rPr>
      </w:pPr>
      <w:r w:rsidRPr="00212D29">
        <w:rPr>
          <w:i/>
          <w:lang w:eastAsia="en-GB"/>
        </w:rPr>
        <w:t>Unless otherwise separately undertaken by the Licensor, to the extent possible, the Licensor offers the Licensed Material as-is and as-available, and makes no representations or warranties of any kind concerning the Licensed Material, whether express, implied, statutory, or other. This includes, without limitation, warranties of title, merchantability, fitness for a particular purpose, non-infringement, absence of latent or other defects, accuracy, or the presence or absence of errors, whether or not known or discoverable. Where disclaimers of warranties are not allowed in full or in part, this disclaimer may not apply to You.</w:t>
      </w:r>
    </w:p>
    <w:p w14:paraId="0690D3B3" w14:textId="77777777" w:rsidR="00C146CF" w:rsidRDefault="00C146CF" w:rsidP="00C146CF">
      <w:pPr>
        <w:rPr>
          <w:i/>
          <w:lang w:eastAsia="en-GB"/>
        </w:rPr>
      </w:pPr>
      <w:r w:rsidRPr="00212D29">
        <w:rPr>
          <w:i/>
          <w:lang w:eastAsia="en-GB"/>
        </w:rPr>
        <w:t>To the extent possible, in no event will the Licensor be liable to You on any legal theory (including, without limitation, negligence) or otherwise for any direct, special, indirect, incidental, consequential, punitive, exemplary, or other losses, costs, expenses, or damages arising out of this Public License or use of the Licensed Material, even if the Licensor has been advised of the possibility of such losses, costs, expenses, or damages. Where a limitation of liability is not allowed in full or in part, this limitation may not apply to You.</w:t>
      </w:r>
    </w:p>
    <w:p w14:paraId="622D8C74" w14:textId="77777777" w:rsidR="00101FDB" w:rsidRDefault="00101FDB" w:rsidP="00101FDB">
      <w:pPr>
        <w:pStyle w:val="Heading1"/>
        <w:rPr>
          <w:lang w:eastAsia="en-GB"/>
        </w:rPr>
      </w:pPr>
      <w:bookmarkStart w:id="555" w:name="_Toc202965685"/>
      <w:bookmarkStart w:id="556" w:name="_Toc242440168"/>
      <w:r>
        <w:rPr>
          <w:lang w:eastAsia="en-GB"/>
        </w:rPr>
        <w:t>Attribution</w:t>
      </w:r>
      <w:bookmarkEnd w:id="555"/>
      <w:bookmarkEnd w:id="556"/>
    </w:p>
    <w:p w14:paraId="68DB2C90" w14:textId="77777777" w:rsidR="000957AA" w:rsidRDefault="00101FDB" w:rsidP="00C146CF">
      <w:r>
        <w:t xml:space="preserve">The </w:t>
      </w:r>
      <w:r w:rsidRPr="00212D29">
        <w:t>Creative Commons Attribution-ShareAlike</w:t>
      </w:r>
      <w:r>
        <w:t xml:space="preserve"> (CC BY-SA) licence permits you to re-use this material for any purpose you wish, subject to the conditions of the licence, including providing attribution of the source.</w:t>
      </w:r>
    </w:p>
    <w:p w14:paraId="00D67500" w14:textId="19262EB9" w:rsidR="000957AA" w:rsidRDefault="00101FDB" w:rsidP="00C146CF">
      <w:r>
        <w:t>The following is suggested as a suitable form of attribution for this document, or extracts thereof:</w:t>
      </w:r>
    </w:p>
    <w:p w14:paraId="7D7D49F7" w14:textId="601BB218" w:rsidR="00101FDB" w:rsidRPr="00247A4A" w:rsidRDefault="00101FDB" w:rsidP="00C146CF">
      <w:r w:rsidRPr="000957AA">
        <w:rPr>
          <w:b/>
          <w:bCs/>
          <w:i/>
          <w14:textOutline w14:w="9525" w14:cap="rnd" w14:cmpd="sng" w14:algn="ctr">
            <w14:noFill/>
            <w14:prstDash w14:val="solid"/>
            <w14:bevel/>
          </w14:textOutline>
        </w:rPr>
        <w:t>Type 2 Multi-PC Guide, Liverpool Ringing Simulator Project</w:t>
      </w:r>
      <w:r w:rsidRPr="000957AA">
        <w:rPr>
          <w:i/>
          <w14:textOutline w14:w="9525" w14:cap="rnd" w14:cmpd="sng" w14:algn="ctr">
            <w14:noFill/>
            <w14:prstDash w14:val="solid"/>
            <w14:bevel/>
          </w14:textOutline>
        </w:rPr>
        <w:t xml:space="preserve"> (</w:t>
      </w:r>
      <w:r w:rsidRPr="000957AA">
        <w:rPr>
          <w:i/>
          <w14:textOutline w14:w="9525" w14:cap="rnd" w14:cmpd="sng" w14:algn="ctr">
            <w14:noFill/>
            <w14:prstDash w14:val="solid"/>
            <w14:bevel/>
          </w14:textOutline>
        </w:rPr>
        <w:fldChar w:fldCharType="begin"/>
      </w:r>
      <w:r w:rsidRPr="000957AA">
        <w:rPr>
          <w:i/>
          <w14:textOutline w14:w="9525" w14:cap="rnd" w14:cmpd="sng" w14:algn="ctr">
            <w14:noFill/>
            <w14:prstDash w14:val="solid"/>
            <w14:bevel/>
          </w14:textOutline>
        </w:rPr>
        <w:instrText>HYPERLINK "https://www.simulators.org.uk"</w:instrText>
      </w:r>
      <w:ins w:id="557" w:author="Andrew Instone-Cowie" w:date="2026-10-09T12:09:00Z" w16du:dateUtc="2026-10-09T11:09:00Z">
        <w:r w:rsidR="009E448D" w:rsidRPr="000957AA">
          <w:rPr>
            <w:i/>
            <w14:textOutline w14:w="9525" w14:cap="rnd" w14:cmpd="sng" w14:algn="ctr">
              <w14:noFill/>
              <w14:prstDash w14:val="solid"/>
              <w14:bevel/>
            </w14:textOutline>
          </w:rPr>
        </w:r>
      </w:ins>
      <w:r w:rsidRPr="000957AA">
        <w:rPr>
          <w:i/>
          <w14:textOutline w14:w="9525" w14:cap="rnd" w14:cmpd="sng" w14:algn="ctr">
            <w14:noFill/>
            <w14:prstDash w14:val="solid"/>
            <w14:bevel/>
          </w14:textOutline>
        </w:rPr>
        <w:fldChar w:fldCharType="separate"/>
      </w:r>
      <w:r w:rsidRPr="000957AA">
        <w:rPr>
          <w:rStyle w:val="Hyperlink"/>
          <w:i/>
          <w14:textOutline w14:w="9525" w14:cap="rnd" w14:cmpd="sng" w14:algn="ctr">
            <w14:noFill/>
            <w14:prstDash w14:val="solid"/>
            <w14:bevel/>
          </w14:textOutline>
        </w:rPr>
        <w:t>https://www.simulators.org.uk</w:t>
      </w:r>
      <w:r w:rsidRPr="000957AA">
        <w:rPr>
          <w:i/>
          <w14:textOutline w14:w="9525" w14:cap="rnd" w14:cmpd="sng" w14:algn="ctr">
            <w14:noFill/>
            <w14:prstDash w14:val="solid"/>
            <w14:bevel/>
          </w14:textOutline>
        </w:rPr>
        <w:fldChar w:fldCharType="end"/>
      </w:r>
      <w:r w:rsidRPr="000957AA">
        <w:rPr>
          <w:i/>
          <w14:textOutline w14:w="9525" w14:cap="rnd" w14:cmpd="sng" w14:algn="ctr">
            <w14:noFill/>
            <w14:prstDash w14:val="solid"/>
            <w14:bevel/>
          </w14:textOutline>
        </w:rPr>
        <w:t>). This document is licensed under the CC BY-SA 4.0 licence (</w:t>
      </w:r>
      <w:r w:rsidRPr="000957AA">
        <w:rPr>
          <w:i/>
          <w14:textOutline w14:w="9525" w14:cap="rnd" w14:cmpd="sng" w14:algn="ctr">
            <w14:noFill/>
            <w14:prstDash w14:val="solid"/>
            <w14:bevel/>
          </w14:textOutline>
        </w:rPr>
        <w:fldChar w:fldCharType="begin"/>
      </w:r>
      <w:r w:rsidRPr="000957AA">
        <w:rPr>
          <w:i/>
          <w14:textOutline w14:w="9525" w14:cap="rnd" w14:cmpd="sng" w14:algn="ctr">
            <w14:noFill/>
            <w14:prstDash w14:val="solid"/>
            <w14:bevel/>
          </w14:textOutline>
        </w:rPr>
        <w:instrText>HYPERLINK "https://creativecommons.org/licenses/by-sa/4.0/"</w:instrText>
      </w:r>
      <w:ins w:id="558" w:author="Andrew Instone-Cowie" w:date="2026-10-09T12:09:00Z" w16du:dateUtc="2026-10-09T11:09:00Z">
        <w:r w:rsidR="009E448D" w:rsidRPr="000957AA">
          <w:rPr>
            <w:i/>
            <w14:textOutline w14:w="9525" w14:cap="rnd" w14:cmpd="sng" w14:algn="ctr">
              <w14:noFill/>
              <w14:prstDash w14:val="solid"/>
              <w14:bevel/>
            </w14:textOutline>
          </w:rPr>
        </w:r>
      </w:ins>
      <w:r w:rsidRPr="000957AA">
        <w:rPr>
          <w:i/>
          <w14:textOutline w14:w="9525" w14:cap="rnd" w14:cmpd="sng" w14:algn="ctr">
            <w14:noFill/>
            <w14:prstDash w14:val="solid"/>
            <w14:bevel/>
          </w14:textOutline>
        </w:rPr>
        <w:fldChar w:fldCharType="separate"/>
      </w:r>
      <w:r w:rsidRPr="000957AA">
        <w:rPr>
          <w:rStyle w:val="Hyperlink"/>
          <w:i/>
          <w14:textOutline w14:w="9525" w14:cap="rnd" w14:cmpd="sng" w14:algn="ctr">
            <w14:noFill/>
            <w14:prstDash w14:val="solid"/>
            <w14:bevel/>
          </w14:textOutline>
        </w:rPr>
        <w:t>https://creativecommons.org/licenses/by-sa/4.0/</w:t>
      </w:r>
      <w:r w:rsidRPr="000957AA">
        <w:rPr>
          <w:i/>
          <w14:textOutline w14:w="9525" w14:cap="rnd" w14:cmpd="sng" w14:algn="ctr">
            <w14:noFill/>
            <w14:prstDash w14:val="solid"/>
            <w14:bevel/>
          </w14:textOutline>
        </w:rPr>
        <w:fldChar w:fldCharType="end"/>
      </w:r>
      <w:r w:rsidRPr="000957AA">
        <w:rPr>
          <w:i/>
          <w14:textOutline w14:w="9525" w14:cap="rnd" w14:cmpd="sng" w14:algn="ctr">
            <w14:noFill/>
            <w14:prstDash w14:val="solid"/>
            <w14:bevel/>
          </w14:textOutline>
        </w:rPr>
        <w:t>). © 2019-202</w:t>
      </w:r>
      <w:ins w:id="559" w:author="Andrew Instone-Cowie" w:date="2026-10-09T12:01:00Z" w16du:dateUtc="2026-10-09T11:01:00Z">
        <w:r w:rsidR="00247A4A">
          <w:rPr>
            <w:i/>
            <w14:textOutline w14:w="9525" w14:cap="rnd" w14:cmpd="sng" w14:algn="ctr">
              <w14:noFill/>
              <w14:prstDash w14:val="solid"/>
              <w14:bevel/>
            </w14:textOutline>
          </w:rPr>
          <w:t>6</w:t>
        </w:r>
      </w:ins>
      <w:del w:id="560" w:author="Andrew Instone-Cowie" w:date="2026-10-09T12:01:00Z" w16du:dateUtc="2026-10-09T11:01:00Z">
        <w:r w:rsidRPr="000957AA" w:rsidDel="00247A4A">
          <w:rPr>
            <w:i/>
            <w14:textOutline w14:w="9525" w14:cap="rnd" w14:cmpd="sng" w14:algn="ctr">
              <w14:noFill/>
              <w14:prstDash w14:val="solid"/>
              <w14:bevel/>
            </w14:textOutline>
          </w:rPr>
          <w:delText>5</w:delText>
        </w:r>
      </w:del>
      <w:r w:rsidRPr="000957AA">
        <w:rPr>
          <w:i/>
          <w14:textOutline w14:w="9525" w14:cap="rnd" w14:cmpd="sng" w14:algn="ctr">
            <w14:noFill/>
            <w14:prstDash w14:val="solid"/>
            <w14:bevel/>
          </w14:textOutline>
        </w:rPr>
        <w:t xml:space="preserve"> Andrew J Instone-Cowie.</w:t>
      </w:r>
    </w:p>
    <w:p w14:paraId="7D163D89" w14:textId="77777777" w:rsidR="00212D29" w:rsidRDefault="004E080F" w:rsidP="00212D29">
      <w:pPr>
        <w:pStyle w:val="Heading1"/>
      </w:pPr>
      <w:bookmarkStart w:id="561" w:name="_Toc242440169"/>
      <w:r>
        <w:lastRenderedPageBreak/>
        <w:t>Documentation Map</w:t>
      </w:r>
      <w:bookmarkEnd w:id="561"/>
    </w:p>
    <w:p w14:paraId="5943A3DC" w14:textId="77777777" w:rsidR="00212D29" w:rsidRPr="00212D29" w:rsidRDefault="00212D29" w:rsidP="00212D29">
      <w:pPr>
        <w:keepNext/>
      </w:pPr>
    </w:p>
    <w:p w14:paraId="4B293322" w14:textId="6E30B7E9" w:rsidR="00D30D7C" w:rsidRDefault="00983D7A" w:rsidP="00D30D7C">
      <w:pPr>
        <w:keepNext/>
        <w:jc w:val="center"/>
      </w:pPr>
      <w:r>
        <w:rPr>
          <w:noProof/>
        </w:rPr>
        <w:drawing>
          <wp:inline distT="0" distB="0" distL="0" distR="0" wp14:anchorId="5E0C5A02" wp14:editId="01919A23">
            <wp:extent cx="4752000" cy="5832000"/>
            <wp:effectExtent l="19050" t="19050" r="10795" b="1651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2 DocMap 7 MultiPC v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2000" cy="5832000"/>
                    </a:xfrm>
                    <a:prstGeom prst="rect">
                      <a:avLst/>
                    </a:prstGeom>
                    <a:ln w="12700">
                      <a:solidFill>
                        <a:schemeClr val="tx1"/>
                      </a:solidFill>
                    </a:ln>
                  </pic:spPr>
                </pic:pic>
              </a:graphicData>
            </a:graphic>
          </wp:inline>
        </w:drawing>
      </w:r>
    </w:p>
    <w:p w14:paraId="12F208C4" w14:textId="4D0199B8" w:rsidR="004E080F" w:rsidRDefault="00D30D7C" w:rsidP="00D30D7C">
      <w:pPr>
        <w:pStyle w:val="Caption"/>
        <w:jc w:val="center"/>
      </w:pPr>
      <w:bookmarkStart w:id="562" w:name="_Toc242440218"/>
      <w:r>
        <w:t xml:space="preserve">Figure </w:t>
      </w:r>
      <w:r w:rsidR="00927EE7">
        <w:rPr>
          <w:noProof/>
        </w:rPr>
        <w:fldChar w:fldCharType="begin"/>
      </w:r>
      <w:r w:rsidR="00927EE7">
        <w:rPr>
          <w:noProof/>
        </w:rPr>
        <w:instrText xml:space="preserve"> SEQ Figure \* ARABIC </w:instrText>
      </w:r>
      <w:r w:rsidR="00927EE7">
        <w:rPr>
          <w:noProof/>
        </w:rPr>
        <w:fldChar w:fldCharType="separate"/>
      </w:r>
      <w:r w:rsidR="009E448D">
        <w:rPr>
          <w:noProof/>
        </w:rPr>
        <w:t>1</w:t>
      </w:r>
      <w:r w:rsidR="00927EE7">
        <w:rPr>
          <w:noProof/>
        </w:rPr>
        <w:fldChar w:fldCharType="end"/>
      </w:r>
      <w:r>
        <w:t xml:space="preserve"> – Documentation Map</w:t>
      </w:r>
      <w:bookmarkEnd w:id="562"/>
    </w:p>
    <w:p w14:paraId="6A46F282" w14:textId="77777777" w:rsidR="004E080F" w:rsidRPr="004E080F" w:rsidRDefault="000306A5" w:rsidP="004E080F">
      <w:pPr>
        <w:pStyle w:val="Heading1"/>
        <w:pageBreakBefore/>
      </w:pPr>
      <w:bookmarkStart w:id="563" w:name="_Toc242440170"/>
      <w:r>
        <w:lastRenderedPageBreak/>
        <w:t>About This Guide</w:t>
      </w:r>
      <w:bookmarkEnd w:id="563"/>
    </w:p>
    <w:p w14:paraId="64645594" w14:textId="09EF1BE5" w:rsidR="007C5AB7" w:rsidRDefault="007C5AB7" w:rsidP="007C5AB7">
      <w:r>
        <w:t>This guide contains information on building modules which allow multiple PCs to be used concurrently with the Type 2 Liverpool Ringing Simulator:</w:t>
      </w:r>
    </w:p>
    <w:p w14:paraId="0494E83A" w14:textId="77777777" w:rsidR="007C5AB7" w:rsidRDefault="007C5AB7" w:rsidP="007C5AB7">
      <w:pPr>
        <w:pStyle w:val="ListParagraph"/>
        <w:numPr>
          <w:ilvl w:val="0"/>
          <w:numId w:val="32"/>
        </w:numPr>
      </w:pPr>
      <w:r>
        <w:t>Second PC module</w:t>
      </w:r>
    </w:p>
    <w:p w14:paraId="35B89555" w14:textId="52FAD71D" w:rsidR="007C5AB7" w:rsidRDefault="007C5AB7" w:rsidP="007C5AB7">
      <w:pPr>
        <w:pStyle w:val="ListParagraph"/>
        <w:numPr>
          <w:ilvl w:val="0"/>
          <w:numId w:val="32"/>
        </w:numPr>
      </w:pPr>
      <w:r>
        <w:t>Basic Serial Splitter module</w:t>
      </w:r>
    </w:p>
    <w:p w14:paraId="41B5338B" w14:textId="1C05ABA6" w:rsidR="007C5AB7" w:rsidRPr="00212D29" w:rsidRDefault="007C5AB7" w:rsidP="007C5AB7">
      <w:r>
        <w:t xml:space="preserve">If you are planning to use multiple PCs, it is strongly recommended that you complete and test the core Simulator modules first (Power, Interface, Sensors), as described in the </w:t>
      </w:r>
      <w:r w:rsidRPr="007C5AB7">
        <w:rPr>
          <w:b/>
          <w:bCs/>
          <w:i/>
          <w:iCs/>
        </w:rPr>
        <w:t>Build &amp; Installation Guide</w:t>
      </w:r>
      <w:r>
        <w:t>, before moving on to build the multiple PC modules.</w:t>
      </w:r>
    </w:p>
    <w:p w14:paraId="2878BF69" w14:textId="77777777" w:rsidR="00FC43B0" w:rsidRPr="00212D29" w:rsidRDefault="00FC43B0" w:rsidP="00CF28E1">
      <w:r w:rsidRPr="00212D29">
        <w:t>In this guide you will find:</w:t>
      </w:r>
    </w:p>
    <w:p w14:paraId="3B53EAE6" w14:textId="77777777" w:rsidR="00FC43B0" w:rsidRPr="00212D29" w:rsidRDefault="004E57EF" w:rsidP="006C4A3A">
      <w:pPr>
        <w:pStyle w:val="ListParagraph"/>
        <w:numPr>
          <w:ilvl w:val="0"/>
          <w:numId w:val="10"/>
        </w:numPr>
      </w:pPr>
      <w:r w:rsidRPr="00212D29">
        <w:t>Parts lists</w:t>
      </w:r>
      <w:r w:rsidR="00FC43B0" w:rsidRPr="00212D29">
        <w:t xml:space="preserve"> and </w:t>
      </w:r>
      <w:r w:rsidRPr="00212D29">
        <w:t>schematics</w:t>
      </w:r>
      <w:r w:rsidR="00FC43B0" w:rsidRPr="00212D29">
        <w:t>.</w:t>
      </w:r>
    </w:p>
    <w:p w14:paraId="1D674589" w14:textId="77777777" w:rsidR="00FC43B0" w:rsidRPr="00212D29" w:rsidRDefault="00FC43B0" w:rsidP="006C4A3A">
      <w:pPr>
        <w:pStyle w:val="ListParagraph"/>
        <w:numPr>
          <w:ilvl w:val="0"/>
          <w:numId w:val="10"/>
        </w:numPr>
      </w:pPr>
      <w:r w:rsidRPr="00212D29">
        <w:t>Detailed construction and configuration information.</w:t>
      </w:r>
    </w:p>
    <w:p w14:paraId="48A58CC8" w14:textId="77777777" w:rsidR="007C5AB7" w:rsidRDefault="007C5AB7" w:rsidP="00FC43B0">
      <w:r>
        <w:t xml:space="preserve">Notes on configuring the </w:t>
      </w:r>
      <w:r w:rsidR="00FC43B0" w:rsidRPr="00212D29">
        <w:t xml:space="preserve">main Simulator Software Packages </w:t>
      </w:r>
      <w:r>
        <w:t>for use with multiple PCs can be found in the relevant software guides.</w:t>
      </w:r>
    </w:p>
    <w:p w14:paraId="7901FBD0" w14:textId="12514167" w:rsidR="00011217" w:rsidRDefault="00FC43B0" w:rsidP="00FC43B0">
      <w:r w:rsidRPr="00212D29">
        <w:t>Please note that t</w:t>
      </w:r>
      <w:r w:rsidR="00011217" w:rsidRPr="00212D29">
        <w:t xml:space="preserve">his is </w:t>
      </w:r>
      <w:r w:rsidR="00C508EE" w:rsidRPr="00212D29">
        <w:t xml:space="preserve">a </w:t>
      </w:r>
      <w:r w:rsidRPr="00212D29">
        <w:t>B</w:t>
      </w:r>
      <w:r w:rsidR="00011217" w:rsidRPr="00212D29">
        <w:t>uild-it-</w:t>
      </w:r>
      <w:r w:rsidRPr="00212D29">
        <w:t>Y</w:t>
      </w:r>
      <w:r w:rsidR="00011217" w:rsidRPr="00212D29">
        <w:t>ourself</w:t>
      </w:r>
      <w:r w:rsidR="00C508EE" w:rsidRPr="00212D29">
        <w:t xml:space="preserve"> project</w:t>
      </w:r>
      <w:r w:rsidR="00011217" w:rsidRPr="00212D29">
        <w:t>. No pre-built hardware is available.</w:t>
      </w:r>
    </w:p>
    <w:p w14:paraId="7C98A2AA" w14:textId="77777777" w:rsidR="00354EEC" w:rsidRPr="00212D29" w:rsidRDefault="00354EEC" w:rsidP="00FC43B0"/>
    <w:p w14:paraId="5D08582A" w14:textId="530F5753" w:rsidR="00A5556C" w:rsidRDefault="00A5556C" w:rsidP="00A5556C">
      <w:pPr>
        <w:pStyle w:val="Heading1"/>
        <w:pageBreakBefore/>
      </w:pPr>
      <w:bookmarkStart w:id="564" w:name="_Toc242440171"/>
      <w:r>
        <w:lastRenderedPageBreak/>
        <w:t>Using Multiple PCs</w:t>
      </w:r>
      <w:bookmarkEnd w:id="564"/>
    </w:p>
    <w:p w14:paraId="242B372D" w14:textId="4C7A116C" w:rsidR="00A5556C" w:rsidRDefault="00A5556C" w:rsidP="00A5556C">
      <w:r w:rsidRPr="00E83890">
        <w:t>The Liverpool Ringing Simulator currently supports</w:t>
      </w:r>
      <w:r>
        <w:t xml:space="preserve"> two </w:t>
      </w:r>
      <w:r w:rsidR="007C5AB7">
        <w:t xml:space="preserve">alternative </w:t>
      </w:r>
      <w:r w:rsidR="00200038">
        <w:t>modules</w:t>
      </w:r>
      <w:r>
        <w:t xml:space="preserve"> to </w:t>
      </w:r>
      <w:r w:rsidRPr="00E83890">
        <w:t xml:space="preserve">use </w:t>
      </w:r>
      <w:r>
        <w:t xml:space="preserve">multiple </w:t>
      </w:r>
      <w:r w:rsidRPr="00E83890">
        <w:t xml:space="preserve">Simulator PCs concurrently. </w:t>
      </w:r>
      <w:r>
        <w:t>For example, typically t</w:t>
      </w:r>
      <w:r w:rsidRPr="00E83890">
        <w:t xml:space="preserve">his allows </w:t>
      </w:r>
      <w:r>
        <w:t xml:space="preserve">more than one </w:t>
      </w:r>
      <w:r w:rsidRPr="00E83890">
        <w:t xml:space="preserve">ringer </w:t>
      </w:r>
      <w:r>
        <w:t xml:space="preserve">with headphones </w:t>
      </w:r>
      <w:r w:rsidRPr="00E83890">
        <w:t>to use the simulator with a simulated band at the same time.</w:t>
      </w:r>
    </w:p>
    <w:p w14:paraId="425ACA28" w14:textId="569B24ED" w:rsidR="00A5556C" w:rsidRDefault="00A5556C" w:rsidP="00A5556C">
      <w:pPr>
        <w:pStyle w:val="ListParagraph"/>
        <w:numPr>
          <w:ilvl w:val="0"/>
          <w:numId w:val="30"/>
        </w:numPr>
      </w:pPr>
      <w:r>
        <w:t xml:space="preserve">The </w:t>
      </w:r>
      <w:r w:rsidRPr="00A5556C">
        <w:rPr>
          <w:b/>
          <w:bCs/>
        </w:rPr>
        <w:t xml:space="preserve">Second PC </w:t>
      </w:r>
      <w:r w:rsidR="00200038" w:rsidRPr="00200038">
        <w:t>module</w:t>
      </w:r>
      <w:r>
        <w:t xml:space="preserve">, as its name suggests, allows a second Simulator PC to be use concurrently with the PC connected to the Power </w:t>
      </w:r>
      <w:r w:rsidR="007C5AB7">
        <w:t>module</w:t>
      </w:r>
      <w:r>
        <w:t>.</w:t>
      </w:r>
    </w:p>
    <w:p w14:paraId="776B2D4C" w14:textId="6378E9D3" w:rsidR="00A5556C" w:rsidRDefault="00A5556C" w:rsidP="00A5556C">
      <w:pPr>
        <w:pStyle w:val="ListParagraph"/>
        <w:numPr>
          <w:ilvl w:val="0"/>
          <w:numId w:val="30"/>
        </w:numPr>
      </w:pPr>
      <w:r>
        <w:t xml:space="preserve">The </w:t>
      </w:r>
      <w:r w:rsidRPr="00A5556C">
        <w:rPr>
          <w:b/>
          <w:bCs/>
        </w:rPr>
        <w:t>Basic Serial Splitter</w:t>
      </w:r>
      <w:r>
        <w:t xml:space="preserve"> </w:t>
      </w:r>
      <w:r w:rsidR="00200038">
        <w:t>module</w:t>
      </w:r>
      <w:r>
        <w:t xml:space="preserve"> supports up to </w:t>
      </w:r>
      <w:r w:rsidR="00B81D2A">
        <w:t>four</w:t>
      </w:r>
      <w:r>
        <w:t xml:space="preserve"> Simulator PCs, or up to </w:t>
      </w:r>
      <w:r w:rsidR="00B81D2A">
        <w:t>eight</w:t>
      </w:r>
      <w:r>
        <w:t xml:space="preserve"> PCs with an expansion board. Up to two Basic Serial Splitters can </w:t>
      </w:r>
      <w:r w:rsidR="00200038">
        <w:t xml:space="preserve">also </w:t>
      </w:r>
      <w:r>
        <w:t>be daisy-chained together, supporting a maximum of 16 PCs.</w:t>
      </w:r>
    </w:p>
    <w:p w14:paraId="30AF21FD" w14:textId="6DD30708" w:rsidR="009B3ABE" w:rsidRDefault="009B3ABE" w:rsidP="009B3ABE">
      <w:r>
        <w:t>You can use either the Second PC module, or the Basic Serial Splitter module, depending on how many PCs you want to connect in total.</w:t>
      </w:r>
    </w:p>
    <w:p w14:paraId="5E851DDF" w14:textId="13DF0A47" w:rsidR="00A5556C" w:rsidRPr="00E83890" w:rsidRDefault="00A5556C" w:rsidP="000E33B1">
      <w:pPr>
        <w:pStyle w:val="Heading2"/>
        <w:pageBreakBefore/>
      </w:pPr>
      <w:bookmarkStart w:id="565" w:name="_Toc242440172"/>
      <w:r>
        <w:lastRenderedPageBreak/>
        <w:t xml:space="preserve">Second PC </w:t>
      </w:r>
      <w:r w:rsidR="00983D7A">
        <w:t>Module</w:t>
      </w:r>
      <w:bookmarkEnd w:id="565"/>
    </w:p>
    <w:p w14:paraId="678500C1" w14:textId="38C37231" w:rsidR="00A5556C" w:rsidRDefault="00A5556C" w:rsidP="00A5556C">
      <w:r>
        <w:t>A</w:t>
      </w:r>
      <w:r w:rsidRPr="00E83890">
        <w:t xml:space="preserve"> second Simulator PC </w:t>
      </w:r>
      <w:r>
        <w:t xml:space="preserve">can be connected </w:t>
      </w:r>
      <w:r w:rsidRPr="00E83890">
        <w:t xml:space="preserve">via a Second PC </w:t>
      </w:r>
      <w:r w:rsidR="00983D7A">
        <w:t>module</w:t>
      </w:r>
      <w:r w:rsidR="00B81D2A">
        <w:t>.</w:t>
      </w:r>
      <w:r w:rsidRPr="00E83890">
        <w:t xml:space="preserve"> This </w:t>
      </w:r>
      <w:r w:rsidR="00200038">
        <w:t>module</w:t>
      </w:r>
      <w:r w:rsidRPr="00E83890">
        <w:t xml:space="preserve"> </w:t>
      </w:r>
      <w:r w:rsidRPr="006034D1">
        <w:t xml:space="preserve">utilises the second </w:t>
      </w:r>
      <w:r>
        <w:t xml:space="preserve">transmitter </w:t>
      </w:r>
      <w:r w:rsidRPr="006034D1">
        <w:t xml:space="preserve">in the </w:t>
      </w:r>
      <w:r>
        <w:t xml:space="preserve">Simulator Interface </w:t>
      </w:r>
      <w:r w:rsidRPr="006034D1">
        <w:t>MAX233 RS-232 serial line driver IC, and a spare core in the Power/Data cable</w:t>
      </w:r>
      <w:r w:rsidR="00B81D2A">
        <w:t xml:space="preserve">, to provide a separate </w:t>
      </w:r>
      <w:r w:rsidR="00200038">
        <w:t>data</w:t>
      </w:r>
      <w:r w:rsidR="00B81D2A">
        <w:t xml:space="preserve"> feed to the Second PC</w:t>
      </w:r>
      <w:r>
        <w:t xml:space="preserve">. </w:t>
      </w:r>
    </w:p>
    <w:p w14:paraId="28F06CC0" w14:textId="1FF73FD5" w:rsidR="00A5556C" w:rsidRDefault="00B81D2A" w:rsidP="00A5556C">
      <w:r>
        <w:t xml:space="preserve">The </w:t>
      </w:r>
      <w:r w:rsidRPr="00E83890">
        <w:t xml:space="preserve">Second PC </w:t>
      </w:r>
      <w:r w:rsidR="00983D7A">
        <w:t>module</w:t>
      </w:r>
      <w:r>
        <w:t xml:space="preserve"> </w:t>
      </w:r>
      <w:r w:rsidR="00A5556C" w:rsidRPr="00E83890">
        <w:t xml:space="preserve">is similar in size and shape to the Power </w:t>
      </w:r>
      <w:r w:rsidR="007C5AB7">
        <w:t>module and</w:t>
      </w:r>
      <w:r w:rsidR="00A5556C" w:rsidRPr="00E83890">
        <w:t xml:space="preserve"> is daisy-chained between the Power </w:t>
      </w:r>
      <w:r w:rsidR="00983D7A">
        <w:t>module</w:t>
      </w:r>
      <w:r w:rsidR="00A5556C" w:rsidRPr="00E83890">
        <w:t xml:space="preserve"> and the Simulator Interface </w:t>
      </w:r>
      <w:r w:rsidR="00983D7A">
        <w:t>module</w:t>
      </w:r>
      <w:r w:rsidR="00A5556C" w:rsidRPr="00E83890">
        <w:t xml:space="preserve"> on an RJ45 cable, in a similar manner to the chains of sensors.</w:t>
      </w:r>
      <w:r w:rsidR="00A5556C">
        <w:t xml:space="preserve"> </w:t>
      </w:r>
      <w:r w:rsidR="00A5556C" w:rsidRPr="00212D29">
        <w:t xml:space="preserve">It also provides </w:t>
      </w:r>
      <w:r w:rsidR="00A5556C">
        <w:t>surge protection diodes on the power and serial lines.</w:t>
      </w:r>
    </w:p>
    <w:p w14:paraId="2A88CC75" w14:textId="08CA20D2" w:rsidR="00A5556C" w:rsidRPr="00E83890" w:rsidRDefault="00A5556C" w:rsidP="009B3ABE">
      <w:pPr>
        <w:keepNext/>
      </w:pPr>
      <w:r w:rsidRPr="00E83890">
        <w:t xml:space="preserve">A typical configuration </w:t>
      </w:r>
      <w:r>
        <w:t xml:space="preserve">with a Second PC </w:t>
      </w:r>
      <w:r w:rsidR="00983D7A">
        <w:t>module</w:t>
      </w:r>
      <w:r>
        <w:t xml:space="preserve"> </w:t>
      </w:r>
      <w:r w:rsidRPr="00E83890">
        <w:t>is illustrated in the following diagram</w:t>
      </w:r>
      <w:r w:rsidR="00A80EAD">
        <w:t xml:space="preserve"> (only eight sensors are shown to save space</w:t>
      </w:r>
      <w:r w:rsidR="00C40F9A">
        <w:t>, up to 16 may be connected</w:t>
      </w:r>
      <w:r w:rsidR="00A80EAD">
        <w:t>)</w:t>
      </w:r>
      <w:r w:rsidRPr="00E83890">
        <w:t>:</w:t>
      </w:r>
    </w:p>
    <w:p w14:paraId="5D185BA6" w14:textId="77777777" w:rsidR="00A5556C" w:rsidRDefault="00A5556C" w:rsidP="00A5556C">
      <w:pPr>
        <w:jc w:val="center"/>
      </w:pPr>
      <w:r>
        <w:rPr>
          <w:noProof/>
        </w:rPr>
        <w:drawing>
          <wp:inline distT="0" distB="0" distL="0" distR="0" wp14:anchorId="364358B3" wp14:editId="0EA1D9F9">
            <wp:extent cx="5731510" cy="3842884"/>
            <wp:effectExtent l="19050" t="19050" r="21590" b="2476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42884"/>
                    </a:xfrm>
                    <a:prstGeom prst="rect">
                      <a:avLst/>
                    </a:prstGeom>
                    <a:ln w="12700">
                      <a:solidFill>
                        <a:schemeClr val="tx1"/>
                      </a:solidFill>
                    </a:ln>
                  </pic:spPr>
                </pic:pic>
              </a:graphicData>
            </a:graphic>
          </wp:inline>
        </w:drawing>
      </w:r>
    </w:p>
    <w:p w14:paraId="0A80E386" w14:textId="4B95AFFD" w:rsidR="00A5556C" w:rsidRPr="000F6726" w:rsidRDefault="00A5556C" w:rsidP="00A5556C">
      <w:pPr>
        <w:pStyle w:val="Caption"/>
        <w:jc w:val="center"/>
      </w:pPr>
      <w:bookmarkStart w:id="566" w:name="_Toc242440219"/>
      <w:r>
        <w:t xml:space="preserve">Figure </w:t>
      </w:r>
      <w:r>
        <w:rPr>
          <w:noProof/>
        </w:rPr>
        <w:fldChar w:fldCharType="begin"/>
      </w:r>
      <w:r>
        <w:rPr>
          <w:noProof/>
        </w:rPr>
        <w:instrText xml:space="preserve"> SEQ Figure \* ARABIC </w:instrText>
      </w:r>
      <w:r>
        <w:rPr>
          <w:noProof/>
        </w:rPr>
        <w:fldChar w:fldCharType="separate"/>
      </w:r>
      <w:r w:rsidR="009E448D">
        <w:rPr>
          <w:noProof/>
        </w:rPr>
        <w:t>2</w:t>
      </w:r>
      <w:r>
        <w:rPr>
          <w:noProof/>
        </w:rPr>
        <w:fldChar w:fldCharType="end"/>
      </w:r>
      <w:r>
        <w:t xml:space="preserve"> – Second PC </w:t>
      </w:r>
      <w:r w:rsidR="00983D7A">
        <w:t xml:space="preserve">Module </w:t>
      </w:r>
      <w:r>
        <w:t>General Arrangement</w:t>
      </w:r>
      <w:bookmarkEnd w:id="566"/>
    </w:p>
    <w:p w14:paraId="0DA53498" w14:textId="1F3634F6" w:rsidR="00A5556C" w:rsidRDefault="00A5556C" w:rsidP="00A5556C">
      <w:r>
        <w:t xml:space="preserve">The </w:t>
      </w:r>
      <w:r w:rsidR="007C5AB7">
        <w:t>S</w:t>
      </w:r>
      <w:r>
        <w:t>econd PC receives a read-only copy of the same signals from the Simulator Interface</w:t>
      </w:r>
      <w:r w:rsidR="007C5AB7">
        <w:t xml:space="preserve"> module</w:t>
      </w:r>
      <w:r>
        <w:t xml:space="preserve"> as the primary PC. Both PCs run their own copies of the Simulator Software Package (or even of different </w:t>
      </w:r>
      <w:r w:rsidR="00B81D2A">
        <w:t xml:space="preserve">software </w:t>
      </w:r>
      <w:r>
        <w:t>packages),</w:t>
      </w:r>
      <w:r w:rsidR="00B81D2A">
        <w:t xml:space="preserve"> and the Simulator Software on each PC is </w:t>
      </w:r>
      <w:r>
        <w:t>configured to filter out unwanted signals.</w:t>
      </w:r>
    </w:p>
    <w:p w14:paraId="0B43993B" w14:textId="1A6C076D" w:rsidR="00B81D2A" w:rsidRDefault="00B81D2A" w:rsidP="00A5556C">
      <w:r>
        <w:t xml:space="preserve">Only the PC connected to the Power </w:t>
      </w:r>
      <w:r w:rsidR="007C5AB7">
        <w:t>module</w:t>
      </w:r>
      <w:r>
        <w:t xml:space="preserve"> can be used to configure the Simulator Interface.</w:t>
      </w:r>
    </w:p>
    <w:p w14:paraId="15DF6571" w14:textId="38E5F076" w:rsidR="00A5556C" w:rsidRDefault="00A5556C" w:rsidP="00A5556C">
      <w:r w:rsidRPr="00E83890">
        <w:rPr>
          <w:b/>
        </w:rPr>
        <w:t>Th</w:t>
      </w:r>
      <w:r>
        <w:rPr>
          <w:b/>
        </w:rPr>
        <w:t xml:space="preserve">e Second PC </w:t>
      </w:r>
      <w:r w:rsidR="009B3ABE">
        <w:rPr>
          <w:b/>
        </w:rPr>
        <w:t>module</w:t>
      </w:r>
      <w:r>
        <w:rPr>
          <w:b/>
        </w:rPr>
        <w:t xml:space="preserve"> </w:t>
      </w:r>
      <w:r w:rsidRPr="00E83890">
        <w:rPr>
          <w:b/>
        </w:rPr>
        <w:t xml:space="preserve">requires </w:t>
      </w:r>
      <w:r>
        <w:rPr>
          <w:b/>
        </w:rPr>
        <w:t xml:space="preserve">Revision D or later of the </w:t>
      </w:r>
      <w:r w:rsidRPr="00E83890">
        <w:rPr>
          <w:b/>
        </w:rPr>
        <w:t xml:space="preserve">Simulator Interface </w:t>
      </w:r>
      <w:r w:rsidR="009B3ABE">
        <w:rPr>
          <w:b/>
        </w:rPr>
        <w:t>PCB</w:t>
      </w:r>
      <w:r w:rsidRPr="00E83890">
        <w:rPr>
          <w:b/>
        </w:rPr>
        <w:t xml:space="preserve">. </w:t>
      </w:r>
      <w:r>
        <w:t xml:space="preserve">A modification is possible for older interface boards, and this is described </w:t>
      </w:r>
      <w:r w:rsidR="00B81D2A">
        <w:t xml:space="preserve">in an Appendix </w:t>
      </w:r>
      <w:r>
        <w:t xml:space="preserve">below. </w:t>
      </w:r>
    </w:p>
    <w:p w14:paraId="2D251B15" w14:textId="6E4FB5A1" w:rsidR="00B81D2A" w:rsidRDefault="00B81D2A" w:rsidP="00B81D2A">
      <w:pPr>
        <w:pStyle w:val="Heading2"/>
      </w:pPr>
      <w:bookmarkStart w:id="567" w:name="_Toc242440173"/>
      <w:r>
        <w:lastRenderedPageBreak/>
        <w:t>Basic Serial Splitter</w:t>
      </w:r>
      <w:r w:rsidR="00983D7A">
        <w:t xml:space="preserve"> Module</w:t>
      </w:r>
      <w:bookmarkEnd w:id="567"/>
    </w:p>
    <w:p w14:paraId="6F211BB8" w14:textId="00C42B28" w:rsidR="00B81D2A" w:rsidRDefault="00B81D2A" w:rsidP="00B81D2A">
      <w:r>
        <w:t xml:space="preserve">The Basic Serial Splitter </w:t>
      </w:r>
      <w:r w:rsidR="007C5AB7">
        <w:t xml:space="preserve">module </w:t>
      </w:r>
      <w:r>
        <w:t xml:space="preserve">uses additional RS-232 </w:t>
      </w:r>
      <w:r w:rsidR="00200038">
        <w:t xml:space="preserve">receiver and </w:t>
      </w:r>
      <w:r>
        <w:t xml:space="preserve">line driver ICs to copy the stream of signals from the Simulator Interface to multiple PCs. The minimum configuration of the Basic Serial Splitter (the “Master Board”) supports up to four PCs, but </w:t>
      </w:r>
      <w:r w:rsidR="00200038">
        <w:t xml:space="preserve">this </w:t>
      </w:r>
      <w:r>
        <w:t>can be linked to a second “Expander Board” which supports four more PCs.</w:t>
      </w:r>
    </w:p>
    <w:p w14:paraId="1A6E2863" w14:textId="43BF0822" w:rsidR="00B81D2A" w:rsidRDefault="00B81D2A" w:rsidP="00B81D2A">
      <w:r>
        <w:t xml:space="preserve">Up to two Basic Serial Splitters can be </w:t>
      </w:r>
      <w:r w:rsidRPr="00E83890">
        <w:t xml:space="preserve">daisy-chained between the Power </w:t>
      </w:r>
      <w:r w:rsidR="007C5AB7">
        <w:t>module</w:t>
      </w:r>
      <w:r w:rsidRPr="00E83890">
        <w:t xml:space="preserve"> and the Simulator Interface </w:t>
      </w:r>
      <w:r w:rsidR="007C5AB7">
        <w:t xml:space="preserve">module </w:t>
      </w:r>
      <w:r w:rsidRPr="00E83890">
        <w:t>on RJ45 cable</w:t>
      </w:r>
      <w:r>
        <w:t>s</w:t>
      </w:r>
      <w:r w:rsidRPr="00E83890">
        <w:t xml:space="preserve">, </w:t>
      </w:r>
      <w:r>
        <w:t xml:space="preserve">supporting a maximum of 16 Simulator PCs. The Basic Serial Splitter </w:t>
      </w:r>
      <w:r w:rsidR="007C5AB7">
        <w:t xml:space="preserve">module </w:t>
      </w:r>
      <w:r w:rsidRPr="00212D29">
        <w:t xml:space="preserve">also provides </w:t>
      </w:r>
      <w:r>
        <w:t>surge protection diodes on the power and serial lines.</w:t>
      </w:r>
    </w:p>
    <w:p w14:paraId="0F1021EE" w14:textId="48C5980C" w:rsidR="00B81D2A" w:rsidRPr="00E83890" w:rsidRDefault="00B81D2A" w:rsidP="00B81D2A">
      <w:r>
        <w:t xml:space="preserve">The maximum configuration of two </w:t>
      </w:r>
      <w:r w:rsidR="00A80EAD">
        <w:t xml:space="preserve">daisy-chained </w:t>
      </w:r>
      <w:r>
        <w:t xml:space="preserve">Basic Serial Splitters </w:t>
      </w:r>
      <w:r w:rsidR="00A80EAD">
        <w:t xml:space="preserve">is </w:t>
      </w:r>
      <w:r w:rsidRPr="00E83890">
        <w:t>illustrated in the following diagram</w:t>
      </w:r>
      <w:r w:rsidR="00A80EAD">
        <w:t xml:space="preserve"> </w:t>
      </w:r>
      <w:r w:rsidR="00C40F9A">
        <w:t>(only four sensors are shown to save space, up to 16 may be connected)</w:t>
      </w:r>
      <w:r w:rsidRPr="00E83890">
        <w:t>:</w:t>
      </w:r>
    </w:p>
    <w:p w14:paraId="78F25145" w14:textId="58B10826" w:rsidR="00B81D2A" w:rsidRDefault="00A80EAD" w:rsidP="00B81D2A">
      <w:pPr>
        <w:jc w:val="center"/>
      </w:pPr>
      <w:r>
        <w:rPr>
          <w:noProof/>
        </w:rPr>
        <w:drawing>
          <wp:inline distT="0" distB="0" distL="0" distR="0" wp14:anchorId="1A927B5D" wp14:editId="5D43D727">
            <wp:extent cx="5731017" cy="3843655"/>
            <wp:effectExtent l="19050" t="19050" r="22225"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017" cy="3843655"/>
                    </a:xfrm>
                    <a:prstGeom prst="rect">
                      <a:avLst/>
                    </a:prstGeom>
                    <a:ln w="12700">
                      <a:solidFill>
                        <a:schemeClr val="tx1"/>
                      </a:solidFill>
                    </a:ln>
                  </pic:spPr>
                </pic:pic>
              </a:graphicData>
            </a:graphic>
          </wp:inline>
        </w:drawing>
      </w:r>
    </w:p>
    <w:p w14:paraId="0324AB8C" w14:textId="50666E86" w:rsidR="00B81D2A" w:rsidRPr="000F6726" w:rsidRDefault="00B81D2A" w:rsidP="00B81D2A">
      <w:pPr>
        <w:pStyle w:val="Caption"/>
        <w:jc w:val="center"/>
      </w:pPr>
      <w:bookmarkStart w:id="568" w:name="_Toc242440220"/>
      <w:r>
        <w:t xml:space="preserve">Figure </w:t>
      </w:r>
      <w:r>
        <w:rPr>
          <w:noProof/>
        </w:rPr>
        <w:fldChar w:fldCharType="begin"/>
      </w:r>
      <w:r>
        <w:rPr>
          <w:noProof/>
        </w:rPr>
        <w:instrText xml:space="preserve"> SEQ Figure \* ARABIC </w:instrText>
      </w:r>
      <w:r>
        <w:rPr>
          <w:noProof/>
        </w:rPr>
        <w:fldChar w:fldCharType="separate"/>
      </w:r>
      <w:r w:rsidR="009E448D">
        <w:rPr>
          <w:noProof/>
        </w:rPr>
        <w:t>3</w:t>
      </w:r>
      <w:r>
        <w:rPr>
          <w:noProof/>
        </w:rPr>
        <w:fldChar w:fldCharType="end"/>
      </w:r>
      <w:r>
        <w:t xml:space="preserve"> – </w:t>
      </w:r>
      <w:r w:rsidR="00A80EAD">
        <w:t>Basic Serial Splitter</w:t>
      </w:r>
      <w:r w:rsidR="00983D7A">
        <w:t xml:space="preserve"> Module</w:t>
      </w:r>
      <w:r w:rsidR="00A80EAD">
        <w:t xml:space="preserve">s </w:t>
      </w:r>
      <w:r>
        <w:t>General Arrangement</w:t>
      </w:r>
      <w:bookmarkEnd w:id="568"/>
    </w:p>
    <w:p w14:paraId="30D5C77E" w14:textId="1BC49D4B" w:rsidR="00B81D2A" w:rsidRDefault="00A80EAD" w:rsidP="00B81D2A">
      <w:r>
        <w:t xml:space="preserve">All Simulator </w:t>
      </w:r>
      <w:r w:rsidR="00B81D2A">
        <w:t>PC</w:t>
      </w:r>
      <w:r>
        <w:t>s</w:t>
      </w:r>
      <w:r w:rsidR="00B81D2A">
        <w:t xml:space="preserve"> receive a read-only copy of the same signals from the Simulator Interface</w:t>
      </w:r>
      <w:r>
        <w:t xml:space="preserve">. Each </w:t>
      </w:r>
      <w:r w:rsidR="00B81D2A">
        <w:t>PC run</w:t>
      </w:r>
      <w:r>
        <w:t xml:space="preserve">s its own </w:t>
      </w:r>
      <w:r w:rsidR="00B81D2A">
        <w:t>cop</w:t>
      </w:r>
      <w:r>
        <w:t>y</w:t>
      </w:r>
      <w:r w:rsidR="00B81D2A">
        <w:t xml:space="preserve"> of the Simulator Software Package (or even of different software packages), and the Simulator Software on each PC is configured to filter out unwanted signals.</w:t>
      </w:r>
    </w:p>
    <w:p w14:paraId="0A030EA6" w14:textId="3255A18A" w:rsidR="009B3ABE" w:rsidRDefault="009B3ABE" w:rsidP="00B81D2A">
      <w:r>
        <w:t>The PC connector on the Power module is not used with the Basic Serial Splitter.</w:t>
      </w:r>
    </w:p>
    <w:p w14:paraId="1452F802" w14:textId="01DB69B8" w:rsidR="00B81D2A" w:rsidRDefault="00A80EAD" w:rsidP="00B81D2A">
      <w:r>
        <w:t xml:space="preserve">Any one PC connected to </w:t>
      </w:r>
      <w:r w:rsidR="007C5AB7">
        <w:t xml:space="preserve">the </w:t>
      </w:r>
      <w:r>
        <w:t>Basic Serial Splitter can be used to send configuration data to the Simulator Interface, selectable by a switch</w:t>
      </w:r>
      <w:r w:rsidR="007C5AB7">
        <w:t xml:space="preserve"> on the splitter</w:t>
      </w:r>
      <w:r>
        <w:t xml:space="preserve">. </w:t>
      </w:r>
      <w:r w:rsidR="009B3ABE">
        <w:t>(If two Basic Serial Splitters are daisy-chained together, only PCs connected to the Splitter nearest to the Power module can be used to configure the Interface.)</w:t>
      </w:r>
    </w:p>
    <w:p w14:paraId="4E0116EE" w14:textId="4F589871" w:rsidR="00B81D2A" w:rsidRDefault="00A80EAD" w:rsidP="00B81D2A">
      <w:r>
        <w:rPr>
          <w:b/>
        </w:rPr>
        <w:lastRenderedPageBreak/>
        <w:t xml:space="preserve">Daisy-chaining two Basic Serial Splitters </w:t>
      </w:r>
      <w:r w:rsidR="00B81D2A" w:rsidRPr="00E83890">
        <w:rPr>
          <w:b/>
        </w:rPr>
        <w:t xml:space="preserve">requires </w:t>
      </w:r>
      <w:r w:rsidR="00B81D2A">
        <w:rPr>
          <w:b/>
        </w:rPr>
        <w:t xml:space="preserve">Revision D or later of the </w:t>
      </w:r>
      <w:r w:rsidR="00B81D2A" w:rsidRPr="00E83890">
        <w:rPr>
          <w:b/>
        </w:rPr>
        <w:t xml:space="preserve">Simulator Interface </w:t>
      </w:r>
      <w:r w:rsidR="009B3ABE">
        <w:rPr>
          <w:b/>
        </w:rPr>
        <w:t>PCB</w:t>
      </w:r>
      <w:r w:rsidR="00B81D2A" w:rsidRPr="00E83890">
        <w:rPr>
          <w:b/>
        </w:rPr>
        <w:t xml:space="preserve">. </w:t>
      </w:r>
      <w:r w:rsidR="00B81D2A">
        <w:t xml:space="preserve">A modification is possible for older interface boards, and this is described in an Appendix below. </w:t>
      </w:r>
    </w:p>
    <w:p w14:paraId="56C17BE5" w14:textId="4887D678" w:rsidR="00760899" w:rsidRPr="00A367D7" w:rsidRDefault="00760899" w:rsidP="00760899">
      <w:pPr>
        <w:pStyle w:val="Heading2"/>
        <w:rPr>
          <w:rStyle w:val="Hyperlink"/>
          <w:color w:val="4F81BD" w:themeColor="accent1"/>
          <w:u w:val="none"/>
        </w:rPr>
      </w:pPr>
      <w:bookmarkStart w:id="569" w:name="_Toc242440174"/>
      <w:r w:rsidRPr="00A367D7">
        <w:rPr>
          <w:rStyle w:val="Hyperlink"/>
          <w:color w:val="4F81BD" w:themeColor="accent1"/>
          <w:u w:val="none"/>
        </w:rPr>
        <w:t>Modules</w:t>
      </w:r>
      <w:r>
        <w:rPr>
          <w:rStyle w:val="Hyperlink"/>
          <w:color w:val="4F81BD" w:themeColor="accent1"/>
          <w:u w:val="none"/>
        </w:rPr>
        <w:t xml:space="preserve"> </w:t>
      </w:r>
      <w:r w:rsidR="008A112E">
        <w:rPr>
          <w:rStyle w:val="Hyperlink"/>
          <w:color w:val="4F81BD" w:themeColor="accent1"/>
          <w:u w:val="none"/>
        </w:rPr>
        <w:t>Configurations</w:t>
      </w:r>
      <w:bookmarkEnd w:id="569"/>
    </w:p>
    <w:p w14:paraId="57BAE1BF" w14:textId="5F607ED4" w:rsidR="00760899" w:rsidRDefault="00760899" w:rsidP="00760899">
      <w:r>
        <w:rPr>
          <w:rStyle w:val="Hyperlink"/>
          <w:color w:val="auto"/>
          <w:u w:val="none"/>
        </w:rPr>
        <w:t>In addition to one Simulator Interface module</w:t>
      </w:r>
      <w:r>
        <w:rPr>
          <w:rStyle w:val="FootnoteReference"/>
        </w:rPr>
        <w:footnoteReference w:id="2"/>
      </w:r>
      <w:r>
        <w:rPr>
          <w:rStyle w:val="Hyperlink"/>
          <w:color w:val="auto"/>
          <w:u w:val="none"/>
        </w:rPr>
        <w:t xml:space="preserve">, one Power Module, and between one and 16 Sensor Modules (all covered in the </w:t>
      </w:r>
      <w:r w:rsidRPr="009B3ABE">
        <w:rPr>
          <w:b/>
          <w:i/>
        </w:rPr>
        <w:t>Build &amp; Installation Guide</w:t>
      </w:r>
      <w:r>
        <w:t xml:space="preserve">), the multi-PC modules required depend on the number of Simulator PCs to be connected. The following table describes the possible </w:t>
      </w:r>
      <w:r w:rsidR="008A112E">
        <w:t>configurations</w:t>
      </w:r>
      <w:r>
        <w:t>.</w:t>
      </w:r>
    </w:p>
    <w:p w14:paraId="37734942" w14:textId="1362DA26" w:rsidR="00760899" w:rsidRPr="00393B25" w:rsidRDefault="00760899" w:rsidP="00760899">
      <w:pPr>
        <w:pStyle w:val="Caption"/>
        <w:keepNext/>
      </w:pPr>
      <w:bookmarkStart w:id="570" w:name="_Toc242440243"/>
      <w:r>
        <w:t xml:space="preserve">Table </w:t>
      </w:r>
      <w:r>
        <w:rPr>
          <w:noProof/>
        </w:rPr>
        <w:fldChar w:fldCharType="begin"/>
      </w:r>
      <w:r>
        <w:rPr>
          <w:noProof/>
        </w:rPr>
        <w:instrText xml:space="preserve"> SEQ Table \* ARABIC </w:instrText>
      </w:r>
      <w:r>
        <w:rPr>
          <w:noProof/>
        </w:rPr>
        <w:fldChar w:fldCharType="separate"/>
      </w:r>
      <w:r w:rsidR="009E448D">
        <w:rPr>
          <w:noProof/>
        </w:rPr>
        <w:t>1</w:t>
      </w:r>
      <w:r>
        <w:rPr>
          <w:noProof/>
        </w:rPr>
        <w:fldChar w:fldCharType="end"/>
      </w:r>
      <w:r>
        <w:t xml:space="preserve"> – Multi-PC Module </w:t>
      </w:r>
      <w:r w:rsidR="008A112E">
        <w:t>Configurations</w:t>
      </w:r>
      <w:bookmarkEnd w:id="57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260"/>
        <w:gridCol w:w="4314"/>
      </w:tblGrid>
      <w:tr w:rsidR="00760899" w:rsidRPr="00AE25BB" w14:paraId="280A99ED" w14:textId="77777777" w:rsidTr="00A367D7">
        <w:tc>
          <w:tcPr>
            <w:tcW w:w="1560" w:type="dxa"/>
            <w:shd w:val="clear" w:color="auto" w:fill="D9D9D9" w:themeFill="background1" w:themeFillShade="D9"/>
          </w:tcPr>
          <w:p w14:paraId="5CCE3FE4" w14:textId="77777777" w:rsidR="00760899" w:rsidRPr="009B3ABE" w:rsidRDefault="00760899" w:rsidP="00A367D7">
            <w:pPr>
              <w:contextualSpacing/>
              <w:rPr>
                <w:b/>
              </w:rPr>
            </w:pPr>
            <w:r>
              <w:rPr>
                <w:b/>
              </w:rPr>
              <w:t>Number of Simulator PCs</w:t>
            </w:r>
          </w:p>
        </w:tc>
        <w:tc>
          <w:tcPr>
            <w:tcW w:w="3260" w:type="dxa"/>
            <w:shd w:val="clear" w:color="auto" w:fill="D9D9D9" w:themeFill="background1" w:themeFillShade="D9"/>
          </w:tcPr>
          <w:p w14:paraId="6F7602A4" w14:textId="77777777" w:rsidR="00760899" w:rsidRPr="009B3ABE" w:rsidRDefault="00760899" w:rsidP="00A367D7">
            <w:pPr>
              <w:contextualSpacing/>
              <w:rPr>
                <w:b/>
              </w:rPr>
            </w:pPr>
            <w:r>
              <w:rPr>
                <w:b/>
              </w:rPr>
              <w:t>Multi-PC Modules Required</w:t>
            </w:r>
          </w:p>
        </w:tc>
        <w:tc>
          <w:tcPr>
            <w:tcW w:w="4314" w:type="dxa"/>
            <w:shd w:val="clear" w:color="auto" w:fill="D9D9D9" w:themeFill="background1" w:themeFillShade="D9"/>
          </w:tcPr>
          <w:p w14:paraId="1D502E3D" w14:textId="77777777" w:rsidR="00760899" w:rsidRPr="009B3ABE" w:rsidRDefault="00760899" w:rsidP="00A367D7">
            <w:pPr>
              <w:contextualSpacing/>
              <w:rPr>
                <w:b/>
              </w:rPr>
            </w:pPr>
            <w:r>
              <w:rPr>
                <w:b/>
              </w:rPr>
              <w:t>Simulator PC Serial Connections</w:t>
            </w:r>
          </w:p>
        </w:tc>
      </w:tr>
      <w:tr w:rsidR="00760899" w:rsidRPr="007A4ECF" w14:paraId="1CD87E4A" w14:textId="77777777" w:rsidTr="00A367D7">
        <w:tc>
          <w:tcPr>
            <w:tcW w:w="1560" w:type="dxa"/>
          </w:tcPr>
          <w:p w14:paraId="39BFE2AE" w14:textId="77777777" w:rsidR="00760899" w:rsidRPr="009B3ABE" w:rsidRDefault="00760899" w:rsidP="00A367D7">
            <w:pPr>
              <w:contextualSpacing/>
            </w:pPr>
            <w:r>
              <w:t>1</w:t>
            </w:r>
          </w:p>
        </w:tc>
        <w:tc>
          <w:tcPr>
            <w:tcW w:w="3260" w:type="dxa"/>
          </w:tcPr>
          <w:p w14:paraId="1167EEED" w14:textId="77777777" w:rsidR="00760899" w:rsidRPr="009B3ABE" w:rsidRDefault="00760899" w:rsidP="00A367D7">
            <w:pPr>
              <w:contextualSpacing/>
            </w:pPr>
            <w:r>
              <w:t>None</w:t>
            </w:r>
          </w:p>
        </w:tc>
        <w:tc>
          <w:tcPr>
            <w:tcW w:w="4314" w:type="dxa"/>
          </w:tcPr>
          <w:p w14:paraId="5B45B909" w14:textId="77777777" w:rsidR="00760899" w:rsidRPr="009B3ABE" w:rsidRDefault="00760899" w:rsidP="00A367D7">
            <w:pPr>
              <w:contextualSpacing/>
            </w:pPr>
            <w:r>
              <w:t>Power Module</w:t>
            </w:r>
          </w:p>
        </w:tc>
      </w:tr>
      <w:tr w:rsidR="00760899" w:rsidRPr="007A4ECF" w14:paraId="1A5D96C8" w14:textId="77777777" w:rsidTr="00A367D7">
        <w:tc>
          <w:tcPr>
            <w:tcW w:w="1560" w:type="dxa"/>
          </w:tcPr>
          <w:p w14:paraId="3871A590" w14:textId="77777777" w:rsidR="00760899" w:rsidRPr="009B3ABE" w:rsidRDefault="00760899" w:rsidP="00A367D7">
            <w:pPr>
              <w:contextualSpacing/>
            </w:pPr>
            <w:r>
              <w:t>2</w:t>
            </w:r>
          </w:p>
        </w:tc>
        <w:tc>
          <w:tcPr>
            <w:tcW w:w="3260" w:type="dxa"/>
          </w:tcPr>
          <w:p w14:paraId="7AE9667E" w14:textId="77777777" w:rsidR="00760899" w:rsidRPr="009B3ABE" w:rsidRDefault="00760899" w:rsidP="00A367D7">
            <w:pPr>
              <w:contextualSpacing/>
            </w:pPr>
            <w:r>
              <w:t>1 x Second PC Board</w:t>
            </w:r>
          </w:p>
        </w:tc>
        <w:tc>
          <w:tcPr>
            <w:tcW w:w="4314" w:type="dxa"/>
          </w:tcPr>
          <w:p w14:paraId="670DE02A" w14:textId="77777777" w:rsidR="00760899" w:rsidRPr="009B3ABE" w:rsidRDefault="00760899" w:rsidP="00A367D7">
            <w:pPr>
              <w:contextualSpacing/>
            </w:pPr>
            <w:r>
              <w:t>Power Module &amp; Second PC Board</w:t>
            </w:r>
          </w:p>
        </w:tc>
      </w:tr>
      <w:tr w:rsidR="00760899" w:rsidRPr="007A4ECF" w14:paraId="01F23713" w14:textId="77777777" w:rsidTr="00A367D7">
        <w:tc>
          <w:tcPr>
            <w:tcW w:w="1560" w:type="dxa"/>
          </w:tcPr>
          <w:p w14:paraId="136E433C" w14:textId="77777777" w:rsidR="00760899" w:rsidRPr="009B3ABE" w:rsidRDefault="00760899" w:rsidP="00A367D7">
            <w:pPr>
              <w:contextualSpacing/>
            </w:pPr>
            <w:r>
              <w:t>3 or 4</w:t>
            </w:r>
          </w:p>
        </w:tc>
        <w:tc>
          <w:tcPr>
            <w:tcW w:w="3260" w:type="dxa"/>
          </w:tcPr>
          <w:p w14:paraId="081620B4" w14:textId="77777777" w:rsidR="00760899" w:rsidRPr="009B3ABE" w:rsidRDefault="00760899" w:rsidP="00A367D7">
            <w:pPr>
              <w:contextualSpacing/>
            </w:pPr>
            <w:r>
              <w:t>1 x Basic Serial Splitter (Master)</w:t>
            </w:r>
          </w:p>
        </w:tc>
        <w:tc>
          <w:tcPr>
            <w:tcW w:w="4314" w:type="dxa"/>
          </w:tcPr>
          <w:p w14:paraId="53F14CF1" w14:textId="77777777" w:rsidR="00760899" w:rsidRDefault="00760899" w:rsidP="00A367D7">
            <w:pPr>
              <w:contextualSpacing/>
            </w:pPr>
            <w:r>
              <w:t>Basic Serial Splitter</w:t>
            </w:r>
          </w:p>
          <w:p w14:paraId="6B219230" w14:textId="77777777" w:rsidR="00760899" w:rsidRPr="009B3ABE" w:rsidRDefault="00760899" w:rsidP="00A367D7">
            <w:pPr>
              <w:contextualSpacing/>
            </w:pPr>
            <w:r>
              <w:t>(Power Module serial connector not used)</w:t>
            </w:r>
          </w:p>
        </w:tc>
      </w:tr>
      <w:tr w:rsidR="00760899" w:rsidRPr="007A4ECF" w14:paraId="5F864023" w14:textId="77777777" w:rsidTr="00A367D7">
        <w:tc>
          <w:tcPr>
            <w:tcW w:w="1560" w:type="dxa"/>
          </w:tcPr>
          <w:p w14:paraId="44377C4A" w14:textId="77777777" w:rsidR="00760899" w:rsidRDefault="00760899" w:rsidP="00A367D7">
            <w:pPr>
              <w:contextualSpacing/>
            </w:pPr>
            <w:r>
              <w:t>5 to 8</w:t>
            </w:r>
          </w:p>
          <w:p w14:paraId="1FA7F90E" w14:textId="77777777" w:rsidR="00760899" w:rsidRPr="009B3ABE" w:rsidRDefault="00760899" w:rsidP="00A367D7">
            <w:pPr>
              <w:contextualSpacing/>
            </w:pPr>
            <w:r>
              <w:t>(Option 1)</w:t>
            </w:r>
          </w:p>
        </w:tc>
        <w:tc>
          <w:tcPr>
            <w:tcW w:w="3260" w:type="dxa"/>
          </w:tcPr>
          <w:p w14:paraId="0A0A5439" w14:textId="77777777" w:rsidR="00760899" w:rsidRDefault="00760899" w:rsidP="00A367D7">
            <w:pPr>
              <w:contextualSpacing/>
            </w:pPr>
            <w:r>
              <w:t>1 x Basic Serial Splitter (Master)</w:t>
            </w:r>
          </w:p>
          <w:p w14:paraId="494DC2C8" w14:textId="77777777" w:rsidR="00760899" w:rsidRPr="009B3ABE" w:rsidRDefault="00760899" w:rsidP="00A367D7">
            <w:pPr>
              <w:contextualSpacing/>
            </w:pPr>
            <w:r>
              <w:t>1 x Basic Serial Splitter (Expander)</w:t>
            </w:r>
          </w:p>
        </w:tc>
        <w:tc>
          <w:tcPr>
            <w:tcW w:w="4314" w:type="dxa"/>
          </w:tcPr>
          <w:p w14:paraId="473655B6" w14:textId="77777777" w:rsidR="00760899" w:rsidRDefault="00760899" w:rsidP="00A367D7">
            <w:pPr>
              <w:contextualSpacing/>
            </w:pPr>
            <w:r>
              <w:t>Basic Serial Splitters</w:t>
            </w:r>
          </w:p>
          <w:p w14:paraId="0A8305E8" w14:textId="77777777" w:rsidR="00760899" w:rsidRPr="009B3ABE" w:rsidRDefault="00760899" w:rsidP="00A367D7">
            <w:pPr>
              <w:contextualSpacing/>
            </w:pPr>
            <w:r>
              <w:t>(Power Module serial connector not used)</w:t>
            </w:r>
          </w:p>
        </w:tc>
      </w:tr>
      <w:tr w:rsidR="00760899" w:rsidRPr="007A4ECF" w14:paraId="38F7E9BA" w14:textId="77777777" w:rsidTr="00A367D7">
        <w:tc>
          <w:tcPr>
            <w:tcW w:w="1560" w:type="dxa"/>
          </w:tcPr>
          <w:p w14:paraId="3C577B05" w14:textId="77777777" w:rsidR="00760899" w:rsidRDefault="00760899" w:rsidP="00A367D7">
            <w:pPr>
              <w:contextualSpacing/>
            </w:pPr>
            <w:r>
              <w:t>5 to 8</w:t>
            </w:r>
          </w:p>
          <w:p w14:paraId="031755C6" w14:textId="77777777" w:rsidR="00760899" w:rsidRDefault="00760899" w:rsidP="00A367D7">
            <w:pPr>
              <w:contextualSpacing/>
            </w:pPr>
            <w:r>
              <w:t>(Option 2)</w:t>
            </w:r>
          </w:p>
        </w:tc>
        <w:tc>
          <w:tcPr>
            <w:tcW w:w="3260" w:type="dxa"/>
          </w:tcPr>
          <w:p w14:paraId="31423013" w14:textId="77777777" w:rsidR="00760899" w:rsidRDefault="00760899" w:rsidP="00A367D7">
            <w:pPr>
              <w:contextualSpacing/>
            </w:pPr>
            <w:r>
              <w:t>2 x Basic Serial Splitter (Master)</w:t>
            </w:r>
          </w:p>
        </w:tc>
        <w:tc>
          <w:tcPr>
            <w:tcW w:w="4314" w:type="dxa"/>
          </w:tcPr>
          <w:p w14:paraId="533B03A6" w14:textId="77777777" w:rsidR="00760899" w:rsidRDefault="00760899" w:rsidP="00A367D7">
            <w:pPr>
              <w:contextualSpacing/>
            </w:pPr>
            <w:r>
              <w:t>Basic Serial Splitters</w:t>
            </w:r>
          </w:p>
          <w:p w14:paraId="1A07D15F" w14:textId="77777777" w:rsidR="00760899" w:rsidRDefault="00760899" w:rsidP="00A367D7">
            <w:pPr>
              <w:contextualSpacing/>
            </w:pPr>
            <w:r>
              <w:t>(Power Module serial connector not used)</w:t>
            </w:r>
          </w:p>
        </w:tc>
      </w:tr>
      <w:tr w:rsidR="00760899" w:rsidRPr="007A4ECF" w14:paraId="46CDC736" w14:textId="77777777" w:rsidTr="00A367D7">
        <w:tc>
          <w:tcPr>
            <w:tcW w:w="1560" w:type="dxa"/>
          </w:tcPr>
          <w:p w14:paraId="19CE5199" w14:textId="77777777" w:rsidR="00760899" w:rsidRPr="009B3ABE" w:rsidRDefault="00760899" w:rsidP="00A367D7">
            <w:pPr>
              <w:contextualSpacing/>
            </w:pPr>
            <w:r>
              <w:t>9 to 12</w:t>
            </w:r>
          </w:p>
        </w:tc>
        <w:tc>
          <w:tcPr>
            <w:tcW w:w="3260" w:type="dxa"/>
          </w:tcPr>
          <w:p w14:paraId="1B1D29EF" w14:textId="77777777" w:rsidR="00760899" w:rsidRDefault="00760899" w:rsidP="00A367D7">
            <w:pPr>
              <w:contextualSpacing/>
            </w:pPr>
            <w:r>
              <w:t>2 x Basic Serial Splitter (Master)</w:t>
            </w:r>
          </w:p>
          <w:p w14:paraId="48DE7703" w14:textId="77777777" w:rsidR="00760899" w:rsidRPr="009B3ABE" w:rsidRDefault="00760899" w:rsidP="00A367D7">
            <w:pPr>
              <w:contextualSpacing/>
            </w:pPr>
            <w:r>
              <w:t>1 x Basic Serial Splitter (Expander)</w:t>
            </w:r>
          </w:p>
        </w:tc>
        <w:tc>
          <w:tcPr>
            <w:tcW w:w="4314" w:type="dxa"/>
          </w:tcPr>
          <w:p w14:paraId="198888FB" w14:textId="77777777" w:rsidR="00760899" w:rsidRDefault="00760899" w:rsidP="00A367D7">
            <w:pPr>
              <w:contextualSpacing/>
            </w:pPr>
            <w:r>
              <w:t>Basic Serial Splitters</w:t>
            </w:r>
          </w:p>
          <w:p w14:paraId="25FBC553" w14:textId="77777777" w:rsidR="00760899" w:rsidRPr="009B3ABE" w:rsidRDefault="00760899" w:rsidP="00A367D7">
            <w:pPr>
              <w:contextualSpacing/>
            </w:pPr>
            <w:r>
              <w:t>(Power Module serial connector not used)</w:t>
            </w:r>
          </w:p>
        </w:tc>
      </w:tr>
      <w:tr w:rsidR="00760899" w:rsidRPr="007A4ECF" w14:paraId="186BA247" w14:textId="77777777" w:rsidTr="00A367D7">
        <w:tc>
          <w:tcPr>
            <w:tcW w:w="1560" w:type="dxa"/>
          </w:tcPr>
          <w:p w14:paraId="5F603616" w14:textId="77777777" w:rsidR="00760899" w:rsidRDefault="00760899" w:rsidP="00A367D7">
            <w:pPr>
              <w:contextualSpacing/>
            </w:pPr>
            <w:r>
              <w:t>13 to 16</w:t>
            </w:r>
          </w:p>
        </w:tc>
        <w:tc>
          <w:tcPr>
            <w:tcW w:w="3260" w:type="dxa"/>
          </w:tcPr>
          <w:p w14:paraId="0907D12C" w14:textId="77777777" w:rsidR="00760899" w:rsidRDefault="00760899" w:rsidP="00A367D7">
            <w:pPr>
              <w:contextualSpacing/>
            </w:pPr>
            <w:r>
              <w:t>2 x Basic Serial Splitter (Master)</w:t>
            </w:r>
          </w:p>
          <w:p w14:paraId="0BF03D09" w14:textId="77777777" w:rsidR="00760899" w:rsidRPr="009B3ABE" w:rsidRDefault="00760899" w:rsidP="00A367D7">
            <w:pPr>
              <w:contextualSpacing/>
            </w:pPr>
            <w:r>
              <w:t>2 x Basic Serial Splitter (Expander)</w:t>
            </w:r>
          </w:p>
        </w:tc>
        <w:tc>
          <w:tcPr>
            <w:tcW w:w="4314" w:type="dxa"/>
          </w:tcPr>
          <w:p w14:paraId="1A6230A7" w14:textId="77777777" w:rsidR="00760899" w:rsidRDefault="00760899" w:rsidP="00A367D7">
            <w:pPr>
              <w:contextualSpacing/>
            </w:pPr>
            <w:r>
              <w:t>Basic Serial Splitters</w:t>
            </w:r>
          </w:p>
          <w:p w14:paraId="43F13ADA" w14:textId="77777777" w:rsidR="00760899" w:rsidRPr="009B3ABE" w:rsidRDefault="00760899" w:rsidP="00A367D7">
            <w:pPr>
              <w:contextualSpacing/>
            </w:pPr>
            <w:r>
              <w:t>(Power Module serial connector not used)</w:t>
            </w:r>
          </w:p>
        </w:tc>
      </w:tr>
    </w:tbl>
    <w:p w14:paraId="7FD78A21" w14:textId="6C71746F" w:rsidR="0051426B" w:rsidRDefault="006C2C39" w:rsidP="00CF647B">
      <w:pPr>
        <w:pStyle w:val="Heading1"/>
        <w:pageBreakBefore/>
      </w:pPr>
      <w:bookmarkStart w:id="571" w:name="_Toc242440175"/>
      <w:r>
        <w:lastRenderedPageBreak/>
        <w:t>What You Will Need</w:t>
      </w:r>
      <w:bookmarkEnd w:id="571"/>
      <w:r w:rsidR="00A13BF5">
        <w:t xml:space="preserve"> </w:t>
      </w:r>
    </w:p>
    <w:p w14:paraId="578CC8FF" w14:textId="1DF64A6B" w:rsidR="008C684E" w:rsidRPr="008C684E" w:rsidRDefault="008C684E" w:rsidP="008C684E">
      <w:pPr>
        <w:pStyle w:val="Heading2"/>
      </w:pPr>
      <w:bookmarkStart w:id="572" w:name="_Toc242440176"/>
      <w:r>
        <w:t>Skills</w:t>
      </w:r>
      <w:bookmarkEnd w:id="572"/>
    </w:p>
    <w:p w14:paraId="19E40599" w14:textId="5A7992A8" w:rsidR="002B5C70" w:rsidRPr="009B3ABE" w:rsidRDefault="002B5C70" w:rsidP="00F2560A">
      <w:r w:rsidRPr="009B3ABE">
        <w:t xml:space="preserve">Like the rest of the </w:t>
      </w:r>
      <w:r w:rsidR="00F2560A" w:rsidRPr="009B3ABE">
        <w:t>Liverpool Ringing Simulator</w:t>
      </w:r>
      <w:r w:rsidRPr="009B3ABE">
        <w:t xml:space="preserve">, the multi-PC modules are </w:t>
      </w:r>
      <w:r w:rsidR="00F2560A" w:rsidRPr="009B3ABE">
        <w:t>Build-it-Yourself project</w:t>
      </w:r>
      <w:r w:rsidRPr="009B3ABE">
        <w:t>s</w:t>
      </w:r>
      <w:r w:rsidR="00F2560A" w:rsidRPr="009B3ABE">
        <w:t>.</w:t>
      </w:r>
      <w:r w:rsidRPr="009B3ABE">
        <w:t xml:space="preserve"> </w:t>
      </w:r>
      <w:r w:rsidR="00F2560A" w:rsidRPr="009B3ABE">
        <w:t xml:space="preserve"> </w:t>
      </w:r>
      <w:r w:rsidRPr="009B3ABE">
        <w:t xml:space="preserve">Please refer to the main </w:t>
      </w:r>
      <w:r w:rsidRPr="009B3ABE">
        <w:rPr>
          <w:b/>
          <w:i/>
        </w:rPr>
        <w:t xml:space="preserve">Build &amp; Installation Guide </w:t>
      </w:r>
      <w:r w:rsidRPr="009B3ABE">
        <w:t xml:space="preserve">for details of the skills and tools you will require to build the Simulator. </w:t>
      </w:r>
    </w:p>
    <w:p w14:paraId="456FD44A" w14:textId="5038E216" w:rsidR="008C684E" w:rsidRPr="009B3ABE" w:rsidRDefault="008C684E" w:rsidP="00F2560A">
      <w:r w:rsidRPr="009B3ABE">
        <w:t>The Basic Serial Splitter</w:t>
      </w:r>
      <w:r w:rsidR="009B3ABE" w:rsidRPr="009B3ABE">
        <w:t xml:space="preserve"> module</w:t>
      </w:r>
      <w:r w:rsidRPr="009B3ABE">
        <w:t xml:space="preserve"> is more complex to build than the </w:t>
      </w:r>
      <w:r w:rsidR="00515573" w:rsidRPr="009B3ABE">
        <w:t>core</w:t>
      </w:r>
      <w:r w:rsidRPr="009B3ABE">
        <w:t xml:space="preserve"> Simulator modules, so it is probably best </w:t>
      </w:r>
      <w:r w:rsidR="00515573" w:rsidRPr="009B3ABE">
        <w:t>to</w:t>
      </w:r>
      <w:r w:rsidRPr="009B3ABE">
        <w:t xml:space="preserve"> complete and test the </w:t>
      </w:r>
      <w:r w:rsidR="00515573" w:rsidRPr="009B3ABE">
        <w:t>core</w:t>
      </w:r>
      <w:r w:rsidRPr="009B3ABE">
        <w:t xml:space="preserve"> modules before moving on to the multi-PC modules.</w:t>
      </w:r>
    </w:p>
    <w:p w14:paraId="720FFE5C" w14:textId="3A0226BB" w:rsidR="00F2560A" w:rsidRPr="009B3ABE" w:rsidRDefault="00797B39" w:rsidP="00F2560A">
      <w:r w:rsidRPr="009B3ABE">
        <w:t>Advice and guidance are available from the project via the contact form on the website.</w:t>
      </w:r>
    </w:p>
    <w:p w14:paraId="6650812E" w14:textId="5C996E5E" w:rsidR="006C2C39" w:rsidRDefault="006C2C39" w:rsidP="006C2C39">
      <w:pPr>
        <w:pStyle w:val="Heading2"/>
      </w:pPr>
      <w:bookmarkStart w:id="573" w:name="_Toc242440177"/>
      <w:r>
        <w:t>Parts</w:t>
      </w:r>
      <w:bookmarkEnd w:id="573"/>
    </w:p>
    <w:p w14:paraId="5B654436" w14:textId="5270418D" w:rsidR="007E1723" w:rsidRPr="009B3ABE" w:rsidRDefault="002B5C70" w:rsidP="005E14A6">
      <w:r w:rsidRPr="009B3ABE">
        <w:t xml:space="preserve">Please refer to the main </w:t>
      </w:r>
      <w:r w:rsidRPr="009B3ABE">
        <w:rPr>
          <w:b/>
          <w:i/>
        </w:rPr>
        <w:t xml:space="preserve">Build &amp; Installation Guide </w:t>
      </w:r>
      <w:r w:rsidRPr="009B3ABE">
        <w:t>for suggested sources of parts for the multi-PC modules. As with the core Simulator modules, w</w:t>
      </w:r>
      <w:r w:rsidR="00F2560A" w:rsidRPr="009B3ABE">
        <w:t>here possible Farnell</w:t>
      </w:r>
      <w:r w:rsidR="008F3DF9" w:rsidRPr="009B3ABE">
        <w:t xml:space="preserve"> or CPC</w:t>
      </w:r>
      <w:r w:rsidR="00F2560A" w:rsidRPr="009B3ABE">
        <w:t xml:space="preserve"> part numbers have been given. </w:t>
      </w:r>
    </w:p>
    <w:p w14:paraId="3179B10B" w14:textId="7325CE4A" w:rsidR="006C2C39" w:rsidRDefault="006C2C39" w:rsidP="00C9246B">
      <w:pPr>
        <w:pStyle w:val="Heading2"/>
      </w:pPr>
      <w:bookmarkStart w:id="574" w:name="_Toc242440178"/>
      <w:r>
        <w:t>PCBs</w:t>
      </w:r>
      <w:bookmarkEnd w:id="574"/>
    </w:p>
    <w:p w14:paraId="07A0B1F5" w14:textId="77777777" w:rsidR="00811CBE" w:rsidRPr="009B3ABE" w:rsidRDefault="00811CBE" w:rsidP="00811CBE">
      <w:pPr>
        <w:rPr>
          <w:rStyle w:val="Hyperlink"/>
          <w:b/>
          <w:color w:val="auto"/>
          <w:u w:val="none"/>
        </w:rPr>
      </w:pPr>
      <w:r w:rsidRPr="009B3ABE">
        <w:rPr>
          <w:rStyle w:val="Hyperlink"/>
          <w:b/>
          <w:color w:val="auto"/>
          <w:u w:val="none"/>
        </w:rPr>
        <w:t>Surplus development PCBs may be available from the Liverpool Ringing Simulator Project, please enquire about availability via the contact form on the website.</w:t>
      </w:r>
    </w:p>
    <w:p w14:paraId="2489CBA3" w14:textId="4F39B280" w:rsidR="00797B39" w:rsidRPr="009B3ABE" w:rsidRDefault="00797B39" w:rsidP="00797B39">
      <w:r w:rsidRPr="009B3ABE">
        <w:t xml:space="preserve">The </w:t>
      </w:r>
      <w:r w:rsidR="002B5C70" w:rsidRPr="009B3ABE">
        <w:t xml:space="preserve">multi-PC modules </w:t>
      </w:r>
      <w:r w:rsidRPr="009B3ABE">
        <w:t>use</w:t>
      </w:r>
      <w:r w:rsidR="002B5C70" w:rsidRPr="009B3ABE">
        <w:t xml:space="preserve"> two </w:t>
      </w:r>
      <w:r w:rsidR="00470523" w:rsidRPr="009B3ABE">
        <w:t xml:space="preserve">basic </w:t>
      </w:r>
      <w:r w:rsidRPr="009B3ABE">
        <w:t>types of PCB:</w:t>
      </w:r>
    </w:p>
    <w:p w14:paraId="3895DCA8" w14:textId="662A49D1" w:rsidR="00470523" w:rsidRPr="009B3ABE" w:rsidRDefault="002B5C70" w:rsidP="003171FA">
      <w:pPr>
        <w:pStyle w:val="ListParagraph"/>
        <w:numPr>
          <w:ilvl w:val="0"/>
          <w:numId w:val="22"/>
        </w:numPr>
      </w:pPr>
      <w:r w:rsidRPr="009B3ABE">
        <w:t>Second PC Board</w:t>
      </w:r>
      <w:r w:rsidR="00470523" w:rsidRPr="009B3ABE">
        <w:t>.</w:t>
      </w:r>
    </w:p>
    <w:p w14:paraId="7F5EBC26" w14:textId="6983FBFA" w:rsidR="002B5C70" w:rsidRPr="009B3ABE" w:rsidRDefault="002B5C70" w:rsidP="003171FA">
      <w:pPr>
        <w:pStyle w:val="ListParagraph"/>
        <w:numPr>
          <w:ilvl w:val="0"/>
          <w:numId w:val="22"/>
        </w:numPr>
      </w:pPr>
      <w:r w:rsidRPr="009B3ABE">
        <w:t>Basic Serial Splitter Board</w:t>
      </w:r>
    </w:p>
    <w:p w14:paraId="07668E6D" w14:textId="3B7AADFC" w:rsidR="002B5C70" w:rsidRPr="009B3ABE" w:rsidRDefault="002B5C70" w:rsidP="002B5C70">
      <w:r w:rsidRPr="009B3ABE">
        <w:t xml:space="preserve">Note that the Basic Serial Splitter has been designed so that the same </w:t>
      </w:r>
      <w:r w:rsidR="008C684E" w:rsidRPr="009B3ABE">
        <w:t xml:space="preserve">type of </w:t>
      </w:r>
      <w:r w:rsidRPr="009B3ABE">
        <w:t>PCB can be built either as the Master Board or the optional Expander Board.</w:t>
      </w:r>
    </w:p>
    <w:p w14:paraId="6C6B909E" w14:textId="7FFEBEA7" w:rsidR="001F4FB7" w:rsidRPr="009B3ABE" w:rsidRDefault="00A72C76" w:rsidP="00797B39">
      <w:r w:rsidRPr="009B3ABE">
        <w:t>S</w:t>
      </w:r>
      <w:r w:rsidR="003B6A4C" w:rsidRPr="009B3ABE">
        <w:t>uggested sources of PCBs are</w:t>
      </w:r>
      <w:r w:rsidR="008C684E" w:rsidRPr="009B3ABE">
        <w:t xml:space="preserve"> listed in the main </w:t>
      </w:r>
      <w:r w:rsidR="008C684E" w:rsidRPr="009B3ABE">
        <w:rPr>
          <w:b/>
          <w:i/>
        </w:rPr>
        <w:t>Build &amp; Installation Guide</w:t>
      </w:r>
      <w:r w:rsidR="008C684E" w:rsidRPr="009B3ABE">
        <w:t xml:space="preserve">, and </w:t>
      </w:r>
      <w:r w:rsidR="00990D1C" w:rsidRPr="009B3ABE">
        <w:t>PCB d</w:t>
      </w:r>
      <w:r w:rsidR="00797B39" w:rsidRPr="009B3ABE">
        <w:t>esign files, known as “Gerber files”</w:t>
      </w:r>
      <w:r w:rsidR="008C684E" w:rsidRPr="009B3ABE">
        <w:t xml:space="preserve">, </w:t>
      </w:r>
      <w:r w:rsidR="00797B39" w:rsidRPr="009B3ABE">
        <w:t>are available from the project GitHub repository</w:t>
      </w:r>
      <w:r w:rsidR="001F4FB7" w:rsidRPr="009B3ABE">
        <w:t>:</w:t>
      </w:r>
    </w:p>
    <w:p w14:paraId="7597E6AB" w14:textId="3BAD4897" w:rsidR="00990D1C" w:rsidRPr="00247A4A" w:rsidRDefault="001F4FB7" w:rsidP="006C4A3A">
      <w:pPr>
        <w:pStyle w:val="ListParagraph"/>
        <w:numPr>
          <w:ilvl w:val="0"/>
          <w:numId w:val="23"/>
        </w:numPr>
        <w:rPr>
          <w:rStyle w:val="Hyperlink"/>
          <w:color w:val="auto"/>
        </w:rPr>
      </w:pPr>
      <w:r>
        <w:fldChar w:fldCharType="begin"/>
      </w:r>
      <w:r>
        <w:instrText>HYPERLINK "https://github.com/Simulators/simulator-type2"</w:instrText>
      </w:r>
      <w:ins w:id="575" w:author="Andrew Instone-Cowie" w:date="2026-10-09T12:09:00Z" w16du:dateUtc="2026-10-09T11:09:00Z"/>
      <w:r>
        <w:fldChar w:fldCharType="separate"/>
      </w:r>
      <w:r w:rsidRPr="001F4FB7">
        <w:rPr>
          <w:rStyle w:val="Hyperlink"/>
        </w:rPr>
        <w:t>https://github.com/Simulators/simulator-type2</w:t>
      </w:r>
      <w:r>
        <w:fldChar w:fldCharType="end"/>
      </w:r>
    </w:p>
    <w:p w14:paraId="5EC5B578" w14:textId="77777777" w:rsidR="00CD7437" w:rsidRDefault="00CD7437" w:rsidP="00247A4A">
      <w:pPr>
        <w:pStyle w:val="Heading3"/>
      </w:pPr>
      <w:bookmarkStart w:id="576" w:name="_Toc242440179"/>
      <w:r>
        <w:t>PCB Design Software Change</w:t>
      </w:r>
      <w:bookmarkEnd w:id="576"/>
    </w:p>
    <w:p w14:paraId="61CFB022" w14:textId="1E863DCC" w:rsidR="00CD7437" w:rsidRDefault="00CD7437" w:rsidP="00CD7437">
      <w:r>
        <w:t xml:space="preserve">The Cadsoft Eagle design tool, now owned by AutoDesk, and originally used for all Liverpool Ringing Simulator Project PCBs, is being discontinued. </w:t>
      </w:r>
      <w:r w:rsidR="00147A9A">
        <w:t>As of May</w:t>
      </w:r>
      <w:r>
        <w:t xml:space="preserve"> 2025, PCB designs </w:t>
      </w:r>
      <w:r w:rsidR="00147A9A">
        <w:t xml:space="preserve">have been </w:t>
      </w:r>
      <w:r>
        <w:t xml:space="preserve">migrated to the open source KiCad EDA package, and KiCad CAD files and KiCad-generated Gerber files </w:t>
      </w:r>
      <w:r w:rsidR="00147A9A">
        <w:t xml:space="preserve">have been </w:t>
      </w:r>
      <w:r>
        <w:t>made available in the GitHub repository.</w:t>
      </w:r>
    </w:p>
    <w:p w14:paraId="0379792E" w14:textId="02D84223" w:rsidR="00861139" w:rsidRPr="00212D29" w:rsidRDefault="00CD7437" w:rsidP="00990D1C">
      <w:pPr>
        <w:rPr>
          <w:rStyle w:val="Hyperlink"/>
          <w:color w:val="auto"/>
          <w:u w:val="none"/>
        </w:rPr>
      </w:pPr>
      <w:r>
        <w:t xml:space="preserve">The project documentation </w:t>
      </w:r>
      <w:r w:rsidR="00147A9A">
        <w:t>has</w:t>
      </w:r>
      <w:r>
        <w:t xml:space="preserve"> also being updated with schematics and PCB layouts generated by KiCad, but board photographs may continue to show boards designed using Eagle. There may be cosmetic differences between the Eagle and KiCad versions of PCBs, but the functionality of the first KiCad and final Eagle versions of boards will be the same, except where noted otherwise.</w:t>
      </w:r>
    </w:p>
    <w:p w14:paraId="6868D1A1" w14:textId="77777777" w:rsidR="00797B39" w:rsidRPr="008B7DA0" w:rsidRDefault="00797B39" w:rsidP="00B76689"/>
    <w:p w14:paraId="183EF138" w14:textId="1FD5753F" w:rsidR="001E1F78" w:rsidRDefault="00FA79CE" w:rsidP="00A13BF5">
      <w:pPr>
        <w:pStyle w:val="Heading1"/>
        <w:pageBreakBefore/>
      </w:pPr>
      <w:bookmarkStart w:id="577" w:name="_Toc242440180"/>
      <w:r>
        <w:lastRenderedPageBreak/>
        <w:t>Hardware</w:t>
      </w:r>
      <w:r w:rsidR="006C2C39">
        <w:t xml:space="preserve"> </w:t>
      </w:r>
      <w:r w:rsidR="00733A4D">
        <w:t>Assembly</w:t>
      </w:r>
      <w:bookmarkEnd w:id="577"/>
    </w:p>
    <w:p w14:paraId="41B8C21E" w14:textId="1E86E403" w:rsidR="009030AD" w:rsidRPr="009B3ABE" w:rsidRDefault="00CB469A" w:rsidP="009030AD">
      <w:r w:rsidRPr="009B3ABE">
        <w:t>Th</w:t>
      </w:r>
      <w:r w:rsidR="00811CBE" w:rsidRPr="009B3ABE">
        <w:t xml:space="preserve">is section </w:t>
      </w:r>
      <w:r w:rsidRPr="009B3ABE">
        <w:t>describe</w:t>
      </w:r>
      <w:r w:rsidR="00811CBE" w:rsidRPr="009B3ABE">
        <w:t>s</w:t>
      </w:r>
      <w:r w:rsidRPr="009B3ABE">
        <w:t xml:space="preserve"> the </w:t>
      </w:r>
      <w:r w:rsidR="00733A4D" w:rsidRPr="009B3ABE">
        <w:t>assembly</w:t>
      </w:r>
      <w:r w:rsidRPr="009B3ABE">
        <w:t xml:space="preserve"> of the </w:t>
      </w:r>
      <w:r w:rsidR="008C684E" w:rsidRPr="009B3ABE">
        <w:t>multi-PC module options</w:t>
      </w:r>
      <w:r w:rsidRPr="009B3ABE">
        <w:t>.</w:t>
      </w:r>
      <w:r w:rsidR="00811CBE" w:rsidRPr="009B3ABE">
        <w:t xml:space="preserve"> It also covers the suggested enclosures.</w:t>
      </w:r>
    </w:p>
    <w:p w14:paraId="76306410" w14:textId="2068BA05" w:rsidR="00357EE3" w:rsidRPr="009B3ABE" w:rsidRDefault="00357EE3" w:rsidP="00357EE3">
      <w:r w:rsidRPr="009B3ABE">
        <w:t xml:space="preserve">Before you start construction of the </w:t>
      </w:r>
      <w:r w:rsidR="008C684E" w:rsidRPr="009B3ABE">
        <w:t xml:space="preserve">multi-PC module </w:t>
      </w:r>
      <w:r w:rsidRPr="009B3ABE">
        <w:t xml:space="preserve">hardware, check the </w:t>
      </w:r>
      <w:r w:rsidR="00C56D36" w:rsidRPr="00B63DBB">
        <w:rPr>
          <w:b/>
          <w:bCs/>
          <w:i/>
          <w:iCs/>
        </w:rPr>
        <w:t>Release Notes</w:t>
      </w:r>
      <w:r w:rsidR="00C56D36">
        <w:t xml:space="preserve"> and the issues </w:t>
      </w:r>
      <w:r w:rsidRPr="009B3ABE">
        <w:t>log on the project GitHub repository for any open or late-breaking issues which may affect your build:</w:t>
      </w:r>
    </w:p>
    <w:p w14:paraId="397BAA48" w14:textId="3C81B6A8" w:rsidR="00357EE3" w:rsidRDefault="00357EE3" w:rsidP="00357EE3">
      <w:pPr>
        <w:pStyle w:val="ListParagraph"/>
        <w:numPr>
          <w:ilvl w:val="0"/>
          <w:numId w:val="29"/>
        </w:numPr>
      </w:pPr>
      <w:r>
        <w:fldChar w:fldCharType="begin"/>
      </w:r>
      <w:r>
        <w:instrText>HYPERLINK "https://github.com/Simulators/simulator-type2/issues"</w:instrText>
      </w:r>
      <w:ins w:id="578" w:author="Andrew Instone-Cowie" w:date="2026-10-09T12:09:00Z" w16du:dateUtc="2026-10-09T11:09:00Z"/>
      <w:r>
        <w:fldChar w:fldCharType="separate"/>
      </w:r>
      <w:r>
        <w:rPr>
          <w:rStyle w:val="Hyperlink"/>
        </w:rPr>
        <w:t>https://github.com/Simulators/simulator-type2/issues</w:t>
      </w:r>
      <w:r>
        <w:fldChar w:fldCharType="end"/>
      </w:r>
    </w:p>
    <w:p w14:paraId="789FA4E7" w14:textId="77777777" w:rsidR="00A242A8" w:rsidRDefault="00A242A8" w:rsidP="00A7651F">
      <w:pPr>
        <w:pStyle w:val="Heading2"/>
      </w:pPr>
      <w:bookmarkStart w:id="579" w:name="_Toc242440181"/>
      <w:r>
        <w:t>Polarised Components</w:t>
      </w:r>
      <w:bookmarkEnd w:id="579"/>
    </w:p>
    <w:p w14:paraId="1F8619D9" w14:textId="17B7999C" w:rsidR="00A242A8" w:rsidRPr="009B3ABE" w:rsidRDefault="00A242A8" w:rsidP="00A242A8">
      <w:r w:rsidRPr="009B3ABE">
        <w:t xml:space="preserve">A number of the components of the </w:t>
      </w:r>
      <w:r w:rsidR="008C684E" w:rsidRPr="009B3ABE">
        <w:t xml:space="preserve">multi-PC modules </w:t>
      </w:r>
      <w:r w:rsidRPr="009B3ABE">
        <w:t xml:space="preserve">are </w:t>
      </w:r>
      <w:r w:rsidR="0099187C" w:rsidRPr="009B3ABE">
        <w:t>polarised and</w:t>
      </w:r>
      <w:r w:rsidRPr="009B3ABE">
        <w:t xml:space="preserve"> must be fitted the right way </w:t>
      </w:r>
      <w:r w:rsidR="005D0F57" w:rsidRPr="009B3ABE">
        <w:t>round</w:t>
      </w:r>
      <w:r w:rsidRPr="009B3ABE">
        <w:t xml:space="preserve"> for correct operation.</w:t>
      </w:r>
      <w:r w:rsidR="0099187C" w:rsidRPr="009B3ABE">
        <w:t xml:space="preserve"> Guidance is given </w:t>
      </w:r>
      <w:r w:rsidR="008C684E" w:rsidRPr="009B3ABE">
        <w:t xml:space="preserve">in the main </w:t>
      </w:r>
      <w:r w:rsidR="008C684E" w:rsidRPr="009B3ABE">
        <w:rPr>
          <w:b/>
          <w:i/>
        </w:rPr>
        <w:t>Build &amp; Installation Guide</w:t>
      </w:r>
      <w:r w:rsidR="0099187C" w:rsidRPr="009B3ABE">
        <w:t xml:space="preserve"> on correct orientation of the polarised components, but if in any doubt consult the component supplier or the manufacturer’s data sheets. Fitting a polarised component the wrong </w:t>
      </w:r>
      <w:r w:rsidR="0029171C">
        <w:t>w</w:t>
      </w:r>
      <w:r w:rsidR="0099187C" w:rsidRPr="009B3ABE">
        <w:t>ay round may result in damage to the component.</w:t>
      </w:r>
    </w:p>
    <w:p w14:paraId="6C8FB30E" w14:textId="77777777" w:rsidR="00A5556C" w:rsidRDefault="00A5556C" w:rsidP="008C684E">
      <w:pPr>
        <w:pStyle w:val="Heading2"/>
      </w:pPr>
      <w:bookmarkStart w:id="580" w:name="_Toc242440182"/>
      <w:r>
        <w:t>Second PC Board</w:t>
      </w:r>
      <w:bookmarkEnd w:id="580"/>
      <w:r>
        <w:t xml:space="preserve"> </w:t>
      </w:r>
    </w:p>
    <w:p w14:paraId="5FD521B6" w14:textId="77777777" w:rsidR="00A5556C" w:rsidRDefault="00A5556C" w:rsidP="00A5556C">
      <w:pPr>
        <w:pStyle w:val="Heading3"/>
      </w:pPr>
      <w:bookmarkStart w:id="581" w:name="_Toc242440183"/>
      <w:r>
        <w:t>Parts List</w:t>
      </w:r>
      <w:bookmarkEnd w:id="581"/>
    </w:p>
    <w:p w14:paraId="0E7B2640" w14:textId="6400151F" w:rsidR="00A5556C" w:rsidRPr="00393B25" w:rsidRDefault="00A5556C" w:rsidP="00A5556C">
      <w:pPr>
        <w:pStyle w:val="Caption"/>
        <w:keepNext/>
      </w:pPr>
      <w:bookmarkStart w:id="582" w:name="_Toc242440244"/>
      <w:r>
        <w:t xml:space="preserve">Table </w:t>
      </w:r>
      <w:r>
        <w:rPr>
          <w:noProof/>
        </w:rPr>
        <w:fldChar w:fldCharType="begin"/>
      </w:r>
      <w:r>
        <w:rPr>
          <w:noProof/>
        </w:rPr>
        <w:instrText xml:space="preserve"> SEQ Table \* ARABIC </w:instrText>
      </w:r>
      <w:r>
        <w:rPr>
          <w:noProof/>
        </w:rPr>
        <w:fldChar w:fldCharType="separate"/>
      </w:r>
      <w:r w:rsidR="009E448D">
        <w:rPr>
          <w:noProof/>
        </w:rPr>
        <w:t>2</w:t>
      </w:r>
      <w:r>
        <w:rPr>
          <w:noProof/>
        </w:rPr>
        <w:fldChar w:fldCharType="end"/>
      </w:r>
      <w:r>
        <w:t xml:space="preserve"> – Second PC </w:t>
      </w:r>
      <w:r w:rsidR="009B3ABE">
        <w:t>Module</w:t>
      </w:r>
      <w:r>
        <w:t xml:space="preserve"> PCB Parts List</w:t>
      </w:r>
      <w:bookmarkEnd w:id="58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3969"/>
        <w:gridCol w:w="3038"/>
      </w:tblGrid>
      <w:tr w:rsidR="00A5556C" w:rsidRPr="00AE25BB" w14:paraId="4285D779" w14:textId="77777777" w:rsidTr="00B81D2A">
        <w:tc>
          <w:tcPr>
            <w:tcW w:w="2127" w:type="dxa"/>
            <w:shd w:val="clear" w:color="auto" w:fill="D9D9D9" w:themeFill="background1" w:themeFillShade="D9"/>
          </w:tcPr>
          <w:p w14:paraId="257724A4" w14:textId="77777777" w:rsidR="00A5556C" w:rsidRPr="009B3ABE" w:rsidRDefault="00A5556C" w:rsidP="00B81D2A">
            <w:pPr>
              <w:contextualSpacing/>
              <w:rPr>
                <w:b/>
              </w:rPr>
            </w:pPr>
            <w:r w:rsidRPr="009B3ABE">
              <w:rPr>
                <w:b/>
              </w:rPr>
              <w:t>Reference</w:t>
            </w:r>
          </w:p>
        </w:tc>
        <w:tc>
          <w:tcPr>
            <w:tcW w:w="3969" w:type="dxa"/>
            <w:shd w:val="clear" w:color="auto" w:fill="D9D9D9" w:themeFill="background1" w:themeFillShade="D9"/>
          </w:tcPr>
          <w:p w14:paraId="66C574AD" w14:textId="77777777" w:rsidR="00A5556C" w:rsidRPr="009B3ABE" w:rsidRDefault="00A5556C" w:rsidP="00B81D2A">
            <w:pPr>
              <w:contextualSpacing/>
              <w:rPr>
                <w:b/>
              </w:rPr>
            </w:pPr>
            <w:r w:rsidRPr="009B3ABE">
              <w:rPr>
                <w:b/>
              </w:rPr>
              <w:t>Component</w:t>
            </w:r>
          </w:p>
        </w:tc>
        <w:tc>
          <w:tcPr>
            <w:tcW w:w="3038" w:type="dxa"/>
            <w:shd w:val="clear" w:color="auto" w:fill="D9D9D9" w:themeFill="background1" w:themeFillShade="D9"/>
          </w:tcPr>
          <w:p w14:paraId="401A0D87" w14:textId="77777777" w:rsidR="00A5556C" w:rsidRPr="009B3ABE" w:rsidRDefault="00A5556C" w:rsidP="00B81D2A">
            <w:pPr>
              <w:contextualSpacing/>
              <w:rPr>
                <w:b/>
              </w:rPr>
            </w:pPr>
            <w:r w:rsidRPr="009B3ABE">
              <w:rPr>
                <w:b/>
              </w:rPr>
              <w:t>Notes</w:t>
            </w:r>
          </w:p>
        </w:tc>
      </w:tr>
      <w:tr w:rsidR="00A5556C" w:rsidRPr="007A4ECF" w14:paraId="73130170" w14:textId="77777777" w:rsidTr="00B81D2A">
        <w:tc>
          <w:tcPr>
            <w:tcW w:w="2127" w:type="dxa"/>
          </w:tcPr>
          <w:p w14:paraId="23A81839" w14:textId="77777777" w:rsidR="00A5556C" w:rsidRPr="009B3ABE" w:rsidRDefault="00A5556C" w:rsidP="00B81D2A">
            <w:pPr>
              <w:contextualSpacing/>
            </w:pPr>
            <w:r w:rsidRPr="009B3ABE">
              <w:t>PCB</w:t>
            </w:r>
          </w:p>
        </w:tc>
        <w:tc>
          <w:tcPr>
            <w:tcW w:w="3969" w:type="dxa"/>
          </w:tcPr>
          <w:p w14:paraId="02B5FF54" w14:textId="77777777" w:rsidR="00A5556C" w:rsidRPr="009B3ABE" w:rsidRDefault="00A5556C" w:rsidP="00B81D2A">
            <w:pPr>
              <w:contextualSpacing/>
            </w:pPr>
            <w:r w:rsidRPr="009B3ABE">
              <w:t>Type 2 Second PC Board PCB</w:t>
            </w:r>
          </w:p>
        </w:tc>
        <w:tc>
          <w:tcPr>
            <w:tcW w:w="3038" w:type="dxa"/>
          </w:tcPr>
          <w:p w14:paraId="1B10EAF9" w14:textId="77777777" w:rsidR="00A5556C" w:rsidRPr="009B3ABE" w:rsidRDefault="00A5556C" w:rsidP="00B81D2A">
            <w:pPr>
              <w:contextualSpacing/>
            </w:pPr>
          </w:p>
        </w:tc>
      </w:tr>
      <w:tr w:rsidR="00A5556C" w:rsidRPr="007A4ECF" w14:paraId="2CB76DD2" w14:textId="77777777" w:rsidTr="00B81D2A">
        <w:tc>
          <w:tcPr>
            <w:tcW w:w="2127" w:type="dxa"/>
          </w:tcPr>
          <w:p w14:paraId="3B2B1242" w14:textId="77777777" w:rsidR="00A5556C" w:rsidRPr="009B3ABE" w:rsidRDefault="00A5556C" w:rsidP="00B81D2A">
            <w:pPr>
              <w:contextualSpacing/>
            </w:pPr>
            <w:r w:rsidRPr="009B3ABE">
              <w:t>PC Connector</w:t>
            </w:r>
          </w:p>
        </w:tc>
        <w:tc>
          <w:tcPr>
            <w:tcW w:w="3969" w:type="dxa"/>
          </w:tcPr>
          <w:p w14:paraId="7E684F74" w14:textId="77777777" w:rsidR="00A5556C" w:rsidRPr="009B3ABE" w:rsidRDefault="00A5556C" w:rsidP="00B81D2A">
            <w:pPr>
              <w:contextualSpacing/>
            </w:pPr>
            <w:r w:rsidRPr="009B3ABE">
              <w:t>Right Angle PCB D Sub Connector 9 Pin</w:t>
            </w:r>
          </w:p>
        </w:tc>
        <w:tc>
          <w:tcPr>
            <w:tcW w:w="3038" w:type="dxa"/>
          </w:tcPr>
          <w:p w14:paraId="02BD2169" w14:textId="173B0AEB" w:rsidR="00A5556C" w:rsidRPr="009B3ABE" w:rsidRDefault="00A5556C" w:rsidP="00B81D2A">
            <w:pPr>
              <w:contextualSpacing/>
            </w:pPr>
            <w:r w:rsidRPr="009B3ABE">
              <w:t>Farnell 1848372</w:t>
            </w:r>
            <w:r w:rsidR="00174309">
              <w:t>*</w:t>
            </w:r>
          </w:p>
        </w:tc>
      </w:tr>
      <w:tr w:rsidR="00A5556C" w:rsidRPr="007A4ECF" w14:paraId="62A667D8" w14:textId="77777777" w:rsidTr="00B81D2A">
        <w:tc>
          <w:tcPr>
            <w:tcW w:w="2127" w:type="dxa"/>
          </w:tcPr>
          <w:p w14:paraId="13FCDF5F" w14:textId="77777777" w:rsidR="00A5556C" w:rsidRPr="009B3ABE" w:rsidRDefault="00A5556C" w:rsidP="00B81D2A">
            <w:pPr>
              <w:contextualSpacing/>
            </w:pPr>
            <w:r w:rsidRPr="009B3ABE">
              <w:t>Connector</w:t>
            </w:r>
          </w:p>
        </w:tc>
        <w:tc>
          <w:tcPr>
            <w:tcW w:w="3969" w:type="dxa"/>
          </w:tcPr>
          <w:p w14:paraId="6711EDF7" w14:textId="77777777" w:rsidR="00A5556C" w:rsidRPr="009B3ABE" w:rsidRDefault="00A5556C" w:rsidP="00B81D2A">
            <w:pPr>
              <w:contextualSpacing/>
            </w:pPr>
            <w:r w:rsidRPr="009B3ABE">
              <w:t>AMP TE Connectivity 5406526-1</w:t>
            </w:r>
          </w:p>
        </w:tc>
        <w:tc>
          <w:tcPr>
            <w:tcW w:w="3038" w:type="dxa"/>
          </w:tcPr>
          <w:p w14:paraId="35E30E3F" w14:textId="77777777" w:rsidR="00A5556C" w:rsidRPr="009B3ABE" w:rsidRDefault="00A5556C" w:rsidP="00B81D2A">
            <w:pPr>
              <w:contextualSpacing/>
            </w:pPr>
            <w:r w:rsidRPr="009B3ABE">
              <w:t>Farnell 2452587</w:t>
            </w:r>
          </w:p>
        </w:tc>
      </w:tr>
      <w:tr w:rsidR="00A5556C" w:rsidRPr="007A4ECF" w14:paraId="7504089A" w14:textId="77777777" w:rsidTr="00B81D2A">
        <w:tc>
          <w:tcPr>
            <w:tcW w:w="2127" w:type="dxa"/>
          </w:tcPr>
          <w:p w14:paraId="24EAA4F5" w14:textId="77777777" w:rsidR="00A5556C" w:rsidRPr="009B3ABE" w:rsidRDefault="00A5556C" w:rsidP="00B81D2A">
            <w:pPr>
              <w:contextualSpacing/>
            </w:pPr>
            <w:r w:rsidRPr="009B3ABE">
              <w:t>D1</w:t>
            </w:r>
          </w:p>
        </w:tc>
        <w:tc>
          <w:tcPr>
            <w:tcW w:w="3969" w:type="dxa"/>
          </w:tcPr>
          <w:p w14:paraId="58C71C86" w14:textId="77777777" w:rsidR="00A5556C" w:rsidRPr="009B3ABE" w:rsidRDefault="00A5556C" w:rsidP="00B81D2A">
            <w:pPr>
              <w:contextualSpacing/>
            </w:pPr>
            <w:r w:rsidRPr="009B3ABE">
              <w:t>SA12A</w:t>
            </w:r>
          </w:p>
        </w:tc>
        <w:tc>
          <w:tcPr>
            <w:tcW w:w="3038" w:type="dxa"/>
          </w:tcPr>
          <w:p w14:paraId="699E327E" w14:textId="77777777" w:rsidR="00A5556C" w:rsidRPr="009B3ABE" w:rsidRDefault="00A5556C" w:rsidP="00B81D2A">
            <w:pPr>
              <w:contextualSpacing/>
            </w:pPr>
            <w:r w:rsidRPr="009B3ABE">
              <w:t>Farnell 2679618</w:t>
            </w:r>
          </w:p>
        </w:tc>
      </w:tr>
      <w:tr w:rsidR="00A5556C" w:rsidRPr="007A4ECF" w14:paraId="79B43A15" w14:textId="77777777" w:rsidTr="00B81D2A">
        <w:tc>
          <w:tcPr>
            <w:tcW w:w="2127" w:type="dxa"/>
          </w:tcPr>
          <w:p w14:paraId="36CAED50" w14:textId="77777777" w:rsidR="00A5556C" w:rsidRPr="009B3ABE" w:rsidRDefault="00A5556C" w:rsidP="00B81D2A">
            <w:pPr>
              <w:contextualSpacing/>
            </w:pPr>
            <w:r w:rsidRPr="009B3ABE">
              <w:t>D2, D3, D4</w:t>
            </w:r>
          </w:p>
        </w:tc>
        <w:tc>
          <w:tcPr>
            <w:tcW w:w="3969" w:type="dxa"/>
          </w:tcPr>
          <w:p w14:paraId="21FEE929" w14:textId="77777777" w:rsidR="00A5556C" w:rsidRPr="009B3ABE" w:rsidRDefault="00A5556C" w:rsidP="00B81D2A">
            <w:pPr>
              <w:contextualSpacing/>
            </w:pPr>
            <w:r w:rsidRPr="009B3ABE">
              <w:t>SA15CA</w:t>
            </w:r>
          </w:p>
        </w:tc>
        <w:tc>
          <w:tcPr>
            <w:tcW w:w="3038" w:type="dxa"/>
          </w:tcPr>
          <w:p w14:paraId="4B438E3B" w14:textId="77777777" w:rsidR="00A5556C" w:rsidRPr="009B3ABE" w:rsidRDefault="00A5556C" w:rsidP="00B81D2A">
            <w:pPr>
              <w:contextualSpacing/>
            </w:pPr>
            <w:r w:rsidRPr="009B3ABE">
              <w:t>Farnell 2762809</w:t>
            </w:r>
          </w:p>
        </w:tc>
      </w:tr>
    </w:tbl>
    <w:p w14:paraId="773EFCC3" w14:textId="226E79FE" w:rsidR="00174309" w:rsidRPr="00174309" w:rsidRDefault="00174309" w:rsidP="00174309">
      <w:pPr>
        <w:spacing w:before="120"/>
        <w:sectPr w:rsidR="00174309" w:rsidRPr="00174309" w:rsidSect="00C83A63">
          <w:headerReference w:type="even" r:id="rId13"/>
          <w:headerReference w:type="default" r:id="rId14"/>
          <w:footerReference w:type="even" r:id="rId15"/>
          <w:footerReference w:type="default" r:id="rId16"/>
          <w:footerReference w:type="first" r:id="rId17"/>
          <w:endnotePr>
            <w:numFmt w:val="decimal"/>
          </w:endnotePr>
          <w:pgSz w:w="11906" w:h="16838"/>
          <w:pgMar w:top="1440" w:right="1440" w:bottom="1440" w:left="1440" w:header="709" w:footer="709" w:gutter="0"/>
          <w:cols w:space="708"/>
          <w:titlePg/>
          <w:docGrid w:linePitch="360"/>
        </w:sectPr>
      </w:pPr>
      <w:r>
        <w:t xml:space="preserve">(* Farnell part </w:t>
      </w:r>
      <w:r w:rsidRPr="00212D29">
        <w:t>1848372</w:t>
      </w:r>
      <w:r>
        <w:t xml:space="preserve"> has threaded screw lock posts for cable plugs fitted with locking screws. If you do not want these, use alternative part 1084701 instead.)</w:t>
      </w:r>
    </w:p>
    <w:p w14:paraId="37D0643B" w14:textId="1F9A230A" w:rsidR="00A5556C" w:rsidRDefault="00A5556C" w:rsidP="00A5556C">
      <w:pPr>
        <w:pStyle w:val="Heading3"/>
      </w:pPr>
      <w:bookmarkStart w:id="587" w:name="_Toc242440184"/>
      <w:r>
        <w:lastRenderedPageBreak/>
        <w:t>Schematic</w:t>
      </w:r>
      <w:bookmarkEnd w:id="587"/>
    </w:p>
    <w:p w14:paraId="50A1EC05" w14:textId="3D6DE90B" w:rsidR="00A5556C" w:rsidRDefault="00147A9A" w:rsidP="00A5556C">
      <w:pPr>
        <w:jc w:val="center"/>
      </w:pPr>
      <w:r>
        <w:rPr>
          <w:noProof/>
        </w:rPr>
        <w:drawing>
          <wp:inline distT="0" distB="0" distL="0" distR="0" wp14:anchorId="3DE2646A" wp14:editId="47CDA10F">
            <wp:extent cx="7869600" cy="5400000"/>
            <wp:effectExtent l="0" t="0" r="0" b="0"/>
            <wp:docPr id="30193214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32148" name="Picture 1" descr="A computer screen 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869600" cy="5400000"/>
                    </a:xfrm>
                    <a:prstGeom prst="rect">
                      <a:avLst/>
                    </a:prstGeom>
                  </pic:spPr>
                </pic:pic>
              </a:graphicData>
            </a:graphic>
          </wp:inline>
        </w:drawing>
      </w:r>
    </w:p>
    <w:p w14:paraId="6EE86BAF" w14:textId="77777777" w:rsidR="00A5556C" w:rsidRDefault="00A5556C" w:rsidP="00A5556C">
      <w:pPr>
        <w:pStyle w:val="Heading3"/>
        <w:sectPr w:rsidR="00A5556C" w:rsidSect="00733A4D">
          <w:endnotePr>
            <w:numFmt w:val="decimal"/>
          </w:endnotePr>
          <w:pgSz w:w="16838" w:h="11906" w:orient="landscape"/>
          <w:pgMar w:top="1440" w:right="1440" w:bottom="1440" w:left="1440" w:header="709" w:footer="709" w:gutter="0"/>
          <w:cols w:space="708"/>
          <w:docGrid w:linePitch="360"/>
        </w:sectPr>
      </w:pPr>
    </w:p>
    <w:p w14:paraId="6577F9AE" w14:textId="77777777" w:rsidR="00A5556C" w:rsidRDefault="00A5556C" w:rsidP="00A5556C">
      <w:pPr>
        <w:pStyle w:val="Heading3"/>
      </w:pPr>
      <w:bookmarkStart w:id="588" w:name="_Toc242440185"/>
      <w:r>
        <w:lastRenderedPageBreak/>
        <w:t>Parts</w:t>
      </w:r>
      <w:bookmarkEnd w:id="588"/>
    </w:p>
    <w:p w14:paraId="46B271A3" w14:textId="73A97C03" w:rsidR="00A5556C" w:rsidRPr="009B3ABE" w:rsidRDefault="00A5556C" w:rsidP="00A5556C">
      <w:pPr>
        <w:keepNext/>
      </w:pPr>
      <w:r w:rsidRPr="009B3ABE">
        <w:t xml:space="preserve">The following photograph shows the complete set of parts required for the Second PC </w:t>
      </w:r>
      <w:r w:rsidR="009B3ABE">
        <w:t>module PCB</w:t>
      </w:r>
      <w:r w:rsidRPr="009B3ABE">
        <w:t xml:space="preserve">. </w:t>
      </w:r>
    </w:p>
    <w:p w14:paraId="46BE437F" w14:textId="77777777" w:rsidR="00A5556C" w:rsidRPr="00212D29" w:rsidRDefault="00A5556C" w:rsidP="00A5556C">
      <w:pPr>
        <w:keepNext/>
        <w:jc w:val="center"/>
      </w:pPr>
      <w:r>
        <w:rPr>
          <w:noProof/>
        </w:rPr>
        <w:drawing>
          <wp:inline distT="0" distB="0" distL="0" distR="0" wp14:anchorId="37148C34" wp14:editId="2A5386BA">
            <wp:extent cx="3600000" cy="2782800"/>
            <wp:effectExtent l="19050" t="19050" r="19685" b="17780"/>
            <wp:docPr id="102" name="Picture 102"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_0657.jpg"/>
                    <pic:cNvPicPr/>
                  </pic:nvPicPr>
                  <pic:blipFill>
                    <a:blip r:embed="rId19">
                      <a:extLst>
                        <a:ext uri="{28A0092B-C50C-407E-A947-70E740481C1C}">
                          <a14:useLocalDpi xmlns:a14="http://schemas.microsoft.com/office/drawing/2010/main" val="0"/>
                        </a:ext>
                      </a:extLst>
                    </a:blip>
                    <a:stretch>
                      <a:fillRect/>
                    </a:stretch>
                  </pic:blipFill>
                  <pic:spPr>
                    <a:xfrm>
                      <a:off x="0" y="0"/>
                      <a:ext cx="3600000" cy="2782800"/>
                    </a:xfrm>
                    <a:prstGeom prst="rect">
                      <a:avLst/>
                    </a:prstGeom>
                    <a:ln w="12700">
                      <a:solidFill>
                        <a:schemeClr val="tx1"/>
                      </a:solidFill>
                    </a:ln>
                  </pic:spPr>
                </pic:pic>
              </a:graphicData>
            </a:graphic>
          </wp:inline>
        </w:drawing>
      </w:r>
    </w:p>
    <w:p w14:paraId="0C302B58" w14:textId="69283219" w:rsidR="00A5556C" w:rsidRPr="009B5FE2" w:rsidRDefault="00A5556C" w:rsidP="00A5556C">
      <w:pPr>
        <w:pStyle w:val="Caption"/>
        <w:jc w:val="center"/>
      </w:pPr>
      <w:bookmarkStart w:id="589" w:name="_Toc242440221"/>
      <w:r>
        <w:t xml:space="preserve">Figure </w:t>
      </w:r>
      <w:r>
        <w:rPr>
          <w:noProof/>
        </w:rPr>
        <w:fldChar w:fldCharType="begin"/>
      </w:r>
      <w:r>
        <w:rPr>
          <w:noProof/>
        </w:rPr>
        <w:instrText xml:space="preserve"> SEQ Figure \* ARABIC </w:instrText>
      </w:r>
      <w:r>
        <w:rPr>
          <w:noProof/>
        </w:rPr>
        <w:fldChar w:fldCharType="separate"/>
      </w:r>
      <w:r w:rsidR="009E448D">
        <w:rPr>
          <w:noProof/>
        </w:rPr>
        <w:t>4</w:t>
      </w:r>
      <w:r>
        <w:rPr>
          <w:noProof/>
        </w:rPr>
        <w:fldChar w:fldCharType="end"/>
      </w:r>
      <w:r>
        <w:t xml:space="preserve"> – Second PC </w:t>
      </w:r>
      <w:r w:rsidR="009B3ABE">
        <w:t>Module</w:t>
      </w:r>
      <w:r>
        <w:t xml:space="preserve"> Parts</w:t>
      </w:r>
      <w:bookmarkEnd w:id="589"/>
    </w:p>
    <w:p w14:paraId="2EFB7808" w14:textId="77777777" w:rsidR="00A5556C" w:rsidRDefault="00A5556C" w:rsidP="00A5556C">
      <w:pPr>
        <w:pStyle w:val="Heading3"/>
      </w:pPr>
      <w:bookmarkStart w:id="590" w:name="_Toc242440186"/>
      <w:r>
        <w:t>PCB Layout</w:t>
      </w:r>
      <w:bookmarkEnd w:id="590"/>
    </w:p>
    <w:p w14:paraId="00389311" w14:textId="5DD3CF67" w:rsidR="00A5556C" w:rsidRPr="009B3ABE" w:rsidRDefault="00A5556C" w:rsidP="00A5556C">
      <w:pPr>
        <w:keepNext/>
      </w:pPr>
      <w:r w:rsidRPr="009B3ABE">
        <w:t xml:space="preserve">The following diagram shows the layout of the Second PC </w:t>
      </w:r>
      <w:r w:rsidR="009B3ABE" w:rsidRPr="009B3ABE">
        <w:t xml:space="preserve">module </w:t>
      </w:r>
      <w:r w:rsidRPr="009B3ABE">
        <w:t>PCB. All components are mounted on the top (silkscreen) side of the board.</w:t>
      </w:r>
    </w:p>
    <w:p w14:paraId="156EA395" w14:textId="3C922AE8" w:rsidR="00A5556C" w:rsidRPr="00212D29" w:rsidRDefault="00CD7437" w:rsidP="00A5556C">
      <w:pPr>
        <w:keepNext/>
        <w:jc w:val="center"/>
      </w:pPr>
      <w:r>
        <w:rPr>
          <w:noProof/>
        </w:rPr>
        <w:drawing>
          <wp:inline distT="0" distB="0" distL="0" distR="0" wp14:anchorId="18F571C9" wp14:editId="7D2633DC">
            <wp:extent cx="2880000" cy="2469600"/>
            <wp:effectExtent l="0" t="0" r="0" b="6985"/>
            <wp:docPr id="2111467950" name="Picture 2" descr="A red circuit board with white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67950" name="Picture 2" descr="A red circuit board with white text and black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0000" cy="2469600"/>
                    </a:xfrm>
                    <a:prstGeom prst="rect">
                      <a:avLst/>
                    </a:prstGeom>
                  </pic:spPr>
                </pic:pic>
              </a:graphicData>
            </a:graphic>
          </wp:inline>
        </w:drawing>
      </w:r>
    </w:p>
    <w:p w14:paraId="50864BA5" w14:textId="69D81AAF" w:rsidR="00A5556C" w:rsidRPr="009B5FE2" w:rsidRDefault="00A5556C" w:rsidP="00A5556C">
      <w:pPr>
        <w:pStyle w:val="Caption"/>
        <w:jc w:val="center"/>
      </w:pPr>
      <w:bookmarkStart w:id="591" w:name="_Toc242440222"/>
      <w:r>
        <w:t xml:space="preserve">Figure </w:t>
      </w:r>
      <w:r>
        <w:rPr>
          <w:noProof/>
        </w:rPr>
        <w:fldChar w:fldCharType="begin"/>
      </w:r>
      <w:r>
        <w:rPr>
          <w:noProof/>
        </w:rPr>
        <w:instrText xml:space="preserve"> SEQ Figure \* ARABIC </w:instrText>
      </w:r>
      <w:r>
        <w:rPr>
          <w:noProof/>
        </w:rPr>
        <w:fldChar w:fldCharType="separate"/>
      </w:r>
      <w:r w:rsidR="009E448D">
        <w:rPr>
          <w:noProof/>
        </w:rPr>
        <w:t>5</w:t>
      </w:r>
      <w:r>
        <w:rPr>
          <w:noProof/>
        </w:rPr>
        <w:fldChar w:fldCharType="end"/>
      </w:r>
      <w:r>
        <w:t xml:space="preserve"> – Second PC </w:t>
      </w:r>
      <w:r w:rsidR="009B3ABE">
        <w:t>Module PCB</w:t>
      </w:r>
      <w:r>
        <w:t xml:space="preserve"> Layout</w:t>
      </w:r>
      <w:bookmarkEnd w:id="591"/>
    </w:p>
    <w:p w14:paraId="4B10C9D8" w14:textId="77777777" w:rsidR="00A5556C" w:rsidRDefault="00A5556C" w:rsidP="008C684E">
      <w:pPr>
        <w:pStyle w:val="Heading3"/>
        <w:pageBreakBefore/>
      </w:pPr>
      <w:bookmarkStart w:id="592" w:name="_Toc242440187"/>
      <w:r>
        <w:lastRenderedPageBreak/>
        <w:t>Construction</w:t>
      </w:r>
      <w:bookmarkEnd w:id="592"/>
    </w:p>
    <w:p w14:paraId="5E1C4BC4" w14:textId="43D168CC" w:rsidR="00A5556C" w:rsidRPr="009B3ABE" w:rsidRDefault="00A5556C" w:rsidP="00A5556C">
      <w:r w:rsidRPr="009B3ABE">
        <w:t xml:space="preserve">All the components on the Second PC </w:t>
      </w:r>
      <w:r w:rsidR="009B3ABE" w:rsidRPr="009B3ABE">
        <w:t>module PCB</w:t>
      </w:r>
      <w:r w:rsidRPr="009B3ABE">
        <w:t xml:space="preserve"> are mounted on top, silkscreen, side of the board.</w:t>
      </w:r>
    </w:p>
    <w:p w14:paraId="7E939868" w14:textId="2E91755B" w:rsidR="00A5556C" w:rsidRPr="009B3ABE" w:rsidRDefault="00A5556C" w:rsidP="00A5556C">
      <w:pPr>
        <w:pStyle w:val="ListParagraph"/>
        <w:numPr>
          <w:ilvl w:val="0"/>
          <w:numId w:val="6"/>
        </w:numPr>
      </w:pPr>
      <w:r w:rsidRPr="009B3ABE">
        <w:t xml:space="preserve">If your Second PC </w:t>
      </w:r>
      <w:r w:rsidR="009B3ABE" w:rsidRPr="009B3ABE">
        <w:t>PCB</w:t>
      </w:r>
      <w:r w:rsidRPr="009B3ABE">
        <w:t xml:space="preserve"> came from a panelized PCB, lightly file down any remaining nibs from the edges of the board.</w:t>
      </w:r>
    </w:p>
    <w:p w14:paraId="295D46D7" w14:textId="77777777" w:rsidR="008C684E" w:rsidRPr="009B3ABE" w:rsidRDefault="00A5556C" w:rsidP="00A5556C">
      <w:pPr>
        <w:pStyle w:val="ListParagraph"/>
        <w:numPr>
          <w:ilvl w:val="0"/>
          <w:numId w:val="6"/>
        </w:numPr>
      </w:pPr>
      <w:r w:rsidRPr="009B3ABE">
        <w:t>Pay close attention to the correct orientation of the polarised diode D1.</w:t>
      </w:r>
    </w:p>
    <w:p w14:paraId="7F4AD7CC" w14:textId="7A736C29" w:rsidR="00A5556C" w:rsidRPr="009B3ABE" w:rsidRDefault="00A5556C" w:rsidP="00A5556C">
      <w:pPr>
        <w:pStyle w:val="ListParagraph"/>
        <w:numPr>
          <w:ilvl w:val="0"/>
          <w:numId w:val="6"/>
        </w:numPr>
      </w:pPr>
      <w:r w:rsidRPr="009B3ABE">
        <w:t>D2, D3 &amp; D4 are not polarised.</w:t>
      </w:r>
    </w:p>
    <w:p w14:paraId="75459D6D" w14:textId="77777777" w:rsidR="00A5556C" w:rsidRPr="009B3ABE" w:rsidRDefault="00A5556C" w:rsidP="00A5556C">
      <w:pPr>
        <w:pStyle w:val="ListParagraph"/>
        <w:numPr>
          <w:ilvl w:val="0"/>
          <w:numId w:val="6"/>
        </w:numPr>
      </w:pPr>
      <w:r w:rsidRPr="009B3ABE">
        <w:t>There is no need to fit pins to the test point holes TP1 – TP2.</w:t>
      </w:r>
    </w:p>
    <w:p w14:paraId="0AB5433B" w14:textId="415DB76A" w:rsidR="00A5556C" w:rsidRPr="009B3ABE" w:rsidRDefault="00A5556C" w:rsidP="00A5556C">
      <w:pPr>
        <w:keepNext/>
      </w:pPr>
      <w:r w:rsidRPr="009B3ABE">
        <w:t xml:space="preserve">A completed Second PC </w:t>
      </w:r>
      <w:r w:rsidR="009B3ABE" w:rsidRPr="009B3ABE">
        <w:t>module</w:t>
      </w:r>
      <w:r w:rsidRPr="009B3ABE">
        <w:t xml:space="preserve"> is shown in the following photograph.</w:t>
      </w:r>
    </w:p>
    <w:p w14:paraId="66E0DFCF" w14:textId="77777777" w:rsidR="00A5556C" w:rsidRPr="00212D29" w:rsidRDefault="00A5556C" w:rsidP="00A5556C">
      <w:pPr>
        <w:keepNext/>
        <w:jc w:val="center"/>
      </w:pPr>
      <w:r>
        <w:rPr>
          <w:noProof/>
        </w:rPr>
        <w:drawing>
          <wp:inline distT="0" distB="0" distL="0" distR="0" wp14:anchorId="4C5AE779" wp14:editId="679387AF">
            <wp:extent cx="3600000" cy="2757600"/>
            <wp:effectExtent l="19050" t="19050" r="19685" b="24130"/>
            <wp:docPr id="103" name="Picture 103"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_066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000" cy="2757600"/>
                    </a:xfrm>
                    <a:prstGeom prst="rect">
                      <a:avLst/>
                    </a:prstGeom>
                    <a:ln w="12700">
                      <a:solidFill>
                        <a:schemeClr val="tx1"/>
                      </a:solidFill>
                    </a:ln>
                  </pic:spPr>
                </pic:pic>
              </a:graphicData>
            </a:graphic>
          </wp:inline>
        </w:drawing>
      </w:r>
    </w:p>
    <w:p w14:paraId="5BF6FCF0" w14:textId="267F5723" w:rsidR="00A5556C" w:rsidRDefault="00A5556C" w:rsidP="00A5556C">
      <w:pPr>
        <w:pStyle w:val="Caption"/>
        <w:jc w:val="center"/>
      </w:pPr>
      <w:bookmarkStart w:id="593" w:name="_Toc242440223"/>
      <w:r>
        <w:t xml:space="preserve">Figure </w:t>
      </w:r>
      <w:r>
        <w:rPr>
          <w:noProof/>
        </w:rPr>
        <w:fldChar w:fldCharType="begin"/>
      </w:r>
      <w:r>
        <w:rPr>
          <w:noProof/>
        </w:rPr>
        <w:instrText xml:space="preserve"> SEQ Figure \* ARABIC </w:instrText>
      </w:r>
      <w:r>
        <w:rPr>
          <w:noProof/>
        </w:rPr>
        <w:fldChar w:fldCharType="separate"/>
      </w:r>
      <w:r w:rsidR="009E448D">
        <w:rPr>
          <w:noProof/>
        </w:rPr>
        <w:t>6</w:t>
      </w:r>
      <w:r>
        <w:rPr>
          <w:noProof/>
        </w:rPr>
        <w:fldChar w:fldCharType="end"/>
      </w:r>
      <w:r>
        <w:t xml:space="preserve"> – Completed Second PC </w:t>
      </w:r>
      <w:r w:rsidR="009B3ABE">
        <w:t>Module</w:t>
      </w:r>
      <w:bookmarkEnd w:id="593"/>
    </w:p>
    <w:p w14:paraId="2D525CE1" w14:textId="77777777" w:rsidR="00A5556C" w:rsidRDefault="00A5556C" w:rsidP="00A5556C">
      <w:pPr>
        <w:pStyle w:val="Heading3"/>
      </w:pPr>
      <w:bookmarkStart w:id="594" w:name="_Toc242440188"/>
      <w:r>
        <w:t>Enclosure</w:t>
      </w:r>
      <w:bookmarkEnd w:id="594"/>
    </w:p>
    <w:p w14:paraId="4BC1E779" w14:textId="2BC1A215" w:rsidR="00A5556C" w:rsidRPr="009B3ABE" w:rsidRDefault="00A5556C" w:rsidP="00A5556C">
      <w:pPr>
        <w:keepNext/>
      </w:pPr>
      <w:r w:rsidRPr="009B3ABE">
        <w:t xml:space="preserve">The Second PC </w:t>
      </w:r>
      <w:r w:rsidR="009B3ABE" w:rsidRPr="009B3ABE">
        <w:t>module</w:t>
      </w:r>
      <w:r w:rsidRPr="009B3ABE">
        <w:t xml:space="preserve"> may be housed in a 0.75 litre Really Useful Box, </w:t>
      </w:r>
      <w:r w:rsidR="009B3ABE" w:rsidRPr="009B3ABE">
        <w:t xml:space="preserve">with space for a USB-Serial adapter if required, and </w:t>
      </w:r>
      <w:r w:rsidRPr="009B3ABE">
        <w:t xml:space="preserve">with the same drilling as for the </w:t>
      </w:r>
      <w:r w:rsidR="008C684E" w:rsidRPr="009B3ABE">
        <w:t xml:space="preserve">core </w:t>
      </w:r>
      <w:r w:rsidRPr="009B3ABE">
        <w:t xml:space="preserve">Power </w:t>
      </w:r>
      <w:r w:rsidR="008C684E" w:rsidRPr="009B3ABE">
        <w:t>module</w:t>
      </w:r>
      <w:r w:rsidRPr="009B3ABE">
        <w:t>.</w:t>
      </w:r>
      <w:r w:rsidR="009B3ABE">
        <w:t xml:space="preserve"> The PCB may be mounted on standoffs, as described in the </w:t>
      </w:r>
      <w:r w:rsidR="009B3ABE" w:rsidRPr="009B3ABE">
        <w:rPr>
          <w:b/>
          <w:bCs/>
          <w:i/>
          <w:iCs/>
        </w:rPr>
        <w:t>Build &amp; Installation Guide</w:t>
      </w:r>
      <w:r w:rsidR="009B3ABE">
        <w:t>.</w:t>
      </w:r>
    </w:p>
    <w:p w14:paraId="41B6BB02" w14:textId="267FCE69" w:rsidR="001E1F78" w:rsidRDefault="00830BF2" w:rsidP="00A7651F">
      <w:pPr>
        <w:pStyle w:val="Heading2"/>
        <w:pageBreakBefore/>
      </w:pPr>
      <w:bookmarkStart w:id="595" w:name="_Toc242440189"/>
      <w:r>
        <w:lastRenderedPageBreak/>
        <w:t xml:space="preserve">Basic Serial Splitter </w:t>
      </w:r>
      <w:r w:rsidR="009B3ABE">
        <w:t xml:space="preserve">Module – </w:t>
      </w:r>
      <w:r w:rsidR="009573EF">
        <w:t xml:space="preserve">Master </w:t>
      </w:r>
      <w:r w:rsidR="001E1F78">
        <w:t>Board</w:t>
      </w:r>
      <w:bookmarkEnd w:id="595"/>
      <w:r>
        <w:t xml:space="preserve"> </w:t>
      </w:r>
    </w:p>
    <w:p w14:paraId="654C4D6B" w14:textId="77777777" w:rsidR="00FB1524" w:rsidRDefault="00FB1524" w:rsidP="00783608">
      <w:pPr>
        <w:pStyle w:val="Heading3"/>
      </w:pPr>
      <w:bookmarkStart w:id="596" w:name="_Toc242440190"/>
      <w:r>
        <w:t>Parts List</w:t>
      </w:r>
      <w:bookmarkEnd w:id="596"/>
    </w:p>
    <w:p w14:paraId="3B42F3D6" w14:textId="492D35E0" w:rsidR="00FB1524" w:rsidRPr="00393B25" w:rsidRDefault="00FB1524" w:rsidP="00FB1524">
      <w:pPr>
        <w:pStyle w:val="Caption"/>
        <w:keepNext/>
      </w:pPr>
      <w:bookmarkStart w:id="597" w:name="_Toc242440245"/>
      <w:r>
        <w:t xml:space="preserve">Table </w:t>
      </w:r>
      <w:r w:rsidR="00D15F53">
        <w:rPr>
          <w:noProof/>
        </w:rPr>
        <w:fldChar w:fldCharType="begin"/>
      </w:r>
      <w:r w:rsidR="00D15F53">
        <w:rPr>
          <w:noProof/>
        </w:rPr>
        <w:instrText xml:space="preserve"> SEQ Table \* ARABIC </w:instrText>
      </w:r>
      <w:r w:rsidR="00D15F53">
        <w:rPr>
          <w:noProof/>
        </w:rPr>
        <w:fldChar w:fldCharType="separate"/>
      </w:r>
      <w:r w:rsidR="009E448D">
        <w:rPr>
          <w:noProof/>
        </w:rPr>
        <w:t>3</w:t>
      </w:r>
      <w:r w:rsidR="00D15F53">
        <w:rPr>
          <w:noProof/>
        </w:rPr>
        <w:fldChar w:fldCharType="end"/>
      </w:r>
      <w:r>
        <w:t xml:space="preserve"> – </w:t>
      </w:r>
      <w:r w:rsidR="00830BF2">
        <w:t xml:space="preserve">Basic Serial Splitter </w:t>
      </w:r>
      <w:r w:rsidR="009B3ABE">
        <w:t xml:space="preserve">Module </w:t>
      </w:r>
      <w:r w:rsidR="009573EF">
        <w:t xml:space="preserve">Master </w:t>
      </w:r>
      <w:r w:rsidR="00152C2B">
        <w:t>Board</w:t>
      </w:r>
      <w:r>
        <w:t xml:space="preserve"> Parts List</w:t>
      </w:r>
      <w:bookmarkEnd w:id="59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252"/>
        <w:gridCol w:w="2897"/>
      </w:tblGrid>
      <w:tr w:rsidR="00FB1524" w:rsidRPr="00AE25BB" w14:paraId="205ECD1A" w14:textId="77777777" w:rsidTr="00152C2B">
        <w:tc>
          <w:tcPr>
            <w:tcW w:w="1985" w:type="dxa"/>
            <w:shd w:val="clear" w:color="auto" w:fill="D9D9D9" w:themeFill="background1" w:themeFillShade="D9"/>
          </w:tcPr>
          <w:p w14:paraId="12913D26" w14:textId="77777777" w:rsidR="00FB1524" w:rsidRPr="00212D29" w:rsidRDefault="00FB1524" w:rsidP="00FB1524">
            <w:pPr>
              <w:contextualSpacing/>
              <w:rPr>
                <w:b/>
              </w:rPr>
            </w:pPr>
            <w:r w:rsidRPr="00212D29">
              <w:rPr>
                <w:b/>
              </w:rPr>
              <w:t>Reference</w:t>
            </w:r>
          </w:p>
        </w:tc>
        <w:tc>
          <w:tcPr>
            <w:tcW w:w="4252" w:type="dxa"/>
            <w:shd w:val="clear" w:color="auto" w:fill="D9D9D9" w:themeFill="background1" w:themeFillShade="D9"/>
          </w:tcPr>
          <w:p w14:paraId="68E39D90" w14:textId="77777777" w:rsidR="00FB1524" w:rsidRPr="00212D29" w:rsidRDefault="00FB1524" w:rsidP="00FB1524">
            <w:pPr>
              <w:contextualSpacing/>
              <w:rPr>
                <w:b/>
              </w:rPr>
            </w:pPr>
            <w:r w:rsidRPr="00212D29">
              <w:rPr>
                <w:b/>
              </w:rPr>
              <w:t>Component</w:t>
            </w:r>
          </w:p>
        </w:tc>
        <w:tc>
          <w:tcPr>
            <w:tcW w:w="2897" w:type="dxa"/>
            <w:shd w:val="clear" w:color="auto" w:fill="D9D9D9" w:themeFill="background1" w:themeFillShade="D9"/>
          </w:tcPr>
          <w:p w14:paraId="7F209771" w14:textId="77777777" w:rsidR="00FB1524" w:rsidRPr="00212D29" w:rsidRDefault="00FB1524" w:rsidP="00FB1524">
            <w:pPr>
              <w:contextualSpacing/>
              <w:rPr>
                <w:b/>
              </w:rPr>
            </w:pPr>
            <w:r w:rsidRPr="00212D29">
              <w:rPr>
                <w:b/>
              </w:rPr>
              <w:t>Notes</w:t>
            </w:r>
          </w:p>
        </w:tc>
      </w:tr>
      <w:tr w:rsidR="00FB1524" w:rsidRPr="007A4ECF" w14:paraId="30E3DCFD" w14:textId="77777777" w:rsidTr="001631DF">
        <w:tc>
          <w:tcPr>
            <w:tcW w:w="1985" w:type="dxa"/>
          </w:tcPr>
          <w:p w14:paraId="6FEF2C71" w14:textId="77777777" w:rsidR="00FB1524" w:rsidRPr="009B3ABE" w:rsidRDefault="00FB1524" w:rsidP="001631DF">
            <w:pPr>
              <w:contextualSpacing/>
            </w:pPr>
            <w:r w:rsidRPr="009B3ABE">
              <w:t>PCB</w:t>
            </w:r>
          </w:p>
        </w:tc>
        <w:tc>
          <w:tcPr>
            <w:tcW w:w="4252" w:type="dxa"/>
          </w:tcPr>
          <w:p w14:paraId="4588EEA0" w14:textId="162F9B10" w:rsidR="00FB1524" w:rsidRPr="009B3ABE" w:rsidRDefault="00783608" w:rsidP="001631DF">
            <w:pPr>
              <w:contextualSpacing/>
            </w:pPr>
            <w:r w:rsidRPr="009B3ABE">
              <w:t xml:space="preserve">Type 2 </w:t>
            </w:r>
            <w:r w:rsidR="00830BF2" w:rsidRPr="009B3ABE">
              <w:t xml:space="preserve">Basic Serial Splitter </w:t>
            </w:r>
            <w:r w:rsidR="00733A4D" w:rsidRPr="009B3ABE">
              <w:t>PCB</w:t>
            </w:r>
          </w:p>
        </w:tc>
        <w:tc>
          <w:tcPr>
            <w:tcW w:w="2897" w:type="dxa"/>
          </w:tcPr>
          <w:p w14:paraId="31374877" w14:textId="77777777" w:rsidR="00FB1524" w:rsidRPr="009B3ABE" w:rsidRDefault="00FB1524" w:rsidP="001631DF">
            <w:pPr>
              <w:contextualSpacing/>
            </w:pPr>
          </w:p>
        </w:tc>
      </w:tr>
      <w:tr w:rsidR="00830BF2" w:rsidRPr="007A4ECF" w14:paraId="1749F390" w14:textId="77777777" w:rsidTr="001631DF">
        <w:tc>
          <w:tcPr>
            <w:tcW w:w="1985" w:type="dxa"/>
          </w:tcPr>
          <w:p w14:paraId="1C19F289" w14:textId="6AF1AA31" w:rsidR="00830BF2" w:rsidRPr="009B3ABE" w:rsidRDefault="00830BF2" w:rsidP="00830BF2">
            <w:pPr>
              <w:contextualSpacing/>
            </w:pPr>
            <w:r w:rsidRPr="009B3ABE">
              <w:t>R1</w:t>
            </w:r>
          </w:p>
        </w:tc>
        <w:tc>
          <w:tcPr>
            <w:tcW w:w="4252" w:type="dxa"/>
          </w:tcPr>
          <w:p w14:paraId="2A7A29E4" w14:textId="368C5735" w:rsidR="00830BF2" w:rsidRPr="009B3ABE" w:rsidRDefault="00830BF2" w:rsidP="00830BF2">
            <w:pPr>
              <w:contextualSpacing/>
            </w:pPr>
            <w:r w:rsidRPr="009B3ABE">
              <w:t>1k</w:t>
            </w:r>
            <w:r w:rsidRPr="009B3ABE">
              <w:rPr>
                <w:rFonts w:cs="Calibri"/>
              </w:rPr>
              <w:t>Ω 0.25W Metal Film</w:t>
            </w:r>
          </w:p>
        </w:tc>
        <w:tc>
          <w:tcPr>
            <w:tcW w:w="2897" w:type="dxa"/>
          </w:tcPr>
          <w:p w14:paraId="2BA5EB8B" w14:textId="40FA5B3B" w:rsidR="00830BF2" w:rsidRPr="00D705AF" w:rsidRDefault="00830BF2" w:rsidP="00830BF2">
            <w:pPr>
              <w:contextualSpacing/>
            </w:pPr>
            <w:r w:rsidRPr="00D705AF">
              <w:t>Farnell 9341102</w:t>
            </w:r>
          </w:p>
        </w:tc>
      </w:tr>
      <w:tr w:rsidR="00830BF2" w:rsidRPr="007A4ECF" w14:paraId="6CC564F9" w14:textId="77777777" w:rsidTr="001631DF">
        <w:tc>
          <w:tcPr>
            <w:tcW w:w="1985" w:type="dxa"/>
          </w:tcPr>
          <w:p w14:paraId="0B119A68" w14:textId="5AAD8625" w:rsidR="00830BF2" w:rsidRPr="009B3ABE" w:rsidRDefault="00830BF2" w:rsidP="00830BF2">
            <w:pPr>
              <w:contextualSpacing/>
            </w:pPr>
            <w:r w:rsidRPr="009B3ABE">
              <w:t>C1, C2</w:t>
            </w:r>
          </w:p>
        </w:tc>
        <w:tc>
          <w:tcPr>
            <w:tcW w:w="4252" w:type="dxa"/>
          </w:tcPr>
          <w:p w14:paraId="3D5D3902" w14:textId="4E0029C3" w:rsidR="00830BF2" w:rsidRPr="009B3ABE" w:rsidRDefault="00830BF2" w:rsidP="00830BF2">
            <w:pPr>
              <w:contextualSpacing/>
            </w:pPr>
            <w:r w:rsidRPr="009B3ABE">
              <w:t>100</w:t>
            </w:r>
            <w:r w:rsidRPr="009B3ABE">
              <w:rPr>
                <w:rFonts w:cs="Calibri"/>
              </w:rPr>
              <w:t>µF</w:t>
            </w:r>
            <w:r w:rsidRPr="009B3ABE">
              <w:t xml:space="preserve"> 25V Electrolytic (6.3mm Radial)</w:t>
            </w:r>
          </w:p>
        </w:tc>
        <w:tc>
          <w:tcPr>
            <w:tcW w:w="2897" w:type="dxa"/>
          </w:tcPr>
          <w:p w14:paraId="3C60E887" w14:textId="7C2D7AB6" w:rsidR="00830BF2" w:rsidRPr="00D705AF" w:rsidRDefault="00830BF2" w:rsidP="00830BF2">
            <w:pPr>
              <w:contextualSpacing/>
            </w:pPr>
            <w:r w:rsidRPr="00D705AF">
              <w:t>Farnell 9451188</w:t>
            </w:r>
          </w:p>
        </w:tc>
      </w:tr>
      <w:tr w:rsidR="00830BF2" w:rsidRPr="007A4ECF" w14:paraId="3B7EA0B6" w14:textId="77777777" w:rsidTr="001631DF">
        <w:tc>
          <w:tcPr>
            <w:tcW w:w="1985" w:type="dxa"/>
          </w:tcPr>
          <w:p w14:paraId="6BBF8DCE" w14:textId="3B5EC8A4" w:rsidR="00830BF2" w:rsidRPr="009B3ABE" w:rsidRDefault="00830BF2" w:rsidP="00830BF2">
            <w:pPr>
              <w:contextualSpacing/>
            </w:pPr>
            <w:r w:rsidRPr="009B3ABE">
              <w:t>C3, C5, C6</w:t>
            </w:r>
          </w:p>
        </w:tc>
        <w:tc>
          <w:tcPr>
            <w:tcW w:w="4252" w:type="dxa"/>
          </w:tcPr>
          <w:p w14:paraId="2EB000A9" w14:textId="747158A9" w:rsidR="00830BF2" w:rsidRPr="009B3ABE" w:rsidRDefault="00830BF2" w:rsidP="00830BF2">
            <w:pPr>
              <w:contextualSpacing/>
            </w:pPr>
            <w:r w:rsidRPr="009B3ABE">
              <w:t>330nF (0.33</w:t>
            </w:r>
            <w:r w:rsidRPr="009B3ABE">
              <w:rPr>
                <w:rFonts w:cs="Calibri"/>
              </w:rPr>
              <w:t>µF</w:t>
            </w:r>
            <w:r w:rsidRPr="009B3ABE">
              <w:t>) 50V MLCC</w:t>
            </w:r>
            <w:r w:rsidR="000133B9" w:rsidRPr="009B3ABE">
              <w:rPr>
                <w:rStyle w:val="FootnoteReference"/>
              </w:rPr>
              <w:footnoteReference w:id="3"/>
            </w:r>
            <w:r w:rsidR="000133B9" w:rsidRPr="009B3ABE">
              <w:t xml:space="preserve"> </w:t>
            </w:r>
            <w:r w:rsidRPr="009B3ABE">
              <w:t>(2.54mm Radial)</w:t>
            </w:r>
          </w:p>
        </w:tc>
        <w:tc>
          <w:tcPr>
            <w:tcW w:w="2897" w:type="dxa"/>
          </w:tcPr>
          <w:p w14:paraId="311631BB" w14:textId="4AF5E5E4" w:rsidR="00830BF2" w:rsidRPr="00D705AF" w:rsidRDefault="00830BF2" w:rsidP="00830BF2">
            <w:pPr>
              <w:contextualSpacing/>
            </w:pPr>
            <w:r w:rsidRPr="00D705AF">
              <w:t xml:space="preserve">Farnell </w:t>
            </w:r>
            <w:r w:rsidR="000133B9" w:rsidRPr="00D705AF">
              <w:t>2819679</w:t>
            </w:r>
          </w:p>
        </w:tc>
      </w:tr>
      <w:tr w:rsidR="00830BF2" w:rsidRPr="007A4ECF" w14:paraId="0ADB9404" w14:textId="77777777" w:rsidTr="001631DF">
        <w:tc>
          <w:tcPr>
            <w:tcW w:w="1985" w:type="dxa"/>
          </w:tcPr>
          <w:p w14:paraId="03E82E6D" w14:textId="5A67317D" w:rsidR="00830BF2" w:rsidRPr="009B3ABE" w:rsidRDefault="00830BF2" w:rsidP="00830BF2">
            <w:pPr>
              <w:contextualSpacing/>
            </w:pPr>
            <w:r w:rsidRPr="009B3ABE">
              <w:t>C4</w:t>
            </w:r>
          </w:p>
        </w:tc>
        <w:tc>
          <w:tcPr>
            <w:tcW w:w="4252" w:type="dxa"/>
          </w:tcPr>
          <w:p w14:paraId="7D49C9EF" w14:textId="1F34CFA7" w:rsidR="00830BF2" w:rsidRPr="009B3ABE" w:rsidRDefault="00830BF2" w:rsidP="00830BF2">
            <w:pPr>
              <w:contextualSpacing/>
            </w:pPr>
            <w:r w:rsidRPr="009B3ABE">
              <w:t>47nF (0.047</w:t>
            </w:r>
            <w:r w:rsidRPr="009B3ABE">
              <w:rPr>
                <w:rFonts w:cs="Calibri"/>
              </w:rPr>
              <w:t>µF</w:t>
            </w:r>
            <w:r w:rsidRPr="009B3ABE">
              <w:t>) 50V MLCC (2.54mm Radial)</w:t>
            </w:r>
          </w:p>
        </w:tc>
        <w:tc>
          <w:tcPr>
            <w:tcW w:w="2897" w:type="dxa"/>
          </w:tcPr>
          <w:p w14:paraId="12D4DAD3" w14:textId="53B1ED61" w:rsidR="00830BF2" w:rsidRPr="00D705AF" w:rsidRDefault="00830BF2" w:rsidP="00830BF2">
            <w:pPr>
              <w:contextualSpacing/>
            </w:pPr>
            <w:r w:rsidRPr="00D705AF">
              <w:t xml:space="preserve">Farnell </w:t>
            </w:r>
            <w:r w:rsidR="000133B9" w:rsidRPr="00D705AF">
              <w:t>2819680</w:t>
            </w:r>
          </w:p>
        </w:tc>
      </w:tr>
      <w:tr w:rsidR="00830BF2" w:rsidRPr="007A4ECF" w14:paraId="7986CEDD" w14:textId="77777777" w:rsidTr="001631DF">
        <w:tc>
          <w:tcPr>
            <w:tcW w:w="1985" w:type="dxa"/>
          </w:tcPr>
          <w:p w14:paraId="7AC913D4" w14:textId="77777777" w:rsidR="00DE1230" w:rsidRPr="009B3ABE" w:rsidRDefault="00830BF2" w:rsidP="00830BF2">
            <w:pPr>
              <w:contextualSpacing/>
            </w:pPr>
            <w:r w:rsidRPr="009B3ABE">
              <w:t>C7, C8, C9,</w:t>
            </w:r>
          </w:p>
          <w:p w14:paraId="24CA1C3F" w14:textId="73C8D610" w:rsidR="00830BF2" w:rsidRPr="009B3ABE" w:rsidRDefault="00830BF2" w:rsidP="00830BF2">
            <w:pPr>
              <w:contextualSpacing/>
            </w:pPr>
            <w:r w:rsidRPr="009B3ABE">
              <w:t>C10, C11, C12</w:t>
            </w:r>
          </w:p>
        </w:tc>
        <w:tc>
          <w:tcPr>
            <w:tcW w:w="4252" w:type="dxa"/>
          </w:tcPr>
          <w:p w14:paraId="78AA589A" w14:textId="013241B5" w:rsidR="00830BF2" w:rsidRPr="009B3ABE" w:rsidRDefault="00830BF2" w:rsidP="00830BF2">
            <w:pPr>
              <w:contextualSpacing/>
            </w:pPr>
            <w:r w:rsidRPr="009B3ABE">
              <w:t>100nF (0.1</w:t>
            </w:r>
            <w:r w:rsidRPr="009B3ABE">
              <w:rPr>
                <w:rFonts w:cs="Calibri"/>
              </w:rPr>
              <w:t>µF</w:t>
            </w:r>
            <w:r w:rsidRPr="009B3ABE">
              <w:t>) 50V MLCC (2.54mm Radial)</w:t>
            </w:r>
          </w:p>
        </w:tc>
        <w:tc>
          <w:tcPr>
            <w:tcW w:w="2897" w:type="dxa"/>
          </w:tcPr>
          <w:p w14:paraId="3A16033B" w14:textId="46F489AB" w:rsidR="00830BF2" w:rsidRPr="00D705AF" w:rsidRDefault="00830BF2" w:rsidP="00830BF2">
            <w:pPr>
              <w:contextualSpacing/>
            </w:pPr>
            <w:r w:rsidRPr="00D705AF">
              <w:t>Farnell 1457655</w:t>
            </w:r>
          </w:p>
        </w:tc>
      </w:tr>
      <w:tr w:rsidR="006E0865" w:rsidRPr="007A4ECF" w14:paraId="7188D63F" w14:textId="77777777" w:rsidTr="001631DF">
        <w:tc>
          <w:tcPr>
            <w:tcW w:w="1985" w:type="dxa"/>
          </w:tcPr>
          <w:p w14:paraId="43BAEBB9" w14:textId="74276A6D" w:rsidR="006E0865" w:rsidRPr="009B3ABE" w:rsidRDefault="006E0865" w:rsidP="006E0865">
            <w:pPr>
              <w:contextualSpacing/>
            </w:pPr>
            <w:r w:rsidRPr="009B3ABE">
              <w:t>D1</w:t>
            </w:r>
          </w:p>
        </w:tc>
        <w:tc>
          <w:tcPr>
            <w:tcW w:w="4252" w:type="dxa"/>
          </w:tcPr>
          <w:p w14:paraId="74F1E05C" w14:textId="6578E6EF" w:rsidR="006E0865" w:rsidRPr="009B3ABE" w:rsidRDefault="006E0865" w:rsidP="006E0865">
            <w:pPr>
              <w:contextualSpacing/>
            </w:pPr>
            <w:r w:rsidRPr="009B3ABE">
              <w:t>SA12A</w:t>
            </w:r>
          </w:p>
        </w:tc>
        <w:tc>
          <w:tcPr>
            <w:tcW w:w="2897" w:type="dxa"/>
          </w:tcPr>
          <w:p w14:paraId="7E39268C" w14:textId="28F6BF01" w:rsidR="006E0865" w:rsidRPr="00D705AF" w:rsidRDefault="006E0865" w:rsidP="006E0865">
            <w:pPr>
              <w:contextualSpacing/>
            </w:pPr>
            <w:r w:rsidRPr="00D705AF">
              <w:t>Farnell 2679618</w:t>
            </w:r>
          </w:p>
        </w:tc>
      </w:tr>
      <w:tr w:rsidR="006E0865" w:rsidRPr="007A4ECF" w14:paraId="040CAFCD" w14:textId="77777777" w:rsidTr="001631DF">
        <w:tc>
          <w:tcPr>
            <w:tcW w:w="1985" w:type="dxa"/>
          </w:tcPr>
          <w:p w14:paraId="299025CD" w14:textId="62ABC2F6" w:rsidR="006E0865" w:rsidRPr="009B3ABE" w:rsidRDefault="006E0865" w:rsidP="006E0865">
            <w:pPr>
              <w:contextualSpacing/>
            </w:pPr>
            <w:r w:rsidRPr="009B3ABE">
              <w:t>D2, D3, D4</w:t>
            </w:r>
          </w:p>
        </w:tc>
        <w:tc>
          <w:tcPr>
            <w:tcW w:w="4252" w:type="dxa"/>
          </w:tcPr>
          <w:p w14:paraId="1A06E724" w14:textId="28D7B7FE" w:rsidR="006E0865" w:rsidRPr="009B3ABE" w:rsidRDefault="006E0865" w:rsidP="006E0865">
            <w:pPr>
              <w:contextualSpacing/>
            </w:pPr>
            <w:r w:rsidRPr="009B3ABE">
              <w:t>SA15CA</w:t>
            </w:r>
          </w:p>
        </w:tc>
        <w:tc>
          <w:tcPr>
            <w:tcW w:w="2897" w:type="dxa"/>
          </w:tcPr>
          <w:p w14:paraId="15DE165D" w14:textId="3170005E" w:rsidR="006E0865" w:rsidRPr="00D705AF" w:rsidRDefault="006E0865" w:rsidP="006E0865">
            <w:pPr>
              <w:contextualSpacing/>
            </w:pPr>
            <w:r w:rsidRPr="00D705AF">
              <w:t>Farnell 2762809</w:t>
            </w:r>
          </w:p>
        </w:tc>
      </w:tr>
      <w:tr w:rsidR="006E0865" w:rsidRPr="007A4ECF" w14:paraId="1B4C00DB" w14:textId="77777777" w:rsidTr="001631DF">
        <w:tc>
          <w:tcPr>
            <w:tcW w:w="1985" w:type="dxa"/>
          </w:tcPr>
          <w:p w14:paraId="75C0FFEB" w14:textId="199DAA5F" w:rsidR="006E0865" w:rsidRPr="009B3ABE" w:rsidRDefault="006E0865" w:rsidP="006E0865">
            <w:pPr>
              <w:contextualSpacing/>
            </w:pPr>
            <w:r w:rsidRPr="009B3ABE">
              <w:t>D5</w:t>
            </w:r>
          </w:p>
        </w:tc>
        <w:tc>
          <w:tcPr>
            <w:tcW w:w="4252" w:type="dxa"/>
          </w:tcPr>
          <w:p w14:paraId="0826E046" w14:textId="5AEEF80A" w:rsidR="006E0865" w:rsidRPr="009B3ABE" w:rsidRDefault="006E0865" w:rsidP="006E0865">
            <w:pPr>
              <w:contextualSpacing/>
            </w:pPr>
            <w:r w:rsidRPr="009B3ABE">
              <w:t>1N4001</w:t>
            </w:r>
          </w:p>
        </w:tc>
        <w:tc>
          <w:tcPr>
            <w:tcW w:w="2897" w:type="dxa"/>
          </w:tcPr>
          <w:p w14:paraId="56768152" w14:textId="1CAE77EB" w:rsidR="006E0865" w:rsidRPr="00D705AF" w:rsidRDefault="006E0865" w:rsidP="006E0865">
            <w:pPr>
              <w:contextualSpacing/>
            </w:pPr>
            <w:r w:rsidRPr="00D705AF">
              <w:t>Farnell 1458986</w:t>
            </w:r>
          </w:p>
        </w:tc>
      </w:tr>
      <w:tr w:rsidR="006E0865" w:rsidRPr="007A4ECF" w14:paraId="0E241F40" w14:textId="77777777" w:rsidTr="001631DF">
        <w:tc>
          <w:tcPr>
            <w:tcW w:w="1985" w:type="dxa"/>
          </w:tcPr>
          <w:p w14:paraId="4DC991C6" w14:textId="4E9C533E" w:rsidR="006E0865" w:rsidRPr="009B3ABE" w:rsidRDefault="006E0865" w:rsidP="006E0865">
            <w:pPr>
              <w:contextualSpacing/>
            </w:pPr>
            <w:r w:rsidRPr="009B3ABE">
              <w:t>D6</w:t>
            </w:r>
          </w:p>
        </w:tc>
        <w:tc>
          <w:tcPr>
            <w:tcW w:w="4252" w:type="dxa"/>
          </w:tcPr>
          <w:p w14:paraId="48EA25F5" w14:textId="004C0277" w:rsidR="006E0865" w:rsidRPr="009B3ABE" w:rsidRDefault="006E0865" w:rsidP="006E0865">
            <w:pPr>
              <w:contextualSpacing/>
            </w:pPr>
            <w:r w:rsidRPr="009B3ABE">
              <w:t>SA5.0A</w:t>
            </w:r>
          </w:p>
        </w:tc>
        <w:tc>
          <w:tcPr>
            <w:tcW w:w="2897" w:type="dxa"/>
          </w:tcPr>
          <w:p w14:paraId="59BEF75A" w14:textId="7F07391D" w:rsidR="006E0865" w:rsidRPr="00D705AF" w:rsidRDefault="006E0865" w:rsidP="006E0865">
            <w:pPr>
              <w:contextualSpacing/>
            </w:pPr>
            <w:r w:rsidRPr="00D705AF">
              <w:t>Farnell 1886342</w:t>
            </w:r>
          </w:p>
        </w:tc>
      </w:tr>
      <w:tr w:rsidR="006E0865" w:rsidRPr="007A4ECF" w14:paraId="396EB313" w14:textId="77777777" w:rsidTr="001631DF">
        <w:tc>
          <w:tcPr>
            <w:tcW w:w="1985" w:type="dxa"/>
          </w:tcPr>
          <w:p w14:paraId="1ACF8EC7" w14:textId="7870F103" w:rsidR="006E0865" w:rsidRPr="009B3ABE" w:rsidRDefault="006E0865" w:rsidP="006E0865">
            <w:pPr>
              <w:contextualSpacing/>
            </w:pPr>
            <w:r w:rsidRPr="009B3ABE">
              <w:t>IC1</w:t>
            </w:r>
          </w:p>
        </w:tc>
        <w:tc>
          <w:tcPr>
            <w:tcW w:w="4252" w:type="dxa"/>
          </w:tcPr>
          <w:p w14:paraId="27A5286F" w14:textId="35A5D27A" w:rsidR="006E0865" w:rsidRPr="009B3ABE" w:rsidRDefault="00C56D36" w:rsidP="006E0865">
            <w:pPr>
              <w:contextualSpacing/>
            </w:pPr>
            <w:r>
              <w:t>MC7805CTG</w:t>
            </w:r>
            <w:r w:rsidR="006E0865" w:rsidRPr="009B3ABE">
              <w:t xml:space="preserve"> (replacement for LM7805)</w:t>
            </w:r>
          </w:p>
        </w:tc>
        <w:tc>
          <w:tcPr>
            <w:tcW w:w="2897" w:type="dxa"/>
          </w:tcPr>
          <w:p w14:paraId="060CF063" w14:textId="3588632B" w:rsidR="006E0865" w:rsidRPr="00D705AF" w:rsidRDefault="006E0865" w:rsidP="006E0865">
            <w:pPr>
              <w:contextualSpacing/>
            </w:pPr>
            <w:r w:rsidRPr="00D705AF">
              <w:t>Farnell 9</w:t>
            </w:r>
            <w:r w:rsidR="00C56D36" w:rsidRPr="00D705AF">
              <w:t>666095</w:t>
            </w:r>
          </w:p>
        </w:tc>
      </w:tr>
      <w:tr w:rsidR="006E0865" w:rsidRPr="007A4ECF" w14:paraId="5B8EA896" w14:textId="77777777" w:rsidTr="001631DF">
        <w:tc>
          <w:tcPr>
            <w:tcW w:w="1985" w:type="dxa"/>
          </w:tcPr>
          <w:p w14:paraId="66D8A0B7" w14:textId="382C5F46" w:rsidR="006E0865" w:rsidRPr="009B3ABE" w:rsidRDefault="006E0865" w:rsidP="006E0865">
            <w:pPr>
              <w:contextualSpacing/>
            </w:pPr>
            <w:r w:rsidRPr="009B3ABE">
              <w:t>IC2</w:t>
            </w:r>
          </w:p>
        </w:tc>
        <w:tc>
          <w:tcPr>
            <w:tcW w:w="4252" w:type="dxa"/>
          </w:tcPr>
          <w:p w14:paraId="1F9A6AE4" w14:textId="47C55A19" w:rsidR="006E0865" w:rsidRPr="009B3ABE" w:rsidRDefault="006E0865" w:rsidP="006E0865">
            <w:pPr>
              <w:contextualSpacing/>
            </w:pPr>
            <w:r w:rsidRPr="009B3ABE">
              <w:t>MAX3323</w:t>
            </w:r>
            <w:r w:rsidR="000133B9" w:rsidRPr="009B3ABE">
              <w:t>EEPE+</w:t>
            </w:r>
          </w:p>
        </w:tc>
        <w:tc>
          <w:tcPr>
            <w:tcW w:w="2897" w:type="dxa"/>
          </w:tcPr>
          <w:p w14:paraId="02038193" w14:textId="4161940A" w:rsidR="006E0865" w:rsidRPr="00D705AF" w:rsidRDefault="006E0865" w:rsidP="006E0865">
            <w:pPr>
              <w:contextualSpacing/>
            </w:pPr>
            <w:r w:rsidRPr="00D705AF">
              <w:t xml:space="preserve">Farnell </w:t>
            </w:r>
            <w:r w:rsidR="000133B9" w:rsidRPr="00D705AF">
              <w:t>2511866</w:t>
            </w:r>
          </w:p>
        </w:tc>
      </w:tr>
      <w:tr w:rsidR="006E0865" w:rsidRPr="007A4ECF" w14:paraId="5CC1988B" w14:textId="77777777" w:rsidTr="001631DF">
        <w:tc>
          <w:tcPr>
            <w:tcW w:w="1985" w:type="dxa"/>
          </w:tcPr>
          <w:p w14:paraId="30A1B4FF" w14:textId="0BFC3D7E" w:rsidR="006E0865" w:rsidRPr="009B3ABE" w:rsidRDefault="006E0865" w:rsidP="006E0865">
            <w:pPr>
              <w:contextualSpacing/>
            </w:pPr>
            <w:r w:rsidRPr="009B3ABE">
              <w:t>IC3</w:t>
            </w:r>
          </w:p>
        </w:tc>
        <w:tc>
          <w:tcPr>
            <w:tcW w:w="4252" w:type="dxa"/>
          </w:tcPr>
          <w:p w14:paraId="46A9615E" w14:textId="75F76B4E" w:rsidR="006E0865" w:rsidRPr="009B3ABE" w:rsidRDefault="006E0865" w:rsidP="006E0865">
            <w:pPr>
              <w:contextualSpacing/>
            </w:pPr>
            <w:r w:rsidRPr="009B3ABE">
              <w:t>MAX208</w:t>
            </w:r>
            <w:r w:rsidR="000133B9" w:rsidRPr="009B3ABE">
              <w:t>CNG+</w:t>
            </w:r>
          </w:p>
        </w:tc>
        <w:tc>
          <w:tcPr>
            <w:tcW w:w="2897" w:type="dxa"/>
          </w:tcPr>
          <w:p w14:paraId="6B093EF8" w14:textId="78550DB5" w:rsidR="006E0865" w:rsidRPr="00D705AF" w:rsidRDefault="006E0865" w:rsidP="006E0865">
            <w:pPr>
              <w:contextualSpacing/>
            </w:pPr>
            <w:r w:rsidRPr="00D705AF">
              <w:t xml:space="preserve">Farnell </w:t>
            </w:r>
            <w:r w:rsidR="000133B9" w:rsidRPr="00D705AF">
              <w:t>2511906</w:t>
            </w:r>
          </w:p>
        </w:tc>
      </w:tr>
      <w:tr w:rsidR="006E0865" w:rsidRPr="007A4ECF" w14:paraId="6951C12D" w14:textId="77777777" w:rsidTr="001631DF">
        <w:tc>
          <w:tcPr>
            <w:tcW w:w="1985" w:type="dxa"/>
          </w:tcPr>
          <w:p w14:paraId="0A05EE6E" w14:textId="608E1148" w:rsidR="006E0865" w:rsidRPr="009B3ABE" w:rsidRDefault="00161B07" w:rsidP="006E0865">
            <w:pPr>
              <w:contextualSpacing/>
            </w:pPr>
            <w:r w:rsidRPr="009B3ABE">
              <w:t>RJ45 Connector</w:t>
            </w:r>
          </w:p>
        </w:tc>
        <w:tc>
          <w:tcPr>
            <w:tcW w:w="4252" w:type="dxa"/>
          </w:tcPr>
          <w:p w14:paraId="2098B4F3" w14:textId="27BA0E3B" w:rsidR="006E0865" w:rsidRPr="009B3ABE" w:rsidRDefault="006E0865" w:rsidP="006E0865">
            <w:pPr>
              <w:contextualSpacing/>
            </w:pPr>
            <w:r w:rsidRPr="009B3ABE">
              <w:t>AMP TE Connectivity 5406526-1</w:t>
            </w:r>
          </w:p>
        </w:tc>
        <w:tc>
          <w:tcPr>
            <w:tcW w:w="2897" w:type="dxa"/>
          </w:tcPr>
          <w:p w14:paraId="1D629097" w14:textId="271FF755" w:rsidR="006E0865" w:rsidRPr="00D705AF" w:rsidRDefault="006E0865" w:rsidP="006E0865">
            <w:pPr>
              <w:contextualSpacing/>
            </w:pPr>
            <w:r w:rsidRPr="00D705AF">
              <w:t>Farnell 2452587</w:t>
            </w:r>
          </w:p>
        </w:tc>
      </w:tr>
      <w:tr w:rsidR="006E0865" w:rsidRPr="007A4ECF" w14:paraId="4013EC93" w14:textId="77777777" w:rsidTr="001631DF">
        <w:tc>
          <w:tcPr>
            <w:tcW w:w="1985" w:type="dxa"/>
          </w:tcPr>
          <w:p w14:paraId="6AC60A4C" w14:textId="63CA51BA" w:rsidR="006E0865" w:rsidRPr="009B3ABE" w:rsidRDefault="006E0865" w:rsidP="006E0865">
            <w:pPr>
              <w:contextualSpacing/>
            </w:pPr>
            <w:r w:rsidRPr="009B3ABE">
              <w:t>PC1, PC2, PC3, PC4</w:t>
            </w:r>
          </w:p>
        </w:tc>
        <w:tc>
          <w:tcPr>
            <w:tcW w:w="4252" w:type="dxa"/>
          </w:tcPr>
          <w:p w14:paraId="4A85E7FD" w14:textId="44730A8A" w:rsidR="006E0865" w:rsidRPr="009B3ABE" w:rsidRDefault="006E0865" w:rsidP="006E0865">
            <w:pPr>
              <w:contextualSpacing/>
            </w:pPr>
            <w:r w:rsidRPr="009B3ABE">
              <w:t>Right Angle PCB D Sub Connector 9 Pin</w:t>
            </w:r>
          </w:p>
        </w:tc>
        <w:tc>
          <w:tcPr>
            <w:tcW w:w="2897" w:type="dxa"/>
          </w:tcPr>
          <w:p w14:paraId="0E21C1C9" w14:textId="204417F3" w:rsidR="006E0865" w:rsidRPr="00D705AF" w:rsidRDefault="006E0865" w:rsidP="006E0865">
            <w:pPr>
              <w:contextualSpacing/>
            </w:pPr>
            <w:r w:rsidRPr="00D705AF">
              <w:t>Farnell 1848372</w:t>
            </w:r>
            <w:r w:rsidR="00174309" w:rsidRPr="00D705AF">
              <w:t>*</w:t>
            </w:r>
          </w:p>
        </w:tc>
      </w:tr>
      <w:tr w:rsidR="006E0865" w:rsidRPr="007A4ECF" w14:paraId="1A1D9B9F" w14:textId="77777777" w:rsidTr="001631DF">
        <w:tc>
          <w:tcPr>
            <w:tcW w:w="1985" w:type="dxa"/>
          </w:tcPr>
          <w:p w14:paraId="006CD0C4" w14:textId="484E9361" w:rsidR="006E0865" w:rsidRPr="009B3ABE" w:rsidRDefault="006E0865" w:rsidP="006E0865">
            <w:pPr>
              <w:contextualSpacing/>
            </w:pPr>
            <w:r w:rsidRPr="009B3ABE">
              <w:t>SW1</w:t>
            </w:r>
          </w:p>
        </w:tc>
        <w:tc>
          <w:tcPr>
            <w:tcW w:w="4252" w:type="dxa"/>
          </w:tcPr>
          <w:p w14:paraId="69919484" w14:textId="10A7EE3D" w:rsidR="006E0865" w:rsidRPr="009B3ABE" w:rsidRDefault="000133B9" w:rsidP="006E0865">
            <w:pPr>
              <w:contextualSpacing/>
            </w:pPr>
            <w:r w:rsidRPr="009B3ABE">
              <w:t>DIP Switch 8-Way SPST</w:t>
            </w:r>
          </w:p>
        </w:tc>
        <w:tc>
          <w:tcPr>
            <w:tcW w:w="2897" w:type="dxa"/>
          </w:tcPr>
          <w:p w14:paraId="10FB7754" w14:textId="4C514216" w:rsidR="006E0865" w:rsidRPr="00D705AF" w:rsidRDefault="000133B9" w:rsidP="006E0865">
            <w:pPr>
              <w:contextualSpacing/>
            </w:pPr>
            <w:r w:rsidRPr="00D705AF">
              <w:t>Farnell 94721</w:t>
            </w:r>
            <w:r w:rsidR="0075036A" w:rsidRPr="00B63DBB">
              <w:t>1</w:t>
            </w:r>
            <w:r w:rsidRPr="00D705AF">
              <w:t>5</w:t>
            </w:r>
          </w:p>
        </w:tc>
      </w:tr>
      <w:tr w:rsidR="006E0865" w:rsidRPr="007A4ECF" w14:paraId="13710560" w14:textId="77777777" w:rsidTr="001631DF">
        <w:tc>
          <w:tcPr>
            <w:tcW w:w="1985" w:type="dxa"/>
          </w:tcPr>
          <w:p w14:paraId="7CE7EEE3" w14:textId="1D2A8295" w:rsidR="006E0865" w:rsidRPr="009B3ABE" w:rsidRDefault="006E0865" w:rsidP="006E0865">
            <w:pPr>
              <w:contextualSpacing/>
            </w:pPr>
            <w:r w:rsidRPr="009B3ABE">
              <w:t>IC Socket</w:t>
            </w:r>
          </w:p>
        </w:tc>
        <w:tc>
          <w:tcPr>
            <w:tcW w:w="4252" w:type="dxa"/>
          </w:tcPr>
          <w:p w14:paraId="68C46948" w14:textId="740451A9" w:rsidR="006E0865" w:rsidRPr="009B3ABE" w:rsidRDefault="006E0865" w:rsidP="006E0865">
            <w:pPr>
              <w:contextualSpacing/>
            </w:pPr>
            <w:r w:rsidRPr="009B3ABE">
              <w:t>16-pin, 0.3” pitch</w:t>
            </w:r>
          </w:p>
        </w:tc>
        <w:tc>
          <w:tcPr>
            <w:tcW w:w="2897" w:type="dxa"/>
          </w:tcPr>
          <w:p w14:paraId="5207E1DF" w14:textId="64611B2F" w:rsidR="006E0865" w:rsidRPr="005F3226" w:rsidRDefault="006E0865" w:rsidP="006E0865">
            <w:pPr>
              <w:contextualSpacing/>
            </w:pPr>
            <w:r w:rsidRPr="005F3226">
              <w:t xml:space="preserve">Farnell </w:t>
            </w:r>
            <w:r w:rsidR="004D625D" w:rsidRPr="00B63DBB">
              <w:t>2445622</w:t>
            </w:r>
          </w:p>
        </w:tc>
      </w:tr>
      <w:tr w:rsidR="006E0865" w:rsidRPr="007A4ECF" w14:paraId="471D1204" w14:textId="77777777" w:rsidTr="001631DF">
        <w:tc>
          <w:tcPr>
            <w:tcW w:w="1985" w:type="dxa"/>
          </w:tcPr>
          <w:p w14:paraId="71E7F3C9" w14:textId="471854A5" w:rsidR="006E0865" w:rsidRPr="009B3ABE" w:rsidRDefault="006E0865" w:rsidP="006E0865">
            <w:pPr>
              <w:contextualSpacing/>
            </w:pPr>
            <w:r w:rsidRPr="009B3ABE">
              <w:t>IC Socket</w:t>
            </w:r>
          </w:p>
        </w:tc>
        <w:tc>
          <w:tcPr>
            <w:tcW w:w="4252" w:type="dxa"/>
          </w:tcPr>
          <w:p w14:paraId="6A8063E6" w14:textId="5141700D" w:rsidR="006E0865" w:rsidRPr="009B3ABE" w:rsidRDefault="006E0865" w:rsidP="006E0865">
            <w:pPr>
              <w:contextualSpacing/>
            </w:pPr>
            <w:r w:rsidRPr="009B3ABE">
              <w:t>24-pin, 0.3” pitch</w:t>
            </w:r>
          </w:p>
        </w:tc>
        <w:tc>
          <w:tcPr>
            <w:tcW w:w="2897" w:type="dxa"/>
          </w:tcPr>
          <w:p w14:paraId="5A854E63" w14:textId="7C5CC811" w:rsidR="004D625D" w:rsidRPr="005F3226" w:rsidRDefault="006E0865" w:rsidP="006E0865">
            <w:pPr>
              <w:contextualSpacing/>
            </w:pPr>
            <w:r w:rsidRPr="005F3226">
              <w:t xml:space="preserve">Farnell </w:t>
            </w:r>
            <w:r w:rsidR="004D625D" w:rsidRPr="00B63DBB">
              <w:t>2672303</w:t>
            </w:r>
          </w:p>
        </w:tc>
      </w:tr>
      <w:tr w:rsidR="006E0865" w:rsidRPr="007A4ECF" w14:paraId="05850F07" w14:textId="77777777" w:rsidTr="001631DF">
        <w:tc>
          <w:tcPr>
            <w:tcW w:w="1985" w:type="dxa"/>
          </w:tcPr>
          <w:p w14:paraId="41490C6E" w14:textId="7EF431F8" w:rsidR="006E0865" w:rsidRPr="009B3ABE" w:rsidRDefault="006E0865" w:rsidP="006E0865">
            <w:pPr>
              <w:contextualSpacing/>
            </w:pPr>
            <w:r w:rsidRPr="009B3ABE">
              <w:t>LED</w:t>
            </w:r>
            <w:r w:rsidR="00161B07" w:rsidRPr="009B3ABE">
              <w:t>1</w:t>
            </w:r>
          </w:p>
        </w:tc>
        <w:tc>
          <w:tcPr>
            <w:tcW w:w="4252" w:type="dxa"/>
          </w:tcPr>
          <w:p w14:paraId="2A6E9DCC" w14:textId="181D9B01" w:rsidR="006E0865" w:rsidRPr="009B3ABE" w:rsidRDefault="00A0057A" w:rsidP="006E0865">
            <w:pPr>
              <w:contextualSpacing/>
            </w:pPr>
            <w:r w:rsidRPr="009B3ABE">
              <w:t>Green 3mm</w:t>
            </w:r>
          </w:p>
        </w:tc>
        <w:tc>
          <w:tcPr>
            <w:tcW w:w="2897" w:type="dxa"/>
          </w:tcPr>
          <w:p w14:paraId="70A859AC" w14:textId="32AA169C" w:rsidR="0075036A" w:rsidRPr="00D705AF" w:rsidRDefault="00A0057A" w:rsidP="006E0865">
            <w:pPr>
              <w:contextualSpacing/>
            </w:pPr>
            <w:r w:rsidRPr="00D705AF">
              <w:t>Farnell 1581114</w:t>
            </w:r>
          </w:p>
        </w:tc>
      </w:tr>
      <w:tr w:rsidR="006E0865" w:rsidRPr="007A4ECF" w14:paraId="7B5EB962" w14:textId="77777777" w:rsidTr="001631DF">
        <w:tc>
          <w:tcPr>
            <w:tcW w:w="1985" w:type="dxa"/>
          </w:tcPr>
          <w:p w14:paraId="25E1E668" w14:textId="3618AFBB" w:rsidR="006E0865" w:rsidRPr="009B3ABE" w:rsidRDefault="006E0865" w:rsidP="006E0865">
            <w:pPr>
              <w:contextualSpacing/>
            </w:pPr>
            <w:r w:rsidRPr="009B3ABE">
              <w:t>Hardware</w:t>
            </w:r>
          </w:p>
        </w:tc>
        <w:tc>
          <w:tcPr>
            <w:tcW w:w="4252" w:type="dxa"/>
          </w:tcPr>
          <w:p w14:paraId="6650DCF3" w14:textId="3EC5A25C" w:rsidR="006E0865" w:rsidRPr="009B3ABE" w:rsidRDefault="00FA79CE" w:rsidP="006E0865">
            <w:pPr>
              <w:contextualSpacing/>
            </w:pPr>
            <w:r w:rsidRPr="009B3ABE">
              <w:t xml:space="preserve">6mm </w:t>
            </w:r>
            <w:r w:rsidR="00161B07" w:rsidRPr="009B3ABE">
              <w:t xml:space="preserve">M3 </w:t>
            </w:r>
            <w:r w:rsidR="006E0865" w:rsidRPr="009B3ABE">
              <w:t>PCB Stand</w:t>
            </w:r>
            <w:r w:rsidRPr="009B3ABE">
              <w:t>o</w:t>
            </w:r>
            <w:r w:rsidR="006E0865" w:rsidRPr="009B3ABE">
              <w:t>ffs</w:t>
            </w:r>
            <w:r w:rsidRPr="009B3ABE">
              <w:t>, Nuts &amp; Screws</w:t>
            </w:r>
            <w:r w:rsidR="006E0865" w:rsidRPr="009B3ABE">
              <w:t xml:space="preserve"> </w:t>
            </w:r>
          </w:p>
        </w:tc>
        <w:tc>
          <w:tcPr>
            <w:tcW w:w="2897" w:type="dxa"/>
          </w:tcPr>
          <w:p w14:paraId="473946D2" w14:textId="0F13A80D" w:rsidR="006E0865" w:rsidRPr="009B3ABE" w:rsidRDefault="00FA79CE" w:rsidP="006E0865">
            <w:pPr>
              <w:contextualSpacing/>
            </w:pPr>
            <w:r w:rsidRPr="009B3ABE">
              <w:t>eBay</w:t>
            </w:r>
          </w:p>
        </w:tc>
      </w:tr>
    </w:tbl>
    <w:p w14:paraId="023AAE79" w14:textId="03029B57" w:rsidR="00174309" w:rsidRPr="00174309" w:rsidRDefault="00174309" w:rsidP="00174309">
      <w:pPr>
        <w:spacing w:before="120"/>
        <w:sectPr w:rsidR="00174309" w:rsidRPr="00174309" w:rsidSect="00174309">
          <w:footerReference w:type="even" r:id="rId22"/>
          <w:footerReference w:type="default" r:id="rId23"/>
          <w:footerReference w:type="first" r:id="rId24"/>
          <w:endnotePr>
            <w:numFmt w:val="decimal"/>
          </w:endnotePr>
          <w:pgSz w:w="11906" w:h="16838"/>
          <w:pgMar w:top="1440" w:right="1440" w:bottom="1440" w:left="1440" w:header="709" w:footer="709" w:gutter="0"/>
          <w:cols w:space="708"/>
          <w:docGrid w:linePitch="360"/>
        </w:sectPr>
      </w:pPr>
      <w:bookmarkStart w:id="598" w:name="_Hlk80967987"/>
      <w:r>
        <w:t xml:space="preserve">(* Farnell part </w:t>
      </w:r>
      <w:r w:rsidRPr="00212D29">
        <w:t>1848372</w:t>
      </w:r>
      <w:r>
        <w:t xml:space="preserve"> has threaded screw lock posts for cable plugs fitted with locking screws. If you do not want these, use alternative part 1084701 instead.)</w:t>
      </w:r>
      <w:bookmarkEnd w:id="598"/>
    </w:p>
    <w:p w14:paraId="5FEF899F" w14:textId="4D243CBB" w:rsidR="001E1F78" w:rsidRDefault="001E1F78" w:rsidP="00557FB7">
      <w:pPr>
        <w:pStyle w:val="Heading3"/>
      </w:pPr>
      <w:bookmarkStart w:id="599" w:name="_Toc242440191"/>
      <w:r>
        <w:lastRenderedPageBreak/>
        <w:t>Schematic</w:t>
      </w:r>
      <w:bookmarkEnd w:id="599"/>
    </w:p>
    <w:p w14:paraId="037F9213" w14:textId="7569BFB1" w:rsidR="001818BB" w:rsidRPr="001818BB" w:rsidRDefault="00147A9A" w:rsidP="00783608">
      <w:pPr>
        <w:jc w:val="center"/>
      </w:pPr>
      <w:del w:id="600" w:author="Andrew Instone-Cowie" w:date="2026-10-09T12:02:00Z" w16du:dateUtc="2026-10-09T11:02:00Z">
        <w:r w:rsidDel="00247A4A">
          <w:rPr>
            <w:noProof/>
          </w:rPr>
          <w:drawing>
            <wp:inline distT="0" distB="0" distL="0" distR="0" wp14:anchorId="1EB99872" wp14:editId="287FB4EA">
              <wp:extent cx="7869600" cy="5400000"/>
              <wp:effectExtent l="0" t="0" r="0" b="0"/>
              <wp:docPr id="953177455"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77455" name="Picture 2" descr="A computer screen 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869600" cy="5400000"/>
                      </a:xfrm>
                      <a:prstGeom prst="rect">
                        <a:avLst/>
                      </a:prstGeom>
                    </pic:spPr>
                  </pic:pic>
                </a:graphicData>
              </a:graphic>
            </wp:inline>
          </w:drawing>
        </w:r>
      </w:del>
      <w:ins w:id="601" w:author="Andrew Instone-Cowie" w:date="2026-10-09T12:02:00Z" w16du:dateUtc="2026-10-09T11:02:00Z">
        <w:r w:rsidR="00247A4A">
          <w:rPr>
            <w:noProof/>
          </w:rPr>
          <w:drawing>
            <wp:inline distT="0" distB="0" distL="0" distR="0" wp14:anchorId="74EBEF32" wp14:editId="174C254E">
              <wp:extent cx="7869600" cy="5400000"/>
              <wp:effectExtent l="0" t="0" r="0" b="0"/>
              <wp:docPr id="36040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07891" name="Picture 36040789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869600" cy="5400000"/>
                      </a:xfrm>
                      <a:prstGeom prst="rect">
                        <a:avLst/>
                      </a:prstGeom>
                    </pic:spPr>
                  </pic:pic>
                </a:graphicData>
              </a:graphic>
            </wp:inline>
          </w:drawing>
        </w:r>
      </w:ins>
    </w:p>
    <w:p w14:paraId="5013994D" w14:textId="77777777" w:rsidR="004408BF" w:rsidRDefault="004408BF" w:rsidP="001E1F78">
      <w:pPr>
        <w:pStyle w:val="Heading2"/>
        <w:sectPr w:rsidR="004408BF" w:rsidSect="004408BF">
          <w:endnotePr>
            <w:numFmt w:val="decimal"/>
          </w:endnotePr>
          <w:pgSz w:w="16838" w:h="11906" w:orient="landscape"/>
          <w:pgMar w:top="1440" w:right="1440" w:bottom="1440" w:left="1440" w:header="709" w:footer="709" w:gutter="0"/>
          <w:cols w:space="708"/>
          <w:docGrid w:linePitch="360"/>
        </w:sectPr>
      </w:pPr>
    </w:p>
    <w:p w14:paraId="1AECF3DE" w14:textId="77777777" w:rsidR="00D230DD" w:rsidRDefault="00D230DD" w:rsidP="00557FB7">
      <w:pPr>
        <w:pStyle w:val="Heading3"/>
      </w:pPr>
      <w:bookmarkStart w:id="602" w:name="_Toc242440192"/>
      <w:r>
        <w:lastRenderedPageBreak/>
        <w:t>Parts</w:t>
      </w:r>
      <w:bookmarkEnd w:id="602"/>
    </w:p>
    <w:p w14:paraId="0F545DC6" w14:textId="255FDC8F" w:rsidR="00D230DD" w:rsidRPr="00430D30" w:rsidRDefault="00D230DD" w:rsidP="00D230DD">
      <w:pPr>
        <w:keepNext/>
      </w:pPr>
      <w:r w:rsidRPr="00430D30">
        <w:t xml:space="preserve">The following photograph shows the complete set of parts </w:t>
      </w:r>
      <w:r w:rsidR="00212D29" w:rsidRPr="00430D30">
        <w:t xml:space="preserve">required </w:t>
      </w:r>
      <w:r w:rsidRPr="00430D30">
        <w:t xml:space="preserve">for the </w:t>
      </w:r>
      <w:r w:rsidR="00F36105" w:rsidRPr="00430D30">
        <w:t xml:space="preserve">Basic Serial Splitter </w:t>
      </w:r>
      <w:r w:rsidR="00430D30" w:rsidRPr="00430D30">
        <w:t xml:space="preserve">Module </w:t>
      </w:r>
      <w:r w:rsidR="00F36105" w:rsidRPr="00430D30">
        <w:t xml:space="preserve">Master </w:t>
      </w:r>
      <w:r w:rsidR="008C684E" w:rsidRPr="00430D30">
        <w:t>Board</w:t>
      </w:r>
      <w:r w:rsidRPr="00430D30">
        <w:t xml:space="preserve">. </w:t>
      </w:r>
    </w:p>
    <w:p w14:paraId="329E2B67" w14:textId="32012FCE" w:rsidR="00D230DD" w:rsidRDefault="00F36105" w:rsidP="00D230DD">
      <w:pPr>
        <w:keepNext/>
        <w:jc w:val="center"/>
      </w:pPr>
      <w:r>
        <w:rPr>
          <w:noProof/>
        </w:rPr>
        <w:drawing>
          <wp:inline distT="0" distB="0" distL="0" distR="0" wp14:anchorId="7293D1E4" wp14:editId="3EF44A6B">
            <wp:extent cx="3600000" cy="2736000"/>
            <wp:effectExtent l="19050" t="19050" r="19685" b="26670"/>
            <wp:docPr id="109" name="Picture 109"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g_0666.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0000" cy="2736000"/>
                    </a:xfrm>
                    <a:prstGeom prst="rect">
                      <a:avLst/>
                    </a:prstGeom>
                    <a:ln w="12700">
                      <a:solidFill>
                        <a:schemeClr val="tx1"/>
                      </a:solidFill>
                    </a:ln>
                  </pic:spPr>
                </pic:pic>
              </a:graphicData>
            </a:graphic>
          </wp:inline>
        </w:drawing>
      </w:r>
    </w:p>
    <w:p w14:paraId="78F3EA47" w14:textId="3BF35C61" w:rsidR="00D230DD" w:rsidRPr="009B5FE2" w:rsidRDefault="00D230DD" w:rsidP="00D230DD">
      <w:pPr>
        <w:pStyle w:val="Caption"/>
        <w:jc w:val="center"/>
      </w:pPr>
      <w:bookmarkStart w:id="603" w:name="_Toc242440224"/>
      <w:r>
        <w:t xml:space="preserve">Figure </w:t>
      </w:r>
      <w:r>
        <w:rPr>
          <w:noProof/>
        </w:rPr>
        <w:fldChar w:fldCharType="begin"/>
      </w:r>
      <w:r>
        <w:rPr>
          <w:noProof/>
        </w:rPr>
        <w:instrText xml:space="preserve"> SEQ Figure \* ARABIC </w:instrText>
      </w:r>
      <w:r>
        <w:rPr>
          <w:noProof/>
        </w:rPr>
        <w:fldChar w:fldCharType="separate"/>
      </w:r>
      <w:r w:rsidR="009E448D">
        <w:rPr>
          <w:noProof/>
        </w:rPr>
        <w:t>7</w:t>
      </w:r>
      <w:r>
        <w:rPr>
          <w:noProof/>
        </w:rPr>
        <w:fldChar w:fldCharType="end"/>
      </w:r>
      <w:r>
        <w:t xml:space="preserve"> – </w:t>
      </w:r>
      <w:r w:rsidR="00F36105">
        <w:t xml:space="preserve">Basic Serial Splitter </w:t>
      </w:r>
      <w:r w:rsidR="00430D30">
        <w:t xml:space="preserve">Module </w:t>
      </w:r>
      <w:r w:rsidR="00F36105">
        <w:t xml:space="preserve">Master </w:t>
      </w:r>
      <w:r w:rsidR="00FA79CE">
        <w:t xml:space="preserve">Board </w:t>
      </w:r>
      <w:r>
        <w:t>Parts</w:t>
      </w:r>
      <w:bookmarkEnd w:id="603"/>
    </w:p>
    <w:p w14:paraId="406F9A28" w14:textId="77777777" w:rsidR="001E1F78" w:rsidRDefault="009B5FE2" w:rsidP="00557FB7">
      <w:pPr>
        <w:pStyle w:val="Heading3"/>
      </w:pPr>
      <w:bookmarkStart w:id="604" w:name="_Toc242440193"/>
      <w:r>
        <w:lastRenderedPageBreak/>
        <w:t>PCB Layout</w:t>
      </w:r>
      <w:bookmarkEnd w:id="604"/>
    </w:p>
    <w:p w14:paraId="1479CDD2" w14:textId="4C262E23" w:rsidR="004408BF" w:rsidRPr="00430D30" w:rsidRDefault="00C5143D" w:rsidP="004408BF">
      <w:pPr>
        <w:keepNext/>
      </w:pPr>
      <w:r w:rsidRPr="00430D30">
        <w:t xml:space="preserve">The following diagram shows the layout of the </w:t>
      </w:r>
      <w:r w:rsidR="00F36105" w:rsidRPr="00430D30">
        <w:t>Basic Serial Splitter Master PCB</w:t>
      </w:r>
      <w:r w:rsidRPr="00430D30">
        <w:t xml:space="preserve">. All components are mounted on the top </w:t>
      </w:r>
      <w:r w:rsidR="009030AD" w:rsidRPr="00430D30">
        <w:t xml:space="preserve">(silkscreen) </w:t>
      </w:r>
      <w:r w:rsidRPr="00430D30">
        <w:t>side of the board.</w:t>
      </w:r>
      <w:r w:rsidR="009573EF" w:rsidRPr="00430D30">
        <w:t xml:space="preserve"> Note that the Expander uses an identical PCB.</w:t>
      </w:r>
    </w:p>
    <w:p w14:paraId="1FD9AA3D" w14:textId="669125C7" w:rsidR="009030AD" w:rsidRDefault="00CD7437" w:rsidP="009030AD">
      <w:pPr>
        <w:keepNext/>
        <w:jc w:val="center"/>
      </w:pPr>
      <w:del w:id="605" w:author="Andrew Instone-Cowie" w:date="2026-10-09T12:06:00Z" w16du:dateUtc="2026-10-09T11:06:00Z">
        <w:r w:rsidDel="00247A4A">
          <w:rPr>
            <w:noProof/>
          </w:rPr>
          <w:drawing>
            <wp:inline distT="0" distB="0" distL="0" distR="0" wp14:anchorId="5A6DDE21" wp14:editId="38C13AD1">
              <wp:extent cx="3600000" cy="3650400"/>
              <wp:effectExtent l="0" t="0" r="635" b="7620"/>
              <wp:docPr id="2145003907" name="Picture 4" descr="A red circuit board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03907" name="Picture 4" descr="A red circuit board with blue lines and dot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0000" cy="3650400"/>
                      </a:xfrm>
                      <a:prstGeom prst="rect">
                        <a:avLst/>
                      </a:prstGeom>
                    </pic:spPr>
                  </pic:pic>
                </a:graphicData>
              </a:graphic>
            </wp:inline>
          </w:drawing>
        </w:r>
      </w:del>
      <w:ins w:id="606" w:author="Andrew Instone-Cowie" w:date="2026-10-09T12:06:00Z" w16du:dateUtc="2026-10-09T11:06:00Z">
        <w:r w:rsidR="00247A4A">
          <w:rPr>
            <w:noProof/>
          </w:rPr>
          <w:drawing>
            <wp:inline distT="0" distB="0" distL="0" distR="0" wp14:anchorId="69632FB6" wp14:editId="45F30679">
              <wp:extent cx="3614400" cy="4039200"/>
              <wp:effectExtent l="0" t="0" r="5715" b="0"/>
              <wp:docPr id="1570656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6013" name="Picture 157065601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14400" cy="4039200"/>
                      </a:xfrm>
                      <a:prstGeom prst="rect">
                        <a:avLst/>
                      </a:prstGeom>
                    </pic:spPr>
                  </pic:pic>
                </a:graphicData>
              </a:graphic>
            </wp:inline>
          </w:drawing>
        </w:r>
      </w:ins>
    </w:p>
    <w:p w14:paraId="7C649B6E" w14:textId="7791994C" w:rsidR="009B5FE2" w:rsidRPr="009B5FE2" w:rsidRDefault="009030AD" w:rsidP="009030AD">
      <w:pPr>
        <w:pStyle w:val="Caption"/>
        <w:jc w:val="center"/>
      </w:pPr>
      <w:bookmarkStart w:id="607" w:name="_Toc242440225"/>
      <w:r>
        <w:t xml:space="preserve">Figure </w:t>
      </w:r>
      <w:r w:rsidR="00D15F53">
        <w:rPr>
          <w:noProof/>
        </w:rPr>
        <w:fldChar w:fldCharType="begin"/>
      </w:r>
      <w:r w:rsidR="00D15F53">
        <w:rPr>
          <w:noProof/>
        </w:rPr>
        <w:instrText xml:space="preserve"> SEQ Figure \* ARABIC </w:instrText>
      </w:r>
      <w:r w:rsidR="00D15F53">
        <w:rPr>
          <w:noProof/>
        </w:rPr>
        <w:fldChar w:fldCharType="separate"/>
      </w:r>
      <w:r w:rsidR="009E448D">
        <w:rPr>
          <w:noProof/>
        </w:rPr>
        <w:t>8</w:t>
      </w:r>
      <w:r w:rsidR="00D15F53">
        <w:rPr>
          <w:noProof/>
        </w:rPr>
        <w:fldChar w:fldCharType="end"/>
      </w:r>
      <w:r>
        <w:t xml:space="preserve"> – </w:t>
      </w:r>
      <w:r w:rsidR="00F36105">
        <w:t xml:space="preserve">Basic Serial Splitter </w:t>
      </w:r>
      <w:r w:rsidR="00430D30">
        <w:t xml:space="preserve">Module </w:t>
      </w:r>
      <w:r w:rsidR="00F36105">
        <w:t xml:space="preserve">Master </w:t>
      </w:r>
      <w:r>
        <w:t>Board Layout</w:t>
      </w:r>
      <w:bookmarkEnd w:id="607"/>
    </w:p>
    <w:p w14:paraId="6D10506E" w14:textId="77777777" w:rsidR="00247A4A" w:rsidRDefault="00247A4A">
      <w:pPr>
        <w:rPr>
          <w:ins w:id="608" w:author="Andrew Instone-Cowie" w:date="2026-10-09T12:07:00Z" w16du:dateUtc="2026-10-09T11:07:00Z"/>
          <w:rFonts w:asciiTheme="majorHAnsi" w:eastAsiaTheme="majorEastAsia" w:hAnsiTheme="majorHAnsi" w:cstheme="majorBidi"/>
          <w:b/>
          <w:bCs/>
          <w:color w:val="4F81BD" w:themeColor="accent1"/>
        </w:rPr>
      </w:pPr>
      <w:ins w:id="609" w:author="Andrew Instone-Cowie" w:date="2026-10-09T12:07:00Z" w16du:dateUtc="2026-10-09T11:07:00Z">
        <w:r>
          <w:br w:type="page"/>
        </w:r>
      </w:ins>
    </w:p>
    <w:p w14:paraId="3AABD0C9" w14:textId="5E1BD6E7" w:rsidR="001E1F78" w:rsidRDefault="001E1F78" w:rsidP="00557FB7">
      <w:pPr>
        <w:pStyle w:val="Heading3"/>
      </w:pPr>
      <w:bookmarkStart w:id="610" w:name="_Toc242440194"/>
      <w:r>
        <w:lastRenderedPageBreak/>
        <w:t>Construction</w:t>
      </w:r>
      <w:bookmarkEnd w:id="610"/>
    </w:p>
    <w:p w14:paraId="6C757261" w14:textId="6EFCACE2" w:rsidR="00152A9A" w:rsidRPr="00430D30" w:rsidRDefault="00152A9A" w:rsidP="00152A9A">
      <w:r w:rsidRPr="00430D30">
        <w:t xml:space="preserve">All the components on the </w:t>
      </w:r>
      <w:r w:rsidR="009573EF" w:rsidRPr="00430D30">
        <w:t xml:space="preserve">Basic Serial Splitter </w:t>
      </w:r>
      <w:r w:rsidR="00430D30" w:rsidRPr="00430D30">
        <w:t xml:space="preserve">Module </w:t>
      </w:r>
      <w:r w:rsidR="009573EF" w:rsidRPr="00430D30">
        <w:t xml:space="preserve">Master </w:t>
      </w:r>
      <w:r w:rsidRPr="00430D30">
        <w:t>Board are mounted on top, silkscreen, side of the board.</w:t>
      </w:r>
    </w:p>
    <w:p w14:paraId="70B1D864" w14:textId="671CAF45" w:rsidR="00152A9A" w:rsidRPr="00430D30" w:rsidRDefault="00152A9A" w:rsidP="006C4A3A">
      <w:pPr>
        <w:pStyle w:val="ListParagraph"/>
        <w:numPr>
          <w:ilvl w:val="0"/>
          <w:numId w:val="6"/>
        </w:numPr>
      </w:pPr>
      <w:r w:rsidRPr="00430D30">
        <w:t xml:space="preserve">Start by soldering the components with the lowest profile (resistors, ceramic capacitors), then the remainder of the components in order of increasing height, ending with the </w:t>
      </w:r>
      <w:r w:rsidR="00CA2E9E" w:rsidRPr="00430D30">
        <w:t xml:space="preserve">RJ45 </w:t>
      </w:r>
      <w:r w:rsidR="009573EF" w:rsidRPr="00430D30">
        <w:t xml:space="preserve">and </w:t>
      </w:r>
      <w:r w:rsidR="00BC3D0B" w:rsidRPr="00430D30">
        <w:t>9-Pin Serial connectors</w:t>
      </w:r>
      <w:r w:rsidRPr="00430D30">
        <w:t>.</w:t>
      </w:r>
    </w:p>
    <w:p w14:paraId="71C7568E" w14:textId="77777777" w:rsidR="00152A9A" w:rsidRPr="00430D30" w:rsidRDefault="00152A9A" w:rsidP="006C4A3A">
      <w:pPr>
        <w:pStyle w:val="ListParagraph"/>
        <w:numPr>
          <w:ilvl w:val="0"/>
          <w:numId w:val="6"/>
        </w:numPr>
      </w:pPr>
      <w:r w:rsidRPr="00430D30">
        <w:t>The use of IC sockets for IC2 &amp; IC3 is strongly recommended.</w:t>
      </w:r>
    </w:p>
    <w:p w14:paraId="07508AE3" w14:textId="5D975B84" w:rsidR="00CA2E9E" w:rsidRPr="00430D30" w:rsidRDefault="00CA2E9E" w:rsidP="006C4A3A">
      <w:pPr>
        <w:pStyle w:val="ListParagraph"/>
        <w:numPr>
          <w:ilvl w:val="0"/>
          <w:numId w:val="6"/>
        </w:numPr>
      </w:pPr>
      <w:r w:rsidRPr="00430D30">
        <w:t>When fitting the voltage regulator, carefully bend the pins through 90 degrees</w:t>
      </w:r>
      <w:r w:rsidR="00BC3D0B" w:rsidRPr="00430D30">
        <w:t xml:space="preserve"> </w:t>
      </w:r>
      <w:r w:rsidRPr="00430D30">
        <w:t xml:space="preserve">so that the mounting hole in the tab lines up with the mounting hole in the PCB. Secure the regulator to the board with an M3 nut, bolt and washer </w:t>
      </w:r>
      <w:r w:rsidRPr="00430D30">
        <w:rPr>
          <w:u w:val="single"/>
        </w:rPr>
        <w:t>before</w:t>
      </w:r>
      <w:r w:rsidRPr="00430D30">
        <w:t xml:space="preserve"> soldering the pins. A tiny smear of heatsink compound between the tab and board will improve heatsinking.</w:t>
      </w:r>
      <w:r w:rsidR="00BC3D0B" w:rsidRPr="00430D30">
        <w:t xml:space="preserve"> No additional heatsink is required.</w:t>
      </w:r>
    </w:p>
    <w:p w14:paraId="403EC605" w14:textId="2D760796" w:rsidR="00A62A0F" w:rsidRPr="00430D30" w:rsidRDefault="00A62A0F" w:rsidP="00E804E5">
      <w:pPr>
        <w:pStyle w:val="ListParagraph"/>
        <w:keepNext/>
        <w:numPr>
          <w:ilvl w:val="0"/>
          <w:numId w:val="1"/>
        </w:numPr>
        <w:ind w:left="714" w:hanging="357"/>
      </w:pPr>
      <w:r w:rsidRPr="00430D30">
        <w:t>Before fitting the socketed ICs, connect the board to a power supply</w:t>
      </w:r>
      <w:r w:rsidR="008A35FF" w:rsidRPr="00430D30">
        <w:t xml:space="preserve"> (using the </w:t>
      </w:r>
      <w:r w:rsidR="009B47B0" w:rsidRPr="00430D30">
        <w:t>P</w:t>
      </w:r>
      <w:r w:rsidR="008A35FF" w:rsidRPr="00430D30">
        <w:t xml:space="preserve">ower </w:t>
      </w:r>
      <w:r w:rsidR="00430D30">
        <w:t>module</w:t>
      </w:r>
      <w:r w:rsidR="008A35FF" w:rsidRPr="00430D30">
        <w:t xml:space="preserve"> and a short RJ45 cable)</w:t>
      </w:r>
      <w:r w:rsidRPr="00430D30">
        <w:t xml:space="preserve"> and check </w:t>
      </w:r>
      <w:r w:rsidR="000E6CD5" w:rsidRPr="00430D30">
        <w:t xml:space="preserve">using a multimeter </w:t>
      </w:r>
      <w:r w:rsidRPr="00430D30">
        <w:t xml:space="preserve">that </w:t>
      </w:r>
      <w:r w:rsidR="00514E8C" w:rsidRPr="00430D30">
        <w:t>the supply voltage appears on the pins o</w:t>
      </w:r>
      <w:r w:rsidR="00DD635C" w:rsidRPr="00430D30">
        <w:t>f</w:t>
      </w:r>
      <w:r w:rsidR="00514E8C" w:rsidRPr="00430D30">
        <w:t xml:space="preserve"> TP</w:t>
      </w:r>
      <w:r w:rsidR="00BC3D0B" w:rsidRPr="00430D30">
        <w:t>2</w:t>
      </w:r>
      <w:r w:rsidR="00514E8C" w:rsidRPr="00430D30">
        <w:t xml:space="preserve">, and that </w:t>
      </w:r>
      <w:r w:rsidRPr="00430D30">
        <w:t xml:space="preserve">+5V and 0V appear on the </w:t>
      </w:r>
      <w:r w:rsidR="00BC3D0B" w:rsidRPr="00430D30">
        <w:t xml:space="preserve">pins of TP1 and the </w:t>
      </w:r>
      <w:r w:rsidRPr="00430D30">
        <w:t xml:space="preserve">correct pins of the </w:t>
      </w:r>
      <w:r w:rsidR="00514E8C" w:rsidRPr="00430D30">
        <w:t xml:space="preserve">IC </w:t>
      </w:r>
      <w:r w:rsidRPr="00430D30">
        <w:t>sockets</w:t>
      </w:r>
      <w:r w:rsidR="00A960F8" w:rsidRPr="00430D30">
        <w:t>.</w:t>
      </w:r>
      <w:r w:rsidR="00514E8C" w:rsidRPr="00430D30">
        <w:t xml:space="preserve"> The pins are identified in the diagram below.</w:t>
      </w:r>
      <w:r w:rsidR="00A960F8" w:rsidRPr="00430D30">
        <w:t xml:space="preserve"> </w:t>
      </w:r>
      <w:r w:rsidR="008A35FF" w:rsidRPr="00430D30">
        <w:t xml:space="preserve">The green power LED should also light. </w:t>
      </w:r>
      <w:r w:rsidR="00A960F8" w:rsidRPr="00430D30">
        <w:t>Disconnect the power supply and fit the ICs.</w:t>
      </w:r>
    </w:p>
    <w:p w14:paraId="355580BF" w14:textId="5339A1A0" w:rsidR="00514E8C" w:rsidRDefault="00FA79CE" w:rsidP="00E804E5">
      <w:pPr>
        <w:pStyle w:val="ListParagraph"/>
        <w:keepNext/>
        <w:jc w:val="center"/>
      </w:pPr>
      <w:r>
        <w:rPr>
          <w:noProof/>
        </w:rPr>
        <w:drawing>
          <wp:inline distT="0" distB="0" distL="0" distR="0" wp14:anchorId="64FA5036" wp14:editId="05B81A81">
            <wp:extent cx="3380400" cy="2552400"/>
            <wp:effectExtent l="0" t="0" r="0" b="635"/>
            <wp:docPr id="112" name="Picture 1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T2 Basic Splitter Voltages.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80400" cy="2552400"/>
                    </a:xfrm>
                    <a:prstGeom prst="rect">
                      <a:avLst/>
                    </a:prstGeom>
                  </pic:spPr>
                </pic:pic>
              </a:graphicData>
            </a:graphic>
          </wp:inline>
        </w:drawing>
      </w:r>
    </w:p>
    <w:p w14:paraId="7D954A96" w14:textId="551D2BE1" w:rsidR="00514E8C" w:rsidRPr="00152A9A" w:rsidRDefault="00514E8C" w:rsidP="00E804E5">
      <w:pPr>
        <w:pStyle w:val="Caption"/>
        <w:ind w:left="720"/>
        <w:jc w:val="center"/>
      </w:pPr>
      <w:bookmarkStart w:id="611" w:name="_Toc242440226"/>
      <w:r>
        <w:t xml:space="preserve">Figure </w:t>
      </w:r>
      <w:r>
        <w:rPr>
          <w:noProof/>
        </w:rPr>
        <w:fldChar w:fldCharType="begin"/>
      </w:r>
      <w:r>
        <w:rPr>
          <w:noProof/>
        </w:rPr>
        <w:instrText xml:space="preserve"> SEQ Figure \* ARABIC </w:instrText>
      </w:r>
      <w:r>
        <w:rPr>
          <w:noProof/>
        </w:rPr>
        <w:fldChar w:fldCharType="separate"/>
      </w:r>
      <w:r w:rsidR="009E448D">
        <w:rPr>
          <w:noProof/>
        </w:rPr>
        <w:t>9</w:t>
      </w:r>
      <w:r>
        <w:rPr>
          <w:noProof/>
        </w:rPr>
        <w:fldChar w:fldCharType="end"/>
      </w:r>
      <w:r>
        <w:t xml:space="preserve"> – Voltage Check Pin Locations</w:t>
      </w:r>
      <w:bookmarkEnd w:id="611"/>
    </w:p>
    <w:p w14:paraId="2217C2F2" w14:textId="77777777" w:rsidR="008C684E" w:rsidRPr="00430D30" w:rsidRDefault="00F75438" w:rsidP="006C4A3A">
      <w:pPr>
        <w:pStyle w:val="ListParagraph"/>
        <w:numPr>
          <w:ilvl w:val="0"/>
          <w:numId w:val="1"/>
        </w:numPr>
      </w:pPr>
      <w:r w:rsidRPr="00430D30">
        <w:t xml:space="preserve">Pay </w:t>
      </w:r>
      <w:r w:rsidR="000E6CD5" w:rsidRPr="00430D30">
        <w:t>close</w:t>
      </w:r>
      <w:r w:rsidRPr="00430D30">
        <w:t xml:space="preserve"> attention to the correct orientation of the polarised components D1, </w:t>
      </w:r>
      <w:r w:rsidR="00EE1BC3" w:rsidRPr="00430D30">
        <w:t>D</w:t>
      </w:r>
      <w:r w:rsidR="00BC3D0B" w:rsidRPr="00430D30">
        <w:t xml:space="preserve">5, D6, </w:t>
      </w:r>
      <w:r w:rsidRPr="00430D30">
        <w:t>C1, C2, IC1, IC2</w:t>
      </w:r>
      <w:r w:rsidR="00BC3D0B" w:rsidRPr="00430D30">
        <w:t>,</w:t>
      </w:r>
      <w:r w:rsidRPr="00430D30">
        <w:t xml:space="preserve"> IC3</w:t>
      </w:r>
      <w:r w:rsidR="00BC3D0B" w:rsidRPr="00430D30">
        <w:t xml:space="preserve"> &amp; LED1</w:t>
      </w:r>
      <w:r w:rsidRPr="00430D30">
        <w:t>.</w:t>
      </w:r>
      <w:r w:rsidR="00BC3D0B" w:rsidRPr="00430D30">
        <w:t xml:space="preserve"> </w:t>
      </w:r>
    </w:p>
    <w:p w14:paraId="77132BE6" w14:textId="02B9845E" w:rsidR="00F75438" w:rsidRPr="00430D30" w:rsidRDefault="00BC3D0B" w:rsidP="006C4A3A">
      <w:pPr>
        <w:pStyle w:val="ListParagraph"/>
        <w:numPr>
          <w:ilvl w:val="0"/>
          <w:numId w:val="1"/>
        </w:numPr>
      </w:pPr>
      <w:r w:rsidRPr="00430D30">
        <w:t>Diodes D2, D3 &amp; D4 are not polarised.</w:t>
      </w:r>
    </w:p>
    <w:p w14:paraId="35880FA4" w14:textId="7988626D" w:rsidR="008A35FF" w:rsidRPr="00430D30" w:rsidRDefault="008A35FF" w:rsidP="006C4A3A">
      <w:pPr>
        <w:pStyle w:val="ListParagraph"/>
        <w:numPr>
          <w:ilvl w:val="0"/>
          <w:numId w:val="1"/>
        </w:numPr>
      </w:pPr>
      <w:r w:rsidRPr="00430D30">
        <w:t xml:space="preserve">The mounting lugs of the RJ45 </w:t>
      </w:r>
      <w:r w:rsidR="00BC3D0B" w:rsidRPr="00430D30">
        <w:t xml:space="preserve">and 9-Way D-Sub </w:t>
      </w:r>
      <w:r w:rsidRPr="00430D30">
        <w:t>connectors clip into the holes in the PCB. Make sure the connector pins are correctly aligned with the holes before clipping the connector into the board</w:t>
      </w:r>
      <w:r w:rsidR="00212D29" w:rsidRPr="00430D30">
        <w:t>, and then soldering the pins.</w:t>
      </w:r>
    </w:p>
    <w:p w14:paraId="2F185995" w14:textId="11870329" w:rsidR="00152A9A" w:rsidRPr="00212D29" w:rsidRDefault="00FB1524" w:rsidP="00172EEB">
      <w:pPr>
        <w:keepNext/>
      </w:pPr>
      <w:r w:rsidRPr="00430D30">
        <w:lastRenderedPageBreak/>
        <w:t xml:space="preserve">A completed </w:t>
      </w:r>
      <w:r w:rsidR="009573EF" w:rsidRPr="00430D30">
        <w:t xml:space="preserve">Basic Serial Splitter </w:t>
      </w:r>
      <w:r w:rsidR="00430D30" w:rsidRPr="00430D30">
        <w:t xml:space="preserve">module </w:t>
      </w:r>
      <w:r w:rsidR="009573EF" w:rsidRPr="00430D30">
        <w:t xml:space="preserve">Master </w:t>
      </w:r>
      <w:r w:rsidR="008C684E" w:rsidRPr="00430D30">
        <w:t>Board</w:t>
      </w:r>
      <w:r w:rsidRPr="00430D30">
        <w:t xml:space="preserve"> </w:t>
      </w:r>
      <w:r w:rsidR="008A236E" w:rsidRPr="00430D30">
        <w:t>is shown</w:t>
      </w:r>
      <w:r w:rsidRPr="00430D30">
        <w:t xml:space="preserve"> in the following photograph.</w:t>
      </w:r>
    </w:p>
    <w:p w14:paraId="54317A20" w14:textId="2A9B37FA" w:rsidR="00E21E80" w:rsidRPr="00152C2B" w:rsidRDefault="00430D30" w:rsidP="00E21E80">
      <w:pPr>
        <w:keepNext/>
        <w:jc w:val="center"/>
        <w:rPr>
          <w:color w:val="00B050"/>
        </w:rPr>
      </w:pPr>
      <w:r>
        <w:rPr>
          <w:noProof/>
          <w:color w:val="00B050"/>
        </w:rPr>
        <w:drawing>
          <wp:inline distT="0" distB="0" distL="0" distR="0" wp14:anchorId="1FBF443E" wp14:editId="50AD6C11">
            <wp:extent cx="4320000" cy="3603600"/>
            <wp:effectExtent l="19050" t="19050" r="23495" b="16510"/>
            <wp:docPr id="11" name="Picture 11"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_0054.jpeg"/>
                    <pic:cNvPicPr/>
                  </pic:nvPicPr>
                  <pic:blipFill>
                    <a:blip r:embed="rId8">
                      <a:extLst>
                        <a:ext uri="{28A0092B-C50C-407E-A947-70E740481C1C}">
                          <a14:useLocalDpi xmlns:a14="http://schemas.microsoft.com/office/drawing/2010/main" val="0"/>
                        </a:ext>
                      </a:extLst>
                    </a:blip>
                    <a:stretch>
                      <a:fillRect/>
                    </a:stretch>
                  </pic:blipFill>
                  <pic:spPr>
                    <a:xfrm>
                      <a:off x="0" y="0"/>
                      <a:ext cx="4320000" cy="3603600"/>
                    </a:xfrm>
                    <a:prstGeom prst="rect">
                      <a:avLst/>
                    </a:prstGeom>
                    <a:ln w="12700">
                      <a:solidFill>
                        <a:schemeClr val="tx1"/>
                      </a:solidFill>
                    </a:ln>
                  </pic:spPr>
                </pic:pic>
              </a:graphicData>
            </a:graphic>
          </wp:inline>
        </w:drawing>
      </w:r>
    </w:p>
    <w:p w14:paraId="09270508" w14:textId="4E09B980" w:rsidR="00152A9A" w:rsidRDefault="00152A9A" w:rsidP="00152A9A">
      <w:pPr>
        <w:pStyle w:val="Caption"/>
        <w:jc w:val="center"/>
      </w:pPr>
      <w:bookmarkStart w:id="612" w:name="_Toc242440227"/>
      <w:r>
        <w:t xml:space="preserve">Figure </w:t>
      </w:r>
      <w:r w:rsidR="00D15F53">
        <w:rPr>
          <w:noProof/>
        </w:rPr>
        <w:fldChar w:fldCharType="begin"/>
      </w:r>
      <w:r w:rsidR="00D15F53">
        <w:rPr>
          <w:noProof/>
        </w:rPr>
        <w:instrText xml:space="preserve"> SEQ Figure \* ARABIC </w:instrText>
      </w:r>
      <w:r w:rsidR="00D15F53">
        <w:rPr>
          <w:noProof/>
        </w:rPr>
        <w:fldChar w:fldCharType="separate"/>
      </w:r>
      <w:r w:rsidR="009E448D">
        <w:rPr>
          <w:noProof/>
        </w:rPr>
        <w:t>10</w:t>
      </w:r>
      <w:r w:rsidR="00D15F53">
        <w:rPr>
          <w:noProof/>
        </w:rPr>
        <w:fldChar w:fldCharType="end"/>
      </w:r>
      <w:r>
        <w:t xml:space="preserve"> – Completed </w:t>
      </w:r>
      <w:r w:rsidR="00BC3D0B">
        <w:t xml:space="preserve">Basic Serial Splitter </w:t>
      </w:r>
      <w:r w:rsidR="00430D30">
        <w:t xml:space="preserve">Module </w:t>
      </w:r>
      <w:r w:rsidR="00BC3D0B">
        <w:t xml:space="preserve">Master </w:t>
      </w:r>
      <w:r w:rsidR="008C684E">
        <w:t>Board</w:t>
      </w:r>
      <w:bookmarkEnd w:id="612"/>
    </w:p>
    <w:p w14:paraId="02B3F967" w14:textId="77777777" w:rsidR="00EA7EB9" w:rsidRPr="00A7651F" w:rsidRDefault="00EA7EB9" w:rsidP="00A7651F"/>
    <w:p w14:paraId="38F8AA7F" w14:textId="77777777" w:rsidR="009F0812" w:rsidRDefault="009F0812" w:rsidP="009F0812">
      <w:pPr>
        <w:pStyle w:val="ListParagraph"/>
      </w:pPr>
    </w:p>
    <w:p w14:paraId="7ED0F2D5" w14:textId="6C205DE5" w:rsidR="00161B07" w:rsidRDefault="00161B07" w:rsidP="00161B07">
      <w:pPr>
        <w:pStyle w:val="Heading2"/>
        <w:pageBreakBefore/>
      </w:pPr>
      <w:bookmarkStart w:id="613" w:name="_Toc242440195"/>
      <w:r>
        <w:lastRenderedPageBreak/>
        <w:t xml:space="preserve">Basic Serial Splitter </w:t>
      </w:r>
      <w:r w:rsidR="00430D30">
        <w:t xml:space="preserve">Module – </w:t>
      </w:r>
      <w:r w:rsidR="009573EF">
        <w:t xml:space="preserve">Expander </w:t>
      </w:r>
      <w:r>
        <w:t>Board</w:t>
      </w:r>
      <w:bookmarkEnd w:id="613"/>
      <w:r>
        <w:t xml:space="preserve"> </w:t>
      </w:r>
    </w:p>
    <w:p w14:paraId="11C9DDFE" w14:textId="30BEFFB8" w:rsidR="008C684E" w:rsidRPr="00430D30" w:rsidRDefault="008C684E" w:rsidP="008C684E">
      <w:r w:rsidRPr="00430D30">
        <w:t xml:space="preserve">The Expander Board links to the Master Board and provides four additional serial ports for Simulator PCs. Only one Expander can be linked to </w:t>
      </w:r>
      <w:r w:rsidR="003D1535" w:rsidRPr="00430D30">
        <w:t>a Master Board.</w:t>
      </w:r>
    </w:p>
    <w:p w14:paraId="05B00218" w14:textId="77777777" w:rsidR="00161B07" w:rsidRDefault="00161B07" w:rsidP="00161B07">
      <w:pPr>
        <w:pStyle w:val="Heading3"/>
      </w:pPr>
      <w:bookmarkStart w:id="614" w:name="_Toc242440196"/>
      <w:r>
        <w:t>Parts List</w:t>
      </w:r>
      <w:bookmarkEnd w:id="614"/>
    </w:p>
    <w:p w14:paraId="4C4CF8EF" w14:textId="34EE242A" w:rsidR="00161B07" w:rsidRPr="00393B25" w:rsidRDefault="00161B07" w:rsidP="00161B07">
      <w:pPr>
        <w:pStyle w:val="Caption"/>
        <w:keepNext/>
      </w:pPr>
      <w:bookmarkStart w:id="615" w:name="_Toc242440246"/>
      <w:r>
        <w:t xml:space="preserve">Table </w:t>
      </w:r>
      <w:r>
        <w:rPr>
          <w:noProof/>
        </w:rPr>
        <w:fldChar w:fldCharType="begin"/>
      </w:r>
      <w:r>
        <w:rPr>
          <w:noProof/>
        </w:rPr>
        <w:instrText xml:space="preserve"> SEQ Table \* ARABIC </w:instrText>
      </w:r>
      <w:r>
        <w:rPr>
          <w:noProof/>
        </w:rPr>
        <w:fldChar w:fldCharType="separate"/>
      </w:r>
      <w:r w:rsidR="009E448D">
        <w:rPr>
          <w:noProof/>
        </w:rPr>
        <w:t>4</w:t>
      </w:r>
      <w:r>
        <w:rPr>
          <w:noProof/>
        </w:rPr>
        <w:fldChar w:fldCharType="end"/>
      </w:r>
      <w:r>
        <w:t xml:space="preserve"> – Basic Serial Splitter </w:t>
      </w:r>
      <w:r w:rsidR="00430D30">
        <w:t xml:space="preserve">Module </w:t>
      </w:r>
      <w:r w:rsidR="009573EF">
        <w:t xml:space="preserve">Expander </w:t>
      </w:r>
      <w:r>
        <w:t>Board Parts List</w:t>
      </w:r>
      <w:bookmarkEnd w:id="61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4110"/>
        <w:gridCol w:w="2897"/>
      </w:tblGrid>
      <w:tr w:rsidR="00161B07" w:rsidRPr="00AE25BB" w14:paraId="62BF9347" w14:textId="77777777" w:rsidTr="00F36105">
        <w:tc>
          <w:tcPr>
            <w:tcW w:w="2127" w:type="dxa"/>
            <w:shd w:val="clear" w:color="auto" w:fill="D9D9D9" w:themeFill="background1" w:themeFillShade="D9"/>
          </w:tcPr>
          <w:p w14:paraId="3FF6B4BA" w14:textId="77777777" w:rsidR="00161B07" w:rsidRPr="00430D30" w:rsidRDefault="00161B07" w:rsidP="00B81D2A">
            <w:pPr>
              <w:contextualSpacing/>
              <w:rPr>
                <w:b/>
              </w:rPr>
            </w:pPr>
            <w:r w:rsidRPr="00430D30">
              <w:rPr>
                <w:b/>
              </w:rPr>
              <w:t>Reference</w:t>
            </w:r>
          </w:p>
        </w:tc>
        <w:tc>
          <w:tcPr>
            <w:tcW w:w="4110" w:type="dxa"/>
            <w:shd w:val="clear" w:color="auto" w:fill="D9D9D9" w:themeFill="background1" w:themeFillShade="D9"/>
          </w:tcPr>
          <w:p w14:paraId="76801D7B" w14:textId="77777777" w:rsidR="00161B07" w:rsidRPr="00430D30" w:rsidRDefault="00161B07" w:rsidP="00B81D2A">
            <w:pPr>
              <w:contextualSpacing/>
              <w:rPr>
                <w:b/>
              </w:rPr>
            </w:pPr>
            <w:r w:rsidRPr="00430D30">
              <w:rPr>
                <w:b/>
              </w:rPr>
              <w:t>Component</w:t>
            </w:r>
          </w:p>
        </w:tc>
        <w:tc>
          <w:tcPr>
            <w:tcW w:w="2897" w:type="dxa"/>
            <w:shd w:val="clear" w:color="auto" w:fill="D9D9D9" w:themeFill="background1" w:themeFillShade="D9"/>
          </w:tcPr>
          <w:p w14:paraId="2BF7F6B0" w14:textId="77777777" w:rsidR="00161B07" w:rsidRPr="00430D30" w:rsidRDefault="00161B07" w:rsidP="00B81D2A">
            <w:pPr>
              <w:contextualSpacing/>
              <w:rPr>
                <w:b/>
              </w:rPr>
            </w:pPr>
            <w:r w:rsidRPr="00430D30">
              <w:rPr>
                <w:b/>
              </w:rPr>
              <w:t>Notes</w:t>
            </w:r>
          </w:p>
        </w:tc>
      </w:tr>
      <w:tr w:rsidR="00161B07" w:rsidRPr="007A4ECF" w14:paraId="4B7DCF06" w14:textId="77777777" w:rsidTr="00F36105">
        <w:tc>
          <w:tcPr>
            <w:tcW w:w="2127" w:type="dxa"/>
          </w:tcPr>
          <w:p w14:paraId="6A8206B9" w14:textId="77777777" w:rsidR="00161B07" w:rsidRPr="00430D30" w:rsidRDefault="00161B07" w:rsidP="00B81D2A">
            <w:pPr>
              <w:contextualSpacing/>
            </w:pPr>
            <w:r w:rsidRPr="00430D30">
              <w:t>PCB</w:t>
            </w:r>
          </w:p>
        </w:tc>
        <w:tc>
          <w:tcPr>
            <w:tcW w:w="4110" w:type="dxa"/>
          </w:tcPr>
          <w:p w14:paraId="1948D1AF" w14:textId="77777777" w:rsidR="00161B07" w:rsidRPr="00430D30" w:rsidRDefault="00161B07" w:rsidP="00B81D2A">
            <w:pPr>
              <w:contextualSpacing/>
            </w:pPr>
            <w:r w:rsidRPr="00430D30">
              <w:t>Type 2 Basic Serial Splitter PCB</w:t>
            </w:r>
          </w:p>
        </w:tc>
        <w:tc>
          <w:tcPr>
            <w:tcW w:w="2897" w:type="dxa"/>
          </w:tcPr>
          <w:p w14:paraId="19A0DE53" w14:textId="77777777" w:rsidR="00161B07" w:rsidRPr="00430D30" w:rsidRDefault="00161B07" w:rsidP="00B81D2A">
            <w:pPr>
              <w:contextualSpacing/>
            </w:pPr>
          </w:p>
        </w:tc>
      </w:tr>
      <w:tr w:rsidR="00161B07" w:rsidRPr="007A4ECF" w14:paraId="580244B5" w14:textId="77777777" w:rsidTr="00F36105">
        <w:tc>
          <w:tcPr>
            <w:tcW w:w="2127" w:type="dxa"/>
          </w:tcPr>
          <w:p w14:paraId="103C31C9" w14:textId="77777777" w:rsidR="00161B07" w:rsidRPr="00430D30" w:rsidRDefault="00161B07" w:rsidP="00161B07">
            <w:pPr>
              <w:contextualSpacing/>
            </w:pPr>
            <w:r w:rsidRPr="00430D30">
              <w:t>C8, C9, C10,</w:t>
            </w:r>
          </w:p>
          <w:p w14:paraId="347BEDDA" w14:textId="704E935B" w:rsidR="00161B07" w:rsidRPr="00430D30" w:rsidRDefault="00161B07" w:rsidP="00161B07">
            <w:pPr>
              <w:contextualSpacing/>
              <w:rPr>
                <w:strike/>
              </w:rPr>
            </w:pPr>
            <w:r w:rsidRPr="00430D30">
              <w:t>C11, C12</w:t>
            </w:r>
          </w:p>
        </w:tc>
        <w:tc>
          <w:tcPr>
            <w:tcW w:w="4110" w:type="dxa"/>
          </w:tcPr>
          <w:p w14:paraId="1160816A" w14:textId="1177F1C3" w:rsidR="00161B07" w:rsidRPr="00430D30" w:rsidRDefault="00161B07" w:rsidP="00161B07">
            <w:pPr>
              <w:contextualSpacing/>
              <w:rPr>
                <w:strike/>
              </w:rPr>
            </w:pPr>
            <w:r w:rsidRPr="00430D30">
              <w:t>100nF (0.1</w:t>
            </w:r>
            <w:r w:rsidRPr="00430D30">
              <w:rPr>
                <w:rFonts w:cs="Calibri"/>
              </w:rPr>
              <w:t>µF</w:t>
            </w:r>
            <w:r w:rsidRPr="00430D30">
              <w:t>) 50V MLCC (2.54mm Radial)</w:t>
            </w:r>
          </w:p>
        </w:tc>
        <w:tc>
          <w:tcPr>
            <w:tcW w:w="2897" w:type="dxa"/>
          </w:tcPr>
          <w:p w14:paraId="3E518258" w14:textId="4182884D" w:rsidR="00161B07" w:rsidRPr="00D705AF" w:rsidRDefault="00161B07" w:rsidP="00161B07">
            <w:pPr>
              <w:contextualSpacing/>
              <w:rPr>
                <w:strike/>
              </w:rPr>
            </w:pPr>
            <w:r w:rsidRPr="00D705AF">
              <w:t>Farnell 1457655</w:t>
            </w:r>
          </w:p>
        </w:tc>
      </w:tr>
      <w:tr w:rsidR="00161B07" w:rsidRPr="007A4ECF" w14:paraId="7C600C1E" w14:textId="77777777" w:rsidTr="00F36105">
        <w:tc>
          <w:tcPr>
            <w:tcW w:w="2127" w:type="dxa"/>
          </w:tcPr>
          <w:p w14:paraId="6A12AC51" w14:textId="78A88852" w:rsidR="00161B07" w:rsidRPr="00430D30" w:rsidRDefault="00161B07" w:rsidP="00161B07">
            <w:pPr>
              <w:contextualSpacing/>
              <w:rPr>
                <w:strike/>
              </w:rPr>
            </w:pPr>
            <w:r w:rsidRPr="00430D30">
              <w:t>IC3</w:t>
            </w:r>
          </w:p>
        </w:tc>
        <w:tc>
          <w:tcPr>
            <w:tcW w:w="4110" w:type="dxa"/>
          </w:tcPr>
          <w:p w14:paraId="69699416" w14:textId="7482A733" w:rsidR="00161B07" w:rsidRPr="00430D30" w:rsidRDefault="00161B07" w:rsidP="00161B07">
            <w:pPr>
              <w:contextualSpacing/>
              <w:rPr>
                <w:strike/>
              </w:rPr>
            </w:pPr>
            <w:r w:rsidRPr="00430D30">
              <w:t>MAX208CNG+</w:t>
            </w:r>
          </w:p>
        </w:tc>
        <w:tc>
          <w:tcPr>
            <w:tcW w:w="2897" w:type="dxa"/>
          </w:tcPr>
          <w:p w14:paraId="12630914" w14:textId="535541A4" w:rsidR="00161B07" w:rsidRPr="00D705AF" w:rsidRDefault="00161B07" w:rsidP="00161B07">
            <w:pPr>
              <w:contextualSpacing/>
              <w:rPr>
                <w:strike/>
              </w:rPr>
            </w:pPr>
            <w:r w:rsidRPr="00D705AF">
              <w:t>Farnell 2511906</w:t>
            </w:r>
          </w:p>
        </w:tc>
      </w:tr>
      <w:tr w:rsidR="00161B07" w:rsidRPr="007A4ECF" w14:paraId="558CAAF6" w14:textId="77777777" w:rsidTr="00F36105">
        <w:tc>
          <w:tcPr>
            <w:tcW w:w="2127" w:type="dxa"/>
          </w:tcPr>
          <w:p w14:paraId="0BBDE286" w14:textId="0E8B5B9C" w:rsidR="00161B07" w:rsidRPr="00430D30" w:rsidRDefault="00161B07" w:rsidP="00161B07">
            <w:pPr>
              <w:contextualSpacing/>
              <w:rPr>
                <w:strike/>
              </w:rPr>
            </w:pPr>
            <w:r w:rsidRPr="00430D30">
              <w:t>PC5, PC6, PC7, PC8</w:t>
            </w:r>
          </w:p>
        </w:tc>
        <w:tc>
          <w:tcPr>
            <w:tcW w:w="4110" w:type="dxa"/>
          </w:tcPr>
          <w:p w14:paraId="0EA7D978" w14:textId="134634D5" w:rsidR="00161B07" w:rsidRPr="00430D30" w:rsidRDefault="00161B07" w:rsidP="00161B07">
            <w:pPr>
              <w:contextualSpacing/>
              <w:rPr>
                <w:strike/>
              </w:rPr>
            </w:pPr>
            <w:r w:rsidRPr="00430D30">
              <w:t>Right Angle PCB D Sub Connector 9 Pin</w:t>
            </w:r>
          </w:p>
        </w:tc>
        <w:tc>
          <w:tcPr>
            <w:tcW w:w="2897" w:type="dxa"/>
          </w:tcPr>
          <w:p w14:paraId="584E7934" w14:textId="3ABEA83D" w:rsidR="00161B07" w:rsidRPr="00D705AF" w:rsidRDefault="00161B07" w:rsidP="00161B07">
            <w:pPr>
              <w:contextualSpacing/>
              <w:rPr>
                <w:strike/>
              </w:rPr>
            </w:pPr>
            <w:r w:rsidRPr="00D705AF">
              <w:t>Farnell 1848372</w:t>
            </w:r>
            <w:r w:rsidR="00174309" w:rsidRPr="00D705AF">
              <w:t>*</w:t>
            </w:r>
          </w:p>
        </w:tc>
      </w:tr>
      <w:tr w:rsidR="00161B07" w:rsidRPr="007A4ECF" w14:paraId="1B598C3D" w14:textId="77777777" w:rsidTr="00F36105">
        <w:tc>
          <w:tcPr>
            <w:tcW w:w="2127" w:type="dxa"/>
          </w:tcPr>
          <w:p w14:paraId="10878EDD" w14:textId="4F30B852" w:rsidR="00161B07" w:rsidRPr="00430D30" w:rsidRDefault="00161B07" w:rsidP="00161B07">
            <w:pPr>
              <w:contextualSpacing/>
              <w:rPr>
                <w:strike/>
              </w:rPr>
            </w:pPr>
            <w:r w:rsidRPr="00430D30">
              <w:t>IC Socket</w:t>
            </w:r>
          </w:p>
        </w:tc>
        <w:tc>
          <w:tcPr>
            <w:tcW w:w="4110" w:type="dxa"/>
          </w:tcPr>
          <w:p w14:paraId="3B80728D" w14:textId="1B1C0080" w:rsidR="00161B07" w:rsidRPr="00430D30" w:rsidRDefault="00161B07" w:rsidP="00161B07">
            <w:pPr>
              <w:contextualSpacing/>
              <w:rPr>
                <w:strike/>
              </w:rPr>
            </w:pPr>
            <w:r w:rsidRPr="00430D30">
              <w:t>24-pin, 0.3” pitch</w:t>
            </w:r>
          </w:p>
        </w:tc>
        <w:tc>
          <w:tcPr>
            <w:tcW w:w="2897" w:type="dxa"/>
          </w:tcPr>
          <w:p w14:paraId="49B762E3" w14:textId="0E7426E5" w:rsidR="00161B07" w:rsidRPr="00D705AF" w:rsidRDefault="00161B07" w:rsidP="00161B07">
            <w:pPr>
              <w:contextualSpacing/>
              <w:rPr>
                <w:strike/>
              </w:rPr>
            </w:pPr>
            <w:r w:rsidRPr="00D705AF">
              <w:t xml:space="preserve">Farnell </w:t>
            </w:r>
            <w:r w:rsidR="005F3226" w:rsidRPr="00882FAE">
              <w:t>2672303</w:t>
            </w:r>
          </w:p>
        </w:tc>
      </w:tr>
      <w:tr w:rsidR="00161B07" w:rsidRPr="007A4ECF" w14:paraId="30CF2255" w14:textId="77777777" w:rsidTr="00F36105">
        <w:tc>
          <w:tcPr>
            <w:tcW w:w="2127" w:type="dxa"/>
          </w:tcPr>
          <w:p w14:paraId="3A419F08" w14:textId="52FD1169" w:rsidR="00161B07" w:rsidRPr="00430D30" w:rsidRDefault="006462B6" w:rsidP="00161B07">
            <w:pPr>
              <w:contextualSpacing/>
            </w:pPr>
            <w:r w:rsidRPr="00430D30">
              <w:t>Master Connector</w:t>
            </w:r>
          </w:p>
        </w:tc>
        <w:tc>
          <w:tcPr>
            <w:tcW w:w="4110" w:type="dxa"/>
          </w:tcPr>
          <w:p w14:paraId="027EDB10" w14:textId="49E239D9" w:rsidR="00161B07" w:rsidRPr="00430D30" w:rsidRDefault="006462B6" w:rsidP="00161B07">
            <w:pPr>
              <w:contextualSpacing/>
            </w:pPr>
            <w:r w:rsidRPr="00430D30">
              <w:t>8-Way Right Angle Header</w:t>
            </w:r>
          </w:p>
        </w:tc>
        <w:tc>
          <w:tcPr>
            <w:tcW w:w="2897" w:type="dxa"/>
          </w:tcPr>
          <w:p w14:paraId="57A6B087" w14:textId="3E33BBFF" w:rsidR="00161B07" w:rsidRPr="00430D30" w:rsidRDefault="00A0057A" w:rsidP="00161B07">
            <w:pPr>
              <w:contextualSpacing/>
            </w:pPr>
            <w:r w:rsidRPr="00430D30">
              <w:t xml:space="preserve">Farnell </w:t>
            </w:r>
            <w:r w:rsidR="006462B6" w:rsidRPr="00430D30">
              <w:t>2356196</w:t>
            </w:r>
          </w:p>
        </w:tc>
      </w:tr>
      <w:tr w:rsidR="006462B6" w:rsidRPr="007A4ECF" w14:paraId="22FD0779" w14:textId="77777777" w:rsidTr="00F36105">
        <w:tc>
          <w:tcPr>
            <w:tcW w:w="2127" w:type="dxa"/>
          </w:tcPr>
          <w:p w14:paraId="1564E7F4" w14:textId="502A485B" w:rsidR="006462B6" w:rsidRPr="00430D30" w:rsidRDefault="006462B6" w:rsidP="006462B6">
            <w:pPr>
              <w:contextualSpacing/>
            </w:pPr>
            <w:r w:rsidRPr="00430D30">
              <w:t>Expand Connector</w:t>
            </w:r>
            <w:r w:rsidR="00F36105" w:rsidRPr="00430D30">
              <w:rPr>
                <w:rStyle w:val="FootnoteReference"/>
              </w:rPr>
              <w:footnoteReference w:id="4"/>
            </w:r>
          </w:p>
        </w:tc>
        <w:tc>
          <w:tcPr>
            <w:tcW w:w="4110" w:type="dxa"/>
          </w:tcPr>
          <w:p w14:paraId="5B2343A5" w14:textId="3DF9C002" w:rsidR="006462B6" w:rsidRPr="00430D30" w:rsidRDefault="006462B6" w:rsidP="006462B6">
            <w:pPr>
              <w:contextualSpacing/>
              <w:rPr>
                <w:strike/>
              </w:rPr>
            </w:pPr>
            <w:r w:rsidRPr="00430D30">
              <w:t>8-Way Right Angle Socket</w:t>
            </w:r>
          </w:p>
        </w:tc>
        <w:tc>
          <w:tcPr>
            <w:tcW w:w="2897" w:type="dxa"/>
          </w:tcPr>
          <w:p w14:paraId="72E70022" w14:textId="7D375E51" w:rsidR="006462B6" w:rsidRPr="00430D30" w:rsidRDefault="00F36105" w:rsidP="006462B6">
            <w:pPr>
              <w:contextualSpacing/>
            </w:pPr>
            <w:r w:rsidRPr="00430D30">
              <w:t xml:space="preserve">Farnell </w:t>
            </w:r>
            <w:r w:rsidR="006462B6" w:rsidRPr="00430D30">
              <w:t>1668343</w:t>
            </w:r>
          </w:p>
        </w:tc>
      </w:tr>
      <w:tr w:rsidR="00FA79CE" w:rsidRPr="007A4ECF" w14:paraId="7CDF2759" w14:textId="77777777" w:rsidTr="00F36105">
        <w:tc>
          <w:tcPr>
            <w:tcW w:w="2127" w:type="dxa"/>
          </w:tcPr>
          <w:p w14:paraId="6A1675E6" w14:textId="7F6FA63E" w:rsidR="00FA79CE" w:rsidRPr="00430D30" w:rsidRDefault="00FA79CE" w:rsidP="00FA79CE">
            <w:pPr>
              <w:contextualSpacing/>
            </w:pPr>
            <w:r w:rsidRPr="00430D30">
              <w:t>Hardware</w:t>
            </w:r>
          </w:p>
        </w:tc>
        <w:tc>
          <w:tcPr>
            <w:tcW w:w="4110" w:type="dxa"/>
          </w:tcPr>
          <w:p w14:paraId="304ED095" w14:textId="1638B78C" w:rsidR="00FA79CE" w:rsidRPr="00430D30" w:rsidRDefault="00FA79CE" w:rsidP="00FA79CE">
            <w:pPr>
              <w:contextualSpacing/>
              <w:rPr>
                <w:highlight w:val="yellow"/>
              </w:rPr>
            </w:pPr>
            <w:r w:rsidRPr="00430D30">
              <w:t xml:space="preserve">6mm M3 PCB Standoffs, Nuts &amp; Screws </w:t>
            </w:r>
          </w:p>
        </w:tc>
        <w:tc>
          <w:tcPr>
            <w:tcW w:w="2897" w:type="dxa"/>
          </w:tcPr>
          <w:p w14:paraId="5AA4BC78" w14:textId="18E628E3" w:rsidR="00FA79CE" w:rsidRPr="00430D30" w:rsidRDefault="00FA79CE" w:rsidP="00FA79CE">
            <w:pPr>
              <w:contextualSpacing/>
            </w:pPr>
            <w:r w:rsidRPr="00430D30">
              <w:t>eBay</w:t>
            </w:r>
          </w:p>
        </w:tc>
      </w:tr>
    </w:tbl>
    <w:p w14:paraId="1DAFF0F9" w14:textId="206E9EA3" w:rsidR="00247A4A" w:rsidRDefault="00174309" w:rsidP="00247A4A">
      <w:pPr>
        <w:spacing w:before="120"/>
        <w:rPr>
          <w:ins w:id="616" w:author="Andrew Instone-Cowie" w:date="2026-10-09T12:04:00Z" w16du:dateUtc="2026-10-09T11:04:00Z"/>
        </w:rPr>
        <w:sectPr w:rsidR="00247A4A" w:rsidSect="00174309">
          <w:footerReference w:type="even" r:id="rId31"/>
          <w:footerReference w:type="default" r:id="rId32"/>
          <w:footerReference w:type="first" r:id="rId33"/>
          <w:endnotePr>
            <w:numFmt w:val="decimal"/>
          </w:endnotePr>
          <w:pgSz w:w="11906" w:h="16838"/>
          <w:pgMar w:top="1440" w:right="1440" w:bottom="1440" w:left="1440" w:header="709" w:footer="709" w:gutter="0"/>
          <w:cols w:space="708"/>
          <w:docGrid w:linePitch="360"/>
        </w:sectPr>
        <w:pPrChange w:id="617" w:author="Andrew Instone-Cowie" w:date="2026-10-09T12:05:00Z" w16du:dateUtc="2026-10-09T11:05:00Z">
          <w:pPr>
            <w:pStyle w:val="Heading3"/>
          </w:pPr>
        </w:pPrChange>
      </w:pPr>
      <w:r>
        <w:t xml:space="preserve">(* Farnell part </w:t>
      </w:r>
      <w:r w:rsidRPr="00212D29">
        <w:t>1848372</w:t>
      </w:r>
      <w:r>
        <w:t xml:space="preserve"> has threaded screw lock posts for cable plugs fitted with locking screws. If you do not want these, use alternative part 1084701 instead.)</w:t>
      </w:r>
    </w:p>
    <w:p w14:paraId="794E3D65" w14:textId="77777777" w:rsidR="00247A4A" w:rsidRDefault="00247A4A" w:rsidP="00247A4A">
      <w:pPr>
        <w:pStyle w:val="Heading3"/>
        <w:rPr>
          <w:ins w:id="618" w:author="Andrew Instone-Cowie" w:date="2026-10-09T12:05:00Z" w16du:dateUtc="2026-10-09T11:05:00Z"/>
        </w:rPr>
      </w:pPr>
      <w:bookmarkStart w:id="619" w:name="_Toc242440197"/>
      <w:ins w:id="620" w:author="Andrew Instone-Cowie" w:date="2026-10-09T12:03:00Z" w16du:dateUtc="2026-10-09T11:03:00Z">
        <w:r>
          <w:lastRenderedPageBreak/>
          <w:t>Schematic</w:t>
        </w:r>
      </w:ins>
      <w:bookmarkEnd w:id="619"/>
    </w:p>
    <w:p w14:paraId="5AF104AD" w14:textId="58838056" w:rsidR="00247A4A" w:rsidRPr="00247A4A" w:rsidRDefault="00247A4A" w:rsidP="00247A4A">
      <w:pPr>
        <w:jc w:val="center"/>
        <w:rPr>
          <w:ins w:id="621" w:author="Andrew Instone-Cowie" w:date="2026-10-09T12:04:00Z" w16du:dateUtc="2026-10-09T11:04:00Z"/>
        </w:rPr>
        <w:pPrChange w:id="622" w:author="Andrew Instone-Cowie" w:date="2026-10-09T12:05:00Z" w16du:dateUtc="2026-10-09T11:05:00Z">
          <w:pPr>
            <w:pStyle w:val="Heading3"/>
          </w:pPr>
        </w:pPrChange>
      </w:pPr>
      <w:ins w:id="623" w:author="Andrew Instone-Cowie" w:date="2026-10-09T12:05:00Z" w16du:dateUtc="2026-10-09T11:05:00Z">
        <w:r>
          <w:rPr>
            <w:noProof/>
          </w:rPr>
          <w:drawing>
            <wp:inline distT="0" distB="0" distL="0" distR="0" wp14:anchorId="47DF3D15" wp14:editId="77E5CCE9">
              <wp:extent cx="7869600" cy="5400000"/>
              <wp:effectExtent l="0" t="0" r="0" b="0"/>
              <wp:docPr id="2093860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60753" name="Picture 209386075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869600" cy="5400000"/>
                      </a:xfrm>
                      <a:prstGeom prst="rect">
                        <a:avLst/>
                      </a:prstGeom>
                    </pic:spPr>
                  </pic:pic>
                </a:graphicData>
              </a:graphic>
            </wp:inline>
          </w:drawing>
        </w:r>
      </w:ins>
    </w:p>
    <w:p w14:paraId="2A3D69BC" w14:textId="3C4EFD25" w:rsidR="00247A4A" w:rsidRPr="00247A4A" w:rsidRDefault="00247A4A" w:rsidP="00247A4A">
      <w:pPr>
        <w:sectPr w:rsidR="00247A4A" w:rsidRPr="00247A4A" w:rsidSect="00247A4A">
          <w:endnotePr>
            <w:numFmt w:val="decimal"/>
          </w:endnotePr>
          <w:pgSz w:w="16838" w:h="11906" w:orient="landscape"/>
          <w:pgMar w:top="1440" w:right="1440" w:bottom="1440" w:left="1440" w:header="709" w:footer="709" w:gutter="0"/>
          <w:cols w:space="708"/>
          <w:docGrid w:linePitch="360"/>
          <w:sectPrChange w:id="624" w:author="Andrew Instone-Cowie" w:date="2026-10-09T12:04:00Z" w16du:dateUtc="2026-10-09T11:04:00Z">
            <w:sectPr w:rsidR="00247A4A" w:rsidRPr="00247A4A" w:rsidSect="00247A4A">
              <w:pgSz w:w="11906" w:h="16838" w:orient="portrait"/>
              <w:pgMar w:top="1440" w:right="1440" w:bottom="1440" w:left="1440" w:header="709" w:footer="709" w:gutter="0"/>
            </w:sectPr>
          </w:sectPrChange>
        </w:sectPr>
        <w:pPrChange w:id="625" w:author="Andrew Instone-Cowie" w:date="2026-10-09T12:04:00Z" w16du:dateUtc="2026-10-09T11:04:00Z">
          <w:pPr>
            <w:spacing w:before="120"/>
          </w:pPr>
        </w:pPrChange>
      </w:pPr>
    </w:p>
    <w:p w14:paraId="38D4565B" w14:textId="49FC3469" w:rsidR="00161B07" w:rsidRDefault="00161B07" w:rsidP="00161B07">
      <w:pPr>
        <w:pStyle w:val="Heading3"/>
      </w:pPr>
      <w:bookmarkStart w:id="626" w:name="_Toc242440198"/>
      <w:r>
        <w:lastRenderedPageBreak/>
        <w:t>Parts</w:t>
      </w:r>
      <w:bookmarkEnd w:id="626"/>
    </w:p>
    <w:p w14:paraId="48A98F88" w14:textId="3AC355ED" w:rsidR="009573EF" w:rsidRPr="00430D30" w:rsidRDefault="009573EF" w:rsidP="009573EF">
      <w:pPr>
        <w:keepNext/>
      </w:pPr>
      <w:r w:rsidRPr="00430D30">
        <w:t xml:space="preserve">The following photograph shows the complete set of parts required for the Basic Serial Splitter Expander PCB. </w:t>
      </w:r>
    </w:p>
    <w:p w14:paraId="6E8899EE" w14:textId="10FE86B9" w:rsidR="00161B07" w:rsidRDefault="009573EF" w:rsidP="00161B07">
      <w:pPr>
        <w:keepNext/>
        <w:jc w:val="center"/>
      </w:pPr>
      <w:r>
        <w:rPr>
          <w:noProof/>
        </w:rPr>
        <w:drawing>
          <wp:inline distT="0" distB="0" distL="0" distR="0" wp14:anchorId="0F831EE2" wp14:editId="3F474DA9">
            <wp:extent cx="3600000" cy="2073600"/>
            <wp:effectExtent l="19050" t="19050" r="19685" b="22225"/>
            <wp:docPr id="111" name="Picture 111"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g_0665.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00000" cy="2073600"/>
                    </a:xfrm>
                    <a:prstGeom prst="rect">
                      <a:avLst/>
                    </a:prstGeom>
                    <a:ln w="12700">
                      <a:solidFill>
                        <a:schemeClr val="tx1"/>
                      </a:solidFill>
                    </a:ln>
                  </pic:spPr>
                </pic:pic>
              </a:graphicData>
            </a:graphic>
          </wp:inline>
        </w:drawing>
      </w:r>
    </w:p>
    <w:p w14:paraId="09863C5F" w14:textId="527CA9EE" w:rsidR="00161B07" w:rsidRPr="009B5FE2" w:rsidRDefault="00161B07" w:rsidP="00161B07">
      <w:pPr>
        <w:pStyle w:val="Caption"/>
        <w:jc w:val="center"/>
      </w:pPr>
      <w:bookmarkStart w:id="627" w:name="_Toc242440228"/>
      <w:r>
        <w:t xml:space="preserve">Figure </w:t>
      </w:r>
      <w:r>
        <w:rPr>
          <w:noProof/>
        </w:rPr>
        <w:fldChar w:fldCharType="begin"/>
      </w:r>
      <w:r>
        <w:rPr>
          <w:noProof/>
        </w:rPr>
        <w:instrText xml:space="preserve"> SEQ Figure \* ARABIC </w:instrText>
      </w:r>
      <w:r>
        <w:rPr>
          <w:noProof/>
        </w:rPr>
        <w:fldChar w:fldCharType="separate"/>
      </w:r>
      <w:r w:rsidR="009E448D">
        <w:rPr>
          <w:noProof/>
        </w:rPr>
        <w:t>11</w:t>
      </w:r>
      <w:r>
        <w:rPr>
          <w:noProof/>
        </w:rPr>
        <w:fldChar w:fldCharType="end"/>
      </w:r>
      <w:r>
        <w:t xml:space="preserve"> – </w:t>
      </w:r>
      <w:r w:rsidR="009573EF">
        <w:t>Basic Serial Splitter</w:t>
      </w:r>
      <w:r w:rsidR="00430D30">
        <w:t xml:space="preserve"> Module </w:t>
      </w:r>
      <w:r w:rsidR="009573EF">
        <w:t xml:space="preserve">Expander </w:t>
      </w:r>
      <w:r w:rsidR="00FA79CE">
        <w:t xml:space="preserve">Board </w:t>
      </w:r>
      <w:r w:rsidR="009573EF">
        <w:t>Parts</w:t>
      </w:r>
      <w:bookmarkEnd w:id="627"/>
    </w:p>
    <w:p w14:paraId="268BE8A8" w14:textId="0B8B23FF" w:rsidR="00161B07" w:rsidRDefault="00161B07" w:rsidP="00161B07">
      <w:pPr>
        <w:pStyle w:val="Heading3"/>
      </w:pPr>
      <w:bookmarkStart w:id="628" w:name="_Toc242440199"/>
      <w:r>
        <w:t>Construction</w:t>
      </w:r>
      <w:bookmarkEnd w:id="628"/>
    </w:p>
    <w:p w14:paraId="60693C5D" w14:textId="54D4008E" w:rsidR="00161B07" w:rsidRPr="00430D30" w:rsidRDefault="009573EF" w:rsidP="009573EF">
      <w:pPr>
        <w:keepNext/>
      </w:pPr>
      <w:r w:rsidRPr="00430D30">
        <w:t>The Basic Serial Splitter</w:t>
      </w:r>
      <w:r w:rsidR="00430D30" w:rsidRPr="00430D30">
        <w:t xml:space="preserve"> module</w:t>
      </w:r>
      <w:r w:rsidRPr="00430D30">
        <w:t xml:space="preserve"> Expander uses the same PCB as the Master board, shown in the diagram in the previous section. </w:t>
      </w:r>
      <w:r w:rsidR="00161B07" w:rsidRPr="00430D30">
        <w:t>All the components are mounted on top, silkscreen, side of the board.</w:t>
      </w:r>
    </w:p>
    <w:p w14:paraId="36EFD8A0" w14:textId="46BBA9D3" w:rsidR="00BC3D0B" w:rsidRPr="00430D30" w:rsidRDefault="00BC3D0B" w:rsidP="00161B07">
      <w:pPr>
        <w:pStyle w:val="ListParagraph"/>
        <w:numPr>
          <w:ilvl w:val="0"/>
          <w:numId w:val="6"/>
        </w:numPr>
      </w:pPr>
      <w:r w:rsidRPr="00430D30">
        <w:t>Fit only the parts listed in the Expander parts list above. All remaining positions on the Expander PCB can be left empty.</w:t>
      </w:r>
    </w:p>
    <w:p w14:paraId="632E058B" w14:textId="110B3E41" w:rsidR="009573EF" w:rsidRPr="00430D30" w:rsidRDefault="009573EF" w:rsidP="00161B07">
      <w:pPr>
        <w:pStyle w:val="ListParagraph"/>
        <w:numPr>
          <w:ilvl w:val="0"/>
          <w:numId w:val="6"/>
        </w:numPr>
      </w:pPr>
      <w:r w:rsidRPr="00430D30">
        <w:t>Note that the 8-Way Right Angle Socket is fitted to the E</w:t>
      </w:r>
      <w:r w:rsidR="00B37700" w:rsidRPr="00430D30">
        <w:t xml:space="preserve">xpand </w:t>
      </w:r>
      <w:r w:rsidRPr="00430D30">
        <w:t xml:space="preserve">position on the </w:t>
      </w:r>
      <w:r w:rsidRPr="00430D30">
        <w:rPr>
          <w:u w:val="single"/>
        </w:rPr>
        <w:t>MASTER</w:t>
      </w:r>
      <w:r w:rsidRPr="00430D30">
        <w:t xml:space="preserve"> board, not the Expander. It mates with the 8-Way Right Angle Header fitted to the Master position on the Expander board, as shown in the photographs below.</w:t>
      </w:r>
    </w:p>
    <w:p w14:paraId="152EF1F9" w14:textId="0FAB0E7F" w:rsidR="00161B07" w:rsidRPr="00430D30" w:rsidRDefault="00161B07" w:rsidP="00161B07">
      <w:pPr>
        <w:pStyle w:val="ListParagraph"/>
        <w:numPr>
          <w:ilvl w:val="0"/>
          <w:numId w:val="6"/>
        </w:numPr>
      </w:pPr>
      <w:r w:rsidRPr="00430D30">
        <w:t>The use of</w:t>
      </w:r>
      <w:r w:rsidR="00BC3D0B" w:rsidRPr="00430D30">
        <w:t xml:space="preserve"> an</w:t>
      </w:r>
      <w:r w:rsidRPr="00430D30">
        <w:t xml:space="preserve"> IC socket for IC3 is strongly recommended.</w:t>
      </w:r>
    </w:p>
    <w:p w14:paraId="592946E7" w14:textId="49D356E2" w:rsidR="00161B07" w:rsidRPr="00430D30" w:rsidRDefault="00161B07" w:rsidP="00161B07">
      <w:pPr>
        <w:pStyle w:val="ListParagraph"/>
        <w:keepNext/>
        <w:numPr>
          <w:ilvl w:val="0"/>
          <w:numId w:val="1"/>
        </w:numPr>
        <w:ind w:left="714" w:hanging="357"/>
      </w:pPr>
      <w:r w:rsidRPr="00430D30">
        <w:t>Before fitting the socketed IC, connect the board to a power supply (</w:t>
      </w:r>
      <w:r w:rsidR="00BC3D0B" w:rsidRPr="00430D30">
        <w:t xml:space="preserve">via the Master board and a </w:t>
      </w:r>
      <w:r w:rsidRPr="00430D30">
        <w:t xml:space="preserve">Power Board and a short RJ45 cable) and check using a multimeter that +5V and 0V appear on </w:t>
      </w:r>
      <w:r w:rsidR="00BC3D0B" w:rsidRPr="00430D30">
        <w:t xml:space="preserve">TP1 and </w:t>
      </w:r>
      <w:r w:rsidRPr="00430D30">
        <w:t>the correct pins of the IC</w:t>
      </w:r>
      <w:r w:rsidR="000B5BA4" w:rsidRPr="00430D30">
        <w:t>3</w:t>
      </w:r>
      <w:r w:rsidRPr="00430D30">
        <w:t xml:space="preserve"> socket. The pins are</w:t>
      </w:r>
      <w:r w:rsidR="00B37700" w:rsidRPr="00430D30">
        <w:t xml:space="preserve"> the same as </w:t>
      </w:r>
      <w:r w:rsidRPr="00430D30">
        <w:t xml:space="preserve">identified in the diagram </w:t>
      </w:r>
      <w:r w:rsidR="000B5BA4" w:rsidRPr="00430D30">
        <w:t>above</w:t>
      </w:r>
      <w:r w:rsidRPr="00430D30">
        <w:t>. Disconnect the power supply and fit the ICs.</w:t>
      </w:r>
    </w:p>
    <w:p w14:paraId="1DB22B44" w14:textId="71E96412" w:rsidR="00161B07" w:rsidRPr="00430D30" w:rsidRDefault="00161B07" w:rsidP="00161B07">
      <w:pPr>
        <w:pStyle w:val="ListParagraph"/>
        <w:numPr>
          <w:ilvl w:val="0"/>
          <w:numId w:val="1"/>
        </w:numPr>
      </w:pPr>
      <w:r w:rsidRPr="00430D30">
        <w:t>Pay close attention to the correct orientation of the polarised component</w:t>
      </w:r>
      <w:r w:rsidR="000B5BA4" w:rsidRPr="00430D30">
        <w:t xml:space="preserve"> </w:t>
      </w:r>
      <w:r w:rsidRPr="00430D30">
        <w:t>IC3.</w:t>
      </w:r>
    </w:p>
    <w:p w14:paraId="31E56F2E" w14:textId="49E713A6" w:rsidR="000B5BA4" w:rsidRPr="00430D30" w:rsidRDefault="000B5BA4" w:rsidP="000B5BA4">
      <w:pPr>
        <w:pStyle w:val="ListParagraph"/>
        <w:numPr>
          <w:ilvl w:val="0"/>
          <w:numId w:val="1"/>
        </w:numPr>
      </w:pPr>
      <w:r w:rsidRPr="00430D30">
        <w:t>The mounting lugs of the 9-Way D-Sub connectors clip into the holes in the PCB. Make sure the connector pins are correctly aligned with the holes before clipping the connector into the board, and then soldering the pins.</w:t>
      </w:r>
    </w:p>
    <w:p w14:paraId="2CAF2088" w14:textId="28191A82" w:rsidR="00161B07" w:rsidRPr="00212D29" w:rsidRDefault="00161B07" w:rsidP="00161B07">
      <w:pPr>
        <w:keepNext/>
      </w:pPr>
      <w:r w:rsidRPr="00430D30">
        <w:lastRenderedPageBreak/>
        <w:t xml:space="preserve">A completed </w:t>
      </w:r>
      <w:r w:rsidR="000B5BA4" w:rsidRPr="00430D30">
        <w:t xml:space="preserve">Basic Serial Splitter </w:t>
      </w:r>
      <w:r w:rsidR="00430D30" w:rsidRPr="00430D30">
        <w:t xml:space="preserve">module with Master and </w:t>
      </w:r>
      <w:r w:rsidR="000B5BA4" w:rsidRPr="00430D30">
        <w:t xml:space="preserve">Expander </w:t>
      </w:r>
      <w:r w:rsidR="003D1535" w:rsidRPr="00430D30">
        <w:t>Board</w:t>
      </w:r>
      <w:r w:rsidR="00430D30" w:rsidRPr="00430D30">
        <w:t>s</w:t>
      </w:r>
      <w:r w:rsidRPr="00430D30">
        <w:t xml:space="preserve"> is shown in the following photograph</w:t>
      </w:r>
      <w:r w:rsidR="00430D30" w:rsidRPr="00430D30">
        <w:t>.</w:t>
      </w:r>
    </w:p>
    <w:p w14:paraId="557FC836" w14:textId="366450E3" w:rsidR="00161B07" w:rsidRPr="00152C2B" w:rsidRDefault="00430D30" w:rsidP="00161B07">
      <w:pPr>
        <w:keepNext/>
        <w:jc w:val="center"/>
        <w:rPr>
          <w:color w:val="00B050"/>
        </w:rPr>
      </w:pPr>
      <w:r>
        <w:rPr>
          <w:noProof/>
          <w:color w:val="00B050"/>
        </w:rPr>
        <w:drawing>
          <wp:inline distT="0" distB="0" distL="0" distR="0" wp14:anchorId="417FD8CD" wp14:editId="6555B3F4">
            <wp:extent cx="5731510" cy="3195320"/>
            <wp:effectExtent l="19050" t="19050" r="21590" b="24130"/>
            <wp:docPr id="12" name="Picture 12"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0055.jpeg"/>
                    <pic:cNvPicPr/>
                  </pic:nvPicPr>
                  <pic:blipFill>
                    <a:blip r:embed="rId36">
                      <a:extLst>
                        <a:ext uri="{28A0092B-C50C-407E-A947-70E740481C1C}">
                          <a14:useLocalDpi xmlns:a14="http://schemas.microsoft.com/office/drawing/2010/main" val="0"/>
                        </a:ext>
                      </a:extLst>
                    </a:blip>
                    <a:stretch>
                      <a:fillRect/>
                    </a:stretch>
                  </pic:blipFill>
                  <pic:spPr>
                    <a:xfrm>
                      <a:off x="0" y="0"/>
                      <a:ext cx="5731510" cy="3195320"/>
                    </a:xfrm>
                    <a:prstGeom prst="rect">
                      <a:avLst/>
                    </a:prstGeom>
                    <a:ln w="12700">
                      <a:solidFill>
                        <a:schemeClr val="tx1"/>
                      </a:solidFill>
                    </a:ln>
                  </pic:spPr>
                </pic:pic>
              </a:graphicData>
            </a:graphic>
          </wp:inline>
        </w:drawing>
      </w:r>
    </w:p>
    <w:p w14:paraId="2230B269" w14:textId="588B6BA4" w:rsidR="00161B07" w:rsidRDefault="00161B07" w:rsidP="00161B07">
      <w:pPr>
        <w:pStyle w:val="Caption"/>
        <w:jc w:val="center"/>
      </w:pPr>
      <w:bookmarkStart w:id="629" w:name="_Toc242440229"/>
      <w:r>
        <w:t xml:space="preserve">Figure </w:t>
      </w:r>
      <w:r>
        <w:rPr>
          <w:noProof/>
        </w:rPr>
        <w:fldChar w:fldCharType="begin"/>
      </w:r>
      <w:r>
        <w:rPr>
          <w:noProof/>
        </w:rPr>
        <w:instrText xml:space="preserve"> SEQ Figure \* ARABIC </w:instrText>
      </w:r>
      <w:r>
        <w:rPr>
          <w:noProof/>
        </w:rPr>
        <w:fldChar w:fldCharType="separate"/>
      </w:r>
      <w:r w:rsidR="009E448D">
        <w:rPr>
          <w:noProof/>
        </w:rPr>
        <w:t>12</w:t>
      </w:r>
      <w:r>
        <w:rPr>
          <w:noProof/>
        </w:rPr>
        <w:fldChar w:fldCharType="end"/>
      </w:r>
      <w:r>
        <w:t xml:space="preserve"> – </w:t>
      </w:r>
      <w:r w:rsidR="00430D30">
        <w:t>Basic Serial Splitter Master &amp; Expander PCBs</w:t>
      </w:r>
      <w:bookmarkEnd w:id="629"/>
    </w:p>
    <w:p w14:paraId="5F67EB7A" w14:textId="03447978" w:rsidR="001E1F78" w:rsidRDefault="001E1F78" w:rsidP="00376881">
      <w:pPr>
        <w:pStyle w:val="Heading2"/>
        <w:pageBreakBefore/>
      </w:pPr>
      <w:bookmarkStart w:id="630" w:name="_Toc242440200"/>
      <w:r>
        <w:lastRenderedPageBreak/>
        <w:t>Enc</w:t>
      </w:r>
      <w:r w:rsidRPr="006C2C39">
        <w:rPr>
          <w:rStyle w:val="Heading1Char"/>
        </w:rPr>
        <w:t>l</w:t>
      </w:r>
      <w:r>
        <w:t>osure</w:t>
      </w:r>
      <w:r w:rsidR="00515573">
        <w:t>s</w:t>
      </w:r>
      <w:bookmarkEnd w:id="630"/>
    </w:p>
    <w:p w14:paraId="30C19DEF" w14:textId="64A31782" w:rsidR="001E1F78" w:rsidRPr="00430D30" w:rsidRDefault="00C2783A" w:rsidP="001E1F78">
      <w:r w:rsidRPr="00430D30">
        <w:t xml:space="preserve">The suggested </w:t>
      </w:r>
      <w:r w:rsidR="00133500" w:rsidRPr="00430D30">
        <w:t>enclosure</w:t>
      </w:r>
      <w:r w:rsidR="000B5BA4" w:rsidRPr="00430D30">
        <w:t xml:space="preserve">s </w:t>
      </w:r>
      <w:r w:rsidRPr="00430D30">
        <w:t xml:space="preserve">for the </w:t>
      </w:r>
      <w:r w:rsidR="000B5BA4" w:rsidRPr="00430D30">
        <w:t xml:space="preserve">Second PC </w:t>
      </w:r>
      <w:r w:rsidR="00430D30" w:rsidRPr="00430D30">
        <w:t>module</w:t>
      </w:r>
      <w:r w:rsidR="000B5BA4" w:rsidRPr="00430D30">
        <w:t xml:space="preserve"> and the Basic Serial Splitter </w:t>
      </w:r>
      <w:r w:rsidR="00430D30" w:rsidRPr="00430D30">
        <w:t xml:space="preserve">module </w:t>
      </w:r>
      <w:r w:rsidRPr="00430D30">
        <w:t>are from the “Really Useful” series of plastic boxes, widely available from hobby and stationery shops, or direct from the manufacturer</w:t>
      </w:r>
      <w:r w:rsidRPr="00430D30">
        <w:rPr>
          <w:rStyle w:val="FootnoteReference"/>
        </w:rPr>
        <w:footnoteReference w:id="5"/>
      </w:r>
      <w:r w:rsidRPr="00430D30">
        <w:t xml:space="preserve">. </w:t>
      </w:r>
    </w:p>
    <w:p w14:paraId="0ED4A1E9" w14:textId="2BF04180" w:rsidR="00BA65E4" w:rsidRPr="00430D30" w:rsidRDefault="00D1085C" w:rsidP="006C4A3A">
      <w:pPr>
        <w:pStyle w:val="ListParagraph"/>
        <w:numPr>
          <w:ilvl w:val="0"/>
          <w:numId w:val="2"/>
        </w:numPr>
      </w:pPr>
      <w:r w:rsidRPr="00430D30">
        <w:t>Drilling large diameter holes with twist drills can result in bit grabbing and damage to the enclosure. Use a</w:t>
      </w:r>
      <w:r w:rsidR="00BA65E4" w:rsidRPr="00430D30">
        <w:t xml:space="preserve"> 20mm </w:t>
      </w:r>
      <w:r w:rsidRPr="00430D30">
        <w:t>hole saw</w:t>
      </w:r>
      <w:r w:rsidR="00F60FC7" w:rsidRPr="00430D30">
        <w:rPr>
          <w:rStyle w:val="FootnoteReference"/>
        </w:rPr>
        <w:footnoteReference w:id="6"/>
      </w:r>
      <w:r w:rsidRPr="00430D30">
        <w:t xml:space="preserve"> for cable holes</w:t>
      </w:r>
      <w:r w:rsidR="00BA65E4" w:rsidRPr="00430D30">
        <w:t xml:space="preserve">, this </w:t>
      </w:r>
      <w:r w:rsidRPr="00430D30">
        <w:t>make</w:t>
      </w:r>
      <w:r w:rsidR="00BA65E4" w:rsidRPr="00430D30">
        <w:t>s</w:t>
      </w:r>
      <w:r w:rsidRPr="00430D30">
        <w:t xml:space="preserve"> the process of drilling the enclosure much easier and safer.</w:t>
      </w:r>
    </w:p>
    <w:p w14:paraId="0E541115" w14:textId="428BC841" w:rsidR="00BA65E4" w:rsidRPr="00430D30" w:rsidRDefault="00BA65E4" w:rsidP="006C4A3A">
      <w:pPr>
        <w:pStyle w:val="ListParagraph"/>
        <w:numPr>
          <w:ilvl w:val="0"/>
          <w:numId w:val="2"/>
        </w:numPr>
      </w:pPr>
      <w:r w:rsidRPr="00430D30">
        <w:t xml:space="preserve">Support the inside surface of the enclosure with a block of </w:t>
      </w:r>
      <w:r w:rsidR="00F60FC7" w:rsidRPr="00430D30">
        <w:t xml:space="preserve">scrap </w:t>
      </w:r>
      <w:r w:rsidRPr="00430D30">
        <w:t xml:space="preserve">wood when cutting the </w:t>
      </w:r>
      <w:r w:rsidR="00F60FC7" w:rsidRPr="00430D30">
        <w:t>holes and</w:t>
      </w:r>
      <w:r w:rsidRPr="00430D30">
        <w:t xml:space="preserve"> cut at a low speed.</w:t>
      </w:r>
    </w:p>
    <w:p w14:paraId="4A201743" w14:textId="77777777" w:rsidR="00BA65E4" w:rsidRPr="00430D30" w:rsidRDefault="00BA65E4" w:rsidP="006C4A3A">
      <w:pPr>
        <w:pStyle w:val="ListParagraph"/>
        <w:numPr>
          <w:ilvl w:val="0"/>
          <w:numId w:val="2"/>
        </w:numPr>
      </w:pPr>
      <w:r w:rsidRPr="00430D30">
        <w:t>Clean up any rough edges or swarf with a sharp knife.</w:t>
      </w:r>
    </w:p>
    <w:p w14:paraId="679D0008" w14:textId="32D7348F" w:rsidR="00C2783A" w:rsidRPr="00430D30" w:rsidRDefault="00C2783A" w:rsidP="006C4A3A">
      <w:pPr>
        <w:pStyle w:val="ListParagraph"/>
        <w:numPr>
          <w:ilvl w:val="0"/>
          <w:numId w:val="2"/>
        </w:numPr>
      </w:pPr>
      <w:r w:rsidRPr="00430D30">
        <w:t xml:space="preserve">Cables are run into the enclosures via </w:t>
      </w:r>
      <w:r w:rsidR="00BA65E4" w:rsidRPr="00430D30">
        <w:t>PVC</w:t>
      </w:r>
      <w:r w:rsidRPr="00430D30">
        <w:t xml:space="preserve"> grommets</w:t>
      </w:r>
      <w:r w:rsidR="00D1085C" w:rsidRPr="00430D30">
        <w:t xml:space="preserve">, which provide </w:t>
      </w:r>
      <w:r w:rsidR="00212D29" w:rsidRPr="00430D30">
        <w:t xml:space="preserve">some </w:t>
      </w:r>
      <w:r w:rsidR="00D1085C" w:rsidRPr="00430D30">
        <w:t>protection against dust and moisture.</w:t>
      </w:r>
    </w:p>
    <w:p w14:paraId="0508147D" w14:textId="0667CA38" w:rsidR="005B1C6D" w:rsidRPr="00430D30" w:rsidRDefault="005B1C6D" w:rsidP="00830BF2">
      <w:pPr>
        <w:pStyle w:val="ListParagraph"/>
        <w:keepLines/>
        <w:numPr>
          <w:ilvl w:val="0"/>
          <w:numId w:val="14"/>
        </w:numPr>
        <w:ind w:left="714" w:hanging="357"/>
      </w:pPr>
      <w:r w:rsidRPr="00430D30">
        <w:t>A set of suitable paper templates is available from the GitHub repository as a PDF and should be printed out full size with no scaling.</w:t>
      </w:r>
    </w:p>
    <w:p w14:paraId="0D173090" w14:textId="77777777" w:rsidR="009F0812" w:rsidRDefault="009F0812" w:rsidP="00557FB7">
      <w:pPr>
        <w:pStyle w:val="Heading3"/>
      </w:pPr>
      <w:bookmarkStart w:id="631" w:name="_Toc242440201"/>
      <w:r>
        <w:t>Parts List</w:t>
      </w:r>
      <w:bookmarkEnd w:id="631"/>
    </w:p>
    <w:p w14:paraId="4DAECF3E" w14:textId="3800511C" w:rsidR="009F0812" w:rsidRPr="00393B25" w:rsidRDefault="009F0812" w:rsidP="009F0812">
      <w:pPr>
        <w:pStyle w:val="Caption"/>
        <w:keepNext/>
      </w:pPr>
      <w:bookmarkStart w:id="632" w:name="_Toc242440247"/>
      <w:r>
        <w:t xml:space="preserve">Table </w:t>
      </w:r>
      <w:r w:rsidR="00D15F53">
        <w:rPr>
          <w:noProof/>
        </w:rPr>
        <w:fldChar w:fldCharType="begin"/>
      </w:r>
      <w:r w:rsidR="00D15F53">
        <w:rPr>
          <w:noProof/>
        </w:rPr>
        <w:instrText xml:space="preserve"> SEQ Table \* ARABIC </w:instrText>
      </w:r>
      <w:r w:rsidR="00D15F53">
        <w:rPr>
          <w:noProof/>
        </w:rPr>
        <w:fldChar w:fldCharType="separate"/>
      </w:r>
      <w:r w:rsidR="009E448D">
        <w:rPr>
          <w:noProof/>
        </w:rPr>
        <w:t>5</w:t>
      </w:r>
      <w:r w:rsidR="00D15F53">
        <w:rPr>
          <w:noProof/>
        </w:rPr>
        <w:fldChar w:fldCharType="end"/>
      </w:r>
      <w:r>
        <w:t xml:space="preserve"> –</w:t>
      </w:r>
      <w:r w:rsidR="00994514">
        <w:t xml:space="preserve"> </w:t>
      </w:r>
      <w:r>
        <w:t>Enclosure</w:t>
      </w:r>
      <w:r w:rsidR="00994514">
        <w:t>s</w:t>
      </w:r>
      <w:r>
        <w:t xml:space="preserve"> Parts List</w:t>
      </w:r>
      <w:bookmarkEnd w:id="63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3200"/>
        <w:gridCol w:w="3382"/>
      </w:tblGrid>
      <w:tr w:rsidR="00376881" w:rsidRPr="00AE25BB" w14:paraId="40D1F31C" w14:textId="77777777" w:rsidTr="00376881">
        <w:tc>
          <w:tcPr>
            <w:tcW w:w="2552" w:type="dxa"/>
            <w:shd w:val="clear" w:color="auto" w:fill="D9D9D9" w:themeFill="background1" w:themeFillShade="D9"/>
          </w:tcPr>
          <w:p w14:paraId="46514993" w14:textId="77777777" w:rsidR="00376881" w:rsidRPr="00430D30" w:rsidRDefault="00376881" w:rsidP="00F771CA">
            <w:pPr>
              <w:contextualSpacing/>
              <w:rPr>
                <w:b/>
              </w:rPr>
            </w:pPr>
            <w:r w:rsidRPr="00430D30">
              <w:rPr>
                <w:b/>
              </w:rPr>
              <w:t>Reference</w:t>
            </w:r>
          </w:p>
        </w:tc>
        <w:tc>
          <w:tcPr>
            <w:tcW w:w="3200" w:type="dxa"/>
            <w:shd w:val="clear" w:color="auto" w:fill="D9D9D9" w:themeFill="background1" w:themeFillShade="D9"/>
          </w:tcPr>
          <w:p w14:paraId="37807441" w14:textId="77777777" w:rsidR="00376881" w:rsidRPr="00430D30" w:rsidRDefault="00376881" w:rsidP="00F771CA">
            <w:pPr>
              <w:contextualSpacing/>
              <w:rPr>
                <w:b/>
              </w:rPr>
            </w:pPr>
            <w:r w:rsidRPr="00430D30">
              <w:rPr>
                <w:b/>
              </w:rPr>
              <w:t>Component</w:t>
            </w:r>
          </w:p>
        </w:tc>
        <w:tc>
          <w:tcPr>
            <w:tcW w:w="3382" w:type="dxa"/>
            <w:shd w:val="clear" w:color="auto" w:fill="D9D9D9" w:themeFill="background1" w:themeFillShade="D9"/>
          </w:tcPr>
          <w:p w14:paraId="55F8B203" w14:textId="77777777" w:rsidR="00376881" w:rsidRPr="00430D30" w:rsidRDefault="00376881" w:rsidP="00F771CA">
            <w:pPr>
              <w:contextualSpacing/>
              <w:rPr>
                <w:b/>
              </w:rPr>
            </w:pPr>
            <w:r w:rsidRPr="00430D30">
              <w:rPr>
                <w:b/>
              </w:rPr>
              <w:t>Notes</w:t>
            </w:r>
          </w:p>
        </w:tc>
      </w:tr>
      <w:tr w:rsidR="00376881" w:rsidRPr="007A4ECF" w14:paraId="2AAC186B" w14:textId="77777777" w:rsidTr="00376881">
        <w:tc>
          <w:tcPr>
            <w:tcW w:w="2552" w:type="dxa"/>
          </w:tcPr>
          <w:p w14:paraId="6879031C" w14:textId="36557F68" w:rsidR="00376881" w:rsidRPr="00430D30" w:rsidRDefault="000B5BA4" w:rsidP="00F771CA">
            <w:pPr>
              <w:contextualSpacing/>
            </w:pPr>
            <w:r w:rsidRPr="00430D30">
              <w:t>Second PC</w:t>
            </w:r>
            <w:r w:rsidR="00376881" w:rsidRPr="00430D30">
              <w:t xml:space="preserve"> </w:t>
            </w:r>
            <w:r w:rsidR="000E33B1">
              <w:t>Module</w:t>
            </w:r>
          </w:p>
        </w:tc>
        <w:tc>
          <w:tcPr>
            <w:tcW w:w="3200" w:type="dxa"/>
          </w:tcPr>
          <w:p w14:paraId="05793D9D" w14:textId="77777777" w:rsidR="00376881" w:rsidRPr="00430D30" w:rsidRDefault="00376881" w:rsidP="00F771CA">
            <w:pPr>
              <w:contextualSpacing/>
            </w:pPr>
            <w:r w:rsidRPr="00430D30">
              <w:t>Really Useful Box® 0.75 Litre</w:t>
            </w:r>
          </w:p>
        </w:tc>
        <w:tc>
          <w:tcPr>
            <w:tcW w:w="3382" w:type="dxa"/>
          </w:tcPr>
          <w:p w14:paraId="173D6DDB" w14:textId="77777777" w:rsidR="00376881" w:rsidRPr="00430D30" w:rsidRDefault="00C2783A" w:rsidP="00F771CA">
            <w:pPr>
              <w:contextualSpacing/>
            </w:pPr>
            <w:r w:rsidRPr="00430D30">
              <w:t>195 x 135 x 55mm</w:t>
            </w:r>
          </w:p>
        </w:tc>
      </w:tr>
      <w:tr w:rsidR="00376881" w:rsidRPr="007A4ECF" w14:paraId="636F5A5E" w14:textId="77777777" w:rsidTr="00376881">
        <w:tc>
          <w:tcPr>
            <w:tcW w:w="2552" w:type="dxa"/>
          </w:tcPr>
          <w:p w14:paraId="27317AA5" w14:textId="0EC9200C" w:rsidR="00376881" w:rsidRPr="00430D30" w:rsidRDefault="000B5BA4" w:rsidP="00F771CA">
            <w:pPr>
              <w:contextualSpacing/>
            </w:pPr>
            <w:r w:rsidRPr="00430D30">
              <w:t>Basic Serial Splitter</w:t>
            </w:r>
          </w:p>
        </w:tc>
        <w:tc>
          <w:tcPr>
            <w:tcW w:w="3200" w:type="dxa"/>
          </w:tcPr>
          <w:p w14:paraId="303AC124" w14:textId="74C721DC" w:rsidR="00376881" w:rsidRPr="00430D30" w:rsidRDefault="00376881" w:rsidP="00994514">
            <w:pPr>
              <w:contextualSpacing/>
            </w:pPr>
            <w:r w:rsidRPr="00430D30">
              <w:t>Really Useful Box® 0.</w:t>
            </w:r>
            <w:r w:rsidR="000B5BA4" w:rsidRPr="00430D30">
              <w:t xml:space="preserve">55 </w:t>
            </w:r>
            <w:r w:rsidRPr="00430D30">
              <w:t>Litre</w:t>
            </w:r>
          </w:p>
        </w:tc>
        <w:tc>
          <w:tcPr>
            <w:tcW w:w="3382" w:type="dxa"/>
          </w:tcPr>
          <w:p w14:paraId="59105A91" w14:textId="6B70230B" w:rsidR="00376881" w:rsidRPr="00430D30" w:rsidRDefault="000B5BA4" w:rsidP="00994514">
            <w:pPr>
              <w:contextualSpacing/>
            </w:pPr>
            <w:r w:rsidRPr="00430D30">
              <w:t>220 x 100 x 40mm</w:t>
            </w:r>
          </w:p>
        </w:tc>
      </w:tr>
      <w:tr w:rsidR="00376881" w:rsidRPr="007A4ECF" w14:paraId="12935DDE" w14:textId="77777777" w:rsidTr="00376881">
        <w:tc>
          <w:tcPr>
            <w:tcW w:w="2552" w:type="dxa"/>
          </w:tcPr>
          <w:p w14:paraId="06BC6F6B" w14:textId="77777777" w:rsidR="00376881" w:rsidRPr="00430D30" w:rsidRDefault="00376881" w:rsidP="00994514">
            <w:pPr>
              <w:contextualSpacing/>
            </w:pPr>
            <w:r w:rsidRPr="00430D30">
              <w:t>Grommets</w:t>
            </w:r>
          </w:p>
        </w:tc>
        <w:tc>
          <w:tcPr>
            <w:tcW w:w="3200" w:type="dxa"/>
          </w:tcPr>
          <w:p w14:paraId="060B1412" w14:textId="77777777" w:rsidR="00376881" w:rsidRPr="00430D30" w:rsidRDefault="00376881" w:rsidP="00994514">
            <w:pPr>
              <w:contextualSpacing/>
            </w:pPr>
            <w:r w:rsidRPr="00430D30">
              <w:t>20mm Closed Grommets</w:t>
            </w:r>
          </w:p>
        </w:tc>
        <w:tc>
          <w:tcPr>
            <w:tcW w:w="3382" w:type="dxa"/>
          </w:tcPr>
          <w:p w14:paraId="720DB2DB" w14:textId="1904D644" w:rsidR="00D705AF" w:rsidRPr="00430D30" w:rsidRDefault="00376881" w:rsidP="00D1085C">
            <w:pPr>
              <w:contextualSpacing/>
            </w:pPr>
            <w:r w:rsidRPr="00430D30">
              <w:t xml:space="preserve">Screwfix </w:t>
            </w:r>
            <w:r w:rsidR="00D705AF">
              <w:t>884VT</w:t>
            </w:r>
          </w:p>
        </w:tc>
      </w:tr>
    </w:tbl>
    <w:p w14:paraId="3A84CD1D" w14:textId="06AED289" w:rsidR="00133500" w:rsidRDefault="00376881" w:rsidP="00F80CCE">
      <w:pPr>
        <w:pStyle w:val="Heading3"/>
      </w:pPr>
      <w:bookmarkStart w:id="633" w:name="_Toc242440202"/>
      <w:r>
        <w:lastRenderedPageBreak/>
        <w:t>S</w:t>
      </w:r>
      <w:r w:rsidR="000B5BA4">
        <w:t xml:space="preserve">econd PC </w:t>
      </w:r>
      <w:r w:rsidR="00430D30">
        <w:t>Module</w:t>
      </w:r>
      <w:r>
        <w:t xml:space="preserve"> Enclosure</w:t>
      </w:r>
      <w:bookmarkEnd w:id="633"/>
    </w:p>
    <w:p w14:paraId="13BDA59C" w14:textId="15D98BC9" w:rsidR="00376881" w:rsidRPr="00430D30" w:rsidRDefault="00376881" w:rsidP="00376881">
      <w:pPr>
        <w:keepNext/>
      </w:pPr>
      <w:r w:rsidRPr="00430D30">
        <w:t>The following diagram</w:t>
      </w:r>
      <w:r w:rsidR="00BA65E4" w:rsidRPr="00430D30">
        <w:t xml:space="preserve"> shows the holes required in a 0.75 litre Really Useful </w:t>
      </w:r>
      <w:r w:rsidR="002665B2" w:rsidRPr="00430D30">
        <w:t xml:space="preserve">Box </w:t>
      </w:r>
      <w:r w:rsidR="00BA65E4" w:rsidRPr="00430D30">
        <w:t>for the S</w:t>
      </w:r>
      <w:r w:rsidR="000B5BA4" w:rsidRPr="00430D30">
        <w:t xml:space="preserve">econd PC </w:t>
      </w:r>
      <w:r w:rsidR="00430D30" w:rsidRPr="00430D30">
        <w:t>module</w:t>
      </w:r>
      <w:r w:rsidR="00BA65E4" w:rsidRPr="00430D30">
        <w:t xml:space="preserve">. </w:t>
      </w:r>
    </w:p>
    <w:p w14:paraId="6D86FD81" w14:textId="0AB71A56" w:rsidR="00133500" w:rsidRDefault="003D1535" w:rsidP="00BA65E4">
      <w:pPr>
        <w:keepNext/>
        <w:jc w:val="center"/>
      </w:pPr>
      <w:r>
        <w:rPr>
          <w:noProof/>
        </w:rPr>
        <w:drawing>
          <wp:inline distT="0" distB="0" distL="0" distR="0" wp14:anchorId="2D7A0439" wp14:editId="59EB8728">
            <wp:extent cx="5731510" cy="4888230"/>
            <wp:effectExtent l="19050" t="19050" r="21590"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 Second PC Drill Guide.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4888230"/>
                    </a:xfrm>
                    <a:prstGeom prst="rect">
                      <a:avLst/>
                    </a:prstGeom>
                    <a:ln w="12700">
                      <a:solidFill>
                        <a:schemeClr val="tx1"/>
                      </a:solidFill>
                    </a:ln>
                  </pic:spPr>
                </pic:pic>
              </a:graphicData>
            </a:graphic>
          </wp:inline>
        </w:drawing>
      </w:r>
    </w:p>
    <w:p w14:paraId="6EB821AA" w14:textId="3DCF9026" w:rsidR="00133500" w:rsidRDefault="00133500" w:rsidP="00994514">
      <w:pPr>
        <w:pStyle w:val="Caption"/>
        <w:jc w:val="center"/>
      </w:pPr>
      <w:bookmarkStart w:id="634" w:name="_Toc242440230"/>
      <w:r>
        <w:t xml:space="preserve">Figure </w:t>
      </w:r>
      <w:r w:rsidR="00D15F53">
        <w:rPr>
          <w:noProof/>
        </w:rPr>
        <w:fldChar w:fldCharType="begin"/>
      </w:r>
      <w:r w:rsidR="00D15F53">
        <w:rPr>
          <w:noProof/>
        </w:rPr>
        <w:instrText xml:space="preserve"> SEQ Figure \* ARABIC </w:instrText>
      </w:r>
      <w:r w:rsidR="00D15F53">
        <w:rPr>
          <w:noProof/>
        </w:rPr>
        <w:fldChar w:fldCharType="separate"/>
      </w:r>
      <w:r w:rsidR="009E448D">
        <w:rPr>
          <w:noProof/>
        </w:rPr>
        <w:t>13</w:t>
      </w:r>
      <w:r w:rsidR="00D15F53">
        <w:rPr>
          <w:noProof/>
        </w:rPr>
        <w:fldChar w:fldCharType="end"/>
      </w:r>
      <w:r>
        <w:t xml:space="preserve"> – </w:t>
      </w:r>
      <w:r w:rsidR="00430D30">
        <w:t xml:space="preserve">Second PC Module </w:t>
      </w:r>
      <w:r w:rsidR="00376881">
        <w:t xml:space="preserve">Enclosure </w:t>
      </w:r>
      <w:r>
        <w:t>Drilling Guide</w:t>
      </w:r>
      <w:bookmarkEnd w:id="634"/>
    </w:p>
    <w:p w14:paraId="3811B346" w14:textId="77777777" w:rsidR="0052474C" w:rsidRDefault="0052474C" w:rsidP="0052474C">
      <w:pPr>
        <w:pStyle w:val="Heading3"/>
      </w:pPr>
      <w:bookmarkStart w:id="635" w:name="_Toc242440203"/>
      <w:r>
        <w:lastRenderedPageBreak/>
        <w:t>D Sub Serial Connector Alternative Drilling</w:t>
      </w:r>
      <w:bookmarkEnd w:id="635"/>
    </w:p>
    <w:p w14:paraId="1A174878" w14:textId="063ED183" w:rsidR="0052474C" w:rsidRPr="00B05DFF" w:rsidRDefault="0052474C" w:rsidP="0052474C">
      <w:pPr>
        <w:keepNext/>
      </w:pPr>
      <w:r>
        <w:t xml:space="preserve">The single 20mm hole in the Second PC Module enclosure is sufficient for a USB-Serial adapter with a USB-A connector. If you are using an RS-232 cable with a 9-pin D Sub Connector, then a larger hole will be required. Drill two 20mm holes and cut out the area between them as shown by the dotted lines in the diagram below. </w:t>
      </w:r>
    </w:p>
    <w:p w14:paraId="0A43D460" w14:textId="77777777" w:rsidR="0052474C" w:rsidRDefault="0052474C" w:rsidP="0052474C">
      <w:pPr>
        <w:keepNext/>
        <w:jc w:val="center"/>
      </w:pPr>
      <w:r>
        <w:rPr>
          <w:noProof/>
        </w:rPr>
        <w:drawing>
          <wp:inline distT="0" distB="0" distL="0" distR="0" wp14:anchorId="4967CFF1" wp14:editId="29FFEFF7">
            <wp:extent cx="5731200" cy="2923200"/>
            <wp:effectExtent l="19050" t="19050" r="22225" b="10795"/>
            <wp:docPr id="37" name="Picture 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T2 DB9 Drill Guide.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200" cy="2923200"/>
                    </a:xfrm>
                    <a:prstGeom prst="rect">
                      <a:avLst/>
                    </a:prstGeom>
                    <a:ln w="12700">
                      <a:solidFill>
                        <a:schemeClr val="tx1"/>
                      </a:solidFill>
                    </a:ln>
                  </pic:spPr>
                </pic:pic>
              </a:graphicData>
            </a:graphic>
          </wp:inline>
        </w:drawing>
      </w:r>
    </w:p>
    <w:p w14:paraId="673723DD" w14:textId="37B2A4F6" w:rsidR="0052474C" w:rsidRPr="00B05DFF" w:rsidRDefault="0052474C" w:rsidP="0052474C">
      <w:pPr>
        <w:pStyle w:val="Caption"/>
        <w:jc w:val="center"/>
      </w:pPr>
      <w:bookmarkStart w:id="636" w:name="_Toc242440231"/>
      <w:r>
        <w:t xml:space="preserve">Figure </w:t>
      </w:r>
      <w:fldSimple w:instr=" SEQ Figure \* ARABIC ">
        <w:r w:rsidR="009E448D">
          <w:rPr>
            <w:noProof/>
          </w:rPr>
          <w:t>14</w:t>
        </w:r>
      </w:fldSimple>
      <w:r>
        <w:t xml:space="preserve"> – Alternative Drilling Guide for DB9 Connector</w:t>
      </w:r>
      <w:bookmarkEnd w:id="636"/>
    </w:p>
    <w:p w14:paraId="09E398D7" w14:textId="77777777" w:rsidR="0052474C" w:rsidRPr="0052474C" w:rsidRDefault="0052474C" w:rsidP="0052474C"/>
    <w:p w14:paraId="7FF72967" w14:textId="03C6CDDE" w:rsidR="00994514" w:rsidRDefault="003D1535" w:rsidP="00F80CCE">
      <w:pPr>
        <w:pStyle w:val="Heading3"/>
      </w:pPr>
      <w:bookmarkStart w:id="637" w:name="_Toc242440204"/>
      <w:r>
        <w:lastRenderedPageBreak/>
        <w:t xml:space="preserve">Basic Serial Splitter </w:t>
      </w:r>
      <w:r w:rsidR="00376881">
        <w:t>Enclosure</w:t>
      </w:r>
      <w:bookmarkEnd w:id="637"/>
    </w:p>
    <w:p w14:paraId="47FC5BBD" w14:textId="3E2F6CBC" w:rsidR="00BA65E4" w:rsidRPr="001F4FB7" w:rsidRDefault="00BA65E4" w:rsidP="00BA65E4">
      <w:pPr>
        <w:keepNext/>
      </w:pPr>
      <w:r w:rsidRPr="00430D30">
        <w:t>The following diagram shows the holes required in a 0.</w:t>
      </w:r>
      <w:r w:rsidR="003D1535" w:rsidRPr="00430D30">
        <w:t>55</w:t>
      </w:r>
      <w:r w:rsidRPr="00430D30">
        <w:t xml:space="preserve"> litre Really Useful </w:t>
      </w:r>
      <w:r w:rsidR="002665B2" w:rsidRPr="00430D30">
        <w:t xml:space="preserve">Box </w:t>
      </w:r>
      <w:r w:rsidRPr="00430D30">
        <w:t xml:space="preserve">for </w:t>
      </w:r>
      <w:r w:rsidR="003D1535" w:rsidRPr="00430D30">
        <w:t>the Basic Serial Splitter. A single enclosure is big enough for a linked Master Board and Expander Board</w:t>
      </w:r>
      <w:r w:rsidR="00F60FC7" w:rsidRPr="00430D30">
        <w:t>.</w:t>
      </w:r>
    </w:p>
    <w:p w14:paraId="37583D4C" w14:textId="672F5C1C" w:rsidR="004776A2" w:rsidRDefault="00430D30" w:rsidP="004776A2">
      <w:pPr>
        <w:keepNext/>
        <w:jc w:val="center"/>
      </w:pPr>
      <w:r>
        <w:rPr>
          <w:noProof/>
        </w:rPr>
        <w:drawing>
          <wp:inline distT="0" distB="0" distL="0" distR="0" wp14:anchorId="1EED898C" wp14:editId="64E734EB">
            <wp:extent cx="5731510" cy="4227830"/>
            <wp:effectExtent l="19050" t="19050" r="21590" b="2032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2 Basic Serial Splitter Drill Guide v0.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4227830"/>
                    </a:xfrm>
                    <a:prstGeom prst="rect">
                      <a:avLst/>
                    </a:prstGeom>
                    <a:ln w="12700">
                      <a:solidFill>
                        <a:schemeClr val="tx1"/>
                      </a:solidFill>
                    </a:ln>
                  </pic:spPr>
                </pic:pic>
              </a:graphicData>
            </a:graphic>
          </wp:inline>
        </w:drawing>
      </w:r>
    </w:p>
    <w:p w14:paraId="4F346C11" w14:textId="5D72526F" w:rsidR="00133500" w:rsidRDefault="004776A2" w:rsidP="004776A2">
      <w:pPr>
        <w:pStyle w:val="Caption"/>
        <w:jc w:val="center"/>
      </w:pPr>
      <w:bookmarkStart w:id="638" w:name="_Toc242440232"/>
      <w:r>
        <w:t xml:space="preserve">Figure </w:t>
      </w:r>
      <w:r w:rsidR="00D15F53">
        <w:rPr>
          <w:noProof/>
        </w:rPr>
        <w:fldChar w:fldCharType="begin"/>
      </w:r>
      <w:r w:rsidR="00D15F53">
        <w:rPr>
          <w:noProof/>
        </w:rPr>
        <w:instrText xml:space="preserve"> SEQ Figure \* ARABIC </w:instrText>
      </w:r>
      <w:r w:rsidR="00D15F53">
        <w:rPr>
          <w:noProof/>
        </w:rPr>
        <w:fldChar w:fldCharType="separate"/>
      </w:r>
      <w:r w:rsidR="009E448D">
        <w:rPr>
          <w:noProof/>
        </w:rPr>
        <w:t>15</w:t>
      </w:r>
      <w:r w:rsidR="00D15F53">
        <w:rPr>
          <w:noProof/>
        </w:rPr>
        <w:fldChar w:fldCharType="end"/>
      </w:r>
      <w:r>
        <w:t xml:space="preserve"> </w:t>
      </w:r>
      <w:r w:rsidR="00376881">
        <w:t>–</w:t>
      </w:r>
      <w:r>
        <w:t xml:space="preserve"> </w:t>
      </w:r>
      <w:r w:rsidR="003D1535">
        <w:t xml:space="preserve">Basic Serial Splitter </w:t>
      </w:r>
      <w:r w:rsidR="00430D30">
        <w:t xml:space="preserve">Module </w:t>
      </w:r>
      <w:r w:rsidR="00376881">
        <w:t>Enclosure Drilling Guide</w:t>
      </w:r>
      <w:bookmarkEnd w:id="638"/>
    </w:p>
    <w:p w14:paraId="734ADD4B" w14:textId="00D3BE38" w:rsidR="00161BAD" w:rsidRDefault="00161BAD" w:rsidP="00161BAD">
      <w:bookmarkStart w:id="639" w:name="_Toc20774337"/>
      <w:r>
        <w:t>The two 20mm holes in the end of the enclosure overlap. The material between each pair of 20mm holes in each side of the enclosure should be cut out, leaving two slots. This can be seen in the completed assembly module photograph below.</w:t>
      </w:r>
    </w:p>
    <w:p w14:paraId="3252F147" w14:textId="3BACE7F1" w:rsidR="00161BAD" w:rsidRDefault="00161BAD" w:rsidP="00161BAD">
      <w:pPr>
        <w:pStyle w:val="Heading3"/>
      </w:pPr>
      <w:bookmarkStart w:id="640" w:name="_Toc242440205"/>
      <w:r>
        <w:lastRenderedPageBreak/>
        <w:t>PCB Mounting Hardware</w:t>
      </w:r>
      <w:bookmarkEnd w:id="639"/>
      <w:bookmarkEnd w:id="640"/>
    </w:p>
    <w:p w14:paraId="32FF0311" w14:textId="70634474" w:rsidR="00161BAD" w:rsidRDefault="00161BAD" w:rsidP="00161BAD">
      <w:pPr>
        <w:keepNext/>
      </w:pPr>
      <w:r w:rsidRPr="00161BAD">
        <w:t>The Basic Serial Splitter PCBs should be secured to the base of the enclosure using M3 x</w:t>
      </w:r>
      <w:r w:rsidR="00DE78F3">
        <w:t xml:space="preserve"> 6mm</w:t>
      </w:r>
      <w:r w:rsidRPr="00161BAD">
        <w:t xml:space="preserve"> Nylon PCB standoffs, nuts, screws and washers.</w:t>
      </w:r>
    </w:p>
    <w:p w14:paraId="7C256795" w14:textId="03653B0E" w:rsidR="00161BAD" w:rsidRDefault="00161BAD" w:rsidP="00161BAD">
      <w:pPr>
        <w:keepNext/>
        <w:jc w:val="center"/>
      </w:pPr>
      <w:r>
        <w:rPr>
          <w:noProof/>
        </w:rPr>
        <w:drawing>
          <wp:inline distT="0" distB="0" distL="0" distR="0" wp14:anchorId="5D97289A" wp14:editId="5CF5726B">
            <wp:extent cx="3240000" cy="2134800"/>
            <wp:effectExtent l="19050" t="19050" r="17780" b="18415"/>
            <wp:docPr id="14" name="Picture 14" descr="A picture containing metal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_0056.jpeg"/>
                    <pic:cNvPicPr/>
                  </pic:nvPicPr>
                  <pic:blipFill>
                    <a:blip r:embed="rId40">
                      <a:extLst>
                        <a:ext uri="{28A0092B-C50C-407E-A947-70E740481C1C}">
                          <a14:useLocalDpi xmlns:a14="http://schemas.microsoft.com/office/drawing/2010/main" val="0"/>
                        </a:ext>
                      </a:extLst>
                    </a:blip>
                    <a:stretch>
                      <a:fillRect/>
                    </a:stretch>
                  </pic:blipFill>
                  <pic:spPr>
                    <a:xfrm>
                      <a:off x="0" y="0"/>
                      <a:ext cx="3240000" cy="2134800"/>
                    </a:xfrm>
                    <a:prstGeom prst="rect">
                      <a:avLst/>
                    </a:prstGeom>
                    <a:ln w="12700">
                      <a:solidFill>
                        <a:schemeClr val="tx1"/>
                      </a:solidFill>
                    </a:ln>
                  </pic:spPr>
                </pic:pic>
              </a:graphicData>
            </a:graphic>
          </wp:inline>
        </w:drawing>
      </w:r>
    </w:p>
    <w:p w14:paraId="4203B91D" w14:textId="77CBAB98" w:rsidR="00161BAD" w:rsidRDefault="00161BAD" w:rsidP="00161BAD">
      <w:pPr>
        <w:pStyle w:val="Caption"/>
        <w:jc w:val="center"/>
      </w:pPr>
      <w:bookmarkStart w:id="641" w:name="_Toc20774408"/>
      <w:bookmarkStart w:id="642" w:name="_Toc242440233"/>
      <w:r>
        <w:t xml:space="preserve">Figure </w:t>
      </w:r>
      <w:fldSimple w:instr=" SEQ Figure \* ARABIC ">
        <w:r w:rsidR="009E448D">
          <w:rPr>
            <w:noProof/>
          </w:rPr>
          <w:t>16</w:t>
        </w:r>
      </w:fldSimple>
      <w:r>
        <w:t xml:space="preserve"> – PCB Mounting Hardware</w:t>
      </w:r>
      <w:bookmarkEnd w:id="641"/>
      <w:bookmarkEnd w:id="642"/>
    </w:p>
    <w:p w14:paraId="145E4FB5" w14:textId="7E4F6CB4" w:rsidR="00E516B4" w:rsidRPr="00161BAD" w:rsidRDefault="00E516B4" w:rsidP="00E516B4">
      <w:pPr>
        <w:keepNext/>
      </w:pPr>
      <w:r w:rsidRPr="00161BAD">
        <w:t xml:space="preserve">The following photograph shows </w:t>
      </w:r>
      <w:r w:rsidR="00161BAD" w:rsidRPr="00161BAD">
        <w:t xml:space="preserve">how the </w:t>
      </w:r>
      <w:r w:rsidRPr="00161BAD">
        <w:t xml:space="preserve">bare PCBs </w:t>
      </w:r>
      <w:r w:rsidR="00161BAD" w:rsidRPr="00161BAD">
        <w:t xml:space="preserve">can be used to </w:t>
      </w:r>
      <w:r w:rsidRPr="00161BAD">
        <w:t xml:space="preserve">mark </w:t>
      </w:r>
      <w:r w:rsidR="00161BAD" w:rsidRPr="00161BAD">
        <w:t xml:space="preserve">out </w:t>
      </w:r>
      <w:r w:rsidRPr="00161BAD">
        <w:t>the base of the Basic Serial Splitter enclosure prior to drilling.</w:t>
      </w:r>
    </w:p>
    <w:p w14:paraId="676B5C83" w14:textId="77777777" w:rsidR="003D1535" w:rsidRDefault="003D1535" w:rsidP="003D1535">
      <w:pPr>
        <w:keepNext/>
        <w:jc w:val="center"/>
      </w:pPr>
      <w:r>
        <w:rPr>
          <w:noProof/>
        </w:rPr>
        <w:drawing>
          <wp:inline distT="0" distB="0" distL="0" distR="0" wp14:anchorId="7A983FC7" wp14:editId="22695DFC">
            <wp:extent cx="4320000" cy="2592000"/>
            <wp:effectExtent l="19050" t="19050" r="23495"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0667.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20000" cy="2592000"/>
                    </a:xfrm>
                    <a:prstGeom prst="rect">
                      <a:avLst/>
                    </a:prstGeom>
                    <a:ln w="12700">
                      <a:solidFill>
                        <a:schemeClr val="tx1"/>
                      </a:solidFill>
                    </a:ln>
                  </pic:spPr>
                </pic:pic>
              </a:graphicData>
            </a:graphic>
          </wp:inline>
        </w:drawing>
      </w:r>
    </w:p>
    <w:p w14:paraId="4E6D0501" w14:textId="45703261" w:rsidR="003D1535" w:rsidRDefault="003D1535" w:rsidP="003D1535">
      <w:pPr>
        <w:pStyle w:val="Caption"/>
        <w:jc w:val="center"/>
      </w:pPr>
      <w:bookmarkStart w:id="643" w:name="_Toc242440234"/>
      <w:r>
        <w:t xml:space="preserve">Figure </w:t>
      </w:r>
      <w:fldSimple w:instr=" SEQ Figure \* ARABIC ">
        <w:r w:rsidR="009E448D">
          <w:rPr>
            <w:noProof/>
          </w:rPr>
          <w:t>17</w:t>
        </w:r>
      </w:fldSimple>
      <w:r>
        <w:t xml:space="preserve"> </w:t>
      </w:r>
      <w:r w:rsidR="00161BAD">
        <w:t>–</w:t>
      </w:r>
      <w:r>
        <w:t xml:space="preserve"> </w:t>
      </w:r>
      <w:r w:rsidR="00161BAD">
        <w:t>Enclosure Marking Out</w:t>
      </w:r>
      <w:bookmarkEnd w:id="643"/>
    </w:p>
    <w:p w14:paraId="59F2ED43" w14:textId="6BADD400" w:rsidR="003D1535" w:rsidRPr="00161BAD" w:rsidRDefault="00E516B4" w:rsidP="003D1535">
      <w:pPr>
        <w:keepNext/>
      </w:pPr>
      <w:r w:rsidRPr="00161BAD">
        <w:lastRenderedPageBreak/>
        <w:t xml:space="preserve">The </w:t>
      </w:r>
      <w:r w:rsidR="003D1535" w:rsidRPr="00161BAD">
        <w:t xml:space="preserve">Basic Serial Splitter </w:t>
      </w:r>
      <w:r w:rsidRPr="00161BAD">
        <w:t xml:space="preserve">enclosure marked </w:t>
      </w:r>
      <w:r w:rsidR="00161BAD" w:rsidRPr="00161BAD">
        <w:t>out</w:t>
      </w:r>
      <w:r w:rsidRPr="00161BAD">
        <w:t xml:space="preserve"> for drilling is </w:t>
      </w:r>
      <w:r w:rsidR="003D1535" w:rsidRPr="00161BAD">
        <w:t>shown in the following photograph.</w:t>
      </w:r>
    </w:p>
    <w:p w14:paraId="04448240" w14:textId="45149297" w:rsidR="003D1535" w:rsidRDefault="003D1535" w:rsidP="003D1535">
      <w:pPr>
        <w:keepNext/>
        <w:jc w:val="center"/>
      </w:pPr>
      <w:r>
        <w:rPr>
          <w:noProof/>
        </w:rPr>
        <w:drawing>
          <wp:inline distT="0" distB="0" distL="0" distR="0" wp14:anchorId="6D76A02D" wp14:editId="31EE6A1B">
            <wp:extent cx="4320000" cy="2289600"/>
            <wp:effectExtent l="19050" t="19050" r="23495" b="15875"/>
            <wp:docPr id="7" name="Picture 7" descr="A picture containing indoor, wall, cabinet, o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0668.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20000" cy="2289600"/>
                    </a:xfrm>
                    <a:prstGeom prst="rect">
                      <a:avLst/>
                    </a:prstGeom>
                    <a:ln w="12700">
                      <a:solidFill>
                        <a:schemeClr val="tx1"/>
                      </a:solidFill>
                    </a:ln>
                  </pic:spPr>
                </pic:pic>
              </a:graphicData>
            </a:graphic>
          </wp:inline>
        </w:drawing>
      </w:r>
    </w:p>
    <w:p w14:paraId="2E544477" w14:textId="72FDFA92" w:rsidR="003D1535" w:rsidRDefault="003D1535" w:rsidP="003D1535">
      <w:pPr>
        <w:pStyle w:val="Caption"/>
        <w:jc w:val="center"/>
      </w:pPr>
      <w:bookmarkStart w:id="644" w:name="_Toc242440235"/>
      <w:r>
        <w:t xml:space="preserve">Figure </w:t>
      </w:r>
      <w:fldSimple w:instr=" SEQ Figure \* ARABIC ">
        <w:r w:rsidR="009E448D">
          <w:rPr>
            <w:noProof/>
          </w:rPr>
          <w:t>18</w:t>
        </w:r>
      </w:fldSimple>
      <w:r>
        <w:t xml:space="preserve"> – Enclosure Marked </w:t>
      </w:r>
      <w:r w:rsidR="00E516B4">
        <w:t>for</w:t>
      </w:r>
      <w:r>
        <w:t xml:space="preserve"> Drilling</w:t>
      </w:r>
      <w:bookmarkEnd w:id="644"/>
    </w:p>
    <w:p w14:paraId="1DEDA1BD" w14:textId="77777777" w:rsidR="00D64682" w:rsidRPr="00D64682" w:rsidRDefault="00D64682" w:rsidP="00D64682"/>
    <w:p w14:paraId="511E8A7C" w14:textId="77777777" w:rsidR="00F80CCE" w:rsidRDefault="00A13BF5" w:rsidP="00A13BF5">
      <w:pPr>
        <w:pStyle w:val="Heading2"/>
        <w:pageBreakBefore/>
      </w:pPr>
      <w:bookmarkStart w:id="645" w:name="_Toc242440206"/>
      <w:r>
        <w:lastRenderedPageBreak/>
        <w:t>Completed Assemblies</w:t>
      </w:r>
      <w:bookmarkEnd w:id="645"/>
    </w:p>
    <w:p w14:paraId="1BB38C78" w14:textId="3038C607" w:rsidR="00A13BF5" w:rsidRPr="00A13BF5" w:rsidRDefault="00B37700" w:rsidP="00A13BF5">
      <w:pPr>
        <w:pStyle w:val="Heading3"/>
      </w:pPr>
      <w:bookmarkStart w:id="646" w:name="_Toc242440207"/>
      <w:r>
        <w:t xml:space="preserve">Second PC </w:t>
      </w:r>
      <w:r w:rsidR="00161BAD">
        <w:t>Module</w:t>
      </w:r>
      <w:bookmarkEnd w:id="646"/>
    </w:p>
    <w:p w14:paraId="52208DC4" w14:textId="4A26CE9F" w:rsidR="00376881" w:rsidRPr="001F4FB7" w:rsidRDefault="002930DA" w:rsidP="00C16666">
      <w:r w:rsidRPr="004945C5">
        <w:t xml:space="preserve">The following photograph shows a </w:t>
      </w:r>
      <w:r w:rsidR="00C16666" w:rsidRPr="004945C5">
        <w:t>completed</w:t>
      </w:r>
      <w:r w:rsidR="003D1535" w:rsidRPr="004945C5">
        <w:t xml:space="preserve"> Second PC Board, with a USB-Serial adapter also inside the enclosure</w:t>
      </w:r>
      <w:r w:rsidR="00C16666" w:rsidRPr="004945C5">
        <w:t>.</w:t>
      </w:r>
      <w:r w:rsidR="00161BAD">
        <w:t xml:space="preserve"> </w:t>
      </w:r>
    </w:p>
    <w:p w14:paraId="45EB7E8E" w14:textId="727CBCCF" w:rsidR="002930DA" w:rsidRDefault="004945C5" w:rsidP="00376881">
      <w:pPr>
        <w:jc w:val="center"/>
      </w:pPr>
      <w:r>
        <w:rPr>
          <w:noProof/>
        </w:rPr>
        <w:drawing>
          <wp:inline distT="0" distB="0" distL="0" distR="0" wp14:anchorId="36643E85" wp14:editId="0468F90B">
            <wp:extent cx="4320000" cy="3081600"/>
            <wp:effectExtent l="19050" t="19050" r="23495" b="24130"/>
            <wp:docPr id="18" name="Picture 18" descr="A picture containing indoor, refrigerator, open, cabin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_0670.jpg"/>
                    <pic:cNvPicPr/>
                  </pic:nvPicPr>
                  <pic:blipFill>
                    <a:blip r:embed="rId43">
                      <a:extLst>
                        <a:ext uri="{28A0092B-C50C-407E-A947-70E740481C1C}">
                          <a14:useLocalDpi xmlns:a14="http://schemas.microsoft.com/office/drawing/2010/main" val="0"/>
                        </a:ext>
                      </a:extLst>
                    </a:blip>
                    <a:stretch>
                      <a:fillRect/>
                    </a:stretch>
                  </pic:blipFill>
                  <pic:spPr>
                    <a:xfrm>
                      <a:off x="0" y="0"/>
                      <a:ext cx="4320000" cy="3081600"/>
                    </a:xfrm>
                    <a:prstGeom prst="rect">
                      <a:avLst/>
                    </a:prstGeom>
                    <a:ln w="12700">
                      <a:solidFill>
                        <a:schemeClr val="tx1"/>
                      </a:solidFill>
                    </a:ln>
                  </pic:spPr>
                </pic:pic>
              </a:graphicData>
            </a:graphic>
          </wp:inline>
        </w:drawing>
      </w:r>
    </w:p>
    <w:p w14:paraId="7662EC11" w14:textId="7442DF10" w:rsidR="002930DA" w:rsidRDefault="002930DA" w:rsidP="002930DA">
      <w:pPr>
        <w:pStyle w:val="Caption"/>
        <w:jc w:val="center"/>
      </w:pPr>
      <w:bookmarkStart w:id="647" w:name="_Toc242440236"/>
      <w:r>
        <w:t xml:space="preserve">Figure </w:t>
      </w:r>
      <w:r w:rsidR="00D15F53">
        <w:rPr>
          <w:noProof/>
        </w:rPr>
        <w:fldChar w:fldCharType="begin"/>
      </w:r>
      <w:r w:rsidR="00D15F53">
        <w:rPr>
          <w:noProof/>
        </w:rPr>
        <w:instrText xml:space="preserve"> SEQ Figure \* ARABIC </w:instrText>
      </w:r>
      <w:r w:rsidR="00D15F53">
        <w:rPr>
          <w:noProof/>
        </w:rPr>
        <w:fldChar w:fldCharType="separate"/>
      </w:r>
      <w:r w:rsidR="009E448D">
        <w:rPr>
          <w:noProof/>
        </w:rPr>
        <w:t>19</w:t>
      </w:r>
      <w:r w:rsidR="00D15F53">
        <w:rPr>
          <w:noProof/>
        </w:rPr>
        <w:fldChar w:fldCharType="end"/>
      </w:r>
      <w:r>
        <w:t xml:space="preserve"> – </w:t>
      </w:r>
      <w:r w:rsidR="00F002DD">
        <w:t xml:space="preserve">Completed </w:t>
      </w:r>
      <w:r w:rsidR="00161BAD">
        <w:t>Second PC Module</w:t>
      </w:r>
      <w:r w:rsidR="00F002DD">
        <w:t xml:space="preserve"> </w:t>
      </w:r>
      <w:r w:rsidR="00161BAD">
        <w:t>in Enclosure</w:t>
      </w:r>
      <w:bookmarkEnd w:id="647"/>
    </w:p>
    <w:p w14:paraId="4C074A40" w14:textId="0879ACC1" w:rsidR="00A13BF5" w:rsidRDefault="00B37700" w:rsidP="00A13BF5">
      <w:pPr>
        <w:pStyle w:val="Heading3"/>
      </w:pPr>
      <w:bookmarkStart w:id="648" w:name="_Toc242440208"/>
      <w:r>
        <w:t>Basic Serial Splitter</w:t>
      </w:r>
      <w:r w:rsidR="00161BAD">
        <w:t xml:space="preserve"> Module</w:t>
      </w:r>
      <w:bookmarkEnd w:id="648"/>
    </w:p>
    <w:p w14:paraId="4EB85FAD" w14:textId="2F89DE12" w:rsidR="00C16666" w:rsidRPr="001F4FB7" w:rsidRDefault="00C16666" w:rsidP="00C16666">
      <w:pPr>
        <w:keepNext/>
      </w:pPr>
      <w:r w:rsidRPr="00161BAD">
        <w:t>The following photograph</w:t>
      </w:r>
      <w:r w:rsidR="004945C5">
        <w:t>s</w:t>
      </w:r>
      <w:r w:rsidRPr="00161BAD">
        <w:t xml:space="preserve"> show completed </w:t>
      </w:r>
      <w:r w:rsidR="003D1535" w:rsidRPr="00161BAD">
        <w:t>Basic Serial Splitter</w:t>
      </w:r>
      <w:r w:rsidR="00161BAD" w:rsidRPr="00161BAD">
        <w:t xml:space="preserve"> module</w:t>
      </w:r>
      <w:r w:rsidR="004945C5">
        <w:t>s</w:t>
      </w:r>
      <w:r w:rsidR="00161BAD" w:rsidRPr="00161BAD">
        <w:t xml:space="preserve">, with </w:t>
      </w:r>
      <w:r w:rsidR="003D1535" w:rsidRPr="00161BAD">
        <w:t>Master &amp; Expander Boards</w:t>
      </w:r>
      <w:r w:rsidRPr="00161BAD">
        <w:t>.</w:t>
      </w:r>
    </w:p>
    <w:p w14:paraId="123B554E" w14:textId="4B07ED74" w:rsidR="00376881" w:rsidRDefault="00161BAD" w:rsidP="00733A4D">
      <w:pPr>
        <w:jc w:val="center"/>
      </w:pPr>
      <w:r>
        <w:rPr>
          <w:noProof/>
        </w:rPr>
        <w:drawing>
          <wp:inline distT="0" distB="0" distL="0" distR="0" wp14:anchorId="0A2D4699" wp14:editId="7FBD0101">
            <wp:extent cx="5040000" cy="3031200"/>
            <wp:effectExtent l="19050" t="19050" r="27305" b="17145"/>
            <wp:docPr id="16" name="Picture 16"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0058.jpeg"/>
                    <pic:cNvPicPr/>
                  </pic:nvPicPr>
                  <pic:blipFill>
                    <a:blip r:embed="rId44">
                      <a:extLst>
                        <a:ext uri="{28A0092B-C50C-407E-A947-70E740481C1C}">
                          <a14:useLocalDpi xmlns:a14="http://schemas.microsoft.com/office/drawing/2010/main" val="0"/>
                        </a:ext>
                      </a:extLst>
                    </a:blip>
                    <a:stretch>
                      <a:fillRect/>
                    </a:stretch>
                  </pic:blipFill>
                  <pic:spPr>
                    <a:xfrm>
                      <a:off x="0" y="0"/>
                      <a:ext cx="5040000" cy="3031200"/>
                    </a:xfrm>
                    <a:prstGeom prst="rect">
                      <a:avLst/>
                    </a:prstGeom>
                    <a:ln w="12700">
                      <a:solidFill>
                        <a:schemeClr val="tx1"/>
                      </a:solidFill>
                    </a:ln>
                  </pic:spPr>
                </pic:pic>
              </a:graphicData>
            </a:graphic>
          </wp:inline>
        </w:drawing>
      </w:r>
    </w:p>
    <w:p w14:paraId="09444291" w14:textId="0F7D583C" w:rsidR="00376881" w:rsidRDefault="00376881" w:rsidP="00376881">
      <w:pPr>
        <w:pStyle w:val="Caption"/>
        <w:jc w:val="center"/>
      </w:pPr>
      <w:bookmarkStart w:id="649" w:name="_Toc242440237"/>
      <w:r>
        <w:t xml:space="preserve">Figure </w:t>
      </w:r>
      <w:r w:rsidR="00D15F53">
        <w:rPr>
          <w:noProof/>
        </w:rPr>
        <w:fldChar w:fldCharType="begin"/>
      </w:r>
      <w:r w:rsidR="00D15F53">
        <w:rPr>
          <w:noProof/>
        </w:rPr>
        <w:instrText xml:space="preserve"> SEQ Figure \* ARABIC </w:instrText>
      </w:r>
      <w:r w:rsidR="00D15F53">
        <w:rPr>
          <w:noProof/>
        </w:rPr>
        <w:fldChar w:fldCharType="separate"/>
      </w:r>
      <w:r w:rsidR="009E448D">
        <w:rPr>
          <w:noProof/>
        </w:rPr>
        <w:t>20</w:t>
      </w:r>
      <w:r w:rsidR="00D15F53">
        <w:rPr>
          <w:noProof/>
        </w:rPr>
        <w:fldChar w:fldCharType="end"/>
      </w:r>
      <w:r>
        <w:t xml:space="preserve"> – </w:t>
      </w:r>
      <w:r w:rsidR="00F002DD">
        <w:t xml:space="preserve">Completed </w:t>
      </w:r>
      <w:r w:rsidR="00161BAD">
        <w:t>Basic Serial Splitter Module</w:t>
      </w:r>
      <w:r w:rsidR="00161BAD" w:rsidRPr="00161BAD">
        <w:t xml:space="preserve"> </w:t>
      </w:r>
      <w:r w:rsidR="00161BAD">
        <w:t>in Enclosure</w:t>
      </w:r>
      <w:bookmarkEnd w:id="649"/>
    </w:p>
    <w:p w14:paraId="1F573556" w14:textId="54116A54" w:rsidR="004945C5" w:rsidRDefault="004945C5" w:rsidP="004945C5">
      <w:pPr>
        <w:keepNext/>
        <w:jc w:val="center"/>
      </w:pPr>
      <w:r>
        <w:rPr>
          <w:noProof/>
        </w:rPr>
        <w:lastRenderedPageBreak/>
        <w:drawing>
          <wp:inline distT="0" distB="0" distL="0" distR="0" wp14:anchorId="3B28FFD8" wp14:editId="76FDE292">
            <wp:extent cx="5040000" cy="3621600"/>
            <wp:effectExtent l="19050" t="19050" r="27305" b="171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_0672.jpg"/>
                    <pic:cNvPicPr/>
                  </pic:nvPicPr>
                  <pic:blipFill>
                    <a:blip r:embed="rId45">
                      <a:extLst>
                        <a:ext uri="{28A0092B-C50C-407E-A947-70E740481C1C}">
                          <a14:useLocalDpi xmlns:a14="http://schemas.microsoft.com/office/drawing/2010/main" val="0"/>
                        </a:ext>
                      </a:extLst>
                    </a:blip>
                    <a:stretch>
                      <a:fillRect/>
                    </a:stretch>
                  </pic:blipFill>
                  <pic:spPr>
                    <a:xfrm>
                      <a:off x="0" y="0"/>
                      <a:ext cx="5040000" cy="3621600"/>
                    </a:xfrm>
                    <a:prstGeom prst="rect">
                      <a:avLst/>
                    </a:prstGeom>
                    <a:ln w="12700">
                      <a:solidFill>
                        <a:schemeClr val="tx1"/>
                      </a:solidFill>
                    </a:ln>
                  </pic:spPr>
                </pic:pic>
              </a:graphicData>
            </a:graphic>
          </wp:inline>
        </w:drawing>
      </w:r>
    </w:p>
    <w:p w14:paraId="1746B313" w14:textId="1D0138C6" w:rsidR="00376881" w:rsidRDefault="004945C5" w:rsidP="004945C5">
      <w:pPr>
        <w:pStyle w:val="Caption"/>
        <w:jc w:val="center"/>
      </w:pPr>
      <w:bookmarkStart w:id="650" w:name="_Toc242440238"/>
      <w:r>
        <w:t xml:space="preserve">Figure </w:t>
      </w:r>
      <w:fldSimple w:instr=" SEQ Figure \* ARABIC ">
        <w:r w:rsidR="009E448D">
          <w:rPr>
            <w:noProof/>
          </w:rPr>
          <w:t>21</w:t>
        </w:r>
      </w:fldSimple>
      <w:r>
        <w:t xml:space="preserve"> – Completed Basic Serial Splitter Module</w:t>
      </w:r>
      <w:bookmarkEnd w:id="650"/>
    </w:p>
    <w:p w14:paraId="631B0D48" w14:textId="77777777" w:rsidR="00F80CCE" w:rsidRPr="00A3563C" w:rsidRDefault="00F80CCE" w:rsidP="007E1723">
      <w:pPr>
        <w:pStyle w:val="Heading2"/>
        <w:pageBreakBefore/>
      </w:pPr>
      <w:bookmarkStart w:id="651" w:name="_Toc242440209"/>
      <w:r w:rsidRPr="00A3563C">
        <w:lastRenderedPageBreak/>
        <w:t>Cabling</w:t>
      </w:r>
      <w:bookmarkEnd w:id="651"/>
    </w:p>
    <w:p w14:paraId="1FD96ED5" w14:textId="2353A07A" w:rsidR="00AD09B7" w:rsidRPr="00A3563C" w:rsidRDefault="00E12981" w:rsidP="00AD09B7">
      <w:pPr>
        <w:pStyle w:val="Heading3"/>
      </w:pPr>
      <w:bookmarkStart w:id="652" w:name="_Toc242440210"/>
      <w:r w:rsidRPr="00A3563C">
        <w:t>Second PC Module</w:t>
      </w:r>
      <w:bookmarkEnd w:id="652"/>
    </w:p>
    <w:p w14:paraId="737D9587" w14:textId="05352FD9" w:rsidR="00AD09B7" w:rsidRPr="00A3563C" w:rsidRDefault="00AD09B7" w:rsidP="00AD09B7">
      <w:r w:rsidRPr="00A3563C">
        <w:t xml:space="preserve">The </w:t>
      </w:r>
      <w:r w:rsidR="00A3563C" w:rsidRPr="00A3563C">
        <w:t xml:space="preserve">Second PC module is daisy-chained between the Simulator Interface module and the </w:t>
      </w:r>
      <w:r w:rsidRPr="00A3563C">
        <w:t>Power</w:t>
      </w:r>
      <w:r w:rsidR="00A3563C" w:rsidRPr="00A3563C">
        <w:t xml:space="preserve"> module, as shown in the following diagram</w:t>
      </w:r>
      <w:r w:rsidRPr="00A3563C">
        <w:t xml:space="preserve">. </w:t>
      </w:r>
    </w:p>
    <w:p w14:paraId="33DE4611" w14:textId="34564F1D" w:rsidR="00AD09B7" w:rsidRPr="00A3563C" w:rsidRDefault="00A3563C" w:rsidP="006C4A3A">
      <w:pPr>
        <w:pStyle w:val="ListParagraph"/>
        <w:numPr>
          <w:ilvl w:val="0"/>
          <w:numId w:val="17"/>
        </w:numPr>
      </w:pPr>
      <w:r w:rsidRPr="00A3563C">
        <w:t xml:space="preserve">As with the core Simulator cabling, the </w:t>
      </w:r>
      <w:r w:rsidR="00AD09B7" w:rsidRPr="00A3563C">
        <w:t xml:space="preserve">cable is a standard straight-through (not crossover) Cat5e or Cat6 Ethernet </w:t>
      </w:r>
      <w:r w:rsidR="00D2043A" w:rsidRPr="00A3563C">
        <w:t xml:space="preserve">network </w:t>
      </w:r>
      <w:r w:rsidR="00AD09B7" w:rsidRPr="00A3563C">
        <w:t>cable, with RJ45 connectors.</w:t>
      </w:r>
      <w:r w:rsidR="007E1723" w:rsidRPr="00A3563C">
        <w:t xml:space="preserve"> </w:t>
      </w:r>
    </w:p>
    <w:p w14:paraId="70EB8F6E" w14:textId="771B62D6" w:rsidR="007E1723" w:rsidRPr="00A3563C" w:rsidRDefault="00AD09B7" w:rsidP="00A3563C">
      <w:pPr>
        <w:pStyle w:val="ListParagraph"/>
        <w:keepNext/>
        <w:numPr>
          <w:ilvl w:val="0"/>
          <w:numId w:val="17"/>
        </w:numPr>
        <w:ind w:left="714" w:hanging="357"/>
      </w:pPr>
      <w:r w:rsidRPr="00A3563C">
        <w:t xml:space="preserve">The maximum </w:t>
      </w:r>
      <w:r w:rsidR="00A3563C" w:rsidRPr="00A3563C">
        <w:t xml:space="preserve">total </w:t>
      </w:r>
      <w:r w:rsidRPr="00A3563C">
        <w:t xml:space="preserve">length of cable tested is </w:t>
      </w:r>
      <w:r w:rsidR="00A3563C" w:rsidRPr="00A3563C">
        <w:t>30m (25m between Interface and Second PC module, and a further 5m to the Power module)</w:t>
      </w:r>
      <w:r w:rsidRPr="00A3563C">
        <w:t>, although longer cables may be feasible.</w:t>
      </w:r>
    </w:p>
    <w:p w14:paraId="7825B3C1" w14:textId="77777777" w:rsidR="00A3563C" w:rsidRDefault="00A3563C" w:rsidP="00A3563C">
      <w:pPr>
        <w:keepNext/>
        <w:jc w:val="center"/>
      </w:pPr>
      <w:r>
        <w:rPr>
          <w:noProof/>
        </w:rPr>
        <w:drawing>
          <wp:inline distT="0" distB="0" distL="0" distR="0" wp14:anchorId="61EDEA1E" wp14:editId="6663CB46">
            <wp:extent cx="3600000" cy="1800000"/>
            <wp:effectExtent l="19050" t="19050" r="19685" b="1016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2 Second PC Daisy Chain v1.0.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00000" cy="1800000"/>
                    </a:xfrm>
                    <a:prstGeom prst="rect">
                      <a:avLst/>
                    </a:prstGeom>
                    <a:ln w="12700">
                      <a:solidFill>
                        <a:schemeClr val="tx1"/>
                      </a:solidFill>
                    </a:ln>
                  </pic:spPr>
                </pic:pic>
              </a:graphicData>
            </a:graphic>
          </wp:inline>
        </w:drawing>
      </w:r>
    </w:p>
    <w:p w14:paraId="4F648A0B" w14:textId="2228C495" w:rsidR="00A3563C" w:rsidRPr="00E12981" w:rsidRDefault="00A3563C" w:rsidP="00A3563C">
      <w:pPr>
        <w:pStyle w:val="Caption"/>
        <w:jc w:val="center"/>
        <w:rPr>
          <w:highlight w:val="yellow"/>
        </w:rPr>
      </w:pPr>
      <w:bookmarkStart w:id="653" w:name="_Toc242440239"/>
      <w:r>
        <w:t xml:space="preserve">Figure </w:t>
      </w:r>
      <w:fldSimple w:instr=" SEQ Figure \* ARABIC ">
        <w:r w:rsidR="009E448D">
          <w:rPr>
            <w:noProof/>
          </w:rPr>
          <w:t>22</w:t>
        </w:r>
      </w:fldSimple>
      <w:r>
        <w:t xml:space="preserve"> – Second PC Module Cabling</w:t>
      </w:r>
      <w:bookmarkEnd w:id="653"/>
    </w:p>
    <w:p w14:paraId="461EED93" w14:textId="3B810F5B" w:rsidR="00AD09B7" w:rsidRPr="00A3563C" w:rsidRDefault="00E12981" w:rsidP="00D2043A">
      <w:pPr>
        <w:pStyle w:val="Heading3"/>
      </w:pPr>
      <w:bookmarkStart w:id="654" w:name="_Toc242440211"/>
      <w:r w:rsidRPr="00A3563C">
        <w:t>Basic Serial Splitter Module</w:t>
      </w:r>
      <w:bookmarkEnd w:id="654"/>
    </w:p>
    <w:p w14:paraId="5F92599B" w14:textId="43BB7524" w:rsidR="00A3563C" w:rsidRDefault="00A3563C" w:rsidP="00A3563C">
      <w:r w:rsidRPr="00A3563C">
        <w:t>The</w:t>
      </w:r>
      <w:r>
        <w:t xml:space="preserve"> Basic Serial Splitter </w:t>
      </w:r>
      <w:r w:rsidRPr="00A3563C">
        <w:t xml:space="preserve">module is daisy-chained between the Simulator Interface module and the Power module, as shown in the following diagram. </w:t>
      </w:r>
    </w:p>
    <w:p w14:paraId="6FB09B06" w14:textId="77777777" w:rsidR="00A3563C" w:rsidRDefault="00A3563C" w:rsidP="00A3563C">
      <w:pPr>
        <w:pStyle w:val="ListParagraph"/>
        <w:numPr>
          <w:ilvl w:val="0"/>
          <w:numId w:val="17"/>
        </w:numPr>
      </w:pPr>
      <w:r>
        <w:t>One or two Basic Serial Splitter modules may be connected as shown, providing ports for up to 8 or up to 16 Simulator PCs.</w:t>
      </w:r>
    </w:p>
    <w:p w14:paraId="04EAA82B" w14:textId="35B4AF29" w:rsidR="00A3563C" w:rsidRPr="00A3563C" w:rsidRDefault="00A3563C" w:rsidP="00A3563C">
      <w:pPr>
        <w:pStyle w:val="ListParagraph"/>
        <w:numPr>
          <w:ilvl w:val="0"/>
          <w:numId w:val="17"/>
        </w:numPr>
      </w:pPr>
      <w:r w:rsidRPr="00A3563C">
        <w:t xml:space="preserve">As with the core Simulator cabling, the cable is a standard straight-through (not crossover) Cat5e or Cat6 Ethernet network cable, with RJ45 connectors. </w:t>
      </w:r>
    </w:p>
    <w:p w14:paraId="3942241B" w14:textId="2894E76E" w:rsidR="00A3563C" w:rsidRPr="00A3563C" w:rsidRDefault="00A3563C" w:rsidP="00A3563C">
      <w:pPr>
        <w:pStyle w:val="ListParagraph"/>
        <w:numPr>
          <w:ilvl w:val="0"/>
          <w:numId w:val="17"/>
        </w:numPr>
      </w:pPr>
      <w:r w:rsidRPr="00A3563C">
        <w:t>The maximum total length of cable tested is 30</w:t>
      </w:r>
      <w:r>
        <w:t>.5</w:t>
      </w:r>
      <w:r w:rsidRPr="00A3563C">
        <w:t xml:space="preserve">m (25m between Interface and </w:t>
      </w:r>
      <w:r w:rsidR="00272803">
        <w:t>Basic Serial Splitter</w:t>
      </w:r>
      <w:r w:rsidRPr="00A3563C">
        <w:t xml:space="preserve"> module, a further 5m to the </w:t>
      </w:r>
      <w:r w:rsidR="00272803">
        <w:t xml:space="preserve">second Splitter </w:t>
      </w:r>
      <w:r w:rsidRPr="00A3563C">
        <w:t>module</w:t>
      </w:r>
      <w:r w:rsidR="00272803">
        <w:t>, and a short cable to the Power module</w:t>
      </w:r>
      <w:r w:rsidRPr="00A3563C">
        <w:t>), although longer cables may be feasible.</w:t>
      </w:r>
    </w:p>
    <w:p w14:paraId="2E5BAD3B" w14:textId="465FB120" w:rsidR="005B6B50" w:rsidRPr="00E12981" w:rsidRDefault="00A3563C" w:rsidP="00D2043A">
      <w:pPr>
        <w:keepNext/>
        <w:jc w:val="center"/>
        <w:rPr>
          <w:highlight w:val="yellow"/>
        </w:rPr>
      </w:pPr>
      <w:r>
        <w:rPr>
          <w:noProof/>
        </w:rPr>
        <w:drawing>
          <wp:inline distT="0" distB="0" distL="0" distR="0" wp14:anchorId="601AEB58" wp14:editId="3C85983F">
            <wp:extent cx="4647600" cy="1801800"/>
            <wp:effectExtent l="19050" t="19050" r="19685" b="27305"/>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2 Basic Splitter Daisy Chain v1.0.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647600" cy="1801800"/>
                    </a:xfrm>
                    <a:prstGeom prst="rect">
                      <a:avLst/>
                    </a:prstGeom>
                    <a:ln w="12700">
                      <a:solidFill>
                        <a:schemeClr val="tx1"/>
                      </a:solidFill>
                    </a:ln>
                  </pic:spPr>
                </pic:pic>
              </a:graphicData>
            </a:graphic>
          </wp:inline>
        </w:drawing>
      </w:r>
    </w:p>
    <w:p w14:paraId="0E116EA1" w14:textId="3A2905FC" w:rsidR="00D2043A" w:rsidRPr="00A3563C" w:rsidRDefault="00D2043A" w:rsidP="00D2043A">
      <w:pPr>
        <w:pStyle w:val="Caption"/>
        <w:jc w:val="center"/>
      </w:pPr>
      <w:bookmarkStart w:id="655" w:name="_Toc242440240"/>
      <w:r w:rsidRPr="00A3563C">
        <w:t xml:space="preserve">Figure </w:t>
      </w:r>
      <w:r w:rsidR="00DC03A1" w:rsidRPr="00A3563C">
        <w:rPr>
          <w:noProof/>
        </w:rPr>
        <w:fldChar w:fldCharType="begin"/>
      </w:r>
      <w:r w:rsidR="00DC03A1" w:rsidRPr="00A3563C">
        <w:rPr>
          <w:noProof/>
        </w:rPr>
        <w:instrText xml:space="preserve"> SEQ Figure \* ARABIC </w:instrText>
      </w:r>
      <w:r w:rsidR="00DC03A1" w:rsidRPr="00A3563C">
        <w:rPr>
          <w:noProof/>
        </w:rPr>
        <w:fldChar w:fldCharType="separate"/>
      </w:r>
      <w:r w:rsidR="009E448D">
        <w:rPr>
          <w:noProof/>
        </w:rPr>
        <w:t>23</w:t>
      </w:r>
      <w:r w:rsidR="00DC03A1" w:rsidRPr="00A3563C">
        <w:rPr>
          <w:noProof/>
        </w:rPr>
        <w:fldChar w:fldCharType="end"/>
      </w:r>
      <w:r w:rsidRPr="00A3563C">
        <w:t xml:space="preserve"> – </w:t>
      </w:r>
      <w:r w:rsidR="00A3563C" w:rsidRPr="00A3563C">
        <w:t>Basic Serial Splitter Module Cabling</w:t>
      </w:r>
      <w:bookmarkEnd w:id="655"/>
    </w:p>
    <w:p w14:paraId="48FD217B" w14:textId="54EF00C1" w:rsidR="00A80EAD" w:rsidRDefault="00A80EAD" w:rsidP="00E12981">
      <w:pPr>
        <w:pStyle w:val="Heading1"/>
      </w:pPr>
      <w:bookmarkStart w:id="656" w:name="_Toc242440212"/>
      <w:r>
        <w:lastRenderedPageBreak/>
        <w:t>Appendix: Older Interface Boards</w:t>
      </w:r>
      <w:bookmarkEnd w:id="656"/>
    </w:p>
    <w:p w14:paraId="31FA551C" w14:textId="5775D65D" w:rsidR="00A80EAD" w:rsidRDefault="00A80EAD" w:rsidP="00A80EAD">
      <w:pPr>
        <w:rPr>
          <w:b/>
        </w:rPr>
      </w:pPr>
      <w:r w:rsidRPr="00CB7045">
        <w:rPr>
          <w:b/>
        </w:rPr>
        <w:t xml:space="preserve">The Second PC </w:t>
      </w:r>
      <w:r w:rsidR="00E12981">
        <w:rPr>
          <w:b/>
        </w:rPr>
        <w:t>module</w:t>
      </w:r>
      <w:r w:rsidRPr="00CB7045">
        <w:rPr>
          <w:b/>
        </w:rPr>
        <w:t xml:space="preserve"> works with Simulator Interface</w:t>
      </w:r>
      <w:r w:rsidR="00E12981">
        <w:rPr>
          <w:b/>
        </w:rPr>
        <w:t xml:space="preserve"> PCBs</w:t>
      </w:r>
      <w:r w:rsidRPr="00C02560">
        <w:rPr>
          <w:b/>
        </w:rPr>
        <w:t xml:space="preserve"> from PCB Revision D onwards</w:t>
      </w:r>
      <w:r w:rsidRPr="00E83890">
        <w:rPr>
          <w:b/>
        </w:rPr>
        <w:t xml:space="preserve"> </w:t>
      </w:r>
      <w:r>
        <w:rPr>
          <w:b/>
        </w:rPr>
        <w:t>–</w:t>
      </w:r>
      <w:r w:rsidRPr="00E83890">
        <w:rPr>
          <w:b/>
        </w:rPr>
        <w:t xml:space="preserve"> n</w:t>
      </w:r>
      <w:r w:rsidRPr="00CB7045">
        <w:rPr>
          <w:b/>
        </w:rPr>
        <w:t>o modification of the</w:t>
      </w:r>
      <w:r>
        <w:rPr>
          <w:b/>
        </w:rPr>
        <w:t>se</w:t>
      </w:r>
      <w:r w:rsidRPr="00CB7045">
        <w:rPr>
          <w:b/>
        </w:rPr>
        <w:t xml:space="preserve"> in</w:t>
      </w:r>
      <w:r w:rsidRPr="00C02560">
        <w:rPr>
          <w:b/>
        </w:rPr>
        <w:t>terface board</w:t>
      </w:r>
      <w:r w:rsidR="002B5C70">
        <w:rPr>
          <w:b/>
        </w:rPr>
        <w:t>s</w:t>
      </w:r>
      <w:r w:rsidRPr="00C02560">
        <w:rPr>
          <w:b/>
        </w:rPr>
        <w:t xml:space="preserve"> is necessary.</w:t>
      </w:r>
    </w:p>
    <w:p w14:paraId="528338DF" w14:textId="7E7FCC2F" w:rsidR="00A80EAD" w:rsidRDefault="002B5C70" w:rsidP="00A80EAD">
      <w:pPr>
        <w:rPr>
          <w:b/>
        </w:rPr>
      </w:pPr>
      <w:r>
        <w:rPr>
          <w:b/>
        </w:rPr>
        <w:t>Daisy-chaining two Basic Serial Splitter</w:t>
      </w:r>
      <w:r w:rsidR="00E12981">
        <w:rPr>
          <w:b/>
        </w:rPr>
        <w:t xml:space="preserve"> modules</w:t>
      </w:r>
      <w:r>
        <w:rPr>
          <w:b/>
        </w:rPr>
        <w:t xml:space="preserve"> together </w:t>
      </w:r>
      <w:r w:rsidRPr="00CB7045">
        <w:rPr>
          <w:b/>
        </w:rPr>
        <w:t xml:space="preserve">works with Simulator Interface </w:t>
      </w:r>
      <w:r w:rsidR="00E12981">
        <w:rPr>
          <w:b/>
        </w:rPr>
        <w:t xml:space="preserve">PCBs </w:t>
      </w:r>
      <w:r w:rsidRPr="00C02560">
        <w:rPr>
          <w:b/>
        </w:rPr>
        <w:t>from PCB Revision D onwards</w:t>
      </w:r>
      <w:r w:rsidRPr="00E83890">
        <w:rPr>
          <w:b/>
        </w:rPr>
        <w:t xml:space="preserve"> </w:t>
      </w:r>
      <w:r>
        <w:rPr>
          <w:b/>
        </w:rPr>
        <w:t>–</w:t>
      </w:r>
      <w:r w:rsidRPr="00E83890">
        <w:rPr>
          <w:b/>
        </w:rPr>
        <w:t xml:space="preserve"> n</w:t>
      </w:r>
      <w:r w:rsidRPr="00CB7045">
        <w:rPr>
          <w:b/>
        </w:rPr>
        <w:t>o modification of the</w:t>
      </w:r>
      <w:r>
        <w:rPr>
          <w:b/>
        </w:rPr>
        <w:t>se</w:t>
      </w:r>
      <w:r w:rsidRPr="00CB7045">
        <w:rPr>
          <w:b/>
        </w:rPr>
        <w:t xml:space="preserve"> in</w:t>
      </w:r>
      <w:r w:rsidRPr="00C02560">
        <w:rPr>
          <w:b/>
        </w:rPr>
        <w:t>terface board</w:t>
      </w:r>
      <w:r>
        <w:rPr>
          <w:b/>
        </w:rPr>
        <w:t>s</w:t>
      </w:r>
      <w:r w:rsidRPr="00C02560">
        <w:rPr>
          <w:b/>
        </w:rPr>
        <w:t xml:space="preserve"> is necessary.</w:t>
      </w:r>
    </w:p>
    <w:p w14:paraId="3DBEB2CB" w14:textId="58A8C660" w:rsidR="002B5C70" w:rsidRDefault="002B5C70" w:rsidP="002B5C70">
      <w:pPr>
        <w:rPr>
          <w:b/>
        </w:rPr>
      </w:pPr>
      <w:r>
        <w:rPr>
          <w:b/>
        </w:rPr>
        <w:t>A single Basic Serial Splitter</w:t>
      </w:r>
      <w:r w:rsidR="00E12981">
        <w:rPr>
          <w:b/>
        </w:rPr>
        <w:t xml:space="preserve"> module</w:t>
      </w:r>
      <w:r>
        <w:rPr>
          <w:b/>
        </w:rPr>
        <w:t xml:space="preserve"> will work with any version of the Simulator Interface </w:t>
      </w:r>
      <w:r w:rsidR="00E12981">
        <w:rPr>
          <w:b/>
        </w:rPr>
        <w:t>PCB</w:t>
      </w:r>
      <w:r>
        <w:rPr>
          <w:b/>
        </w:rPr>
        <w:t>.</w:t>
      </w:r>
    </w:p>
    <w:p w14:paraId="6B9FDC73" w14:textId="51A7256A" w:rsidR="00A80EAD" w:rsidRDefault="00A80EAD" w:rsidP="00A80EAD">
      <w:r w:rsidRPr="00E83890">
        <w:t xml:space="preserve">Older Simulator Interface </w:t>
      </w:r>
      <w:r w:rsidR="00E12981">
        <w:t>PCBs</w:t>
      </w:r>
      <w:r w:rsidRPr="00E83890">
        <w:t xml:space="preserve"> may be modified for use with the Second PC </w:t>
      </w:r>
      <w:r w:rsidR="00E12981">
        <w:t>module</w:t>
      </w:r>
      <w:r w:rsidR="002B5C70">
        <w:t>, or to allow daisy-chaining of two Basic Serial Splitter</w:t>
      </w:r>
      <w:r w:rsidR="00E12981">
        <w:t xml:space="preserve"> modules</w:t>
      </w:r>
      <w:r w:rsidR="002B5C70">
        <w:t>,</w:t>
      </w:r>
      <w:r w:rsidRPr="00E83890">
        <w:t xml:space="preserve"> with the addition of two wire links.</w:t>
      </w:r>
      <w:r w:rsidRPr="00CB7045">
        <w:t xml:space="preserve"> </w:t>
      </w:r>
      <w:r>
        <w:t>On the solder side of the Simulator Interface</w:t>
      </w:r>
      <w:r w:rsidR="00E12981">
        <w:t xml:space="preserve"> PCB</w:t>
      </w:r>
      <w:r>
        <w:t xml:space="preserve">, fit two small wire links: </w:t>
      </w:r>
    </w:p>
    <w:p w14:paraId="6ED91A57" w14:textId="77777777" w:rsidR="00A80EAD" w:rsidRDefault="00A80EAD" w:rsidP="00A80EAD">
      <w:pPr>
        <w:pStyle w:val="ListParagraph"/>
        <w:numPr>
          <w:ilvl w:val="0"/>
          <w:numId w:val="1"/>
        </w:numPr>
      </w:pPr>
      <w:r>
        <w:t>Between pins 1 and pin 2 of IC2.</w:t>
      </w:r>
    </w:p>
    <w:p w14:paraId="19D47178" w14:textId="77777777" w:rsidR="00A80EAD" w:rsidRPr="00CB7045" w:rsidRDefault="00A80EAD" w:rsidP="00A80EAD">
      <w:pPr>
        <w:pStyle w:val="ListParagraph"/>
        <w:numPr>
          <w:ilvl w:val="0"/>
          <w:numId w:val="1"/>
        </w:numPr>
      </w:pPr>
      <w:r>
        <w:t>Between pin 18 of IC2 and pin 2 of TP5 (pin 1 of TP5 is marked with a square pad).</w:t>
      </w:r>
    </w:p>
    <w:p w14:paraId="0611D7CC" w14:textId="77777777" w:rsidR="00A80EAD" w:rsidRDefault="00A80EAD" w:rsidP="00A80EAD">
      <w:pPr>
        <w:keepNext/>
      </w:pPr>
      <w:r>
        <w:t>Remember that when working on the solder side of the PCB the IC pin numbers will be reversed. The locations of the links are shown in the diagram below:</w:t>
      </w:r>
    </w:p>
    <w:p w14:paraId="7590605B" w14:textId="77777777" w:rsidR="00A80EAD" w:rsidRDefault="00A80EAD" w:rsidP="00A80EAD">
      <w:pPr>
        <w:keepNext/>
        <w:jc w:val="center"/>
      </w:pPr>
      <w:r>
        <w:rPr>
          <w:noProof/>
        </w:rPr>
        <w:drawing>
          <wp:inline distT="0" distB="0" distL="0" distR="0" wp14:anchorId="2106CF19" wp14:editId="1D43C1BC">
            <wp:extent cx="3600000" cy="3376800"/>
            <wp:effectExtent l="19050" t="19050" r="19685" b="14605"/>
            <wp:docPr id="98" name="Picture 98"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T2 2PC Board Mod v1.0.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00000" cy="3376800"/>
                    </a:xfrm>
                    <a:prstGeom prst="rect">
                      <a:avLst/>
                    </a:prstGeom>
                    <a:ln w="12700">
                      <a:solidFill>
                        <a:schemeClr val="tx1"/>
                      </a:solidFill>
                    </a:ln>
                  </pic:spPr>
                </pic:pic>
              </a:graphicData>
            </a:graphic>
          </wp:inline>
        </w:drawing>
      </w:r>
    </w:p>
    <w:p w14:paraId="3ECD8C8D" w14:textId="540D1CA2" w:rsidR="00A80EAD" w:rsidRDefault="00A80EAD" w:rsidP="00A80EAD">
      <w:pPr>
        <w:pStyle w:val="Caption"/>
        <w:jc w:val="center"/>
      </w:pPr>
      <w:bookmarkStart w:id="657" w:name="_Toc242440241"/>
      <w:r>
        <w:t xml:space="preserve">Figure </w:t>
      </w:r>
      <w:r>
        <w:rPr>
          <w:noProof/>
        </w:rPr>
        <w:fldChar w:fldCharType="begin"/>
      </w:r>
      <w:r>
        <w:rPr>
          <w:noProof/>
        </w:rPr>
        <w:instrText xml:space="preserve"> SEQ Figure \* ARABIC </w:instrText>
      </w:r>
      <w:r>
        <w:rPr>
          <w:noProof/>
        </w:rPr>
        <w:fldChar w:fldCharType="separate"/>
      </w:r>
      <w:r w:rsidR="009E448D">
        <w:rPr>
          <w:noProof/>
        </w:rPr>
        <w:t>24</w:t>
      </w:r>
      <w:r>
        <w:rPr>
          <w:noProof/>
        </w:rPr>
        <w:fldChar w:fldCharType="end"/>
      </w:r>
      <w:r>
        <w:t xml:space="preserve"> – Modification for Older Interface PCBs</w:t>
      </w:r>
      <w:bookmarkEnd w:id="657"/>
    </w:p>
    <w:p w14:paraId="6E95E30C" w14:textId="0666BF2B" w:rsidR="00A80EAD" w:rsidRDefault="00A80EAD" w:rsidP="00A80EAD">
      <w:pPr>
        <w:keepNext/>
      </w:pPr>
      <w:r w:rsidRPr="00212D29">
        <w:lastRenderedPageBreak/>
        <w:t>A</w:t>
      </w:r>
      <w:r>
        <w:t xml:space="preserve">n example of a modified Simulator Interface </w:t>
      </w:r>
      <w:r w:rsidRPr="00212D29">
        <w:t>PCB is shown in the following photograph.</w:t>
      </w:r>
    </w:p>
    <w:p w14:paraId="07343DCC" w14:textId="77777777" w:rsidR="00A80EAD" w:rsidRDefault="00A80EAD" w:rsidP="00A80EAD">
      <w:pPr>
        <w:keepNext/>
        <w:jc w:val="center"/>
      </w:pPr>
      <w:r>
        <w:rPr>
          <w:noProof/>
        </w:rPr>
        <w:drawing>
          <wp:inline distT="0" distB="0" distL="0" distR="0" wp14:anchorId="4B6BFFFF" wp14:editId="37E6F269">
            <wp:extent cx="3600000" cy="3301200"/>
            <wp:effectExtent l="19050" t="19050" r="19685" b="13970"/>
            <wp:docPr id="101" name="Picture 101"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g_0626.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00000" cy="3301200"/>
                    </a:xfrm>
                    <a:prstGeom prst="rect">
                      <a:avLst/>
                    </a:prstGeom>
                    <a:ln w="12700">
                      <a:solidFill>
                        <a:schemeClr val="tx1"/>
                      </a:solidFill>
                    </a:ln>
                  </pic:spPr>
                </pic:pic>
              </a:graphicData>
            </a:graphic>
          </wp:inline>
        </w:drawing>
      </w:r>
    </w:p>
    <w:p w14:paraId="7A336717" w14:textId="48A9E564" w:rsidR="00A80EAD" w:rsidRDefault="00A80EAD" w:rsidP="00A80EAD">
      <w:pPr>
        <w:pStyle w:val="Caption"/>
        <w:jc w:val="center"/>
      </w:pPr>
      <w:bookmarkStart w:id="658" w:name="_Toc242440242"/>
      <w:r>
        <w:t xml:space="preserve">Figure </w:t>
      </w:r>
      <w:r>
        <w:rPr>
          <w:noProof/>
        </w:rPr>
        <w:fldChar w:fldCharType="begin"/>
      </w:r>
      <w:r>
        <w:rPr>
          <w:noProof/>
        </w:rPr>
        <w:instrText xml:space="preserve"> SEQ Figure \* ARABIC </w:instrText>
      </w:r>
      <w:r>
        <w:rPr>
          <w:noProof/>
        </w:rPr>
        <w:fldChar w:fldCharType="separate"/>
      </w:r>
      <w:r w:rsidR="009E448D">
        <w:rPr>
          <w:noProof/>
        </w:rPr>
        <w:t>25</w:t>
      </w:r>
      <w:r>
        <w:rPr>
          <w:noProof/>
        </w:rPr>
        <w:fldChar w:fldCharType="end"/>
      </w:r>
      <w:r>
        <w:t xml:space="preserve"> – Modified Interface Board</w:t>
      </w:r>
      <w:bookmarkEnd w:id="658"/>
    </w:p>
    <w:p w14:paraId="3EFC284D" w14:textId="4CFD07BE" w:rsidR="00E12981" w:rsidRPr="00272803" w:rsidRDefault="00E12981" w:rsidP="00E12981">
      <w:pPr>
        <w:pStyle w:val="Heading1"/>
      </w:pPr>
      <w:bookmarkStart w:id="659" w:name="_Toc242440213"/>
      <w:r w:rsidRPr="00272803">
        <w:t>Appendix: Configuring the Interface</w:t>
      </w:r>
      <w:bookmarkEnd w:id="659"/>
    </w:p>
    <w:p w14:paraId="6AA2E4C4" w14:textId="737F297F" w:rsidR="00E12981" w:rsidRPr="00272803" w:rsidRDefault="00E12981" w:rsidP="00E12981">
      <w:bookmarkStart w:id="660" w:name="_Hlk20773954"/>
      <w:r w:rsidRPr="00272803">
        <w:t xml:space="preserve">When multiple PCs are connected, only one PC can be used to configure the Simulator Interface using a terminal emulator (as described in the </w:t>
      </w:r>
      <w:r w:rsidRPr="00272803">
        <w:rPr>
          <w:b/>
          <w:bCs/>
          <w:i/>
          <w:iCs/>
        </w:rPr>
        <w:t>Build &amp; Installation Guide</w:t>
      </w:r>
      <w:r w:rsidRPr="00272803">
        <w:t>).</w:t>
      </w:r>
    </w:p>
    <w:bookmarkEnd w:id="660"/>
    <w:p w14:paraId="59FE22E9" w14:textId="77777777" w:rsidR="00272803" w:rsidRPr="00272803" w:rsidRDefault="00E12981" w:rsidP="00E12981">
      <w:pPr>
        <w:pStyle w:val="ListParagraph"/>
        <w:numPr>
          <w:ilvl w:val="0"/>
          <w:numId w:val="31"/>
        </w:numPr>
      </w:pPr>
      <w:r w:rsidRPr="00272803">
        <w:t xml:space="preserve">When using the Second PC module, only the PC connected to the Power module can be used to configure the Interface. </w:t>
      </w:r>
    </w:p>
    <w:p w14:paraId="062F2865" w14:textId="27DFA5BB" w:rsidR="00E12981" w:rsidRPr="00272803" w:rsidRDefault="00E12981" w:rsidP="00E12981">
      <w:pPr>
        <w:pStyle w:val="ListParagraph"/>
        <w:numPr>
          <w:ilvl w:val="0"/>
          <w:numId w:val="31"/>
        </w:numPr>
      </w:pPr>
      <w:r w:rsidRPr="00272803">
        <w:t>The PC connected to the Second PC module is not able to send data to the Interface</w:t>
      </w:r>
      <w:r w:rsidR="00A2446C">
        <w:t xml:space="preserve"> and cannot be used for configuration.</w:t>
      </w:r>
    </w:p>
    <w:p w14:paraId="3DA52B1F" w14:textId="60C1ADCE" w:rsidR="00272803" w:rsidRPr="00272803" w:rsidRDefault="00E12981" w:rsidP="00272803">
      <w:pPr>
        <w:pStyle w:val="ListParagraph"/>
        <w:numPr>
          <w:ilvl w:val="0"/>
          <w:numId w:val="31"/>
        </w:numPr>
      </w:pPr>
      <w:r w:rsidRPr="00272803">
        <w:t xml:space="preserve">When using </w:t>
      </w:r>
      <w:r w:rsidR="00272803" w:rsidRPr="00272803">
        <w:t xml:space="preserve">a single </w:t>
      </w:r>
      <w:r w:rsidRPr="00272803">
        <w:t>Basic Serial Splitter</w:t>
      </w:r>
      <w:r w:rsidR="00272803" w:rsidRPr="00272803">
        <w:t xml:space="preserve"> module</w:t>
      </w:r>
      <w:r w:rsidRPr="00272803">
        <w:t xml:space="preserve">, any one PC </w:t>
      </w:r>
      <w:r w:rsidR="00272803" w:rsidRPr="00272803">
        <w:t>(</w:t>
      </w:r>
      <w:r w:rsidRPr="00272803">
        <w:t xml:space="preserve">selected by the 8-way DIP switch on the </w:t>
      </w:r>
      <w:r w:rsidR="00272803" w:rsidRPr="00272803">
        <w:t xml:space="preserve">PCB) </w:t>
      </w:r>
      <w:r w:rsidRPr="00272803">
        <w:t>can be used to configure the Interface</w:t>
      </w:r>
      <w:r w:rsidR="00272803" w:rsidRPr="00272803">
        <w:t>.</w:t>
      </w:r>
      <w:r w:rsidR="00A2446C">
        <w:t xml:space="preserve"> Only one PC should be enabled at any time.</w:t>
      </w:r>
    </w:p>
    <w:p w14:paraId="14B456A8" w14:textId="3382A2DF" w:rsidR="00272803" w:rsidRDefault="00272803" w:rsidP="00272803">
      <w:pPr>
        <w:pStyle w:val="ListParagraph"/>
        <w:numPr>
          <w:ilvl w:val="0"/>
          <w:numId w:val="31"/>
        </w:numPr>
      </w:pPr>
      <w:r w:rsidRPr="00272803">
        <w:t>When two Basic Serial Splitter modules are connected, any one PC</w:t>
      </w:r>
      <w:r w:rsidR="00E12981" w:rsidRPr="00272803">
        <w:t xml:space="preserve"> </w:t>
      </w:r>
      <w:r w:rsidRPr="00272803">
        <w:t>(selected by the 8-way switch</w:t>
      </w:r>
      <w:r>
        <w:t>)</w:t>
      </w:r>
      <w:r w:rsidRPr="00272803">
        <w:t xml:space="preserve"> connected to the </w:t>
      </w:r>
      <w:r>
        <w:t>Sp</w:t>
      </w:r>
      <w:r w:rsidRPr="00272803">
        <w:t>litter closest to the Power module can be used to configure the Interface.</w:t>
      </w:r>
      <w:r>
        <w:t xml:space="preserve"> The PCs connected to the Splitter clos</w:t>
      </w:r>
      <w:r w:rsidR="00A2446C">
        <w:t>er</w:t>
      </w:r>
      <w:r>
        <w:t xml:space="preserve"> to the Interface module are automatically disabled for configuration use.</w:t>
      </w:r>
    </w:p>
    <w:p w14:paraId="41ED12EF" w14:textId="28028F68" w:rsidR="00E12981" w:rsidRPr="00E12981" w:rsidRDefault="00272803" w:rsidP="00272803">
      <w:pPr>
        <w:pStyle w:val="ListParagraph"/>
        <w:numPr>
          <w:ilvl w:val="0"/>
          <w:numId w:val="31"/>
        </w:numPr>
      </w:pPr>
      <w:r w:rsidRPr="00272803">
        <w:t xml:space="preserve">The PC connector on the Power module is not used at all when </w:t>
      </w:r>
      <w:r>
        <w:t xml:space="preserve">the </w:t>
      </w:r>
      <w:r w:rsidRPr="00272803">
        <w:t xml:space="preserve">Basic Serial Splitter(s) </w:t>
      </w:r>
      <w:r>
        <w:t xml:space="preserve">is </w:t>
      </w:r>
      <w:r w:rsidR="00A2446C" w:rsidRPr="00272803">
        <w:t>used</w:t>
      </w:r>
      <w:r w:rsidR="00A2446C">
        <w:t xml:space="preserve"> and</w:t>
      </w:r>
      <w:r>
        <w:t xml:space="preserve"> must not have a PC connected to it.</w:t>
      </w:r>
    </w:p>
    <w:p w14:paraId="3DA37595" w14:textId="77777777" w:rsidR="004E080F" w:rsidRPr="00A35396" w:rsidRDefault="004E080F" w:rsidP="00740E9D">
      <w:pPr>
        <w:pStyle w:val="Heading1"/>
        <w:pageBreakBefore/>
      </w:pPr>
      <w:bookmarkStart w:id="661" w:name="_Toc242440214"/>
      <w:r w:rsidRPr="00A35396">
        <w:lastRenderedPageBreak/>
        <w:t>Licensing &amp; Disclaimers</w:t>
      </w:r>
      <w:bookmarkEnd w:id="661"/>
    </w:p>
    <w:p w14:paraId="42E29D23" w14:textId="77777777" w:rsidR="004E080F" w:rsidRDefault="004E080F" w:rsidP="004E080F">
      <w:pPr>
        <w:pStyle w:val="Heading2"/>
      </w:pPr>
      <w:bookmarkStart w:id="662" w:name="_Toc242440215"/>
      <w:r>
        <w:t>Documentation</w:t>
      </w:r>
      <w:bookmarkEnd w:id="662"/>
    </w:p>
    <w:p w14:paraId="0AB3108C" w14:textId="77777777" w:rsidR="004E080F" w:rsidRPr="001F4FB7" w:rsidRDefault="004E080F" w:rsidP="004E080F">
      <w:r w:rsidRPr="001F4FB7">
        <w:t>All original manuals and other documentation (including PCB layout CAD files and schematics) released as part of the Liverpool Ringing Simulator project</w:t>
      </w:r>
      <w:r w:rsidRPr="001F4FB7">
        <w:rPr>
          <w:rStyle w:val="FootnoteReference"/>
        </w:rPr>
        <w:footnoteReference w:id="7"/>
      </w:r>
      <w:r w:rsidRPr="001F4FB7">
        <w:t xml:space="preserve"> are released under the Creative Commons Attribution-ShareAlike 4.0 International License (CC BY-SA),</w:t>
      </w:r>
      <w:r w:rsidRPr="001F4FB7">
        <w:rPr>
          <w:rStyle w:val="FootnoteReference"/>
        </w:rPr>
        <w:footnoteReference w:id="8"/>
      </w:r>
      <w:r w:rsidRPr="001F4FB7">
        <w:t xml:space="preserve"> which includes the following disclaimers:</w:t>
      </w:r>
    </w:p>
    <w:p w14:paraId="128E939E" w14:textId="77777777" w:rsidR="004E080F" w:rsidRPr="001F4FB7" w:rsidRDefault="004E080F" w:rsidP="004E080F">
      <w:pPr>
        <w:ind w:left="720"/>
        <w:rPr>
          <w:i/>
          <w:lang w:eastAsia="en-GB"/>
        </w:rPr>
      </w:pPr>
      <w:r w:rsidRPr="001F4FB7">
        <w:rPr>
          <w:i/>
          <w:lang w:eastAsia="en-GB"/>
        </w:rPr>
        <w:t>Unless otherwise separately undertaken by the Licensor, to the extent possible, the Licensor offers the Licensed Material as-is and as-available, and makes no representations or warranties of any kind concerning the Licensed Material, whether express, implied, statutory, or other. This includes, without limitation, warranties of title, merchantability, fitness for a particular purpose, non-infringement, absence of latent or other defects, accuracy, or the presence or absence of errors, whether or not known or discoverable. Where disclaimers of warranties are not allowed in full or in part, this disclaimer may not apply to You.</w:t>
      </w:r>
    </w:p>
    <w:p w14:paraId="02C1D631" w14:textId="77777777" w:rsidR="004E080F" w:rsidRPr="001F4FB7" w:rsidRDefault="004E080F" w:rsidP="004E080F">
      <w:pPr>
        <w:ind w:left="720"/>
        <w:rPr>
          <w:i/>
          <w:lang w:eastAsia="en-GB"/>
        </w:rPr>
      </w:pPr>
      <w:r w:rsidRPr="001F4FB7">
        <w:rPr>
          <w:i/>
          <w:lang w:eastAsia="en-GB"/>
        </w:rPr>
        <w:t>To the extent possible, in no event will the Licensor be liable to You on any legal theory (including, without limitation, negligence) or otherwise for any direct, special, indirect, incidental, consequential, punitive, exemplary, or other losses, costs, expenses, or damages arising out of this Public License or use of the Licensed Material, even if the Licensor has been advised of the possibility of such losses, costs, expenses, or damages. Where a limitation of liability is not allowed in full or in part, this limitation may not apply to You.</w:t>
      </w:r>
    </w:p>
    <w:p w14:paraId="6142B558" w14:textId="77777777" w:rsidR="004E080F" w:rsidRDefault="004E080F" w:rsidP="00740E9D">
      <w:pPr>
        <w:pStyle w:val="Heading2"/>
      </w:pPr>
      <w:bookmarkStart w:id="663" w:name="_Toc242440216"/>
      <w:r>
        <w:t>Software</w:t>
      </w:r>
      <w:bookmarkEnd w:id="663"/>
    </w:p>
    <w:p w14:paraId="5733DCDE" w14:textId="77777777" w:rsidR="004E080F" w:rsidRPr="00DA4419" w:rsidRDefault="004E080F" w:rsidP="004E080F">
      <w:pPr>
        <w:keepNext/>
      </w:pPr>
      <w:r w:rsidRPr="00DA4419">
        <w:t>All original software released as part of the Liverpool Ringing Simulator project is released under the GNU General Public Licence (GPL), Version 3</w:t>
      </w:r>
      <w:r w:rsidRPr="00DA4419">
        <w:rPr>
          <w:rStyle w:val="FootnoteReference"/>
        </w:rPr>
        <w:footnoteReference w:id="9"/>
      </w:r>
      <w:r w:rsidRPr="00DA4419">
        <w:t>, and carries the following disclaimers:</w:t>
      </w:r>
    </w:p>
    <w:p w14:paraId="7BAD10B4" w14:textId="77777777" w:rsidR="004E080F" w:rsidRPr="00DA4419" w:rsidRDefault="004E080F" w:rsidP="004E080F">
      <w:pPr>
        <w:ind w:left="720"/>
        <w:rPr>
          <w:i/>
        </w:rPr>
      </w:pPr>
      <w:r w:rsidRPr="00DA4419">
        <w:rPr>
          <w:i/>
        </w:rPr>
        <w:t>This program is free software: you can redistribute it and/or modify it under the terms of the GNU General Public License as published by the Free Software Foundation, either version 3 of the License, or (at your option) any later version.</w:t>
      </w:r>
    </w:p>
    <w:p w14:paraId="3966C459" w14:textId="77777777" w:rsidR="004E080F" w:rsidRPr="00DA4419" w:rsidRDefault="004E080F" w:rsidP="004E080F">
      <w:pPr>
        <w:ind w:left="720"/>
        <w:rPr>
          <w:i/>
        </w:rPr>
      </w:pPr>
      <w:r w:rsidRPr="00DA4419">
        <w:rPr>
          <w:i/>
        </w:rPr>
        <w:t>This program is distributed in the hope that it will be useful, but WITHOUT ANY WARRANTY; without even the implied warranty of MERCHANTABILITY or FITNESS FOR A PARTICULAR PURPOSE.  See the GNU General Public License for more details.</w:t>
      </w:r>
    </w:p>
    <w:p w14:paraId="36876705" w14:textId="77777777" w:rsidR="004E080F" w:rsidRPr="004A19E5" w:rsidRDefault="004E080F" w:rsidP="004E080F">
      <w:pPr>
        <w:pStyle w:val="Heading1"/>
        <w:pageBreakBefore/>
      </w:pPr>
      <w:bookmarkStart w:id="664" w:name="_Toc242440217"/>
      <w:r>
        <w:lastRenderedPageBreak/>
        <w:t>Acknowledgements</w:t>
      </w:r>
      <w:bookmarkEnd w:id="664"/>
    </w:p>
    <w:p w14:paraId="0387F8BF" w14:textId="77777777" w:rsidR="004E080F" w:rsidRPr="00DA4419" w:rsidRDefault="004E080F" w:rsidP="004E080F">
      <w:r w:rsidRPr="00DA4419">
        <w:t>The Liverpool Ringing Simulator project relies extensively on work already undertaken by others, notably David Bagley (developer of the Bagley MBI), Chris Hughes and Simon Feather (developers of the Abel simulator software package), Derek Ballard (developer of the Beltower simulator software package), Doug Nichols (developer of the Virtual Belfry simulator software package), and others. Their invaluable contributions are hereby acknowledged. Sources used are referenced in the footnotes throughout.</w:t>
      </w:r>
    </w:p>
    <w:p w14:paraId="125E6745" w14:textId="77777777" w:rsidR="004E080F" w:rsidRPr="00DA4419" w:rsidRDefault="004E080F" w:rsidP="004E080F">
      <w:r w:rsidRPr="00DA4419">
        <w:t>Thanks are also owed to the Ringing Masters and ringers of the following towers for their willingness to be the crash test dummies of simulator design and testing.</w:t>
      </w:r>
    </w:p>
    <w:p w14:paraId="4AAC782A" w14:textId="77777777" w:rsidR="004E080F" w:rsidRPr="00DA4419" w:rsidRDefault="004E080F" w:rsidP="006C4A3A">
      <w:pPr>
        <w:pStyle w:val="ListParagraph"/>
        <w:numPr>
          <w:ilvl w:val="0"/>
          <w:numId w:val="13"/>
        </w:numPr>
      </w:pPr>
      <w:r w:rsidRPr="00DA4419">
        <w:t>Liverpool Cathedral</w:t>
      </w:r>
    </w:p>
    <w:p w14:paraId="558AC2A4" w14:textId="77777777" w:rsidR="004E080F" w:rsidRPr="00DA4419" w:rsidRDefault="004E080F" w:rsidP="006C4A3A">
      <w:pPr>
        <w:pStyle w:val="ListParagraph"/>
        <w:numPr>
          <w:ilvl w:val="0"/>
          <w:numId w:val="13"/>
        </w:numPr>
      </w:pPr>
      <w:r w:rsidRPr="00DA4419">
        <w:t>St George’s, Isle of Man</w:t>
      </w:r>
    </w:p>
    <w:p w14:paraId="4759F02F" w14:textId="77777777" w:rsidR="004E080F" w:rsidRPr="00DA4419" w:rsidRDefault="004E080F" w:rsidP="006C4A3A">
      <w:pPr>
        <w:pStyle w:val="ListParagraph"/>
        <w:numPr>
          <w:ilvl w:val="0"/>
          <w:numId w:val="13"/>
        </w:numPr>
      </w:pPr>
      <w:r w:rsidRPr="00DA4419">
        <w:t>St Mary, Chirk, Wrexham</w:t>
      </w:r>
    </w:p>
    <w:p w14:paraId="60601669" w14:textId="77777777" w:rsidR="004E080F" w:rsidRPr="00DA4419" w:rsidRDefault="004E080F" w:rsidP="006C4A3A">
      <w:pPr>
        <w:pStyle w:val="ListParagraph"/>
        <w:numPr>
          <w:ilvl w:val="0"/>
          <w:numId w:val="13"/>
        </w:numPr>
      </w:pPr>
      <w:r w:rsidRPr="00DA4419">
        <w:t>St John, Higham, Kent</w:t>
      </w:r>
    </w:p>
    <w:p w14:paraId="6148A417" w14:textId="77777777" w:rsidR="004E080F" w:rsidRPr="00DA4419" w:rsidRDefault="004E080F" w:rsidP="006C4A3A">
      <w:pPr>
        <w:pStyle w:val="ListParagraph"/>
        <w:numPr>
          <w:ilvl w:val="0"/>
          <w:numId w:val="13"/>
        </w:numPr>
      </w:pPr>
      <w:r w:rsidRPr="00DA4419">
        <w:t>St Margaret, Crick, Northamptonshire</w:t>
      </w:r>
    </w:p>
    <w:p w14:paraId="3ACC006A" w14:textId="77777777" w:rsidR="004E080F" w:rsidRPr="00DA4419" w:rsidRDefault="004E080F" w:rsidP="006C4A3A">
      <w:pPr>
        <w:pStyle w:val="ListParagraph"/>
        <w:numPr>
          <w:ilvl w:val="0"/>
          <w:numId w:val="13"/>
        </w:numPr>
      </w:pPr>
      <w:r w:rsidRPr="00DA4419">
        <w:t>St Mary &amp; St Peter, Lois Weedon, Northamptonshire</w:t>
      </w:r>
    </w:p>
    <w:p w14:paraId="3F38B83A" w14:textId="77777777" w:rsidR="00C71FF5" w:rsidRPr="00DA4419" w:rsidRDefault="00C71FF5" w:rsidP="00C71FF5">
      <w:r w:rsidRPr="00DA4419">
        <w:rPr>
          <w:rFonts w:cs="Arial"/>
        </w:rPr>
        <w:t xml:space="preserve">Really Useful Box ® </w:t>
      </w:r>
      <w:r w:rsidRPr="00DA4419">
        <w:t>is a registered trademark of Really Useful Products Ltd.</w:t>
      </w:r>
    </w:p>
    <w:p w14:paraId="7E005B1D" w14:textId="77777777" w:rsidR="00C71FF5" w:rsidRPr="00C71FF5" w:rsidRDefault="00C71FF5" w:rsidP="00C71FF5">
      <w:pPr>
        <w:rPr>
          <w:color w:val="00B050"/>
        </w:rPr>
      </w:pPr>
    </w:p>
    <w:sectPr w:rsidR="00C71FF5" w:rsidRPr="00C71FF5" w:rsidSect="0081434A">
      <w:footerReference w:type="even" r:id="rId50"/>
      <w:footerReference w:type="default" r:id="rId51"/>
      <w:headerReference w:type="first" r:id="rId52"/>
      <w:footerReference w:type="first" r:id="rId53"/>
      <w:endnotePr>
        <w:numFmt w:val="decimal"/>
      </w:endnotePr>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71AA6" w14:textId="77777777" w:rsidR="00DE6D12" w:rsidRDefault="00DE6D12" w:rsidP="00787764">
      <w:pPr>
        <w:spacing w:after="0" w:line="240" w:lineRule="auto"/>
      </w:pPr>
      <w:r>
        <w:separator/>
      </w:r>
    </w:p>
  </w:endnote>
  <w:endnote w:type="continuationSeparator" w:id="0">
    <w:p w14:paraId="5F685D70" w14:textId="77777777" w:rsidR="00DE6D12" w:rsidRDefault="00DE6D12" w:rsidP="00787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992459"/>
      <w:docPartObj>
        <w:docPartGallery w:val="Page Numbers (Bottom of Page)"/>
        <w:docPartUnique/>
      </w:docPartObj>
    </w:sdtPr>
    <w:sdtEndPr>
      <w:rPr>
        <w:noProof/>
      </w:rPr>
    </w:sdtEndPr>
    <w:sdtContent>
      <w:p w14:paraId="003B6BDC" w14:textId="77777777" w:rsidR="00E90F17" w:rsidRDefault="00E90F17">
        <w:pPr>
          <w:pStyle w:val="Footer"/>
          <w:jc w:val="center"/>
        </w:pPr>
        <w:r>
          <w:fldChar w:fldCharType="begin"/>
        </w:r>
        <w:r>
          <w:instrText xml:space="preserve"> PAGE   \* MERGEFORMAT </w:instrText>
        </w:r>
        <w:r>
          <w:fldChar w:fldCharType="separate"/>
        </w:r>
        <w:r>
          <w:rPr>
            <w:noProof/>
          </w:rPr>
          <w:t>58</w:t>
        </w:r>
        <w:r>
          <w:rPr>
            <w:noProof/>
          </w:rPr>
          <w:fldChar w:fldCharType="end"/>
        </w:r>
      </w:p>
    </w:sdtContent>
  </w:sdt>
  <w:p w14:paraId="02A57B44" w14:textId="77777777" w:rsidR="00E90F17" w:rsidRDefault="00E90F17" w:rsidP="00F10EC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884078"/>
      <w:docPartObj>
        <w:docPartGallery w:val="Page Numbers (Bottom of Page)"/>
        <w:docPartUnique/>
      </w:docPartObj>
    </w:sdtPr>
    <w:sdtEndPr>
      <w:rPr>
        <w:noProof/>
      </w:rPr>
    </w:sdtEndPr>
    <w:sdtContent>
      <w:p w14:paraId="5D86056B" w14:textId="77777777" w:rsidR="00E90F17" w:rsidRDefault="00E90F17">
        <w:pPr>
          <w:pStyle w:val="Footer"/>
          <w:jc w:val="center"/>
        </w:pPr>
        <w:r>
          <w:fldChar w:fldCharType="begin"/>
        </w:r>
        <w:r>
          <w:instrText xml:space="preserve"> PAGE   \* MERGEFORMAT </w:instrText>
        </w:r>
        <w:r>
          <w:fldChar w:fldCharType="separate"/>
        </w:r>
        <w:r>
          <w:rPr>
            <w:noProof/>
          </w:rPr>
          <w:t>57</w:t>
        </w:r>
        <w:r>
          <w:rPr>
            <w:noProof/>
          </w:rPr>
          <w:fldChar w:fldCharType="end"/>
        </w:r>
      </w:p>
    </w:sdtContent>
  </w:sdt>
  <w:p w14:paraId="798ACAD3" w14:textId="77777777" w:rsidR="00E90F17" w:rsidRDefault="00E90F17" w:rsidP="00F10EC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A184" w14:textId="76159887" w:rsidR="00E90F17" w:rsidRDefault="00E90F17">
    <w:pPr>
      <w:pStyle w:val="Footer"/>
      <w:jc w:val="center"/>
    </w:pPr>
  </w:p>
  <w:p w14:paraId="565D3173" w14:textId="77777777" w:rsidR="00E90F17" w:rsidRDefault="00E90F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893740"/>
      <w:docPartObj>
        <w:docPartGallery w:val="Page Numbers (Bottom of Page)"/>
        <w:docPartUnique/>
      </w:docPartObj>
    </w:sdtPr>
    <w:sdtEndPr>
      <w:rPr>
        <w:noProof/>
      </w:rPr>
    </w:sdtEndPr>
    <w:sdtContent>
      <w:p w14:paraId="5F517585" w14:textId="77777777" w:rsidR="00E90F17" w:rsidRDefault="00E90F17">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53164BED" w14:textId="77777777" w:rsidR="00E90F17" w:rsidRDefault="00E90F17" w:rsidP="00F10EC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163394"/>
      <w:docPartObj>
        <w:docPartGallery w:val="Page Numbers (Bottom of Page)"/>
        <w:docPartUnique/>
      </w:docPartObj>
    </w:sdtPr>
    <w:sdtEndPr>
      <w:rPr>
        <w:noProof/>
      </w:rPr>
    </w:sdtEndPr>
    <w:sdtContent>
      <w:p w14:paraId="535BD33C" w14:textId="77777777" w:rsidR="00E90F17" w:rsidRDefault="00E90F17">
        <w:pPr>
          <w:pStyle w:val="Footer"/>
          <w:jc w:val="center"/>
        </w:pPr>
        <w:r>
          <w:fldChar w:fldCharType="begin"/>
        </w:r>
        <w:r>
          <w:instrText xml:space="preserve"> PAGE   \* MERGEFORMAT </w:instrText>
        </w:r>
        <w:r>
          <w:fldChar w:fldCharType="separate"/>
        </w:r>
        <w:r>
          <w:rPr>
            <w:noProof/>
          </w:rPr>
          <w:t>11</w:t>
        </w:r>
        <w:r>
          <w:rPr>
            <w:noProof/>
          </w:rPr>
          <w:fldChar w:fldCharType="end"/>
        </w:r>
      </w:p>
    </w:sdtContent>
  </w:sdt>
  <w:p w14:paraId="04C380E3" w14:textId="77777777" w:rsidR="00E90F17" w:rsidRDefault="00E90F17" w:rsidP="00F10EC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83FD" w14:textId="77777777" w:rsidR="00E90F17" w:rsidRDefault="00E90F17">
    <w:pPr>
      <w:pStyle w:val="Footer"/>
      <w:jc w:val="center"/>
    </w:pPr>
  </w:p>
  <w:p w14:paraId="49237CD7" w14:textId="77777777" w:rsidR="00E90F17" w:rsidRDefault="00E90F1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311560"/>
      <w:docPartObj>
        <w:docPartGallery w:val="Page Numbers (Bottom of Page)"/>
        <w:docPartUnique/>
      </w:docPartObj>
    </w:sdtPr>
    <w:sdtEndPr>
      <w:rPr>
        <w:noProof/>
      </w:rPr>
    </w:sdtEndPr>
    <w:sdtContent>
      <w:p w14:paraId="3C83611C" w14:textId="77777777" w:rsidR="00E90F17" w:rsidRDefault="00E90F17">
        <w:pPr>
          <w:pStyle w:val="Footer"/>
          <w:jc w:val="center"/>
        </w:pPr>
        <w:r>
          <w:fldChar w:fldCharType="begin"/>
        </w:r>
        <w:r>
          <w:instrText xml:space="preserve"> PAGE   \* MERGEFORMAT </w:instrText>
        </w:r>
        <w:r>
          <w:fldChar w:fldCharType="separate"/>
        </w:r>
        <w:r>
          <w:rPr>
            <w:noProof/>
          </w:rPr>
          <w:t>58</w:t>
        </w:r>
        <w:r>
          <w:rPr>
            <w:noProof/>
          </w:rPr>
          <w:fldChar w:fldCharType="end"/>
        </w:r>
      </w:p>
    </w:sdtContent>
  </w:sdt>
  <w:p w14:paraId="17314C50" w14:textId="77777777" w:rsidR="00E90F17" w:rsidRDefault="00E90F17" w:rsidP="00F10EC4">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769168"/>
      <w:docPartObj>
        <w:docPartGallery w:val="Page Numbers (Bottom of Page)"/>
        <w:docPartUnique/>
      </w:docPartObj>
    </w:sdtPr>
    <w:sdtEndPr>
      <w:rPr>
        <w:noProof/>
      </w:rPr>
    </w:sdtEndPr>
    <w:sdtContent>
      <w:p w14:paraId="6AC54A6B" w14:textId="77777777" w:rsidR="00E90F17" w:rsidRDefault="00E90F17">
        <w:pPr>
          <w:pStyle w:val="Footer"/>
          <w:jc w:val="center"/>
        </w:pPr>
        <w:r>
          <w:fldChar w:fldCharType="begin"/>
        </w:r>
        <w:r>
          <w:instrText xml:space="preserve"> PAGE   \* MERGEFORMAT </w:instrText>
        </w:r>
        <w:r>
          <w:fldChar w:fldCharType="separate"/>
        </w:r>
        <w:r>
          <w:rPr>
            <w:noProof/>
          </w:rPr>
          <w:t>57</w:t>
        </w:r>
        <w:r>
          <w:rPr>
            <w:noProof/>
          </w:rPr>
          <w:fldChar w:fldCharType="end"/>
        </w:r>
      </w:p>
    </w:sdtContent>
  </w:sdt>
  <w:p w14:paraId="2DC4C995" w14:textId="77777777" w:rsidR="00E90F17" w:rsidRDefault="00E90F17" w:rsidP="00F10EC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840AA" w14:textId="77777777" w:rsidR="00E90F17" w:rsidRDefault="00E90F17">
    <w:pPr>
      <w:pStyle w:val="Footer"/>
      <w:jc w:val="center"/>
    </w:pPr>
  </w:p>
  <w:p w14:paraId="7515A07B" w14:textId="77777777" w:rsidR="00E90F17" w:rsidRDefault="00E90F1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850763"/>
      <w:docPartObj>
        <w:docPartGallery w:val="Page Numbers (Bottom of Page)"/>
        <w:docPartUnique/>
      </w:docPartObj>
    </w:sdtPr>
    <w:sdtEndPr>
      <w:rPr>
        <w:noProof/>
      </w:rPr>
    </w:sdtEndPr>
    <w:sdtContent>
      <w:p w14:paraId="6EB856A4" w14:textId="77777777" w:rsidR="00E90F17" w:rsidRDefault="00E90F17">
        <w:pPr>
          <w:pStyle w:val="Footer"/>
          <w:jc w:val="center"/>
        </w:pPr>
        <w:r>
          <w:fldChar w:fldCharType="begin"/>
        </w:r>
        <w:r>
          <w:instrText xml:space="preserve"> PAGE   \* MERGEFORMAT </w:instrText>
        </w:r>
        <w:r>
          <w:fldChar w:fldCharType="separate"/>
        </w:r>
        <w:r>
          <w:rPr>
            <w:noProof/>
          </w:rPr>
          <w:t>58</w:t>
        </w:r>
        <w:r>
          <w:rPr>
            <w:noProof/>
          </w:rPr>
          <w:fldChar w:fldCharType="end"/>
        </w:r>
      </w:p>
    </w:sdtContent>
  </w:sdt>
  <w:p w14:paraId="30E0CEC9" w14:textId="77777777" w:rsidR="00E90F17" w:rsidRDefault="00E90F17" w:rsidP="00F10EC4">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789185"/>
      <w:docPartObj>
        <w:docPartGallery w:val="Page Numbers (Bottom of Page)"/>
        <w:docPartUnique/>
      </w:docPartObj>
    </w:sdtPr>
    <w:sdtEndPr>
      <w:rPr>
        <w:noProof/>
      </w:rPr>
    </w:sdtEndPr>
    <w:sdtContent>
      <w:p w14:paraId="62743F26" w14:textId="77777777" w:rsidR="00E90F17" w:rsidRDefault="00E90F17">
        <w:pPr>
          <w:pStyle w:val="Footer"/>
          <w:jc w:val="center"/>
        </w:pPr>
        <w:r>
          <w:fldChar w:fldCharType="begin"/>
        </w:r>
        <w:r>
          <w:instrText xml:space="preserve"> PAGE   \* MERGEFORMAT </w:instrText>
        </w:r>
        <w:r>
          <w:fldChar w:fldCharType="separate"/>
        </w:r>
        <w:r>
          <w:rPr>
            <w:noProof/>
          </w:rPr>
          <w:t>57</w:t>
        </w:r>
        <w:r>
          <w:rPr>
            <w:noProof/>
          </w:rPr>
          <w:fldChar w:fldCharType="end"/>
        </w:r>
      </w:p>
    </w:sdtContent>
  </w:sdt>
  <w:p w14:paraId="20A7764A" w14:textId="77777777" w:rsidR="00E90F17" w:rsidRDefault="00E90F17" w:rsidP="00F10EC4">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314267"/>
      <w:docPartObj>
        <w:docPartGallery w:val="Page Numbers (Bottom of Page)"/>
        <w:docPartUnique/>
      </w:docPartObj>
    </w:sdtPr>
    <w:sdtEndPr>
      <w:rPr>
        <w:noProof/>
      </w:rPr>
    </w:sdtEndPr>
    <w:sdtContent>
      <w:p w14:paraId="69BFD60A" w14:textId="77777777" w:rsidR="00E90F17" w:rsidRDefault="00E90F17">
        <w:pPr>
          <w:pStyle w:val="Footer"/>
          <w:jc w:val="center"/>
        </w:pPr>
        <w:r>
          <w:fldChar w:fldCharType="begin"/>
        </w:r>
        <w:r>
          <w:instrText xml:space="preserve"> PAGE   \* MERGEFORMAT </w:instrText>
        </w:r>
        <w:r>
          <w:fldChar w:fldCharType="separate"/>
        </w:r>
        <w:r>
          <w:rPr>
            <w:noProof/>
          </w:rPr>
          <w:t>26</w:t>
        </w:r>
        <w:r>
          <w:rPr>
            <w:noProof/>
          </w:rPr>
          <w:fldChar w:fldCharType="end"/>
        </w:r>
      </w:p>
    </w:sdtContent>
  </w:sdt>
  <w:p w14:paraId="7F833836" w14:textId="77777777" w:rsidR="00E90F17" w:rsidRDefault="00E90F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19D9D" w14:textId="77777777" w:rsidR="00DE6D12" w:rsidRDefault="00DE6D12" w:rsidP="00787764">
      <w:pPr>
        <w:spacing w:after="0" w:line="240" w:lineRule="auto"/>
      </w:pPr>
      <w:r>
        <w:separator/>
      </w:r>
    </w:p>
  </w:footnote>
  <w:footnote w:type="continuationSeparator" w:id="0">
    <w:p w14:paraId="26B37C8E" w14:textId="77777777" w:rsidR="00DE6D12" w:rsidRDefault="00DE6D12" w:rsidP="00787764">
      <w:pPr>
        <w:spacing w:after="0" w:line="240" w:lineRule="auto"/>
      </w:pPr>
      <w:r>
        <w:continuationSeparator/>
      </w:r>
    </w:p>
  </w:footnote>
  <w:footnote w:id="1">
    <w:p w14:paraId="37BCA9BF" w14:textId="6A675F62" w:rsidR="00E90F17" w:rsidRDefault="00E90F17">
      <w:pPr>
        <w:pStyle w:val="FootnoteText"/>
      </w:pPr>
      <w:r>
        <w:rPr>
          <w:rStyle w:val="FootnoteReference"/>
        </w:rPr>
        <w:footnoteRef/>
      </w:r>
      <w:r>
        <w:t xml:space="preserve"> </w:t>
      </w:r>
      <w:hyperlink r:id="rId1" w:history="1">
        <w:r w:rsidR="00C0072B">
          <w:rPr>
            <w:rStyle w:val="Hyperlink"/>
          </w:rPr>
          <w:t>https://creativecommons.org/licenses/by-sa/4.0/</w:t>
        </w:r>
      </w:hyperlink>
      <w:r>
        <w:rPr>
          <w:i/>
        </w:rPr>
        <w:t xml:space="preserve"> </w:t>
      </w:r>
    </w:p>
  </w:footnote>
  <w:footnote w:id="2">
    <w:p w14:paraId="743D328A" w14:textId="77777777" w:rsidR="00760899" w:rsidRDefault="00760899" w:rsidP="00760899">
      <w:pPr>
        <w:pStyle w:val="FootnoteText"/>
      </w:pPr>
      <w:r>
        <w:rPr>
          <w:rStyle w:val="FootnoteReference"/>
        </w:rPr>
        <w:footnoteRef/>
      </w:r>
      <w:r>
        <w:t xml:space="preserve"> Configurations with more than one Simulator Interface are possible, but unusual.</w:t>
      </w:r>
    </w:p>
  </w:footnote>
  <w:footnote w:id="3">
    <w:p w14:paraId="6B207B4E" w14:textId="77777777" w:rsidR="00E90F17" w:rsidRDefault="00E90F17" w:rsidP="000133B9">
      <w:pPr>
        <w:pStyle w:val="FootnoteText"/>
      </w:pPr>
      <w:r>
        <w:rPr>
          <w:rStyle w:val="FootnoteReference"/>
        </w:rPr>
        <w:footnoteRef/>
      </w:r>
      <w:r>
        <w:t xml:space="preserve"> Multi-Layer Ceramic Capacitor</w:t>
      </w:r>
    </w:p>
  </w:footnote>
  <w:footnote w:id="4">
    <w:p w14:paraId="01269983" w14:textId="049D4C1A" w:rsidR="00E90F17" w:rsidRDefault="00E90F17">
      <w:pPr>
        <w:pStyle w:val="FootnoteText"/>
      </w:pPr>
      <w:r>
        <w:rPr>
          <w:rStyle w:val="FootnoteReference"/>
        </w:rPr>
        <w:footnoteRef/>
      </w:r>
      <w:r>
        <w:t xml:space="preserve"> Note that this component is installed on the MASTER board.</w:t>
      </w:r>
    </w:p>
  </w:footnote>
  <w:footnote w:id="5">
    <w:p w14:paraId="26C0CC9E" w14:textId="7D7E5560" w:rsidR="00E90F17" w:rsidRDefault="00E90F17">
      <w:pPr>
        <w:pStyle w:val="FootnoteText"/>
      </w:pPr>
      <w:r>
        <w:rPr>
          <w:rStyle w:val="FootnoteReference"/>
        </w:rPr>
        <w:footnoteRef/>
      </w:r>
      <w:r>
        <w:t xml:space="preserve"> </w:t>
      </w:r>
      <w:hyperlink r:id="rId2" w:history="1">
        <w:r w:rsidR="00C0072B">
          <w:rPr>
            <w:rStyle w:val="Hyperlink"/>
          </w:rPr>
          <w:t>https://www.reallyusefulproducts.co.uk/</w:t>
        </w:r>
      </w:hyperlink>
      <w:r>
        <w:t xml:space="preserve"> </w:t>
      </w:r>
    </w:p>
  </w:footnote>
  <w:footnote w:id="6">
    <w:p w14:paraId="3B0D9707" w14:textId="69BFA0F6" w:rsidR="00E90F17" w:rsidRDefault="00E90F17">
      <w:pPr>
        <w:pStyle w:val="FootnoteText"/>
      </w:pPr>
      <w:r>
        <w:rPr>
          <w:rStyle w:val="FootnoteReference"/>
        </w:rPr>
        <w:footnoteRef/>
      </w:r>
      <w:r>
        <w:t xml:space="preserve"> Frequently used by electricians.</w:t>
      </w:r>
    </w:p>
  </w:footnote>
  <w:footnote w:id="7">
    <w:p w14:paraId="5BAC7704" w14:textId="5929512F" w:rsidR="00E90F17" w:rsidRDefault="00E90F17" w:rsidP="004E080F">
      <w:pPr>
        <w:pStyle w:val="FootnoteText"/>
      </w:pPr>
      <w:r>
        <w:rPr>
          <w:rStyle w:val="FootnoteReference"/>
        </w:rPr>
        <w:footnoteRef/>
      </w:r>
      <w:r>
        <w:t xml:space="preserve"> </w:t>
      </w:r>
      <w:hyperlink r:id="rId3" w:history="1">
        <w:r w:rsidR="00C0072B">
          <w:rPr>
            <w:rStyle w:val="Hyperlink"/>
          </w:rPr>
          <w:t>https://www.simulators.org.uk/</w:t>
        </w:r>
      </w:hyperlink>
      <w:r>
        <w:t xml:space="preserve"> </w:t>
      </w:r>
    </w:p>
  </w:footnote>
  <w:footnote w:id="8">
    <w:p w14:paraId="025EC7D9" w14:textId="7E74CB61" w:rsidR="00E90F17" w:rsidRDefault="00E90F17" w:rsidP="004E080F">
      <w:pPr>
        <w:pStyle w:val="FootnoteText"/>
      </w:pPr>
      <w:r>
        <w:rPr>
          <w:rStyle w:val="FootnoteReference"/>
        </w:rPr>
        <w:footnoteRef/>
      </w:r>
      <w:r>
        <w:t xml:space="preserve"> </w:t>
      </w:r>
      <w:hyperlink r:id="rId4" w:history="1">
        <w:r w:rsidR="00C0072B">
          <w:rPr>
            <w:rStyle w:val="Hyperlink"/>
          </w:rPr>
          <w:t>https://creativecommons.org/licenses/by-sa/4.0/</w:t>
        </w:r>
      </w:hyperlink>
      <w:r>
        <w:rPr>
          <w:i/>
        </w:rPr>
        <w:t xml:space="preserve"> </w:t>
      </w:r>
    </w:p>
  </w:footnote>
  <w:footnote w:id="9">
    <w:p w14:paraId="092578D2" w14:textId="72725FFB" w:rsidR="00E90F17" w:rsidRDefault="00E90F17" w:rsidP="004E080F">
      <w:pPr>
        <w:pStyle w:val="FootnoteText"/>
      </w:pPr>
      <w:r>
        <w:rPr>
          <w:rStyle w:val="FootnoteReference"/>
        </w:rPr>
        <w:footnoteRef/>
      </w:r>
      <w:r>
        <w:t xml:space="preserve"> </w:t>
      </w:r>
      <w:hyperlink r:id="rId5" w:history="1">
        <w:r w:rsidR="00C0072B">
          <w:rPr>
            <w:rStyle w:val="Hyperlink"/>
          </w:rPr>
          <w:t>https://www.gnu.org/licenses/gpl-3.0.en.html</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DF14" w14:textId="558F5BF2" w:rsidR="00E90F17" w:rsidRDefault="00E90F17" w:rsidP="00CD63C6">
    <w:pPr>
      <w:pStyle w:val="Header"/>
    </w:pPr>
    <w:r>
      <w:t>Type 2 Simulator – Multi-PC Guide 1.</w:t>
    </w:r>
    <w:ins w:id="583" w:author="Andrew Instone-Cowie" w:date="2026-10-09T11:59:00Z" w16du:dateUtc="2026-10-09T10:59:00Z">
      <w:r w:rsidR="00247A4A">
        <w:t>7</w:t>
      </w:r>
    </w:ins>
    <w:del w:id="584" w:author="Andrew Instone-Cowie" w:date="2026-10-09T11:59:00Z" w16du:dateUtc="2026-10-09T10:59:00Z">
      <w:r w:rsidR="00CD7437" w:rsidDel="00247A4A">
        <w:delText>6</w:delText>
      </w:r>
    </w:del>
  </w:p>
  <w:p w14:paraId="317FB95D" w14:textId="77777777" w:rsidR="00E90F17" w:rsidRDefault="00E90F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977D" w14:textId="4C2B34F6" w:rsidR="00CD63C6" w:rsidRDefault="00CD63C6" w:rsidP="00CD63C6">
    <w:pPr>
      <w:pStyle w:val="Header"/>
      <w:jc w:val="right"/>
    </w:pPr>
    <w:r>
      <w:t>Type 2 Simulator – Multi-PC Guide 1.</w:t>
    </w:r>
    <w:ins w:id="585" w:author="Andrew Instone-Cowie" w:date="2026-10-09T12:00:00Z" w16du:dateUtc="2026-10-09T11:00:00Z">
      <w:r w:rsidR="00247A4A">
        <w:t>7</w:t>
      </w:r>
    </w:ins>
    <w:del w:id="586" w:author="Andrew Instone-Cowie" w:date="2026-10-09T12:00:00Z" w16du:dateUtc="2026-10-09T11:00:00Z">
      <w:r w:rsidR="00CD7437" w:rsidDel="00247A4A">
        <w:delText>6</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6E46" w14:textId="40ED0E9A" w:rsidR="00E90F17" w:rsidRDefault="00000000">
    <w:pPr>
      <w:pStyle w:val="Header"/>
    </w:pPr>
    <w:r>
      <w:rPr>
        <w:noProof/>
      </w:rPr>
      <w:pict w14:anchorId="4F9D93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margin-left:0;margin-top:0;width:397.65pt;height:238.6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E54C0"/>
    <w:multiLevelType w:val="hybridMultilevel"/>
    <w:tmpl w:val="9D4C0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EB7557"/>
    <w:multiLevelType w:val="hybridMultilevel"/>
    <w:tmpl w:val="F4760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2F6A2A"/>
    <w:multiLevelType w:val="hybridMultilevel"/>
    <w:tmpl w:val="543E2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AF50E2"/>
    <w:multiLevelType w:val="hybridMultilevel"/>
    <w:tmpl w:val="81C6E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3F543F"/>
    <w:multiLevelType w:val="hybridMultilevel"/>
    <w:tmpl w:val="855ED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2734AA"/>
    <w:multiLevelType w:val="hybridMultilevel"/>
    <w:tmpl w:val="28081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390BCE"/>
    <w:multiLevelType w:val="hybridMultilevel"/>
    <w:tmpl w:val="0C5C6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3D2F3A"/>
    <w:multiLevelType w:val="hybridMultilevel"/>
    <w:tmpl w:val="3CD8A8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7AC1C1A"/>
    <w:multiLevelType w:val="hybridMultilevel"/>
    <w:tmpl w:val="6368F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0F53AF"/>
    <w:multiLevelType w:val="hybridMultilevel"/>
    <w:tmpl w:val="2C286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165C35"/>
    <w:multiLevelType w:val="hybridMultilevel"/>
    <w:tmpl w:val="64CA1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267C37"/>
    <w:multiLevelType w:val="hybridMultilevel"/>
    <w:tmpl w:val="1E167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8A421C"/>
    <w:multiLevelType w:val="hybridMultilevel"/>
    <w:tmpl w:val="CA686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7B120D"/>
    <w:multiLevelType w:val="hybridMultilevel"/>
    <w:tmpl w:val="859E9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3D16DB"/>
    <w:multiLevelType w:val="hybridMultilevel"/>
    <w:tmpl w:val="29865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6A3A9A"/>
    <w:multiLevelType w:val="hybridMultilevel"/>
    <w:tmpl w:val="5D4A5F9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1185DAF"/>
    <w:multiLevelType w:val="hybridMultilevel"/>
    <w:tmpl w:val="90381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5CB13BB"/>
    <w:multiLevelType w:val="hybridMultilevel"/>
    <w:tmpl w:val="62084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260511"/>
    <w:multiLevelType w:val="hybridMultilevel"/>
    <w:tmpl w:val="04628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700147"/>
    <w:multiLevelType w:val="hybridMultilevel"/>
    <w:tmpl w:val="58DA1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AB7832"/>
    <w:multiLevelType w:val="hybridMultilevel"/>
    <w:tmpl w:val="0520F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113881"/>
    <w:multiLevelType w:val="hybridMultilevel"/>
    <w:tmpl w:val="3D289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02F433B"/>
    <w:multiLevelType w:val="hybridMultilevel"/>
    <w:tmpl w:val="EB0CA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5070EC4"/>
    <w:multiLevelType w:val="hybridMultilevel"/>
    <w:tmpl w:val="97180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B924B0"/>
    <w:multiLevelType w:val="hybridMultilevel"/>
    <w:tmpl w:val="94480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F85101"/>
    <w:multiLevelType w:val="hybridMultilevel"/>
    <w:tmpl w:val="D02A6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DA2996"/>
    <w:multiLevelType w:val="hybridMultilevel"/>
    <w:tmpl w:val="57445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88693B"/>
    <w:multiLevelType w:val="hybridMultilevel"/>
    <w:tmpl w:val="9DF2FF0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73C0F82"/>
    <w:multiLevelType w:val="hybridMultilevel"/>
    <w:tmpl w:val="1F8A7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A6126F2"/>
    <w:multiLevelType w:val="hybridMultilevel"/>
    <w:tmpl w:val="932ED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C1A4111"/>
    <w:multiLevelType w:val="hybridMultilevel"/>
    <w:tmpl w:val="D032B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9D53CB"/>
    <w:multiLevelType w:val="hybridMultilevel"/>
    <w:tmpl w:val="EEF84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1354220">
    <w:abstractNumId w:val="18"/>
  </w:num>
  <w:num w:numId="2" w16cid:durableId="1934240418">
    <w:abstractNumId w:val="26"/>
  </w:num>
  <w:num w:numId="3" w16cid:durableId="1347824413">
    <w:abstractNumId w:val="31"/>
  </w:num>
  <w:num w:numId="4" w16cid:durableId="879518066">
    <w:abstractNumId w:val="25"/>
  </w:num>
  <w:num w:numId="5" w16cid:durableId="649486279">
    <w:abstractNumId w:val="11"/>
  </w:num>
  <w:num w:numId="6" w16cid:durableId="174807930">
    <w:abstractNumId w:val="21"/>
  </w:num>
  <w:num w:numId="7" w16cid:durableId="297759501">
    <w:abstractNumId w:val="1"/>
  </w:num>
  <w:num w:numId="8" w16cid:durableId="436800080">
    <w:abstractNumId w:val="8"/>
  </w:num>
  <w:num w:numId="9" w16cid:durableId="1672103729">
    <w:abstractNumId w:val="16"/>
  </w:num>
  <w:num w:numId="10" w16cid:durableId="1068579719">
    <w:abstractNumId w:val="14"/>
  </w:num>
  <w:num w:numId="11" w16cid:durableId="2092965444">
    <w:abstractNumId w:val="12"/>
  </w:num>
  <w:num w:numId="12" w16cid:durableId="1753695502">
    <w:abstractNumId w:val="7"/>
  </w:num>
  <w:num w:numId="13" w16cid:durableId="1030104162">
    <w:abstractNumId w:val="9"/>
  </w:num>
  <w:num w:numId="14" w16cid:durableId="1954939251">
    <w:abstractNumId w:val="4"/>
  </w:num>
  <w:num w:numId="15" w16cid:durableId="578175571">
    <w:abstractNumId w:val="0"/>
  </w:num>
  <w:num w:numId="16" w16cid:durableId="291177132">
    <w:abstractNumId w:val="19"/>
  </w:num>
  <w:num w:numId="17" w16cid:durableId="1380744575">
    <w:abstractNumId w:val="17"/>
  </w:num>
  <w:num w:numId="18" w16cid:durableId="398600271">
    <w:abstractNumId w:val="22"/>
  </w:num>
  <w:num w:numId="19" w16cid:durableId="2088071417">
    <w:abstractNumId w:val="6"/>
  </w:num>
  <w:num w:numId="20" w16cid:durableId="1851332606">
    <w:abstractNumId w:val="13"/>
  </w:num>
  <w:num w:numId="21" w16cid:durableId="1334337077">
    <w:abstractNumId w:val="28"/>
  </w:num>
  <w:num w:numId="22" w16cid:durableId="620502304">
    <w:abstractNumId w:val="3"/>
  </w:num>
  <w:num w:numId="23" w16cid:durableId="77681777">
    <w:abstractNumId w:val="20"/>
  </w:num>
  <w:num w:numId="24" w16cid:durableId="298802310">
    <w:abstractNumId w:val="29"/>
  </w:num>
  <w:num w:numId="25" w16cid:durableId="2015112357">
    <w:abstractNumId w:val="5"/>
  </w:num>
  <w:num w:numId="26" w16cid:durableId="688069341">
    <w:abstractNumId w:val="24"/>
  </w:num>
  <w:num w:numId="27" w16cid:durableId="1112281923">
    <w:abstractNumId w:val="15"/>
  </w:num>
  <w:num w:numId="28" w16cid:durableId="873998837">
    <w:abstractNumId w:val="27"/>
  </w:num>
  <w:num w:numId="29" w16cid:durableId="720832218">
    <w:abstractNumId w:val="2"/>
  </w:num>
  <w:num w:numId="30" w16cid:durableId="1166899712">
    <w:abstractNumId w:val="10"/>
  </w:num>
  <w:num w:numId="31" w16cid:durableId="615137841">
    <w:abstractNumId w:val="23"/>
  </w:num>
  <w:num w:numId="32" w16cid:durableId="2069260886">
    <w:abstractNumId w:val="30"/>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Instone-Cowie">
    <w15:presenceInfo w15:providerId="Windows Live" w15:userId="f3c07c70b02f79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2"/>
  <w:trackRevisions/>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6D21"/>
    <w:rsid w:val="00000A96"/>
    <w:rsid w:val="00006D96"/>
    <w:rsid w:val="0001008E"/>
    <w:rsid w:val="000103DC"/>
    <w:rsid w:val="00011217"/>
    <w:rsid w:val="000133B9"/>
    <w:rsid w:val="000134F5"/>
    <w:rsid w:val="00016A73"/>
    <w:rsid w:val="00017503"/>
    <w:rsid w:val="000175E1"/>
    <w:rsid w:val="00026457"/>
    <w:rsid w:val="000279CA"/>
    <w:rsid w:val="000306A5"/>
    <w:rsid w:val="00030E5F"/>
    <w:rsid w:val="00035D65"/>
    <w:rsid w:val="00037720"/>
    <w:rsid w:val="000520CD"/>
    <w:rsid w:val="000542B3"/>
    <w:rsid w:val="00057FAF"/>
    <w:rsid w:val="000608AD"/>
    <w:rsid w:val="00060914"/>
    <w:rsid w:val="00060CAF"/>
    <w:rsid w:val="0006471A"/>
    <w:rsid w:val="00065D66"/>
    <w:rsid w:val="00071B80"/>
    <w:rsid w:val="00080785"/>
    <w:rsid w:val="00083948"/>
    <w:rsid w:val="000843D0"/>
    <w:rsid w:val="00087329"/>
    <w:rsid w:val="000903D8"/>
    <w:rsid w:val="00091FBF"/>
    <w:rsid w:val="0009270C"/>
    <w:rsid w:val="00092A62"/>
    <w:rsid w:val="00094D60"/>
    <w:rsid w:val="000957AA"/>
    <w:rsid w:val="00097412"/>
    <w:rsid w:val="000A031F"/>
    <w:rsid w:val="000A3B23"/>
    <w:rsid w:val="000A477F"/>
    <w:rsid w:val="000B2B8C"/>
    <w:rsid w:val="000B5BA4"/>
    <w:rsid w:val="000B6C76"/>
    <w:rsid w:val="000C0ADF"/>
    <w:rsid w:val="000C1F75"/>
    <w:rsid w:val="000C2AFE"/>
    <w:rsid w:val="000C396F"/>
    <w:rsid w:val="000D219F"/>
    <w:rsid w:val="000D3182"/>
    <w:rsid w:val="000D3235"/>
    <w:rsid w:val="000D3C5F"/>
    <w:rsid w:val="000D4B02"/>
    <w:rsid w:val="000D773F"/>
    <w:rsid w:val="000E117B"/>
    <w:rsid w:val="000E2149"/>
    <w:rsid w:val="000E33B1"/>
    <w:rsid w:val="000E3FE4"/>
    <w:rsid w:val="000E4BC6"/>
    <w:rsid w:val="000E6CD5"/>
    <w:rsid w:val="000E7515"/>
    <w:rsid w:val="000E7AE8"/>
    <w:rsid w:val="000F197E"/>
    <w:rsid w:val="000F6726"/>
    <w:rsid w:val="000F684D"/>
    <w:rsid w:val="00101FDB"/>
    <w:rsid w:val="001060D5"/>
    <w:rsid w:val="001077FA"/>
    <w:rsid w:val="00107E45"/>
    <w:rsid w:val="00110B37"/>
    <w:rsid w:val="00111092"/>
    <w:rsid w:val="00111EED"/>
    <w:rsid w:val="00114560"/>
    <w:rsid w:val="001242B5"/>
    <w:rsid w:val="00124D88"/>
    <w:rsid w:val="00125A57"/>
    <w:rsid w:val="001329CE"/>
    <w:rsid w:val="00133500"/>
    <w:rsid w:val="00133866"/>
    <w:rsid w:val="001346DB"/>
    <w:rsid w:val="001363EA"/>
    <w:rsid w:val="00136DDA"/>
    <w:rsid w:val="00142C50"/>
    <w:rsid w:val="00142D48"/>
    <w:rsid w:val="00143D50"/>
    <w:rsid w:val="0014461C"/>
    <w:rsid w:val="00145656"/>
    <w:rsid w:val="00145FA6"/>
    <w:rsid w:val="00147A9A"/>
    <w:rsid w:val="00150B7B"/>
    <w:rsid w:val="001519A1"/>
    <w:rsid w:val="00152A9A"/>
    <w:rsid w:val="00152C2B"/>
    <w:rsid w:val="00155206"/>
    <w:rsid w:val="001562F8"/>
    <w:rsid w:val="00156DB0"/>
    <w:rsid w:val="00161B07"/>
    <w:rsid w:val="00161BAD"/>
    <w:rsid w:val="001631DF"/>
    <w:rsid w:val="001632A1"/>
    <w:rsid w:val="00165740"/>
    <w:rsid w:val="001661AB"/>
    <w:rsid w:val="00166D7C"/>
    <w:rsid w:val="001673E4"/>
    <w:rsid w:val="00167E55"/>
    <w:rsid w:val="00170129"/>
    <w:rsid w:val="00172EEB"/>
    <w:rsid w:val="00174309"/>
    <w:rsid w:val="0017543C"/>
    <w:rsid w:val="00176610"/>
    <w:rsid w:val="001818BB"/>
    <w:rsid w:val="00183E7C"/>
    <w:rsid w:val="00187C41"/>
    <w:rsid w:val="001933DC"/>
    <w:rsid w:val="00196224"/>
    <w:rsid w:val="001A0864"/>
    <w:rsid w:val="001A3114"/>
    <w:rsid w:val="001B2C16"/>
    <w:rsid w:val="001B2E22"/>
    <w:rsid w:val="001B3732"/>
    <w:rsid w:val="001C5D70"/>
    <w:rsid w:val="001D0907"/>
    <w:rsid w:val="001D15CF"/>
    <w:rsid w:val="001D2322"/>
    <w:rsid w:val="001D4917"/>
    <w:rsid w:val="001D57F7"/>
    <w:rsid w:val="001D60AE"/>
    <w:rsid w:val="001E1E40"/>
    <w:rsid w:val="001E1F78"/>
    <w:rsid w:val="001E396D"/>
    <w:rsid w:val="001E7349"/>
    <w:rsid w:val="001F4FB7"/>
    <w:rsid w:val="001F5333"/>
    <w:rsid w:val="001F5966"/>
    <w:rsid w:val="00200038"/>
    <w:rsid w:val="002038EB"/>
    <w:rsid w:val="00211292"/>
    <w:rsid w:val="0021223B"/>
    <w:rsid w:val="00212D29"/>
    <w:rsid w:val="00215D7E"/>
    <w:rsid w:val="00215F07"/>
    <w:rsid w:val="002229FA"/>
    <w:rsid w:val="00224F10"/>
    <w:rsid w:val="00226107"/>
    <w:rsid w:val="00227093"/>
    <w:rsid w:val="002301A9"/>
    <w:rsid w:val="002302C9"/>
    <w:rsid w:val="00231358"/>
    <w:rsid w:val="00231FFE"/>
    <w:rsid w:val="002437BA"/>
    <w:rsid w:val="00247A4A"/>
    <w:rsid w:val="002500B0"/>
    <w:rsid w:val="00251800"/>
    <w:rsid w:val="00251C97"/>
    <w:rsid w:val="002561BD"/>
    <w:rsid w:val="00256E3C"/>
    <w:rsid w:val="00257834"/>
    <w:rsid w:val="00263CEE"/>
    <w:rsid w:val="002663FF"/>
    <w:rsid w:val="002665B2"/>
    <w:rsid w:val="0027272C"/>
    <w:rsid w:val="00272803"/>
    <w:rsid w:val="002742F0"/>
    <w:rsid w:val="00274F21"/>
    <w:rsid w:val="00276DDE"/>
    <w:rsid w:val="00280E0D"/>
    <w:rsid w:val="00282CFC"/>
    <w:rsid w:val="00283898"/>
    <w:rsid w:val="00283A0F"/>
    <w:rsid w:val="00285ABD"/>
    <w:rsid w:val="002871BD"/>
    <w:rsid w:val="00287E84"/>
    <w:rsid w:val="0029171C"/>
    <w:rsid w:val="0029215C"/>
    <w:rsid w:val="002930DA"/>
    <w:rsid w:val="002937EE"/>
    <w:rsid w:val="00297EA5"/>
    <w:rsid w:val="002A13A3"/>
    <w:rsid w:val="002A44F4"/>
    <w:rsid w:val="002A4E47"/>
    <w:rsid w:val="002B0B68"/>
    <w:rsid w:val="002B3BDA"/>
    <w:rsid w:val="002B3F80"/>
    <w:rsid w:val="002B5C70"/>
    <w:rsid w:val="002B672E"/>
    <w:rsid w:val="002B774F"/>
    <w:rsid w:val="002B7A19"/>
    <w:rsid w:val="002B7C93"/>
    <w:rsid w:val="002B7EE5"/>
    <w:rsid w:val="002C2E75"/>
    <w:rsid w:val="002D591B"/>
    <w:rsid w:val="002E1C6E"/>
    <w:rsid w:val="002E5A4F"/>
    <w:rsid w:val="002E6732"/>
    <w:rsid w:val="002F37C2"/>
    <w:rsid w:val="002F5000"/>
    <w:rsid w:val="002F5C4D"/>
    <w:rsid w:val="002F67A6"/>
    <w:rsid w:val="002F6FC7"/>
    <w:rsid w:val="002F7989"/>
    <w:rsid w:val="002F7CAE"/>
    <w:rsid w:val="003105FB"/>
    <w:rsid w:val="0031255F"/>
    <w:rsid w:val="00312C51"/>
    <w:rsid w:val="00314976"/>
    <w:rsid w:val="003171FA"/>
    <w:rsid w:val="00317E5C"/>
    <w:rsid w:val="0032060D"/>
    <w:rsid w:val="00322AAC"/>
    <w:rsid w:val="00325B20"/>
    <w:rsid w:val="00326979"/>
    <w:rsid w:val="003300EC"/>
    <w:rsid w:val="003313E0"/>
    <w:rsid w:val="0033210B"/>
    <w:rsid w:val="003330E9"/>
    <w:rsid w:val="0034409E"/>
    <w:rsid w:val="00344B53"/>
    <w:rsid w:val="003455F9"/>
    <w:rsid w:val="00351C18"/>
    <w:rsid w:val="00352673"/>
    <w:rsid w:val="003545D0"/>
    <w:rsid w:val="00354EEC"/>
    <w:rsid w:val="00355F79"/>
    <w:rsid w:val="00357DAC"/>
    <w:rsid w:val="00357EE3"/>
    <w:rsid w:val="00364667"/>
    <w:rsid w:val="0037402A"/>
    <w:rsid w:val="0037469B"/>
    <w:rsid w:val="00374BB5"/>
    <w:rsid w:val="00375324"/>
    <w:rsid w:val="00376237"/>
    <w:rsid w:val="00376386"/>
    <w:rsid w:val="00376625"/>
    <w:rsid w:val="00376881"/>
    <w:rsid w:val="00380F33"/>
    <w:rsid w:val="0038103D"/>
    <w:rsid w:val="00382709"/>
    <w:rsid w:val="00390CB1"/>
    <w:rsid w:val="00391FA2"/>
    <w:rsid w:val="00393B25"/>
    <w:rsid w:val="00395444"/>
    <w:rsid w:val="003A018A"/>
    <w:rsid w:val="003A0C36"/>
    <w:rsid w:val="003A1049"/>
    <w:rsid w:val="003A2065"/>
    <w:rsid w:val="003A26C7"/>
    <w:rsid w:val="003A2793"/>
    <w:rsid w:val="003A28B0"/>
    <w:rsid w:val="003A3D10"/>
    <w:rsid w:val="003B40EC"/>
    <w:rsid w:val="003B6A4C"/>
    <w:rsid w:val="003B6F74"/>
    <w:rsid w:val="003B7101"/>
    <w:rsid w:val="003C1C2C"/>
    <w:rsid w:val="003C320E"/>
    <w:rsid w:val="003C52F3"/>
    <w:rsid w:val="003D1535"/>
    <w:rsid w:val="003D4FE7"/>
    <w:rsid w:val="003D5EC0"/>
    <w:rsid w:val="003D7BE9"/>
    <w:rsid w:val="003E2C39"/>
    <w:rsid w:val="003E2F7D"/>
    <w:rsid w:val="003E6321"/>
    <w:rsid w:val="003E6D21"/>
    <w:rsid w:val="003E7B9B"/>
    <w:rsid w:val="003E7E0F"/>
    <w:rsid w:val="003F1EC6"/>
    <w:rsid w:val="00405050"/>
    <w:rsid w:val="004055D3"/>
    <w:rsid w:val="004079B5"/>
    <w:rsid w:val="00407C92"/>
    <w:rsid w:val="00411143"/>
    <w:rsid w:val="00412002"/>
    <w:rsid w:val="00413118"/>
    <w:rsid w:val="00413F10"/>
    <w:rsid w:val="00424302"/>
    <w:rsid w:val="00424328"/>
    <w:rsid w:val="004304DB"/>
    <w:rsid w:val="00430D30"/>
    <w:rsid w:val="004311E8"/>
    <w:rsid w:val="00431655"/>
    <w:rsid w:val="00432304"/>
    <w:rsid w:val="004344A1"/>
    <w:rsid w:val="0043570E"/>
    <w:rsid w:val="00436A53"/>
    <w:rsid w:val="00437796"/>
    <w:rsid w:val="004402CA"/>
    <w:rsid w:val="004408BF"/>
    <w:rsid w:val="0044502E"/>
    <w:rsid w:val="0044536A"/>
    <w:rsid w:val="00445C76"/>
    <w:rsid w:val="00455F46"/>
    <w:rsid w:val="00456281"/>
    <w:rsid w:val="004614DE"/>
    <w:rsid w:val="0046319A"/>
    <w:rsid w:val="00466CAD"/>
    <w:rsid w:val="00470523"/>
    <w:rsid w:val="00475513"/>
    <w:rsid w:val="004756F5"/>
    <w:rsid w:val="004776A2"/>
    <w:rsid w:val="00483BB7"/>
    <w:rsid w:val="00485DDC"/>
    <w:rsid w:val="00492AE5"/>
    <w:rsid w:val="00493697"/>
    <w:rsid w:val="004945C5"/>
    <w:rsid w:val="0049533D"/>
    <w:rsid w:val="004A04C9"/>
    <w:rsid w:val="004A1829"/>
    <w:rsid w:val="004A19E5"/>
    <w:rsid w:val="004A3B22"/>
    <w:rsid w:val="004A5B04"/>
    <w:rsid w:val="004A7011"/>
    <w:rsid w:val="004B0FDE"/>
    <w:rsid w:val="004B1553"/>
    <w:rsid w:val="004B3E3A"/>
    <w:rsid w:val="004B4F9B"/>
    <w:rsid w:val="004B5029"/>
    <w:rsid w:val="004B551F"/>
    <w:rsid w:val="004B5809"/>
    <w:rsid w:val="004B72AD"/>
    <w:rsid w:val="004C27F1"/>
    <w:rsid w:val="004C342C"/>
    <w:rsid w:val="004C3AD4"/>
    <w:rsid w:val="004C42A5"/>
    <w:rsid w:val="004C7E86"/>
    <w:rsid w:val="004D2501"/>
    <w:rsid w:val="004D4CD3"/>
    <w:rsid w:val="004D625D"/>
    <w:rsid w:val="004D639C"/>
    <w:rsid w:val="004D7582"/>
    <w:rsid w:val="004E0108"/>
    <w:rsid w:val="004E080F"/>
    <w:rsid w:val="004E23E2"/>
    <w:rsid w:val="004E2986"/>
    <w:rsid w:val="004E3C76"/>
    <w:rsid w:val="004E57EF"/>
    <w:rsid w:val="004F0F66"/>
    <w:rsid w:val="004F1145"/>
    <w:rsid w:val="004F3A7E"/>
    <w:rsid w:val="004F3A93"/>
    <w:rsid w:val="004F644B"/>
    <w:rsid w:val="00500527"/>
    <w:rsid w:val="00503B9B"/>
    <w:rsid w:val="00506102"/>
    <w:rsid w:val="005115DD"/>
    <w:rsid w:val="0051426B"/>
    <w:rsid w:val="00514E8C"/>
    <w:rsid w:val="00515573"/>
    <w:rsid w:val="00520540"/>
    <w:rsid w:val="00524404"/>
    <w:rsid w:val="0052474C"/>
    <w:rsid w:val="00530DD5"/>
    <w:rsid w:val="00532DFA"/>
    <w:rsid w:val="00537138"/>
    <w:rsid w:val="005379B9"/>
    <w:rsid w:val="00537B70"/>
    <w:rsid w:val="0054223B"/>
    <w:rsid w:val="00542E76"/>
    <w:rsid w:val="00544CBF"/>
    <w:rsid w:val="0055296A"/>
    <w:rsid w:val="00554294"/>
    <w:rsid w:val="00557FB7"/>
    <w:rsid w:val="00561699"/>
    <w:rsid w:val="0056419F"/>
    <w:rsid w:val="0056516D"/>
    <w:rsid w:val="00565E97"/>
    <w:rsid w:val="0056613E"/>
    <w:rsid w:val="00570EE7"/>
    <w:rsid w:val="00571356"/>
    <w:rsid w:val="005713E3"/>
    <w:rsid w:val="00571596"/>
    <w:rsid w:val="00572583"/>
    <w:rsid w:val="00584A9D"/>
    <w:rsid w:val="0059151C"/>
    <w:rsid w:val="00592C85"/>
    <w:rsid w:val="00593725"/>
    <w:rsid w:val="005972DB"/>
    <w:rsid w:val="005A241E"/>
    <w:rsid w:val="005A440E"/>
    <w:rsid w:val="005A4572"/>
    <w:rsid w:val="005A56D1"/>
    <w:rsid w:val="005B1C6D"/>
    <w:rsid w:val="005B6B50"/>
    <w:rsid w:val="005B6D89"/>
    <w:rsid w:val="005C2081"/>
    <w:rsid w:val="005D0F57"/>
    <w:rsid w:val="005D1819"/>
    <w:rsid w:val="005D3B0A"/>
    <w:rsid w:val="005E0537"/>
    <w:rsid w:val="005E09F9"/>
    <w:rsid w:val="005E14A6"/>
    <w:rsid w:val="005E1F4A"/>
    <w:rsid w:val="005E47F9"/>
    <w:rsid w:val="005F2FD4"/>
    <w:rsid w:val="005F3226"/>
    <w:rsid w:val="005F49F3"/>
    <w:rsid w:val="005F5863"/>
    <w:rsid w:val="005F77C3"/>
    <w:rsid w:val="0060312C"/>
    <w:rsid w:val="00604085"/>
    <w:rsid w:val="00604881"/>
    <w:rsid w:val="0061073A"/>
    <w:rsid w:val="006128A1"/>
    <w:rsid w:val="00612F36"/>
    <w:rsid w:val="00614224"/>
    <w:rsid w:val="006173D7"/>
    <w:rsid w:val="00620856"/>
    <w:rsid w:val="00621BC0"/>
    <w:rsid w:val="0062540C"/>
    <w:rsid w:val="00631198"/>
    <w:rsid w:val="006316C5"/>
    <w:rsid w:val="006350AF"/>
    <w:rsid w:val="0064239D"/>
    <w:rsid w:val="00644B80"/>
    <w:rsid w:val="006462B6"/>
    <w:rsid w:val="00646DF5"/>
    <w:rsid w:val="00647DBA"/>
    <w:rsid w:val="00650ABB"/>
    <w:rsid w:val="006561AB"/>
    <w:rsid w:val="00656B1E"/>
    <w:rsid w:val="00666B73"/>
    <w:rsid w:val="00667773"/>
    <w:rsid w:val="006708BA"/>
    <w:rsid w:val="00671D64"/>
    <w:rsid w:val="00672C50"/>
    <w:rsid w:val="006734D2"/>
    <w:rsid w:val="00677FFD"/>
    <w:rsid w:val="00681D68"/>
    <w:rsid w:val="00686BAE"/>
    <w:rsid w:val="00687725"/>
    <w:rsid w:val="006958B3"/>
    <w:rsid w:val="0069605D"/>
    <w:rsid w:val="006975F8"/>
    <w:rsid w:val="006A02C6"/>
    <w:rsid w:val="006A710F"/>
    <w:rsid w:val="006A7E4C"/>
    <w:rsid w:val="006B15EE"/>
    <w:rsid w:val="006B1C13"/>
    <w:rsid w:val="006B31BA"/>
    <w:rsid w:val="006B3B40"/>
    <w:rsid w:val="006B65C2"/>
    <w:rsid w:val="006B7EE2"/>
    <w:rsid w:val="006C0468"/>
    <w:rsid w:val="006C1816"/>
    <w:rsid w:val="006C2C39"/>
    <w:rsid w:val="006C4748"/>
    <w:rsid w:val="006C4A3A"/>
    <w:rsid w:val="006C637F"/>
    <w:rsid w:val="006D1561"/>
    <w:rsid w:val="006D1C30"/>
    <w:rsid w:val="006E0865"/>
    <w:rsid w:val="006E0931"/>
    <w:rsid w:val="006E422A"/>
    <w:rsid w:val="006E5727"/>
    <w:rsid w:val="006F08A8"/>
    <w:rsid w:val="006F2713"/>
    <w:rsid w:val="006F47FB"/>
    <w:rsid w:val="006F4AE0"/>
    <w:rsid w:val="006F74F0"/>
    <w:rsid w:val="006F7DB7"/>
    <w:rsid w:val="007023D1"/>
    <w:rsid w:val="0070333A"/>
    <w:rsid w:val="007054A4"/>
    <w:rsid w:val="00705901"/>
    <w:rsid w:val="007077FF"/>
    <w:rsid w:val="00712D31"/>
    <w:rsid w:val="00714478"/>
    <w:rsid w:val="0071502F"/>
    <w:rsid w:val="00715718"/>
    <w:rsid w:val="007214A0"/>
    <w:rsid w:val="00721E34"/>
    <w:rsid w:val="00722167"/>
    <w:rsid w:val="00724660"/>
    <w:rsid w:val="007314EE"/>
    <w:rsid w:val="0073358F"/>
    <w:rsid w:val="00733A4D"/>
    <w:rsid w:val="00736C53"/>
    <w:rsid w:val="0073712C"/>
    <w:rsid w:val="00740E9D"/>
    <w:rsid w:val="007426D0"/>
    <w:rsid w:val="0074395E"/>
    <w:rsid w:val="00745D9B"/>
    <w:rsid w:val="00746FAD"/>
    <w:rsid w:val="0075036A"/>
    <w:rsid w:val="00753436"/>
    <w:rsid w:val="00756131"/>
    <w:rsid w:val="007564FC"/>
    <w:rsid w:val="00760735"/>
    <w:rsid w:val="00760899"/>
    <w:rsid w:val="0076349F"/>
    <w:rsid w:val="007639F0"/>
    <w:rsid w:val="00777A4E"/>
    <w:rsid w:val="007803DE"/>
    <w:rsid w:val="00781F35"/>
    <w:rsid w:val="00783608"/>
    <w:rsid w:val="007837A3"/>
    <w:rsid w:val="0078474A"/>
    <w:rsid w:val="00784A84"/>
    <w:rsid w:val="00787705"/>
    <w:rsid w:val="00787764"/>
    <w:rsid w:val="00790655"/>
    <w:rsid w:val="0079138A"/>
    <w:rsid w:val="00794151"/>
    <w:rsid w:val="007964CF"/>
    <w:rsid w:val="00797994"/>
    <w:rsid w:val="00797B39"/>
    <w:rsid w:val="00797DB8"/>
    <w:rsid w:val="00797E30"/>
    <w:rsid w:val="007A0C7C"/>
    <w:rsid w:val="007A1D88"/>
    <w:rsid w:val="007A4ECF"/>
    <w:rsid w:val="007A5B4D"/>
    <w:rsid w:val="007A69A4"/>
    <w:rsid w:val="007A7BD6"/>
    <w:rsid w:val="007B0911"/>
    <w:rsid w:val="007B6FBF"/>
    <w:rsid w:val="007B7AEC"/>
    <w:rsid w:val="007C3A2A"/>
    <w:rsid w:val="007C5AB7"/>
    <w:rsid w:val="007D0CE0"/>
    <w:rsid w:val="007D5EFC"/>
    <w:rsid w:val="007D69D5"/>
    <w:rsid w:val="007D6DD5"/>
    <w:rsid w:val="007D71D0"/>
    <w:rsid w:val="007E1723"/>
    <w:rsid w:val="007E2E9A"/>
    <w:rsid w:val="007E37F0"/>
    <w:rsid w:val="007E3D03"/>
    <w:rsid w:val="007E3F59"/>
    <w:rsid w:val="007E43DD"/>
    <w:rsid w:val="007E4CA5"/>
    <w:rsid w:val="007F0F07"/>
    <w:rsid w:val="007F17FA"/>
    <w:rsid w:val="007F2193"/>
    <w:rsid w:val="007F3572"/>
    <w:rsid w:val="007F788B"/>
    <w:rsid w:val="007F7E8A"/>
    <w:rsid w:val="008000C0"/>
    <w:rsid w:val="00803592"/>
    <w:rsid w:val="00804988"/>
    <w:rsid w:val="00806B26"/>
    <w:rsid w:val="00806DE0"/>
    <w:rsid w:val="00811CBE"/>
    <w:rsid w:val="0081281D"/>
    <w:rsid w:val="008131E3"/>
    <w:rsid w:val="0081434A"/>
    <w:rsid w:val="00814FDE"/>
    <w:rsid w:val="00817250"/>
    <w:rsid w:val="008224DB"/>
    <w:rsid w:val="00827219"/>
    <w:rsid w:val="008303AA"/>
    <w:rsid w:val="00830BF2"/>
    <w:rsid w:val="008326A6"/>
    <w:rsid w:val="008329F9"/>
    <w:rsid w:val="008337DF"/>
    <w:rsid w:val="00835317"/>
    <w:rsid w:val="00840B8C"/>
    <w:rsid w:val="00841C2B"/>
    <w:rsid w:val="00843EE4"/>
    <w:rsid w:val="00844DBE"/>
    <w:rsid w:val="008450F9"/>
    <w:rsid w:val="008458D2"/>
    <w:rsid w:val="00852E7A"/>
    <w:rsid w:val="00853170"/>
    <w:rsid w:val="008533D1"/>
    <w:rsid w:val="0085346D"/>
    <w:rsid w:val="00855F08"/>
    <w:rsid w:val="00857896"/>
    <w:rsid w:val="00857D2C"/>
    <w:rsid w:val="00857E9E"/>
    <w:rsid w:val="00861139"/>
    <w:rsid w:val="00871C62"/>
    <w:rsid w:val="00871D89"/>
    <w:rsid w:val="0087584D"/>
    <w:rsid w:val="008759C7"/>
    <w:rsid w:val="008772AE"/>
    <w:rsid w:val="00877B5C"/>
    <w:rsid w:val="00882400"/>
    <w:rsid w:val="008837BE"/>
    <w:rsid w:val="00884FDA"/>
    <w:rsid w:val="008854AC"/>
    <w:rsid w:val="00887BF9"/>
    <w:rsid w:val="008911A3"/>
    <w:rsid w:val="0089136C"/>
    <w:rsid w:val="00894BA1"/>
    <w:rsid w:val="008A112E"/>
    <w:rsid w:val="008A236E"/>
    <w:rsid w:val="008A35FF"/>
    <w:rsid w:val="008B0EA2"/>
    <w:rsid w:val="008B2177"/>
    <w:rsid w:val="008B46DB"/>
    <w:rsid w:val="008B621C"/>
    <w:rsid w:val="008B71E7"/>
    <w:rsid w:val="008B7CE4"/>
    <w:rsid w:val="008B7DA0"/>
    <w:rsid w:val="008C6391"/>
    <w:rsid w:val="008C6543"/>
    <w:rsid w:val="008C684E"/>
    <w:rsid w:val="008C7A7F"/>
    <w:rsid w:val="008D144A"/>
    <w:rsid w:val="008E059E"/>
    <w:rsid w:val="008E3B38"/>
    <w:rsid w:val="008E418D"/>
    <w:rsid w:val="008E7853"/>
    <w:rsid w:val="008E7D1B"/>
    <w:rsid w:val="008F0E54"/>
    <w:rsid w:val="008F3DF9"/>
    <w:rsid w:val="008F5297"/>
    <w:rsid w:val="008F67D7"/>
    <w:rsid w:val="008F7177"/>
    <w:rsid w:val="0090134D"/>
    <w:rsid w:val="009030AD"/>
    <w:rsid w:val="00917E91"/>
    <w:rsid w:val="00924AB5"/>
    <w:rsid w:val="00927EE7"/>
    <w:rsid w:val="009336E2"/>
    <w:rsid w:val="0093516A"/>
    <w:rsid w:val="00936DEF"/>
    <w:rsid w:val="00941453"/>
    <w:rsid w:val="009438BD"/>
    <w:rsid w:val="00947CAF"/>
    <w:rsid w:val="0095033B"/>
    <w:rsid w:val="0095679A"/>
    <w:rsid w:val="009573EF"/>
    <w:rsid w:val="00961938"/>
    <w:rsid w:val="00962E8D"/>
    <w:rsid w:val="009642B2"/>
    <w:rsid w:val="009656B9"/>
    <w:rsid w:val="00965D6A"/>
    <w:rsid w:val="00966018"/>
    <w:rsid w:val="00970EDC"/>
    <w:rsid w:val="00973DB9"/>
    <w:rsid w:val="009746F9"/>
    <w:rsid w:val="009750D1"/>
    <w:rsid w:val="00975A82"/>
    <w:rsid w:val="00980ED9"/>
    <w:rsid w:val="00983D7A"/>
    <w:rsid w:val="00987488"/>
    <w:rsid w:val="00987E49"/>
    <w:rsid w:val="00990D1C"/>
    <w:rsid w:val="0099187C"/>
    <w:rsid w:val="0099187D"/>
    <w:rsid w:val="009935F4"/>
    <w:rsid w:val="00994514"/>
    <w:rsid w:val="009A575D"/>
    <w:rsid w:val="009B27F9"/>
    <w:rsid w:val="009B28BC"/>
    <w:rsid w:val="009B2B07"/>
    <w:rsid w:val="009B3ABE"/>
    <w:rsid w:val="009B47B0"/>
    <w:rsid w:val="009B5EC6"/>
    <w:rsid w:val="009B5FE2"/>
    <w:rsid w:val="009B7054"/>
    <w:rsid w:val="009C0ED9"/>
    <w:rsid w:val="009C36BF"/>
    <w:rsid w:val="009C6B62"/>
    <w:rsid w:val="009D4451"/>
    <w:rsid w:val="009D5CA6"/>
    <w:rsid w:val="009D705A"/>
    <w:rsid w:val="009E107B"/>
    <w:rsid w:val="009E3328"/>
    <w:rsid w:val="009E448D"/>
    <w:rsid w:val="009E4601"/>
    <w:rsid w:val="009E4668"/>
    <w:rsid w:val="009E4E3F"/>
    <w:rsid w:val="009F0812"/>
    <w:rsid w:val="009F32C4"/>
    <w:rsid w:val="009F5001"/>
    <w:rsid w:val="00A001B0"/>
    <w:rsid w:val="00A0057A"/>
    <w:rsid w:val="00A02E53"/>
    <w:rsid w:val="00A061B4"/>
    <w:rsid w:val="00A074CB"/>
    <w:rsid w:val="00A10BC2"/>
    <w:rsid w:val="00A13BF5"/>
    <w:rsid w:val="00A14AB7"/>
    <w:rsid w:val="00A15557"/>
    <w:rsid w:val="00A2147D"/>
    <w:rsid w:val="00A21BA1"/>
    <w:rsid w:val="00A22206"/>
    <w:rsid w:val="00A228E9"/>
    <w:rsid w:val="00A22B29"/>
    <w:rsid w:val="00A242A8"/>
    <w:rsid w:val="00A2446C"/>
    <w:rsid w:val="00A25336"/>
    <w:rsid w:val="00A33666"/>
    <w:rsid w:val="00A35396"/>
    <w:rsid w:val="00A3563C"/>
    <w:rsid w:val="00A357A4"/>
    <w:rsid w:val="00A357C8"/>
    <w:rsid w:val="00A37861"/>
    <w:rsid w:val="00A450E9"/>
    <w:rsid w:val="00A46E0E"/>
    <w:rsid w:val="00A50D46"/>
    <w:rsid w:val="00A520C5"/>
    <w:rsid w:val="00A5556C"/>
    <w:rsid w:val="00A55A46"/>
    <w:rsid w:val="00A61E77"/>
    <w:rsid w:val="00A62A0F"/>
    <w:rsid w:val="00A70B19"/>
    <w:rsid w:val="00A72C76"/>
    <w:rsid w:val="00A764ED"/>
    <w:rsid w:val="00A7651F"/>
    <w:rsid w:val="00A77120"/>
    <w:rsid w:val="00A80EAD"/>
    <w:rsid w:val="00A81427"/>
    <w:rsid w:val="00A871C0"/>
    <w:rsid w:val="00A93DF4"/>
    <w:rsid w:val="00A960F8"/>
    <w:rsid w:val="00A964DD"/>
    <w:rsid w:val="00A97D27"/>
    <w:rsid w:val="00AA0E6C"/>
    <w:rsid w:val="00AA49A8"/>
    <w:rsid w:val="00AA4FD7"/>
    <w:rsid w:val="00AA6BF6"/>
    <w:rsid w:val="00AB3F75"/>
    <w:rsid w:val="00AB7F72"/>
    <w:rsid w:val="00AC1650"/>
    <w:rsid w:val="00AC40D2"/>
    <w:rsid w:val="00AC5B4C"/>
    <w:rsid w:val="00AC78CA"/>
    <w:rsid w:val="00AD0901"/>
    <w:rsid w:val="00AD09B7"/>
    <w:rsid w:val="00AD4B47"/>
    <w:rsid w:val="00AD4C07"/>
    <w:rsid w:val="00AD4EB0"/>
    <w:rsid w:val="00AE4E75"/>
    <w:rsid w:val="00AE6363"/>
    <w:rsid w:val="00AF40F7"/>
    <w:rsid w:val="00AF618E"/>
    <w:rsid w:val="00AF683D"/>
    <w:rsid w:val="00AF72D9"/>
    <w:rsid w:val="00B0640D"/>
    <w:rsid w:val="00B071A3"/>
    <w:rsid w:val="00B1151E"/>
    <w:rsid w:val="00B25124"/>
    <w:rsid w:val="00B30973"/>
    <w:rsid w:val="00B36828"/>
    <w:rsid w:val="00B37700"/>
    <w:rsid w:val="00B37E7D"/>
    <w:rsid w:val="00B4736C"/>
    <w:rsid w:val="00B52FFB"/>
    <w:rsid w:val="00B5557C"/>
    <w:rsid w:val="00B555B9"/>
    <w:rsid w:val="00B56143"/>
    <w:rsid w:val="00B62195"/>
    <w:rsid w:val="00B62BA1"/>
    <w:rsid w:val="00B63DBB"/>
    <w:rsid w:val="00B64158"/>
    <w:rsid w:val="00B64BA0"/>
    <w:rsid w:val="00B65B84"/>
    <w:rsid w:val="00B7092D"/>
    <w:rsid w:val="00B7322D"/>
    <w:rsid w:val="00B74644"/>
    <w:rsid w:val="00B7533B"/>
    <w:rsid w:val="00B75510"/>
    <w:rsid w:val="00B76689"/>
    <w:rsid w:val="00B76AD0"/>
    <w:rsid w:val="00B76F90"/>
    <w:rsid w:val="00B81758"/>
    <w:rsid w:val="00B81D2A"/>
    <w:rsid w:val="00B836FB"/>
    <w:rsid w:val="00B8755F"/>
    <w:rsid w:val="00B90DE3"/>
    <w:rsid w:val="00B911AA"/>
    <w:rsid w:val="00B9155E"/>
    <w:rsid w:val="00B9287A"/>
    <w:rsid w:val="00B92A92"/>
    <w:rsid w:val="00B93231"/>
    <w:rsid w:val="00B96BEE"/>
    <w:rsid w:val="00BA08DE"/>
    <w:rsid w:val="00BA093F"/>
    <w:rsid w:val="00BA1450"/>
    <w:rsid w:val="00BA65E4"/>
    <w:rsid w:val="00BB578F"/>
    <w:rsid w:val="00BB5DB9"/>
    <w:rsid w:val="00BB6D5C"/>
    <w:rsid w:val="00BB7876"/>
    <w:rsid w:val="00BC0C02"/>
    <w:rsid w:val="00BC22EA"/>
    <w:rsid w:val="00BC3D0B"/>
    <w:rsid w:val="00BC75A4"/>
    <w:rsid w:val="00BD116B"/>
    <w:rsid w:val="00BD25FB"/>
    <w:rsid w:val="00BD5CAC"/>
    <w:rsid w:val="00BD7089"/>
    <w:rsid w:val="00BE0C5F"/>
    <w:rsid w:val="00BE358B"/>
    <w:rsid w:val="00BE3CD0"/>
    <w:rsid w:val="00BE5731"/>
    <w:rsid w:val="00BE687C"/>
    <w:rsid w:val="00BF30B8"/>
    <w:rsid w:val="00BF3AF6"/>
    <w:rsid w:val="00BF6E21"/>
    <w:rsid w:val="00C0072B"/>
    <w:rsid w:val="00C01377"/>
    <w:rsid w:val="00C02560"/>
    <w:rsid w:val="00C02830"/>
    <w:rsid w:val="00C03C6E"/>
    <w:rsid w:val="00C077C5"/>
    <w:rsid w:val="00C146CF"/>
    <w:rsid w:val="00C14E3C"/>
    <w:rsid w:val="00C15FE4"/>
    <w:rsid w:val="00C16666"/>
    <w:rsid w:val="00C23EE2"/>
    <w:rsid w:val="00C26866"/>
    <w:rsid w:val="00C2783A"/>
    <w:rsid w:val="00C30F94"/>
    <w:rsid w:val="00C3508E"/>
    <w:rsid w:val="00C35A69"/>
    <w:rsid w:val="00C375BF"/>
    <w:rsid w:val="00C37C0C"/>
    <w:rsid w:val="00C40F9A"/>
    <w:rsid w:val="00C508EE"/>
    <w:rsid w:val="00C5143D"/>
    <w:rsid w:val="00C5310E"/>
    <w:rsid w:val="00C55B4E"/>
    <w:rsid w:val="00C56D36"/>
    <w:rsid w:val="00C64CDA"/>
    <w:rsid w:val="00C64E35"/>
    <w:rsid w:val="00C71D72"/>
    <w:rsid w:val="00C71FF5"/>
    <w:rsid w:val="00C733DC"/>
    <w:rsid w:val="00C7795F"/>
    <w:rsid w:val="00C83A63"/>
    <w:rsid w:val="00C854F0"/>
    <w:rsid w:val="00C9246B"/>
    <w:rsid w:val="00C9401E"/>
    <w:rsid w:val="00C94427"/>
    <w:rsid w:val="00C9540A"/>
    <w:rsid w:val="00C976A0"/>
    <w:rsid w:val="00CA10C5"/>
    <w:rsid w:val="00CA2473"/>
    <w:rsid w:val="00CA2912"/>
    <w:rsid w:val="00CA2D50"/>
    <w:rsid w:val="00CA2E9E"/>
    <w:rsid w:val="00CB0A05"/>
    <w:rsid w:val="00CB203A"/>
    <w:rsid w:val="00CB2A64"/>
    <w:rsid w:val="00CB38C5"/>
    <w:rsid w:val="00CB469A"/>
    <w:rsid w:val="00CB5FC9"/>
    <w:rsid w:val="00CB7045"/>
    <w:rsid w:val="00CC3025"/>
    <w:rsid w:val="00CC4315"/>
    <w:rsid w:val="00CD4E00"/>
    <w:rsid w:val="00CD63C6"/>
    <w:rsid w:val="00CD7437"/>
    <w:rsid w:val="00CD768A"/>
    <w:rsid w:val="00CE0F0B"/>
    <w:rsid w:val="00CE2BDD"/>
    <w:rsid w:val="00CF28E1"/>
    <w:rsid w:val="00CF647B"/>
    <w:rsid w:val="00CF6D73"/>
    <w:rsid w:val="00D03205"/>
    <w:rsid w:val="00D07519"/>
    <w:rsid w:val="00D1085C"/>
    <w:rsid w:val="00D11C8E"/>
    <w:rsid w:val="00D15F53"/>
    <w:rsid w:val="00D16725"/>
    <w:rsid w:val="00D16863"/>
    <w:rsid w:val="00D16CF7"/>
    <w:rsid w:val="00D2043A"/>
    <w:rsid w:val="00D21C1D"/>
    <w:rsid w:val="00D230DD"/>
    <w:rsid w:val="00D23245"/>
    <w:rsid w:val="00D24C94"/>
    <w:rsid w:val="00D2518F"/>
    <w:rsid w:val="00D26A56"/>
    <w:rsid w:val="00D27B45"/>
    <w:rsid w:val="00D30D7C"/>
    <w:rsid w:val="00D317F8"/>
    <w:rsid w:val="00D3619F"/>
    <w:rsid w:val="00D36A92"/>
    <w:rsid w:val="00D378D7"/>
    <w:rsid w:val="00D40C92"/>
    <w:rsid w:val="00D42F4F"/>
    <w:rsid w:val="00D50639"/>
    <w:rsid w:val="00D51E99"/>
    <w:rsid w:val="00D525A7"/>
    <w:rsid w:val="00D52F9C"/>
    <w:rsid w:val="00D54498"/>
    <w:rsid w:val="00D55A61"/>
    <w:rsid w:val="00D57358"/>
    <w:rsid w:val="00D615AC"/>
    <w:rsid w:val="00D64682"/>
    <w:rsid w:val="00D64970"/>
    <w:rsid w:val="00D700EA"/>
    <w:rsid w:val="00D705AF"/>
    <w:rsid w:val="00D717AA"/>
    <w:rsid w:val="00D736D6"/>
    <w:rsid w:val="00D81B86"/>
    <w:rsid w:val="00D81E25"/>
    <w:rsid w:val="00D8238D"/>
    <w:rsid w:val="00D82B25"/>
    <w:rsid w:val="00D85978"/>
    <w:rsid w:val="00D859C8"/>
    <w:rsid w:val="00D95B3F"/>
    <w:rsid w:val="00DA1732"/>
    <w:rsid w:val="00DA4419"/>
    <w:rsid w:val="00DA557F"/>
    <w:rsid w:val="00DA5E27"/>
    <w:rsid w:val="00DA65F1"/>
    <w:rsid w:val="00DA711C"/>
    <w:rsid w:val="00DB1558"/>
    <w:rsid w:val="00DB2BC9"/>
    <w:rsid w:val="00DB3065"/>
    <w:rsid w:val="00DB6478"/>
    <w:rsid w:val="00DB657C"/>
    <w:rsid w:val="00DC03A1"/>
    <w:rsid w:val="00DC3B5F"/>
    <w:rsid w:val="00DC3C21"/>
    <w:rsid w:val="00DC6AE5"/>
    <w:rsid w:val="00DD2547"/>
    <w:rsid w:val="00DD60CE"/>
    <w:rsid w:val="00DD635C"/>
    <w:rsid w:val="00DE1230"/>
    <w:rsid w:val="00DE5FF8"/>
    <w:rsid w:val="00DE6D12"/>
    <w:rsid w:val="00DE78F3"/>
    <w:rsid w:val="00DF056B"/>
    <w:rsid w:val="00DF18A0"/>
    <w:rsid w:val="00DF1BEF"/>
    <w:rsid w:val="00DF3BEB"/>
    <w:rsid w:val="00DF3D47"/>
    <w:rsid w:val="00DF5A6B"/>
    <w:rsid w:val="00DF74BA"/>
    <w:rsid w:val="00E05371"/>
    <w:rsid w:val="00E0584C"/>
    <w:rsid w:val="00E06C8A"/>
    <w:rsid w:val="00E110E9"/>
    <w:rsid w:val="00E11DDF"/>
    <w:rsid w:val="00E12981"/>
    <w:rsid w:val="00E152BA"/>
    <w:rsid w:val="00E15E30"/>
    <w:rsid w:val="00E202D6"/>
    <w:rsid w:val="00E21E80"/>
    <w:rsid w:val="00E22AAD"/>
    <w:rsid w:val="00E2398C"/>
    <w:rsid w:val="00E23D8C"/>
    <w:rsid w:val="00E25716"/>
    <w:rsid w:val="00E27643"/>
    <w:rsid w:val="00E35643"/>
    <w:rsid w:val="00E35852"/>
    <w:rsid w:val="00E377C0"/>
    <w:rsid w:val="00E410E3"/>
    <w:rsid w:val="00E442F2"/>
    <w:rsid w:val="00E516B4"/>
    <w:rsid w:val="00E5198C"/>
    <w:rsid w:val="00E52D99"/>
    <w:rsid w:val="00E63440"/>
    <w:rsid w:val="00E648FC"/>
    <w:rsid w:val="00E6503D"/>
    <w:rsid w:val="00E65397"/>
    <w:rsid w:val="00E667C9"/>
    <w:rsid w:val="00E71675"/>
    <w:rsid w:val="00E71E71"/>
    <w:rsid w:val="00E72B38"/>
    <w:rsid w:val="00E76876"/>
    <w:rsid w:val="00E76CA8"/>
    <w:rsid w:val="00E804E5"/>
    <w:rsid w:val="00E832C8"/>
    <w:rsid w:val="00E833F3"/>
    <w:rsid w:val="00E83890"/>
    <w:rsid w:val="00E839AD"/>
    <w:rsid w:val="00E8494B"/>
    <w:rsid w:val="00E856B8"/>
    <w:rsid w:val="00E906D4"/>
    <w:rsid w:val="00E90F17"/>
    <w:rsid w:val="00E91616"/>
    <w:rsid w:val="00E922A5"/>
    <w:rsid w:val="00EA10C5"/>
    <w:rsid w:val="00EA2591"/>
    <w:rsid w:val="00EA287C"/>
    <w:rsid w:val="00EA451C"/>
    <w:rsid w:val="00EA79DD"/>
    <w:rsid w:val="00EA7EB9"/>
    <w:rsid w:val="00EB2E10"/>
    <w:rsid w:val="00EB7440"/>
    <w:rsid w:val="00EC1EB4"/>
    <w:rsid w:val="00EC7D52"/>
    <w:rsid w:val="00ED015A"/>
    <w:rsid w:val="00ED6504"/>
    <w:rsid w:val="00ED695F"/>
    <w:rsid w:val="00EE1743"/>
    <w:rsid w:val="00EE1BC3"/>
    <w:rsid w:val="00EE5574"/>
    <w:rsid w:val="00EE56CB"/>
    <w:rsid w:val="00EE7DD4"/>
    <w:rsid w:val="00EF15A5"/>
    <w:rsid w:val="00EF4540"/>
    <w:rsid w:val="00F002DD"/>
    <w:rsid w:val="00F10033"/>
    <w:rsid w:val="00F10EC4"/>
    <w:rsid w:val="00F13535"/>
    <w:rsid w:val="00F14ACA"/>
    <w:rsid w:val="00F159D2"/>
    <w:rsid w:val="00F224B4"/>
    <w:rsid w:val="00F2560A"/>
    <w:rsid w:val="00F264BD"/>
    <w:rsid w:val="00F31E7D"/>
    <w:rsid w:val="00F32849"/>
    <w:rsid w:val="00F34B4A"/>
    <w:rsid w:val="00F34E59"/>
    <w:rsid w:val="00F357DB"/>
    <w:rsid w:val="00F36105"/>
    <w:rsid w:val="00F415EF"/>
    <w:rsid w:val="00F42674"/>
    <w:rsid w:val="00F44AA1"/>
    <w:rsid w:val="00F46493"/>
    <w:rsid w:val="00F474FE"/>
    <w:rsid w:val="00F518E7"/>
    <w:rsid w:val="00F54DF9"/>
    <w:rsid w:val="00F56FA9"/>
    <w:rsid w:val="00F60FC7"/>
    <w:rsid w:val="00F651B7"/>
    <w:rsid w:val="00F65B97"/>
    <w:rsid w:val="00F670F9"/>
    <w:rsid w:val="00F70EBB"/>
    <w:rsid w:val="00F73B53"/>
    <w:rsid w:val="00F75438"/>
    <w:rsid w:val="00F768A4"/>
    <w:rsid w:val="00F771CA"/>
    <w:rsid w:val="00F80CCE"/>
    <w:rsid w:val="00F80FC0"/>
    <w:rsid w:val="00F83A61"/>
    <w:rsid w:val="00F918C4"/>
    <w:rsid w:val="00F9777B"/>
    <w:rsid w:val="00FA21D8"/>
    <w:rsid w:val="00FA284E"/>
    <w:rsid w:val="00FA2B2C"/>
    <w:rsid w:val="00FA611D"/>
    <w:rsid w:val="00FA6344"/>
    <w:rsid w:val="00FA79CE"/>
    <w:rsid w:val="00FB06D7"/>
    <w:rsid w:val="00FB1524"/>
    <w:rsid w:val="00FB6DAB"/>
    <w:rsid w:val="00FC0F6F"/>
    <w:rsid w:val="00FC43B0"/>
    <w:rsid w:val="00FC4532"/>
    <w:rsid w:val="00FC55BC"/>
    <w:rsid w:val="00FC562B"/>
    <w:rsid w:val="00FC6553"/>
    <w:rsid w:val="00FD28E1"/>
    <w:rsid w:val="00FD485A"/>
    <w:rsid w:val="00FD7B98"/>
    <w:rsid w:val="00FE5199"/>
    <w:rsid w:val="00FE65AA"/>
    <w:rsid w:val="00FE6BBA"/>
    <w:rsid w:val="00FE6E12"/>
    <w:rsid w:val="00FE7EA5"/>
    <w:rsid w:val="00FF19C3"/>
    <w:rsid w:val="00FF37FC"/>
    <w:rsid w:val="00FF49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156B7"/>
  <w15:docId w15:val="{1017D995-A8AF-4FAF-A681-970FC98DE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B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B2B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3779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2060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BC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B2BC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3779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2060D"/>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E6D21"/>
    <w:pPr>
      <w:ind w:left="720"/>
      <w:contextualSpacing/>
    </w:pPr>
  </w:style>
  <w:style w:type="character" w:styleId="SubtleEmphasis">
    <w:name w:val="Subtle Emphasis"/>
    <w:basedOn w:val="DefaultParagraphFont"/>
    <w:uiPriority w:val="19"/>
    <w:qFormat/>
    <w:rsid w:val="00787764"/>
    <w:rPr>
      <w:i/>
      <w:iCs/>
      <w:color w:val="808080" w:themeColor="text1" w:themeTint="7F"/>
    </w:rPr>
  </w:style>
  <w:style w:type="character" w:styleId="Emphasis">
    <w:name w:val="Emphasis"/>
    <w:basedOn w:val="DefaultParagraphFont"/>
    <w:uiPriority w:val="20"/>
    <w:qFormat/>
    <w:rsid w:val="00787764"/>
    <w:rPr>
      <w:i/>
      <w:iCs/>
    </w:rPr>
  </w:style>
  <w:style w:type="character" w:styleId="IntenseEmphasis">
    <w:name w:val="Intense Emphasis"/>
    <w:basedOn w:val="DefaultParagraphFont"/>
    <w:uiPriority w:val="21"/>
    <w:qFormat/>
    <w:rsid w:val="00787764"/>
    <w:rPr>
      <w:b/>
      <w:bCs/>
      <w:i/>
      <w:iCs/>
      <w:color w:val="4F81BD" w:themeColor="accent1"/>
    </w:rPr>
  </w:style>
  <w:style w:type="character" w:styleId="Strong">
    <w:name w:val="Strong"/>
    <w:basedOn w:val="DefaultParagraphFont"/>
    <w:uiPriority w:val="22"/>
    <w:qFormat/>
    <w:rsid w:val="00787764"/>
    <w:rPr>
      <w:b/>
      <w:bCs/>
    </w:rPr>
  </w:style>
  <w:style w:type="paragraph" w:styleId="EndnoteText">
    <w:name w:val="endnote text"/>
    <w:basedOn w:val="Normal"/>
    <w:link w:val="EndnoteTextChar"/>
    <w:uiPriority w:val="99"/>
    <w:semiHidden/>
    <w:unhideWhenUsed/>
    <w:rsid w:val="007877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87764"/>
    <w:rPr>
      <w:sz w:val="20"/>
      <w:szCs w:val="20"/>
    </w:rPr>
  </w:style>
  <w:style w:type="character" w:styleId="EndnoteReference">
    <w:name w:val="endnote reference"/>
    <w:basedOn w:val="DefaultParagraphFont"/>
    <w:uiPriority w:val="99"/>
    <w:semiHidden/>
    <w:unhideWhenUsed/>
    <w:rsid w:val="00787764"/>
    <w:rPr>
      <w:vertAlign w:val="superscript"/>
    </w:rPr>
  </w:style>
  <w:style w:type="paragraph" w:styleId="TOCHeading">
    <w:name w:val="TOC Heading"/>
    <w:basedOn w:val="Heading1"/>
    <w:next w:val="Normal"/>
    <w:uiPriority w:val="39"/>
    <w:semiHidden/>
    <w:unhideWhenUsed/>
    <w:qFormat/>
    <w:rsid w:val="004A19E5"/>
    <w:pPr>
      <w:outlineLvl w:val="9"/>
    </w:pPr>
    <w:rPr>
      <w:lang w:val="en-US" w:eastAsia="ja-JP"/>
    </w:rPr>
  </w:style>
  <w:style w:type="paragraph" w:styleId="TOC1">
    <w:name w:val="toc 1"/>
    <w:basedOn w:val="Normal"/>
    <w:next w:val="Normal"/>
    <w:autoRedefine/>
    <w:uiPriority w:val="39"/>
    <w:unhideWhenUsed/>
    <w:qFormat/>
    <w:rsid w:val="004A19E5"/>
    <w:pPr>
      <w:spacing w:after="100"/>
    </w:pPr>
  </w:style>
  <w:style w:type="paragraph" w:styleId="TOC2">
    <w:name w:val="toc 2"/>
    <w:basedOn w:val="Normal"/>
    <w:next w:val="Normal"/>
    <w:autoRedefine/>
    <w:uiPriority w:val="39"/>
    <w:unhideWhenUsed/>
    <w:qFormat/>
    <w:rsid w:val="004A19E5"/>
    <w:pPr>
      <w:spacing w:after="100"/>
      <w:ind w:left="220"/>
    </w:pPr>
  </w:style>
  <w:style w:type="character" w:styleId="Hyperlink">
    <w:name w:val="Hyperlink"/>
    <w:basedOn w:val="DefaultParagraphFont"/>
    <w:uiPriority w:val="99"/>
    <w:unhideWhenUsed/>
    <w:rsid w:val="004A19E5"/>
    <w:rPr>
      <w:color w:val="0000FF" w:themeColor="hyperlink"/>
      <w:u w:val="single"/>
    </w:rPr>
  </w:style>
  <w:style w:type="paragraph" w:styleId="BalloonText">
    <w:name w:val="Balloon Text"/>
    <w:basedOn w:val="Normal"/>
    <w:link w:val="BalloonTextChar"/>
    <w:uiPriority w:val="99"/>
    <w:semiHidden/>
    <w:unhideWhenUsed/>
    <w:rsid w:val="004A19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19E5"/>
    <w:rPr>
      <w:rFonts w:ascii="Tahoma" w:hAnsi="Tahoma" w:cs="Tahoma"/>
      <w:sz w:val="16"/>
      <w:szCs w:val="16"/>
    </w:rPr>
  </w:style>
  <w:style w:type="paragraph" w:styleId="TOC3">
    <w:name w:val="toc 3"/>
    <w:basedOn w:val="Normal"/>
    <w:next w:val="Normal"/>
    <w:autoRedefine/>
    <w:uiPriority w:val="39"/>
    <w:unhideWhenUsed/>
    <w:qFormat/>
    <w:rsid w:val="004A19E5"/>
    <w:pPr>
      <w:spacing w:after="100"/>
      <w:ind w:left="440"/>
    </w:pPr>
    <w:rPr>
      <w:rFonts w:eastAsiaTheme="minorEastAsia"/>
      <w:lang w:val="en-US" w:eastAsia="ja-JP"/>
    </w:rPr>
  </w:style>
  <w:style w:type="table" w:styleId="TableGrid">
    <w:name w:val="Table Grid"/>
    <w:basedOn w:val="TableNormal"/>
    <w:uiPriority w:val="59"/>
    <w:rsid w:val="0060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0E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EC4"/>
  </w:style>
  <w:style w:type="paragraph" w:styleId="Footer">
    <w:name w:val="footer"/>
    <w:basedOn w:val="Normal"/>
    <w:link w:val="FooterChar"/>
    <w:uiPriority w:val="99"/>
    <w:unhideWhenUsed/>
    <w:rsid w:val="00F10E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EC4"/>
  </w:style>
  <w:style w:type="paragraph" w:styleId="FootnoteText">
    <w:name w:val="footnote text"/>
    <w:basedOn w:val="Normal"/>
    <w:link w:val="FootnoteTextChar"/>
    <w:uiPriority w:val="99"/>
    <w:unhideWhenUsed/>
    <w:rsid w:val="00EF15A5"/>
    <w:pPr>
      <w:spacing w:after="0" w:line="240" w:lineRule="auto"/>
    </w:pPr>
    <w:rPr>
      <w:sz w:val="20"/>
      <w:szCs w:val="20"/>
    </w:rPr>
  </w:style>
  <w:style w:type="character" w:customStyle="1" w:styleId="FootnoteTextChar">
    <w:name w:val="Footnote Text Char"/>
    <w:basedOn w:val="DefaultParagraphFont"/>
    <w:link w:val="FootnoteText"/>
    <w:uiPriority w:val="99"/>
    <w:rsid w:val="00EF15A5"/>
    <w:rPr>
      <w:sz w:val="20"/>
      <w:szCs w:val="20"/>
    </w:rPr>
  </w:style>
  <w:style w:type="character" w:styleId="FootnoteReference">
    <w:name w:val="footnote reference"/>
    <w:basedOn w:val="DefaultParagraphFont"/>
    <w:uiPriority w:val="99"/>
    <w:semiHidden/>
    <w:unhideWhenUsed/>
    <w:rsid w:val="00EF15A5"/>
    <w:rPr>
      <w:vertAlign w:val="superscript"/>
    </w:rPr>
  </w:style>
  <w:style w:type="character" w:styleId="FollowedHyperlink">
    <w:name w:val="FollowedHyperlink"/>
    <w:basedOn w:val="DefaultParagraphFont"/>
    <w:uiPriority w:val="99"/>
    <w:semiHidden/>
    <w:unhideWhenUsed/>
    <w:rsid w:val="009E107B"/>
    <w:rPr>
      <w:color w:val="800080" w:themeColor="followedHyperlink"/>
      <w:u w:val="single"/>
    </w:rPr>
  </w:style>
  <w:style w:type="paragraph" w:styleId="Title">
    <w:name w:val="Title"/>
    <w:basedOn w:val="Normal"/>
    <w:next w:val="Normal"/>
    <w:link w:val="TitleChar"/>
    <w:uiPriority w:val="10"/>
    <w:qFormat/>
    <w:rsid w:val="00681D6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81D68"/>
    <w:rPr>
      <w:rFonts w:asciiTheme="majorHAnsi" w:eastAsiaTheme="majorEastAsia" w:hAnsiTheme="majorHAnsi" w:cstheme="majorBidi"/>
      <w:color w:val="17365D" w:themeColor="text2" w:themeShade="BF"/>
      <w:spacing w:val="5"/>
      <w:kern w:val="28"/>
      <w:sz w:val="52"/>
      <w:szCs w:val="52"/>
    </w:rPr>
  </w:style>
  <w:style w:type="paragraph" w:styleId="TOC4">
    <w:name w:val="toc 4"/>
    <w:basedOn w:val="Normal"/>
    <w:next w:val="Normal"/>
    <w:autoRedefine/>
    <w:uiPriority w:val="39"/>
    <w:unhideWhenUsed/>
    <w:rsid w:val="00382709"/>
    <w:pPr>
      <w:spacing w:after="100"/>
      <w:ind w:left="660"/>
    </w:pPr>
    <w:rPr>
      <w:rFonts w:eastAsiaTheme="minorEastAsia"/>
      <w:lang w:eastAsia="en-GB"/>
    </w:rPr>
  </w:style>
  <w:style w:type="paragraph" w:styleId="TOC5">
    <w:name w:val="toc 5"/>
    <w:basedOn w:val="Normal"/>
    <w:next w:val="Normal"/>
    <w:autoRedefine/>
    <w:uiPriority w:val="39"/>
    <w:unhideWhenUsed/>
    <w:rsid w:val="00382709"/>
    <w:pPr>
      <w:spacing w:after="100"/>
      <w:ind w:left="880"/>
    </w:pPr>
    <w:rPr>
      <w:rFonts w:eastAsiaTheme="minorEastAsia"/>
      <w:lang w:eastAsia="en-GB"/>
    </w:rPr>
  </w:style>
  <w:style w:type="paragraph" w:styleId="TOC6">
    <w:name w:val="toc 6"/>
    <w:basedOn w:val="Normal"/>
    <w:next w:val="Normal"/>
    <w:autoRedefine/>
    <w:uiPriority w:val="39"/>
    <w:unhideWhenUsed/>
    <w:rsid w:val="00382709"/>
    <w:pPr>
      <w:spacing w:after="100"/>
      <w:ind w:left="1100"/>
    </w:pPr>
    <w:rPr>
      <w:rFonts w:eastAsiaTheme="minorEastAsia"/>
      <w:lang w:eastAsia="en-GB"/>
    </w:rPr>
  </w:style>
  <w:style w:type="paragraph" w:styleId="TOC7">
    <w:name w:val="toc 7"/>
    <w:basedOn w:val="Normal"/>
    <w:next w:val="Normal"/>
    <w:autoRedefine/>
    <w:uiPriority w:val="39"/>
    <w:unhideWhenUsed/>
    <w:rsid w:val="00382709"/>
    <w:pPr>
      <w:spacing w:after="100"/>
      <w:ind w:left="1320"/>
    </w:pPr>
    <w:rPr>
      <w:rFonts w:eastAsiaTheme="minorEastAsia"/>
      <w:lang w:eastAsia="en-GB"/>
    </w:rPr>
  </w:style>
  <w:style w:type="paragraph" w:styleId="TOC8">
    <w:name w:val="toc 8"/>
    <w:basedOn w:val="Normal"/>
    <w:next w:val="Normal"/>
    <w:autoRedefine/>
    <w:uiPriority w:val="39"/>
    <w:unhideWhenUsed/>
    <w:rsid w:val="00382709"/>
    <w:pPr>
      <w:spacing w:after="100"/>
      <w:ind w:left="1540"/>
    </w:pPr>
    <w:rPr>
      <w:rFonts w:eastAsiaTheme="minorEastAsia"/>
      <w:lang w:eastAsia="en-GB"/>
    </w:rPr>
  </w:style>
  <w:style w:type="paragraph" w:styleId="TOC9">
    <w:name w:val="toc 9"/>
    <w:basedOn w:val="Normal"/>
    <w:next w:val="Normal"/>
    <w:autoRedefine/>
    <w:uiPriority w:val="39"/>
    <w:unhideWhenUsed/>
    <w:rsid w:val="00382709"/>
    <w:pPr>
      <w:spacing w:after="100"/>
      <w:ind w:left="1760"/>
    </w:pPr>
    <w:rPr>
      <w:rFonts w:eastAsiaTheme="minorEastAsia"/>
      <w:lang w:eastAsia="en-GB"/>
    </w:rPr>
  </w:style>
  <w:style w:type="paragraph" w:styleId="HTMLPreformatted">
    <w:name w:val="HTML Preformatted"/>
    <w:basedOn w:val="Normal"/>
    <w:link w:val="HTMLPreformattedChar"/>
    <w:uiPriority w:val="99"/>
    <w:semiHidden/>
    <w:unhideWhenUsed/>
    <w:rsid w:val="004C7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C7E86"/>
    <w:rPr>
      <w:rFonts w:ascii="Courier New" w:eastAsia="Times New Roman" w:hAnsi="Courier New" w:cs="Courier New"/>
      <w:sz w:val="20"/>
      <w:szCs w:val="20"/>
      <w:lang w:eastAsia="en-GB"/>
    </w:rPr>
  </w:style>
  <w:style w:type="paragraph" w:styleId="Caption">
    <w:name w:val="caption"/>
    <w:basedOn w:val="Normal"/>
    <w:next w:val="Normal"/>
    <w:uiPriority w:val="35"/>
    <w:unhideWhenUsed/>
    <w:qFormat/>
    <w:rsid w:val="00CB203A"/>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CB203A"/>
    <w:pPr>
      <w:spacing w:after="0"/>
    </w:pPr>
  </w:style>
  <w:style w:type="paragraph" w:styleId="NoSpacing">
    <w:name w:val="No Spacing"/>
    <w:uiPriority w:val="1"/>
    <w:qFormat/>
    <w:rsid w:val="001D15CF"/>
    <w:pPr>
      <w:spacing w:after="0" w:line="240" w:lineRule="auto"/>
    </w:pPr>
  </w:style>
  <w:style w:type="paragraph" w:customStyle="1" w:styleId="Default">
    <w:name w:val="Default"/>
    <w:rsid w:val="00C71FF5"/>
    <w:pPr>
      <w:autoSpaceDE w:val="0"/>
      <w:autoSpaceDN w:val="0"/>
      <w:adjustRightInd w:val="0"/>
      <w:spacing w:after="0" w:line="200" w:lineRule="atLeast"/>
    </w:pPr>
    <w:rPr>
      <w:rFonts w:ascii="Mangal" w:eastAsia="Microsoft YaHei" w:hAnsi="Mangal" w:cs="Mangal"/>
      <w:color w:val="FFFFFF"/>
      <w:kern w:val="1"/>
      <w:sz w:val="36"/>
      <w:szCs w:val="36"/>
    </w:rPr>
  </w:style>
  <w:style w:type="character" w:styleId="UnresolvedMention">
    <w:name w:val="Unresolved Mention"/>
    <w:basedOn w:val="DefaultParagraphFont"/>
    <w:uiPriority w:val="99"/>
    <w:semiHidden/>
    <w:unhideWhenUsed/>
    <w:rsid w:val="00CF647B"/>
    <w:rPr>
      <w:color w:val="605E5C"/>
      <w:shd w:val="clear" w:color="auto" w:fill="E1DFDD"/>
    </w:rPr>
  </w:style>
  <w:style w:type="paragraph" w:styleId="Revision">
    <w:name w:val="Revision"/>
    <w:hidden/>
    <w:uiPriority w:val="99"/>
    <w:semiHidden/>
    <w:rsid w:val="005A45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4136">
      <w:bodyDiv w:val="1"/>
      <w:marLeft w:val="0"/>
      <w:marRight w:val="0"/>
      <w:marTop w:val="0"/>
      <w:marBottom w:val="0"/>
      <w:divBdr>
        <w:top w:val="none" w:sz="0" w:space="0" w:color="auto"/>
        <w:left w:val="none" w:sz="0" w:space="0" w:color="auto"/>
        <w:bottom w:val="none" w:sz="0" w:space="0" w:color="auto"/>
        <w:right w:val="none" w:sz="0" w:space="0" w:color="auto"/>
      </w:divBdr>
    </w:div>
    <w:div w:id="772046565">
      <w:bodyDiv w:val="1"/>
      <w:marLeft w:val="0"/>
      <w:marRight w:val="0"/>
      <w:marTop w:val="0"/>
      <w:marBottom w:val="0"/>
      <w:divBdr>
        <w:top w:val="none" w:sz="0" w:space="0" w:color="auto"/>
        <w:left w:val="none" w:sz="0" w:space="0" w:color="auto"/>
        <w:bottom w:val="none" w:sz="0" w:space="0" w:color="auto"/>
        <w:right w:val="none" w:sz="0" w:space="0" w:color="auto"/>
      </w:divBdr>
    </w:div>
    <w:div w:id="866135114">
      <w:bodyDiv w:val="1"/>
      <w:marLeft w:val="0"/>
      <w:marRight w:val="0"/>
      <w:marTop w:val="0"/>
      <w:marBottom w:val="0"/>
      <w:divBdr>
        <w:top w:val="none" w:sz="0" w:space="0" w:color="auto"/>
        <w:left w:val="none" w:sz="0" w:space="0" w:color="auto"/>
        <w:bottom w:val="none" w:sz="0" w:space="0" w:color="auto"/>
        <w:right w:val="none" w:sz="0" w:space="0" w:color="auto"/>
      </w:divBdr>
    </w:div>
    <w:div w:id="1025642867">
      <w:bodyDiv w:val="1"/>
      <w:marLeft w:val="0"/>
      <w:marRight w:val="0"/>
      <w:marTop w:val="0"/>
      <w:marBottom w:val="0"/>
      <w:divBdr>
        <w:top w:val="none" w:sz="0" w:space="0" w:color="auto"/>
        <w:left w:val="none" w:sz="0" w:space="0" w:color="auto"/>
        <w:bottom w:val="none" w:sz="0" w:space="0" w:color="auto"/>
        <w:right w:val="none" w:sz="0" w:space="0" w:color="auto"/>
      </w:divBdr>
    </w:div>
    <w:div w:id="1167791241">
      <w:bodyDiv w:val="1"/>
      <w:marLeft w:val="0"/>
      <w:marRight w:val="0"/>
      <w:marTop w:val="0"/>
      <w:marBottom w:val="0"/>
      <w:divBdr>
        <w:top w:val="none" w:sz="0" w:space="0" w:color="auto"/>
        <w:left w:val="none" w:sz="0" w:space="0" w:color="auto"/>
        <w:bottom w:val="none" w:sz="0" w:space="0" w:color="auto"/>
        <w:right w:val="none" w:sz="0" w:space="0" w:color="auto"/>
      </w:divBdr>
    </w:div>
    <w:div w:id="1172332234">
      <w:bodyDiv w:val="1"/>
      <w:marLeft w:val="0"/>
      <w:marRight w:val="0"/>
      <w:marTop w:val="0"/>
      <w:marBottom w:val="0"/>
      <w:divBdr>
        <w:top w:val="none" w:sz="0" w:space="0" w:color="auto"/>
        <w:left w:val="none" w:sz="0" w:space="0" w:color="auto"/>
        <w:bottom w:val="none" w:sz="0" w:space="0" w:color="auto"/>
        <w:right w:val="none" w:sz="0" w:space="0" w:color="auto"/>
      </w:divBdr>
    </w:div>
    <w:div w:id="1515026262">
      <w:bodyDiv w:val="1"/>
      <w:marLeft w:val="0"/>
      <w:marRight w:val="0"/>
      <w:marTop w:val="0"/>
      <w:marBottom w:val="0"/>
      <w:divBdr>
        <w:top w:val="none" w:sz="0" w:space="0" w:color="auto"/>
        <w:left w:val="none" w:sz="0" w:space="0" w:color="auto"/>
        <w:bottom w:val="none" w:sz="0" w:space="0" w:color="auto"/>
        <w:right w:val="none" w:sz="0" w:space="0" w:color="auto"/>
      </w:divBdr>
    </w:div>
    <w:div w:id="1559389908">
      <w:bodyDiv w:val="1"/>
      <w:marLeft w:val="0"/>
      <w:marRight w:val="0"/>
      <w:marTop w:val="0"/>
      <w:marBottom w:val="0"/>
      <w:divBdr>
        <w:top w:val="none" w:sz="0" w:space="0" w:color="auto"/>
        <w:left w:val="none" w:sz="0" w:space="0" w:color="auto"/>
        <w:bottom w:val="none" w:sz="0" w:space="0" w:color="auto"/>
        <w:right w:val="none" w:sz="0" w:space="0" w:color="auto"/>
      </w:divBdr>
    </w:div>
    <w:div w:id="1580752897">
      <w:bodyDiv w:val="1"/>
      <w:marLeft w:val="0"/>
      <w:marRight w:val="0"/>
      <w:marTop w:val="0"/>
      <w:marBottom w:val="0"/>
      <w:divBdr>
        <w:top w:val="none" w:sz="0" w:space="0" w:color="auto"/>
        <w:left w:val="none" w:sz="0" w:space="0" w:color="auto"/>
        <w:bottom w:val="none" w:sz="0" w:space="0" w:color="auto"/>
        <w:right w:val="none" w:sz="0" w:space="0" w:color="auto"/>
      </w:divBdr>
    </w:div>
    <w:div w:id="1867525592">
      <w:bodyDiv w:val="1"/>
      <w:marLeft w:val="0"/>
      <w:marRight w:val="0"/>
      <w:marTop w:val="0"/>
      <w:marBottom w:val="0"/>
      <w:divBdr>
        <w:top w:val="none" w:sz="0" w:space="0" w:color="auto"/>
        <w:left w:val="none" w:sz="0" w:space="0" w:color="auto"/>
        <w:bottom w:val="none" w:sz="0" w:space="0" w:color="auto"/>
        <w:right w:val="none" w:sz="0" w:space="0" w:color="auto"/>
      </w:divBdr>
    </w:div>
    <w:div w:id="1937323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image" Target="media/image9.jpg"/><Relationship Id="rId34" Type="http://schemas.openxmlformats.org/officeDocument/2006/relationships/image" Target="media/image16.png"/><Relationship Id="rId42" Type="http://schemas.openxmlformats.org/officeDocument/2006/relationships/image" Target="media/image24.jpg"/><Relationship Id="rId47" Type="http://schemas.openxmlformats.org/officeDocument/2006/relationships/image" Target="media/image29.png"/><Relationship Id="rId50" Type="http://schemas.openxmlformats.org/officeDocument/2006/relationships/footer" Target="footer10.xm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footer" Target="footer6.xml"/><Relationship Id="rId32" Type="http://schemas.openxmlformats.org/officeDocument/2006/relationships/footer" Target="footer8.xml"/><Relationship Id="rId37" Type="http://schemas.openxmlformats.org/officeDocument/2006/relationships/image" Target="media/image19.png"/><Relationship Id="rId40" Type="http://schemas.openxmlformats.org/officeDocument/2006/relationships/image" Target="media/image22.jpeg"/><Relationship Id="rId45" Type="http://schemas.openxmlformats.org/officeDocument/2006/relationships/image" Target="media/image27.jpg"/><Relationship Id="rId53" Type="http://schemas.openxmlformats.org/officeDocument/2006/relationships/footer" Target="footer1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7.jpg"/><Relationship Id="rId31" Type="http://schemas.openxmlformats.org/officeDocument/2006/relationships/footer" Target="footer7.xml"/><Relationship Id="rId44" Type="http://schemas.openxmlformats.org/officeDocument/2006/relationships/image" Target="media/image26.jpe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17.jpg"/><Relationship Id="rId43" Type="http://schemas.openxmlformats.org/officeDocument/2006/relationships/image" Target="media/image25.jpg"/><Relationship Id="rId48" Type="http://schemas.openxmlformats.org/officeDocument/2006/relationships/image" Target="media/image30.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footer" Target="footer1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footer" Target="footer9.xml"/><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8.png"/><Relationship Id="rId41" Type="http://schemas.openxmlformats.org/officeDocument/2006/relationships/image" Target="media/image23.jp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image" Target="media/image13.png"/><Relationship Id="rId36" Type="http://schemas.openxmlformats.org/officeDocument/2006/relationships/image" Target="media/image18.jpeg"/><Relationship Id="rId49" Type="http://schemas.openxmlformats.org/officeDocument/2006/relationships/image" Target="media/image31.jpg"/></Relationships>
</file>

<file path=word/_rels/footnotes.xml.rels><?xml version="1.0" encoding="UTF-8" standalone="yes"?>
<Relationships xmlns="http://schemas.openxmlformats.org/package/2006/relationships"><Relationship Id="rId3" Type="http://schemas.openxmlformats.org/officeDocument/2006/relationships/hyperlink" Target="https://www.simulators.org.uk/" TargetMode="External"/><Relationship Id="rId2" Type="http://schemas.openxmlformats.org/officeDocument/2006/relationships/hyperlink" Target="https://www.reallyusefulproducts.co.uk/" TargetMode="External"/><Relationship Id="rId1" Type="http://schemas.openxmlformats.org/officeDocument/2006/relationships/hyperlink" Target="https://creativecommons.org/licenses/by-sa/4.0/" TargetMode="External"/><Relationship Id="rId5" Type="http://schemas.openxmlformats.org/officeDocument/2006/relationships/hyperlink" Target="https://www.gnu.org/licenses/gpl-3.0.en.html" TargetMode="External"/><Relationship Id="rId4"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29959-DEB2-42A9-93E2-3B6DD17FF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40</Pages>
  <Words>6134</Words>
  <Characters>34966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Instone-Cowie</dc:creator>
  <cp:lastModifiedBy>Andrew Instone-Cowie</cp:lastModifiedBy>
  <cp:revision>4</cp:revision>
  <cp:lastPrinted>2025-07-09T14:45:00Z</cp:lastPrinted>
  <dcterms:created xsi:type="dcterms:W3CDTF">2026-10-09T10:59:00Z</dcterms:created>
  <dcterms:modified xsi:type="dcterms:W3CDTF">2026-10-09T11:10:00Z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-1382485838</vt:i4>
  </property>
  <property fmtid="{D5CDD505-2E9C-101B-9397-08002B2CF9AE}" pid="3" name="_NewReviewCycle">
    <vt:lpwstr/>
  </property>
  <property fmtid="{D5CDD505-2E9C-101B-9397-08002B2CF9AE}" pid="4" name="_EmailSubject">
    <vt:lpwstr/>
  </property>
  <property fmtid="{D5CDD505-2E9C-101B-9397-08002B2CF9AE}" pid="5" name="_AuthorEmailDisplayName">
    <vt:lpwstr>Andrew Instone-Cowie</vt:lpwstr>
  </property>
  <property fmtid="{D5CDD505-2E9C-101B-9397-08002B2CF9AE}" pid="6" name="_ReviewingToolsShownOnce">
    <vt:lpwstr/>
  </property>
  <property fmtid="{D5CDD505-2E9C-101B-9397-08002B2CF9AE}" pid="7" name="Disposition">
    <vt:i4>-1382485838</vt:i4>
  </property>
</Properties>
</file>