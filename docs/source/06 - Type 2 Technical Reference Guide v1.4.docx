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763AC2D6" w:rsidR="00F10EC4" w:rsidRDefault="00BF6ECB" w:rsidP="007E4CA5">
      <w:pPr>
        <w:jc w:val="center"/>
      </w:pPr>
      <w:r>
        <w:rPr>
          <w:noProof/>
        </w:rPr>
        <w:drawing>
          <wp:inline distT="0" distB="0" distL="0" distR="0" wp14:anchorId="4751716B" wp14:editId="0BB65AC5">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33E25BCA" w:rsidR="00D16CF7" w:rsidRPr="008B7DA0" w:rsidRDefault="00D16CF7" w:rsidP="00D16CF7">
      <w:pPr>
        <w:spacing w:after="0"/>
      </w:pPr>
      <w:r w:rsidRPr="008B7DA0">
        <w:t xml:space="preserve">Date: </w:t>
      </w:r>
      <w:ins w:id="0" w:author="Andrew Instone-Cowie" w:date="2024-06-17T15:13:00Z" w16du:dateUtc="2024-06-17T14:13:00Z">
        <w:r w:rsidR="00EE121F">
          <w:t>1</w:t>
        </w:r>
      </w:ins>
      <w:ins w:id="1" w:author="Andrew Instone-Cowie" w:date="2024-06-19T11:27:00Z" w16du:dateUtc="2024-06-19T10:27:00Z">
        <w:r w:rsidR="009A0960">
          <w:t>9</w:t>
        </w:r>
      </w:ins>
      <w:ins w:id="2" w:author="Andrew Instone-Cowie" w:date="2024-06-17T15:13:00Z" w16du:dateUtc="2024-06-17T14:13:00Z">
        <w:r w:rsidR="00EE121F">
          <w:t xml:space="preserve"> June 2024</w:t>
        </w:r>
      </w:ins>
      <w:del w:id="3" w:author="Andrew Instone-Cowie" w:date="2024-06-17T15:13:00Z" w16du:dateUtc="2024-06-17T14:13:00Z">
        <w:r w:rsidR="00BF59FA" w:rsidDel="00EE121F">
          <w:delText>27</w:delText>
        </w:r>
        <w:r w:rsidR="00E20243" w:rsidDel="00EE121F">
          <w:delText xml:space="preserve"> </w:delText>
        </w:r>
        <w:r w:rsidR="00A02960" w:rsidDel="00EE121F">
          <w:delText xml:space="preserve">August </w:delText>
        </w:r>
        <w:r w:rsidR="00CC6E75" w:rsidDel="00EE121F">
          <w:delText>202</w:delText>
        </w:r>
        <w:r w:rsidR="00E20243" w:rsidDel="00EE121F">
          <w:delText>1</w:delText>
        </w:r>
      </w:del>
    </w:p>
    <w:p w14:paraId="60B4D2F8" w14:textId="579E58C3" w:rsidR="00D16CF7" w:rsidRPr="008B7DA0" w:rsidRDefault="00D16CF7">
      <w:r w:rsidRPr="008B7DA0">
        <w:t xml:space="preserve">Version: </w:t>
      </w:r>
      <w:r w:rsidR="003912A1">
        <w:t>1.</w:t>
      </w:r>
      <w:ins w:id="4" w:author="Andrew Instone-Cowie" w:date="2024-06-17T15:13:00Z" w16du:dateUtc="2024-06-17T14:13:00Z">
        <w:r w:rsidR="00EE121F">
          <w:t>4</w:t>
        </w:r>
      </w:ins>
      <w:del w:id="5" w:author="Andrew Instone-Cowie" w:date="2024-06-17T15:13:00Z" w16du:dateUtc="2024-06-17T14:13:00Z">
        <w:r w:rsidR="00E20243" w:rsidDel="00EE121F">
          <w:delText>3</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F33535D" w14:textId="04FDFD76" w:rsidR="00CD5701"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r w:rsidR="00000000">
            <w:rPr>
              <w:noProof/>
            </w:rPr>
            <w:fldChar w:fldCharType="begin"/>
          </w:r>
          <w:r w:rsidR="00000000">
            <w:rPr>
              <w:noProof/>
            </w:rPr>
            <w:instrText>HYPERLINK \l "_Toc80793196"</w:instrText>
          </w:r>
          <w:ins w:id="6" w:author="Andrew Instone-Cowie" w:date="2024-06-19T12:08:00Z" w16du:dateUtc="2024-06-19T11:08:00Z">
            <w:r w:rsidR="00BB4DAF">
              <w:rPr>
                <w:noProof/>
              </w:rPr>
            </w:r>
          </w:ins>
          <w:r w:rsidR="00000000">
            <w:rPr>
              <w:noProof/>
            </w:rPr>
            <w:fldChar w:fldCharType="separate"/>
          </w:r>
          <w:r w:rsidR="00CD5701" w:rsidRPr="005C6B75">
            <w:rPr>
              <w:rStyle w:val="Hyperlink"/>
              <w:noProof/>
            </w:rPr>
            <w:t>Index of Figures</w:t>
          </w:r>
          <w:r w:rsidR="00CD5701">
            <w:rPr>
              <w:noProof/>
              <w:webHidden/>
            </w:rPr>
            <w:tab/>
          </w:r>
          <w:r w:rsidR="00CD5701">
            <w:rPr>
              <w:noProof/>
              <w:webHidden/>
            </w:rPr>
            <w:fldChar w:fldCharType="begin"/>
          </w:r>
          <w:r w:rsidR="00CD5701">
            <w:rPr>
              <w:noProof/>
              <w:webHidden/>
            </w:rPr>
            <w:instrText xml:space="preserve"> PAGEREF _Toc80793196 \h </w:instrText>
          </w:r>
          <w:r w:rsidR="00CD5701">
            <w:rPr>
              <w:noProof/>
              <w:webHidden/>
            </w:rPr>
          </w:r>
          <w:r w:rsidR="00CD5701">
            <w:rPr>
              <w:noProof/>
              <w:webHidden/>
            </w:rPr>
            <w:fldChar w:fldCharType="separate"/>
          </w:r>
          <w:r w:rsidR="007E2D4F">
            <w:rPr>
              <w:noProof/>
              <w:webHidden/>
            </w:rPr>
            <w:t>5</w:t>
          </w:r>
          <w:r w:rsidR="00CD5701">
            <w:rPr>
              <w:noProof/>
              <w:webHidden/>
            </w:rPr>
            <w:fldChar w:fldCharType="end"/>
          </w:r>
          <w:r w:rsidR="00000000">
            <w:rPr>
              <w:noProof/>
            </w:rPr>
            <w:fldChar w:fldCharType="end"/>
          </w:r>
        </w:p>
        <w:p w14:paraId="0F11CA14" w14:textId="7CAD157D"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"_Toc80793197"</w:instrText>
          </w:r>
          <w:ins w:id="7" w:author="Andrew Instone-Cowie" w:date="2024-06-19T12:08:00Z" w16du:dateUtc="2024-06-19T11:08:00Z">
            <w:r w:rsidR="00BB4DAF">
              <w:rPr>
                <w:noProof/>
              </w:rPr>
            </w:r>
          </w:ins>
          <w:r>
            <w:rPr>
              <w:noProof/>
            </w:rPr>
            <w:fldChar w:fldCharType="separate"/>
          </w:r>
          <w:r w:rsidR="00CD5701" w:rsidRPr="005C6B75">
            <w:rPr>
              <w:rStyle w:val="Hyperlink"/>
              <w:noProof/>
            </w:rPr>
            <w:t>Index of Tables</w:t>
          </w:r>
          <w:r w:rsidR="00CD5701">
            <w:rPr>
              <w:noProof/>
              <w:webHidden/>
            </w:rPr>
            <w:tab/>
          </w:r>
          <w:r w:rsidR="00CD5701">
            <w:rPr>
              <w:noProof/>
              <w:webHidden/>
            </w:rPr>
            <w:fldChar w:fldCharType="begin"/>
          </w:r>
          <w:r w:rsidR="00CD5701">
            <w:rPr>
              <w:noProof/>
              <w:webHidden/>
            </w:rPr>
            <w:instrText xml:space="preserve"> PAGEREF _Toc80793197 \h </w:instrText>
          </w:r>
          <w:r w:rsidR="00CD5701">
            <w:rPr>
              <w:noProof/>
              <w:webHidden/>
            </w:rPr>
          </w:r>
          <w:r w:rsidR="00CD5701">
            <w:rPr>
              <w:noProof/>
              <w:webHidden/>
            </w:rPr>
            <w:fldChar w:fldCharType="separate"/>
          </w:r>
          <w:r w:rsidR="007E2D4F">
            <w:rPr>
              <w:noProof/>
              <w:webHidden/>
            </w:rPr>
            <w:t>7</w:t>
          </w:r>
          <w:r w:rsidR="00CD5701">
            <w:rPr>
              <w:noProof/>
              <w:webHidden/>
            </w:rPr>
            <w:fldChar w:fldCharType="end"/>
          </w:r>
          <w:r>
            <w:rPr>
              <w:noProof/>
            </w:rPr>
            <w:fldChar w:fldCharType="end"/>
          </w:r>
        </w:p>
        <w:p w14:paraId="38820E56" w14:textId="7F9AC9D2"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"_Toc80793198"</w:instrText>
          </w:r>
          <w:ins w:id="8" w:author="Andrew Instone-Cowie" w:date="2024-06-19T12:08:00Z" w16du:dateUtc="2024-06-19T11:08:00Z">
            <w:r w:rsidR="00BB4DAF">
              <w:rPr>
                <w:noProof/>
              </w:rPr>
            </w:r>
          </w:ins>
          <w:r>
            <w:rPr>
              <w:noProof/>
            </w:rPr>
            <w:fldChar w:fldCharType="separate"/>
          </w:r>
          <w:r w:rsidR="00CD5701" w:rsidRPr="005C6B75">
            <w:rPr>
              <w:rStyle w:val="Hyperlink"/>
              <w:noProof/>
            </w:rPr>
            <w:t>Document History</w:t>
          </w:r>
          <w:r w:rsidR="00CD5701">
            <w:rPr>
              <w:noProof/>
              <w:webHidden/>
            </w:rPr>
            <w:tab/>
          </w:r>
          <w:r w:rsidR="00CD5701">
            <w:rPr>
              <w:noProof/>
              <w:webHidden/>
            </w:rPr>
            <w:fldChar w:fldCharType="begin"/>
          </w:r>
          <w:r w:rsidR="00CD5701">
            <w:rPr>
              <w:noProof/>
              <w:webHidden/>
            </w:rPr>
            <w:instrText xml:space="preserve"> PAGEREF _Toc80793198 \h </w:instrText>
          </w:r>
          <w:r w:rsidR="00CD5701">
            <w:rPr>
              <w:noProof/>
              <w:webHidden/>
            </w:rPr>
          </w:r>
          <w:r w:rsidR="00CD5701">
            <w:rPr>
              <w:noProof/>
              <w:webHidden/>
            </w:rPr>
            <w:fldChar w:fldCharType="separate"/>
          </w:r>
          <w:r w:rsidR="007E2D4F">
            <w:rPr>
              <w:noProof/>
              <w:webHidden/>
            </w:rPr>
            <w:t>8</w:t>
          </w:r>
          <w:r w:rsidR="00CD5701">
            <w:rPr>
              <w:noProof/>
              <w:webHidden/>
            </w:rPr>
            <w:fldChar w:fldCharType="end"/>
          </w:r>
          <w:r>
            <w:rPr>
              <w:noProof/>
            </w:rPr>
            <w:fldChar w:fldCharType="end"/>
          </w:r>
        </w:p>
        <w:p w14:paraId="706CC9C0" w14:textId="00F8C8A0"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"_Toc80793199"</w:instrText>
          </w:r>
          <w:ins w:id="9" w:author="Andrew Instone-Cowie" w:date="2024-06-19T12:08:00Z" w16du:dateUtc="2024-06-19T11:08:00Z">
            <w:r w:rsidR="00BB4DAF">
              <w:rPr>
                <w:noProof/>
              </w:rPr>
            </w:r>
          </w:ins>
          <w:r>
            <w:rPr>
              <w:noProof/>
            </w:rPr>
            <w:fldChar w:fldCharType="separate"/>
          </w:r>
          <w:r w:rsidR="00CD5701" w:rsidRPr="005C6B75">
            <w:rPr>
              <w:rStyle w:val="Hyperlink"/>
              <w:noProof/>
            </w:rPr>
            <w:t>Licence</w:t>
          </w:r>
          <w:r w:rsidR="00CD5701">
            <w:rPr>
              <w:noProof/>
              <w:webHidden/>
            </w:rPr>
            <w:tab/>
          </w:r>
          <w:r w:rsidR="00CD5701">
            <w:rPr>
              <w:noProof/>
              <w:webHidden/>
            </w:rPr>
            <w:fldChar w:fldCharType="begin"/>
          </w:r>
          <w:r w:rsidR="00CD5701">
            <w:rPr>
              <w:noProof/>
              <w:webHidden/>
            </w:rPr>
            <w:instrText xml:space="preserve"> PAGEREF _Toc80793199 \h </w:instrText>
          </w:r>
          <w:r w:rsidR="00CD5701">
            <w:rPr>
              <w:noProof/>
              <w:webHidden/>
            </w:rPr>
          </w:r>
          <w:r w:rsidR="00CD5701">
            <w:rPr>
              <w:noProof/>
              <w:webHidden/>
            </w:rPr>
            <w:fldChar w:fldCharType="separate"/>
          </w:r>
          <w:r w:rsidR="007E2D4F">
            <w:rPr>
              <w:noProof/>
              <w:webHidden/>
            </w:rPr>
            <w:t>8</w:t>
          </w:r>
          <w:r w:rsidR="00CD5701">
            <w:rPr>
              <w:noProof/>
              <w:webHidden/>
            </w:rPr>
            <w:fldChar w:fldCharType="end"/>
          </w:r>
          <w:r>
            <w:rPr>
              <w:noProof/>
            </w:rPr>
            <w:fldChar w:fldCharType="end"/>
          </w:r>
        </w:p>
        <w:p w14:paraId="1884BE71" w14:textId="121BAFDC"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"_Toc80793200"</w:instrText>
          </w:r>
          <w:ins w:id="10" w:author="Andrew Instone-Cowie" w:date="2024-06-19T12:08:00Z" w16du:dateUtc="2024-06-19T11:08:00Z">
            <w:r w:rsidR="00BB4DAF">
              <w:rPr>
                <w:noProof/>
              </w:rPr>
            </w:r>
          </w:ins>
          <w:r>
            <w:rPr>
              <w:noProof/>
            </w:rPr>
            <w:fldChar w:fldCharType="separate"/>
          </w:r>
          <w:r w:rsidR="00CD5701" w:rsidRPr="005C6B75">
            <w:rPr>
              <w:rStyle w:val="Hyperlink"/>
              <w:noProof/>
            </w:rPr>
            <w:t>Documentation Map</w:t>
          </w:r>
          <w:r w:rsidR="00CD5701">
            <w:rPr>
              <w:noProof/>
              <w:webHidden/>
            </w:rPr>
            <w:tab/>
          </w:r>
          <w:r w:rsidR="00CD5701">
            <w:rPr>
              <w:noProof/>
              <w:webHidden/>
            </w:rPr>
            <w:fldChar w:fldCharType="begin"/>
          </w:r>
          <w:r w:rsidR="00CD5701">
            <w:rPr>
              <w:noProof/>
              <w:webHidden/>
            </w:rPr>
            <w:instrText xml:space="preserve"> PAGEREF _Toc80793200 \h </w:instrText>
          </w:r>
          <w:r w:rsidR="00CD5701">
            <w:rPr>
              <w:noProof/>
              <w:webHidden/>
            </w:rPr>
          </w:r>
          <w:r w:rsidR="00CD5701">
            <w:rPr>
              <w:noProof/>
              <w:webHidden/>
            </w:rPr>
            <w:fldChar w:fldCharType="separate"/>
          </w:r>
          <w:r w:rsidR="007E2D4F">
            <w:rPr>
              <w:noProof/>
              <w:webHidden/>
            </w:rPr>
            <w:t>9</w:t>
          </w:r>
          <w:r w:rsidR="00CD5701">
            <w:rPr>
              <w:noProof/>
              <w:webHidden/>
            </w:rPr>
            <w:fldChar w:fldCharType="end"/>
          </w:r>
          <w:r>
            <w:rPr>
              <w:noProof/>
            </w:rPr>
            <w:fldChar w:fldCharType="end"/>
          </w:r>
        </w:p>
        <w:p w14:paraId="378AB9E9" w14:textId="7D352781"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"_Toc80793201"</w:instrText>
          </w:r>
          <w:ins w:id="11" w:author="Andrew Instone-Cowie" w:date="2024-06-19T12:08:00Z" w16du:dateUtc="2024-06-19T11:08:00Z">
            <w:r w:rsidR="00BB4DAF">
              <w:rPr>
                <w:noProof/>
              </w:rPr>
            </w:r>
          </w:ins>
          <w:r>
            <w:rPr>
              <w:noProof/>
            </w:rPr>
            <w:fldChar w:fldCharType="separate"/>
          </w:r>
          <w:r w:rsidR="00CD5701" w:rsidRPr="005C6B75">
            <w:rPr>
              <w:rStyle w:val="Hyperlink"/>
              <w:noProof/>
            </w:rPr>
            <w:t>About This Guide</w:t>
          </w:r>
          <w:r w:rsidR="00CD5701">
            <w:rPr>
              <w:noProof/>
              <w:webHidden/>
            </w:rPr>
            <w:tab/>
          </w:r>
          <w:r w:rsidR="00CD5701">
            <w:rPr>
              <w:noProof/>
              <w:webHidden/>
            </w:rPr>
            <w:fldChar w:fldCharType="begin"/>
          </w:r>
          <w:r w:rsidR="00CD5701">
            <w:rPr>
              <w:noProof/>
              <w:webHidden/>
            </w:rPr>
            <w:instrText xml:space="preserve"> PAGEREF _Toc80793201 \h </w:instrText>
          </w:r>
          <w:r w:rsidR="00CD5701">
            <w:rPr>
              <w:noProof/>
              <w:webHidden/>
            </w:rPr>
          </w:r>
          <w:r w:rsidR="00CD5701">
            <w:rPr>
              <w:noProof/>
              <w:webHidden/>
            </w:rPr>
            <w:fldChar w:fldCharType="separate"/>
          </w:r>
          <w:r w:rsidR="007E2D4F">
            <w:rPr>
              <w:noProof/>
              <w:webHidden/>
            </w:rPr>
            <w:t>10</w:t>
          </w:r>
          <w:r w:rsidR="00CD5701">
            <w:rPr>
              <w:noProof/>
              <w:webHidden/>
            </w:rPr>
            <w:fldChar w:fldCharType="end"/>
          </w:r>
          <w:r>
            <w:rPr>
              <w:noProof/>
            </w:rPr>
            <w:fldChar w:fldCharType="end"/>
          </w:r>
        </w:p>
        <w:p w14:paraId="600AF6B6" w14:textId="682F3B21"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"_Toc80793202"</w:instrText>
          </w:r>
          <w:ins w:id="12" w:author="Andrew Instone-Cowie" w:date="2024-06-19T12:08:00Z" w16du:dateUtc="2024-06-19T11:08:00Z">
            <w:r w:rsidR="00BB4DAF">
              <w:rPr>
                <w:noProof/>
              </w:rPr>
            </w:r>
          </w:ins>
          <w:r>
            <w:rPr>
              <w:noProof/>
            </w:rPr>
            <w:fldChar w:fldCharType="separate"/>
          </w:r>
          <w:r w:rsidR="00CD5701" w:rsidRPr="005C6B75">
            <w:rPr>
              <w:rStyle w:val="Hyperlink"/>
              <w:noProof/>
            </w:rPr>
            <w:t>Typical Type 2 Simulator Installations</w:t>
          </w:r>
          <w:r w:rsidR="00CD5701">
            <w:rPr>
              <w:noProof/>
              <w:webHidden/>
            </w:rPr>
            <w:tab/>
          </w:r>
          <w:r w:rsidR="00CD5701">
            <w:rPr>
              <w:noProof/>
              <w:webHidden/>
            </w:rPr>
            <w:fldChar w:fldCharType="begin"/>
          </w:r>
          <w:r w:rsidR="00CD5701">
            <w:rPr>
              <w:noProof/>
              <w:webHidden/>
            </w:rPr>
            <w:instrText xml:space="preserve"> PAGEREF _Toc80793202 \h </w:instrText>
          </w:r>
          <w:r w:rsidR="00CD5701">
            <w:rPr>
              <w:noProof/>
              <w:webHidden/>
            </w:rPr>
          </w:r>
          <w:r w:rsidR="00CD5701">
            <w:rPr>
              <w:noProof/>
              <w:webHidden/>
            </w:rPr>
            <w:fldChar w:fldCharType="separate"/>
          </w:r>
          <w:r w:rsidR="007E2D4F">
            <w:rPr>
              <w:noProof/>
              <w:webHidden/>
            </w:rPr>
            <w:t>11</w:t>
          </w:r>
          <w:r w:rsidR="00CD5701">
            <w:rPr>
              <w:noProof/>
              <w:webHidden/>
            </w:rPr>
            <w:fldChar w:fldCharType="end"/>
          </w:r>
          <w:r>
            <w:rPr>
              <w:noProof/>
            </w:rPr>
            <w:fldChar w:fldCharType="end"/>
          </w:r>
        </w:p>
        <w:p w14:paraId="1FA78082" w14:textId="49A27810"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"_Toc80793203"</w:instrText>
          </w:r>
          <w:ins w:id="13" w:author="Andrew Instone-Cowie" w:date="2024-06-19T12:08:00Z" w16du:dateUtc="2024-06-19T11:08:00Z">
            <w:r w:rsidR="00BB4DAF">
              <w:rPr>
                <w:noProof/>
              </w:rPr>
            </w:r>
          </w:ins>
          <w:r>
            <w:rPr>
              <w:noProof/>
            </w:rPr>
            <w:fldChar w:fldCharType="separate"/>
          </w:r>
          <w:r w:rsidR="00CD5701" w:rsidRPr="005C6B75">
            <w:rPr>
              <w:rStyle w:val="Hyperlink"/>
              <w:noProof/>
            </w:rPr>
            <w:t>Basic Configuration</w:t>
          </w:r>
          <w:r w:rsidR="00CD5701">
            <w:rPr>
              <w:noProof/>
              <w:webHidden/>
            </w:rPr>
            <w:tab/>
          </w:r>
          <w:r w:rsidR="00CD5701">
            <w:rPr>
              <w:noProof/>
              <w:webHidden/>
            </w:rPr>
            <w:fldChar w:fldCharType="begin"/>
          </w:r>
          <w:r w:rsidR="00CD5701">
            <w:rPr>
              <w:noProof/>
              <w:webHidden/>
            </w:rPr>
            <w:instrText xml:space="preserve"> PAGEREF _Toc80793203 \h </w:instrText>
          </w:r>
          <w:r w:rsidR="00CD5701">
            <w:rPr>
              <w:noProof/>
              <w:webHidden/>
            </w:rPr>
          </w:r>
          <w:r w:rsidR="00CD5701">
            <w:rPr>
              <w:noProof/>
              <w:webHidden/>
            </w:rPr>
            <w:fldChar w:fldCharType="separate"/>
          </w:r>
          <w:r w:rsidR="007E2D4F">
            <w:rPr>
              <w:noProof/>
              <w:webHidden/>
            </w:rPr>
            <w:t>11</w:t>
          </w:r>
          <w:r w:rsidR="00CD5701">
            <w:rPr>
              <w:noProof/>
              <w:webHidden/>
            </w:rPr>
            <w:fldChar w:fldCharType="end"/>
          </w:r>
          <w:r>
            <w:rPr>
              <w:noProof/>
            </w:rPr>
            <w:fldChar w:fldCharType="end"/>
          </w:r>
        </w:p>
        <w:p w14:paraId="77F9AD47" w14:textId="7BE78DB8"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"_Toc80793204"</w:instrText>
          </w:r>
          <w:ins w:id="14" w:author="Andrew Instone-Cowie" w:date="2024-06-19T12:08:00Z" w16du:dateUtc="2024-06-19T11:08:00Z">
            <w:r w:rsidR="00BB4DAF">
              <w:rPr>
                <w:noProof/>
              </w:rPr>
            </w:r>
          </w:ins>
          <w:r>
            <w:rPr>
              <w:noProof/>
            </w:rPr>
            <w:fldChar w:fldCharType="separate"/>
          </w:r>
          <w:r w:rsidR="00CD5701" w:rsidRPr="005C6B75">
            <w:rPr>
              <w:rStyle w:val="Hyperlink"/>
              <w:noProof/>
            </w:rPr>
            <w:t>Second PC Module</w:t>
          </w:r>
          <w:r w:rsidR="00CD5701">
            <w:rPr>
              <w:noProof/>
              <w:webHidden/>
            </w:rPr>
            <w:tab/>
          </w:r>
          <w:r w:rsidR="00CD5701">
            <w:rPr>
              <w:noProof/>
              <w:webHidden/>
            </w:rPr>
            <w:fldChar w:fldCharType="begin"/>
          </w:r>
          <w:r w:rsidR="00CD5701">
            <w:rPr>
              <w:noProof/>
              <w:webHidden/>
            </w:rPr>
            <w:instrText xml:space="preserve"> PAGEREF _Toc80793204 \h </w:instrText>
          </w:r>
          <w:r w:rsidR="00CD5701">
            <w:rPr>
              <w:noProof/>
              <w:webHidden/>
            </w:rPr>
          </w:r>
          <w:r w:rsidR="00CD5701">
            <w:rPr>
              <w:noProof/>
              <w:webHidden/>
            </w:rPr>
            <w:fldChar w:fldCharType="separate"/>
          </w:r>
          <w:r w:rsidR="007E2D4F">
            <w:rPr>
              <w:noProof/>
              <w:webHidden/>
            </w:rPr>
            <w:t>12</w:t>
          </w:r>
          <w:r w:rsidR="00CD5701">
            <w:rPr>
              <w:noProof/>
              <w:webHidden/>
            </w:rPr>
            <w:fldChar w:fldCharType="end"/>
          </w:r>
          <w:r>
            <w:rPr>
              <w:noProof/>
            </w:rPr>
            <w:fldChar w:fldCharType="end"/>
          </w:r>
        </w:p>
        <w:p w14:paraId="40796385" w14:textId="6CFAC050"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"_Toc80793205"</w:instrText>
          </w:r>
          <w:ins w:id="15" w:author="Andrew Instone-Cowie" w:date="2024-06-19T12:08:00Z" w16du:dateUtc="2024-06-19T11:08:00Z">
            <w:r w:rsidR="00BB4DAF">
              <w:rPr>
                <w:noProof/>
              </w:rPr>
            </w:r>
          </w:ins>
          <w:r>
            <w:rPr>
              <w:noProof/>
            </w:rPr>
            <w:fldChar w:fldCharType="separate"/>
          </w:r>
          <w:r w:rsidR="00CD5701" w:rsidRPr="005C6B75">
            <w:rPr>
              <w:rStyle w:val="Hyperlink"/>
              <w:noProof/>
            </w:rPr>
            <w:t>Basic Serial Splitter Module</w:t>
          </w:r>
          <w:r w:rsidR="00CD5701">
            <w:rPr>
              <w:noProof/>
              <w:webHidden/>
            </w:rPr>
            <w:tab/>
          </w:r>
          <w:r w:rsidR="00CD5701">
            <w:rPr>
              <w:noProof/>
              <w:webHidden/>
            </w:rPr>
            <w:fldChar w:fldCharType="begin"/>
          </w:r>
          <w:r w:rsidR="00CD5701">
            <w:rPr>
              <w:noProof/>
              <w:webHidden/>
            </w:rPr>
            <w:instrText xml:space="preserve"> PAGEREF _Toc80793205 \h </w:instrText>
          </w:r>
          <w:r w:rsidR="00CD5701">
            <w:rPr>
              <w:noProof/>
              <w:webHidden/>
            </w:rPr>
          </w:r>
          <w:r w:rsidR="00CD5701">
            <w:rPr>
              <w:noProof/>
              <w:webHidden/>
            </w:rPr>
            <w:fldChar w:fldCharType="separate"/>
          </w:r>
          <w:r w:rsidR="007E2D4F">
            <w:rPr>
              <w:noProof/>
              <w:webHidden/>
            </w:rPr>
            <w:t>13</w:t>
          </w:r>
          <w:r w:rsidR="00CD5701">
            <w:rPr>
              <w:noProof/>
              <w:webHidden/>
            </w:rPr>
            <w:fldChar w:fldCharType="end"/>
          </w:r>
          <w:r>
            <w:rPr>
              <w:noProof/>
            </w:rPr>
            <w:fldChar w:fldCharType="end"/>
          </w:r>
        </w:p>
        <w:p w14:paraId="0BEBC05C" w14:textId="157CD7F1"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"_Toc80793206"</w:instrText>
          </w:r>
          <w:ins w:id="16" w:author="Andrew Instone-Cowie" w:date="2024-06-19T12:08:00Z" w16du:dateUtc="2024-06-19T11:08:00Z">
            <w:r w:rsidR="00BB4DAF">
              <w:rPr>
                <w:noProof/>
              </w:rPr>
            </w:r>
          </w:ins>
          <w:r>
            <w:rPr>
              <w:noProof/>
            </w:rPr>
            <w:fldChar w:fldCharType="separate"/>
          </w:r>
          <w:r w:rsidR="00CD5701" w:rsidRPr="005C6B75">
            <w:rPr>
              <w:rStyle w:val="Hyperlink"/>
              <w:noProof/>
            </w:rPr>
            <w:t>Simulator Overview</w:t>
          </w:r>
          <w:r w:rsidR="00CD5701">
            <w:rPr>
              <w:noProof/>
              <w:webHidden/>
            </w:rPr>
            <w:tab/>
          </w:r>
          <w:r w:rsidR="00CD5701">
            <w:rPr>
              <w:noProof/>
              <w:webHidden/>
            </w:rPr>
            <w:fldChar w:fldCharType="begin"/>
          </w:r>
          <w:r w:rsidR="00CD5701">
            <w:rPr>
              <w:noProof/>
              <w:webHidden/>
            </w:rPr>
            <w:instrText xml:space="preserve"> PAGEREF _Toc80793206 \h </w:instrText>
          </w:r>
          <w:r w:rsidR="00CD5701">
            <w:rPr>
              <w:noProof/>
              <w:webHidden/>
            </w:rPr>
          </w:r>
          <w:r w:rsidR="00CD5701">
            <w:rPr>
              <w:noProof/>
              <w:webHidden/>
            </w:rPr>
            <w:fldChar w:fldCharType="separate"/>
          </w:r>
          <w:r w:rsidR="007E2D4F">
            <w:rPr>
              <w:noProof/>
              <w:webHidden/>
            </w:rPr>
            <w:t>14</w:t>
          </w:r>
          <w:r w:rsidR="00CD5701">
            <w:rPr>
              <w:noProof/>
              <w:webHidden/>
            </w:rPr>
            <w:fldChar w:fldCharType="end"/>
          </w:r>
          <w:r>
            <w:rPr>
              <w:noProof/>
            </w:rPr>
            <w:fldChar w:fldCharType="end"/>
          </w:r>
        </w:p>
        <w:p w14:paraId="6E3F3122" w14:textId="2E44B212"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"_Toc80793207"</w:instrText>
          </w:r>
          <w:ins w:id="17" w:author="Andrew Instone-Cowie" w:date="2024-06-19T12:08:00Z" w16du:dateUtc="2024-06-19T11:08:00Z">
            <w:r w:rsidR="00BB4DAF">
              <w:rPr>
                <w:noProof/>
              </w:rPr>
            </w:r>
          </w:ins>
          <w:r>
            <w:rPr>
              <w:noProof/>
            </w:rPr>
            <w:fldChar w:fldCharType="separate"/>
          </w:r>
          <w:r w:rsidR="00CD5701" w:rsidRPr="005C6B75">
            <w:rPr>
              <w:rStyle w:val="Hyperlink"/>
              <w:noProof/>
            </w:rPr>
            <w:t>Bell Sensing Methods</w:t>
          </w:r>
          <w:r w:rsidR="00CD5701">
            <w:rPr>
              <w:noProof/>
              <w:webHidden/>
            </w:rPr>
            <w:tab/>
          </w:r>
          <w:r w:rsidR="00CD5701">
            <w:rPr>
              <w:noProof/>
              <w:webHidden/>
            </w:rPr>
            <w:fldChar w:fldCharType="begin"/>
          </w:r>
          <w:r w:rsidR="00CD5701">
            <w:rPr>
              <w:noProof/>
              <w:webHidden/>
            </w:rPr>
            <w:instrText xml:space="preserve"> PAGEREF _Toc80793207 \h </w:instrText>
          </w:r>
          <w:r w:rsidR="00CD5701">
            <w:rPr>
              <w:noProof/>
              <w:webHidden/>
            </w:rPr>
          </w:r>
          <w:r w:rsidR="00CD5701">
            <w:rPr>
              <w:noProof/>
              <w:webHidden/>
            </w:rPr>
            <w:fldChar w:fldCharType="separate"/>
          </w:r>
          <w:r w:rsidR="007E2D4F">
            <w:rPr>
              <w:noProof/>
              <w:webHidden/>
            </w:rPr>
            <w:t>14</w:t>
          </w:r>
          <w:r w:rsidR="00CD5701">
            <w:rPr>
              <w:noProof/>
              <w:webHidden/>
            </w:rPr>
            <w:fldChar w:fldCharType="end"/>
          </w:r>
          <w:r>
            <w:rPr>
              <w:noProof/>
            </w:rPr>
            <w:fldChar w:fldCharType="end"/>
          </w:r>
        </w:p>
        <w:p w14:paraId="094CC989" w14:textId="136AEC63" w:rsidR="00CD5701" w:rsidRDefault="00000000">
          <w:pPr>
            <w:pStyle w:val="TOC3"/>
            <w:tabs>
              <w:tab w:val="right" w:leader="dot" w:pos="9016"/>
            </w:tabs>
            <w:rPr>
              <w:noProof/>
              <w:lang w:val="en-GB" w:eastAsia="en-GB"/>
            </w:rPr>
          </w:pPr>
          <w:r>
            <w:rPr>
              <w:noProof/>
            </w:rPr>
            <w:fldChar w:fldCharType="begin"/>
          </w:r>
          <w:r>
            <w:rPr>
              <w:noProof/>
            </w:rPr>
            <w:instrText>HYPERLINK \l "_Toc80793208"</w:instrText>
          </w:r>
          <w:ins w:id="18" w:author="Andrew Instone-Cowie" w:date="2024-06-19T12:08:00Z" w16du:dateUtc="2024-06-19T11:08:00Z">
            <w:r w:rsidR="00BB4DAF">
              <w:rPr>
                <w:noProof/>
              </w:rPr>
            </w:r>
          </w:ins>
          <w:r>
            <w:rPr>
              <w:noProof/>
            </w:rPr>
            <w:fldChar w:fldCharType="separate"/>
          </w:r>
          <w:r w:rsidR="00CD5701" w:rsidRPr="005C6B75">
            <w:rPr>
              <w:rStyle w:val="Hyperlink"/>
              <w:noProof/>
            </w:rPr>
            <w:t>Sensor Types</w:t>
          </w:r>
          <w:r w:rsidR="00CD5701">
            <w:rPr>
              <w:noProof/>
              <w:webHidden/>
            </w:rPr>
            <w:tab/>
          </w:r>
          <w:r w:rsidR="00CD5701">
            <w:rPr>
              <w:noProof/>
              <w:webHidden/>
            </w:rPr>
            <w:fldChar w:fldCharType="begin"/>
          </w:r>
          <w:r w:rsidR="00CD5701">
            <w:rPr>
              <w:noProof/>
              <w:webHidden/>
            </w:rPr>
            <w:instrText xml:space="preserve"> PAGEREF _Toc80793208 \h </w:instrText>
          </w:r>
          <w:r w:rsidR="00CD5701">
            <w:rPr>
              <w:noProof/>
              <w:webHidden/>
            </w:rPr>
          </w:r>
          <w:r w:rsidR="00CD5701">
            <w:rPr>
              <w:noProof/>
              <w:webHidden/>
            </w:rPr>
            <w:fldChar w:fldCharType="separate"/>
          </w:r>
          <w:r w:rsidR="007E2D4F">
            <w:rPr>
              <w:noProof/>
              <w:webHidden/>
            </w:rPr>
            <w:t>14</w:t>
          </w:r>
          <w:r w:rsidR="00CD5701">
            <w:rPr>
              <w:noProof/>
              <w:webHidden/>
            </w:rPr>
            <w:fldChar w:fldCharType="end"/>
          </w:r>
          <w:r>
            <w:rPr>
              <w:noProof/>
            </w:rPr>
            <w:fldChar w:fldCharType="end"/>
          </w:r>
        </w:p>
        <w:p w14:paraId="61DC3AB3" w14:textId="4C2862CB"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"_Toc80793209"</w:instrText>
          </w:r>
          <w:ins w:id="19" w:author="Andrew Instone-Cowie" w:date="2024-06-19T12:08:00Z" w16du:dateUtc="2024-06-19T11:08:00Z">
            <w:r w:rsidR="00BB4DAF">
              <w:rPr>
                <w:noProof/>
              </w:rPr>
            </w:r>
          </w:ins>
          <w:r>
            <w:rPr>
              <w:noProof/>
            </w:rPr>
            <w:fldChar w:fldCharType="separate"/>
          </w:r>
          <w:r w:rsidR="00CD5701" w:rsidRPr="005C6B75">
            <w:rPr>
              <w:rStyle w:val="Hyperlink"/>
              <w:noProof/>
            </w:rPr>
            <w:t>Single vs Dual Trigger</w:t>
          </w:r>
          <w:r w:rsidR="00CD5701">
            <w:rPr>
              <w:noProof/>
              <w:webHidden/>
            </w:rPr>
            <w:tab/>
          </w:r>
          <w:r w:rsidR="00CD5701">
            <w:rPr>
              <w:noProof/>
              <w:webHidden/>
            </w:rPr>
            <w:fldChar w:fldCharType="begin"/>
          </w:r>
          <w:r w:rsidR="00CD5701">
            <w:rPr>
              <w:noProof/>
              <w:webHidden/>
            </w:rPr>
            <w:instrText xml:space="preserve"> PAGEREF _Toc80793209 \h </w:instrText>
          </w:r>
          <w:r w:rsidR="00CD5701">
            <w:rPr>
              <w:noProof/>
              <w:webHidden/>
            </w:rPr>
          </w:r>
          <w:r w:rsidR="00CD5701">
            <w:rPr>
              <w:noProof/>
              <w:webHidden/>
            </w:rPr>
            <w:fldChar w:fldCharType="separate"/>
          </w:r>
          <w:r w:rsidR="007E2D4F">
            <w:rPr>
              <w:noProof/>
              <w:webHidden/>
            </w:rPr>
            <w:t>15</w:t>
          </w:r>
          <w:r w:rsidR="00CD5701">
            <w:rPr>
              <w:noProof/>
              <w:webHidden/>
            </w:rPr>
            <w:fldChar w:fldCharType="end"/>
          </w:r>
          <w:r>
            <w:rPr>
              <w:noProof/>
            </w:rPr>
            <w:fldChar w:fldCharType="end"/>
          </w:r>
        </w:p>
        <w:p w14:paraId="58C4CC21" w14:textId="211F840B" w:rsidR="00CD5701" w:rsidRDefault="00000000">
          <w:pPr>
            <w:pStyle w:val="TOC3"/>
            <w:tabs>
              <w:tab w:val="right" w:leader="dot" w:pos="9016"/>
            </w:tabs>
            <w:rPr>
              <w:noProof/>
              <w:lang w:val="en-GB" w:eastAsia="en-GB"/>
            </w:rPr>
          </w:pPr>
          <w:r>
            <w:rPr>
              <w:noProof/>
            </w:rPr>
            <w:fldChar w:fldCharType="begin"/>
          </w:r>
          <w:r>
            <w:rPr>
              <w:noProof/>
            </w:rPr>
            <w:instrText>HYPERLINK \l "_Toc80793210"</w:instrText>
          </w:r>
          <w:ins w:id="20" w:author="Andrew Instone-Cowie" w:date="2024-06-19T12:08:00Z" w16du:dateUtc="2024-06-19T11:08:00Z">
            <w:r w:rsidR="00BB4DAF">
              <w:rPr>
                <w:noProof/>
              </w:rPr>
            </w:r>
          </w:ins>
          <w:r>
            <w:rPr>
              <w:noProof/>
            </w:rPr>
            <w:fldChar w:fldCharType="separate"/>
          </w:r>
          <w:r w:rsidR="00CD5701" w:rsidRPr="005C6B75">
            <w:rPr>
              <w:rStyle w:val="Hyperlink"/>
              <w:noProof/>
            </w:rPr>
            <w:t>Dual Triggers</w:t>
          </w:r>
          <w:r w:rsidR="00CD5701">
            <w:rPr>
              <w:noProof/>
              <w:webHidden/>
            </w:rPr>
            <w:tab/>
          </w:r>
          <w:r w:rsidR="00CD5701">
            <w:rPr>
              <w:noProof/>
              <w:webHidden/>
            </w:rPr>
            <w:fldChar w:fldCharType="begin"/>
          </w:r>
          <w:r w:rsidR="00CD5701">
            <w:rPr>
              <w:noProof/>
              <w:webHidden/>
            </w:rPr>
            <w:instrText xml:space="preserve"> PAGEREF _Toc80793210 \h </w:instrText>
          </w:r>
          <w:r w:rsidR="00CD5701">
            <w:rPr>
              <w:noProof/>
              <w:webHidden/>
            </w:rPr>
          </w:r>
          <w:r w:rsidR="00CD5701">
            <w:rPr>
              <w:noProof/>
              <w:webHidden/>
            </w:rPr>
            <w:fldChar w:fldCharType="separate"/>
          </w:r>
          <w:r w:rsidR="007E2D4F">
            <w:rPr>
              <w:noProof/>
              <w:webHidden/>
            </w:rPr>
            <w:t>15</w:t>
          </w:r>
          <w:r w:rsidR="00CD5701">
            <w:rPr>
              <w:noProof/>
              <w:webHidden/>
            </w:rPr>
            <w:fldChar w:fldCharType="end"/>
          </w:r>
          <w:r>
            <w:rPr>
              <w:noProof/>
            </w:rPr>
            <w:fldChar w:fldCharType="end"/>
          </w:r>
        </w:p>
        <w:p w14:paraId="10D7E56F" w14:textId="570DBAF7" w:rsidR="00CD5701" w:rsidRDefault="00000000">
          <w:pPr>
            <w:pStyle w:val="TOC3"/>
            <w:tabs>
              <w:tab w:val="right" w:leader="dot" w:pos="9016"/>
            </w:tabs>
            <w:rPr>
              <w:noProof/>
              <w:lang w:val="en-GB" w:eastAsia="en-GB"/>
            </w:rPr>
          </w:pPr>
          <w:r>
            <w:rPr>
              <w:noProof/>
            </w:rPr>
            <w:fldChar w:fldCharType="begin"/>
          </w:r>
          <w:r>
            <w:rPr>
              <w:noProof/>
            </w:rPr>
            <w:instrText>HYPERLINK \l "_Toc80793211"</w:instrText>
          </w:r>
          <w:ins w:id="21" w:author="Andrew Instone-Cowie" w:date="2024-06-19T12:08:00Z" w16du:dateUtc="2024-06-19T11:08:00Z">
            <w:r w:rsidR="00BB4DAF">
              <w:rPr>
                <w:noProof/>
              </w:rPr>
            </w:r>
          </w:ins>
          <w:r>
            <w:rPr>
              <w:noProof/>
            </w:rPr>
            <w:fldChar w:fldCharType="separate"/>
          </w:r>
          <w:r w:rsidR="00CD5701" w:rsidRPr="005C6B75">
            <w:rPr>
              <w:rStyle w:val="Hyperlink"/>
              <w:noProof/>
            </w:rPr>
            <w:t>Single Trigger</w:t>
          </w:r>
          <w:r w:rsidR="00CD5701">
            <w:rPr>
              <w:noProof/>
              <w:webHidden/>
            </w:rPr>
            <w:tab/>
          </w:r>
          <w:r w:rsidR="00CD5701">
            <w:rPr>
              <w:noProof/>
              <w:webHidden/>
            </w:rPr>
            <w:fldChar w:fldCharType="begin"/>
          </w:r>
          <w:r w:rsidR="00CD5701">
            <w:rPr>
              <w:noProof/>
              <w:webHidden/>
            </w:rPr>
            <w:instrText xml:space="preserve"> PAGEREF _Toc80793211 \h </w:instrText>
          </w:r>
          <w:r w:rsidR="00CD5701">
            <w:rPr>
              <w:noProof/>
              <w:webHidden/>
            </w:rPr>
          </w:r>
          <w:r w:rsidR="00CD5701">
            <w:rPr>
              <w:noProof/>
              <w:webHidden/>
            </w:rPr>
            <w:fldChar w:fldCharType="separate"/>
          </w:r>
          <w:r w:rsidR="007E2D4F">
            <w:rPr>
              <w:noProof/>
              <w:webHidden/>
            </w:rPr>
            <w:t>16</w:t>
          </w:r>
          <w:r w:rsidR="00CD5701">
            <w:rPr>
              <w:noProof/>
              <w:webHidden/>
            </w:rPr>
            <w:fldChar w:fldCharType="end"/>
          </w:r>
          <w:r>
            <w:rPr>
              <w:noProof/>
            </w:rPr>
            <w:fldChar w:fldCharType="end"/>
          </w:r>
        </w:p>
        <w:p w14:paraId="458985D3" w14:textId="296594D4"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"_Toc80793212"</w:instrText>
          </w:r>
          <w:ins w:id="22" w:author="Andrew Instone-Cowie" w:date="2024-06-19T12:08:00Z" w16du:dateUtc="2024-06-19T11:08:00Z">
            <w:r w:rsidR="00BB4DAF">
              <w:rPr>
                <w:noProof/>
              </w:rPr>
            </w:r>
          </w:ins>
          <w:r>
            <w:rPr>
              <w:noProof/>
            </w:rPr>
            <w:fldChar w:fldCharType="separate"/>
          </w:r>
          <w:r w:rsidR="00CD5701" w:rsidRPr="005C6B75">
            <w:rPr>
              <w:rStyle w:val="Hyperlink"/>
              <w:noProof/>
            </w:rPr>
            <w:t>Simulator Interface Module Hardware</w:t>
          </w:r>
          <w:r w:rsidR="00CD5701">
            <w:rPr>
              <w:noProof/>
              <w:webHidden/>
            </w:rPr>
            <w:tab/>
          </w:r>
          <w:r w:rsidR="00CD5701">
            <w:rPr>
              <w:noProof/>
              <w:webHidden/>
            </w:rPr>
            <w:fldChar w:fldCharType="begin"/>
          </w:r>
          <w:r w:rsidR="00CD5701">
            <w:rPr>
              <w:noProof/>
              <w:webHidden/>
            </w:rPr>
            <w:instrText xml:space="preserve"> PAGEREF _Toc80793212 \h </w:instrText>
          </w:r>
          <w:r w:rsidR="00CD5701">
            <w:rPr>
              <w:noProof/>
              <w:webHidden/>
            </w:rPr>
          </w:r>
          <w:r w:rsidR="00CD5701">
            <w:rPr>
              <w:noProof/>
              <w:webHidden/>
            </w:rPr>
            <w:fldChar w:fldCharType="separate"/>
          </w:r>
          <w:r w:rsidR="007E2D4F">
            <w:rPr>
              <w:noProof/>
              <w:webHidden/>
            </w:rPr>
            <w:t>18</w:t>
          </w:r>
          <w:r w:rsidR="00CD5701">
            <w:rPr>
              <w:noProof/>
              <w:webHidden/>
            </w:rPr>
            <w:fldChar w:fldCharType="end"/>
          </w:r>
          <w:r>
            <w:rPr>
              <w:noProof/>
            </w:rPr>
            <w:fldChar w:fldCharType="end"/>
          </w:r>
        </w:p>
        <w:p w14:paraId="47DFD9D3" w14:textId="014FE61A"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"_Toc80793213"</w:instrText>
          </w:r>
          <w:ins w:id="23" w:author="Andrew Instone-Cowie" w:date="2024-06-19T12:08:00Z" w16du:dateUtc="2024-06-19T11:08:00Z">
            <w:r w:rsidR="00BB4DAF">
              <w:rPr>
                <w:noProof/>
              </w:rPr>
            </w:r>
          </w:ins>
          <w:r>
            <w:rPr>
              <w:noProof/>
            </w:rPr>
            <w:fldChar w:fldCharType="separate"/>
          </w:r>
          <w:r w:rsidR="00CD5701" w:rsidRPr="005C6B75">
            <w:rPr>
              <w:rStyle w:val="Hyperlink"/>
              <w:noProof/>
            </w:rPr>
            <w:t>Overview</w:t>
          </w:r>
          <w:r w:rsidR="00CD5701">
            <w:rPr>
              <w:noProof/>
              <w:webHidden/>
            </w:rPr>
            <w:tab/>
          </w:r>
          <w:r w:rsidR="00CD5701">
            <w:rPr>
              <w:noProof/>
              <w:webHidden/>
            </w:rPr>
            <w:fldChar w:fldCharType="begin"/>
          </w:r>
          <w:r w:rsidR="00CD5701">
            <w:rPr>
              <w:noProof/>
              <w:webHidden/>
            </w:rPr>
            <w:instrText xml:space="preserve"> PAGEREF _Toc80793213 \h </w:instrText>
          </w:r>
          <w:r w:rsidR="00CD5701">
            <w:rPr>
              <w:noProof/>
              <w:webHidden/>
            </w:rPr>
          </w:r>
          <w:r w:rsidR="00CD5701">
            <w:rPr>
              <w:noProof/>
              <w:webHidden/>
            </w:rPr>
            <w:fldChar w:fldCharType="separate"/>
          </w:r>
          <w:r w:rsidR="007E2D4F">
            <w:rPr>
              <w:noProof/>
              <w:webHidden/>
            </w:rPr>
            <w:t>18</w:t>
          </w:r>
          <w:r w:rsidR="00CD5701">
            <w:rPr>
              <w:noProof/>
              <w:webHidden/>
            </w:rPr>
            <w:fldChar w:fldCharType="end"/>
          </w:r>
          <w:r>
            <w:rPr>
              <w:noProof/>
            </w:rPr>
            <w:fldChar w:fldCharType="end"/>
          </w:r>
        </w:p>
        <w:p w14:paraId="71B45C40" w14:textId="04EF41CF"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"_Toc80793214"</w:instrText>
          </w:r>
          <w:ins w:id="24" w:author="Andrew Instone-Cowie" w:date="2024-06-19T12:08:00Z" w16du:dateUtc="2024-06-19T11:08:00Z">
            <w:r w:rsidR="00BB4DAF">
              <w:rPr>
                <w:noProof/>
              </w:rPr>
            </w:r>
          </w:ins>
          <w:r>
            <w:rPr>
              <w:noProof/>
            </w:rPr>
            <w:fldChar w:fldCharType="separate"/>
          </w:r>
          <w:r w:rsidR="00CD5701" w:rsidRPr="005C6B75">
            <w:rPr>
              <w:rStyle w:val="Hyperlink"/>
              <w:noProof/>
            </w:rPr>
            <w:t>Hardware Options</w:t>
          </w:r>
          <w:r w:rsidR="00CD5701">
            <w:rPr>
              <w:noProof/>
              <w:webHidden/>
            </w:rPr>
            <w:tab/>
          </w:r>
          <w:r w:rsidR="00CD5701">
            <w:rPr>
              <w:noProof/>
              <w:webHidden/>
            </w:rPr>
            <w:fldChar w:fldCharType="begin"/>
          </w:r>
          <w:r w:rsidR="00CD5701">
            <w:rPr>
              <w:noProof/>
              <w:webHidden/>
            </w:rPr>
            <w:instrText xml:space="preserve"> PAGEREF _Toc80793214 \h </w:instrText>
          </w:r>
          <w:r w:rsidR="00CD5701">
            <w:rPr>
              <w:noProof/>
              <w:webHidden/>
            </w:rPr>
          </w:r>
          <w:r w:rsidR="00CD5701">
            <w:rPr>
              <w:noProof/>
              <w:webHidden/>
            </w:rPr>
            <w:fldChar w:fldCharType="separate"/>
          </w:r>
          <w:r w:rsidR="007E2D4F">
            <w:rPr>
              <w:noProof/>
              <w:webHidden/>
            </w:rPr>
            <w:t>18</w:t>
          </w:r>
          <w:r w:rsidR="00CD5701">
            <w:rPr>
              <w:noProof/>
              <w:webHidden/>
            </w:rPr>
            <w:fldChar w:fldCharType="end"/>
          </w:r>
          <w:r>
            <w:rPr>
              <w:noProof/>
            </w:rPr>
            <w:fldChar w:fldCharType="end"/>
          </w:r>
        </w:p>
        <w:p w14:paraId="2F43F2F8" w14:textId="78D96365"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"_Toc80793215"</w:instrText>
          </w:r>
          <w:ins w:id="25" w:author="Andrew Instone-Cowie" w:date="2024-06-19T12:08:00Z" w16du:dateUtc="2024-06-19T11:08:00Z">
            <w:r w:rsidR="00BB4DAF">
              <w:rPr>
                <w:noProof/>
              </w:rPr>
            </w:r>
          </w:ins>
          <w:r>
            <w:rPr>
              <w:noProof/>
            </w:rPr>
            <w:fldChar w:fldCharType="separate"/>
          </w:r>
          <w:r w:rsidR="00CD5701" w:rsidRPr="005C6B75">
            <w:rPr>
              <w:rStyle w:val="Hyperlink"/>
              <w:noProof/>
            </w:rPr>
            <w:t>Hardware Interrupts</w:t>
          </w:r>
          <w:r w:rsidR="00CD5701">
            <w:rPr>
              <w:noProof/>
              <w:webHidden/>
            </w:rPr>
            <w:tab/>
          </w:r>
          <w:r w:rsidR="00CD5701">
            <w:rPr>
              <w:noProof/>
              <w:webHidden/>
            </w:rPr>
            <w:fldChar w:fldCharType="begin"/>
          </w:r>
          <w:r w:rsidR="00CD5701">
            <w:rPr>
              <w:noProof/>
              <w:webHidden/>
            </w:rPr>
            <w:instrText xml:space="preserve"> PAGEREF _Toc80793215 \h </w:instrText>
          </w:r>
          <w:r w:rsidR="00CD5701">
            <w:rPr>
              <w:noProof/>
              <w:webHidden/>
            </w:rPr>
          </w:r>
          <w:r w:rsidR="00CD5701">
            <w:rPr>
              <w:noProof/>
              <w:webHidden/>
            </w:rPr>
            <w:fldChar w:fldCharType="separate"/>
          </w:r>
          <w:r w:rsidR="007E2D4F">
            <w:rPr>
              <w:noProof/>
              <w:webHidden/>
            </w:rPr>
            <w:t>18</w:t>
          </w:r>
          <w:r w:rsidR="00CD5701">
            <w:rPr>
              <w:noProof/>
              <w:webHidden/>
            </w:rPr>
            <w:fldChar w:fldCharType="end"/>
          </w:r>
          <w:r>
            <w:rPr>
              <w:noProof/>
            </w:rPr>
            <w:fldChar w:fldCharType="end"/>
          </w:r>
        </w:p>
        <w:p w14:paraId="5CCCE756" w14:textId="606FA9F8"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"_Toc80793216"</w:instrText>
          </w:r>
          <w:ins w:id="26" w:author="Andrew Instone-Cowie" w:date="2024-06-19T12:08:00Z" w16du:dateUtc="2024-06-19T11:08:00Z">
            <w:r w:rsidR="00BB4DAF">
              <w:rPr>
                <w:noProof/>
              </w:rPr>
            </w:r>
          </w:ins>
          <w:r>
            <w:rPr>
              <w:noProof/>
            </w:rPr>
            <w:fldChar w:fldCharType="separate"/>
          </w:r>
          <w:r w:rsidR="00CD5701" w:rsidRPr="005C6B75">
            <w:rPr>
              <w:rStyle w:val="Hyperlink"/>
              <w:noProof/>
            </w:rPr>
            <w:t>Microcontroller Hardware</w:t>
          </w:r>
          <w:r w:rsidR="00CD5701">
            <w:rPr>
              <w:noProof/>
              <w:webHidden/>
            </w:rPr>
            <w:tab/>
          </w:r>
          <w:r w:rsidR="00CD5701">
            <w:rPr>
              <w:noProof/>
              <w:webHidden/>
            </w:rPr>
            <w:fldChar w:fldCharType="begin"/>
          </w:r>
          <w:r w:rsidR="00CD5701">
            <w:rPr>
              <w:noProof/>
              <w:webHidden/>
            </w:rPr>
            <w:instrText xml:space="preserve"> PAGEREF _Toc80793216 \h </w:instrText>
          </w:r>
          <w:r w:rsidR="00CD5701">
            <w:rPr>
              <w:noProof/>
              <w:webHidden/>
            </w:rPr>
          </w:r>
          <w:r w:rsidR="00CD5701">
            <w:rPr>
              <w:noProof/>
              <w:webHidden/>
            </w:rPr>
            <w:fldChar w:fldCharType="separate"/>
          </w:r>
          <w:r w:rsidR="007E2D4F">
            <w:rPr>
              <w:noProof/>
              <w:webHidden/>
            </w:rPr>
            <w:t>19</w:t>
          </w:r>
          <w:r w:rsidR="00CD5701">
            <w:rPr>
              <w:noProof/>
              <w:webHidden/>
            </w:rPr>
            <w:fldChar w:fldCharType="end"/>
          </w:r>
          <w:r>
            <w:rPr>
              <w:noProof/>
            </w:rPr>
            <w:fldChar w:fldCharType="end"/>
          </w:r>
        </w:p>
        <w:p w14:paraId="3BD3C6E1" w14:textId="2A82E4DD"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"_Toc80793217"</w:instrText>
          </w:r>
          <w:ins w:id="27" w:author="Andrew Instone-Cowie" w:date="2024-06-19T12:08:00Z" w16du:dateUtc="2024-06-19T11:08:00Z">
            <w:r w:rsidR="00BB4DAF">
              <w:rPr>
                <w:noProof/>
              </w:rPr>
            </w:r>
          </w:ins>
          <w:r>
            <w:rPr>
              <w:noProof/>
            </w:rPr>
            <w:fldChar w:fldCharType="separate"/>
          </w:r>
          <w:r w:rsidR="00CD5701" w:rsidRPr="005C6B75">
            <w:rPr>
              <w:rStyle w:val="Hyperlink"/>
              <w:noProof/>
            </w:rPr>
            <w:t>Serial Line Driver</w:t>
          </w:r>
          <w:r w:rsidR="00CD5701">
            <w:rPr>
              <w:noProof/>
              <w:webHidden/>
            </w:rPr>
            <w:tab/>
          </w:r>
          <w:r w:rsidR="00CD5701">
            <w:rPr>
              <w:noProof/>
              <w:webHidden/>
            </w:rPr>
            <w:fldChar w:fldCharType="begin"/>
          </w:r>
          <w:r w:rsidR="00CD5701">
            <w:rPr>
              <w:noProof/>
              <w:webHidden/>
            </w:rPr>
            <w:instrText xml:space="preserve"> PAGEREF _Toc80793217 \h </w:instrText>
          </w:r>
          <w:r w:rsidR="00CD5701">
            <w:rPr>
              <w:noProof/>
              <w:webHidden/>
            </w:rPr>
          </w:r>
          <w:r w:rsidR="00CD5701">
            <w:rPr>
              <w:noProof/>
              <w:webHidden/>
            </w:rPr>
            <w:fldChar w:fldCharType="separate"/>
          </w:r>
          <w:r w:rsidR="007E2D4F">
            <w:rPr>
              <w:noProof/>
              <w:webHidden/>
            </w:rPr>
            <w:t>19</w:t>
          </w:r>
          <w:r w:rsidR="00CD5701">
            <w:rPr>
              <w:noProof/>
              <w:webHidden/>
            </w:rPr>
            <w:fldChar w:fldCharType="end"/>
          </w:r>
          <w:r>
            <w:rPr>
              <w:noProof/>
            </w:rPr>
            <w:fldChar w:fldCharType="end"/>
          </w:r>
        </w:p>
        <w:p w14:paraId="46816A26" w14:textId="6B1E2B45"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"_Toc80793218"</w:instrText>
          </w:r>
          <w:ins w:id="28" w:author="Andrew Instone-Cowie" w:date="2024-06-19T12:08:00Z" w16du:dateUtc="2024-06-19T11:08:00Z">
            <w:r w:rsidR="00BB4DAF">
              <w:rPr>
                <w:noProof/>
              </w:rPr>
            </w:r>
          </w:ins>
          <w:r>
            <w:rPr>
              <w:noProof/>
            </w:rPr>
            <w:fldChar w:fldCharType="separate"/>
          </w:r>
          <w:r w:rsidR="00CD5701" w:rsidRPr="005C6B75">
            <w:rPr>
              <w:rStyle w:val="Hyperlink"/>
              <w:noProof/>
            </w:rPr>
            <w:t>Microcontroller Configuration</w:t>
          </w:r>
          <w:r w:rsidR="00CD5701">
            <w:rPr>
              <w:noProof/>
              <w:webHidden/>
            </w:rPr>
            <w:tab/>
          </w:r>
          <w:r w:rsidR="00CD5701">
            <w:rPr>
              <w:noProof/>
              <w:webHidden/>
            </w:rPr>
            <w:fldChar w:fldCharType="begin"/>
          </w:r>
          <w:r w:rsidR="00CD5701">
            <w:rPr>
              <w:noProof/>
              <w:webHidden/>
            </w:rPr>
            <w:instrText xml:space="preserve"> PAGEREF _Toc80793218 \h </w:instrText>
          </w:r>
          <w:r w:rsidR="00CD5701">
            <w:rPr>
              <w:noProof/>
              <w:webHidden/>
            </w:rPr>
          </w:r>
          <w:r w:rsidR="00CD5701">
            <w:rPr>
              <w:noProof/>
              <w:webHidden/>
            </w:rPr>
            <w:fldChar w:fldCharType="separate"/>
          </w:r>
          <w:r w:rsidR="007E2D4F">
            <w:rPr>
              <w:noProof/>
              <w:webHidden/>
            </w:rPr>
            <w:t>20</w:t>
          </w:r>
          <w:r w:rsidR="00CD5701">
            <w:rPr>
              <w:noProof/>
              <w:webHidden/>
            </w:rPr>
            <w:fldChar w:fldCharType="end"/>
          </w:r>
          <w:r>
            <w:rPr>
              <w:noProof/>
            </w:rPr>
            <w:fldChar w:fldCharType="end"/>
          </w:r>
        </w:p>
        <w:p w14:paraId="6DD2076C" w14:textId="5E778BFC" w:rsidR="00CD5701" w:rsidRDefault="00000000">
          <w:pPr>
            <w:pStyle w:val="TOC3"/>
            <w:tabs>
              <w:tab w:val="right" w:leader="dot" w:pos="9016"/>
            </w:tabs>
            <w:rPr>
              <w:noProof/>
              <w:lang w:val="en-GB" w:eastAsia="en-GB"/>
            </w:rPr>
          </w:pPr>
          <w:r>
            <w:rPr>
              <w:noProof/>
            </w:rPr>
            <w:fldChar w:fldCharType="begin"/>
          </w:r>
          <w:r>
            <w:rPr>
              <w:noProof/>
            </w:rPr>
            <w:instrText>HYPERLINK \l "_Toc80793219"</w:instrText>
          </w:r>
          <w:ins w:id="29" w:author="Andrew Instone-Cowie" w:date="2024-06-19T12:08:00Z" w16du:dateUtc="2024-06-19T11:08:00Z">
            <w:r w:rsidR="00BB4DAF">
              <w:rPr>
                <w:noProof/>
              </w:rPr>
            </w:r>
          </w:ins>
          <w:r>
            <w:rPr>
              <w:noProof/>
            </w:rPr>
            <w:fldChar w:fldCharType="separate"/>
          </w:r>
          <w:r w:rsidR="00CD5701" w:rsidRPr="005C6B75">
            <w:rPr>
              <w:rStyle w:val="Hyperlink"/>
              <w:noProof/>
            </w:rPr>
            <w:t>Microcontroller I/O Pins</w:t>
          </w:r>
          <w:r w:rsidR="00CD5701">
            <w:rPr>
              <w:noProof/>
              <w:webHidden/>
            </w:rPr>
            <w:tab/>
          </w:r>
          <w:r w:rsidR="00CD5701">
            <w:rPr>
              <w:noProof/>
              <w:webHidden/>
            </w:rPr>
            <w:fldChar w:fldCharType="begin"/>
          </w:r>
          <w:r w:rsidR="00CD5701">
            <w:rPr>
              <w:noProof/>
              <w:webHidden/>
            </w:rPr>
            <w:instrText xml:space="preserve"> PAGEREF _Toc80793219 \h </w:instrText>
          </w:r>
          <w:r w:rsidR="00CD5701">
            <w:rPr>
              <w:noProof/>
              <w:webHidden/>
            </w:rPr>
          </w:r>
          <w:r w:rsidR="00CD5701">
            <w:rPr>
              <w:noProof/>
              <w:webHidden/>
            </w:rPr>
            <w:fldChar w:fldCharType="separate"/>
          </w:r>
          <w:r w:rsidR="007E2D4F">
            <w:rPr>
              <w:noProof/>
              <w:webHidden/>
            </w:rPr>
            <w:t>20</w:t>
          </w:r>
          <w:r w:rsidR="00CD5701">
            <w:rPr>
              <w:noProof/>
              <w:webHidden/>
            </w:rPr>
            <w:fldChar w:fldCharType="end"/>
          </w:r>
          <w:r>
            <w:rPr>
              <w:noProof/>
            </w:rPr>
            <w:fldChar w:fldCharType="end"/>
          </w:r>
        </w:p>
        <w:p w14:paraId="2D73AF59" w14:textId="24F9B49A" w:rsidR="00CD5701" w:rsidRDefault="00000000">
          <w:pPr>
            <w:pStyle w:val="TOC3"/>
            <w:tabs>
              <w:tab w:val="right" w:leader="dot" w:pos="9016"/>
            </w:tabs>
            <w:rPr>
              <w:noProof/>
              <w:lang w:val="en-GB" w:eastAsia="en-GB"/>
            </w:rPr>
          </w:pPr>
          <w:r>
            <w:rPr>
              <w:noProof/>
            </w:rPr>
            <w:fldChar w:fldCharType="begin"/>
          </w:r>
          <w:r>
            <w:rPr>
              <w:noProof/>
            </w:rPr>
            <w:instrText>HYPERLINK \l "_Toc80793220"</w:instrText>
          </w:r>
          <w:ins w:id="30" w:author="Andrew Instone-Cowie" w:date="2024-06-19T12:08:00Z" w16du:dateUtc="2024-06-19T11:08:00Z">
            <w:r w:rsidR="00BB4DAF">
              <w:rPr>
                <w:noProof/>
              </w:rPr>
            </w:r>
          </w:ins>
          <w:r>
            <w:rPr>
              <w:noProof/>
            </w:rPr>
            <w:fldChar w:fldCharType="separate"/>
          </w:r>
          <w:r w:rsidR="00CD5701" w:rsidRPr="005C6B75">
            <w:rPr>
              <w:rStyle w:val="Hyperlink"/>
              <w:noProof/>
            </w:rPr>
            <w:t>Microcontroller Fuse Settings</w:t>
          </w:r>
          <w:r w:rsidR="00CD5701">
            <w:rPr>
              <w:noProof/>
              <w:webHidden/>
            </w:rPr>
            <w:tab/>
          </w:r>
          <w:r w:rsidR="00CD5701">
            <w:rPr>
              <w:noProof/>
              <w:webHidden/>
            </w:rPr>
            <w:fldChar w:fldCharType="begin"/>
          </w:r>
          <w:r w:rsidR="00CD5701">
            <w:rPr>
              <w:noProof/>
              <w:webHidden/>
            </w:rPr>
            <w:instrText xml:space="preserve"> PAGEREF _Toc80793220 \h </w:instrText>
          </w:r>
          <w:r w:rsidR="00CD5701">
            <w:rPr>
              <w:noProof/>
              <w:webHidden/>
            </w:rPr>
          </w:r>
          <w:r w:rsidR="00CD5701">
            <w:rPr>
              <w:noProof/>
              <w:webHidden/>
            </w:rPr>
            <w:fldChar w:fldCharType="separate"/>
          </w:r>
          <w:r w:rsidR="007E2D4F">
            <w:rPr>
              <w:noProof/>
              <w:webHidden/>
            </w:rPr>
            <w:t>21</w:t>
          </w:r>
          <w:r w:rsidR="00CD5701">
            <w:rPr>
              <w:noProof/>
              <w:webHidden/>
            </w:rPr>
            <w:fldChar w:fldCharType="end"/>
          </w:r>
          <w:r>
            <w:rPr>
              <w:noProof/>
            </w:rPr>
            <w:fldChar w:fldCharType="end"/>
          </w:r>
        </w:p>
        <w:p w14:paraId="4A1ABF93" w14:textId="75C95232"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"_Toc80793221"</w:instrText>
          </w:r>
          <w:ins w:id="31" w:author="Andrew Instone-Cowie" w:date="2024-06-19T12:08:00Z" w16du:dateUtc="2024-06-19T11:08:00Z">
            <w:r w:rsidR="00BB4DAF">
              <w:rPr>
                <w:noProof/>
              </w:rPr>
            </w:r>
          </w:ins>
          <w:r>
            <w:rPr>
              <w:noProof/>
            </w:rPr>
            <w:fldChar w:fldCharType="separate"/>
          </w:r>
          <w:r w:rsidR="00CD5701" w:rsidRPr="005C6B75">
            <w:rPr>
              <w:rStyle w:val="Hyperlink"/>
              <w:noProof/>
            </w:rPr>
            <w:t>Power Supply</w:t>
          </w:r>
          <w:r w:rsidR="00CD5701">
            <w:rPr>
              <w:noProof/>
              <w:webHidden/>
            </w:rPr>
            <w:tab/>
          </w:r>
          <w:r w:rsidR="00CD5701">
            <w:rPr>
              <w:noProof/>
              <w:webHidden/>
            </w:rPr>
            <w:fldChar w:fldCharType="begin"/>
          </w:r>
          <w:r w:rsidR="00CD5701">
            <w:rPr>
              <w:noProof/>
              <w:webHidden/>
            </w:rPr>
            <w:instrText xml:space="preserve"> PAGEREF _Toc80793221 \h </w:instrText>
          </w:r>
          <w:r w:rsidR="00CD5701">
            <w:rPr>
              <w:noProof/>
              <w:webHidden/>
            </w:rPr>
          </w:r>
          <w:r w:rsidR="00CD5701">
            <w:rPr>
              <w:noProof/>
              <w:webHidden/>
            </w:rPr>
            <w:fldChar w:fldCharType="separate"/>
          </w:r>
          <w:r w:rsidR="007E2D4F">
            <w:rPr>
              <w:noProof/>
              <w:webHidden/>
            </w:rPr>
            <w:t>22</w:t>
          </w:r>
          <w:r w:rsidR="00CD5701">
            <w:rPr>
              <w:noProof/>
              <w:webHidden/>
            </w:rPr>
            <w:fldChar w:fldCharType="end"/>
          </w:r>
          <w:r>
            <w:rPr>
              <w:noProof/>
            </w:rPr>
            <w:fldChar w:fldCharType="end"/>
          </w:r>
        </w:p>
        <w:p w14:paraId="7F3446DC" w14:textId="4491AA47" w:rsidR="00CD5701" w:rsidRDefault="00000000">
          <w:pPr>
            <w:pStyle w:val="TOC3"/>
            <w:tabs>
              <w:tab w:val="right" w:leader="dot" w:pos="9016"/>
            </w:tabs>
            <w:rPr>
              <w:noProof/>
              <w:lang w:val="en-GB" w:eastAsia="en-GB"/>
            </w:rPr>
          </w:pPr>
          <w:r>
            <w:rPr>
              <w:noProof/>
            </w:rPr>
            <w:fldChar w:fldCharType="begin"/>
          </w:r>
          <w:r>
            <w:rPr>
              <w:noProof/>
            </w:rPr>
            <w:instrText>HYPERLINK \l "_Toc80793222"</w:instrText>
          </w:r>
          <w:ins w:id="32" w:author="Andrew Instone-Cowie" w:date="2024-06-19T12:08:00Z" w16du:dateUtc="2024-06-19T11:08:00Z">
            <w:r w:rsidR="00BB4DAF">
              <w:rPr>
                <w:noProof/>
              </w:rPr>
            </w:r>
          </w:ins>
          <w:r>
            <w:rPr>
              <w:noProof/>
            </w:rPr>
            <w:fldChar w:fldCharType="separate"/>
          </w:r>
          <w:r w:rsidR="00CD5701" w:rsidRPr="005C6B75">
            <w:rPr>
              <w:rStyle w:val="Hyperlink"/>
              <w:noProof/>
            </w:rPr>
            <w:t>Typical Current Requirements</w:t>
          </w:r>
          <w:r w:rsidR="00CD5701">
            <w:rPr>
              <w:noProof/>
              <w:webHidden/>
            </w:rPr>
            <w:tab/>
          </w:r>
          <w:r w:rsidR="00CD5701">
            <w:rPr>
              <w:noProof/>
              <w:webHidden/>
            </w:rPr>
            <w:fldChar w:fldCharType="begin"/>
          </w:r>
          <w:r w:rsidR="00CD5701">
            <w:rPr>
              <w:noProof/>
              <w:webHidden/>
            </w:rPr>
            <w:instrText xml:space="preserve"> PAGEREF _Toc80793222 \h </w:instrText>
          </w:r>
          <w:r w:rsidR="00CD5701">
            <w:rPr>
              <w:noProof/>
              <w:webHidden/>
            </w:rPr>
          </w:r>
          <w:r w:rsidR="00CD5701">
            <w:rPr>
              <w:noProof/>
              <w:webHidden/>
            </w:rPr>
            <w:fldChar w:fldCharType="separate"/>
          </w:r>
          <w:r w:rsidR="007E2D4F">
            <w:rPr>
              <w:noProof/>
              <w:webHidden/>
            </w:rPr>
            <w:t>22</w:t>
          </w:r>
          <w:r w:rsidR="00CD5701">
            <w:rPr>
              <w:noProof/>
              <w:webHidden/>
            </w:rPr>
            <w:fldChar w:fldCharType="end"/>
          </w:r>
          <w:r>
            <w:rPr>
              <w:noProof/>
            </w:rPr>
            <w:fldChar w:fldCharType="end"/>
          </w:r>
        </w:p>
        <w:p w14:paraId="138F6BAC" w14:textId="269795F7" w:rsidR="00CD5701" w:rsidRDefault="00000000">
          <w:pPr>
            <w:pStyle w:val="TOC3"/>
            <w:tabs>
              <w:tab w:val="right" w:leader="dot" w:pos="9016"/>
            </w:tabs>
            <w:rPr>
              <w:noProof/>
              <w:lang w:val="en-GB" w:eastAsia="en-GB"/>
            </w:rPr>
          </w:pPr>
          <w:r>
            <w:rPr>
              <w:noProof/>
            </w:rPr>
            <w:fldChar w:fldCharType="begin"/>
          </w:r>
          <w:r>
            <w:rPr>
              <w:noProof/>
            </w:rPr>
            <w:instrText>HYPERLINK \l "_Toc80793223"</w:instrText>
          </w:r>
          <w:ins w:id="33" w:author="Andrew Instone-Cowie" w:date="2024-06-19T12:08:00Z" w16du:dateUtc="2024-06-19T11:08:00Z">
            <w:r w:rsidR="00BB4DAF">
              <w:rPr>
                <w:noProof/>
              </w:rPr>
            </w:r>
          </w:ins>
          <w:r>
            <w:rPr>
              <w:noProof/>
            </w:rPr>
            <w:fldChar w:fldCharType="separate"/>
          </w:r>
          <w:r w:rsidR="00CD5701" w:rsidRPr="005C6B75">
            <w:rPr>
              <w:rStyle w:val="Hyperlink"/>
              <w:noProof/>
            </w:rPr>
            <w:t>Microcontroller Package Ratings</w:t>
          </w:r>
          <w:r w:rsidR="00CD5701">
            <w:rPr>
              <w:noProof/>
              <w:webHidden/>
            </w:rPr>
            <w:tab/>
          </w:r>
          <w:r w:rsidR="00CD5701">
            <w:rPr>
              <w:noProof/>
              <w:webHidden/>
            </w:rPr>
            <w:fldChar w:fldCharType="begin"/>
          </w:r>
          <w:r w:rsidR="00CD5701">
            <w:rPr>
              <w:noProof/>
              <w:webHidden/>
            </w:rPr>
            <w:instrText xml:space="preserve"> PAGEREF _Toc80793223 \h </w:instrText>
          </w:r>
          <w:r w:rsidR="00CD5701">
            <w:rPr>
              <w:noProof/>
              <w:webHidden/>
            </w:rPr>
          </w:r>
          <w:r w:rsidR="00CD5701">
            <w:rPr>
              <w:noProof/>
              <w:webHidden/>
            </w:rPr>
            <w:fldChar w:fldCharType="separate"/>
          </w:r>
          <w:r w:rsidR="007E2D4F">
            <w:rPr>
              <w:noProof/>
              <w:webHidden/>
            </w:rPr>
            <w:t>22</w:t>
          </w:r>
          <w:r w:rsidR="00CD5701">
            <w:rPr>
              <w:noProof/>
              <w:webHidden/>
            </w:rPr>
            <w:fldChar w:fldCharType="end"/>
          </w:r>
          <w:r>
            <w:rPr>
              <w:noProof/>
            </w:rPr>
            <w:fldChar w:fldCharType="end"/>
          </w:r>
        </w:p>
        <w:p w14:paraId="002261CE" w14:textId="4072827C" w:rsidR="00CD5701" w:rsidRDefault="00000000">
          <w:pPr>
            <w:pStyle w:val="TOC3"/>
            <w:tabs>
              <w:tab w:val="right" w:leader="dot" w:pos="9016"/>
            </w:tabs>
            <w:rPr>
              <w:noProof/>
              <w:lang w:val="en-GB" w:eastAsia="en-GB"/>
            </w:rPr>
          </w:pPr>
          <w:r>
            <w:rPr>
              <w:noProof/>
            </w:rPr>
            <w:fldChar w:fldCharType="begin"/>
          </w:r>
          <w:r>
            <w:rPr>
              <w:noProof/>
            </w:rPr>
            <w:instrText>HYPERLINK \l "_Toc80793224"</w:instrText>
          </w:r>
          <w:ins w:id="34" w:author="Andrew Instone-Cowie" w:date="2024-06-19T12:08:00Z" w16du:dateUtc="2024-06-19T11:08:00Z">
            <w:r w:rsidR="00BB4DAF">
              <w:rPr>
                <w:noProof/>
              </w:rPr>
            </w:r>
          </w:ins>
          <w:r>
            <w:rPr>
              <w:noProof/>
            </w:rPr>
            <w:fldChar w:fldCharType="separate"/>
          </w:r>
          <w:r w:rsidR="00CD5701" w:rsidRPr="005C6B75">
            <w:rPr>
              <w:rStyle w:val="Hyperlink"/>
              <w:noProof/>
            </w:rPr>
            <w:t>Voltage Regulator</w:t>
          </w:r>
          <w:r w:rsidR="00CD5701">
            <w:rPr>
              <w:noProof/>
              <w:webHidden/>
            </w:rPr>
            <w:tab/>
          </w:r>
          <w:r w:rsidR="00CD5701">
            <w:rPr>
              <w:noProof/>
              <w:webHidden/>
            </w:rPr>
            <w:fldChar w:fldCharType="begin"/>
          </w:r>
          <w:r w:rsidR="00CD5701">
            <w:rPr>
              <w:noProof/>
              <w:webHidden/>
            </w:rPr>
            <w:instrText xml:space="preserve"> PAGEREF _Toc80793224 \h </w:instrText>
          </w:r>
          <w:r w:rsidR="00CD5701">
            <w:rPr>
              <w:noProof/>
              <w:webHidden/>
            </w:rPr>
          </w:r>
          <w:r w:rsidR="00CD5701">
            <w:rPr>
              <w:noProof/>
              <w:webHidden/>
            </w:rPr>
            <w:fldChar w:fldCharType="separate"/>
          </w:r>
          <w:r w:rsidR="007E2D4F">
            <w:rPr>
              <w:noProof/>
              <w:webHidden/>
            </w:rPr>
            <w:t>22</w:t>
          </w:r>
          <w:r w:rsidR="00CD5701">
            <w:rPr>
              <w:noProof/>
              <w:webHidden/>
            </w:rPr>
            <w:fldChar w:fldCharType="end"/>
          </w:r>
          <w:r>
            <w:rPr>
              <w:noProof/>
            </w:rPr>
            <w:fldChar w:fldCharType="end"/>
          </w:r>
        </w:p>
        <w:p w14:paraId="420ED7C7" w14:textId="400112F5" w:rsidR="00CD5701" w:rsidRDefault="00000000">
          <w:pPr>
            <w:pStyle w:val="TOC3"/>
            <w:tabs>
              <w:tab w:val="right" w:leader="dot" w:pos="9016"/>
            </w:tabs>
            <w:rPr>
              <w:noProof/>
              <w:lang w:val="en-GB" w:eastAsia="en-GB"/>
            </w:rPr>
          </w:pPr>
          <w:r>
            <w:rPr>
              <w:noProof/>
            </w:rPr>
            <w:fldChar w:fldCharType="begin"/>
          </w:r>
          <w:r>
            <w:rPr>
              <w:noProof/>
            </w:rPr>
            <w:instrText>HYPERLINK \l "_Toc80793225"</w:instrText>
          </w:r>
          <w:ins w:id="35" w:author="Andrew Instone-Cowie" w:date="2024-06-19T12:08:00Z" w16du:dateUtc="2024-06-19T11:08:00Z">
            <w:r w:rsidR="00BB4DAF">
              <w:rPr>
                <w:noProof/>
              </w:rPr>
            </w:r>
          </w:ins>
          <w:r>
            <w:rPr>
              <w:noProof/>
            </w:rPr>
            <w:fldChar w:fldCharType="separate"/>
          </w:r>
          <w:r w:rsidR="00CD5701" w:rsidRPr="005C6B75">
            <w:rPr>
              <w:rStyle w:val="Hyperlink"/>
              <w:noProof/>
            </w:rPr>
            <w:t>Cable Voltage Drop</w:t>
          </w:r>
          <w:r w:rsidR="00CD5701">
            <w:rPr>
              <w:noProof/>
              <w:webHidden/>
            </w:rPr>
            <w:tab/>
          </w:r>
          <w:r w:rsidR="00CD5701">
            <w:rPr>
              <w:noProof/>
              <w:webHidden/>
            </w:rPr>
            <w:fldChar w:fldCharType="begin"/>
          </w:r>
          <w:r w:rsidR="00CD5701">
            <w:rPr>
              <w:noProof/>
              <w:webHidden/>
            </w:rPr>
            <w:instrText xml:space="preserve"> PAGEREF _Toc80793225 \h </w:instrText>
          </w:r>
          <w:r w:rsidR="00CD5701">
            <w:rPr>
              <w:noProof/>
              <w:webHidden/>
            </w:rPr>
          </w:r>
          <w:r w:rsidR="00CD5701">
            <w:rPr>
              <w:noProof/>
              <w:webHidden/>
            </w:rPr>
            <w:fldChar w:fldCharType="separate"/>
          </w:r>
          <w:r w:rsidR="007E2D4F">
            <w:rPr>
              <w:noProof/>
              <w:webHidden/>
            </w:rPr>
            <w:t>22</w:t>
          </w:r>
          <w:r w:rsidR="00CD5701">
            <w:rPr>
              <w:noProof/>
              <w:webHidden/>
            </w:rPr>
            <w:fldChar w:fldCharType="end"/>
          </w:r>
          <w:r>
            <w:rPr>
              <w:noProof/>
            </w:rPr>
            <w:fldChar w:fldCharType="end"/>
          </w:r>
        </w:p>
        <w:p w14:paraId="4E78D31F" w14:textId="52506F63" w:rsidR="00CD5701" w:rsidRDefault="00000000">
          <w:pPr>
            <w:pStyle w:val="TOC3"/>
            <w:tabs>
              <w:tab w:val="right" w:leader="dot" w:pos="9016"/>
            </w:tabs>
            <w:rPr>
              <w:noProof/>
              <w:lang w:val="en-GB" w:eastAsia="en-GB"/>
            </w:rPr>
          </w:pPr>
          <w:r>
            <w:rPr>
              <w:noProof/>
            </w:rPr>
            <w:fldChar w:fldCharType="begin"/>
          </w:r>
          <w:r>
            <w:rPr>
              <w:noProof/>
            </w:rPr>
            <w:instrText>HYPERLINK \l "_Toc80793226"</w:instrText>
          </w:r>
          <w:ins w:id="36" w:author="Andrew Instone-Cowie" w:date="2024-06-19T12:08:00Z" w16du:dateUtc="2024-06-19T11:08:00Z">
            <w:r w:rsidR="00BB4DAF">
              <w:rPr>
                <w:noProof/>
              </w:rPr>
            </w:r>
          </w:ins>
          <w:r>
            <w:rPr>
              <w:noProof/>
            </w:rPr>
            <w:fldChar w:fldCharType="separate"/>
          </w:r>
          <w:r w:rsidR="00CD5701" w:rsidRPr="005C6B75">
            <w:rPr>
              <w:rStyle w:val="Hyperlink"/>
              <w:noProof/>
            </w:rPr>
            <w:t>Heat Dissipation</w:t>
          </w:r>
          <w:r w:rsidR="00CD5701">
            <w:rPr>
              <w:noProof/>
              <w:webHidden/>
            </w:rPr>
            <w:tab/>
          </w:r>
          <w:r w:rsidR="00CD5701">
            <w:rPr>
              <w:noProof/>
              <w:webHidden/>
            </w:rPr>
            <w:fldChar w:fldCharType="begin"/>
          </w:r>
          <w:r w:rsidR="00CD5701">
            <w:rPr>
              <w:noProof/>
              <w:webHidden/>
            </w:rPr>
            <w:instrText xml:space="preserve"> PAGEREF _Toc80793226 \h </w:instrText>
          </w:r>
          <w:r w:rsidR="00CD5701">
            <w:rPr>
              <w:noProof/>
              <w:webHidden/>
            </w:rPr>
          </w:r>
          <w:r w:rsidR="00CD5701">
            <w:rPr>
              <w:noProof/>
              <w:webHidden/>
            </w:rPr>
            <w:fldChar w:fldCharType="separate"/>
          </w:r>
          <w:r w:rsidR="007E2D4F">
            <w:rPr>
              <w:noProof/>
              <w:webHidden/>
            </w:rPr>
            <w:t>23</w:t>
          </w:r>
          <w:r w:rsidR="00CD5701">
            <w:rPr>
              <w:noProof/>
              <w:webHidden/>
            </w:rPr>
            <w:fldChar w:fldCharType="end"/>
          </w:r>
          <w:r>
            <w:rPr>
              <w:noProof/>
            </w:rPr>
            <w:fldChar w:fldCharType="end"/>
          </w:r>
        </w:p>
        <w:p w14:paraId="0C482EB9" w14:textId="66ACEF38"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"_Toc80793227"</w:instrText>
          </w:r>
          <w:ins w:id="37" w:author="Andrew Instone-Cowie" w:date="2024-06-19T12:08:00Z" w16du:dateUtc="2024-06-19T11:08:00Z">
            <w:r w:rsidR="00BB4DAF">
              <w:rPr>
                <w:noProof/>
              </w:rPr>
            </w:r>
          </w:ins>
          <w:r>
            <w:rPr>
              <w:noProof/>
            </w:rPr>
            <w:fldChar w:fldCharType="separate"/>
          </w:r>
          <w:r w:rsidR="00CD5701" w:rsidRPr="005C6B75">
            <w:rPr>
              <w:rStyle w:val="Hyperlink"/>
              <w:noProof/>
            </w:rPr>
            <w:t>Hardware Compatibility</w:t>
          </w:r>
          <w:r w:rsidR="00CD5701">
            <w:rPr>
              <w:noProof/>
              <w:webHidden/>
            </w:rPr>
            <w:tab/>
          </w:r>
          <w:r w:rsidR="00CD5701">
            <w:rPr>
              <w:noProof/>
              <w:webHidden/>
            </w:rPr>
            <w:fldChar w:fldCharType="begin"/>
          </w:r>
          <w:r w:rsidR="00CD5701">
            <w:rPr>
              <w:noProof/>
              <w:webHidden/>
            </w:rPr>
            <w:instrText xml:space="preserve"> PAGEREF _Toc80793227 \h </w:instrText>
          </w:r>
          <w:r w:rsidR="00CD5701">
            <w:rPr>
              <w:noProof/>
              <w:webHidden/>
            </w:rPr>
          </w:r>
          <w:r w:rsidR="00CD5701">
            <w:rPr>
              <w:noProof/>
              <w:webHidden/>
            </w:rPr>
            <w:fldChar w:fldCharType="separate"/>
          </w:r>
          <w:r w:rsidR="007E2D4F">
            <w:rPr>
              <w:noProof/>
              <w:webHidden/>
            </w:rPr>
            <w:t>24</w:t>
          </w:r>
          <w:r w:rsidR="00CD5701">
            <w:rPr>
              <w:noProof/>
              <w:webHidden/>
            </w:rPr>
            <w:fldChar w:fldCharType="end"/>
          </w:r>
          <w:r>
            <w:rPr>
              <w:noProof/>
            </w:rPr>
            <w:fldChar w:fldCharType="end"/>
          </w:r>
        </w:p>
        <w:p w14:paraId="4835163F" w14:textId="36173447" w:rsidR="00CD5701" w:rsidRDefault="00000000">
          <w:pPr>
            <w:pStyle w:val="TOC1"/>
            <w:tabs>
              <w:tab w:val="right" w:leader="dot" w:pos="9016"/>
            </w:tabs>
            <w:rPr>
              <w:rFonts w:eastAsiaTheme="minorEastAsia"/>
              <w:noProof/>
              <w:lang w:eastAsia="en-GB"/>
            </w:rPr>
          </w:pPr>
          <w:r>
            <w:rPr>
              <w:noProof/>
            </w:rPr>
            <w:lastRenderedPageBreak/>
            <w:fldChar w:fldCharType="begin"/>
          </w:r>
          <w:r>
            <w:rPr>
              <w:noProof/>
            </w:rPr>
            <w:instrText>HYPERLINK \l "_Toc80793228"</w:instrText>
          </w:r>
          <w:ins w:id="38" w:author="Andrew Instone-Cowie" w:date="2024-06-19T12:08:00Z" w16du:dateUtc="2024-06-19T11:08:00Z">
            <w:r w:rsidR="00BB4DAF">
              <w:rPr>
                <w:noProof/>
              </w:rPr>
            </w:r>
          </w:ins>
          <w:r>
            <w:rPr>
              <w:noProof/>
            </w:rPr>
            <w:fldChar w:fldCharType="separate"/>
          </w:r>
          <w:r w:rsidR="00CD5701" w:rsidRPr="005C6B75">
            <w:rPr>
              <w:rStyle w:val="Hyperlink"/>
              <w:noProof/>
            </w:rPr>
            <w:t>Basic Serial Splitter Module Hardware</w:t>
          </w:r>
          <w:r w:rsidR="00CD5701">
            <w:rPr>
              <w:noProof/>
              <w:webHidden/>
            </w:rPr>
            <w:tab/>
          </w:r>
          <w:r w:rsidR="00CD5701">
            <w:rPr>
              <w:noProof/>
              <w:webHidden/>
            </w:rPr>
            <w:fldChar w:fldCharType="begin"/>
          </w:r>
          <w:r w:rsidR="00CD5701">
            <w:rPr>
              <w:noProof/>
              <w:webHidden/>
            </w:rPr>
            <w:instrText xml:space="preserve"> PAGEREF _Toc80793228 \h </w:instrText>
          </w:r>
          <w:r w:rsidR="00CD5701">
            <w:rPr>
              <w:noProof/>
              <w:webHidden/>
            </w:rPr>
          </w:r>
          <w:r w:rsidR="00CD5701">
            <w:rPr>
              <w:noProof/>
              <w:webHidden/>
            </w:rPr>
            <w:fldChar w:fldCharType="separate"/>
          </w:r>
          <w:r w:rsidR="007E2D4F">
            <w:rPr>
              <w:noProof/>
              <w:webHidden/>
            </w:rPr>
            <w:t>25</w:t>
          </w:r>
          <w:r w:rsidR="00CD5701">
            <w:rPr>
              <w:noProof/>
              <w:webHidden/>
            </w:rPr>
            <w:fldChar w:fldCharType="end"/>
          </w:r>
          <w:r>
            <w:rPr>
              <w:noProof/>
            </w:rPr>
            <w:fldChar w:fldCharType="end"/>
          </w:r>
        </w:p>
        <w:p w14:paraId="37A33AB7" w14:textId="55BD4B2D"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"_Toc80793229"</w:instrText>
          </w:r>
          <w:ins w:id="39" w:author="Andrew Instone-Cowie" w:date="2024-06-19T12:08:00Z" w16du:dateUtc="2024-06-19T11:08:00Z">
            <w:r w:rsidR="00BB4DAF">
              <w:rPr>
                <w:noProof/>
              </w:rPr>
            </w:r>
          </w:ins>
          <w:r>
            <w:rPr>
              <w:noProof/>
            </w:rPr>
            <w:fldChar w:fldCharType="separate"/>
          </w:r>
          <w:r w:rsidR="00CD5701" w:rsidRPr="005C6B75">
            <w:rPr>
              <w:rStyle w:val="Hyperlink"/>
              <w:noProof/>
            </w:rPr>
            <w:t>Overview</w:t>
          </w:r>
          <w:r w:rsidR="00CD5701">
            <w:rPr>
              <w:noProof/>
              <w:webHidden/>
            </w:rPr>
            <w:tab/>
          </w:r>
          <w:r w:rsidR="00CD5701">
            <w:rPr>
              <w:noProof/>
              <w:webHidden/>
            </w:rPr>
            <w:fldChar w:fldCharType="begin"/>
          </w:r>
          <w:r w:rsidR="00CD5701">
            <w:rPr>
              <w:noProof/>
              <w:webHidden/>
            </w:rPr>
            <w:instrText xml:space="preserve"> PAGEREF _Toc80793229 \h </w:instrText>
          </w:r>
          <w:r w:rsidR="00CD5701">
            <w:rPr>
              <w:noProof/>
              <w:webHidden/>
            </w:rPr>
          </w:r>
          <w:r w:rsidR="00CD5701">
            <w:rPr>
              <w:noProof/>
              <w:webHidden/>
            </w:rPr>
            <w:fldChar w:fldCharType="separate"/>
          </w:r>
          <w:r w:rsidR="007E2D4F">
            <w:rPr>
              <w:noProof/>
              <w:webHidden/>
            </w:rPr>
            <w:t>25</w:t>
          </w:r>
          <w:r w:rsidR="00CD5701">
            <w:rPr>
              <w:noProof/>
              <w:webHidden/>
            </w:rPr>
            <w:fldChar w:fldCharType="end"/>
          </w:r>
          <w:r>
            <w:rPr>
              <w:noProof/>
            </w:rPr>
            <w:fldChar w:fldCharType="end"/>
          </w:r>
        </w:p>
        <w:p w14:paraId="0C10516E" w14:textId="6305C3FC"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"_Toc80793230"</w:instrText>
          </w:r>
          <w:ins w:id="40" w:author="Andrew Instone-Cowie" w:date="2024-06-19T12:08:00Z" w16du:dateUtc="2024-06-19T11:08:00Z">
            <w:r w:rsidR="00BB4DAF">
              <w:rPr>
                <w:noProof/>
              </w:rPr>
            </w:r>
          </w:ins>
          <w:r>
            <w:rPr>
              <w:noProof/>
            </w:rPr>
            <w:fldChar w:fldCharType="separate"/>
          </w:r>
          <w:r w:rsidR="00CD5701" w:rsidRPr="005C6B75">
            <w:rPr>
              <w:rStyle w:val="Hyperlink"/>
              <w:noProof/>
            </w:rPr>
            <w:t>Serial Line Drivers</w:t>
          </w:r>
          <w:r w:rsidR="00CD5701">
            <w:rPr>
              <w:noProof/>
              <w:webHidden/>
            </w:rPr>
            <w:tab/>
          </w:r>
          <w:r w:rsidR="00CD5701">
            <w:rPr>
              <w:noProof/>
              <w:webHidden/>
            </w:rPr>
            <w:fldChar w:fldCharType="begin"/>
          </w:r>
          <w:r w:rsidR="00CD5701">
            <w:rPr>
              <w:noProof/>
              <w:webHidden/>
            </w:rPr>
            <w:instrText xml:space="preserve"> PAGEREF _Toc80793230 \h </w:instrText>
          </w:r>
          <w:r w:rsidR="00CD5701">
            <w:rPr>
              <w:noProof/>
              <w:webHidden/>
            </w:rPr>
          </w:r>
          <w:r w:rsidR="00CD5701">
            <w:rPr>
              <w:noProof/>
              <w:webHidden/>
            </w:rPr>
            <w:fldChar w:fldCharType="separate"/>
          </w:r>
          <w:r w:rsidR="007E2D4F">
            <w:rPr>
              <w:noProof/>
              <w:webHidden/>
            </w:rPr>
            <w:t>25</w:t>
          </w:r>
          <w:r w:rsidR="00CD5701">
            <w:rPr>
              <w:noProof/>
              <w:webHidden/>
            </w:rPr>
            <w:fldChar w:fldCharType="end"/>
          </w:r>
          <w:r>
            <w:rPr>
              <w:noProof/>
            </w:rPr>
            <w:fldChar w:fldCharType="end"/>
          </w:r>
        </w:p>
        <w:p w14:paraId="69109F5B" w14:textId="7EF3387E"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"_Toc80793231"</w:instrText>
          </w:r>
          <w:ins w:id="41" w:author="Andrew Instone-Cowie" w:date="2024-06-19T12:08:00Z" w16du:dateUtc="2024-06-19T11:08:00Z">
            <w:r w:rsidR="00BB4DAF">
              <w:rPr>
                <w:noProof/>
              </w:rPr>
            </w:r>
          </w:ins>
          <w:r>
            <w:rPr>
              <w:noProof/>
            </w:rPr>
            <w:fldChar w:fldCharType="separate"/>
          </w:r>
          <w:r w:rsidR="00CD5701" w:rsidRPr="005C6B75">
            <w:rPr>
              <w:rStyle w:val="Hyperlink"/>
              <w:noProof/>
            </w:rPr>
            <w:t>PCB Design</w:t>
          </w:r>
          <w:r w:rsidR="00CD5701">
            <w:rPr>
              <w:noProof/>
              <w:webHidden/>
            </w:rPr>
            <w:tab/>
          </w:r>
          <w:r w:rsidR="00CD5701">
            <w:rPr>
              <w:noProof/>
              <w:webHidden/>
            </w:rPr>
            <w:fldChar w:fldCharType="begin"/>
          </w:r>
          <w:r w:rsidR="00CD5701">
            <w:rPr>
              <w:noProof/>
              <w:webHidden/>
            </w:rPr>
            <w:instrText xml:space="preserve"> PAGEREF _Toc80793231 \h </w:instrText>
          </w:r>
          <w:r w:rsidR="00CD5701">
            <w:rPr>
              <w:noProof/>
              <w:webHidden/>
            </w:rPr>
          </w:r>
          <w:r w:rsidR="00CD5701">
            <w:rPr>
              <w:noProof/>
              <w:webHidden/>
            </w:rPr>
            <w:fldChar w:fldCharType="separate"/>
          </w:r>
          <w:r w:rsidR="007E2D4F">
            <w:rPr>
              <w:noProof/>
              <w:webHidden/>
            </w:rPr>
            <w:t>25</w:t>
          </w:r>
          <w:r w:rsidR="00CD5701">
            <w:rPr>
              <w:noProof/>
              <w:webHidden/>
            </w:rPr>
            <w:fldChar w:fldCharType="end"/>
          </w:r>
          <w:r>
            <w:rPr>
              <w:noProof/>
            </w:rPr>
            <w:fldChar w:fldCharType="end"/>
          </w:r>
        </w:p>
        <w:p w14:paraId="3DBE6151" w14:textId="3705F75C"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"_Toc80793232"</w:instrText>
          </w:r>
          <w:ins w:id="42" w:author="Andrew Instone-Cowie" w:date="2024-06-19T12:08:00Z" w16du:dateUtc="2024-06-19T11:08:00Z">
            <w:r w:rsidR="00BB4DAF">
              <w:rPr>
                <w:noProof/>
              </w:rPr>
            </w:r>
          </w:ins>
          <w:r>
            <w:rPr>
              <w:noProof/>
            </w:rPr>
            <w:fldChar w:fldCharType="separate"/>
          </w:r>
          <w:r w:rsidR="00CD5701" w:rsidRPr="005C6B75">
            <w:rPr>
              <w:rStyle w:val="Hyperlink"/>
              <w:noProof/>
            </w:rPr>
            <w:t>Power Supply</w:t>
          </w:r>
          <w:r w:rsidR="00CD5701">
            <w:rPr>
              <w:noProof/>
              <w:webHidden/>
            </w:rPr>
            <w:tab/>
          </w:r>
          <w:r w:rsidR="00CD5701">
            <w:rPr>
              <w:noProof/>
              <w:webHidden/>
            </w:rPr>
            <w:fldChar w:fldCharType="begin"/>
          </w:r>
          <w:r w:rsidR="00CD5701">
            <w:rPr>
              <w:noProof/>
              <w:webHidden/>
            </w:rPr>
            <w:instrText xml:space="preserve"> PAGEREF _Toc80793232 \h </w:instrText>
          </w:r>
          <w:r w:rsidR="00CD5701">
            <w:rPr>
              <w:noProof/>
              <w:webHidden/>
            </w:rPr>
          </w:r>
          <w:r w:rsidR="00CD5701">
            <w:rPr>
              <w:noProof/>
              <w:webHidden/>
            </w:rPr>
            <w:fldChar w:fldCharType="separate"/>
          </w:r>
          <w:r w:rsidR="007E2D4F">
            <w:rPr>
              <w:noProof/>
              <w:webHidden/>
            </w:rPr>
            <w:t>25</w:t>
          </w:r>
          <w:r w:rsidR="00CD5701">
            <w:rPr>
              <w:noProof/>
              <w:webHidden/>
            </w:rPr>
            <w:fldChar w:fldCharType="end"/>
          </w:r>
          <w:r>
            <w:rPr>
              <w:noProof/>
            </w:rPr>
            <w:fldChar w:fldCharType="end"/>
          </w:r>
        </w:p>
        <w:p w14:paraId="4BA8328C" w14:textId="4C14211B"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"_Toc80793233"</w:instrText>
          </w:r>
          <w:ins w:id="43" w:author="Andrew Instone-Cowie" w:date="2024-06-19T12:08:00Z" w16du:dateUtc="2024-06-19T11:08:00Z">
            <w:r w:rsidR="00BB4DAF">
              <w:rPr>
                <w:noProof/>
              </w:rPr>
            </w:r>
          </w:ins>
          <w:r>
            <w:rPr>
              <w:noProof/>
            </w:rPr>
            <w:fldChar w:fldCharType="separate"/>
          </w:r>
          <w:r w:rsidR="00CD5701" w:rsidRPr="005C6B75">
            <w:rPr>
              <w:rStyle w:val="Hyperlink"/>
              <w:noProof/>
            </w:rPr>
            <w:t>Downstream Data</w:t>
          </w:r>
          <w:r w:rsidR="00CD5701">
            <w:rPr>
              <w:noProof/>
              <w:webHidden/>
            </w:rPr>
            <w:tab/>
          </w:r>
          <w:r w:rsidR="00CD5701">
            <w:rPr>
              <w:noProof/>
              <w:webHidden/>
            </w:rPr>
            <w:fldChar w:fldCharType="begin"/>
          </w:r>
          <w:r w:rsidR="00CD5701">
            <w:rPr>
              <w:noProof/>
              <w:webHidden/>
            </w:rPr>
            <w:instrText xml:space="preserve"> PAGEREF _Toc80793233 \h </w:instrText>
          </w:r>
          <w:r w:rsidR="00CD5701">
            <w:rPr>
              <w:noProof/>
              <w:webHidden/>
            </w:rPr>
          </w:r>
          <w:r w:rsidR="00CD5701">
            <w:rPr>
              <w:noProof/>
              <w:webHidden/>
            </w:rPr>
            <w:fldChar w:fldCharType="separate"/>
          </w:r>
          <w:r w:rsidR="007E2D4F">
            <w:rPr>
              <w:noProof/>
              <w:webHidden/>
            </w:rPr>
            <w:t>26</w:t>
          </w:r>
          <w:r w:rsidR="00CD5701">
            <w:rPr>
              <w:noProof/>
              <w:webHidden/>
            </w:rPr>
            <w:fldChar w:fldCharType="end"/>
          </w:r>
          <w:r>
            <w:rPr>
              <w:noProof/>
            </w:rPr>
            <w:fldChar w:fldCharType="end"/>
          </w:r>
        </w:p>
        <w:p w14:paraId="0EA801B3" w14:textId="2AD07C33" w:rsidR="00CD5701" w:rsidRDefault="00000000">
          <w:pPr>
            <w:pStyle w:val="TOC3"/>
            <w:tabs>
              <w:tab w:val="right" w:leader="dot" w:pos="9016"/>
            </w:tabs>
            <w:rPr>
              <w:noProof/>
              <w:lang w:val="en-GB" w:eastAsia="en-GB"/>
            </w:rPr>
          </w:pPr>
          <w:r>
            <w:rPr>
              <w:noProof/>
            </w:rPr>
            <w:fldChar w:fldCharType="begin"/>
          </w:r>
          <w:r>
            <w:rPr>
              <w:noProof/>
            </w:rPr>
            <w:instrText>HYPERLINK \l "_Toc80793234"</w:instrText>
          </w:r>
          <w:ins w:id="44" w:author="Andrew Instone-Cowie" w:date="2024-06-19T12:08:00Z" w16du:dateUtc="2024-06-19T11:08:00Z">
            <w:r w:rsidR="00BB4DAF">
              <w:rPr>
                <w:noProof/>
              </w:rPr>
            </w:r>
          </w:ins>
          <w:r>
            <w:rPr>
              <w:noProof/>
            </w:rPr>
            <w:fldChar w:fldCharType="separate"/>
          </w:r>
          <w:r w:rsidR="00CD5701" w:rsidRPr="005C6B75">
            <w:rPr>
              <w:rStyle w:val="Hyperlink"/>
              <w:noProof/>
            </w:rPr>
            <w:t>Fan-Out Calculation</w:t>
          </w:r>
          <w:r w:rsidR="00CD5701">
            <w:rPr>
              <w:noProof/>
              <w:webHidden/>
            </w:rPr>
            <w:tab/>
          </w:r>
          <w:r w:rsidR="00CD5701">
            <w:rPr>
              <w:noProof/>
              <w:webHidden/>
            </w:rPr>
            <w:fldChar w:fldCharType="begin"/>
          </w:r>
          <w:r w:rsidR="00CD5701">
            <w:rPr>
              <w:noProof/>
              <w:webHidden/>
            </w:rPr>
            <w:instrText xml:space="preserve"> PAGEREF _Toc80793234 \h </w:instrText>
          </w:r>
          <w:r w:rsidR="00CD5701">
            <w:rPr>
              <w:noProof/>
              <w:webHidden/>
            </w:rPr>
          </w:r>
          <w:r w:rsidR="00CD5701">
            <w:rPr>
              <w:noProof/>
              <w:webHidden/>
            </w:rPr>
            <w:fldChar w:fldCharType="separate"/>
          </w:r>
          <w:r w:rsidR="007E2D4F">
            <w:rPr>
              <w:noProof/>
              <w:webHidden/>
            </w:rPr>
            <w:t>27</w:t>
          </w:r>
          <w:r w:rsidR="00CD5701">
            <w:rPr>
              <w:noProof/>
              <w:webHidden/>
            </w:rPr>
            <w:fldChar w:fldCharType="end"/>
          </w:r>
          <w:r>
            <w:rPr>
              <w:noProof/>
            </w:rPr>
            <w:fldChar w:fldCharType="end"/>
          </w:r>
        </w:p>
        <w:p w14:paraId="5E55E586" w14:textId="08D19195"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"_Toc80793235"</w:instrText>
          </w:r>
          <w:ins w:id="45" w:author="Andrew Instone-Cowie" w:date="2024-06-19T12:08:00Z" w16du:dateUtc="2024-06-19T11:08:00Z">
            <w:r w:rsidR="00BB4DAF">
              <w:rPr>
                <w:noProof/>
              </w:rPr>
            </w:r>
          </w:ins>
          <w:r>
            <w:rPr>
              <w:noProof/>
            </w:rPr>
            <w:fldChar w:fldCharType="separate"/>
          </w:r>
          <w:r w:rsidR="00CD5701" w:rsidRPr="005C6B75">
            <w:rPr>
              <w:rStyle w:val="Hyperlink"/>
              <w:noProof/>
            </w:rPr>
            <w:t>Upstream Data</w:t>
          </w:r>
          <w:r w:rsidR="00CD5701">
            <w:rPr>
              <w:noProof/>
              <w:webHidden/>
            </w:rPr>
            <w:tab/>
          </w:r>
          <w:r w:rsidR="00CD5701">
            <w:rPr>
              <w:noProof/>
              <w:webHidden/>
            </w:rPr>
            <w:fldChar w:fldCharType="begin"/>
          </w:r>
          <w:r w:rsidR="00CD5701">
            <w:rPr>
              <w:noProof/>
              <w:webHidden/>
            </w:rPr>
            <w:instrText xml:space="preserve"> PAGEREF _Toc80793235 \h </w:instrText>
          </w:r>
          <w:r w:rsidR="00CD5701">
            <w:rPr>
              <w:noProof/>
              <w:webHidden/>
            </w:rPr>
          </w:r>
          <w:r w:rsidR="00CD5701">
            <w:rPr>
              <w:noProof/>
              <w:webHidden/>
            </w:rPr>
            <w:fldChar w:fldCharType="separate"/>
          </w:r>
          <w:r w:rsidR="007E2D4F">
            <w:rPr>
              <w:noProof/>
              <w:webHidden/>
            </w:rPr>
            <w:t>28</w:t>
          </w:r>
          <w:r w:rsidR="00CD5701">
            <w:rPr>
              <w:noProof/>
              <w:webHidden/>
            </w:rPr>
            <w:fldChar w:fldCharType="end"/>
          </w:r>
          <w:r>
            <w:rPr>
              <w:noProof/>
            </w:rPr>
            <w:fldChar w:fldCharType="end"/>
          </w:r>
        </w:p>
        <w:p w14:paraId="20533A0C" w14:textId="7FFD9344" w:rsidR="00CD5701" w:rsidRDefault="00000000">
          <w:pPr>
            <w:pStyle w:val="TOC3"/>
            <w:tabs>
              <w:tab w:val="right" w:leader="dot" w:pos="9016"/>
            </w:tabs>
            <w:rPr>
              <w:noProof/>
              <w:lang w:val="en-GB" w:eastAsia="en-GB"/>
            </w:rPr>
          </w:pPr>
          <w:r>
            <w:rPr>
              <w:noProof/>
            </w:rPr>
            <w:fldChar w:fldCharType="begin"/>
          </w:r>
          <w:r>
            <w:rPr>
              <w:noProof/>
            </w:rPr>
            <w:instrText>HYPERLINK \l "_Toc80793236"</w:instrText>
          </w:r>
          <w:ins w:id="46" w:author="Andrew Instone-Cowie" w:date="2024-06-19T12:08:00Z" w16du:dateUtc="2024-06-19T11:08:00Z">
            <w:r w:rsidR="00BB4DAF">
              <w:rPr>
                <w:noProof/>
              </w:rPr>
            </w:r>
          </w:ins>
          <w:r>
            <w:rPr>
              <w:noProof/>
            </w:rPr>
            <w:fldChar w:fldCharType="separate"/>
          </w:r>
          <w:r w:rsidR="00CD5701" w:rsidRPr="005C6B75">
            <w:rPr>
              <w:rStyle w:val="Hyperlink"/>
              <w:noProof/>
            </w:rPr>
            <w:t>Transmitter Disabling</w:t>
          </w:r>
          <w:r w:rsidR="00CD5701">
            <w:rPr>
              <w:noProof/>
              <w:webHidden/>
            </w:rPr>
            <w:tab/>
          </w:r>
          <w:r w:rsidR="00CD5701">
            <w:rPr>
              <w:noProof/>
              <w:webHidden/>
            </w:rPr>
            <w:fldChar w:fldCharType="begin"/>
          </w:r>
          <w:r w:rsidR="00CD5701">
            <w:rPr>
              <w:noProof/>
              <w:webHidden/>
            </w:rPr>
            <w:instrText xml:space="preserve"> PAGEREF _Toc80793236 \h </w:instrText>
          </w:r>
          <w:r w:rsidR="00CD5701">
            <w:rPr>
              <w:noProof/>
              <w:webHidden/>
            </w:rPr>
          </w:r>
          <w:r w:rsidR="00CD5701">
            <w:rPr>
              <w:noProof/>
              <w:webHidden/>
            </w:rPr>
            <w:fldChar w:fldCharType="separate"/>
          </w:r>
          <w:r w:rsidR="007E2D4F">
            <w:rPr>
              <w:noProof/>
              <w:webHidden/>
            </w:rPr>
            <w:t>29</w:t>
          </w:r>
          <w:r w:rsidR="00CD5701">
            <w:rPr>
              <w:noProof/>
              <w:webHidden/>
            </w:rPr>
            <w:fldChar w:fldCharType="end"/>
          </w:r>
          <w:r>
            <w:rPr>
              <w:noProof/>
            </w:rPr>
            <w:fldChar w:fldCharType="end"/>
          </w:r>
        </w:p>
        <w:p w14:paraId="33E69535" w14:textId="452A67B7"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"_Toc80793237"</w:instrText>
          </w:r>
          <w:ins w:id="47" w:author="Andrew Instone-Cowie" w:date="2024-06-19T12:08:00Z" w16du:dateUtc="2024-06-19T11:08:00Z">
            <w:r w:rsidR="00BB4DAF">
              <w:rPr>
                <w:noProof/>
              </w:rPr>
            </w:r>
          </w:ins>
          <w:r>
            <w:rPr>
              <w:noProof/>
            </w:rPr>
            <w:fldChar w:fldCharType="separate"/>
          </w:r>
          <w:r w:rsidR="00CD5701" w:rsidRPr="005C6B75">
            <w:rPr>
              <w:rStyle w:val="Hyperlink"/>
              <w:noProof/>
            </w:rPr>
            <w:t>Circuit Protection</w:t>
          </w:r>
          <w:r w:rsidR="00CD5701">
            <w:rPr>
              <w:noProof/>
              <w:webHidden/>
            </w:rPr>
            <w:tab/>
          </w:r>
          <w:r w:rsidR="00CD5701">
            <w:rPr>
              <w:noProof/>
              <w:webHidden/>
            </w:rPr>
            <w:fldChar w:fldCharType="begin"/>
          </w:r>
          <w:r w:rsidR="00CD5701">
            <w:rPr>
              <w:noProof/>
              <w:webHidden/>
            </w:rPr>
            <w:instrText xml:space="preserve"> PAGEREF _Toc80793237 \h </w:instrText>
          </w:r>
          <w:r w:rsidR="00CD5701">
            <w:rPr>
              <w:noProof/>
              <w:webHidden/>
            </w:rPr>
          </w:r>
          <w:r w:rsidR="00CD5701">
            <w:rPr>
              <w:noProof/>
              <w:webHidden/>
            </w:rPr>
            <w:fldChar w:fldCharType="separate"/>
          </w:r>
          <w:r w:rsidR="007E2D4F">
            <w:rPr>
              <w:noProof/>
              <w:webHidden/>
            </w:rPr>
            <w:t>31</w:t>
          </w:r>
          <w:r w:rsidR="00CD5701">
            <w:rPr>
              <w:noProof/>
              <w:webHidden/>
            </w:rPr>
            <w:fldChar w:fldCharType="end"/>
          </w:r>
          <w:r>
            <w:rPr>
              <w:noProof/>
            </w:rPr>
            <w:fldChar w:fldCharType="end"/>
          </w:r>
        </w:p>
        <w:p w14:paraId="2FF6EA98" w14:textId="6AF56B9E"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"_Toc80793238"</w:instrText>
          </w:r>
          <w:ins w:id="48" w:author="Andrew Instone-Cowie" w:date="2024-06-19T12:08:00Z" w16du:dateUtc="2024-06-19T11:08:00Z">
            <w:r w:rsidR="00BB4DAF">
              <w:rPr>
                <w:noProof/>
              </w:rPr>
            </w:r>
          </w:ins>
          <w:r>
            <w:rPr>
              <w:noProof/>
            </w:rPr>
            <w:fldChar w:fldCharType="separate"/>
          </w:r>
          <w:r w:rsidR="00CD5701" w:rsidRPr="005C6B75">
            <w:rPr>
              <w:rStyle w:val="Hyperlink"/>
              <w:noProof/>
            </w:rPr>
            <w:t>Over-Current Protection</w:t>
          </w:r>
          <w:r w:rsidR="00CD5701">
            <w:rPr>
              <w:noProof/>
              <w:webHidden/>
            </w:rPr>
            <w:tab/>
          </w:r>
          <w:r w:rsidR="00CD5701">
            <w:rPr>
              <w:noProof/>
              <w:webHidden/>
            </w:rPr>
            <w:fldChar w:fldCharType="begin"/>
          </w:r>
          <w:r w:rsidR="00CD5701">
            <w:rPr>
              <w:noProof/>
              <w:webHidden/>
            </w:rPr>
            <w:instrText xml:space="preserve"> PAGEREF _Toc80793238 \h </w:instrText>
          </w:r>
          <w:r w:rsidR="00CD5701">
            <w:rPr>
              <w:noProof/>
              <w:webHidden/>
            </w:rPr>
          </w:r>
          <w:r w:rsidR="00CD5701">
            <w:rPr>
              <w:noProof/>
              <w:webHidden/>
            </w:rPr>
            <w:fldChar w:fldCharType="separate"/>
          </w:r>
          <w:r w:rsidR="007E2D4F">
            <w:rPr>
              <w:noProof/>
              <w:webHidden/>
            </w:rPr>
            <w:t>31</w:t>
          </w:r>
          <w:r w:rsidR="00CD5701">
            <w:rPr>
              <w:noProof/>
              <w:webHidden/>
            </w:rPr>
            <w:fldChar w:fldCharType="end"/>
          </w:r>
          <w:r>
            <w:rPr>
              <w:noProof/>
            </w:rPr>
            <w:fldChar w:fldCharType="end"/>
          </w:r>
        </w:p>
        <w:p w14:paraId="2E92A8FA" w14:textId="69059F6B"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"_Toc80793239"</w:instrText>
          </w:r>
          <w:ins w:id="49" w:author="Andrew Instone-Cowie" w:date="2024-06-19T12:08:00Z" w16du:dateUtc="2024-06-19T11:08:00Z">
            <w:r w:rsidR="00BB4DAF">
              <w:rPr>
                <w:noProof/>
              </w:rPr>
            </w:r>
          </w:ins>
          <w:r>
            <w:rPr>
              <w:noProof/>
            </w:rPr>
            <w:fldChar w:fldCharType="separate"/>
          </w:r>
          <w:r w:rsidR="00CD5701" w:rsidRPr="005C6B75">
            <w:rPr>
              <w:rStyle w:val="Hyperlink"/>
              <w:noProof/>
            </w:rPr>
            <w:t>Polarity Protection</w:t>
          </w:r>
          <w:r w:rsidR="00CD5701">
            <w:rPr>
              <w:noProof/>
              <w:webHidden/>
            </w:rPr>
            <w:tab/>
          </w:r>
          <w:r w:rsidR="00CD5701">
            <w:rPr>
              <w:noProof/>
              <w:webHidden/>
            </w:rPr>
            <w:fldChar w:fldCharType="begin"/>
          </w:r>
          <w:r w:rsidR="00CD5701">
            <w:rPr>
              <w:noProof/>
              <w:webHidden/>
            </w:rPr>
            <w:instrText xml:space="preserve"> PAGEREF _Toc80793239 \h </w:instrText>
          </w:r>
          <w:r w:rsidR="00CD5701">
            <w:rPr>
              <w:noProof/>
              <w:webHidden/>
            </w:rPr>
          </w:r>
          <w:r w:rsidR="00CD5701">
            <w:rPr>
              <w:noProof/>
              <w:webHidden/>
            </w:rPr>
            <w:fldChar w:fldCharType="separate"/>
          </w:r>
          <w:r w:rsidR="007E2D4F">
            <w:rPr>
              <w:noProof/>
              <w:webHidden/>
            </w:rPr>
            <w:t>31</w:t>
          </w:r>
          <w:r w:rsidR="00CD5701">
            <w:rPr>
              <w:noProof/>
              <w:webHidden/>
            </w:rPr>
            <w:fldChar w:fldCharType="end"/>
          </w:r>
          <w:r>
            <w:rPr>
              <w:noProof/>
            </w:rPr>
            <w:fldChar w:fldCharType="end"/>
          </w:r>
        </w:p>
        <w:p w14:paraId="4B695DE7" w14:textId="7BED9E0D"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"_Toc80793240"</w:instrText>
          </w:r>
          <w:ins w:id="50" w:author="Andrew Instone-Cowie" w:date="2024-06-19T12:08:00Z" w16du:dateUtc="2024-06-19T11:08:00Z">
            <w:r w:rsidR="00BB4DAF">
              <w:rPr>
                <w:noProof/>
              </w:rPr>
            </w:r>
          </w:ins>
          <w:r>
            <w:rPr>
              <w:noProof/>
            </w:rPr>
            <w:fldChar w:fldCharType="separate"/>
          </w:r>
          <w:r w:rsidR="00CD5701" w:rsidRPr="005C6B75">
            <w:rPr>
              <w:rStyle w:val="Hyperlink"/>
              <w:noProof/>
            </w:rPr>
            <w:t>Transient Voltage Suppression</w:t>
          </w:r>
          <w:r w:rsidR="00CD5701">
            <w:rPr>
              <w:noProof/>
              <w:webHidden/>
            </w:rPr>
            <w:tab/>
          </w:r>
          <w:r w:rsidR="00CD5701">
            <w:rPr>
              <w:noProof/>
              <w:webHidden/>
            </w:rPr>
            <w:fldChar w:fldCharType="begin"/>
          </w:r>
          <w:r w:rsidR="00CD5701">
            <w:rPr>
              <w:noProof/>
              <w:webHidden/>
            </w:rPr>
            <w:instrText xml:space="preserve"> PAGEREF _Toc80793240 \h </w:instrText>
          </w:r>
          <w:r w:rsidR="00CD5701">
            <w:rPr>
              <w:noProof/>
              <w:webHidden/>
            </w:rPr>
          </w:r>
          <w:r w:rsidR="00CD5701">
            <w:rPr>
              <w:noProof/>
              <w:webHidden/>
            </w:rPr>
            <w:fldChar w:fldCharType="separate"/>
          </w:r>
          <w:r w:rsidR="007E2D4F">
            <w:rPr>
              <w:noProof/>
              <w:webHidden/>
            </w:rPr>
            <w:t>32</w:t>
          </w:r>
          <w:r w:rsidR="00CD5701">
            <w:rPr>
              <w:noProof/>
              <w:webHidden/>
            </w:rPr>
            <w:fldChar w:fldCharType="end"/>
          </w:r>
          <w:r>
            <w:rPr>
              <w:noProof/>
            </w:rPr>
            <w:fldChar w:fldCharType="end"/>
          </w:r>
        </w:p>
        <w:p w14:paraId="24445404" w14:textId="452BA8FC" w:rsidR="00CD5701" w:rsidRDefault="00000000">
          <w:pPr>
            <w:pStyle w:val="TOC3"/>
            <w:tabs>
              <w:tab w:val="right" w:leader="dot" w:pos="9016"/>
            </w:tabs>
            <w:rPr>
              <w:noProof/>
              <w:lang w:val="en-GB" w:eastAsia="en-GB"/>
            </w:rPr>
          </w:pPr>
          <w:r>
            <w:rPr>
              <w:noProof/>
            </w:rPr>
            <w:fldChar w:fldCharType="begin"/>
          </w:r>
          <w:r>
            <w:rPr>
              <w:noProof/>
            </w:rPr>
            <w:instrText>HYPERLINK \l "_Toc80793241"</w:instrText>
          </w:r>
          <w:ins w:id="51" w:author="Andrew Instone-Cowie" w:date="2024-06-19T12:08:00Z" w16du:dateUtc="2024-06-19T11:08:00Z">
            <w:r w:rsidR="00BB4DAF">
              <w:rPr>
                <w:noProof/>
              </w:rPr>
            </w:r>
          </w:ins>
          <w:r>
            <w:rPr>
              <w:noProof/>
            </w:rPr>
            <w:fldChar w:fldCharType="separate"/>
          </w:r>
          <w:r w:rsidR="00CD5701" w:rsidRPr="005C6B75">
            <w:rPr>
              <w:rStyle w:val="Hyperlink"/>
              <w:noProof/>
            </w:rPr>
            <w:t>Uni-Directional TVS Diodes</w:t>
          </w:r>
          <w:r w:rsidR="00CD5701">
            <w:rPr>
              <w:noProof/>
              <w:webHidden/>
            </w:rPr>
            <w:tab/>
          </w:r>
          <w:r w:rsidR="00CD5701">
            <w:rPr>
              <w:noProof/>
              <w:webHidden/>
            </w:rPr>
            <w:fldChar w:fldCharType="begin"/>
          </w:r>
          <w:r w:rsidR="00CD5701">
            <w:rPr>
              <w:noProof/>
              <w:webHidden/>
            </w:rPr>
            <w:instrText xml:space="preserve"> PAGEREF _Toc80793241 \h </w:instrText>
          </w:r>
          <w:r w:rsidR="00CD5701">
            <w:rPr>
              <w:noProof/>
              <w:webHidden/>
            </w:rPr>
          </w:r>
          <w:r w:rsidR="00CD5701">
            <w:rPr>
              <w:noProof/>
              <w:webHidden/>
            </w:rPr>
            <w:fldChar w:fldCharType="separate"/>
          </w:r>
          <w:r w:rsidR="007E2D4F">
            <w:rPr>
              <w:noProof/>
              <w:webHidden/>
            </w:rPr>
            <w:t>33</w:t>
          </w:r>
          <w:r w:rsidR="00CD5701">
            <w:rPr>
              <w:noProof/>
              <w:webHidden/>
            </w:rPr>
            <w:fldChar w:fldCharType="end"/>
          </w:r>
          <w:r>
            <w:rPr>
              <w:noProof/>
            </w:rPr>
            <w:fldChar w:fldCharType="end"/>
          </w:r>
        </w:p>
        <w:p w14:paraId="6C57E2E9" w14:textId="622FB7BB" w:rsidR="00CD5701" w:rsidRDefault="00000000">
          <w:pPr>
            <w:pStyle w:val="TOC3"/>
            <w:tabs>
              <w:tab w:val="right" w:leader="dot" w:pos="9016"/>
            </w:tabs>
            <w:rPr>
              <w:noProof/>
              <w:lang w:val="en-GB" w:eastAsia="en-GB"/>
            </w:rPr>
          </w:pPr>
          <w:r>
            <w:rPr>
              <w:noProof/>
            </w:rPr>
            <w:fldChar w:fldCharType="begin"/>
          </w:r>
          <w:r>
            <w:rPr>
              <w:noProof/>
            </w:rPr>
            <w:instrText>HYPERLINK \l "_Toc80793242"</w:instrText>
          </w:r>
          <w:ins w:id="52" w:author="Andrew Instone-Cowie" w:date="2024-06-19T12:08:00Z" w16du:dateUtc="2024-06-19T11:08:00Z">
            <w:r w:rsidR="00BB4DAF">
              <w:rPr>
                <w:noProof/>
              </w:rPr>
            </w:r>
          </w:ins>
          <w:r>
            <w:rPr>
              <w:noProof/>
            </w:rPr>
            <w:fldChar w:fldCharType="separate"/>
          </w:r>
          <w:r w:rsidR="00CD5701" w:rsidRPr="005C6B75">
            <w:rPr>
              <w:rStyle w:val="Hyperlink"/>
              <w:noProof/>
            </w:rPr>
            <w:t>Bi-Directional TVS Diodes</w:t>
          </w:r>
          <w:r w:rsidR="00CD5701">
            <w:rPr>
              <w:noProof/>
              <w:webHidden/>
            </w:rPr>
            <w:tab/>
          </w:r>
          <w:r w:rsidR="00CD5701">
            <w:rPr>
              <w:noProof/>
              <w:webHidden/>
            </w:rPr>
            <w:fldChar w:fldCharType="begin"/>
          </w:r>
          <w:r w:rsidR="00CD5701">
            <w:rPr>
              <w:noProof/>
              <w:webHidden/>
            </w:rPr>
            <w:instrText xml:space="preserve"> PAGEREF _Toc80793242 \h </w:instrText>
          </w:r>
          <w:r w:rsidR="00CD5701">
            <w:rPr>
              <w:noProof/>
              <w:webHidden/>
            </w:rPr>
          </w:r>
          <w:r w:rsidR="00CD5701">
            <w:rPr>
              <w:noProof/>
              <w:webHidden/>
            </w:rPr>
            <w:fldChar w:fldCharType="separate"/>
          </w:r>
          <w:r w:rsidR="007E2D4F">
            <w:rPr>
              <w:noProof/>
              <w:webHidden/>
            </w:rPr>
            <w:t>35</w:t>
          </w:r>
          <w:r w:rsidR="00CD5701">
            <w:rPr>
              <w:noProof/>
              <w:webHidden/>
            </w:rPr>
            <w:fldChar w:fldCharType="end"/>
          </w:r>
          <w:r>
            <w:rPr>
              <w:noProof/>
            </w:rPr>
            <w:fldChar w:fldCharType="end"/>
          </w:r>
        </w:p>
        <w:p w14:paraId="02A8ED19" w14:textId="660AFFF3" w:rsidR="00CD5701" w:rsidRDefault="00000000">
          <w:pPr>
            <w:pStyle w:val="TOC3"/>
            <w:tabs>
              <w:tab w:val="right" w:leader="dot" w:pos="9016"/>
            </w:tabs>
            <w:rPr>
              <w:noProof/>
              <w:lang w:val="en-GB" w:eastAsia="en-GB"/>
            </w:rPr>
          </w:pPr>
          <w:r>
            <w:rPr>
              <w:noProof/>
            </w:rPr>
            <w:fldChar w:fldCharType="begin"/>
          </w:r>
          <w:r>
            <w:rPr>
              <w:noProof/>
            </w:rPr>
            <w:instrText>HYPERLINK \l "_Toc80793243"</w:instrText>
          </w:r>
          <w:ins w:id="53" w:author="Andrew Instone-Cowie" w:date="2024-06-19T12:08:00Z" w16du:dateUtc="2024-06-19T11:08:00Z">
            <w:r w:rsidR="00BB4DAF">
              <w:rPr>
                <w:noProof/>
              </w:rPr>
            </w:r>
          </w:ins>
          <w:r>
            <w:rPr>
              <w:noProof/>
            </w:rPr>
            <w:fldChar w:fldCharType="separate"/>
          </w:r>
          <w:r w:rsidR="00CD5701" w:rsidRPr="005C6B75">
            <w:rPr>
              <w:rStyle w:val="Hyperlink"/>
              <w:noProof/>
            </w:rPr>
            <w:t>Leakage Current Issues</w:t>
          </w:r>
          <w:r w:rsidR="00CD5701">
            <w:rPr>
              <w:noProof/>
              <w:webHidden/>
            </w:rPr>
            <w:tab/>
          </w:r>
          <w:r w:rsidR="00CD5701">
            <w:rPr>
              <w:noProof/>
              <w:webHidden/>
            </w:rPr>
            <w:fldChar w:fldCharType="begin"/>
          </w:r>
          <w:r w:rsidR="00CD5701">
            <w:rPr>
              <w:noProof/>
              <w:webHidden/>
            </w:rPr>
            <w:instrText xml:space="preserve"> PAGEREF _Toc80793243 \h </w:instrText>
          </w:r>
          <w:r w:rsidR="00CD5701">
            <w:rPr>
              <w:noProof/>
              <w:webHidden/>
            </w:rPr>
          </w:r>
          <w:r w:rsidR="00CD5701">
            <w:rPr>
              <w:noProof/>
              <w:webHidden/>
            </w:rPr>
            <w:fldChar w:fldCharType="separate"/>
          </w:r>
          <w:r w:rsidR="007E2D4F">
            <w:rPr>
              <w:noProof/>
              <w:webHidden/>
            </w:rPr>
            <w:t>36</w:t>
          </w:r>
          <w:r w:rsidR="00CD5701">
            <w:rPr>
              <w:noProof/>
              <w:webHidden/>
            </w:rPr>
            <w:fldChar w:fldCharType="end"/>
          </w:r>
          <w:r>
            <w:rPr>
              <w:noProof/>
            </w:rPr>
            <w:fldChar w:fldCharType="end"/>
          </w:r>
        </w:p>
        <w:p w14:paraId="259C93A7" w14:textId="4FA59A00"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"_Toc80793244"</w:instrText>
          </w:r>
          <w:ins w:id="54" w:author="Andrew Instone-Cowie" w:date="2024-06-19T12:08:00Z" w16du:dateUtc="2024-06-19T11:08:00Z">
            <w:r w:rsidR="00BB4DAF">
              <w:rPr>
                <w:noProof/>
              </w:rPr>
            </w:r>
          </w:ins>
          <w:r>
            <w:rPr>
              <w:noProof/>
            </w:rPr>
            <w:fldChar w:fldCharType="separate"/>
          </w:r>
          <w:r w:rsidR="00CD5701" w:rsidRPr="005C6B75">
            <w:rPr>
              <w:rStyle w:val="Hyperlink"/>
              <w:noProof/>
            </w:rPr>
            <w:t>Connector Pin-Outs</w:t>
          </w:r>
          <w:r w:rsidR="00CD5701">
            <w:rPr>
              <w:noProof/>
              <w:webHidden/>
            </w:rPr>
            <w:tab/>
          </w:r>
          <w:r w:rsidR="00CD5701">
            <w:rPr>
              <w:noProof/>
              <w:webHidden/>
            </w:rPr>
            <w:fldChar w:fldCharType="begin"/>
          </w:r>
          <w:r w:rsidR="00CD5701">
            <w:rPr>
              <w:noProof/>
              <w:webHidden/>
            </w:rPr>
            <w:instrText xml:space="preserve"> PAGEREF _Toc80793244 \h </w:instrText>
          </w:r>
          <w:r w:rsidR="00CD5701">
            <w:rPr>
              <w:noProof/>
              <w:webHidden/>
            </w:rPr>
          </w:r>
          <w:r w:rsidR="00CD5701">
            <w:rPr>
              <w:noProof/>
              <w:webHidden/>
            </w:rPr>
            <w:fldChar w:fldCharType="separate"/>
          </w:r>
          <w:r w:rsidR="007E2D4F">
            <w:rPr>
              <w:noProof/>
              <w:webHidden/>
            </w:rPr>
            <w:t>38</w:t>
          </w:r>
          <w:r w:rsidR="00CD5701">
            <w:rPr>
              <w:noProof/>
              <w:webHidden/>
            </w:rPr>
            <w:fldChar w:fldCharType="end"/>
          </w:r>
          <w:r>
            <w:rPr>
              <w:noProof/>
            </w:rPr>
            <w:fldChar w:fldCharType="end"/>
          </w:r>
        </w:p>
        <w:p w14:paraId="02D930A9" w14:textId="0BCB05FE"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"_Toc80793245"</w:instrText>
          </w:r>
          <w:ins w:id="55" w:author="Andrew Instone-Cowie" w:date="2024-06-19T12:08:00Z" w16du:dateUtc="2024-06-19T11:08:00Z">
            <w:r w:rsidR="00BB4DAF">
              <w:rPr>
                <w:noProof/>
              </w:rPr>
            </w:r>
          </w:ins>
          <w:r>
            <w:rPr>
              <w:noProof/>
            </w:rPr>
            <w:fldChar w:fldCharType="separate"/>
          </w:r>
          <w:r w:rsidR="00CD5701" w:rsidRPr="005C6B75">
            <w:rPr>
              <w:rStyle w:val="Hyperlink"/>
              <w:noProof/>
            </w:rPr>
            <w:t>Multiple Device Conventions</w:t>
          </w:r>
          <w:r w:rsidR="00CD5701">
            <w:rPr>
              <w:noProof/>
              <w:webHidden/>
            </w:rPr>
            <w:tab/>
          </w:r>
          <w:r w:rsidR="00CD5701">
            <w:rPr>
              <w:noProof/>
              <w:webHidden/>
            </w:rPr>
            <w:fldChar w:fldCharType="begin"/>
          </w:r>
          <w:r w:rsidR="00CD5701">
            <w:rPr>
              <w:noProof/>
              <w:webHidden/>
            </w:rPr>
            <w:instrText xml:space="preserve"> PAGEREF _Toc80793245 \h </w:instrText>
          </w:r>
          <w:r w:rsidR="00CD5701">
            <w:rPr>
              <w:noProof/>
              <w:webHidden/>
            </w:rPr>
          </w:r>
          <w:r w:rsidR="00CD5701">
            <w:rPr>
              <w:noProof/>
              <w:webHidden/>
            </w:rPr>
            <w:fldChar w:fldCharType="separate"/>
          </w:r>
          <w:r w:rsidR="007E2D4F">
            <w:rPr>
              <w:noProof/>
              <w:webHidden/>
            </w:rPr>
            <w:t>38</w:t>
          </w:r>
          <w:r w:rsidR="00CD5701">
            <w:rPr>
              <w:noProof/>
              <w:webHidden/>
            </w:rPr>
            <w:fldChar w:fldCharType="end"/>
          </w:r>
          <w:r>
            <w:rPr>
              <w:noProof/>
            </w:rPr>
            <w:fldChar w:fldCharType="end"/>
          </w:r>
        </w:p>
        <w:p w14:paraId="612C7658" w14:textId="662B7557"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"_Toc80793246"</w:instrText>
          </w:r>
          <w:ins w:id="56" w:author="Andrew Instone-Cowie" w:date="2024-06-19T12:08:00Z" w16du:dateUtc="2024-06-19T11:08:00Z">
            <w:r w:rsidR="00BB4DAF">
              <w:rPr>
                <w:noProof/>
              </w:rPr>
            </w:r>
          </w:ins>
          <w:r>
            <w:rPr>
              <w:noProof/>
            </w:rPr>
            <w:fldChar w:fldCharType="separate"/>
          </w:r>
          <w:r w:rsidR="00CD5701" w:rsidRPr="005C6B75">
            <w:rPr>
              <w:rStyle w:val="Hyperlink"/>
              <w:noProof/>
            </w:rPr>
            <w:t>Sensor Module Connector</w:t>
          </w:r>
          <w:r w:rsidR="00CD5701">
            <w:rPr>
              <w:noProof/>
              <w:webHidden/>
            </w:rPr>
            <w:tab/>
          </w:r>
          <w:r w:rsidR="00CD5701">
            <w:rPr>
              <w:noProof/>
              <w:webHidden/>
            </w:rPr>
            <w:fldChar w:fldCharType="begin"/>
          </w:r>
          <w:r w:rsidR="00CD5701">
            <w:rPr>
              <w:noProof/>
              <w:webHidden/>
            </w:rPr>
            <w:instrText xml:space="preserve"> PAGEREF _Toc80793246 \h </w:instrText>
          </w:r>
          <w:r w:rsidR="00CD5701">
            <w:rPr>
              <w:noProof/>
              <w:webHidden/>
            </w:rPr>
          </w:r>
          <w:r w:rsidR="00CD5701">
            <w:rPr>
              <w:noProof/>
              <w:webHidden/>
            </w:rPr>
            <w:fldChar w:fldCharType="separate"/>
          </w:r>
          <w:r w:rsidR="007E2D4F">
            <w:rPr>
              <w:noProof/>
              <w:webHidden/>
            </w:rPr>
            <w:t>39</w:t>
          </w:r>
          <w:r w:rsidR="00CD5701">
            <w:rPr>
              <w:noProof/>
              <w:webHidden/>
            </w:rPr>
            <w:fldChar w:fldCharType="end"/>
          </w:r>
          <w:r>
            <w:rPr>
              <w:noProof/>
            </w:rPr>
            <w:fldChar w:fldCharType="end"/>
          </w:r>
        </w:p>
        <w:p w14:paraId="01C4FB98" w14:textId="691DDCE1"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"_Toc80793247"</w:instrText>
          </w:r>
          <w:ins w:id="57" w:author="Andrew Instone-Cowie" w:date="2024-06-19T12:08:00Z" w16du:dateUtc="2024-06-19T11:08:00Z">
            <w:r w:rsidR="00BB4DAF">
              <w:rPr>
                <w:noProof/>
              </w:rPr>
            </w:r>
          </w:ins>
          <w:r>
            <w:rPr>
              <w:noProof/>
            </w:rPr>
            <w:fldChar w:fldCharType="separate"/>
          </w:r>
          <w:r w:rsidR="00CD5701" w:rsidRPr="005C6B75">
            <w:rPr>
              <w:rStyle w:val="Hyperlink"/>
              <w:noProof/>
            </w:rPr>
            <w:t>Simulator Interface Module Sensor Connector</w:t>
          </w:r>
          <w:r w:rsidR="00CD5701">
            <w:rPr>
              <w:noProof/>
              <w:webHidden/>
            </w:rPr>
            <w:tab/>
          </w:r>
          <w:r w:rsidR="00CD5701">
            <w:rPr>
              <w:noProof/>
              <w:webHidden/>
            </w:rPr>
            <w:fldChar w:fldCharType="begin"/>
          </w:r>
          <w:r w:rsidR="00CD5701">
            <w:rPr>
              <w:noProof/>
              <w:webHidden/>
            </w:rPr>
            <w:instrText xml:space="preserve"> PAGEREF _Toc80793247 \h </w:instrText>
          </w:r>
          <w:r w:rsidR="00CD5701">
            <w:rPr>
              <w:noProof/>
              <w:webHidden/>
            </w:rPr>
          </w:r>
          <w:r w:rsidR="00CD5701">
            <w:rPr>
              <w:noProof/>
              <w:webHidden/>
            </w:rPr>
            <w:fldChar w:fldCharType="separate"/>
          </w:r>
          <w:r w:rsidR="007E2D4F">
            <w:rPr>
              <w:noProof/>
              <w:webHidden/>
            </w:rPr>
            <w:t>40</w:t>
          </w:r>
          <w:r w:rsidR="00CD5701">
            <w:rPr>
              <w:noProof/>
              <w:webHidden/>
            </w:rPr>
            <w:fldChar w:fldCharType="end"/>
          </w:r>
          <w:r>
            <w:rPr>
              <w:noProof/>
            </w:rPr>
            <w:fldChar w:fldCharType="end"/>
          </w:r>
        </w:p>
        <w:p w14:paraId="7CF4B6BB" w14:textId="1E45F35C"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"_Toc80793248"</w:instrText>
          </w:r>
          <w:ins w:id="58" w:author="Andrew Instone-Cowie" w:date="2024-06-19T12:08:00Z" w16du:dateUtc="2024-06-19T11:08:00Z">
            <w:r w:rsidR="00BB4DAF">
              <w:rPr>
                <w:noProof/>
              </w:rPr>
            </w:r>
          </w:ins>
          <w:r>
            <w:rPr>
              <w:noProof/>
            </w:rPr>
            <w:fldChar w:fldCharType="separate"/>
          </w:r>
          <w:r w:rsidR="00CD5701" w:rsidRPr="005C6B75">
            <w:rPr>
              <w:rStyle w:val="Hyperlink"/>
              <w:noProof/>
            </w:rPr>
            <w:t>Simulator Interface Module Power/Data Connector</w:t>
          </w:r>
          <w:r w:rsidR="00CD5701">
            <w:rPr>
              <w:noProof/>
              <w:webHidden/>
            </w:rPr>
            <w:tab/>
          </w:r>
          <w:r w:rsidR="00CD5701">
            <w:rPr>
              <w:noProof/>
              <w:webHidden/>
            </w:rPr>
            <w:fldChar w:fldCharType="begin"/>
          </w:r>
          <w:r w:rsidR="00CD5701">
            <w:rPr>
              <w:noProof/>
              <w:webHidden/>
            </w:rPr>
            <w:instrText xml:space="preserve"> PAGEREF _Toc80793248 \h </w:instrText>
          </w:r>
          <w:r w:rsidR="00CD5701">
            <w:rPr>
              <w:noProof/>
              <w:webHidden/>
            </w:rPr>
          </w:r>
          <w:r w:rsidR="00CD5701">
            <w:rPr>
              <w:noProof/>
              <w:webHidden/>
            </w:rPr>
            <w:fldChar w:fldCharType="separate"/>
          </w:r>
          <w:r w:rsidR="007E2D4F">
            <w:rPr>
              <w:noProof/>
              <w:webHidden/>
            </w:rPr>
            <w:t>41</w:t>
          </w:r>
          <w:r w:rsidR="00CD5701">
            <w:rPr>
              <w:noProof/>
              <w:webHidden/>
            </w:rPr>
            <w:fldChar w:fldCharType="end"/>
          </w:r>
          <w:r>
            <w:rPr>
              <w:noProof/>
            </w:rPr>
            <w:fldChar w:fldCharType="end"/>
          </w:r>
        </w:p>
        <w:p w14:paraId="53130CD6" w14:textId="1B49608B"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"_Toc80793249"</w:instrText>
          </w:r>
          <w:ins w:id="59" w:author="Andrew Instone-Cowie" w:date="2024-06-19T12:08:00Z" w16du:dateUtc="2024-06-19T11:08:00Z">
            <w:r w:rsidR="00BB4DAF">
              <w:rPr>
                <w:noProof/>
              </w:rPr>
            </w:r>
          </w:ins>
          <w:r>
            <w:rPr>
              <w:noProof/>
            </w:rPr>
            <w:fldChar w:fldCharType="separate"/>
          </w:r>
          <w:r w:rsidR="00CD5701" w:rsidRPr="005C6B75">
            <w:rPr>
              <w:rStyle w:val="Hyperlink"/>
              <w:noProof/>
            </w:rPr>
            <w:t>Power Module Power/Data Connector</w:t>
          </w:r>
          <w:r w:rsidR="00CD5701">
            <w:rPr>
              <w:noProof/>
              <w:webHidden/>
            </w:rPr>
            <w:tab/>
          </w:r>
          <w:r w:rsidR="00CD5701">
            <w:rPr>
              <w:noProof/>
              <w:webHidden/>
            </w:rPr>
            <w:fldChar w:fldCharType="begin"/>
          </w:r>
          <w:r w:rsidR="00CD5701">
            <w:rPr>
              <w:noProof/>
              <w:webHidden/>
            </w:rPr>
            <w:instrText xml:space="preserve"> PAGEREF _Toc80793249 \h </w:instrText>
          </w:r>
          <w:r w:rsidR="00CD5701">
            <w:rPr>
              <w:noProof/>
              <w:webHidden/>
            </w:rPr>
          </w:r>
          <w:r w:rsidR="00CD5701">
            <w:rPr>
              <w:noProof/>
              <w:webHidden/>
            </w:rPr>
            <w:fldChar w:fldCharType="separate"/>
          </w:r>
          <w:r w:rsidR="007E2D4F">
            <w:rPr>
              <w:noProof/>
              <w:webHidden/>
            </w:rPr>
            <w:t>42</w:t>
          </w:r>
          <w:r w:rsidR="00CD5701">
            <w:rPr>
              <w:noProof/>
              <w:webHidden/>
            </w:rPr>
            <w:fldChar w:fldCharType="end"/>
          </w:r>
          <w:r>
            <w:rPr>
              <w:noProof/>
            </w:rPr>
            <w:fldChar w:fldCharType="end"/>
          </w:r>
        </w:p>
        <w:p w14:paraId="1CE043B0" w14:textId="2CC360A4"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"_Toc80793250"</w:instrText>
          </w:r>
          <w:ins w:id="60" w:author="Andrew Instone-Cowie" w:date="2024-06-19T12:08:00Z" w16du:dateUtc="2024-06-19T11:08:00Z">
            <w:r w:rsidR="00BB4DAF">
              <w:rPr>
                <w:noProof/>
              </w:rPr>
            </w:r>
          </w:ins>
          <w:r>
            <w:rPr>
              <w:noProof/>
            </w:rPr>
            <w:fldChar w:fldCharType="separate"/>
          </w:r>
          <w:r w:rsidR="00CD5701" w:rsidRPr="005C6B75">
            <w:rPr>
              <w:rStyle w:val="Hyperlink"/>
              <w:noProof/>
            </w:rPr>
            <w:t>Second PC Module Connector</w:t>
          </w:r>
          <w:r w:rsidR="00CD5701">
            <w:rPr>
              <w:noProof/>
              <w:webHidden/>
            </w:rPr>
            <w:tab/>
          </w:r>
          <w:r w:rsidR="00CD5701">
            <w:rPr>
              <w:noProof/>
              <w:webHidden/>
            </w:rPr>
            <w:fldChar w:fldCharType="begin"/>
          </w:r>
          <w:r w:rsidR="00CD5701">
            <w:rPr>
              <w:noProof/>
              <w:webHidden/>
            </w:rPr>
            <w:instrText xml:space="preserve"> PAGEREF _Toc80793250 \h </w:instrText>
          </w:r>
          <w:r w:rsidR="00CD5701">
            <w:rPr>
              <w:noProof/>
              <w:webHidden/>
            </w:rPr>
          </w:r>
          <w:r w:rsidR="00CD5701">
            <w:rPr>
              <w:noProof/>
              <w:webHidden/>
            </w:rPr>
            <w:fldChar w:fldCharType="separate"/>
          </w:r>
          <w:r w:rsidR="007E2D4F">
            <w:rPr>
              <w:noProof/>
              <w:webHidden/>
            </w:rPr>
            <w:t>43</w:t>
          </w:r>
          <w:r w:rsidR="00CD5701">
            <w:rPr>
              <w:noProof/>
              <w:webHidden/>
            </w:rPr>
            <w:fldChar w:fldCharType="end"/>
          </w:r>
          <w:r>
            <w:rPr>
              <w:noProof/>
            </w:rPr>
            <w:fldChar w:fldCharType="end"/>
          </w:r>
        </w:p>
        <w:p w14:paraId="62917786" w14:textId="095D9138"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"_Toc80793251"</w:instrText>
          </w:r>
          <w:ins w:id="61" w:author="Andrew Instone-Cowie" w:date="2024-06-19T12:08:00Z" w16du:dateUtc="2024-06-19T11:08:00Z">
            <w:r w:rsidR="00BB4DAF">
              <w:rPr>
                <w:noProof/>
              </w:rPr>
            </w:r>
          </w:ins>
          <w:r>
            <w:rPr>
              <w:noProof/>
            </w:rPr>
            <w:fldChar w:fldCharType="separate"/>
          </w:r>
          <w:r w:rsidR="00CD5701" w:rsidRPr="005C6B75">
            <w:rPr>
              <w:rStyle w:val="Hyperlink"/>
              <w:noProof/>
            </w:rPr>
            <w:t>Basic Serial Splitter Module Connector</w:t>
          </w:r>
          <w:r w:rsidR="00CD5701">
            <w:rPr>
              <w:noProof/>
              <w:webHidden/>
            </w:rPr>
            <w:tab/>
          </w:r>
          <w:r w:rsidR="00CD5701">
            <w:rPr>
              <w:noProof/>
              <w:webHidden/>
            </w:rPr>
            <w:fldChar w:fldCharType="begin"/>
          </w:r>
          <w:r w:rsidR="00CD5701">
            <w:rPr>
              <w:noProof/>
              <w:webHidden/>
            </w:rPr>
            <w:instrText xml:space="preserve"> PAGEREF _Toc80793251 \h </w:instrText>
          </w:r>
          <w:r w:rsidR="00CD5701">
            <w:rPr>
              <w:noProof/>
              <w:webHidden/>
            </w:rPr>
          </w:r>
          <w:r w:rsidR="00CD5701">
            <w:rPr>
              <w:noProof/>
              <w:webHidden/>
            </w:rPr>
            <w:fldChar w:fldCharType="separate"/>
          </w:r>
          <w:r w:rsidR="007E2D4F">
            <w:rPr>
              <w:noProof/>
              <w:webHidden/>
            </w:rPr>
            <w:t>44</w:t>
          </w:r>
          <w:r w:rsidR="00CD5701">
            <w:rPr>
              <w:noProof/>
              <w:webHidden/>
            </w:rPr>
            <w:fldChar w:fldCharType="end"/>
          </w:r>
          <w:r>
            <w:rPr>
              <w:noProof/>
            </w:rPr>
            <w:fldChar w:fldCharType="end"/>
          </w:r>
        </w:p>
        <w:p w14:paraId="01A33F8D" w14:textId="3113FA57"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"_Toc80793252"</w:instrText>
          </w:r>
          <w:ins w:id="62" w:author="Andrew Instone-Cowie" w:date="2024-06-19T12:08:00Z" w16du:dateUtc="2024-06-19T11:08:00Z">
            <w:r w:rsidR="00BB4DAF">
              <w:rPr>
                <w:noProof/>
              </w:rPr>
            </w:r>
          </w:ins>
          <w:r>
            <w:rPr>
              <w:noProof/>
            </w:rPr>
            <w:fldChar w:fldCharType="separate"/>
          </w:r>
          <w:r w:rsidR="00CD5701" w:rsidRPr="005C6B75">
            <w:rPr>
              <w:rStyle w:val="Hyperlink"/>
              <w:noProof/>
            </w:rPr>
            <w:t>DB9 Serial Connectors</w:t>
          </w:r>
          <w:r w:rsidR="00CD5701">
            <w:rPr>
              <w:noProof/>
              <w:webHidden/>
            </w:rPr>
            <w:tab/>
          </w:r>
          <w:r w:rsidR="00CD5701">
            <w:rPr>
              <w:noProof/>
              <w:webHidden/>
            </w:rPr>
            <w:fldChar w:fldCharType="begin"/>
          </w:r>
          <w:r w:rsidR="00CD5701">
            <w:rPr>
              <w:noProof/>
              <w:webHidden/>
            </w:rPr>
            <w:instrText xml:space="preserve"> PAGEREF _Toc80793252 \h </w:instrText>
          </w:r>
          <w:r w:rsidR="00CD5701">
            <w:rPr>
              <w:noProof/>
              <w:webHidden/>
            </w:rPr>
          </w:r>
          <w:r w:rsidR="00CD5701">
            <w:rPr>
              <w:noProof/>
              <w:webHidden/>
            </w:rPr>
            <w:fldChar w:fldCharType="separate"/>
          </w:r>
          <w:r w:rsidR="007E2D4F">
            <w:rPr>
              <w:noProof/>
              <w:webHidden/>
            </w:rPr>
            <w:t>45</w:t>
          </w:r>
          <w:r w:rsidR="00CD5701">
            <w:rPr>
              <w:noProof/>
              <w:webHidden/>
            </w:rPr>
            <w:fldChar w:fldCharType="end"/>
          </w:r>
          <w:r>
            <w:rPr>
              <w:noProof/>
            </w:rPr>
            <w:fldChar w:fldCharType="end"/>
          </w:r>
        </w:p>
        <w:p w14:paraId="6EC9BEF7" w14:textId="195BE962" w:rsidR="00CD5701" w:rsidRDefault="00000000">
          <w:pPr>
            <w:pStyle w:val="TOC3"/>
            <w:tabs>
              <w:tab w:val="right" w:leader="dot" w:pos="9016"/>
            </w:tabs>
            <w:rPr>
              <w:noProof/>
              <w:lang w:val="en-GB" w:eastAsia="en-GB"/>
            </w:rPr>
          </w:pPr>
          <w:r>
            <w:rPr>
              <w:noProof/>
            </w:rPr>
            <w:fldChar w:fldCharType="begin"/>
          </w:r>
          <w:r>
            <w:rPr>
              <w:noProof/>
            </w:rPr>
            <w:instrText>HYPERLINK \l "_Toc80793253"</w:instrText>
          </w:r>
          <w:ins w:id="63" w:author="Andrew Instone-Cowie" w:date="2024-06-19T12:08:00Z" w16du:dateUtc="2024-06-19T11:08:00Z">
            <w:r w:rsidR="00BB4DAF">
              <w:rPr>
                <w:noProof/>
              </w:rPr>
            </w:r>
          </w:ins>
          <w:r>
            <w:rPr>
              <w:noProof/>
            </w:rPr>
            <w:fldChar w:fldCharType="separate"/>
          </w:r>
          <w:r w:rsidR="00CD5701" w:rsidRPr="005C6B75">
            <w:rPr>
              <w:rStyle w:val="Hyperlink"/>
              <w:noProof/>
            </w:rPr>
            <w:t>DTEs &amp; DCEs</w:t>
          </w:r>
          <w:r w:rsidR="00CD5701">
            <w:rPr>
              <w:noProof/>
              <w:webHidden/>
            </w:rPr>
            <w:tab/>
          </w:r>
          <w:r w:rsidR="00CD5701">
            <w:rPr>
              <w:noProof/>
              <w:webHidden/>
            </w:rPr>
            <w:fldChar w:fldCharType="begin"/>
          </w:r>
          <w:r w:rsidR="00CD5701">
            <w:rPr>
              <w:noProof/>
              <w:webHidden/>
            </w:rPr>
            <w:instrText xml:space="preserve"> PAGEREF _Toc80793253 \h </w:instrText>
          </w:r>
          <w:r w:rsidR="00CD5701">
            <w:rPr>
              <w:noProof/>
              <w:webHidden/>
            </w:rPr>
          </w:r>
          <w:r w:rsidR="00CD5701">
            <w:rPr>
              <w:noProof/>
              <w:webHidden/>
            </w:rPr>
            <w:fldChar w:fldCharType="separate"/>
          </w:r>
          <w:r w:rsidR="007E2D4F">
            <w:rPr>
              <w:noProof/>
              <w:webHidden/>
            </w:rPr>
            <w:t>45</w:t>
          </w:r>
          <w:r w:rsidR="00CD5701">
            <w:rPr>
              <w:noProof/>
              <w:webHidden/>
            </w:rPr>
            <w:fldChar w:fldCharType="end"/>
          </w:r>
          <w:r>
            <w:rPr>
              <w:noProof/>
            </w:rPr>
            <w:fldChar w:fldCharType="end"/>
          </w:r>
        </w:p>
        <w:p w14:paraId="4CAFF328" w14:textId="203FB4CD" w:rsidR="00CD5701" w:rsidRDefault="00000000">
          <w:pPr>
            <w:pStyle w:val="TOC3"/>
            <w:tabs>
              <w:tab w:val="right" w:leader="dot" w:pos="9016"/>
            </w:tabs>
            <w:rPr>
              <w:noProof/>
              <w:lang w:val="en-GB" w:eastAsia="en-GB"/>
            </w:rPr>
          </w:pPr>
          <w:r>
            <w:rPr>
              <w:noProof/>
            </w:rPr>
            <w:fldChar w:fldCharType="begin"/>
          </w:r>
          <w:r>
            <w:rPr>
              <w:noProof/>
            </w:rPr>
            <w:instrText>HYPERLINK \l "_Toc80793254"</w:instrText>
          </w:r>
          <w:ins w:id="64" w:author="Andrew Instone-Cowie" w:date="2024-06-19T12:08:00Z" w16du:dateUtc="2024-06-19T11:08:00Z">
            <w:r w:rsidR="00BB4DAF">
              <w:rPr>
                <w:noProof/>
              </w:rPr>
            </w:r>
          </w:ins>
          <w:r>
            <w:rPr>
              <w:noProof/>
            </w:rPr>
            <w:fldChar w:fldCharType="separate"/>
          </w:r>
          <w:r w:rsidR="00CD5701" w:rsidRPr="005C6B75">
            <w:rPr>
              <w:rStyle w:val="Hyperlink"/>
              <w:noProof/>
            </w:rPr>
            <w:t>Power Module</w:t>
          </w:r>
          <w:r w:rsidR="00CD5701">
            <w:rPr>
              <w:noProof/>
              <w:webHidden/>
            </w:rPr>
            <w:tab/>
          </w:r>
          <w:r w:rsidR="00CD5701">
            <w:rPr>
              <w:noProof/>
              <w:webHidden/>
            </w:rPr>
            <w:fldChar w:fldCharType="begin"/>
          </w:r>
          <w:r w:rsidR="00CD5701">
            <w:rPr>
              <w:noProof/>
              <w:webHidden/>
            </w:rPr>
            <w:instrText xml:space="preserve"> PAGEREF _Toc80793254 \h </w:instrText>
          </w:r>
          <w:r w:rsidR="00CD5701">
            <w:rPr>
              <w:noProof/>
              <w:webHidden/>
            </w:rPr>
          </w:r>
          <w:r w:rsidR="00CD5701">
            <w:rPr>
              <w:noProof/>
              <w:webHidden/>
            </w:rPr>
            <w:fldChar w:fldCharType="separate"/>
          </w:r>
          <w:r w:rsidR="007E2D4F">
            <w:rPr>
              <w:noProof/>
              <w:webHidden/>
            </w:rPr>
            <w:t>46</w:t>
          </w:r>
          <w:r w:rsidR="00CD5701">
            <w:rPr>
              <w:noProof/>
              <w:webHidden/>
            </w:rPr>
            <w:fldChar w:fldCharType="end"/>
          </w:r>
          <w:r>
            <w:rPr>
              <w:noProof/>
            </w:rPr>
            <w:fldChar w:fldCharType="end"/>
          </w:r>
        </w:p>
        <w:p w14:paraId="15101A6E" w14:textId="14F1CA39" w:rsidR="00CD5701" w:rsidRDefault="00000000">
          <w:pPr>
            <w:pStyle w:val="TOC3"/>
            <w:tabs>
              <w:tab w:val="right" w:leader="dot" w:pos="9016"/>
            </w:tabs>
            <w:rPr>
              <w:noProof/>
              <w:lang w:val="en-GB" w:eastAsia="en-GB"/>
            </w:rPr>
          </w:pPr>
          <w:r>
            <w:rPr>
              <w:noProof/>
            </w:rPr>
            <w:fldChar w:fldCharType="begin"/>
          </w:r>
          <w:r>
            <w:rPr>
              <w:noProof/>
            </w:rPr>
            <w:instrText>HYPERLINK \l "_Toc80793255"</w:instrText>
          </w:r>
          <w:ins w:id="65" w:author="Andrew Instone-Cowie" w:date="2024-06-19T12:08:00Z" w16du:dateUtc="2024-06-19T11:08:00Z">
            <w:r w:rsidR="00BB4DAF">
              <w:rPr>
                <w:noProof/>
              </w:rPr>
            </w:r>
          </w:ins>
          <w:r>
            <w:rPr>
              <w:noProof/>
            </w:rPr>
            <w:fldChar w:fldCharType="separate"/>
          </w:r>
          <w:r w:rsidR="00CD5701" w:rsidRPr="005C6B75">
            <w:rPr>
              <w:rStyle w:val="Hyperlink"/>
              <w:noProof/>
            </w:rPr>
            <w:t>Second PC Module</w:t>
          </w:r>
          <w:r w:rsidR="00CD5701">
            <w:rPr>
              <w:noProof/>
              <w:webHidden/>
            </w:rPr>
            <w:tab/>
          </w:r>
          <w:r w:rsidR="00CD5701">
            <w:rPr>
              <w:noProof/>
              <w:webHidden/>
            </w:rPr>
            <w:fldChar w:fldCharType="begin"/>
          </w:r>
          <w:r w:rsidR="00CD5701">
            <w:rPr>
              <w:noProof/>
              <w:webHidden/>
            </w:rPr>
            <w:instrText xml:space="preserve"> PAGEREF _Toc80793255 \h </w:instrText>
          </w:r>
          <w:r w:rsidR="00CD5701">
            <w:rPr>
              <w:noProof/>
              <w:webHidden/>
            </w:rPr>
          </w:r>
          <w:r w:rsidR="00CD5701">
            <w:rPr>
              <w:noProof/>
              <w:webHidden/>
            </w:rPr>
            <w:fldChar w:fldCharType="separate"/>
          </w:r>
          <w:r w:rsidR="007E2D4F">
            <w:rPr>
              <w:noProof/>
              <w:webHidden/>
            </w:rPr>
            <w:t>46</w:t>
          </w:r>
          <w:r w:rsidR="00CD5701">
            <w:rPr>
              <w:noProof/>
              <w:webHidden/>
            </w:rPr>
            <w:fldChar w:fldCharType="end"/>
          </w:r>
          <w:r>
            <w:rPr>
              <w:noProof/>
            </w:rPr>
            <w:fldChar w:fldCharType="end"/>
          </w:r>
        </w:p>
        <w:p w14:paraId="25D299B9" w14:textId="45BC1CEF" w:rsidR="00CD5701" w:rsidRDefault="00000000">
          <w:pPr>
            <w:pStyle w:val="TOC3"/>
            <w:tabs>
              <w:tab w:val="right" w:leader="dot" w:pos="9016"/>
            </w:tabs>
            <w:rPr>
              <w:noProof/>
              <w:lang w:val="en-GB" w:eastAsia="en-GB"/>
            </w:rPr>
          </w:pPr>
          <w:r>
            <w:rPr>
              <w:noProof/>
            </w:rPr>
            <w:fldChar w:fldCharType="begin"/>
          </w:r>
          <w:r>
            <w:rPr>
              <w:noProof/>
            </w:rPr>
            <w:instrText>HYPERLINK \l "_Toc80793256"</w:instrText>
          </w:r>
          <w:ins w:id="66" w:author="Andrew Instone-Cowie" w:date="2024-06-19T12:08:00Z" w16du:dateUtc="2024-06-19T11:08:00Z">
            <w:r w:rsidR="00BB4DAF">
              <w:rPr>
                <w:noProof/>
              </w:rPr>
            </w:r>
          </w:ins>
          <w:r>
            <w:rPr>
              <w:noProof/>
            </w:rPr>
            <w:fldChar w:fldCharType="separate"/>
          </w:r>
          <w:r w:rsidR="00CD5701" w:rsidRPr="005C6B75">
            <w:rPr>
              <w:rStyle w:val="Hyperlink"/>
              <w:noProof/>
            </w:rPr>
            <w:t>Basic Serial Splitter Module</w:t>
          </w:r>
          <w:r w:rsidR="00CD5701">
            <w:rPr>
              <w:noProof/>
              <w:webHidden/>
            </w:rPr>
            <w:tab/>
          </w:r>
          <w:r w:rsidR="00CD5701">
            <w:rPr>
              <w:noProof/>
              <w:webHidden/>
            </w:rPr>
            <w:fldChar w:fldCharType="begin"/>
          </w:r>
          <w:r w:rsidR="00CD5701">
            <w:rPr>
              <w:noProof/>
              <w:webHidden/>
            </w:rPr>
            <w:instrText xml:space="preserve"> PAGEREF _Toc80793256 \h </w:instrText>
          </w:r>
          <w:r w:rsidR="00CD5701">
            <w:rPr>
              <w:noProof/>
              <w:webHidden/>
            </w:rPr>
          </w:r>
          <w:r w:rsidR="00CD5701">
            <w:rPr>
              <w:noProof/>
              <w:webHidden/>
            </w:rPr>
            <w:fldChar w:fldCharType="separate"/>
          </w:r>
          <w:r w:rsidR="007E2D4F">
            <w:rPr>
              <w:noProof/>
              <w:webHidden/>
            </w:rPr>
            <w:t>47</w:t>
          </w:r>
          <w:r w:rsidR="00CD5701">
            <w:rPr>
              <w:noProof/>
              <w:webHidden/>
            </w:rPr>
            <w:fldChar w:fldCharType="end"/>
          </w:r>
          <w:r>
            <w:rPr>
              <w:noProof/>
            </w:rPr>
            <w:fldChar w:fldCharType="end"/>
          </w:r>
        </w:p>
        <w:p w14:paraId="1B6004AF" w14:textId="37EA2666"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"_Toc80793257"</w:instrText>
          </w:r>
          <w:ins w:id="67" w:author="Andrew Instone-Cowie" w:date="2024-06-19T12:08:00Z" w16du:dateUtc="2024-06-19T11:08:00Z">
            <w:r w:rsidR="00BB4DAF">
              <w:rPr>
                <w:noProof/>
              </w:rPr>
            </w:r>
          </w:ins>
          <w:r>
            <w:rPr>
              <w:noProof/>
            </w:rPr>
            <w:fldChar w:fldCharType="separate"/>
          </w:r>
          <w:r w:rsidR="00CD5701" w:rsidRPr="005C6B75">
            <w:rPr>
              <w:rStyle w:val="Hyperlink"/>
              <w:noProof/>
            </w:rPr>
            <w:t>Simulator Interface Module Firmware</w:t>
          </w:r>
          <w:r w:rsidR="00CD5701">
            <w:rPr>
              <w:noProof/>
              <w:webHidden/>
            </w:rPr>
            <w:tab/>
          </w:r>
          <w:r w:rsidR="00CD5701">
            <w:rPr>
              <w:noProof/>
              <w:webHidden/>
            </w:rPr>
            <w:fldChar w:fldCharType="begin"/>
          </w:r>
          <w:r w:rsidR="00CD5701">
            <w:rPr>
              <w:noProof/>
              <w:webHidden/>
            </w:rPr>
            <w:instrText xml:space="preserve"> PAGEREF _Toc80793257 \h </w:instrText>
          </w:r>
          <w:r w:rsidR="00CD5701">
            <w:rPr>
              <w:noProof/>
              <w:webHidden/>
            </w:rPr>
          </w:r>
          <w:r w:rsidR="00CD5701">
            <w:rPr>
              <w:noProof/>
              <w:webHidden/>
            </w:rPr>
            <w:fldChar w:fldCharType="separate"/>
          </w:r>
          <w:r w:rsidR="007E2D4F">
            <w:rPr>
              <w:noProof/>
              <w:webHidden/>
            </w:rPr>
            <w:t>48</w:t>
          </w:r>
          <w:r w:rsidR="00CD5701">
            <w:rPr>
              <w:noProof/>
              <w:webHidden/>
            </w:rPr>
            <w:fldChar w:fldCharType="end"/>
          </w:r>
          <w:r>
            <w:rPr>
              <w:noProof/>
            </w:rPr>
            <w:fldChar w:fldCharType="end"/>
          </w:r>
        </w:p>
        <w:p w14:paraId="4DA06313" w14:textId="40A40F80"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"_Toc80793258"</w:instrText>
          </w:r>
          <w:ins w:id="68" w:author="Andrew Instone-Cowie" w:date="2024-06-19T12:08:00Z" w16du:dateUtc="2024-06-19T11:08:00Z">
            <w:r w:rsidR="00BB4DAF">
              <w:rPr>
                <w:noProof/>
              </w:rPr>
            </w:r>
          </w:ins>
          <w:r>
            <w:rPr>
              <w:noProof/>
            </w:rPr>
            <w:fldChar w:fldCharType="separate"/>
          </w:r>
          <w:r w:rsidR="00CD5701" w:rsidRPr="005C6B75">
            <w:rPr>
              <w:rStyle w:val="Hyperlink"/>
              <w:noProof/>
            </w:rPr>
            <w:t>Sensor Characteristics</w:t>
          </w:r>
          <w:r w:rsidR="00CD5701">
            <w:rPr>
              <w:noProof/>
              <w:webHidden/>
            </w:rPr>
            <w:tab/>
          </w:r>
          <w:r w:rsidR="00CD5701">
            <w:rPr>
              <w:noProof/>
              <w:webHidden/>
            </w:rPr>
            <w:fldChar w:fldCharType="begin"/>
          </w:r>
          <w:r w:rsidR="00CD5701">
            <w:rPr>
              <w:noProof/>
              <w:webHidden/>
            </w:rPr>
            <w:instrText xml:space="preserve"> PAGEREF _Toc80793258 \h </w:instrText>
          </w:r>
          <w:r w:rsidR="00CD5701">
            <w:rPr>
              <w:noProof/>
              <w:webHidden/>
            </w:rPr>
          </w:r>
          <w:r w:rsidR="00CD5701">
            <w:rPr>
              <w:noProof/>
              <w:webHidden/>
            </w:rPr>
            <w:fldChar w:fldCharType="separate"/>
          </w:r>
          <w:r w:rsidR="007E2D4F">
            <w:rPr>
              <w:noProof/>
              <w:webHidden/>
            </w:rPr>
            <w:t>48</w:t>
          </w:r>
          <w:r w:rsidR="00CD5701">
            <w:rPr>
              <w:noProof/>
              <w:webHidden/>
            </w:rPr>
            <w:fldChar w:fldCharType="end"/>
          </w:r>
          <w:r>
            <w:rPr>
              <w:noProof/>
            </w:rPr>
            <w:fldChar w:fldCharType="end"/>
          </w:r>
        </w:p>
        <w:p w14:paraId="1D059DE8" w14:textId="48EEFD58"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"_Toc80793259"</w:instrText>
          </w:r>
          <w:ins w:id="69" w:author="Andrew Instone-Cowie" w:date="2024-06-19T12:08:00Z" w16du:dateUtc="2024-06-19T11:08:00Z">
            <w:r w:rsidR="00BB4DAF">
              <w:rPr>
                <w:noProof/>
              </w:rPr>
            </w:r>
          </w:ins>
          <w:r>
            <w:rPr>
              <w:noProof/>
            </w:rPr>
            <w:fldChar w:fldCharType="separate"/>
          </w:r>
          <w:r w:rsidR="00CD5701" w:rsidRPr="005C6B75">
            <w:rPr>
              <w:rStyle w:val="Hyperlink"/>
              <w:noProof/>
            </w:rPr>
            <w:t>Firmware Design</w:t>
          </w:r>
          <w:r w:rsidR="00CD5701">
            <w:rPr>
              <w:noProof/>
              <w:webHidden/>
            </w:rPr>
            <w:tab/>
          </w:r>
          <w:r w:rsidR="00CD5701">
            <w:rPr>
              <w:noProof/>
              <w:webHidden/>
            </w:rPr>
            <w:fldChar w:fldCharType="begin"/>
          </w:r>
          <w:r w:rsidR="00CD5701">
            <w:rPr>
              <w:noProof/>
              <w:webHidden/>
            </w:rPr>
            <w:instrText xml:space="preserve"> PAGEREF _Toc80793259 \h </w:instrText>
          </w:r>
          <w:r w:rsidR="00CD5701">
            <w:rPr>
              <w:noProof/>
              <w:webHidden/>
            </w:rPr>
          </w:r>
          <w:r w:rsidR="00CD5701">
            <w:rPr>
              <w:noProof/>
              <w:webHidden/>
            </w:rPr>
            <w:fldChar w:fldCharType="separate"/>
          </w:r>
          <w:r w:rsidR="007E2D4F">
            <w:rPr>
              <w:noProof/>
              <w:webHidden/>
            </w:rPr>
            <w:t>49</w:t>
          </w:r>
          <w:r w:rsidR="00CD5701">
            <w:rPr>
              <w:noProof/>
              <w:webHidden/>
            </w:rPr>
            <w:fldChar w:fldCharType="end"/>
          </w:r>
          <w:r>
            <w:rPr>
              <w:noProof/>
            </w:rPr>
            <w:fldChar w:fldCharType="end"/>
          </w:r>
        </w:p>
        <w:p w14:paraId="7B878420" w14:textId="49D4B051" w:rsidR="00CD5701" w:rsidRDefault="00000000">
          <w:pPr>
            <w:pStyle w:val="TOC3"/>
            <w:tabs>
              <w:tab w:val="right" w:leader="dot" w:pos="9016"/>
            </w:tabs>
            <w:rPr>
              <w:noProof/>
              <w:lang w:val="en-GB" w:eastAsia="en-GB"/>
            </w:rPr>
          </w:pPr>
          <w:r>
            <w:rPr>
              <w:noProof/>
            </w:rPr>
            <w:fldChar w:fldCharType="begin"/>
          </w:r>
          <w:r>
            <w:rPr>
              <w:noProof/>
            </w:rPr>
            <w:instrText>HYPERLINK \l "_Toc80793260"</w:instrText>
          </w:r>
          <w:ins w:id="70" w:author="Andrew Instone-Cowie" w:date="2024-06-19T12:08:00Z" w16du:dateUtc="2024-06-19T11:08:00Z">
            <w:r w:rsidR="00BB4DAF">
              <w:rPr>
                <w:noProof/>
              </w:rPr>
            </w:r>
          </w:ins>
          <w:r>
            <w:rPr>
              <w:noProof/>
            </w:rPr>
            <w:fldChar w:fldCharType="separate"/>
          </w:r>
          <w:r w:rsidR="00CD5701" w:rsidRPr="005C6B75">
            <w:rPr>
              <w:rStyle w:val="Hyperlink"/>
              <w:noProof/>
            </w:rPr>
            <w:t>Interrupt Driven vs Polling</w:t>
          </w:r>
          <w:r w:rsidR="00CD5701">
            <w:rPr>
              <w:noProof/>
              <w:webHidden/>
            </w:rPr>
            <w:tab/>
          </w:r>
          <w:r w:rsidR="00CD5701">
            <w:rPr>
              <w:noProof/>
              <w:webHidden/>
            </w:rPr>
            <w:fldChar w:fldCharType="begin"/>
          </w:r>
          <w:r w:rsidR="00CD5701">
            <w:rPr>
              <w:noProof/>
              <w:webHidden/>
            </w:rPr>
            <w:instrText xml:space="preserve"> PAGEREF _Toc80793260 \h </w:instrText>
          </w:r>
          <w:r w:rsidR="00CD5701">
            <w:rPr>
              <w:noProof/>
              <w:webHidden/>
            </w:rPr>
          </w:r>
          <w:r w:rsidR="00CD5701">
            <w:rPr>
              <w:noProof/>
              <w:webHidden/>
            </w:rPr>
            <w:fldChar w:fldCharType="separate"/>
          </w:r>
          <w:r w:rsidR="007E2D4F">
            <w:rPr>
              <w:noProof/>
              <w:webHidden/>
            </w:rPr>
            <w:t>49</w:t>
          </w:r>
          <w:r w:rsidR="00CD5701">
            <w:rPr>
              <w:noProof/>
              <w:webHidden/>
            </w:rPr>
            <w:fldChar w:fldCharType="end"/>
          </w:r>
          <w:r>
            <w:rPr>
              <w:noProof/>
            </w:rPr>
            <w:fldChar w:fldCharType="end"/>
          </w:r>
        </w:p>
        <w:p w14:paraId="18E4BE55" w14:textId="7805CB98" w:rsidR="00CD5701" w:rsidRDefault="00000000">
          <w:pPr>
            <w:pStyle w:val="TOC3"/>
            <w:tabs>
              <w:tab w:val="right" w:leader="dot" w:pos="9016"/>
            </w:tabs>
            <w:rPr>
              <w:noProof/>
              <w:lang w:val="en-GB" w:eastAsia="en-GB"/>
            </w:rPr>
          </w:pPr>
          <w:r>
            <w:rPr>
              <w:noProof/>
            </w:rPr>
            <w:fldChar w:fldCharType="begin"/>
          </w:r>
          <w:r>
            <w:rPr>
              <w:noProof/>
            </w:rPr>
            <w:instrText>HYPERLINK \l "_Toc80793261"</w:instrText>
          </w:r>
          <w:ins w:id="71" w:author="Andrew Instone-Cowie" w:date="2024-06-19T12:08:00Z" w16du:dateUtc="2024-06-19T11:08:00Z">
            <w:r w:rsidR="00BB4DAF">
              <w:rPr>
                <w:noProof/>
              </w:rPr>
            </w:r>
          </w:ins>
          <w:r>
            <w:rPr>
              <w:noProof/>
            </w:rPr>
            <w:fldChar w:fldCharType="separate"/>
          </w:r>
          <w:r w:rsidR="00CD5701" w:rsidRPr="005C6B75">
            <w:rPr>
              <w:rStyle w:val="Hyperlink"/>
              <w:noProof/>
            </w:rPr>
            <w:t>State Machine Operation</w:t>
          </w:r>
          <w:r w:rsidR="00CD5701">
            <w:rPr>
              <w:noProof/>
              <w:webHidden/>
            </w:rPr>
            <w:tab/>
          </w:r>
          <w:r w:rsidR="00CD5701">
            <w:rPr>
              <w:noProof/>
              <w:webHidden/>
            </w:rPr>
            <w:fldChar w:fldCharType="begin"/>
          </w:r>
          <w:r w:rsidR="00CD5701">
            <w:rPr>
              <w:noProof/>
              <w:webHidden/>
            </w:rPr>
            <w:instrText xml:space="preserve"> PAGEREF _Toc80793261 \h </w:instrText>
          </w:r>
          <w:r w:rsidR="00CD5701">
            <w:rPr>
              <w:noProof/>
              <w:webHidden/>
            </w:rPr>
          </w:r>
          <w:r w:rsidR="00CD5701">
            <w:rPr>
              <w:noProof/>
              <w:webHidden/>
            </w:rPr>
            <w:fldChar w:fldCharType="separate"/>
          </w:r>
          <w:r w:rsidR="007E2D4F">
            <w:rPr>
              <w:noProof/>
              <w:webHidden/>
            </w:rPr>
            <w:t>50</w:t>
          </w:r>
          <w:r w:rsidR="00CD5701">
            <w:rPr>
              <w:noProof/>
              <w:webHidden/>
            </w:rPr>
            <w:fldChar w:fldCharType="end"/>
          </w:r>
          <w:r>
            <w:rPr>
              <w:noProof/>
            </w:rPr>
            <w:fldChar w:fldCharType="end"/>
          </w:r>
        </w:p>
        <w:p w14:paraId="1A667C5A" w14:textId="3E6536BE" w:rsidR="00CD5701" w:rsidRDefault="00000000">
          <w:pPr>
            <w:pStyle w:val="TOC3"/>
            <w:tabs>
              <w:tab w:val="right" w:leader="dot" w:pos="9016"/>
            </w:tabs>
            <w:rPr>
              <w:noProof/>
              <w:lang w:val="en-GB" w:eastAsia="en-GB"/>
            </w:rPr>
          </w:pPr>
          <w:r>
            <w:rPr>
              <w:noProof/>
            </w:rPr>
            <w:lastRenderedPageBreak/>
            <w:fldChar w:fldCharType="begin"/>
          </w:r>
          <w:r>
            <w:rPr>
              <w:noProof/>
            </w:rPr>
            <w:instrText>HYPERLINK \l "_Toc80793262"</w:instrText>
          </w:r>
          <w:ins w:id="72" w:author="Andrew Instone-Cowie" w:date="2024-06-19T12:08:00Z" w16du:dateUtc="2024-06-19T11:08:00Z">
            <w:r w:rsidR="00BB4DAF">
              <w:rPr>
                <w:noProof/>
              </w:rPr>
            </w:r>
          </w:ins>
          <w:r>
            <w:rPr>
              <w:noProof/>
            </w:rPr>
            <w:fldChar w:fldCharType="separate"/>
          </w:r>
          <w:r w:rsidR="00CD5701" w:rsidRPr="005C6B75">
            <w:rPr>
              <w:rStyle w:val="Hyperlink"/>
              <w:noProof/>
            </w:rPr>
            <w:t>Timer Issues</w:t>
          </w:r>
          <w:r w:rsidR="00CD5701">
            <w:rPr>
              <w:noProof/>
              <w:webHidden/>
            </w:rPr>
            <w:tab/>
          </w:r>
          <w:r w:rsidR="00CD5701">
            <w:rPr>
              <w:noProof/>
              <w:webHidden/>
            </w:rPr>
            <w:fldChar w:fldCharType="begin"/>
          </w:r>
          <w:r w:rsidR="00CD5701">
            <w:rPr>
              <w:noProof/>
              <w:webHidden/>
            </w:rPr>
            <w:instrText xml:space="preserve"> PAGEREF _Toc80793262 \h </w:instrText>
          </w:r>
          <w:r w:rsidR="00CD5701">
            <w:rPr>
              <w:noProof/>
              <w:webHidden/>
            </w:rPr>
          </w:r>
          <w:r w:rsidR="00CD5701">
            <w:rPr>
              <w:noProof/>
              <w:webHidden/>
            </w:rPr>
            <w:fldChar w:fldCharType="separate"/>
          </w:r>
          <w:r w:rsidR="007E2D4F">
            <w:rPr>
              <w:noProof/>
              <w:webHidden/>
            </w:rPr>
            <w:t>52</w:t>
          </w:r>
          <w:r w:rsidR="00CD5701">
            <w:rPr>
              <w:noProof/>
              <w:webHidden/>
            </w:rPr>
            <w:fldChar w:fldCharType="end"/>
          </w:r>
          <w:r>
            <w:rPr>
              <w:noProof/>
            </w:rPr>
            <w:fldChar w:fldCharType="end"/>
          </w:r>
        </w:p>
        <w:p w14:paraId="68BD4862" w14:textId="197BD970" w:rsidR="00CD5701" w:rsidRDefault="00000000">
          <w:pPr>
            <w:pStyle w:val="TOC3"/>
            <w:tabs>
              <w:tab w:val="right" w:leader="dot" w:pos="9016"/>
            </w:tabs>
            <w:rPr>
              <w:noProof/>
              <w:lang w:val="en-GB" w:eastAsia="en-GB"/>
            </w:rPr>
          </w:pPr>
          <w:r>
            <w:rPr>
              <w:noProof/>
            </w:rPr>
            <w:fldChar w:fldCharType="begin"/>
          </w:r>
          <w:r>
            <w:rPr>
              <w:noProof/>
            </w:rPr>
            <w:instrText>HYPERLINK \l "_Toc80793263"</w:instrText>
          </w:r>
          <w:ins w:id="73" w:author="Andrew Instone-Cowie" w:date="2024-06-19T12:08:00Z" w16du:dateUtc="2024-06-19T11:08:00Z">
            <w:r w:rsidR="00BB4DAF">
              <w:rPr>
                <w:noProof/>
              </w:rPr>
            </w:r>
          </w:ins>
          <w:r>
            <w:rPr>
              <w:noProof/>
            </w:rPr>
            <w:fldChar w:fldCharType="separate"/>
          </w:r>
          <w:r w:rsidR="00CD5701" w:rsidRPr="005C6B75">
            <w:rPr>
              <w:rStyle w:val="Hyperlink"/>
              <w:noProof/>
            </w:rPr>
            <w:t>Sensor De-Bouncing</w:t>
          </w:r>
          <w:r w:rsidR="00CD5701">
            <w:rPr>
              <w:noProof/>
              <w:webHidden/>
            </w:rPr>
            <w:tab/>
          </w:r>
          <w:r w:rsidR="00CD5701">
            <w:rPr>
              <w:noProof/>
              <w:webHidden/>
            </w:rPr>
            <w:fldChar w:fldCharType="begin"/>
          </w:r>
          <w:r w:rsidR="00CD5701">
            <w:rPr>
              <w:noProof/>
              <w:webHidden/>
            </w:rPr>
            <w:instrText xml:space="preserve"> PAGEREF _Toc80793263 \h </w:instrText>
          </w:r>
          <w:r w:rsidR="00CD5701">
            <w:rPr>
              <w:noProof/>
              <w:webHidden/>
            </w:rPr>
          </w:r>
          <w:r w:rsidR="00CD5701">
            <w:rPr>
              <w:noProof/>
              <w:webHidden/>
            </w:rPr>
            <w:fldChar w:fldCharType="separate"/>
          </w:r>
          <w:r w:rsidR="007E2D4F">
            <w:rPr>
              <w:noProof/>
              <w:webHidden/>
            </w:rPr>
            <w:t>52</w:t>
          </w:r>
          <w:r w:rsidR="00CD5701">
            <w:rPr>
              <w:noProof/>
              <w:webHidden/>
            </w:rPr>
            <w:fldChar w:fldCharType="end"/>
          </w:r>
          <w:r>
            <w:rPr>
              <w:noProof/>
            </w:rPr>
            <w:fldChar w:fldCharType="end"/>
          </w:r>
        </w:p>
        <w:p w14:paraId="408EC094" w14:textId="2E80DFF9" w:rsidR="00CD5701" w:rsidRDefault="00000000">
          <w:pPr>
            <w:pStyle w:val="TOC3"/>
            <w:tabs>
              <w:tab w:val="right" w:leader="dot" w:pos="9016"/>
            </w:tabs>
            <w:rPr>
              <w:noProof/>
              <w:lang w:val="en-GB" w:eastAsia="en-GB"/>
            </w:rPr>
          </w:pPr>
          <w:r>
            <w:rPr>
              <w:noProof/>
            </w:rPr>
            <w:fldChar w:fldCharType="begin"/>
          </w:r>
          <w:r>
            <w:rPr>
              <w:noProof/>
            </w:rPr>
            <w:instrText>HYPERLINK \l "_Toc80793264"</w:instrText>
          </w:r>
          <w:ins w:id="74" w:author="Andrew Instone-Cowie" w:date="2024-06-19T12:08:00Z" w16du:dateUtc="2024-06-19T11:08:00Z">
            <w:r w:rsidR="00BB4DAF">
              <w:rPr>
                <w:noProof/>
              </w:rPr>
            </w:r>
          </w:ins>
          <w:r>
            <w:rPr>
              <w:noProof/>
            </w:rPr>
            <w:fldChar w:fldCharType="separate"/>
          </w:r>
          <w:r w:rsidR="00CD5701" w:rsidRPr="005C6B75">
            <w:rPr>
              <w:rStyle w:val="Hyperlink"/>
              <w:noProof/>
            </w:rPr>
            <w:t>Debugging &amp; Timing Features</w:t>
          </w:r>
          <w:r w:rsidR="00CD5701">
            <w:rPr>
              <w:noProof/>
              <w:webHidden/>
            </w:rPr>
            <w:tab/>
          </w:r>
          <w:r w:rsidR="00CD5701">
            <w:rPr>
              <w:noProof/>
              <w:webHidden/>
            </w:rPr>
            <w:fldChar w:fldCharType="begin"/>
          </w:r>
          <w:r w:rsidR="00CD5701">
            <w:rPr>
              <w:noProof/>
              <w:webHidden/>
            </w:rPr>
            <w:instrText xml:space="preserve"> PAGEREF _Toc80793264 \h </w:instrText>
          </w:r>
          <w:r w:rsidR="00CD5701">
            <w:rPr>
              <w:noProof/>
              <w:webHidden/>
            </w:rPr>
          </w:r>
          <w:r w:rsidR="00CD5701">
            <w:rPr>
              <w:noProof/>
              <w:webHidden/>
            </w:rPr>
            <w:fldChar w:fldCharType="separate"/>
          </w:r>
          <w:r w:rsidR="007E2D4F">
            <w:rPr>
              <w:noProof/>
              <w:webHidden/>
            </w:rPr>
            <w:t>53</w:t>
          </w:r>
          <w:r w:rsidR="00CD5701">
            <w:rPr>
              <w:noProof/>
              <w:webHidden/>
            </w:rPr>
            <w:fldChar w:fldCharType="end"/>
          </w:r>
          <w:r>
            <w:rPr>
              <w:noProof/>
            </w:rPr>
            <w:fldChar w:fldCharType="end"/>
          </w:r>
        </w:p>
        <w:p w14:paraId="3F7EB399" w14:textId="75BEC108" w:rsidR="00CD5701" w:rsidRDefault="00000000">
          <w:pPr>
            <w:pStyle w:val="TOC3"/>
            <w:tabs>
              <w:tab w:val="right" w:leader="dot" w:pos="9016"/>
            </w:tabs>
            <w:rPr>
              <w:noProof/>
              <w:lang w:val="en-GB" w:eastAsia="en-GB"/>
            </w:rPr>
          </w:pPr>
          <w:r>
            <w:rPr>
              <w:noProof/>
            </w:rPr>
            <w:fldChar w:fldCharType="begin"/>
          </w:r>
          <w:r>
            <w:rPr>
              <w:noProof/>
            </w:rPr>
            <w:instrText>HYPERLINK \l "_Toc80793265"</w:instrText>
          </w:r>
          <w:ins w:id="75" w:author="Andrew Instone-Cowie" w:date="2024-06-19T12:08:00Z" w16du:dateUtc="2024-06-19T11:08:00Z">
            <w:r w:rsidR="00BB4DAF">
              <w:rPr>
                <w:noProof/>
              </w:rPr>
            </w:r>
          </w:ins>
          <w:r>
            <w:rPr>
              <w:noProof/>
            </w:rPr>
            <w:fldChar w:fldCharType="separate"/>
          </w:r>
          <w:r w:rsidR="00CD5701" w:rsidRPr="005C6B75">
            <w:rPr>
              <w:rStyle w:val="Hyperlink"/>
              <w:noProof/>
            </w:rPr>
            <w:t>Serial Input &amp; Command Line Interface</w:t>
          </w:r>
          <w:r w:rsidR="00CD5701">
            <w:rPr>
              <w:noProof/>
              <w:webHidden/>
            </w:rPr>
            <w:tab/>
          </w:r>
          <w:r w:rsidR="00CD5701">
            <w:rPr>
              <w:noProof/>
              <w:webHidden/>
            </w:rPr>
            <w:fldChar w:fldCharType="begin"/>
          </w:r>
          <w:r w:rsidR="00CD5701">
            <w:rPr>
              <w:noProof/>
              <w:webHidden/>
            </w:rPr>
            <w:instrText xml:space="preserve"> PAGEREF _Toc80793265 \h </w:instrText>
          </w:r>
          <w:r w:rsidR="00CD5701">
            <w:rPr>
              <w:noProof/>
              <w:webHidden/>
            </w:rPr>
          </w:r>
          <w:r w:rsidR="00CD5701">
            <w:rPr>
              <w:noProof/>
              <w:webHidden/>
            </w:rPr>
            <w:fldChar w:fldCharType="separate"/>
          </w:r>
          <w:r w:rsidR="007E2D4F">
            <w:rPr>
              <w:noProof/>
              <w:webHidden/>
            </w:rPr>
            <w:t>55</w:t>
          </w:r>
          <w:r w:rsidR="00CD5701">
            <w:rPr>
              <w:noProof/>
              <w:webHidden/>
            </w:rPr>
            <w:fldChar w:fldCharType="end"/>
          </w:r>
          <w:r>
            <w:rPr>
              <w:noProof/>
            </w:rPr>
            <w:fldChar w:fldCharType="end"/>
          </w:r>
        </w:p>
        <w:p w14:paraId="7ABCD982" w14:textId="4E8D10AF" w:rsidR="00CD5701" w:rsidRDefault="00000000">
          <w:pPr>
            <w:pStyle w:val="TOC3"/>
            <w:tabs>
              <w:tab w:val="right" w:leader="dot" w:pos="9016"/>
            </w:tabs>
            <w:rPr>
              <w:noProof/>
              <w:lang w:val="en-GB" w:eastAsia="en-GB"/>
            </w:rPr>
          </w:pPr>
          <w:r>
            <w:rPr>
              <w:noProof/>
            </w:rPr>
            <w:fldChar w:fldCharType="begin"/>
          </w:r>
          <w:r>
            <w:rPr>
              <w:noProof/>
            </w:rPr>
            <w:instrText>HYPERLINK \l "_Toc80793266"</w:instrText>
          </w:r>
          <w:ins w:id="76" w:author="Andrew Instone-Cowie" w:date="2024-06-19T12:08:00Z" w16du:dateUtc="2024-06-19T11:08:00Z">
            <w:r w:rsidR="00BB4DAF">
              <w:rPr>
                <w:noProof/>
              </w:rPr>
            </w:r>
          </w:ins>
          <w:r>
            <w:rPr>
              <w:noProof/>
            </w:rPr>
            <w:fldChar w:fldCharType="separate"/>
          </w:r>
          <w:r w:rsidR="00CD5701" w:rsidRPr="005C6B75">
            <w:rPr>
              <w:rStyle w:val="Hyperlink"/>
              <w:noProof/>
            </w:rPr>
            <w:t>Sensor Enable/Disable</w:t>
          </w:r>
          <w:r w:rsidR="00CD5701">
            <w:rPr>
              <w:noProof/>
              <w:webHidden/>
            </w:rPr>
            <w:tab/>
          </w:r>
          <w:r w:rsidR="00CD5701">
            <w:rPr>
              <w:noProof/>
              <w:webHidden/>
            </w:rPr>
            <w:fldChar w:fldCharType="begin"/>
          </w:r>
          <w:r w:rsidR="00CD5701">
            <w:rPr>
              <w:noProof/>
              <w:webHidden/>
            </w:rPr>
            <w:instrText xml:space="preserve"> PAGEREF _Toc80793266 \h </w:instrText>
          </w:r>
          <w:r w:rsidR="00CD5701">
            <w:rPr>
              <w:noProof/>
              <w:webHidden/>
            </w:rPr>
          </w:r>
          <w:r w:rsidR="00CD5701">
            <w:rPr>
              <w:noProof/>
              <w:webHidden/>
            </w:rPr>
            <w:fldChar w:fldCharType="separate"/>
          </w:r>
          <w:r w:rsidR="007E2D4F">
            <w:rPr>
              <w:noProof/>
              <w:webHidden/>
            </w:rPr>
            <w:t>55</w:t>
          </w:r>
          <w:r w:rsidR="00CD5701">
            <w:rPr>
              <w:noProof/>
              <w:webHidden/>
            </w:rPr>
            <w:fldChar w:fldCharType="end"/>
          </w:r>
          <w:r>
            <w:rPr>
              <w:noProof/>
            </w:rPr>
            <w:fldChar w:fldCharType="end"/>
          </w:r>
        </w:p>
        <w:p w14:paraId="39F143C4" w14:textId="065ECEEF" w:rsidR="00CD5701" w:rsidRDefault="00000000">
          <w:pPr>
            <w:pStyle w:val="TOC3"/>
            <w:tabs>
              <w:tab w:val="right" w:leader="dot" w:pos="9016"/>
            </w:tabs>
            <w:rPr>
              <w:noProof/>
              <w:lang w:val="en-GB" w:eastAsia="en-GB"/>
            </w:rPr>
          </w:pPr>
          <w:r>
            <w:rPr>
              <w:noProof/>
            </w:rPr>
            <w:fldChar w:fldCharType="begin"/>
          </w:r>
          <w:r>
            <w:rPr>
              <w:noProof/>
            </w:rPr>
            <w:instrText>HYPERLINK \l "_Toc80793267"</w:instrText>
          </w:r>
          <w:ins w:id="77" w:author="Andrew Instone-Cowie" w:date="2024-06-19T12:08:00Z" w16du:dateUtc="2024-06-19T11:08:00Z">
            <w:r w:rsidR="00BB4DAF">
              <w:rPr>
                <w:noProof/>
              </w:rPr>
            </w:r>
          </w:ins>
          <w:r>
            <w:rPr>
              <w:noProof/>
            </w:rPr>
            <w:fldChar w:fldCharType="separate"/>
          </w:r>
          <w:r w:rsidR="00CD5701" w:rsidRPr="005C6B75">
            <w:rPr>
              <w:rStyle w:val="Hyperlink"/>
              <w:noProof/>
            </w:rPr>
            <w:t>Memory Footprint</w:t>
          </w:r>
          <w:r w:rsidR="00CD5701">
            <w:rPr>
              <w:noProof/>
              <w:webHidden/>
            </w:rPr>
            <w:tab/>
          </w:r>
          <w:r w:rsidR="00CD5701">
            <w:rPr>
              <w:noProof/>
              <w:webHidden/>
            </w:rPr>
            <w:fldChar w:fldCharType="begin"/>
          </w:r>
          <w:r w:rsidR="00CD5701">
            <w:rPr>
              <w:noProof/>
              <w:webHidden/>
            </w:rPr>
            <w:instrText xml:space="preserve"> PAGEREF _Toc80793267 \h </w:instrText>
          </w:r>
          <w:r w:rsidR="00CD5701">
            <w:rPr>
              <w:noProof/>
              <w:webHidden/>
            </w:rPr>
          </w:r>
          <w:r w:rsidR="00CD5701">
            <w:rPr>
              <w:noProof/>
              <w:webHidden/>
            </w:rPr>
            <w:fldChar w:fldCharType="separate"/>
          </w:r>
          <w:r w:rsidR="007E2D4F">
            <w:rPr>
              <w:noProof/>
              <w:webHidden/>
            </w:rPr>
            <w:t>56</w:t>
          </w:r>
          <w:r w:rsidR="00CD5701">
            <w:rPr>
              <w:noProof/>
              <w:webHidden/>
            </w:rPr>
            <w:fldChar w:fldCharType="end"/>
          </w:r>
          <w:r>
            <w:rPr>
              <w:noProof/>
            </w:rPr>
            <w:fldChar w:fldCharType="end"/>
          </w:r>
        </w:p>
        <w:p w14:paraId="77C193A3" w14:textId="606E66CA"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"_Toc80793268"</w:instrText>
          </w:r>
          <w:ins w:id="78" w:author="Andrew Instone-Cowie" w:date="2024-06-19T12:08:00Z" w16du:dateUtc="2024-06-19T11:08:00Z">
            <w:r w:rsidR="00BB4DAF">
              <w:rPr>
                <w:noProof/>
              </w:rPr>
            </w:r>
          </w:ins>
          <w:r>
            <w:rPr>
              <w:noProof/>
            </w:rPr>
            <w:fldChar w:fldCharType="separate"/>
          </w:r>
          <w:r w:rsidR="00CD5701" w:rsidRPr="005C6B75">
            <w:rPr>
              <w:rStyle w:val="Hyperlink"/>
              <w:noProof/>
            </w:rPr>
            <w:t>Metrics</w:t>
          </w:r>
          <w:r w:rsidR="00CD5701">
            <w:rPr>
              <w:noProof/>
              <w:webHidden/>
            </w:rPr>
            <w:tab/>
          </w:r>
          <w:r w:rsidR="00CD5701">
            <w:rPr>
              <w:noProof/>
              <w:webHidden/>
            </w:rPr>
            <w:fldChar w:fldCharType="begin"/>
          </w:r>
          <w:r w:rsidR="00CD5701">
            <w:rPr>
              <w:noProof/>
              <w:webHidden/>
            </w:rPr>
            <w:instrText xml:space="preserve"> PAGEREF _Toc80793268 \h </w:instrText>
          </w:r>
          <w:r w:rsidR="00CD5701">
            <w:rPr>
              <w:noProof/>
              <w:webHidden/>
            </w:rPr>
          </w:r>
          <w:r w:rsidR="00CD5701">
            <w:rPr>
              <w:noProof/>
              <w:webHidden/>
            </w:rPr>
            <w:fldChar w:fldCharType="separate"/>
          </w:r>
          <w:r w:rsidR="007E2D4F">
            <w:rPr>
              <w:noProof/>
              <w:webHidden/>
            </w:rPr>
            <w:t>57</w:t>
          </w:r>
          <w:r w:rsidR="00CD5701">
            <w:rPr>
              <w:noProof/>
              <w:webHidden/>
            </w:rPr>
            <w:fldChar w:fldCharType="end"/>
          </w:r>
          <w:r>
            <w:rPr>
              <w:noProof/>
            </w:rPr>
            <w:fldChar w:fldCharType="end"/>
          </w:r>
        </w:p>
        <w:p w14:paraId="5849C176" w14:textId="340AA1B9" w:rsidR="00CD5701" w:rsidRDefault="00000000">
          <w:pPr>
            <w:pStyle w:val="TOC3"/>
            <w:tabs>
              <w:tab w:val="right" w:leader="dot" w:pos="9016"/>
            </w:tabs>
            <w:rPr>
              <w:noProof/>
              <w:lang w:val="en-GB" w:eastAsia="en-GB"/>
            </w:rPr>
          </w:pPr>
          <w:r>
            <w:rPr>
              <w:noProof/>
            </w:rPr>
            <w:fldChar w:fldCharType="begin"/>
          </w:r>
          <w:r>
            <w:rPr>
              <w:noProof/>
            </w:rPr>
            <w:instrText>HYPERLINK \l "_Toc80793269"</w:instrText>
          </w:r>
          <w:ins w:id="79" w:author="Andrew Instone-Cowie" w:date="2024-06-19T12:08:00Z" w16du:dateUtc="2024-06-19T11:08:00Z">
            <w:r w:rsidR="00BB4DAF">
              <w:rPr>
                <w:noProof/>
              </w:rPr>
            </w:r>
          </w:ins>
          <w:r>
            <w:rPr>
              <w:noProof/>
            </w:rPr>
            <w:fldChar w:fldCharType="separate"/>
          </w:r>
          <w:r w:rsidR="00CD5701" w:rsidRPr="005C6B75">
            <w:rPr>
              <w:rStyle w:val="Hyperlink"/>
              <w:noProof/>
            </w:rPr>
            <w:t>Inter-Blow Interval Requirements</w:t>
          </w:r>
          <w:r w:rsidR="00CD5701">
            <w:rPr>
              <w:noProof/>
              <w:webHidden/>
            </w:rPr>
            <w:tab/>
          </w:r>
          <w:r w:rsidR="00CD5701">
            <w:rPr>
              <w:noProof/>
              <w:webHidden/>
            </w:rPr>
            <w:fldChar w:fldCharType="begin"/>
          </w:r>
          <w:r w:rsidR="00CD5701">
            <w:rPr>
              <w:noProof/>
              <w:webHidden/>
            </w:rPr>
            <w:instrText xml:space="preserve"> PAGEREF _Toc80793269 \h </w:instrText>
          </w:r>
          <w:r w:rsidR="00CD5701">
            <w:rPr>
              <w:noProof/>
              <w:webHidden/>
            </w:rPr>
          </w:r>
          <w:r w:rsidR="00CD5701">
            <w:rPr>
              <w:noProof/>
              <w:webHidden/>
            </w:rPr>
            <w:fldChar w:fldCharType="separate"/>
          </w:r>
          <w:r w:rsidR="007E2D4F">
            <w:rPr>
              <w:noProof/>
              <w:webHidden/>
            </w:rPr>
            <w:t>57</w:t>
          </w:r>
          <w:r w:rsidR="00CD5701">
            <w:rPr>
              <w:noProof/>
              <w:webHidden/>
            </w:rPr>
            <w:fldChar w:fldCharType="end"/>
          </w:r>
          <w:r>
            <w:rPr>
              <w:noProof/>
            </w:rPr>
            <w:fldChar w:fldCharType="end"/>
          </w:r>
        </w:p>
        <w:p w14:paraId="208F9F6A" w14:textId="50DF4489" w:rsidR="00CD5701" w:rsidRDefault="00000000">
          <w:pPr>
            <w:pStyle w:val="TOC3"/>
            <w:tabs>
              <w:tab w:val="right" w:leader="dot" w:pos="9016"/>
            </w:tabs>
            <w:rPr>
              <w:noProof/>
              <w:lang w:val="en-GB" w:eastAsia="en-GB"/>
            </w:rPr>
          </w:pPr>
          <w:r>
            <w:rPr>
              <w:noProof/>
            </w:rPr>
            <w:fldChar w:fldCharType="begin"/>
          </w:r>
          <w:r>
            <w:rPr>
              <w:noProof/>
            </w:rPr>
            <w:instrText>HYPERLINK \l "_Toc80793270"</w:instrText>
          </w:r>
          <w:ins w:id="80" w:author="Andrew Instone-Cowie" w:date="2024-06-19T12:08:00Z" w16du:dateUtc="2024-06-19T11:08:00Z">
            <w:r w:rsidR="00BB4DAF">
              <w:rPr>
                <w:noProof/>
              </w:rPr>
            </w:r>
          </w:ins>
          <w:r>
            <w:rPr>
              <w:noProof/>
            </w:rPr>
            <w:fldChar w:fldCharType="separate"/>
          </w:r>
          <w:r w:rsidR="00CD5701" w:rsidRPr="005C6B75">
            <w:rPr>
              <w:rStyle w:val="Hyperlink"/>
              <w:noProof/>
            </w:rPr>
            <w:t>Inter-Row Interval Requirements</w:t>
          </w:r>
          <w:r w:rsidR="00CD5701">
            <w:rPr>
              <w:noProof/>
              <w:webHidden/>
            </w:rPr>
            <w:tab/>
          </w:r>
          <w:r w:rsidR="00CD5701">
            <w:rPr>
              <w:noProof/>
              <w:webHidden/>
            </w:rPr>
            <w:fldChar w:fldCharType="begin"/>
          </w:r>
          <w:r w:rsidR="00CD5701">
            <w:rPr>
              <w:noProof/>
              <w:webHidden/>
            </w:rPr>
            <w:instrText xml:space="preserve"> PAGEREF _Toc80793270 \h </w:instrText>
          </w:r>
          <w:r w:rsidR="00CD5701">
            <w:rPr>
              <w:noProof/>
              <w:webHidden/>
            </w:rPr>
          </w:r>
          <w:r w:rsidR="00CD5701">
            <w:rPr>
              <w:noProof/>
              <w:webHidden/>
            </w:rPr>
            <w:fldChar w:fldCharType="separate"/>
          </w:r>
          <w:r w:rsidR="007E2D4F">
            <w:rPr>
              <w:noProof/>
              <w:webHidden/>
            </w:rPr>
            <w:t>58</w:t>
          </w:r>
          <w:r w:rsidR="00CD5701">
            <w:rPr>
              <w:noProof/>
              <w:webHidden/>
            </w:rPr>
            <w:fldChar w:fldCharType="end"/>
          </w:r>
          <w:r>
            <w:rPr>
              <w:noProof/>
            </w:rPr>
            <w:fldChar w:fldCharType="end"/>
          </w:r>
        </w:p>
        <w:p w14:paraId="40E36D4A" w14:textId="7953688D" w:rsidR="00CD5701" w:rsidRDefault="00000000">
          <w:pPr>
            <w:pStyle w:val="TOC3"/>
            <w:tabs>
              <w:tab w:val="right" w:leader="dot" w:pos="9016"/>
            </w:tabs>
            <w:rPr>
              <w:noProof/>
              <w:lang w:val="en-GB" w:eastAsia="en-GB"/>
            </w:rPr>
          </w:pPr>
          <w:r>
            <w:rPr>
              <w:noProof/>
            </w:rPr>
            <w:fldChar w:fldCharType="begin"/>
          </w:r>
          <w:r>
            <w:rPr>
              <w:noProof/>
            </w:rPr>
            <w:instrText>HYPERLINK \l "_Toc80793271"</w:instrText>
          </w:r>
          <w:ins w:id="81" w:author="Andrew Instone-Cowie" w:date="2024-06-19T12:08:00Z" w16du:dateUtc="2024-06-19T11:08:00Z">
            <w:r w:rsidR="00BB4DAF">
              <w:rPr>
                <w:noProof/>
              </w:rPr>
            </w:r>
          </w:ins>
          <w:r>
            <w:rPr>
              <w:noProof/>
            </w:rPr>
            <w:fldChar w:fldCharType="separate"/>
          </w:r>
          <w:r w:rsidR="00CD5701" w:rsidRPr="005C6B75">
            <w:rPr>
              <w:rStyle w:val="Hyperlink"/>
              <w:noProof/>
            </w:rPr>
            <w:t>Sensor Pulse Duration</w:t>
          </w:r>
          <w:r w:rsidR="00CD5701">
            <w:rPr>
              <w:noProof/>
              <w:webHidden/>
            </w:rPr>
            <w:tab/>
          </w:r>
          <w:r w:rsidR="00CD5701">
            <w:rPr>
              <w:noProof/>
              <w:webHidden/>
            </w:rPr>
            <w:fldChar w:fldCharType="begin"/>
          </w:r>
          <w:r w:rsidR="00CD5701">
            <w:rPr>
              <w:noProof/>
              <w:webHidden/>
            </w:rPr>
            <w:instrText xml:space="preserve"> PAGEREF _Toc80793271 \h </w:instrText>
          </w:r>
          <w:r w:rsidR="00CD5701">
            <w:rPr>
              <w:noProof/>
              <w:webHidden/>
            </w:rPr>
          </w:r>
          <w:r w:rsidR="00CD5701">
            <w:rPr>
              <w:noProof/>
              <w:webHidden/>
            </w:rPr>
            <w:fldChar w:fldCharType="separate"/>
          </w:r>
          <w:r w:rsidR="007E2D4F">
            <w:rPr>
              <w:noProof/>
              <w:webHidden/>
            </w:rPr>
            <w:t>58</w:t>
          </w:r>
          <w:r w:rsidR="00CD5701">
            <w:rPr>
              <w:noProof/>
              <w:webHidden/>
            </w:rPr>
            <w:fldChar w:fldCharType="end"/>
          </w:r>
          <w:r>
            <w:rPr>
              <w:noProof/>
            </w:rPr>
            <w:fldChar w:fldCharType="end"/>
          </w:r>
        </w:p>
        <w:p w14:paraId="6FE48A2B" w14:textId="73692677"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"_Toc80793272"</w:instrText>
          </w:r>
          <w:ins w:id="82" w:author="Andrew Instone-Cowie" w:date="2024-06-19T12:08:00Z" w16du:dateUtc="2024-06-19T11:08:00Z">
            <w:r w:rsidR="00BB4DAF">
              <w:rPr>
                <w:noProof/>
              </w:rPr>
            </w:r>
          </w:ins>
          <w:r>
            <w:rPr>
              <w:noProof/>
            </w:rPr>
            <w:fldChar w:fldCharType="separate"/>
          </w:r>
          <w:r w:rsidR="00CD5701" w:rsidRPr="005C6B75">
            <w:rPr>
              <w:rStyle w:val="Hyperlink"/>
              <w:noProof/>
            </w:rPr>
            <w:t>Potential Problems</w:t>
          </w:r>
          <w:r w:rsidR="00CD5701">
            <w:rPr>
              <w:noProof/>
              <w:webHidden/>
            </w:rPr>
            <w:tab/>
          </w:r>
          <w:r w:rsidR="00CD5701">
            <w:rPr>
              <w:noProof/>
              <w:webHidden/>
            </w:rPr>
            <w:fldChar w:fldCharType="begin"/>
          </w:r>
          <w:r w:rsidR="00CD5701">
            <w:rPr>
              <w:noProof/>
              <w:webHidden/>
            </w:rPr>
            <w:instrText xml:space="preserve"> PAGEREF _Toc80793272 \h </w:instrText>
          </w:r>
          <w:r w:rsidR="00CD5701">
            <w:rPr>
              <w:noProof/>
              <w:webHidden/>
            </w:rPr>
          </w:r>
          <w:r w:rsidR="00CD5701">
            <w:rPr>
              <w:noProof/>
              <w:webHidden/>
            </w:rPr>
            <w:fldChar w:fldCharType="separate"/>
          </w:r>
          <w:r w:rsidR="007E2D4F">
            <w:rPr>
              <w:noProof/>
              <w:webHidden/>
            </w:rPr>
            <w:t>60</w:t>
          </w:r>
          <w:r w:rsidR="00CD5701">
            <w:rPr>
              <w:noProof/>
              <w:webHidden/>
            </w:rPr>
            <w:fldChar w:fldCharType="end"/>
          </w:r>
          <w:r>
            <w:rPr>
              <w:noProof/>
            </w:rPr>
            <w:fldChar w:fldCharType="end"/>
          </w:r>
        </w:p>
        <w:p w14:paraId="2D958F1B" w14:textId="20CB13AA" w:rsidR="00CD5701" w:rsidRDefault="00000000">
          <w:pPr>
            <w:pStyle w:val="TOC3"/>
            <w:tabs>
              <w:tab w:val="right" w:leader="dot" w:pos="9016"/>
            </w:tabs>
            <w:rPr>
              <w:noProof/>
              <w:lang w:val="en-GB" w:eastAsia="en-GB"/>
            </w:rPr>
          </w:pPr>
          <w:r>
            <w:rPr>
              <w:noProof/>
            </w:rPr>
            <w:fldChar w:fldCharType="begin"/>
          </w:r>
          <w:r>
            <w:rPr>
              <w:noProof/>
            </w:rPr>
            <w:instrText>HYPERLINK \l "_Toc80793273"</w:instrText>
          </w:r>
          <w:ins w:id="83" w:author="Andrew Instone-Cowie" w:date="2024-06-19T12:08:00Z" w16du:dateUtc="2024-06-19T11:08:00Z">
            <w:r w:rsidR="00BB4DAF">
              <w:rPr>
                <w:noProof/>
              </w:rPr>
            </w:r>
          </w:ins>
          <w:r>
            <w:rPr>
              <w:noProof/>
            </w:rPr>
            <w:fldChar w:fldCharType="separate"/>
          </w:r>
          <w:r w:rsidR="00CD5701" w:rsidRPr="005C6B75">
            <w:rPr>
              <w:rStyle w:val="Hyperlink"/>
              <w:noProof/>
            </w:rPr>
            <w:t>Missed Sensor Signals</w:t>
          </w:r>
          <w:r w:rsidR="00CD5701">
            <w:rPr>
              <w:noProof/>
              <w:webHidden/>
            </w:rPr>
            <w:tab/>
          </w:r>
          <w:r w:rsidR="00CD5701">
            <w:rPr>
              <w:noProof/>
              <w:webHidden/>
            </w:rPr>
            <w:fldChar w:fldCharType="begin"/>
          </w:r>
          <w:r w:rsidR="00CD5701">
            <w:rPr>
              <w:noProof/>
              <w:webHidden/>
            </w:rPr>
            <w:instrText xml:space="preserve"> PAGEREF _Toc80793273 \h </w:instrText>
          </w:r>
          <w:r w:rsidR="00CD5701">
            <w:rPr>
              <w:noProof/>
              <w:webHidden/>
            </w:rPr>
          </w:r>
          <w:r w:rsidR="00CD5701">
            <w:rPr>
              <w:noProof/>
              <w:webHidden/>
            </w:rPr>
            <w:fldChar w:fldCharType="separate"/>
          </w:r>
          <w:r w:rsidR="007E2D4F">
            <w:rPr>
              <w:noProof/>
              <w:webHidden/>
            </w:rPr>
            <w:t>60</w:t>
          </w:r>
          <w:r w:rsidR="00CD5701">
            <w:rPr>
              <w:noProof/>
              <w:webHidden/>
            </w:rPr>
            <w:fldChar w:fldCharType="end"/>
          </w:r>
          <w:r>
            <w:rPr>
              <w:noProof/>
            </w:rPr>
            <w:fldChar w:fldCharType="end"/>
          </w:r>
        </w:p>
        <w:p w14:paraId="5D9FBF78" w14:textId="7D2C272E" w:rsidR="00CD5701" w:rsidRDefault="00000000">
          <w:pPr>
            <w:pStyle w:val="TOC3"/>
            <w:tabs>
              <w:tab w:val="right" w:leader="dot" w:pos="9016"/>
            </w:tabs>
            <w:rPr>
              <w:noProof/>
              <w:lang w:val="en-GB" w:eastAsia="en-GB"/>
            </w:rPr>
          </w:pPr>
          <w:r>
            <w:rPr>
              <w:noProof/>
            </w:rPr>
            <w:fldChar w:fldCharType="begin"/>
          </w:r>
          <w:r>
            <w:rPr>
              <w:noProof/>
            </w:rPr>
            <w:instrText>HYPERLINK \l "_Toc80793274"</w:instrText>
          </w:r>
          <w:ins w:id="84" w:author="Andrew Instone-Cowie" w:date="2024-06-19T12:08:00Z" w16du:dateUtc="2024-06-19T11:08:00Z">
            <w:r w:rsidR="00BB4DAF">
              <w:rPr>
                <w:noProof/>
              </w:rPr>
            </w:r>
          </w:ins>
          <w:r>
            <w:rPr>
              <w:noProof/>
            </w:rPr>
            <w:fldChar w:fldCharType="separate"/>
          </w:r>
          <w:r w:rsidR="00CD5701" w:rsidRPr="005C6B75">
            <w:rPr>
              <w:rStyle w:val="Hyperlink"/>
              <w:noProof/>
            </w:rPr>
            <w:t>Duplicated Sensor Signals</w:t>
          </w:r>
          <w:r w:rsidR="00CD5701">
            <w:rPr>
              <w:noProof/>
              <w:webHidden/>
            </w:rPr>
            <w:tab/>
          </w:r>
          <w:r w:rsidR="00CD5701">
            <w:rPr>
              <w:noProof/>
              <w:webHidden/>
            </w:rPr>
            <w:fldChar w:fldCharType="begin"/>
          </w:r>
          <w:r w:rsidR="00CD5701">
            <w:rPr>
              <w:noProof/>
              <w:webHidden/>
            </w:rPr>
            <w:instrText xml:space="preserve"> PAGEREF _Toc80793274 \h </w:instrText>
          </w:r>
          <w:r w:rsidR="00CD5701">
            <w:rPr>
              <w:noProof/>
              <w:webHidden/>
            </w:rPr>
          </w:r>
          <w:r w:rsidR="00CD5701">
            <w:rPr>
              <w:noProof/>
              <w:webHidden/>
            </w:rPr>
            <w:fldChar w:fldCharType="separate"/>
          </w:r>
          <w:r w:rsidR="007E2D4F">
            <w:rPr>
              <w:noProof/>
              <w:webHidden/>
            </w:rPr>
            <w:t>60</w:t>
          </w:r>
          <w:r w:rsidR="00CD5701">
            <w:rPr>
              <w:noProof/>
              <w:webHidden/>
            </w:rPr>
            <w:fldChar w:fldCharType="end"/>
          </w:r>
          <w:r>
            <w:rPr>
              <w:noProof/>
            </w:rPr>
            <w:fldChar w:fldCharType="end"/>
          </w:r>
        </w:p>
        <w:p w14:paraId="5481556E" w14:textId="5D784409" w:rsidR="00CD5701" w:rsidRDefault="00000000">
          <w:pPr>
            <w:pStyle w:val="TOC3"/>
            <w:tabs>
              <w:tab w:val="right" w:leader="dot" w:pos="9016"/>
            </w:tabs>
            <w:rPr>
              <w:noProof/>
              <w:lang w:val="en-GB" w:eastAsia="en-GB"/>
            </w:rPr>
          </w:pPr>
          <w:r>
            <w:rPr>
              <w:noProof/>
            </w:rPr>
            <w:fldChar w:fldCharType="begin"/>
          </w:r>
          <w:r>
            <w:rPr>
              <w:noProof/>
            </w:rPr>
            <w:instrText>HYPERLINK \l "_Toc80793275"</w:instrText>
          </w:r>
          <w:ins w:id="85" w:author="Andrew Instone-Cowie" w:date="2024-06-19T12:08:00Z" w16du:dateUtc="2024-06-19T11:08:00Z">
            <w:r w:rsidR="00BB4DAF">
              <w:rPr>
                <w:noProof/>
              </w:rPr>
            </w:r>
          </w:ins>
          <w:r>
            <w:rPr>
              <w:noProof/>
            </w:rPr>
            <w:fldChar w:fldCharType="separate"/>
          </w:r>
          <w:r w:rsidR="00CD5701" w:rsidRPr="005C6B75">
            <w:rPr>
              <w:rStyle w:val="Hyperlink"/>
              <w:noProof/>
            </w:rPr>
            <w:t>Variable Odd-Struckness</w:t>
          </w:r>
          <w:r w:rsidR="00CD5701">
            <w:rPr>
              <w:noProof/>
              <w:webHidden/>
            </w:rPr>
            <w:tab/>
          </w:r>
          <w:r w:rsidR="00CD5701">
            <w:rPr>
              <w:noProof/>
              <w:webHidden/>
            </w:rPr>
            <w:fldChar w:fldCharType="begin"/>
          </w:r>
          <w:r w:rsidR="00CD5701">
            <w:rPr>
              <w:noProof/>
              <w:webHidden/>
            </w:rPr>
            <w:instrText xml:space="preserve"> PAGEREF _Toc80793275 \h </w:instrText>
          </w:r>
          <w:r w:rsidR="00CD5701">
            <w:rPr>
              <w:noProof/>
              <w:webHidden/>
            </w:rPr>
          </w:r>
          <w:r w:rsidR="00CD5701">
            <w:rPr>
              <w:noProof/>
              <w:webHidden/>
            </w:rPr>
            <w:fldChar w:fldCharType="separate"/>
          </w:r>
          <w:r w:rsidR="007E2D4F">
            <w:rPr>
              <w:noProof/>
              <w:webHidden/>
            </w:rPr>
            <w:t>61</w:t>
          </w:r>
          <w:r w:rsidR="00CD5701">
            <w:rPr>
              <w:noProof/>
              <w:webHidden/>
            </w:rPr>
            <w:fldChar w:fldCharType="end"/>
          </w:r>
          <w:r>
            <w:rPr>
              <w:noProof/>
            </w:rPr>
            <w:fldChar w:fldCharType="end"/>
          </w:r>
        </w:p>
        <w:p w14:paraId="00B739F3" w14:textId="73EB94A9" w:rsidR="00CD5701" w:rsidRDefault="00000000">
          <w:pPr>
            <w:pStyle w:val="TOC3"/>
            <w:tabs>
              <w:tab w:val="right" w:leader="dot" w:pos="9016"/>
            </w:tabs>
            <w:rPr>
              <w:noProof/>
              <w:lang w:val="en-GB" w:eastAsia="en-GB"/>
            </w:rPr>
          </w:pPr>
          <w:r>
            <w:rPr>
              <w:noProof/>
            </w:rPr>
            <w:fldChar w:fldCharType="begin"/>
          </w:r>
          <w:r>
            <w:rPr>
              <w:noProof/>
            </w:rPr>
            <w:instrText>HYPERLINK \l "_Toc80793276"</w:instrText>
          </w:r>
          <w:ins w:id="86" w:author="Andrew Instone-Cowie" w:date="2024-06-19T12:08:00Z" w16du:dateUtc="2024-06-19T11:08:00Z">
            <w:r w:rsidR="00BB4DAF">
              <w:rPr>
                <w:noProof/>
              </w:rPr>
            </w:r>
          </w:ins>
          <w:r>
            <w:rPr>
              <w:noProof/>
            </w:rPr>
            <w:fldChar w:fldCharType="separate"/>
          </w:r>
          <w:r w:rsidR="00CD5701" w:rsidRPr="005C6B75">
            <w:rPr>
              <w:rStyle w:val="Hyperlink"/>
              <w:noProof/>
            </w:rPr>
            <w:t>Latency</w:t>
          </w:r>
          <w:r w:rsidR="00CD5701">
            <w:rPr>
              <w:noProof/>
              <w:webHidden/>
            </w:rPr>
            <w:tab/>
          </w:r>
          <w:r w:rsidR="00CD5701">
            <w:rPr>
              <w:noProof/>
              <w:webHidden/>
            </w:rPr>
            <w:fldChar w:fldCharType="begin"/>
          </w:r>
          <w:r w:rsidR="00CD5701">
            <w:rPr>
              <w:noProof/>
              <w:webHidden/>
            </w:rPr>
            <w:instrText xml:space="preserve"> PAGEREF _Toc80793276 \h </w:instrText>
          </w:r>
          <w:r w:rsidR="00CD5701">
            <w:rPr>
              <w:noProof/>
              <w:webHidden/>
            </w:rPr>
          </w:r>
          <w:r w:rsidR="00CD5701">
            <w:rPr>
              <w:noProof/>
              <w:webHidden/>
            </w:rPr>
            <w:fldChar w:fldCharType="separate"/>
          </w:r>
          <w:r w:rsidR="007E2D4F">
            <w:rPr>
              <w:noProof/>
              <w:webHidden/>
            </w:rPr>
            <w:t>62</w:t>
          </w:r>
          <w:r w:rsidR="00CD5701">
            <w:rPr>
              <w:noProof/>
              <w:webHidden/>
            </w:rPr>
            <w:fldChar w:fldCharType="end"/>
          </w:r>
          <w:r>
            <w:rPr>
              <w:noProof/>
            </w:rPr>
            <w:fldChar w:fldCharType="end"/>
          </w:r>
        </w:p>
        <w:p w14:paraId="1036E2B7" w14:textId="03978607"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"_Toc80793277"</w:instrText>
          </w:r>
          <w:ins w:id="87" w:author="Andrew Instone-Cowie" w:date="2024-06-19T12:08:00Z" w16du:dateUtc="2024-06-19T11:08:00Z">
            <w:r w:rsidR="00BB4DAF">
              <w:rPr>
                <w:noProof/>
              </w:rPr>
            </w:r>
          </w:ins>
          <w:r>
            <w:rPr>
              <w:noProof/>
            </w:rPr>
            <w:fldChar w:fldCharType="separate"/>
          </w:r>
          <w:r w:rsidR="00CD5701" w:rsidRPr="005C6B75">
            <w:rPr>
              <w:rStyle w:val="Hyperlink"/>
              <w:noProof/>
            </w:rPr>
            <w:t>Software Development &amp; Compatibility</w:t>
          </w:r>
          <w:r w:rsidR="00CD5701">
            <w:rPr>
              <w:noProof/>
              <w:webHidden/>
            </w:rPr>
            <w:tab/>
          </w:r>
          <w:r w:rsidR="00CD5701">
            <w:rPr>
              <w:noProof/>
              <w:webHidden/>
            </w:rPr>
            <w:fldChar w:fldCharType="begin"/>
          </w:r>
          <w:r w:rsidR="00CD5701">
            <w:rPr>
              <w:noProof/>
              <w:webHidden/>
            </w:rPr>
            <w:instrText xml:space="preserve"> PAGEREF _Toc80793277 \h </w:instrText>
          </w:r>
          <w:r w:rsidR="00CD5701">
            <w:rPr>
              <w:noProof/>
              <w:webHidden/>
            </w:rPr>
          </w:r>
          <w:r w:rsidR="00CD5701">
            <w:rPr>
              <w:noProof/>
              <w:webHidden/>
            </w:rPr>
            <w:fldChar w:fldCharType="separate"/>
          </w:r>
          <w:r w:rsidR="007E2D4F">
            <w:rPr>
              <w:noProof/>
              <w:webHidden/>
            </w:rPr>
            <w:t>65</w:t>
          </w:r>
          <w:r w:rsidR="00CD5701">
            <w:rPr>
              <w:noProof/>
              <w:webHidden/>
            </w:rPr>
            <w:fldChar w:fldCharType="end"/>
          </w:r>
          <w:r>
            <w:rPr>
              <w:noProof/>
            </w:rPr>
            <w:fldChar w:fldCharType="end"/>
          </w:r>
        </w:p>
        <w:p w14:paraId="24A44C3E" w14:textId="2216B724" w:rsidR="00CD5701" w:rsidRDefault="00000000">
          <w:pPr>
            <w:pStyle w:val="TOC3"/>
            <w:tabs>
              <w:tab w:val="right" w:leader="dot" w:pos="9016"/>
            </w:tabs>
            <w:rPr>
              <w:noProof/>
              <w:lang w:val="en-GB" w:eastAsia="en-GB"/>
            </w:rPr>
          </w:pPr>
          <w:r>
            <w:rPr>
              <w:noProof/>
            </w:rPr>
            <w:fldChar w:fldCharType="begin"/>
          </w:r>
          <w:r>
            <w:rPr>
              <w:noProof/>
            </w:rPr>
            <w:instrText>HYPERLINK \l "_Toc80793278"</w:instrText>
          </w:r>
          <w:ins w:id="88" w:author="Andrew Instone-Cowie" w:date="2024-06-19T12:08:00Z" w16du:dateUtc="2024-06-19T11:08:00Z">
            <w:r w:rsidR="00BB4DAF">
              <w:rPr>
                <w:noProof/>
              </w:rPr>
            </w:r>
          </w:ins>
          <w:r>
            <w:rPr>
              <w:noProof/>
            </w:rPr>
            <w:fldChar w:fldCharType="separate"/>
          </w:r>
          <w:r w:rsidR="00CD5701" w:rsidRPr="005C6B75">
            <w:rPr>
              <w:rStyle w:val="Hyperlink"/>
              <w:noProof/>
            </w:rPr>
            <w:t>Development Environment</w:t>
          </w:r>
          <w:r w:rsidR="00CD5701">
            <w:rPr>
              <w:noProof/>
              <w:webHidden/>
            </w:rPr>
            <w:tab/>
          </w:r>
          <w:r w:rsidR="00CD5701">
            <w:rPr>
              <w:noProof/>
              <w:webHidden/>
            </w:rPr>
            <w:fldChar w:fldCharType="begin"/>
          </w:r>
          <w:r w:rsidR="00CD5701">
            <w:rPr>
              <w:noProof/>
              <w:webHidden/>
            </w:rPr>
            <w:instrText xml:space="preserve"> PAGEREF _Toc80793278 \h </w:instrText>
          </w:r>
          <w:r w:rsidR="00CD5701">
            <w:rPr>
              <w:noProof/>
              <w:webHidden/>
            </w:rPr>
          </w:r>
          <w:r w:rsidR="00CD5701">
            <w:rPr>
              <w:noProof/>
              <w:webHidden/>
            </w:rPr>
            <w:fldChar w:fldCharType="separate"/>
          </w:r>
          <w:r w:rsidR="007E2D4F">
            <w:rPr>
              <w:noProof/>
              <w:webHidden/>
            </w:rPr>
            <w:t>65</w:t>
          </w:r>
          <w:r w:rsidR="00CD5701">
            <w:rPr>
              <w:noProof/>
              <w:webHidden/>
            </w:rPr>
            <w:fldChar w:fldCharType="end"/>
          </w:r>
          <w:r>
            <w:rPr>
              <w:noProof/>
            </w:rPr>
            <w:fldChar w:fldCharType="end"/>
          </w:r>
        </w:p>
        <w:p w14:paraId="4E0DA99F" w14:textId="3221612A" w:rsidR="00CD5701" w:rsidRDefault="00000000">
          <w:pPr>
            <w:pStyle w:val="TOC3"/>
            <w:tabs>
              <w:tab w:val="right" w:leader="dot" w:pos="9016"/>
            </w:tabs>
            <w:rPr>
              <w:noProof/>
              <w:lang w:val="en-GB" w:eastAsia="en-GB"/>
            </w:rPr>
          </w:pPr>
          <w:r>
            <w:rPr>
              <w:noProof/>
            </w:rPr>
            <w:fldChar w:fldCharType="begin"/>
          </w:r>
          <w:r>
            <w:rPr>
              <w:noProof/>
            </w:rPr>
            <w:instrText>HYPERLINK \l "_Toc80793279"</w:instrText>
          </w:r>
          <w:ins w:id="89" w:author="Andrew Instone-Cowie" w:date="2024-06-19T12:08:00Z" w16du:dateUtc="2024-06-19T11:08:00Z">
            <w:r w:rsidR="00BB4DAF">
              <w:rPr>
                <w:noProof/>
              </w:rPr>
            </w:r>
          </w:ins>
          <w:r>
            <w:rPr>
              <w:noProof/>
            </w:rPr>
            <w:fldChar w:fldCharType="separate"/>
          </w:r>
          <w:r w:rsidR="00CD5701" w:rsidRPr="005C6B75">
            <w:rPr>
              <w:rStyle w:val="Hyperlink"/>
              <w:noProof/>
            </w:rPr>
            <w:t>Source Code Availability</w:t>
          </w:r>
          <w:r w:rsidR="00CD5701">
            <w:rPr>
              <w:noProof/>
              <w:webHidden/>
            </w:rPr>
            <w:tab/>
          </w:r>
          <w:r w:rsidR="00CD5701">
            <w:rPr>
              <w:noProof/>
              <w:webHidden/>
            </w:rPr>
            <w:fldChar w:fldCharType="begin"/>
          </w:r>
          <w:r w:rsidR="00CD5701">
            <w:rPr>
              <w:noProof/>
              <w:webHidden/>
            </w:rPr>
            <w:instrText xml:space="preserve"> PAGEREF _Toc80793279 \h </w:instrText>
          </w:r>
          <w:r w:rsidR="00CD5701">
            <w:rPr>
              <w:noProof/>
              <w:webHidden/>
            </w:rPr>
          </w:r>
          <w:r w:rsidR="00CD5701">
            <w:rPr>
              <w:noProof/>
              <w:webHidden/>
            </w:rPr>
            <w:fldChar w:fldCharType="separate"/>
          </w:r>
          <w:r w:rsidR="007E2D4F">
            <w:rPr>
              <w:noProof/>
              <w:webHidden/>
            </w:rPr>
            <w:t>65</w:t>
          </w:r>
          <w:r w:rsidR="00CD5701">
            <w:rPr>
              <w:noProof/>
              <w:webHidden/>
            </w:rPr>
            <w:fldChar w:fldCharType="end"/>
          </w:r>
          <w:r>
            <w:rPr>
              <w:noProof/>
            </w:rPr>
            <w:fldChar w:fldCharType="end"/>
          </w:r>
        </w:p>
        <w:p w14:paraId="7D3118B4" w14:textId="26D6DBF5" w:rsidR="00CD5701" w:rsidRDefault="00000000">
          <w:pPr>
            <w:pStyle w:val="TOC3"/>
            <w:tabs>
              <w:tab w:val="right" w:leader="dot" w:pos="9016"/>
            </w:tabs>
            <w:rPr>
              <w:noProof/>
              <w:lang w:val="en-GB" w:eastAsia="en-GB"/>
            </w:rPr>
          </w:pPr>
          <w:r>
            <w:rPr>
              <w:noProof/>
            </w:rPr>
            <w:fldChar w:fldCharType="begin"/>
          </w:r>
          <w:r>
            <w:rPr>
              <w:noProof/>
            </w:rPr>
            <w:instrText>HYPERLINK \l "_Toc80793280"</w:instrText>
          </w:r>
          <w:ins w:id="90" w:author="Andrew Instone-Cowie" w:date="2024-06-19T12:08:00Z" w16du:dateUtc="2024-06-19T11:08:00Z">
            <w:r w:rsidR="00BB4DAF">
              <w:rPr>
                <w:noProof/>
              </w:rPr>
            </w:r>
          </w:ins>
          <w:r>
            <w:rPr>
              <w:noProof/>
            </w:rPr>
            <w:fldChar w:fldCharType="separate"/>
          </w:r>
          <w:r w:rsidR="00CD5701" w:rsidRPr="005C6B75">
            <w:rPr>
              <w:rStyle w:val="Hyperlink"/>
              <w:noProof/>
            </w:rPr>
            <w:t>Simulator Software Compatibility</w:t>
          </w:r>
          <w:r w:rsidR="00CD5701">
            <w:rPr>
              <w:noProof/>
              <w:webHidden/>
            </w:rPr>
            <w:tab/>
          </w:r>
          <w:r w:rsidR="00CD5701">
            <w:rPr>
              <w:noProof/>
              <w:webHidden/>
            </w:rPr>
            <w:fldChar w:fldCharType="begin"/>
          </w:r>
          <w:r w:rsidR="00CD5701">
            <w:rPr>
              <w:noProof/>
              <w:webHidden/>
            </w:rPr>
            <w:instrText xml:space="preserve"> PAGEREF _Toc80793280 \h </w:instrText>
          </w:r>
          <w:r w:rsidR="00CD5701">
            <w:rPr>
              <w:noProof/>
              <w:webHidden/>
            </w:rPr>
          </w:r>
          <w:r w:rsidR="00CD5701">
            <w:rPr>
              <w:noProof/>
              <w:webHidden/>
            </w:rPr>
            <w:fldChar w:fldCharType="separate"/>
          </w:r>
          <w:r w:rsidR="007E2D4F">
            <w:rPr>
              <w:noProof/>
              <w:webHidden/>
            </w:rPr>
            <w:t>65</w:t>
          </w:r>
          <w:r w:rsidR="00CD5701">
            <w:rPr>
              <w:noProof/>
              <w:webHidden/>
            </w:rPr>
            <w:fldChar w:fldCharType="end"/>
          </w:r>
          <w:r>
            <w:rPr>
              <w:noProof/>
            </w:rPr>
            <w:fldChar w:fldCharType="end"/>
          </w:r>
        </w:p>
        <w:p w14:paraId="5F8DB51D" w14:textId="56C5031F"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"_Toc80793281"</w:instrText>
          </w:r>
          <w:ins w:id="91" w:author="Andrew Instone-Cowie" w:date="2024-06-19T12:08:00Z" w16du:dateUtc="2024-06-19T11:08:00Z">
            <w:r w:rsidR="00BB4DAF">
              <w:rPr>
                <w:noProof/>
              </w:rPr>
            </w:r>
          </w:ins>
          <w:r>
            <w:rPr>
              <w:noProof/>
            </w:rPr>
            <w:fldChar w:fldCharType="separate"/>
          </w:r>
          <w:r w:rsidR="00CD5701" w:rsidRPr="005C6B75">
            <w:rPr>
              <w:rStyle w:val="Hyperlink"/>
              <w:noProof/>
            </w:rPr>
            <w:t>USB-to-Serial Adapters</w:t>
          </w:r>
          <w:r w:rsidR="00CD5701">
            <w:rPr>
              <w:noProof/>
              <w:webHidden/>
            </w:rPr>
            <w:tab/>
          </w:r>
          <w:r w:rsidR="00CD5701">
            <w:rPr>
              <w:noProof/>
              <w:webHidden/>
            </w:rPr>
            <w:fldChar w:fldCharType="begin"/>
          </w:r>
          <w:r w:rsidR="00CD5701">
            <w:rPr>
              <w:noProof/>
              <w:webHidden/>
            </w:rPr>
            <w:instrText xml:space="preserve"> PAGEREF _Toc80793281 \h </w:instrText>
          </w:r>
          <w:r w:rsidR="00CD5701">
            <w:rPr>
              <w:noProof/>
              <w:webHidden/>
            </w:rPr>
          </w:r>
          <w:r w:rsidR="00CD5701">
            <w:rPr>
              <w:noProof/>
              <w:webHidden/>
            </w:rPr>
            <w:fldChar w:fldCharType="separate"/>
          </w:r>
          <w:r w:rsidR="007E2D4F">
            <w:rPr>
              <w:noProof/>
              <w:webHidden/>
            </w:rPr>
            <w:t>66</w:t>
          </w:r>
          <w:r w:rsidR="00CD5701">
            <w:rPr>
              <w:noProof/>
              <w:webHidden/>
            </w:rPr>
            <w:fldChar w:fldCharType="end"/>
          </w:r>
          <w:r>
            <w:rPr>
              <w:noProof/>
            </w:rPr>
            <w:fldChar w:fldCharType="end"/>
          </w:r>
        </w:p>
        <w:p w14:paraId="5A69FFF6" w14:textId="59435F97" w:rsidR="00CD5701" w:rsidRDefault="00000000">
          <w:pPr>
            <w:pStyle w:val="TOC3"/>
            <w:tabs>
              <w:tab w:val="right" w:leader="dot" w:pos="9016"/>
            </w:tabs>
            <w:rPr>
              <w:noProof/>
              <w:lang w:val="en-GB" w:eastAsia="en-GB"/>
            </w:rPr>
          </w:pPr>
          <w:r>
            <w:rPr>
              <w:noProof/>
            </w:rPr>
            <w:fldChar w:fldCharType="begin"/>
          </w:r>
          <w:r>
            <w:rPr>
              <w:noProof/>
            </w:rPr>
            <w:instrText>HYPERLINK \l "_Toc80793282"</w:instrText>
          </w:r>
          <w:ins w:id="92" w:author="Andrew Instone-Cowie" w:date="2024-06-19T12:08:00Z" w16du:dateUtc="2024-06-19T11:08:00Z">
            <w:r w:rsidR="00BB4DAF">
              <w:rPr>
                <w:noProof/>
              </w:rPr>
            </w:r>
          </w:ins>
          <w:r>
            <w:rPr>
              <w:noProof/>
            </w:rPr>
            <w:fldChar w:fldCharType="separate"/>
          </w:r>
          <w:r w:rsidR="00CD5701" w:rsidRPr="005C6B75">
            <w:rPr>
              <w:rStyle w:val="Hyperlink"/>
              <w:noProof/>
            </w:rPr>
            <w:t>Driver Installation</w:t>
          </w:r>
          <w:r w:rsidR="00CD5701">
            <w:rPr>
              <w:noProof/>
              <w:webHidden/>
            </w:rPr>
            <w:tab/>
          </w:r>
          <w:r w:rsidR="00CD5701">
            <w:rPr>
              <w:noProof/>
              <w:webHidden/>
            </w:rPr>
            <w:fldChar w:fldCharType="begin"/>
          </w:r>
          <w:r w:rsidR="00CD5701">
            <w:rPr>
              <w:noProof/>
              <w:webHidden/>
            </w:rPr>
            <w:instrText xml:space="preserve"> PAGEREF _Toc80793282 \h </w:instrText>
          </w:r>
          <w:r w:rsidR="00CD5701">
            <w:rPr>
              <w:noProof/>
              <w:webHidden/>
            </w:rPr>
          </w:r>
          <w:r w:rsidR="00CD5701">
            <w:rPr>
              <w:noProof/>
              <w:webHidden/>
            </w:rPr>
            <w:fldChar w:fldCharType="separate"/>
          </w:r>
          <w:r w:rsidR="007E2D4F">
            <w:rPr>
              <w:noProof/>
              <w:webHidden/>
            </w:rPr>
            <w:t>67</w:t>
          </w:r>
          <w:r w:rsidR="00CD5701">
            <w:rPr>
              <w:noProof/>
              <w:webHidden/>
            </w:rPr>
            <w:fldChar w:fldCharType="end"/>
          </w:r>
          <w:r>
            <w:rPr>
              <w:noProof/>
            </w:rPr>
            <w:fldChar w:fldCharType="end"/>
          </w:r>
        </w:p>
        <w:p w14:paraId="2F8D65D2" w14:textId="732619AE" w:rsidR="00CD5701" w:rsidRDefault="00000000">
          <w:pPr>
            <w:pStyle w:val="TOC3"/>
            <w:tabs>
              <w:tab w:val="right" w:leader="dot" w:pos="9016"/>
            </w:tabs>
            <w:rPr>
              <w:noProof/>
              <w:lang w:val="en-GB" w:eastAsia="en-GB"/>
            </w:rPr>
          </w:pPr>
          <w:r>
            <w:rPr>
              <w:noProof/>
            </w:rPr>
            <w:fldChar w:fldCharType="begin"/>
          </w:r>
          <w:r>
            <w:rPr>
              <w:noProof/>
            </w:rPr>
            <w:instrText>HYPERLINK \l "_Toc80793283"</w:instrText>
          </w:r>
          <w:ins w:id="93" w:author="Andrew Instone-Cowie" w:date="2024-06-19T12:08:00Z" w16du:dateUtc="2024-06-19T11:08:00Z">
            <w:r w:rsidR="00BB4DAF">
              <w:rPr>
                <w:noProof/>
              </w:rPr>
            </w:r>
          </w:ins>
          <w:r>
            <w:rPr>
              <w:noProof/>
            </w:rPr>
            <w:fldChar w:fldCharType="separate"/>
          </w:r>
          <w:r w:rsidR="00CD5701" w:rsidRPr="005C6B75">
            <w:rPr>
              <w:rStyle w:val="Hyperlink"/>
              <w:noProof/>
            </w:rPr>
            <w:t>Driver Verification</w:t>
          </w:r>
          <w:r w:rsidR="00CD5701">
            <w:rPr>
              <w:noProof/>
              <w:webHidden/>
            </w:rPr>
            <w:tab/>
          </w:r>
          <w:r w:rsidR="00CD5701">
            <w:rPr>
              <w:noProof/>
              <w:webHidden/>
            </w:rPr>
            <w:fldChar w:fldCharType="begin"/>
          </w:r>
          <w:r w:rsidR="00CD5701">
            <w:rPr>
              <w:noProof/>
              <w:webHidden/>
            </w:rPr>
            <w:instrText xml:space="preserve"> PAGEREF _Toc80793283 \h </w:instrText>
          </w:r>
          <w:r w:rsidR="00CD5701">
            <w:rPr>
              <w:noProof/>
              <w:webHidden/>
            </w:rPr>
          </w:r>
          <w:r w:rsidR="00CD5701">
            <w:rPr>
              <w:noProof/>
              <w:webHidden/>
            </w:rPr>
            <w:fldChar w:fldCharType="separate"/>
          </w:r>
          <w:r w:rsidR="007E2D4F">
            <w:rPr>
              <w:noProof/>
              <w:webHidden/>
            </w:rPr>
            <w:t>69</w:t>
          </w:r>
          <w:r w:rsidR="00CD5701">
            <w:rPr>
              <w:noProof/>
              <w:webHidden/>
            </w:rPr>
            <w:fldChar w:fldCharType="end"/>
          </w:r>
          <w:r>
            <w:rPr>
              <w:noProof/>
            </w:rPr>
            <w:fldChar w:fldCharType="end"/>
          </w:r>
        </w:p>
        <w:p w14:paraId="5E8800E1" w14:textId="75E3D7CD" w:rsidR="00CD5701" w:rsidRDefault="00000000">
          <w:pPr>
            <w:pStyle w:val="TOC3"/>
            <w:tabs>
              <w:tab w:val="right" w:leader="dot" w:pos="9016"/>
            </w:tabs>
            <w:rPr>
              <w:noProof/>
              <w:lang w:val="en-GB" w:eastAsia="en-GB"/>
            </w:rPr>
          </w:pPr>
          <w:r>
            <w:rPr>
              <w:noProof/>
            </w:rPr>
            <w:fldChar w:fldCharType="begin"/>
          </w:r>
          <w:r>
            <w:rPr>
              <w:noProof/>
            </w:rPr>
            <w:instrText>HYPERLINK \l "_Toc80793284"</w:instrText>
          </w:r>
          <w:ins w:id="94" w:author="Andrew Instone-Cowie" w:date="2024-06-19T12:08:00Z" w16du:dateUtc="2024-06-19T11:08:00Z">
            <w:r w:rsidR="00BB4DAF">
              <w:rPr>
                <w:noProof/>
              </w:rPr>
            </w:r>
          </w:ins>
          <w:r>
            <w:rPr>
              <w:noProof/>
            </w:rPr>
            <w:fldChar w:fldCharType="separate"/>
          </w:r>
          <w:r w:rsidR="00CD5701" w:rsidRPr="005C6B75">
            <w:rPr>
              <w:rStyle w:val="Hyperlink"/>
              <w:noProof/>
            </w:rPr>
            <w:t>COM Port Reconfiguration</w:t>
          </w:r>
          <w:r w:rsidR="00CD5701">
            <w:rPr>
              <w:noProof/>
              <w:webHidden/>
            </w:rPr>
            <w:tab/>
          </w:r>
          <w:r w:rsidR="00CD5701">
            <w:rPr>
              <w:noProof/>
              <w:webHidden/>
            </w:rPr>
            <w:fldChar w:fldCharType="begin"/>
          </w:r>
          <w:r w:rsidR="00CD5701">
            <w:rPr>
              <w:noProof/>
              <w:webHidden/>
            </w:rPr>
            <w:instrText xml:space="preserve"> PAGEREF _Toc80793284 \h </w:instrText>
          </w:r>
          <w:r w:rsidR="00CD5701">
            <w:rPr>
              <w:noProof/>
              <w:webHidden/>
            </w:rPr>
          </w:r>
          <w:r w:rsidR="00CD5701">
            <w:rPr>
              <w:noProof/>
              <w:webHidden/>
            </w:rPr>
            <w:fldChar w:fldCharType="separate"/>
          </w:r>
          <w:r w:rsidR="007E2D4F">
            <w:rPr>
              <w:noProof/>
              <w:webHidden/>
            </w:rPr>
            <w:t>72</w:t>
          </w:r>
          <w:r w:rsidR="00CD5701">
            <w:rPr>
              <w:noProof/>
              <w:webHidden/>
            </w:rPr>
            <w:fldChar w:fldCharType="end"/>
          </w:r>
          <w:r>
            <w:rPr>
              <w:noProof/>
            </w:rPr>
            <w:fldChar w:fldCharType="end"/>
          </w:r>
        </w:p>
        <w:p w14:paraId="22969E8B" w14:textId="239EA0B3"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"_Toc80793285"</w:instrText>
          </w:r>
          <w:ins w:id="95" w:author="Andrew Instone-Cowie" w:date="2024-06-19T12:08:00Z" w16du:dateUtc="2024-06-19T11:08:00Z">
            <w:r w:rsidR="00BB4DAF">
              <w:rPr>
                <w:noProof/>
              </w:rPr>
            </w:r>
          </w:ins>
          <w:r>
            <w:rPr>
              <w:noProof/>
            </w:rPr>
            <w:fldChar w:fldCharType="separate"/>
          </w:r>
          <w:r w:rsidR="00CD5701" w:rsidRPr="005C6B75">
            <w:rPr>
              <w:rStyle w:val="Hyperlink"/>
              <w:noProof/>
            </w:rPr>
            <w:t>Appendices</w:t>
          </w:r>
          <w:r w:rsidR="00CD5701">
            <w:rPr>
              <w:noProof/>
              <w:webHidden/>
            </w:rPr>
            <w:tab/>
          </w:r>
          <w:r w:rsidR="00CD5701">
            <w:rPr>
              <w:noProof/>
              <w:webHidden/>
            </w:rPr>
            <w:fldChar w:fldCharType="begin"/>
          </w:r>
          <w:r w:rsidR="00CD5701">
            <w:rPr>
              <w:noProof/>
              <w:webHidden/>
            </w:rPr>
            <w:instrText xml:space="preserve"> PAGEREF _Toc80793285 \h </w:instrText>
          </w:r>
          <w:r w:rsidR="00CD5701">
            <w:rPr>
              <w:noProof/>
              <w:webHidden/>
            </w:rPr>
          </w:r>
          <w:r w:rsidR="00CD5701">
            <w:rPr>
              <w:noProof/>
              <w:webHidden/>
            </w:rPr>
            <w:fldChar w:fldCharType="separate"/>
          </w:r>
          <w:r w:rsidR="007E2D4F">
            <w:rPr>
              <w:noProof/>
              <w:webHidden/>
            </w:rPr>
            <w:t>76</w:t>
          </w:r>
          <w:r w:rsidR="00CD5701">
            <w:rPr>
              <w:noProof/>
              <w:webHidden/>
            </w:rPr>
            <w:fldChar w:fldCharType="end"/>
          </w:r>
          <w:r>
            <w:rPr>
              <w:noProof/>
            </w:rPr>
            <w:fldChar w:fldCharType="end"/>
          </w:r>
        </w:p>
        <w:p w14:paraId="074CF611" w14:textId="4EA8DF62"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"_Toc80793286"</w:instrText>
          </w:r>
          <w:ins w:id="96" w:author="Andrew Instone-Cowie" w:date="2024-06-19T12:08:00Z" w16du:dateUtc="2024-06-19T11:08:00Z">
            <w:r w:rsidR="00BB4DAF">
              <w:rPr>
                <w:noProof/>
              </w:rPr>
            </w:r>
          </w:ins>
          <w:r>
            <w:rPr>
              <w:noProof/>
            </w:rPr>
            <w:fldChar w:fldCharType="separate"/>
          </w:r>
          <w:r w:rsidR="00CD5701" w:rsidRPr="005C6B75">
            <w:rPr>
              <w:rStyle w:val="Hyperlink"/>
              <w:noProof/>
            </w:rPr>
            <w:t>Appendix A: MBI Protocol Description</w:t>
          </w:r>
          <w:r w:rsidR="00CD5701">
            <w:rPr>
              <w:noProof/>
              <w:webHidden/>
            </w:rPr>
            <w:tab/>
          </w:r>
          <w:r w:rsidR="00CD5701">
            <w:rPr>
              <w:noProof/>
              <w:webHidden/>
            </w:rPr>
            <w:fldChar w:fldCharType="begin"/>
          </w:r>
          <w:r w:rsidR="00CD5701">
            <w:rPr>
              <w:noProof/>
              <w:webHidden/>
            </w:rPr>
            <w:instrText xml:space="preserve"> PAGEREF _Toc80793286 \h </w:instrText>
          </w:r>
          <w:r w:rsidR="00CD5701">
            <w:rPr>
              <w:noProof/>
              <w:webHidden/>
            </w:rPr>
          </w:r>
          <w:r w:rsidR="00CD5701">
            <w:rPr>
              <w:noProof/>
              <w:webHidden/>
            </w:rPr>
            <w:fldChar w:fldCharType="separate"/>
          </w:r>
          <w:r w:rsidR="007E2D4F">
            <w:rPr>
              <w:noProof/>
              <w:webHidden/>
            </w:rPr>
            <w:t>76</w:t>
          </w:r>
          <w:r w:rsidR="00CD5701">
            <w:rPr>
              <w:noProof/>
              <w:webHidden/>
            </w:rPr>
            <w:fldChar w:fldCharType="end"/>
          </w:r>
          <w:r>
            <w:rPr>
              <w:noProof/>
            </w:rPr>
            <w:fldChar w:fldCharType="end"/>
          </w:r>
        </w:p>
        <w:p w14:paraId="2E88AD2A" w14:textId="59C00775"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"_Toc80793287"</w:instrText>
          </w:r>
          <w:ins w:id="97" w:author="Andrew Instone-Cowie" w:date="2024-06-19T12:08:00Z" w16du:dateUtc="2024-06-19T11:08:00Z">
            <w:r w:rsidR="00BB4DAF">
              <w:rPr>
                <w:noProof/>
              </w:rPr>
            </w:r>
          </w:ins>
          <w:r>
            <w:rPr>
              <w:noProof/>
            </w:rPr>
            <w:fldChar w:fldCharType="separate"/>
          </w:r>
          <w:r w:rsidR="00CD5701" w:rsidRPr="005C6B75">
            <w:rPr>
              <w:rStyle w:val="Hyperlink"/>
              <w:noProof/>
            </w:rPr>
            <w:t>Appendix B: MBI Protocol Commands</w:t>
          </w:r>
          <w:r w:rsidR="00CD5701">
            <w:rPr>
              <w:noProof/>
              <w:webHidden/>
            </w:rPr>
            <w:tab/>
          </w:r>
          <w:r w:rsidR="00CD5701">
            <w:rPr>
              <w:noProof/>
              <w:webHidden/>
            </w:rPr>
            <w:fldChar w:fldCharType="begin"/>
          </w:r>
          <w:r w:rsidR="00CD5701">
            <w:rPr>
              <w:noProof/>
              <w:webHidden/>
            </w:rPr>
            <w:instrText xml:space="preserve"> PAGEREF _Toc80793287 \h </w:instrText>
          </w:r>
          <w:r w:rsidR="00CD5701">
            <w:rPr>
              <w:noProof/>
              <w:webHidden/>
            </w:rPr>
          </w:r>
          <w:r w:rsidR="00CD5701">
            <w:rPr>
              <w:noProof/>
              <w:webHidden/>
            </w:rPr>
            <w:fldChar w:fldCharType="separate"/>
          </w:r>
          <w:r w:rsidR="007E2D4F">
            <w:rPr>
              <w:noProof/>
              <w:webHidden/>
            </w:rPr>
            <w:t>77</w:t>
          </w:r>
          <w:r w:rsidR="00CD5701">
            <w:rPr>
              <w:noProof/>
              <w:webHidden/>
            </w:rPr>
            <w:fldChar w:fldCharType="end"/>
          </w:r>
          <w:r>
            <w:rPr>
              <w:noProof/>
            </w:rPr>
            <w:fldChar w:fldCharType="end"/>
          </w:r>
        </w:p>
        <w:p w14:paraId="4C67E692" w14:textId="6D1340FA"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"_Toc80793288"</w:instrText>
          </w:r>
          <w:ins w:id="98" w:author="Andrew Instone-Cowie" w:date="2024-06-19T12:08:00Z" w16du:dateUtc="2024-06-19T11:08:00Z">
            <w:r w:rsidR="00BB4DAF">
              <w:rPr>
                <w:noProof/>
              </w:rPr>
            </w:r>
          </w:ins>
          <w:r>
            <w:rPr>
              <w:noProof/>
            </w:rPr>
            <w:fldChar w:fldCharType="separate"/>
          </w:r>
          <w:r w:rsidR="00CD5701" w:rsidRPr="005C6B75">
            <w:rPr>
              <w:rStyle w:val="Hyperlink"/>
              <w:noProof/>
            </w:rPr>
            <w:t>Appendix C: Metrics Tables</w:t>
          </w:r>
          <w:r w:rsidR="00CD5701">
            <w:rPr>
              <w:noProof/>
              <w:webHidden/>
            </w:rPr>
            <w:tab/>
          </w:r>
          <w:r w:rsidR="00CD5701">
            <w:rPr>
              <w:noProof/>
              <w:webHidden/>
            </w:rPr>
            <w:fldChar w:fldCharType="begin"/>
          </w:r>
          <w:r w:rsidR="00CD5701">
            <w:rPr>
              <w:noProof/>
              <w:webHidden/>
            </w:rPr>
            <w:instrText xml:space="preserve"> PAGEREF _Toc80793288 \h </w:instrText>
          </w:r>
          <w:r w:rsidR="00CD5701">
            <w:rPr>
              <w:noProof/>
              <w:webHidden/>
            </w:rPr>
          </w:r>
          <w:r w:rsidR="00CD5701">
            <w:rPr>
              <w:noProof/>
              <w:webHidden/>
            </w:rPr>
            <w:fldChar w:fldCharType="separate"/>
          </w:r>
          <w:r w:rsidR="007E2D4F">
            <w:rPr>
              <w:noProof/>
              <w:webHidden/>
            </w:rPr>
            <w:t>78</w:t>
          </w:r>
          <w:r w:rsidR="00CD5701">
            <w:rPr>
              <w:noProof/>
              <w:webHidden/>
            </w:rPr>
            <w:fldChar w:fldCharType="end"/>
          </w:r>
          <w:r>
            <w:rPr>
              <w:noProof/>
            </w:rPr>
            <w:fldChar w:fldCharType="end"/>
          </w:r>
        </w:p>
        <w:p w14:paraId="49053F5D" w14:textId="101D4463" w:rsidR="00CD5701" w:rsidRDefault="00000000">
          <w:pPr>
            <w:pStyle w:val="TOC3"/>
            <w:tabs>
              <w:tab w:val="right" w:leader="dot" w:pos="9016"/>
            </w:tabs>
            <w:rPr>
              <w:noProof/>
              <w:lang w:val="en-GB" w:eastAsia="en-GB"/>
            </w:rPr>
          </w:pPr>
          <w:r>
            <w:rPr>
              <w:noProof/>
            </w:rPr>
            <w:fldChar w:fldCharType="begin"/>
          </w:r>
          <w:r>
            <w:rPr>
              <w:noProof/>
            </w:rPr>
            <w:instrText>HYPERLINK \l "_Toc80793289"</w:instrText>
          </w:r>
          <w:ins w:id="99" w:author="Andrew Instone-Cowie" w:date="2024-06-19T12:08:00Z" w16du:dateUtc="2024-06-19T11:08:00Z">
            <w:r w:rsidR="00BB4DAF">
              <w:rPr>
                <w:noProof/>
              </w:rPr>
            </w:r>
          </w:ins>
          <w:r>
            <w:rPr>
              <w:noProof/>
            </w:rPr>
            <w:fldChar w:fldCharType="separate"/>
          </w:r>
          <w:r w:rsidR="00CD5701" w:rsidRPr="005C6B75">
            <w:rPr>
              <w:rStyle w:val="Hyperlink"/>
              <w:noProof/>
            </w:rPr>
            <w:t>Inter-Blow &amp; Inter-Row Interval</w:t>
          </w:r>
          <w:r w:rsidR="00CD5701">
            <w:rPr>
              <w:noProof/>
              <w:webHidden/>
            </w:rPr>
            <w:tab/>
          </w:r>
          <w:r w:rsidR="00CD5701">
            <w:rPr>
              <w:noProof/>
              <w:webHidden/>
            </w:rPr>
            <w:fldChar w:fldCharType="begin"/>
          </w:r>
          <w:r w:rsidR="00CD5701">
            <w:rPr>
              <w:noProof/>
              <w:webHidden/>
            </w:rPr>
            <w:instrText xml:space="preserve"> PAGEREF _Toc80793289 \h </w:instrText>
          </w:r>
          <w:r w:rsidR="00CD5701">
            <w:rPr>
              <w:noProof/>
              <w:webHidden/>
            </w:rPr>
          </w:r>
          <w:r w:rsidR="00CD5701">
            <w:rPr>
              <w:noProof/>
              <w:webHidden/>
            </w:rPr>
            <w:fldChar w:fldCharType="separate"/>
          </w:r>
          <w:r w:rsidR="007E2D4F">
            <w:rPr>
              <w:noProof/>
              <w:webHidden/>
            </w:rPr>
            <w:t>78</w:t>
          </w:r>
          <w:r w:rsidR="00CD5701">
            <w:rPr>
              <w:noProof/>
              <w:webHidden/>
            </w:rPr>
            <w:fldChar w:fldCharType="end"/>
          </w:r>
          <w:r>
            <w:rPr>
              <w:noProof/>
            </w:rPr>
            <w:fldChar w:fldCharType="end"/>
          </w:r>
        </w:p>
        <w:p w14:paraId="695CA1D5" w14:textId="09638110" w:rsidR="00CD5701" w:rsidRDefault="00000000">
          <w:pPr>
            <w:pStyle w:val="TOC3"/>
            <w:tabs>
              <w:tab w:val="right" w:leader="dot" w:pos="9016"/>
            </w:tabs>
            <w:rPr>
              <w:noProof/>
              <w:lang w:val="en-GB" w:eastAsia="en-GB"/>
            </w:rPr>
          </w:pPr>
          <w:r>
            <w:rPr>
              <w:noProof/>
            </w:rPr>
            <w:fldChar w:fldCharType="begin"/>
          </w:r>
          <w:r>
            <w:rPr>
              <w:noProof/>
            </w:rPr>
            <w:instrText>HYPERLINK \l "_Toc80793290"</w:instrText>
          </w:r>
          <w:ins w:id="100" w:author="Andrew Instone-Cowie" w:date="2024-06-19T12:08:00Z" w16du:dateUtc="2024-06-19T11:08:00Z">
            <w:r w:rsidR="00BB4DAF">
              <w:rPr>
                <w:noProof/>
              </w:rPr>
            </w:r>
          </w:ins>
          <w:r>
            <w:rPr>
              <w:noProof/>
            </w:rPr>
            <w:fldChar w:fldCharType="separate"/>
          </w:r>
          <w:r w:rsidR="00CD5701" w:rsidRPr="005C6B75">
            <w:rPr>
              <w:rStyle w:val="Hyperlink"/>
              <w:noProof/>
            </w:rPr>
            <w:t>Sensor Pulse Duration</w:t>
          </w:r>
          <w:r w:rsidR="00CD5701">
            <w:rPr>
              <w:noProof/>
              <w:webHidden/>
            </w:rPr>
            <w:tab/>
          </w:r>
          <w:r w:rsidR="00CD5701">
            <w:rPr>
              <w:noProof/>
              <w:webHidden/>
            </w:rPr>
            <w:fldChar w:fldCharType="begin"/>
          </w:r>
          <w:r w:rsidR="00CD5701">
            <w:rPr>
              <w:noProof/>
              <w:webHidden/>
            </w:rPr>
            <w:instrText xml:space="preserve"> PAGEREF _Toc80793290 \h </w:instrText>
          </w:r>
          <w:r w:rsidR="00CD5701">
            <w:rPr>
              <w:noProof/>
              <w:webHidden/>
            </w:rPr>
          </w:r>
          <w:r w:rsidR="00CD5701">
            <w:rPr>
              <w:noProof/>
              <w:webHidden/>
            </w:rPr>
            <w:fldChar w:fldCharType="separate"/>
          </w:r>
          <w:r w:rsidR="007E2D4F">
            <w:rPr>
              <w:noProof/>
              <w:webHidden/>
            </w:rPr>
            <w:t>79</w:t>
          </w:r>
          <w:r w:rsidR="00CD5701">
            <w:rPr>
              <w:noProof/>
              <w:webHidden/>
            </w:rPr>
            <w:fldChar w:fldCharType="end"/>
          </w:r>
          <w:r>
            <w:rPr>
              <w:noProof/>
            </w:rPr>
            <w:fldChar w:fldCharType="end"/>
          </w:r>
        </w:p>
        <w:p w14:paraId="21B95A6C" w14:textId="4073B465" w:rsidR="00CD5701" w:rsidRDefault="00000000">
          <w:pPr>
            <w:pStyle w:val="TOC3"/>
            <w:tabs>
              <w:tab w:val="right" w:leader="dot" w:pos="9016"/>
            </w:tabs>
            <w:rPr>
              <w:noProof/>
              <w:lang w:val="en-GB" w:eastAsia="en-GB"/>
            </w:rPr>
          </w:pPr>
          <w:r>
            <w:rPr>
              <w:noProof/>
            </w:rPr>
            <w:fldChar w:fldCharType="begin"/>
          </w:r>
          <w:r>
            <w:rPr>
              <w:noProof/>
            </w:rPr>
            <w:instrText>HYPERLINK \l "_Toc80793291"</w:instrText>
          </w:r>
          <w:ins w:id="101" w:author="Andrew Instone-Cowie" w:date="2024-06-19T12:08:00Z" w16du:dateUtc="2024-06-19T11:08:00Z">
            <w:r w:rsidR="00BB4DAF">
              <w:rPr>
                <w:noProof/>
              </w:rPr>
            </w:r>
          </w:ins>
          <w:r>
            <w:rPr>
              <w:noProof/>
            </w:rPr>
            <w:fldChar w:fldCharType="separate"/>
          </w:r>
          <w:r w:rsidR="00CD5701" w:rsidRPr="005C6B75">
            <w:rPr>
              <w:rStyle w:val="Hyperlink"/>
              <w:noProof/>
            </w:rPr>
            <w:t>BDC-to-Strike Intervals</w:t>
          </w:r>
          <w:r w:rsidR="00CD5701">
            <w:rPr>
              <w:noProof/>
              <w:webHidden/>
            </w:rPr>
            <w:tab/>
          </w:r>
          <w:r w:rsidR="00CD5701">
            <w:rPr>
              <w:noProof/>
              <w:webHidden/>
            </w:rPr>
            <w:fldChar w:fldCharType="begin"/>
          </w:r>
          <w:r w:rsidR="00CD5701">
            <w:rPr>
              <w:noProof/>
              <w:webHidden/>
            </w:rPr>
            <w:instrText xml:space="preserve"> PAGEREF _Toc80793291 \h </w:instrText>
          </w:r>
          <w:r w:rsidR="00CD5701">
            <w:rPr>
              <w:noProof/>
              <w:webHidden/>
            </w:rPr>
          </w:r>
          <w:r w:rsidR="00CD5701">
            <w:rPr>
              <w:noProof/>
              <w:webHidden/>
            </w:rPr>
            <w:fldChar w:fldCharType="separate"/>
          </w:r>
          <w:r w:rsidR="007E2D4F">
            <w:rPr>
              <w:noProof/>
              <w:webHidden/>
            </w:rPr>
            <w:t>80</w:t>
          </w:r>
          <w:r w:rsidR="00CD5701">
            <w:rPr>
              <w:noProof/>
              <w:webHidden/>
            </w:rPr>
            <w:fldChar w:fldCharType="end"/>
          </w:r>
          <w:r>
            <w:rPr>
              <w:noProof/>
            </w:rPr>
            <w:fldChar w:fldCharType="end"/>
          </w:r>
        </w:p>
        <w:p w14:paraId="5ECEA63E" w14:textId="6B765559"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"_Toc80793292"</w:instrText>
          </w:r>
          <w:ins w:id="102" w:author="Andrew Instone-Cowie" w:date="2024-06-19T12:08:00Z" w16du:dateUtc="2024-06-19T11:08:00Z">
            <w:r w:rsidR="00BB4DAF">
              <w:rPr>
                <w:noProof/>
              </w:rPr>
            </w:r>
          </w:ins>
          <w:r>
            <w:rPr>
              <w:noProof/>
            </w:rPr>
            <w:fldChar w:fldCharType="separate"/>
          </w:r>
          <w:r w:rsidR="00CD5701" w:rsidRPr="005C6B75">
            <w:rPr>
              <w:rStyle w:val="Hyperlink"/>
              <w:noProof/>
            </w:rPr>
            <w:t>Appendix D: CLI Command Reference</w:t>
          </w:r>
          <w:r w:rsidR="00CD5701">
            <w:rPr>
              <w:noProof/>
              <w:webHidden/>
            </w:rPr>
            <w:tab/>
          </w:r>
          <w:r w:rsidR="00CD5701">
            <w:rPr>
              <w:noProof/>
              <w:webHidden/>
            </w:rPr>
            <w:fldChar w:fldCharType="begin"/>
          </w:r>
          <w:r w:rsidR="00CD5701">
            <w:rPr>
              <w:noProof/>
              <w:webHidden/>
            </w:rPr>
            <w:instrText xml:space="preserve"> PAGEREF _Toc80793292 \h </w:instrText>
          </w:r>
          <w:r w:rsidR="00CD5701">
            <w:rPr>
              <w:noProof/>
              <w:webHidden/>
            </w:rPr>
          </w:r>
          <w:r w:rsidR="00CD5701">
            <w:rPr>
              <w:noProof/>
              <w:webHidden/>
            </w:rPr>
            <w:fldChar w:fldCharType="separate"/>
          </w:r>
          <w:r w:rsidR="007E2D4F">
            <w:rPr>
              <w:noProof/>
              <w:webHidden/>
            </w:rPr>
            <w:t>81</w:t>
          </w:r>
          <w:r w:rsidR="00CD5701">
            <w:rPr>
              <w:noProof/>
              <w:webHidden/>
            </w:rPr>
            <w:fldChar w:fldCharType="end"/>
          </w:r>
          <w:r>
            <w:rPr>
              <w:noProof/>
            </w:rPr>
            <w:fldChar w:fldCharType="end"/>
          </w:r>
        </w:p>
        <w:p w14:paraId="38CC7D87" w14:textId="00FE5887"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"_Toc80793293"</w:instrText>
          </w:r>
          <w:ins w:id="103" w:author="Andrew Instone-Cowie" w:date="2024-06-19T12:08:00Z" w16du:dateUtc="2024-06-19T11:08:00Z">
            <w:r w:rsidR="00BB4DAF">
              <w:rPr>
                <w:noProof/>
              </w:rPr>
            </w:r>
          </w:ins>
          <w:r>
            <w:rPr>
              <w:noProof/>
            </w:rPr>
            <w:fldChar w:fldCharType="separate"/>
          </w:r>
          <w:r w:rsidR="00CD5701" w:rsidRPr="005C6B75">
            <w:rPr>
              <w:rStyle w:val="Hyperlink"/>
              <w:noProof/>
            </w:rPr>
            <w:t>Appendix E: Diagnostic LED Codes</w:t>
          </w:r>
          <w:r w:rsidR="00CD5701">
            <w:rPr>
              <w:noProof/>
              <w:webHidden/>
            </w:rPr>
            <w:tab/>
          </w:r>
          <w:r w:rsidR="00CD5701">
            <w:rPr>
              <w:noProof/>
              <w:webHidden/>
            </w:rPr>
            <w:fldChar w:fldCharType="begin"/>
          </w:r>
          <w:r w:rsidR="00CD5701">
            <w:rPr>
              <w:noProof/>
              <w:webHidden/>
            </w:rPr>
            <w:instrText xml:space="preserve"> PAGEREF _Toc80793293 \h </w:instrText>
          </w:r>
          <w:r w:rsidR="00CD5701">
            <w:rPr>
              <w:noProof/>
              <w:webHidden/>
            </w:rPr>
          </w:r>
          <w:r w:rsidR="00CD5701">
            <w:rPr>
              <w:noProof/>
              <w:webHidden/>
            </w:rPr>
            <w:fldChar w:fldCharType="separate"/>
          </w:r>
          <w:r w:rsidR="007E2D4F">
            <w:rPr>
              <w:noProof/>
              <w:webHidden/>
            </w:rPr>
            <w:t>83</w:t>
          </w:r>
          <w:r w:rsidR="00CD5701">
            <w:rPr>
              <w:noProof/>
              <w:webHidden/>
            </w:rPr>
            <w:fldChar w:fldCharType="end"/>
          </w:r>
          <w:r>
            <w:rPr>
              <w:noProof/>
            </w:rPr>
            <w:fldChar w:fldCharType="end"/>
          </w:r>
        </w:p>
        <w:p w14:paraId="17F87831" w14:textId="0FD9F0B5"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"_Toc80793294"</w:instrText>
          </w:r>
          <w:ins w:id="104" w:author="Andrew Instone-Cowie" w:date="2024-06-19T12:08:00Z" w16du:dateUtc="2024-06-19T11:08:00Z">
            <w:r w:rsidR="00BB4DAF">
              <w:rPr>
                <w:noProof/>
              </w:rPr>
            </w:r>
          </w:ins>
          <w:r>
            <w:rPr>
              <w:noProof/>
            </w:rPr>
            <w:fldChar w:fldCharType="separate"/>
          </w:r>
          <w:r w:rsidR="00CD5701" w:rsidRPr="005C6B75">
            <w:rPr>
              <w:rStyle w:val="Hyperlink"/>
              <w:noProof/>
            </w:rPr>
            <w:t>Appendix F: Useful Links</w:t>
          </w:r>
          <w:r w:rsidR="00CD5701">
            <w:rPr>
              <w:noProof/>
              <w:webHidden/>
            </w:rPr>
            <w:tab/>
          </w:r>
          <w:r w:rsidR="00CD5701">
            <w:rPr>
              <w:noProof/>
              <w:webHidden/>
            </w:rPr>
            <w:fldChar w:fldCharType="begin"/>
          </w:r>
          <w:r w:rsidR="00CD5701">
            <w:rPr>
              <w:noProof/>
              <w:webHidden/>
            </w:rPr>
            <w:instrText xml:space="preserve"> PAGEREF _Toc80793294 \h </w:instrText>
          </w:r>
          <w:r w:rsidR="00CD5701">
            <w:rPr>
              <w:noProof/>
              <w:webHidden/>
            </w:rPr>
          </w:r>
          <w:r w:rsidR="00CD5701">
            <w:rPr>
              <w:noProof/>
              <w:webHidden/>
            </w:rPr>
            <w:fldChar w:fldCharType="separate"/>
          </w:r>
          <w:r w:rsidR="007E2D4F">
            <w:rPr>
              <w:noProof/>
              <w:webHidden/>
            </w:rPr>
            <w:t>84</w:t>
          </w:r>
          <w:r w:rsidR="00CD5701">
            <w:rPr>
              <w:noProof/>
              <w:webHidden/>
            </w:rPr>
            <w:fldChar w:fldCharType="end"/>
          </w:r>
          <w:r>
            <w:rPr>
              <w:noProof/>
            </w:rPr>
            <w:fldChar w:fldCharType="end"/>
          </w:r>
        </w:p>
        <w:p w14:paraId="3227A29A" w14:textId="4D4BDC27"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"_Toc80793295"</w:instrText>
          </w:r>
          <w:ins w:id="105" w:author="Andrew Instone-Cowie" w:date="2024-06-19T12:08:00Z" w16du:dateUtc="2024-06-19T11:08:00Z">
            <w:r w:rsidR="00BB4DAF">
              <w:rPr>
                <w:noProof/>
              </w:rPr>
            </w:r>
          </w:ins>
          <w:r>
            <w:rPr>
              <w:noProof/>
            </w:rPr>
            <w:fldChar w:fldCharType="separate"/>
          </w:r>
          <w:r w:rsidR="00CD5701" w:rsidRPr="005C6B75">
            <w:rPr>
              <w:rStyle w:val="Hyperlink"/>
              <w:noProof/>
            </w:rPr>
            <w:t>Appendix G: A Quarter Peal of Cambridge Surprise Minor</w:t>
          </w:r>
          <w:r w:rsidR="00CD5701">
            <w:rPr>
              <w:noProof/>
              <w:webHidden/>
            </w:rPr>
            <w:tab/>
          </w:r>
          <w:r w:rsidR="00CD5701">
            <w:rPr>
              <w:noProof/>
              <w:webHidden/>
            </w:rPr>
            <w:fldChar w:fldCharType="begin"/>
          </w:r>
          <w:r w:rsidR="00CD5701">
            <w:rPr>
              <w:noProof/>
              <w:webHidden/>
            </w:rPr>
            <w:instrText xml:space="preserve"> PAGEREF _Toc80793295 \h </w:instrText>
          </w:r>
          <w:r w:rsidR="00CD5701">
            <w:rPr>
              <w:noProof/>
              <w:webHidden/>
            </w:rPr>
          </w:r>
          <w:r w:rsidR="00CD5701">
            <w:rPr>
              <w:noProof/>
              <w:webHidden/>
            </w:rPr>
            <w:fldChar w:fldCharType="separate"/>
          </w:r>
          <w:r w:rsidR="007E2D4F">
            <w:rPr>
              <w:noProof/>
              <w:webHidden/>
            </w:rPr>
            <w:t>85</w:t>
          </w:r>
          <w:r w:rsidR="00CD5701">
            <w:rPr>
              <w:noProof/>
              <w:webHidden/>
            </w:rPr>
            <w:fldChar w:fldCharType="end"/>
          </w:r>
          <w:r>
            <w:rPr>
              <w:noProof/>
            </w:rPr>
            <w:fldChar w:fldCharType="end"/>
          </w:r>
        </w:p>
        <w:p w14:paraId="3595CDA1" w14:textId="0DF77C20" w:rsidR="00CD5701" w:rsidRDefault="00000000">
          <w:pPr>
            <w:pStyle w:val="TOC1"/>
            <w:tabs>
              <w:tab w:val="right" w:leader="dot" w:pos="9016"/>
            </w:tabs>
            <w:rPr>
              <w:rFonts w:eastAsiaTheme="minorEastAsia"/>
              <w:noProof/>
              <w:lang w:eastAsia="en-GB"/>
            </w:rPr>
          </w:pPr>
          <w:r>
            <w:rPr>
              <w:noProof/>
            </w:rPr>
            <w:lastRenderedPageBreak/>
            <w:fldChar w:fldCharType="begin"/>
          </w:r>
          <w:r>
            <w:rPr>
              <w:noProof/>
            </w:rPr>
            <w:instrText>HYPERLINK \l "_Toc80793296"</w:instrText>
          </w:r>
          <w:ins w:id="106" w:author="Andrew Instone-Cowie" w:date="2024-06-19T12:08:00Z" w16du:dateUtc="2024-06-19T11:08:00Z">
            <w:r w:rsidR="00BB4DAF">
              <w:rPr>
                <w:noProof/>
              </w:rPr>
            </w:r>
          </w:ins>
          <w:r>
            <w:rPr>
              <w:noProof/>
            </w:rPr>
            <w:fldChar w:fldCharType="separate"/>
          </w:r>
          <w:r w:rsidR="00CD5701" w:rsidRPr="005C6B75">
            <w:rPr>
              <w:rStyle w:val="Hyperlink"/>
              <w:noProof/>
            </w:rPr>
            <w:t>Licensing &amp; Disclaimers</w:t>
          </w:r>
          <w:r w:rsidR="00CD5701">
            <w:rPr>
              <w:noProof/>
              <w:webHidden/>
            </w:rPr>
            <w:tab/>
          </w:r>
          <w:r w:rsidR="00CD5701">
            <w:rPr>
              <w:noProof/>
              <w:webHidden/>
            </w:rPr>
            <w:fldChar w:fldCharType="begin"/>
          </w:r>
          <w:r w:rsidR="00CD5701">
            <w:rPr>
              <w:noProof/>
              <w:webHidden/>
            </w:rPr>
            <w:instrText xml:space="preserve"> PAGEREF _Toc80793296 \h </w:instrText>
          </w:r>
          <w:r w:rsidR="00CD5701">
            <w:rPr>
              <w:noProof/>
              <w:webHidden/>
            </w:rPr>
          </w:r>
          <w:r w:rsidR="00CD5701">
            <w:rPr>
              <w:noProof/>
              <w:webHidden/>
            </w:rPr>
            <w:fldChar w:fldCharType="separate"/>
          </w:r>
          <w:r w:rsidR="007E2D4F">
            <w:rPr>
              <w:noProof/>
              <w:webHidden/>
            </w:rPr>
            <w:t>86</w:t>
          </w:r>
          <w:r w:rsidR="00CD5701">
            <w:rPr>
              <w:noProof/>
              <w:webHidden/>
            </w:rPr>
            <w:fldChar w:fldCharType="end"/>
          </w:r>
          <w:r>
            <w:rPr>
              <w:noProof/>
            </w:rPr>
            <w:fldChar w:fldCharType="end"/>
          </w:r>
        </w:p>
        <w:p w14:paraId="4EFE719A" w14:textId="3BCEAE5C"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"_Toc80793297"</w:instrText>
          </w:r>
          <w:ins w:id="107" w:author="Andrew Instone-Cowie" w:date="2024-06-19T12:08:00Z" w16du:dateUtc="2024-06-19T11:08:00Z">
            <w:r w:rsidR="00BB4DAF">
              <w:rPr>
                <w:noProof/>
              </w:rPr>
            </w:r>
          </w:ins>
          <w:r>
            <w:rPr>
              <w:noProof/>
            </w:rPr>
            <w:fldChar w:fldCharType="separate"/>
          </w:r>
          <w:r w:rsidR="00CD5701" w:rsidRPr="005C6B75">
            <w:rPr>
              <w:rStyle w:val="Hyperlink"/>
              <w:noProof/>
            </w:rPr>
            <w:t>Documentation</w:t>
          </w:r>
          <w:r w:rsidR="00CD5701">
            <w:rPr>
              <w:noProof/>
              <w:webHidden/>
            </w:rPr>
            <w:tab/>
          </w:r>
          <w:r w:rsidR="00CD5701">
            <w:rPr>
              <w:noProof/>
              <w:webHidden/>
            </w:rPr>
            <w:fldChar w:fldCharType="begin"/>
          </w:r>
          <w:r w:rsidR="00CD5701">
            <w:rPr>
              <w:noProof/>
              <w:webHidden/>
            </w:rPr>
            <w:instrText xml:space="preserve"> PAGEREF _Toc80793297 \h </w:instrText>
          </w:r>
          <w:r w:rsidR="00CD5701">
            <w:rPr>
              <w:noProof/>
              <w:webHidden/>
            </w:rPr>
          </w:r>
          <w:r w:rsidR="00CD5701">
            <w:rPr>
              <w:noProof/>
              <w:webHidden/>
            </w:rPr>
            <w:fldChar w:fldCharType="separate"/>
          </w:r>
          <w:r w:rsidR="007E2D4F">
            <w:rPr>
              <w:noProof/>
              <w:webHidden/>
            </w:rPr>
            <w:t>86</w:t>
          </w:r>
          <w:r w:rsidR="00CD5701">
            <w:rPr>
              <w:noProof/>
              <w:webHidden/>
            </w:rPr>
            <w:fldChar w:fldCharType="end"/>
          </w:r>
          <w:r>
            <w:rPr>
              <w:noProof/>
            </w:rPr>
            <w:fldChar w:fldCharType="end"/>
          </w:r>
        </w:p>
        <w:p w14:paraId="1259122A" w14:textId="43120F46" w:rsidR="00CD5701" w:rsidRDefault="00000000">
          <w:pPr>
            <w:pStyle w:val="TOC2"/>
            <w:tabs>
              <w:tab w:val="right" w:leader="dot" w:pos="9016"/>
            </w:tabs>
            <w:rPr>
              <w:rFonts w:eastAsiaTheme="minorEastAsia"/>
              <w:noProof/>
              <w:lang w:eastAsia="en-GB"/>
            </w:rPr>
          </w:pPr>
          <w:r>
            <w:rPr>
              <w:noProof/>
            </w:rPr>
            <w:fldChar w:fldCharType="begin"/>
          </w:r>
          <w:r>
            <w:rPr>
              <w:noProof/>
            </w:rPr>
            <w:instrText>HYPERLINK \l "_Toc80793298"</w:instrText>
          </w:r>
          <w:ins w:id="108" w:author="Andrew Instone-Cowie" w:date="2024-06-19T12:08:00Z" w16du:dateUtc="2024-06-19T11:08:00Z">
            <w:r w:rsidR="00BB4DAF">
              <w:rPr>
                <w:noProof/>
              </w:rPr>
            </w:r>
          </w:ins>
          <w:r>
            <w:rPr>
              <w:noProof/>
            </w:rPr>
            <w:fldChar w:fldCharType="separate"/>
          </w:r>
          <w:r w:rsidR="00CD5701" w:rsidRPr="005C6B75">
            <w:rPr>
              <w:rStyle w:val="Hyperlink"/>
              <w:noProof/>
            </w:rPr>
            <w:t>Software</w:t>
          </w:r>
          <w:r w:rsidR="00CD5701">
            <w:rPr>
              <w:noProof/>
              <w:webHidden/>
            </w:rPr>
            <w:tab/>
          </w:r>
          <w:r w:rsidR="00CD5701">
            <w:rPr>
              <w:noProof/>
              <w:webHidden/>
            </w:rPr>
            <w:fldChar w:fldCharType="begin"/>
          </w:r>
          <w:r w:rsidR="00CD5701">
            <w:rPr>
              <w:noProof/>
              <w:webHidden/>
            </w:rPr>
            <w:instrText xml:space="preserve"> PAGEREF _Toc80793298 \h </w:instrText>
          </w:r>
          <w:r w:rsidR="00CD5701">
            <w:rPr>
              <w:noProof/>
              <w:webHidden/>
            </w:rPr>
          </w:r>
          <w:r w:rsidR="00CD5701">
            <w:rPr>
              <w:noProof/>
              <w:webHidden/>
            </w:rPr>
            <w:fldChar w:fldCharType="separate"/>
          </w:r>
          <w:r w:rsidR="007E2D4F">
            <w:rPr>
              <w:noProof/>
              <w:webHidden/>
            </w:rPr>
            <w:t>86</w:t>
          </w:r>
          <w:r w:rsidR="00CD5701">
            <w:rPr>
              <w:noProof/>
              <w:webHidden/>
            </w:rPr>
            <w:fldChar w:fldCharType="end"/>
          </w:r>
          <w:r>
            <w:rPr>
              <w:noProof/>
            </w:rPr>
            <w:fldChar w:fldCharType="end"/>
          </w:r>
        </w:p>
        <w:p w14:paraId="7E1A9A57" w14:textId="19749978" w:rsidR="00CD5701" w:rsidRDefault="00000000">
          <w:pPr>
            <w:pStyle w:val="TOC1"/>
            <w:tabs>
              <w:tab w:val="right" w:leader="dot" w:pos="9016"/>
            </w:tabs>
            <w:rPr>
              <w:rFonts w:eastAsiaTheme="minorEastAsia"/>
              <w:noProof/>
              <w:lang w:eastAsia="en-GB"/>
            </w:rPr>
          </w:pPr>
          <w:r>
            <w:rPr>
              <w:noProof/>
            </w:rPr>
            <w:fldChar w:fldCharType="begin"/>
          </w:r>
          <w:r>
            <w:rPr>
              <w:noProof/>
            </w:rPr>
            <w:instrText>HYPERLINK \l "_Toc80793299"</w:instrText>
          </w:r>
          <w:ins w:id="109" w:author="Andrew Instone-Cowie" w:date="2024-06-19T12:08:00Z" w16du:dateUtc="2024-06-19T11:08:00Z">
            <w:r w:rsidR="00BB4DAF">
              <w:rPr>
                <w:noProof/>
              </w:rPr>
            </w:r>
          </w:ins>
          <w:r>
            <w:rPr>
              <w:noProof/>
            </w:rPr>
            <w:fldChar w:fldCharType="separate"/>
          </w:r>
          <w:r w:rsidR="00CD5701" w:rsidRPr="005C6B75">
            <w:rPr>
              <w:rStyle w:val="Hyperlink"/>
              <w:noProof/>
            </w:rPr>
            <w:t>Acknowledgements</w:t>
          </w:r>
          <w:r w:rsidR="00CD5701">
            <w:rPr>
              <w:noProof/>
              <w:webHidden/>
            </w:rPr>
            <w:tab/>
          </w:r>
          <w:r w:rsidR="00CD5701">
            <w:rPr>
              <w:noProof/>
              <w:webHidden/>
            </w:rPr>
            <w:fldChar w:fldCharType="begin"/>
          </w:r>
          <w:r w:rsidR="00CD5701">
            <w:rPr>
              <w:noProof/>
              <w:webHidden/>
            </w:rPr>
            <w:instrText xml:space="preserve"> PAGEREF _Toc80793299 \h </w:instrText>
          </w:r>
          <w:r w:rsidR="00CD5701">
            <w:rPr>
              <w:noProof/>
              <w:webHidden/>
            </w:rPr>
          </w:r>
          <w:r w:rsidR="00CD5701">
            <w:rPr>
              <w:noProof/>
              <w:webHidden/>
            </w:rPr>
            <w:fldChar w:fldCharType="separate"/>
          </w:r>
          <w:r w:rsidR="007E2D4F">
            <w:rPr>
              <w:noProof/>
              <w:webHidden/>
            </w:rPr>
            <w:t>87</w:t>
          </w:r>
          <w:r w:rsidR="00CD5701">
            <w:rPr>
              <w:noProof/>
              <w:webHidden/>
            </w:rPr>
            <w:fldChar w:fldCharType="end"/>
          </w:r>
          <w:r>
            <w:rPr>
              <w:noProof/>
            </w:rPr>
            <w:fldChar w:fldCharType="end"/>
          </w:r>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110" w:name="_Toc80793196"/>
      <w:r>
        <w:t>I</w:t>
      </w:r>
      <w:r w:rsidR="00E35852">
        <w:t>ndex</w:t>
      </w:r>
      <w:r w:rsidR="003A3D10">
        <w:t xml:space="preserve"> of Figures</w:t>
      </w:r>
      <w:bookmarkEnd w:id="110"/>
    </w:p>
    <w:p w14:paraId="26ACB0BD" w14:textId="1C9324EB" w:rsidR="00CD5701" w:rsidRDefault="003A3D10" w:rsidP="00EE121F">
      <w:pPr>
        <w:pStyle w:val="TableofFigures"/>
        <w:tabs>
          <w:tab w:val="right" w:leader="dot" w:pos="9016"/>
        </w:tabs>
        <w:spacing w:after="120"/>
        <w:rPr>
          <w:rFonts w:eastAsiaTheme="minorEastAsia"/>
          <w:noProof/>
          <w:lang w:eastAsia="en-GB"/>
        </w:rPr>
      </w:pPr>
      <w:r>
        <w:rPr>
          <w:i/>
        </w:rPr>
        <w:fldChar w:fldCharType="begin"/>
      </w:r>
      <w:r>
        <w:rPr>
          <w:i/>
        </w:rPr>
        <w:instrText xml:space="preserve"> TOC \h \z \c "Figure" </w:instrText>
      </w:r>
      <w:r>
        <w:rPr>
          <w:i/>
        </w:rPr>
        <w:fldChar w:fldCharType="separate"/>
      </w:r>
      <w:r w:rsidR="00000000">
        <w:rPr>
          <w:noProof/>
        </w:rPr>
        <w:fldChar w:fldCharType="begin"/>
      </w:r>
      <w:r w:rsidR="00000000">
        <w:rPr>
          <w:noProof/>
        </w:rPr>
        <w:instrText>HYPERLINK \l "_Toc80793300"</w:instrText>
      </w:r>
      <w:ins w:id="111" w:author="Andrew Instone-Cowie" w:date="2024-06-19T12:08:00Z" w16du:dateUtc="2024-06-19T11:08:00Z">
        <w:r w:rsidR="00BB4DAF">
          <w:rPr>
            <w:noProof/>
          </w:rPr>
        </w:r>
      </w:ins>
      <w:r w:rsidR="00000000">
        <w:rPr>
          <w:noProof/>
        </w:rPr>
        <w:fldChar w:fldCharType="separate"/>
      </w:r>
      <w:r w:rsidR="00CD5701" w:rsidRPr="003F7725">
        <w:rPr>
          <w:rStyle w:val="Hyperlink"/>
          <w:noProof/>
        </w:rPr>
        <w:t>Figure 1 – Documentation Map</w:t>
      </w:r>
      <w:r w:rsidR="00CD5701">
        <w:rPr>
          <w:noProof/>
          <w:webHidden/>
        </w:rPr>
        <w:tab/>
      </w:r>
      <w:r w:rsidR="00CD5701">
        <w:rPr>
          <w:noProof/>
          <w:webHidden/>
        </w:rPr>
        <w:fldChar w:fldCharType="begin"/>
      </w:r>
      <w:r w:rsidR="00CD5701">
        <w:rPr>
          <w:noProof/>
          <w:webHidden/>
        </w:rPr>
        <w:instrText xml:space="preserve"> PAGEREF _Toc80793300 \h </w:instrText>
      </w:r>
      <w:r w:rsidR="00CD5701">
        <w:rPr>
          <w:noProof/>
          <w:webHidden/>
        </w:rPr>
      </w:r>
      <w:r w:rsidR="00CD5701">
        <w:rPr>
          <w:noProof/>
          <w:webHidden/>
        </w:rPr>
        <w:fldChar w:fldCharType="separate"/>
      </w:r>
      <w:r w:rsidR="007E2D4F">
        <w:rPr>
          <w:noProof/>
          <w:webHidden/>
        </w:rPr>
        <w:t>9</w:t>
      </w:r>
      <w:r w:rsidR="00CD5701">
        <w:rPr>
          <w:noProof/>
          <w:webHidden/>
        </w:rPr>
        <w:fldChar w:fldCharType="end"/>
      </w:r>
      <w:r w:rsidR="00000000">
        <w:rPr>
          <w:noProof/>
        </w:rPr>
        <w:fldChar w:fldCharType="end"/>
      </w:r>
    </w:p>
    <w:p w14:paraId="4A051023" w14:textId="06C86CDC"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"_Toc80793301"</w:instrText>
      </w:r>
      <w:ins w:id="112" w:author="Andrew Instone-Cowie" w:date="2024-06-19T12:08:00Z" w16du:dateUtc="2024-06-19T11:08:00Z">
        <w:r w:rsidR="00BB4DAF">
          <w:rPr>
            <w:noProof/>
          </w:rPr>
        </w:r>
      </w:ins>
      <w:r>
        <w:rPr>
          <w:noProof/>
        </w:rPr>
        <w:fldChar w:fldCharType="separate"/>
      </w:r>
      <w:r w:rsidR="00CD5701" w:rsidRPr="003F7725">
        <w:rPr>
          <w:rStyle w:val="Hyperlink"/>
          <w:noProof/>
        </w:rPr>
        <w:t>Figure 2 – Simulator General Arrangement</w:t>
      </w:r>
      <w:r w:rsidR="00CD5701">
        <w:rPr>
          <w:noProof/>
          <w:webHidden/>
        </w:rPr>
        <w:tab/>
      </w:r>
      <w:r w:rsidR="00CD5701">
        <w:rPr>
          <w:noProof/>
          <w:webHidden/>
        </w:rPr>
        <w:fldChar w:fldCharType="begin"/>
      </w:r>
      <w:r w:rsidR="00CD5701">
        <w:rPr>
          <w:noProof/>
          <w:webHidden/>
        </w:rPr>
        <w:instrText xml:space="preserve"> PAGEREF _Toc80793301 \h </w:instrText>
      </w:r>
      <w:r w:rsidR="00CD5701">
        <w:rPr>
          <w:noProof/>
          <w:webHidden/>
        </w:rPr>
      </w:r>
      <w:r w:rsidR="00CD5701">
        <w:rPr>
          <w:noProof/>
          <w:webHidden/>
        </w:rPr>
        <w:fldChar w:fldCharType="separate"/>
      </w:r>
      <w:r w:rsidR="007E2D4F">
        <w:rPr>
          <w:noProof/>
          <w:webHidden/>
        </w:rPr>
        <w:t>11</w:t>
      </w:r>
      <w:r w:rsidR="00CD5701">
        <w:rPr>
          <w:noProof/>
          <w:webHidden/>
        </w:rPr>
        <w:fldChar w:fldCharType="end"/>
      </w:r>
      <w:r>
        <w:rPr>
          <w:noProof/>
        </w:rPr>
        <w:fldChar w:fldCharType="end"/>
      </w:r>
    </w:p>
    <w:p w14:paraId="3F48E183" w14:textId="211FA660"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"_Toc80793302"</w:instrText>
      </w:r>
      <w:ins w:id="113" w:author="Andrew Instone-Cowie" w:date="2024-06-19T12:08:00Z" w16du:dateUtc="2024-06-19T11:08:00Z">
        <w:r w:rsidR="00BB4DAF">
          <w:rPr>
            <w:noProof/>
          </w:rPr>
        </w:r>
      </w:ins>
      <w:r>
        <w:rPr>
          <w:noProof/>
        </w:rPr>
        <w:fldChar w:fldCharType="separate"/>
      </w:r>
      <w:r w:rsidR="00CD5701" w:rsidRPr="003F7725">
        <w:rPr>
          <w:rStyle w:val="Hyperlink"/>
          <w:noProof/>
        </w:rPr>
        <w:t>Figure 3 – Second PC Module General Arrangement</w:t>
      </w:r>
      <w:r w:rsidR="00CD5701">
        <w:rPr>
          <w:noProof/>
          <w:webHidden/>
        </w:rPr>
        <w:tab/>
      </w:r>
      <w:r w:rsidR="00CD5701">
        <w:rPr>
          <w:noProof/>
          <w:webHidden/>
        </w:rPr>
        <w:fldChar w:fldCharType="begin"/>
      </w:r>
      <w:r w:rsidR="00CD5701">
        <w:rPr>
          <w:noProof/>
          <w:webHidden/>
        </w:rPr>
        <w:instrText xml:space="preserve"> PAGEREF _Toc80793302 \h </w:instrText>
      </w:r>
      <w:r w:rsidR="00CD5701">
        <w:rPr>
          <w:noProof/>
          <w:webHidden/>
        </w:rPr>
      </w:r>
      <w:r w:rsidR="00CD5701">
        <w:rPr>
          <w:noProof/>
          <w:webHidden/>
        </w:rPr>
        <w:fldChar w:fldCharType="separate"/>
      </w:r>
      <w:r w:rsidR="007E2D4F">
        <w:rPr>
          <w:noProof/>
          <w:webHidden/>
        </w:rPr>
        <w:t>12</w:t>
      </w:r>
      <w:r w:rsidR="00CD5701">
        <w:rPr>
          <w:noProof/>
          <w:webHidden/>
        </w:rPr>
        <w:fldChar w:fldCharType="end"/>
      </w:r>
      <w:r>
        <w:rPr>
          <w:noProof/>
        </w:rPr>
        <w:fldChar w:fldCharType="end"/>
      </w:r>
    </w:p>
    <w:p w14:paraId="6A002D6A" w14:textId="35A1DF94"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"_Toc80793303"</w:instrText>
      </w:r>
      <w:ins w:id="114" w:author="Andrew Instone-Cowie" w:date="2024-06-19T12:08:00Z" w16du:dateUtc="2024-06-19T11:08:00Z">
        <w:r w:rsidR="00BB4DAF">
          <w:rPr>
            <w:noProof/>
          </w:rPr>
        </w:r>
      </w:ins>
      <w:r>
        <w:rPr>
          <w:noProof/>
        </w:rPr>
        <w:fldChar w:fldCharType="separate"/>
      </w:r>
      <w:r w:rsidR="00CD5701" w:rsidRPr="003F7725">
        <w:rPr>
          <w:rStyle w:val="Hyperlink"/>
          <w:noProof/>
        </w:rPr>
        <w:t>Figure 4 – Basic Serial Splitter Modules General Arrangement</w:t>
      </w:r>
      <w:r w:rsidR="00CD5701">
        <w:rPr>
          <w:noProof/>
          <w:webHidden/>
        </w:rPr>
        <w:tab/>
      </w:r>
      <w:r w:rsidR="00CD5701">
        <w:rPr>
          <w:noProof/>
          <w:webHidden/>
        </w:rPr>
        <w:fldChar w:fldCharType="begin"/>
      </w:r>
      <w:r w:rsidR="00CD5701">
        <w:rPr>
          <w:noProof/>
          <w:webHidden/>
        </w:rPr>
        <w:instrText xml:space="preserve"> PAGEREF _Toc80793303 \h </w:instrText>
      </w:r>
      <w:r w:rsidR="00CD5701">
        <w:rPr>
          <w:noProof/>
          <w:webHidden/>
        </w:rPr>
      </w:r>
      <w:r w:rsidR="00CD5701">
        <w:rPr>
          <w:noProof/>
          <w:webHidden/>
        </w:rPr>
        <w:fldChar w:fldCharType="separate"/>
      </w:r>
      <w:r w:rsidR="007E2D4F">
        <w:rPr>
          <w:noProof/>
          <w:webHidden/>
        </w:rPr>
        <w:t>13</w:t>
      </w:r>
      <w:r w:rsidR="00CD5701">
        <w:rPr>
          <w:noProof/>
          <w:webHidden/>
        </w:rPr>
        <w:fldChar w:fldCharType="end"/>
      </w:r>
      <w:r>
        <w:rPr>
          <w:noProof/>
        </w:rPr>
        <w:fldChar w:fldCharType="end"/>
      </w:r>
    </w:p>
    <w:p w14:paraId="23DB18A5" w14:textId="2929C7E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"_Toc80793304"</w:instrText>
      </w:r>
      <w:ins w:id="115" w:author="Andrew Instone-Cowie" w:date="2024-06-19T12:08:00Z" w16du:dateUtc="2024-06-19T11:08:00Z">
        <w:r w:rsidR="00BB4DAF">
          <w:rPr>
            <w:noProof/>
          </w:rPr>
        </w:r>
      </w:ins>
      <w:r>
        <w:rPr>
          <w:noProof/>
        </w:rPr>
        <w:fldChar w:fldCharType="separate"/>
      </w:r>
      <w:r w:rsidR="00CD5701" w:rsidRPr="003F7725">
        <w:rPr>
          <w:rStyle w:val="Hyperlink"/>
          <w:noProof/>
        </w:rPr>
        <w:t>Figure 5 – Dual Triggers – Backstroke Strike Point</w:t>
      </w:r>
      <w:r w:rsidR="00CD5701">
        <w:rPr>
          <w:noProof/>
          <w:webHidden/>
        </w:rPr>
        <w:tab/>
      </w:r>
      <w:r w:rsidR="00CD5701">
        <w:rPr>
          <w:noProof/>
          <w:webHidden/>
        </w:rPr>
        <w:fldChar w:fldCharType="begin"/>
      </w:r>
      <w:r w:rsidR="00CD5701">
        <w:rPr>
          <w:noProof/>
          <w:webHidden/>
        </w:rPr>
        <w:instrText xml:space="preserve"> PAGEREF _Toc80793304 \h </w:instrText>
      </w:r>
      <w:r w:rsidR="00CD5701">
        <w:rPr>
          <w:noProof/>
          <w:webHidden/>
        </w:rPr>
      </w:r>
      <w:r w:rsidR="00CD5701">
        <w:rPr>
          <w:noProof/>
          <w:webHidden/>
        </w:rPr>
        <w:fldChar w:fldCharType="separate"/>
      </w:r>
      <w:r w:rsidR="007E2D4F">
        <w:rPr>
          <w:noProof/>
          <w:webHidden/>
        </w:rPr>
        <w:t>15</w:t>
      </w:r>
      <w:r w:rsidR="00CD5701">
        <w:rPr>
          <w:noProof/>
          <w:webHidden/>
        </w:rPr>
        <w:fldChar w:fldCharType="end"/>
      </w:r>
      <w:r>
        <w:rPr>
          <w:noProof/>
        </w:rPr>
        <w:fldChar w:fldCharType="end"/>
      </w:r>
    </w:p>
    <w:p w14:paraId="274D4351" w14:textId="29714229"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"_Toc80793305"</w:instrText>
      </w:r>
      <w:ins w:id="116" w:author="Andrew Instone-Cowie" w:date="2024-06-19T12:08:00Z" w16du:dateUtc="2024-06-19T11:08:00Z">
        <w:r w:rsidR="00BB4DAF">
          <w:rPr>
            <w:noProof/>
          </w:rPr>
        </w:r>
      </w:ins>
      <w:r>
        <w:rPr>
          <w:noProof/>
        </w:rPr>
        <w:fldChar w:fldCharType="separate"/>
      </w:r>
      <w:r w:rsidR="00CD5701" w:rsidRPr="003F7725">
        <w:rPr>
          <w:rStyle w:val="Hyperlink"/>
          <w:noProof/>
        </w:rPr>
        <w:t>Figure 6 – Dual Triggers – Handstroke Strike Point</w:t>
      </w:r>
      <w:r w:rsidR="00CD5701">
        <w:rPr>
          <w:noProof/>
          <w:webHidden/>
        </w:rPr>
        <w:tab/>
      </w:r>
      <w:r w:rsidR="00CD5701">
        <w:rPr>
          <w:noProof/>
          <w:webHidden/>
        </w:rPr>
        <w:fldChar w:fldCharType="begin"/>
      </w:r>
      <w:r w:rsidR="00CD5701">
        <w:rPr>
          <w:noProof/>
          <w:webHidden/>
        </w:rPr>
        <w:instrText xml:space="preserve"> PAGEREF _Toc80793305 \h </w:instrText>
      </w:r>
      <w:r w:rsidR="00CD5701">
        <w:rPr>
          <w:noProof/>
          <w:webHidden/>
        </w:rPr>
      </w:r>
      <w:r w:rsidR="00CD5701">
        <w:rPr>
          <w:noProof/>
          <w:webHidden/>
        </w:rPr>
        <w:fldChar w:fldCharType="separate"/>
      </w:r>
      <w:r w:rsidR="007E2D4F">
        <w:rPr>
          <w:noProof/>
          <w:webHidden/>
        </w:rPr>
        <w:t>15</w:t>
      </w:r>
      <w:r w:rsidR="00CD5701">
        <w:rPr>
          <w:noProof/>
          <w:webHidden/>
        </w:rPr>
        <w:fldChar w:fldCharType="end"/>
      </w:r>
      <w:r>
        <w:rPr>
          <w:noProof/>
        </w:rPr>
        <w:fldChar w:fldCharType="end"/>
      </w:r>
    </w:p>
    <w:p w14:paraId="5A1C37F1" w14:textId="247EE31B"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"_Toc80793306"</w:instrText>
      </w:r>
      <w:ins w:id="117" w:author="Andrew Instone-Cowie" w:date="2024-06-19T12:08:00Z" w16du:dateUtc="2024-06-19T11:08:00Z">
        <w:r w:rsidR="00BB4DAF">
          <w:rPr>
            <w:noProof/>
          </w:rPr>
        </w:r>
      </w:ins>
      <w:r>
        <w:rPr>
          <w:noProof/>
        </w:rPr>
        <w:fldChar w:fldCharType="separate"/>
      </w:r>
      <w:r w:rsidR="00CD5701" w:rsidRPr="003F7725">
        <w:rPr>
          <w:rStyle w:val="Hyperlink"/>
          <w:noProof/>
        </w:rPr>
        <w:t>Figure 7 – Single Trigger – Backstroke Strike Point</w:t>
      </w:r>
      <w:r w:rsidR="00CD5701">
        <w:rPr>
          <w:noProof/>
          <w:webHidden/>
        </w:rPr>
        <w:tab/>
      </w:r>
      <w:r w:rsidR="00CD5701">
        <w:rPr>
          <w:noProof/>
          <w:webHidden/>
        </w:rPr>
        <w:fldChar w:fldCharType="begin"/>
      </w:r>
      <w:r w:rsidR="00CD5701">
        <w:rPr>
          <w:noProof/>
          <w:webHidden/>
        </w:rPr>
        <w:instrText xml:space="preserve"> PAGEREF _Toc80793306 \h </w:instrText>
      </w:r>
      <w:r w:rsidR="00CD5701">
        <w:rPr>
          <w:noProof/>
          <w:webHidden/>
        </w:rPr>
      </w:r>
      <w:r w:rsidR="00CD5701">
        <w:rPr>
          <w:noProof/>
          <w:webHidden/>
        </w:rPr>
        <w:fldChar w:fldCharType="separate"/>
      </w:r>
      <w:r w:rsidR="007E2D4F">
        <w:rPr>
          <w:noProof/>
          <w:webHidden/>
        </w:rPr>
        <w:t>16</w:t>
      </w:r>
      <w:r w:rsidR="00CD5701">
        <w:rPr>
          <w:noProof/>
          <w:webHidden/>
        </w:rPr>
        <w:fldChar w:fldCharType="end"/>
      </w:r>
      <w:r>
        <w:rPr>
          <w:noProof/>
        </w:rPr>
        <w:fldChar w:fldCharType="end"/>
      </w:r>
    </w:p>
    <w:p w14:paraId="079AF744" w14:textId="21818061"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"_Toc80793307"</w:instrText>
      </w:r>
      <w:ins w:id="118" w:author="Andrew Instone-Cowie" w:date="2024-06-19T12:08:00Z" w16du:dateUtc="2024-06-19T11:08:00Z">
        <w:r w:rsidR="00BB4DAF">
          <w:rPr>
            <w:noProof/>
          </w:rPr>
        </w:r>
      </w:ins>
      <w:r>
        <w:rPr>
          <w:noProof/>
        </w:rPr>
        <w:fldChar w:fldCharType="separate"/>
      </w:r>
      <w:r w:rsidR="00CD5701" w:rsidRPr="003F7725">
        <w:rPr>
          <w:rStyle w:val="Hyperlink"/>
          <w:noProof/>
        </w:rPr>
        <w:t>Figure 8 – Single Trigger – Handstroke Strike Point</w:t>
      </w:r>
      <w:r w:rsidR="00CD5701">
        <w:rPr>
          <w:noProof/>
          <w:webHidden/>
        </w:rPr>
        <w:tab/>
      </w:r>
      <w:r w:rsidR="00CD5701">
        <w:rPr>
          <w:noProof/>
          <w:webHidden/>
        </w:rPr>
        <w:fldChar w:fldCharType="begin"/>
      </w:r>
      <w:r w:rsidR="00CD5701">
        <w:rPr>
          <w:noProof/>
          <w:webHidden/>
        </w:rPr>
        <w:instrText xml:space="preserve"> PAGEREF _Toc80793307 \h </w:instrText>
      </w:r>
      <w:r w:rsidR="00CD5701">
        <w:rPr>
          <w:noProof/>
          <w:webHidden/>
        </w:rPr>
      </w:r>
      <w:r w:rsidR="00CD5701">
        <w:rPr>
          <w:noProof/>
          <w:webHidden/>
        </w:rPr>
        <w:fldChar w:fldCharType="separate"/>
      </w:r>
      <w:r w:rsidR="007E2D4F">
        <w:rPr>
          <w:noProof/>
          <w:webHidden/>
        </w:rPr>
        <w:t>16</w:t>
      </w:r>
      <w:r w:rsidR="00CD5701">
        <w:rPr>
          <w:noProof/>
          <w:webHidden/>
        </w:rPr>
        <w:fldChar w:fldCharType="end"/>
      </w:r>
      <w:r>
        <w:rPr>
          <w:noProof/>
        </w:rPr>
        <w:fldChar w:fldCharType="end"/>
      </w:r>
    </w:p>
    <w:p w14:paraId="5F0C8F98" w14:textId="6C5E64E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"_Toc80793308"</w:instrText>
      </w:r>
      <w:ins w:id="119" w:author="Andrew Instone-Cowie" w:date="2024-06-19T12:08:00Z" w16du:dateUtc="2024-06-19T11:08:00Z">
        <w:r w:rsidR="00BB4DAF">
          <w:rPr>
            <w:noProof/>
          </w:rPr>
        </w:r>
      </w:ins>
      <w:r>
        <w:rPr>
          <w:noProof/>
        </w:rPr>
        <w:fldChar w:fldCharType="separate"/>
      </w:r>
      <w:r w:rsidR="00CD5701" w:rsidRPr="003F7725">
        <w:rPr>
          <w:rStyle w:val="Hyperlink"/>
          <w:noProof/>
        </w:rPr>
        <w:t>Figure 9 – Basic Serial Splitter Downstream Data Flow</w:t>
      </w:r>
      <w:r w:rsidR="00CD5701">
        <w:rPr>
          <w:noProof/>
          <w:webHidden/>
        </w:rPr>
        <w:tab/>
      </w:r>
      <w:r w:rsidR="00CD5701">
        <w:rPr>
          <w:noProof/>
          <w:webHidden/>
        </w:rPr>
        <w:fldChar w:fldCharType="begin"/>
      </w:r>
      <w:r w:rsidR="00CD5701">
        <w:rPr>
          <w:noProof/>
          <w:webHidden/>
        </w:rPr>
        <w:instrText xml:space="preserve"> PAGEREF _Toc80793308 \h </w:instrText>
      </w:r>
      <w:r w:rsidR="00CD5701">
        <w:rPr>
          <w:noProof/>
          <w:webHidden/>
        </w:rPr>
      </w:r>
      <w:r w:rsidR="00CD5701">
        <w:rPr>
          <w:noProof/>
          <w:webHidden/>
        </w:rPr>
        <w:fldChar w:fldCharType="separate"/>
      </w:r>
      <w:r w:rsidR="007E2D4F">
        <w:rPr>
          <w:noProof/>
          <w:webHidden/>
        </w:rPr>
        <w:t>26</w:t>
      </w:r>
      <w:r w:rsidR="00CD5701">
        <w:rPr>
          <w:noProof/>
          <w:webHidden/>
        </w:rPr>
        <w:fldChar w:fldCharType="end"/>
      </w:r>
      <w:r>
        <w:rPr>
          <w:noProof/>
        </w:rPr>
        <w:fldChar w:fldCharType="end"/>
      </w:r>
    </w:p>
    <w:p w14:paraId="7FED9447" w14:textId="6F0D2C08"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"_Toc80793309"</w:instrText>
      </w:r>
      <w:ins w:id="120" w:author="Andrew Instone-Cowie" w:date="2024-06-19T12:08:00Z" w16du:dateUtc="2024-06-19T11:08:00Z">
        <w:r w:rsidR="00BB4DAF">
          <w:rPr>
            <w:noProof/>
          </w:rPr>
        </w:r>
      </w:ins>
      <w:r>
        <w:rPr>
          <w:noProof/>
        </w:rPr>
        <w:fldChar w:fldCharType="separate"/>
      </w:r>
      <w:r w:rsidR="00CD5701" w:rsidRPr="003F7725">
        <w:rPr>
          <w:rStyle w:val="Hyperlink"/>
          <w:noProof/>
        </w:rPr>
        <w:t>Figure 10 – Basic Serial Splitter Upstream Data Flow</w:t>
      </w:r>
      <w:r w:rsidR="00CD5701">
        <w:rPr>
          <w:noProof/>
          <w:webHidden/>
        </w:rPr>
        <w:tab/>
      </w:r>
      <w:r w:rsidR="00CD5701">
        <w:rPr>
          <w:noProof/>
          <w:webHidden/>
        </w:rPr>
        <w:fldChar w:fldCharType="begin"/>
      </w:r>
      <w:r w:rsidR="00CD5701">
        <w:rPr>
          <w:noProof/>
          <w:webHidden/>
        </w:rPr>
        <w:instrText xml:space="preserve"> PAGEREF _Toc80793309 \h </w:instrText>
      </w:r>
      <w:r w:rsidR="00CD5701">
        <w:rPr>
          <w:noProof/>
          <w:webHidden/>
        </w:rPr>
      </w:r>
      <w:r w:rsidR="00CD5701">
        <w:rPr>
          <w:noProof/>
          <w:webHidden/>
        </w:rPr>
        <w:fldChar w:fldCharType="separate"/>
      </w:r>
      <w:r w:rsidR="007E2D4F">
        <w:rPr>
          <w:noProof/>
          <w:webHidden/>
        </w:rPr>
        <w:t>28</w:t>
      </w:r>
      <w:r w:rsidR="00CD5701">
        <w:rPr>
          <w:noProof/>
          <w:webHidden/>
        </w:rPr>
        <w:fldChar w:fldCharType="end"/>
      </w:r>
      <w:r>
        <w:rPr>
          <w:noProof/>
        </w:rPr>
        <w:fldChar w:fldCharType="end"/>
      </w:r>
    </w:p>
    <w:p w14:paraId="585E74BB" w14:textId="45550852"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"_Toc80793310"</w:instrText>
      </w:r>
      <w:ins w:id="121" w:author="Andrew Instone-Cowie" w:date="2024-06-19T12:08:00Z" w16du:dateUtc="2024-06-19T11:08:00Z">
        <w:r w:rsidR="00BB4DAF">
          <w:rPr>
            <w:noProof/>
          </w:rPr>
        </w:r>
      </w:ins>
      <w:r>
        <w:rPr>
          <w:noProof/>
        </w:rPr>
        <w:fldChar w:fldCharType="separate"/>
      </w:r>
      <w:r w:rsidR="00CD5701" w:rsidRPr="003F7725">
        <w:rPr>
          <w:rStyle w:val="Hyperlink"/>
          <w:noProof/>
        </w:rPr>
        <w:t>Figure 11 – Basic Serial Splitter Transmitter Control</w:t>
      </w:r>
      <w:r w:rsidR="00CD5701">
        <w:rPr>
          <w:noProof/>
          <w:webHidden/>
        </w:rPr>
        <w:tab/>
      </w:r>
      <w:r w:rsidR="00CD5701">
        <w:rPr>
          <w:noProof/>
          <w:webHidden/>
        </w:rPr>
        <w:fldChar w:fldCharType="begin"/>
      </w:r>
      <w:r w:rsidR="00CD5701">
        <w:rPr>
          <w:noProof/>
          <w:webHidden/>
        </w:rPr>
        <w:instrText xml:space="preserve"> PAGEREF _Toc80793310 \h </w:instrText>
      </w:r>
      <w:r w:rsidR="00CD5701">
        <w:rPr>
          <w:noProof/>
          <w:webHidden/>
        </w:rPr>
      </w:r>
      <w:r w:rsidR="00CD5701">
        <w:rPr>
          <w:noProof/>
          <w:webHidden/>
        </w:rPr>
        <w:fldChar w:fldCharType="separate"/>
      </w:r>
      <w:r w:rsidR="007E2D4F">
        <w:rPr>
          <w:noProof/>
          <w:webHidden/>
        </w:rPr>
        <w:t>29</w:t>
      </w:r>
      <w:r w:rsidR="00CD5701">
        <w:rPr>
          <w:noProof/>
          <w:webHidden/>
        </w:rPr>
        <w:fldChar w:fldCharType="end"/>
      </w:r>
      <w:r>
        <w:rPr>
          <w:noProof/>
        </w:rPr>
        <w:fldChar w:fldCharType="end"/>
      </w:r>
    </w:p>
    <w:p w14:paraId="3AB11D66" w14:textId="5E51C394"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"_Toc80793311"</w:instrText>
      </w:r>
      <w:ins w:id="122" w:author="Andrew Instone-Cowie" w:date="2024-06-19T12:08:00Z" w16du:dateUtc="2024-06-19T11:08:00Z">
        <w:r w:rsidR="00BB4DAF">
          <w:rPr>
            <w:noProof/>
          </w:rPr>
        </w:r>
      </w:ins>
      <w:r>
        <w:rPr>
          <w:noProof/>
        </w:rPr>
        <w:fldChar w:fldCharType="separate"/>
      </w:r>
      <w:r w:rsidR="00CD5701" w:rsidRPr="003F7725">
        <w:rPr>
          <w:rStyle w:val="Hyperlink"/>
          <w:noProof/>
        </w:rPr>
        <w:t>Figure 12 – Polarity Protection – Correct</w:t>
      </w:r>
      <w:r w:rsidR="00CD5701">
        <w:rPr>
          <w:noProof/>
          <w:webHidden/>
        </w:rPr>
        <w:tab/>
      </w:r>
      <w:r w:rsidR="00CD5701">
        <w:rPr>
          <w:noProof/>
          <w:webHidden/>
        </w:rPr>
        <w:fldChar w:fldCharType="begin"/>
      </w:r>
      <w:r w:rsidR="00CD5701">
        <w:rPr>
          <w:noProof/>
          <w:webHidden/>
        </w:rPr>
        <w:instrText xml:space="preserve"> PAGEREF _Toc80793311 \h </w:instrText>
      </w:r>
      <w:r w:rsidR="00CD5701">
        <w:rPr>
          <w:noProof/>
          <w:webHidden/>
        </w:rPr>
      </w:r>
      <w:r w:rsidR="00CD5701">
        <w:rPr>
          <w:noProof/>
          <w:webHidden/>
        </w:rPr>
        <w:fldChar w:fldCharType="separate"/>
      </w:r>
      <w:r w:rsidR="007E2D4F">
        <w:rPr>
          <w:noProof/>
          <w:webHidden/>
        </w:rPr>
        <w:t>31</w:t>
      </w:r>
      <w:r w:rsidR="00CD5701">
        <w:rPr>
          <w:noProof/>
          <w:webHidden/>
        </w:rPr>
        <w:fldChar w:fldCharType="end"/>
      </w:r>
      <w:r>
        <w:rPr>
          <w:noProof/>
        </w:rPr>
        <w:fldChar w:fldCharType="end"/>
      </w:r>
    </w:p>
    <w:p w14:paraId="37C1A85F" w14:textId="1624230A"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"_Toc80793312"</w:instrText>
      </w:r>
      <w:ins w:id="123" w:author="Andrew Instone-Cowie" w:date="2024-06-19T12:08:00Z" w16du:dateUtc="2024-06-19T11:08:00Z">
        <w:r w:rsidR="00BB4DAF">
          <w:rPr>
            <w:noProof/>
          </w:rPr>
        </w:r>
      </w:ins>
      <w:r>
        <w:rPr>
          <w:noProof/>
        </w:rPr>
        <w:fldChar w:fldCharType="separate"/>
      </w:r>
      <w:r w:rsidR="00CD5701" w:rsidRPr="003F7725">
        <w:rPr>
          <w:rStyle w:val="Hyperlink"/>
          <w:noProof/>
        </w:rPr>
        <w:t>Figure 13 – Polarity Protection – Reversed</w:t>
      </w:r>
      <w:r w:rsidR="00CD5701">
        <w:rPr>
          <w:noProof/>
          <w:webHidden/>
        </w:rPr>
        <w:tab/>
      </w:r>
      <w:r w:rsidR="00CD5701">
        <w:rPr>
          <w:noProof/>
          <w:webHidden/>
        </w:rPr>
        <w:fldChar w:fldCharType="begin"/>
      </w:r>
      <w:r w:rsidR="00CD5701">
        <w:rPr>
          <w:noProof/>
          <w:webHidden/>
        </w:rPr>
        <w:instrText xml:space="preserve"> PAGEREF _Toc80793312 \h </w:instrText>
      </w:r>
      <w:r w:rsidR="00CD5701">
        <w:rPr>
          <w:noProof/>
          <w:webHidden/>
        </w:rPr>
      </w:r>
      <w:r w:rsidR="00CD5701">
        <w:rPr>
          <w:noProof/>
          <w:webHidden/>
        </w:rPr>
        <w:fldChar w:fldCharType="separate"/>
      </w:r>
      <w:r w:rsidR="007E2D4F">
        <w:rPr>
          <w:noProof/>
          <w:webHidden/>
        </w:rPr>
        <w:t>32</w:t>
      </w:r>
      <w:r w:rsidR="00CD5701">
        <w:rPr>
          <w:noProof/>
          <w:webHidden/>
        </w:rPr>
        <w:fldChar w:fldCharType="end"/>
      </w:r>
      <w:r>
        <w:rPr>
          <w:noProof/>
        </w:rPr>
        <w:fldChar w:fldCharType="end"/>
      </w:r>
    </w:p>
    <w:p w14:paraId="1B6527F2" w14:textId="37F97D3C"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"_Toc80793313"</w:instrText>
      </w:r>
      <w:ins w:id="124" w:author="Andrew Instone-Cowie" w:date="2024-06-19T12:08:00Z" w16du:dateUtc="2024-06-19T11:08:00Z">
        <w:r w:rsidR="00BB4DAF">
          <w:rPr>
            <w:noProof/>
          </w:rPr>
        </w:r>
      </w:ins>
      <w:r>
        <w:rPr>
          <w:noProof/>
        </w:rPr>
        <w:fldChar w:fldCharType="separate"/>
      </w:r>
      <w:r w:rsidR="00CD5701" w:rsidRPr="003F7725">
        <w:rPr>
          <w:rStyle w:val="Hyperlink"/>
          <w:noProof/>
        </w:rPr>
        <w:t>Figure 14 – TVS Diode Characteristic Curves</w:t>
      </w:r>
      <w:r w:rsidR="00CD5701">
        <w:rPr>
          <w:noProof/>
          <w:webHidden/>
        </w:rPr>
        <w:tab/>
      </w:r>
      <w:r w:rsidR="00CD5701">
        <w:rPr>
          <w:noProof/>
          <w:webHidden/>
        </w:rPr>
        <w:fldChar w:fldCharType="begin"/>
      </w:r>
      <w:r w:rsidR="00CD5701">
        <w:rPr>
          <w:noProof/>
          <w:webHidden/>
        </w:rPr>
        <w:instrText xml:space="preserve"> PAGEREF _Toc80793313 \h </w:instrText>
      </w:r>
      <w:r w:rsidR="00CD5701">
        <w:rPr>
          <w:noProof/>
          <w:webHidden/>
        </w:rPr>
      </w:r>
      <w:r w:rsidR="00CD5701">
        <w:rPr>
          <w:noProof/>
          <w:webHidden/>
        </w:rPr>
        <w:fldChar w:fldCharType="separate"/>
      </w:r>
      <w:r w:rsidR="007E2D4F">
        <w:rPr>
          <w:noProof/>
          <w:webHidden/>
        </w:rPr>
        <w:t>33</w:t>
      </w:r>
      <w:r w:rsidR="00CD5701">
        <w:rPr>
          <w:noProof/>
          <w:webHidden/>
        </w:rPr>
        <w:fldChar w:fldCharType="end"/>
      </w:r>
      <w:r>
        <w:rPr>
          <w:noProof/>
        </w:rPr>
        <w:fldChar w:fldCharType="end"/>
      </w:r>
    </w:p>
    <w:p w14:paraId="12BA23D1" w14:textId="1797B9FA"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"_Toc80793314"</w:instrText>
      </w:r>
      <w:ins w:id="125" w:author="Andrew Instone-Cowie" w:date="2024-06-19T12:08:00Z" w16du:dateUtc="2024-06-19T11:08:00Z">
        <w:r w:rsidR="00BB4DAF">
          <w:rPr>
            <w:noProof/>
          </w:rPr>
        </w:r>
      </w:ins>
      <w:r>
        <w:rPr>
          <w:noProof/>
        </w:rPr>
        <w:fldChar w:fldCharType="separate"/>
      </w:r>
      <w:r w:rsidR="00CD5701" w:rsidRPr="003F7725">
        <w:rPr>
          <w:rStyle w:val="Hyperlink"/>
          <w:noProof/>
        </w:rPr>
        <w:t>Figure 15 – Uni-Directional TVS Diode</w:t>
      </w:r>
      <w:r w:rsidR="00CD5701">
        <w:rPr>
          <w:noProof/>
          <w:webHidden/>
        </w:rPr>
        <w:tab/>
      </w:r>
      <w:r w:rsidR="00CD5701">
        <w:rPr>
          <w:noProof/>
          <w:webHidden/>
        </w:rPr>
        <w:fldChar w:fldCharType="begin"/>
      </w:r>
      <w:r w:rsidR="00CD5701">
        <w:rPr>
          <w:noProof/>
          <w:webHidden/>
        </w:rPr>
        <w:instrText xml:space="preserve"> PAGEREF _Toc80793314 \h </w:instrText>
      </w:r>
      <w:r w:rsidR="00CD5701">
        <w:rPr>
          <w:noProof/>
          <w:webHidden/>
        </w:rPr>
      </w:r>
      <w:r w:rsidR="00CD5701">
        <w:rPr>
          <w:noProof/>
          <w:webHidden/>
        </w:rPr>
        <w:fldChar w:fldCharType="separate"/>
      </w:r>
      <w:r w:rsidR="007E2D4F">
        <w:rPr>
          <w:noProof/>
          <w:webHidden/>
        </w:rPr>
        <w:t>34</w:t>
      </w:r>
      <w:r w:rsidR="00CD5701">
        <w:rPr>
          <w:noProof/>
          <w:webHidden/>
        </w:rPr>
        <w:fldChar w:fldCharType="end"/>
      </w:r>
      <w:r>
        <w:rPr>
          <w:noProof/>
        </w:rPr>
        <w:fldChar w:fldCharType="end"/>
      </w:r>
    </w:p>
    <w:p w14:paraId="09FCC58C" w14:textId="7EB8BE7C"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"_Toc80793315"</w:instrText>
      </w:r>
      <w:ins w:id="126" w:author="Andrew Instone-Cowie" w:date="2024-06-19T12:08:00Z" w16du:dateUtc="2024-06-19T11:08:00Z">
        <w:r w:rsidR="00BB4DAF">
          <w:rPr>
            <w:noProof/>
          </w:rPr>
        </w:r>
      </w:ins>
      <w:r>
        <w:rPr>
          <w:noProof/>
        </w:rPr>
        <w:fldChar w:fldCharType="separate"/>
      </w:r>
      <w:r w:rsidR="00CD5701" w:rsidRPr="003F7725">
        <w:rPr>
          <w:rStyle w:val="Hyperlink"/>
          <w:noProof/>
        </w:rPr>
        <w:t>Figure 16 – Spike Dissipation (Uni-Directional)</w:t>
      </w:r>
      <w:r w:rsidR="00CD5701">
        <w:rPr>
          <w:noProof/>
          <w:webHidden/>
        </w:rPr>
        <w:tab/>
      </w:r>
      <w:r w:rsidR="00CD5701">
        <w:rPr>
          <w:noProof/>
          <w:webHidden/>
        </w:rPr>
        <w:fldChar w:fldCharType="begin"/>
      </w:r>
      <w:r w:rsidR="00CD5701">
        <w:rPr>
          <w:noProof/>
          <w:webHidden/>
        </w:rPr>
        <w:instrText xml:space="preserve"> PAGEREF _Toc80793315 \h </w:instrText>
      </w:r>
      <w:r w:rsidR="00CD5701">
        <w:rPr>
          <w:noProof/>
          <w:webHidden/>
        </w:rPr>
      </w:r>
      <w:r w:rsidR="00CD5701">
        <w:rPr>
          <w:noProof/>
          <w:webHidden/>
        </w:rPr>
        <w:fldChar w:fldCharType="separate"/>
      </w:r>
      <w:r w:rsidR="007E2D4F">
        <w:rPr>
          <w:noProof/>
          <w:webHidden/>
        </w:rPr>
        <w:t>34</w:t>
      </w:r>
      <w:r w:rsidR="00CD5701">
        <w:rPr>
          <w:noProof/>
          <w:webHidden/>
        </w:rPr>
        <w:fldChar w:fldCharType="end"/>
      </w:r>
      <w:r>
        <w:rPr>
          <w:noProof/>
        </w:rPr>
        <w:fldChar w:fldCharType="end"/>
      </w:r>
    </w:p>
    <w:p w14:paraId="41333D50" w14:textId="4BD56E6D"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"_Toc80793316"</w:instrText>
      </w:r>
      <w:ins w:id="127" w:author="Andrew Instone-Cowie" w:date="2024-06-19T12:08:00Z" w16du:dateUtc="2024-06-19T11:08:00Z">
        <w:r w:rsidR="00BB4DAF">
          <w:rPr>
            <w:noProof/>
          </w:rPr>
        </w:r>
      </w:ins>
      <w:r>
        <w:rPr>
          <w:noProof/>
        </w:rPr>
        <w:fldChar w:fldCharType="separate"/>
      </w:r>
      <w:r w:rsidR="00CD5701" w:rsidRPr="003F7725">
        <w:rPr>
          <w:rStyle w:val="Hyperlink"/>
          <w:noProof/>
        </w:rPr>
        <w:t>Figure 17 – Bi-Directional TVS Diode</w:t>
      </w:r>
      <w:r w:rsidR="00CD5701">
        <w:rPr>
          <w:noProof/>
          <w:webHidden/>
        </w:rPr>
        <w:tab/>
      </w:r>
      <w:r w:rsidR="00CD5701">
        <w:rPr>
          <w:noProof/>
          <w:webHidden/>
        </w:rPr>
        <w:fldChar w:fldCharType="begin"/>
      </w:r>
      <w:r w:rsidR="00CD5701">
        <w:rPr>
          <w:noProof/>
          <w:webHidden/>
        </w:rPr>
        <w:instrText xml:space="preserve"> PAGEREF _Toc80793316 \h </w:instrText>
      </w:r>
      <w:r w:rsidR="00CD5701">
        <w:rPr>
          <w:noProof/>
          <w:webHidden/>
        </w:rPr>
      </w:r>
      <w:r w:rsidR="00CD5701">
        <w:rPr>
          <w:noProof/>
          <w:webHidden/>
        </w:rPr>
        <w:fldChar w:fldCharType="separate"/>
      </w:r>
      <w:r w:rsidR="007E2D4F">
        <w:rPr>
          <w:noProof/>
          <w:webHidden/>
        </w:rPr>
        <w:t>35</w:t>
      </w:r>
      <w:r w:rsidR="00CD5701">
        <w:rPr>
          <w:noProof/>
          <w:webHidden/>
        </w:rPr>
        <w:fldChar w:fldCharType="end"/>
      </w:r>
      <w:r>
        <w:rPr>
          <w:noProof/>
        </w:rPr>
        <w:fldChar w:fldCharType="end"/>
      </w:r>
    </w:p>
    <w:p w14:paraId="65C3FB67" w14:textId="79BFDCBE"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"_Toc80793317"</w:instrText>
      </w:r>
      <w:ins w:id="128" w:author="Andrew Instone-Cowie" w:date="2024-06-19T12:08:00Z" w16du:dateUtc="2024-06-19T11:08:00Z">
        <w:r w:rsidR="00BB4DAF">
          <w:rPr>
            <w:noProof/>
          </w:rPr>
        </w:r>
      </w:ins>
      <w:r>
        <w:rPr>
          <w:noProof/>
        </w:rPr>
        <w:fldChar w:fldCharType="separate"/>
      </w:r>
      <w:r w:rsidR="00CD5701" w:rsidRPr="003F7725">
        <w:rPr>
          <w:rStyle w:val="Hyperlink"/>
          <w:noProof/>
        </w:rPr>
        <w:t>Figure 18 – Spike Dissipation (Bi-Directional)</w:t>
      </w:r>
      <w:r w:rsidR="00CD5701">
        <w:rPr>
          <w:noProof/>
          <w:webHidden/>
        </w:rPr>
        <w:tab/>
      </w:r>
      <w:r w:rsidR="00CD5701">
        <w:rPr>
          <w:noProof/>
          <w:webHidden/>
        </w:rPr>
        <w:fldChar w:fldCharType="begin"/>
      </w:r>
      <w:r w:rsidR="00CD5701">
        <w:rPr>
          <w:noProof/>
          <w:webHidden/>
        </w:rPr>
        <w:instrText xml:space="preserve"> PAGEREF _Toc80793317 \h </w:instrText>
      </w:r>
      <w:r w:rsidR="00CD5701">
        <w:rPr>
          <w:noProof/>
          <w:webHidden/>
        </w:rPr>
      </w:r>
      <w:r w:rsidR="00CD5701">
        <w:rPr>
          <w:noProof/>
          <w:webHidden/>
        </w:rPr>
        <w:fldChar w:fldCharType="separate"/>
      </w:r>
      <w:r w:rsidR="007E2D4F">
        <w:rPr>
          <w:noProof/>
          <w:webHidden/>
        </w:rPr>
        <w:t>36</w:t>
      </w:r>
      <w:r w:rsidR="00CD5701">
        <w:rPr>
          <w:noProof/>
          <w:webHidden/>
        </w:rPr>
        <w:fldChar w:fldCharType="end"/>
      </w:r>
      <w:r>
        <w:rPr>
          <w:noProof/>
        </w:rPr>
        <w:fldChar w:fldCharType="end"/>
      </w:r>
    </w:p>
    <w:p w14:paraId="2A909A5A" w14:textId="014EDDDB"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"_Toc80793318"</w:instrText>
      </w:r>
      <w:ins w:id="129" w:author="Andrew Instone-Cowie" w:date="2024-06-19T12:08:00Z" w16du:dateUtc="2024-06-19T11:08:00Z">
        <w:r w:rsidR="00BB4DAF">
          <w:rPr>
            <w:noProof/>
          </w:rPr>
        </w:r>
      </w:ins>
      <w:r>
        <w:rPr>
          <w:noProof/>
        </w:rPr>
        <w:fldChar w:fldCharType="separate"/>
      </w:r>
      <w:r w:rsidR="00CD5701" w:rsidRPr="003F7725">
        <w:rPr>
          <w:rStyle w:val="Hyperlink"/>
          <w:noProof/>
        </w:rPr>
        <w:t>Figure 19 – Leakage Current "Voltage Divider" Effect</w:t>
      </w:r>
      <w:r w:rsidR="00CD5701">
        <w:rPr>
          <w:noProof/>
          <w:webHidden/>
        </w:rPr>
        <w:tab/>
      </w:r>
      <w:r w:rsidR="00CD5701">
        <w:rPr>
          <w:noProof/>
          <w:webHidden/>
        </w:rPr>
        <w:fldChar w:fldCharType="begin"/>
      </w:r>
      <w:r w:rsidR="00CD5701">
        <w:rPr>
          <w:noProof/>
          <w:webHidden/>
        </w:rPr>
        <w:instrText xml:space="preserve"> PAGEREF _Toc80793318 \h </w:instrText>
      </w:r>
      <w:r w:rsidR="00CD5701">
        <w:rPr>
          <w:noProof/>
          <w:webHidden/>
        </w:rPr>
      </w:r>
      <w:r w:rsidR="00CD5701">
        <w:rPr>
          <w:noProof/>
          <w:webHidden/>
        </w:rPr>
        <w:fldChar w:fldCharType="separate"/>
      </w:r>
      <w:r w:rsidR="007E2D4F">
        <w:rPr>
          <w:noProof/>
          <w:webHidden/>
        </w:rPr>
        <w:t>37</w:t>
      </w:r>
      <w:r w:rsidR="00CD5701">
        <w:rPr>
          <w:noProof/>
          <w:webHidden/>
        </w:rPr>
        <w:fldChar w:fldCharType="end"/>
      </w:r>
      <w:r>
        <w:rPr>
          <w:noProof/>
        </w:rPr>
        <w:fldChar w:fldCharType="end"/>
      </w:r>
    </w:p>
    <w:p w14:paraId="087E32CF" w14:textId="5D3F39E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"_Toc80793319"</w:instrText>
      </w:r>
      <w:ins w:id="130" w:author="Andrew Instone-Cowie" w:date="2024-06-19T12:08:00Z" w16du:dateUtc="2024-06-19T11:08:00Z">
        <w:r w:rsidR="00BB4DAF">
          <w:rPr>
            <w:noProof/>
          </w:rPr>
        </w:r>
      </w:ins>
      <w:r>
        <w:rPr>
          <w:noProof/>
        </w:rPr>
        <w:fldChar w:fldCharType="separate"/>
      </w:r>
      <w:r w:rsidR="00CD5701" w:rsidRPr="003F7725">
        <w:rPr>
          <w:rStyle w:val="Hyperlink"/>
          <w:noProof/>
        </w:rPr>
        <w:t>Figure 20 – Leakage Current – Supplementary Pull-Up Resistor</w:t>
      </w:r>
      <w:r w:rsidR="00CD5701">
        <w:rPr>
          <w:noProof/>
          <w:webHidden/>
        </w:rPr>
        <w:tab/>
      </w:r>
      <w:r w:rsidR="00CD5701">
        <w:rPr>
          <w:noProof/>
          <w:webHidden/>
        </w:rPr>
        <w:fldChar w:fldCharType="begin"/>
      </w:r>
      <w:r w:rsidR="00CD5701">
        <w:rPr>
          <w:noProof/>
          <w:webHidden/>
        </w:rPr>
        <w:instrText xml:space="preserve"> PAGEREF _Toc80793319 \h </w:instrText>
      </w:r>
      <w:r w:rsidR="00CD5701">
        <w:rPr>
          <w:noProof/>
          <w:webHidden/>
        </w:rPr>
      </w:r>
      <w:r w:rsidR="00CD5701">
        <w:rPr>
          <w:noProof/>
          <w:webHidden/>
        </w:rPr>
        <w:fldChar w:fldCharType="separate"/>
      </w:r>
      <w:r w:rsidR="007E2D4F">
        <w:rPr>
          <w:noProof/>
          <w:webHidden/>
        </w:rPr>
        <w:t>37</w:t>
      </w:r>
      <w:r w:rsidR="00CD5701">
        <w:rPr>
          <w:noProof/>
          <w:webHidden/>
        </w:rPr>
        <w:fldChar w:fldCharType="end"/>
      </w:r>
      <w:r>
        <w:rPr>
          <w:noProof/>
        </w:rPr>
        <w:fldChar w:fldCharType="end"/>
      </w:r>
    </w:p>
    <w:p w14:paraId="6C6FE6F2" w14:textId="71E79EDA"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"_Toc80793320"</w:instrText>
      </w:r>
      <w:ins w:id="131" w:author="Andrew Instone-Cowie" w:date="2024-06-19T12:08:00Z" w16du:dateUtc="2024-06-19T11:08:00Z">
        <w:r w:rsidR="00BB4DAF">
          <w:rPr>
            <w:noProof/>
          </w:rPr>
        </w:r>
      </w:ins>
      <w:r>
        <w:rPr>
          <w:noProof/>
        </w:rPr>
        <w:fldChar w:fldCharType="separate"/>
      </w:r>
      <w:r w:rsidR="00CD5701" w:rsidRPr="003F7725">
        <w:rPr>
          <w:rStyle w:val="Hyperlink"/>
          <w:noProof/>
        </w:rPr>
        <w:t>Figure 21 – Sensor Module Connector</w:t>
      </w:r>
      <w:r w:rsidR="00CD5701">
        <w:rPr>
          <w:noProof/>
          <w:webHidden/>
        </w:rPr>
        <w:tab/>
      </w:r>
      <w:r w:rsidR="00CD5701">
        <w:rPr>
          <w:noProof/>
          <w:webHidden/>
        </w:rPr>
        <w:fldChar w:fldCharType="begin"/>
      </w:r>
      <w:r w:rsidR="00CD5701">
        <w:rPr>
          <w:noProof/>
          <w:webHidden/>
        </w:rPr>
        <w:instrText xml:space="preserve"> PAGEREF _Toc80793320 \h </w:instrText>
      </w:r>
      <w:r w:rsidR="00CD5701">
        <w:rPr>
          <w:noProof/>
          <w:webHidden/>
        </w:rPr>
      </w:r>
      <w:r w:rsidR="00CD5701">
        <w:rPr>
          <w:noProof/>
          <w:webHidden/>
        </w:rPr>
        <w:fldChar w:fldCharType="separate"/>
      </w:r>
      <w:r w:rsidR="007E2D4F">
        <w:rPr>
          <w:noProof/>
          <w:webHidden/>
        </w:rPr>
        <w:t>39</w:t>
      </w:r>
      <w:r w:rsidR="00CD5701">
        <w:rPr>
          <w:noProof/>
          <w:webHidden/>
        </w:rPr>
        <w:fldChar w:fldCharType="end"/>
      </w:r>
      <w:r>
        <w:rPr>
          <w:noProof/>
        </w:rPr>
        <w:fldChar w:fldCharType="end"/>
      </w:r>
    </w:p>
    <w:p w14:paraId="1BFBB127" w14:textId="1217CD7F"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"_Toc80793321"</w:instrText>
      </w:r>
      <w:ins w:id="132" w:author="Andrew Instone-Cowie" w:date="2024-06-19T12:08:00Z" w16du:dateUtc="2024-06-19T11:08:00Z">
        <w:r w:rsidR="00BB4DAF">
          <w:rPr>
            <w:noProof/>
          </w:rPr>
        </w:r>
      </w:ins>
      <w:r>
        <w:rPr>
          <w:noProof/>
        </w:rPr>
        <w:fldChar w:fldCharType="separate"/>
      </w:r>
      <w:r w:rsidR="00CD5701" w:rsidRPr="003F7725">
        <w:rPr>
          <w:rStyle w:val="Hyperlink"/>
          <w:noProof/>
        </w:rPr>
        <w:t>Figure 22 – Sensor Chain Inter-Connection</w:t>
      </w:r>
      <w:r w:rsidR="00CD5701">
        <w:rPr>
          <w:noProof/>
          <w:webHidden/>
        </w:rPr>
        <w:tab/>
      </w:r>
      <w:r w:rsidR="00CD5701">
        <w:rPr>
          <w:noProof/>
          <w:webHidden/>
        </w:rPr>
        <w:fldChar w:fldCharType="begin"/>
      </w:r>
      <w:r w:rsidR="00CD5701">
        <w:rPr>
          <w:noProof/>
          <w:webHidden/>
        </w:rPr>
        <w:instrText xml:space="preserve"> PAGEREF _Toc80793321 \h </w:instrText>
      </w:r>
      <w:r w:rsidR="00CD5701">
        <w:rPr>
          <w:noProof/>
          <w:webHidden/>
        </w:rPr>
      </w:r>
      <w:r w:rsidR="00CD5701">
        <w:rPr>
          <w:noProof/>
          <w:webHidden/>
        </w:rPr>
        <w:fldChar w:fldCharType="separate"/>
      </w:r>
      <w:r w:rsidR="007E2D4F">
        <w:rPr>
          <w:noProof/>
          <w:webHidden/>
        </w:rPr>
        <w:t>39</w:t>
      </w:r>
      <w:r w:rsidR="00CD5701">
        <w:rPr>
          <w:noProof/>
          <w:webHidden/>
        </w:rPr>
        <w:fldChar w:fldCharType="end"/>
      </w:r>
      <w:r>
        <w:rPr>
          <w:noProof/>
        </w:rPr>
        <w:fldChar w:fldCharType="end"/>
      </w:r>
    </w:p>
    <w:p w14:paraId="21C7D38D" w14:textId="64DDE38F"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"_Toc80793322"</w:instrText>
      </w:r>
      <w:ins w:id="133" w:author="Andrew Instone-Cowie" w:date="2024-06-19T12:08:00Z" w16du:dateUtc="2024-06-19T11:08:00Z">
        <w:r w:rsidR="00BB4DAF">
          <w:rPr>
            <w:noProof/>
          </w:rPr>
        </w:r>
      </w:ins>
      <w:r>
        <w:rPr>
          <w:noProof/>
        </w:rPr>
        <w:fldChar w:fldCharType="separate"/>
      </w:r>
      <w:r w:rsidR="00CD5701" w:rsidRPr="003F7725">
        <w:rPr>
          <w:rStyle w:val="Hyperlink"/>
          <w:noProof/>
        </w:rPr>
        <w:t>Figure 23 – Simulator Interface Module Sensor Connector</w:t>
      </w:r>
      <w:r w:rsidR="00CD5701">
        <w:rPr>
          <w:noProof/>
          <w:webHidden/>
        </w:rPr>
        <w:tab/>
      </w:r>
      <w:r w:rsidR="00CD5701">
        <w:rPr>
          <w:noProof/>
          <w:webHidden/>
        </w:rPr>
        <w:fldChar w:fldCharType="begin"/>
      </w:r>
      <w:r w:rsidR="00CD5701">
        <w:rPr>
          <w:noProof/>
          <w:webHidden/>
        </w:rPr>
        <w:instrText xml:space="preserve"> PAGEREF _Toc80793322 \h </w:instrText>
      </w:r>
      <w:r w:rsidR="00CD5701">
        <w:rPr>
          <w:noProof/>
          <w:webHidden/>
        </w:rPr>
      </w:r>
      <w:r w:rsidR="00CD5701">
        <w:rPr>
          <w:noProof/>
          <w:webHidden/>
        </w:rPr>
        <w:fldChar w:fldCharType="separate"/>
      </w:r>
      <w:r w:rsidR="007E2D4F">
        <w:rPr>
          <w:noProof/>
          <w:webHidden/>
        </w:rPr>
        <w:t>40</w:t>
      </w:r>
      <w:r w:rsidR="00CD5701">
        <w:rPr>
          <w:noProof/>
          <w:webHidden/>
        </w:rPr>
        <w:fldChar w:fldCharType="end"/>
      </w:r>
      <w:r>
        <w:rPr>
          <w:noProof/>
        </w:rPr>
        <w:fldChar w:fldCharType="end"/>
      </w:r>
    </w:p>
    <w:p w14:paraId="0A0B8C69" w14:textId="70E24FEB"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"_Toc80793323"</w:instrText>
      </w:r>
      <w:ins w:id="134" w:author="Andrew Instone-Cowie" w:date="2024-06-19T12:08:00Z" w16du:dateUtc="2024-06-19T11:08:00Z">
        <w:r w:rsidR="00BB4DAF">
          <w:rPr>
            <w:noProof/>
          </w:rPr>
        </w:r>
      </w:ins>
      <w:r>
        <w:rPr>
          <w:noProof/>
        </w:rPr>
        <w:fldChar w:fldCharType="separate"/>
      </w:r>
      <w:r w:rsidR="00CD5701" w:rsidRPr="003F7725">
        <w:rPr>
          <w:rStyle w:val="Hyperlink"/>
          <w:noProof/>
        </w:rPr>
        <w:t>Figure 24 – Simulator Interface 4-Gang Connector</w:t>
      </w:r>
      <w:r w:rsidR="00CD5701">
        <w:rPr>
          <w:noProof/>
          <w:webHidden/>
        </w:rPr>
        <w:tab/>
      </w:r>
      <w:r w:rsidR="00CD5701">
        <w:rPr>
          <w:noProof/>
          <w:webHidden/>
        </w:rPr>
        <w:fldChar w:fldCharType="begin"/>
      </w:r>
      <w:r w:rsidR="00CD5701">
        <w:rPr>
          <w:noProof/>
          <w:webHidden/>
        </w:rPr>
        <w:instrText xml:space="preserve"> PAGEREF _Toc80793323 \h </w:instrText>
      </w:r>
      <w:r w:rsidR="00CD5701">
        <w:rPr>
          <w:noProof/>
          <w:webHidden/>
        </w:rPr>
      </w:r>
      <w:r w:rsidR="00CD5701">
        <w:rPr>
          <w:noProof/>
          <w:webHidden/>
        </w:rPr>
        <w:fldChar w:fldCharType="separate"/>
      </w:r>
      <w:r w:rsidR="007E2D4F">
        <w:rPr>
          <w:noProof/>
          <w:webHidden/>
        </w:rPr>
        <w:t>40</w:t>
      </w:r>
      <w:r w:rsidR="00CD5701">
        <w:rPr>
          <w:noProof/>
          <w:webHidden/>
        </w:rPr>
        <w:fldChar w:fldCharType="end"/>
      </w:r>
      <w:r>
        <w:rPr>
          <w:noProof/>
        </w:rPr>
        <w:fldChar w:fldCharType="end"/>
      </w:r>
    </w:p>
    <w:p w14:paraId="781656DB" w14:textId="47F11C76"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"_Toc80793324"</w:instrText>
      </w:r>
      <w:ins w:id="135" w:author="Andrew Instone-Cowie" w:date="2024-06-19T12:08:00Z" w16du:dateUtc="2024-06-19T11:08:00Z">
        <w:r w:rsidR="00BB4DAF">
          <w:rPr>
            <w:noProof/>
          </w:rPr>
        </w:r>
      </w:ins>
      <w:r>
        <w:rPr>
          <w:noProof/>
        </w:rPr>
        <w:fldChar w:fldCharType="separate"/>
      </w:r>
      <w:r w:rsidR="00CD5701" w:rsidRPr="003F7725">
        <w:rPr>
          <w:rStyle w:val="Hyperlink"/>
          <w:noProof/>
        </w:rPr>
        <w:t>Figure 25 – Simulator Interface Module Power/Data Connector</w:t>
      </w:r>
      <w:r w:rsidR="00CD5701">
        <w:rPr>
          <w:noProof/>
          <w:webHidden/>
        </w:rPr>
        <w:tab/>
      </w:r>
      <w:r w:rsidR="00CD5701">
        <w:rPr>
          <w:noProof/>
          <w:webHidden/>
        </w:rPr>
        <w:fldChar w:fldCharType="begin"/>
      </w:r>
      <w:r w:rsidR="00CD5701">
        <w:rPr>
          <w:noProof/>
          <w:webHidden/>
        </w:rPr>
        <w:instrText xml:space="preserve"> PAGEREF _Toc80793324 \h </w:instrText>
      </w:r>
      <w:r w:rsidR="00CD5701">
        <w:rPr>
          <w:noProof/>
          <w:webHidden/>
        </w:rPr>
      </w:r>
      <w:r w:rsidR="00CD5701">
        <w:rPr>
          <w:noProof/>
          <w:webHidden/>
        </w:rPr>
        <w:fldChar w:fldCharType="separate"/>
      </w:r>
      <w:r w:rsidR="007E2D4F">
        <w:rPr>
          <w:noProof/>
          <w:webHidden/>
        </w:rPr>
        <w:t>41</w:t>
      </w:r>
      <w:r w:rsidR="00CD5701">
        <w:rPr>
          <w:noProof/>
          <w:webHidden/>
        </w:rPr>
        <w:fldChar w:fldCharType="end"/>
      </w:r>
      <w:r>
        <w:rPr>
          <w:noProof/>
        </w:rPr>
        <w:fldChar w:fldCharType="end"/>
      </w:r>
    </w:p>
    <w:p w14:paraId="0C0F110A" w14:textId="5F2DF824"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"_Toc80793325"</w:instrText>
      </w:r>
      <w:ins w:id="136" w:author="Andrew Instone-Cowie" w:date="2024-06-19T12:08:00Z" w16du:dateUtc="2024-06-19T11:08:00Z">
        <w:r w:rsidR="00BB4DAF">
          <w:rPr>
            <w:noProof/>
          </w:rPr>
        </w:r>
      </w:ins>
      <w:r>
        <w:rPr>
          <w:noProof/>
        </w:rPr>
        <w:fldChar w:fldCharType="separate"/>
      </w:r>
      <w:r w:rsidR="00CD5701" w:rsidRPr="003F7725">
        <w:rPr>
          <w:rStyle w:val="Hyperlink"/>
          <w:noProof/>
        </w:rPr>
        <w:t>Figure 26 – Power Module Power/Data Connector</w:t>
      </w:r>
      <w:r w:rsidR="00CD5701">
        <w:rPr>
          <w:noProof/>
          <w:webHidden/>
        </w:rPr>
        <w:tab/>
      </w:r>
      <w:r w:rsidR="00CD5701">
        <w:rPr>
          <w:noProof/>
          <w:webHidden/>
        </w:rPr>
        <w:fldChar w:fldCharType="begin"/>
      </w:r>
      <w:r w:rsidR="00CD5701">
        <w:rPr>
          <w:noProof/>
          <w:webHidden/>
        </w:rPr>
        <w:instrText xml:space="preserve"> PAGEREF _Toc80793325 \h </w:instrText>
      </w:r>
      <w:r w:rsidR="00CD5701">
        <w:rPr>
          <w:noProof/>
          <w:webHidden/>
        </w:rPr>
      </w:r>
      <w:r w:rsidR="00CD5701">
        <w:rPr>
          <w:noProof/>
          <w:webHidden/>
        </w:rPr>
        <w:fldChar w:fldCharType="separate"/>
      </w:r>
      <w:r w:rsidR="007E2D4F">
        <w:rPr>
          <w:noProof/>
          <w:webHidden/>
        </w:rPr>
        <w:t>42</w:t>
      </w:r>
      <w:r w:rsidR="00CD5701">
        <w:rPr>
          <w:noProof/>
          <w:webHidden/>
        </w:rPr>
        <w:fldChar w:fldCharType="end"/>
      </w:r>
      <w:r>
        <w:rPr>
          <w:noProof/>
        </w:rPr>
        <w:fldChar w:fldCharType="end"/>
      </w:r>
    </w:p>
    <w:p w14:paraId="390D5B50" w14:textId="5A9B96E0" w:rsidR="00CD5701" w:rsidRDefault="00000000" w:rsidP="00EE121F">
      <w:pPr>
        <w:pStyle w:val="TableofFigures"/>
        <w:tabs>
          <w:tab w:val="right" w:leader="dot" w:pos="9016"/>
        </w:tabs>
        <w:spacing w:after="120"/>
        <w:rPr>
          <w:rFonts w:eastAsiaTheme="minorEastAsia"/>
          <w:noProof/>
          <w:lang w:eastAsia="en-GB"/>
        </w:rPr>
      </w:pPr>
      <w:r>
        <w:rPr>
          <w:noProof/>
        </w:rPr>
        <w:lastRenderedPageBreak/>
        <w:fldChar w:fldCharType="begin"/>
      </w:r>
      <w:r>
        <w:rPr>
          <w:noProof/>
        </w:rPr>
        <w:instrText>HYPERLINK \l "_Toc80793326"</w:instrText>
      </w:r>
      <w:ins w:id="137" w:author="Andrew Instone-Cowie" w:date="2024-06-19T12:08:00Z" w16du:dateUtc="2024-06-19T11:08:00Z">
        <w:r w:rsidR="00BB4DAF">
          <w:rPr>
            <w:noProof/>
          </w:rPr>
        </w:r>
      </w:ins>
      <w:r>
        <w:rPr>
          <w:noProof/>
        </w:rPr>
        <w:fldChar w:fldCharType="separate"/>
      </w:r>
      <w:r w:rsidR="00CD5701" w:rsidRPr="003F7725">
        <w:rPr>
          <w:rStyle w:val="Hyperlink"/>
          <w:noProof/>
        </w:rPr>
        <w:t>Figure 27 – Second PC Module Connector</w:t>
      </w:r>
      <w:r w:rsidR="00CD5701">
        <w:rPr>
          <w:noProof/>
          <w:webHidden/>
        </w:rPr>
        <w:tab/>
      </w:r>
      <w:r w:rsidR="00CD5701">
        <w:rPr>
          <w:noProof/>
          <w:webHidden/>
        </w:rPr>
        <w:fldChar w:fldCharType="begin"/>
      </w:r>
      <w:r w:rsidR="00CD5701">
        <w:rPr>
          <w:noProof/>
          <w:webHidden/>
        </w:rPr>
        <w:instrText xml:space="preserve"> PAGEREF _Toc80793326 \h </w:instrText>
      </w:r>
      <w:r w:rsidR="00CD5701">
        <w:rPr>
          <w:noProof/>
          <w:webHidden/>
        </w:rPr>
      </w:r>
      <w:r w:rsidR="00CD5701">
        <w:rPr>
          <w:noProof/>
          <w:webHidden/>
        </w:rPr>
        <w:fldChar w:fldCharType="separate"/>
      </w:r>
      <w:r w:rsidR="007E2D4F">
        <w:rPr>
          <w:noProof/>
          <w:webHidden/>
        </w:rPr>
        <w:t>43</w:t>
      </w:r>
      <w:r w:rsidR="00CD5701">
        <w:rPr>
          <w:noProof/>
          <w:webHidden/>
        </w:rPr>
        <w:fldChar w:fldCharType="end"/>
      </w:r>
      <w:r>
        <w:rPr>
          <w:noProof/>
        </w:rPr>
        <w:fldChar w:fldCharType="end"/>
      </w:r>
    </w:p>
    <w:p w14:paraId="5074EC1F" w14:textId="4DF3BB00"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"_Toc80793327"</w:instrText>
      </w:r>
      <w:ins w:id="138" w:author="Andrew Instone-Cowie" w:date="2024-06-19T12:08:00Z" w16du:dateUtc="2024-06-19T11:08:00Z">
        <w:r w:rsidR="00BB4DAF">
          <w:rPr>
            <w:noProof/>
          </w:rPr>
        </w:r>
      </w:ins>
      <w:r>
        <w:rPr>
          <w:noProof/>
        </w:rPr>
        <w:fldChar w:fldCharType="separate"/>
      </w:r>
      <w:r w:rsidR="00CD5701" w:rsidRPr="003F7725">
        <w:rPr>
          <w:rStyle w:val="Hyperlink"/>
          <w:noProof/>
        </w:rPr>
        <w:t>Figure 28 – Basic Serial Splitter Connector</w:t>
      </w:r>
      <w:r w:rsidR="00CD5701">
        <w:rPr>
          <w:noProof/>
          <w:webHidden/>
        </w:rPr>
        <w:tab/>
      </w:r>
      <w:r w:rsidR="00CD5701">
        <w:rPr>
          <w:noProof/>
          <w:webHidden/>
        </w:rPr>
        <w:fldChar w:fldCharType="begin"/>
      </w:r>
      <w:r w:rsidR="00CD5701">
        <w:rPr>
          <w:noProof/>
          <w:webHidden/>
        </w:rPr>
        <w:instrText xml:space="preserve"> PAGEREF _Toc80793327 \h </w:instrText>
      </w:r>
      <w:r w:rsidR="00CD5701">
        <w:rPr>
          <w:noProof/>
          <w:webHidden/>
        </w:rPr>
      </w:r>
      <w:r w:rsidR="00CD5701">
        <w:rPr>
          <w:noProof/>
          <w:webHidden/>
        </w:rPr>
        <w:fldChar w:fldCharType="separate"/>
      </w:r>
      <w:r w:rsidR="007E2D4F">
        <w:rPr>
          <w:noProof/>
          <w:webHidden/>
        </w:rPr>
        <w:t>44</w:t>
      </w:r>
      <w:r w:rsidR="00CD5701">
        <w:rPr>
          <w:noProof/>
          <w:webHidden/>
        </w:rPr>
        <w:fldChar w:fldCharType="end"/>
      </w:r>
      <w:r>
        <w:rPr>
          <w:noProof/>
        </w:rPr>
        <w:fldChar w:fldCharType="end"/>
      </w:r>
    </w:p>
    <w:p w14:paraId="309335DB" w14:textId="012FF525"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"_Toc80793328"</w:instrText>
      </w:r>
      <w:ins w:id="139" w:author="Andrew Instone-Cowie" w:date="2024-06-19T12:08:00Z" w16du:dateUtc="2024-06-19T11:08:00Z">
        <w:r w:rsidR="00BB4DAF">
          <w:rPr>
            <w:noProof/>
          </w:rPr>
        </w:r>
      </w:ins>
      <w:r>
        <w:rPr>
          <w:noProof/>
        </w:rPr>
        <w:fldChar w:fldCharType="separate"/>
      </w:r>
      <w:r w:rsidR="00CD5701" w:rsidRPr="003F7725">
        <w:rPr>
          <w:rStyle w:val="Hyperlink"/>
          <w:noProof/>
        </w:rPr>
        <w:t>Figure 29 – Power Module DB9 Serial Connector</w:t>
      </w:r>
      <w:r w:rsidR="00CD5701">
        <w:rPr>
          <w:noProof/>
          <w:webHidden/>
        </w:rPr>
        <w:tab/>
      </w:r>
      <w:r w:rsidR="00CD5701">
        <w:rPr>
          <w:noProof/>
          <w:webHidden/>
        </w:rPr>
        <w:fldChar w:fldCharType="begin"/>
      </w:r>
      <w:r w:rsidR="00CD5701">
        <w:rPr>
          <w:noProof/>
          <w:webHidden/>
        </w:rPr>
        <w:instrText xml:space="preserve"> PAGEREF _Toc80793328 \h </w:instrText>
      </w:r>
      <w:r w:rsidR="00CD5701">
        <w:rPr>
          <w:noProof/>
          <w:webHidden/>
        </w:rPr>
      </w:r>
      <w:r w:rsidR="00CD5701">
        <w:rPr>
          <w:noProof/>
          <w:webHidden/>
        </w:rPr>
        <w:fldChar w:fldCharType="separate"/>
      </w:r>
      <w:r w:rsidR="007E2D4F">
        <w:rPr>
          <w:noProof/>
          <w:webHidden/>
        </w:rPr>
        <w:t>46</w:t>
      </w:r>
      <w:r w:rsidR="00CD5701">
        <w:rPr>
          <w:noProof/>
          <w:webHidden/>
        </w:rPr>
        <w:fldChar w:fldCharType="end"/>
      </w:r>
      <w:r>
        <w:rPr>
          <w:noProof/>
        </w:rPr>
        <w:fldChar w:fldCharType="end"/>
      </w:r>
    </w:p>
    <w:p w14:paraId="1A85EF2C" w14:textId="464AFA8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"_Toc80793329"</w:instrText>
      </w:r>
      <w:ins w:id="140" w:author="Andrew Instone-Cowie" w:date="2024-06-19T12:08:00Z" w16du:dateUtc="2024-06-19T11:08:00Z">
        <w:r w:rsidR="00BB4DAF">
          <w:rPr>
            <w:noProof/>
          </w:rPr>
        </w:r>
      </w:ins>
      <w:r>
        <w:rPr>
          <w:noProof/>
        </w:rPr>
        <w:fldChar w:fldCharType="separate"/>
      </w:r>
      <w:r w:rsidR="00CD5701" w:rsidRPr="003F7725">
        <w:rPr>
          <w:rStyle w:val="Hyperlink"/>
          <w:noProof/>
        </w:rPr>
        <w:t>Figure 30 – Second PC Module DB9 Serial Connector</w:t>
      </w:r>
      <w:r w:rsidR="00CD5701">
        <w:rPr>
          <w:noProof/>
          <w:webHidden/>
        </w:rPr>
        <w:tab/>
      </w:r>
      <w:r w:rsidR="00CD5701">
        <w:rPr>
          <w:noProof/>
          <w:webHidden/>
        </w:rPr>
        <w:fldChar w:fldCharType="begin"/>
      </w:r>
      <w:r w:rsidR="00CD5701">
        <w:rPr>
          <w:noProof/>
          <w:webHidden/>
        </w:rPr>
        <w:instrText xml:space="preserve"> PAGEREF _Toc80793329 \h </w:instrText>
      </w:r>
      <w:r w:rsidR="00CD5701">
        <w:rPr>
          <w:noProof/>
          <w:webHidden/>
        </w:rPr>
      </w:r>
      <w:r w:rsidR="00CD5701">
        <w:rPr>
          <w:noProof/>
          <w:webHidden/>
        </w:rPr>
        <w:fldChar w:fldCharType="separate"/>
      </w:r>
      <w:r w:rsidR="007E2D4F">
        <w:rPr>
          <w:noProof/>
          <w:webHidden/>
        </w:rPr>
        <w:t>46</w:t>
      </w:r>
      <w:r w:rsidR="00CD5701">
        <w:rPr>
          <w:noProof/>
          <w:webHidden/>
        </w:rPr>
        <w:fldChar w:fldCharType="end"/>
      </w:r>
      <w:r>
        <w:rPr>
          <w:noProof/>
        </w:rPr>
        <w:fldChar w:fldCharType="end"/>
      </w:r>
    </w:p>
    <w:p w14:paraId="1F3531F2" w14:textId="727138AA"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"_Toc80793330"</w:instrText>
      </w:r>
      <w:ins w:id="141" w:author="Andrew Instone-Cowie" w:date="2024-06-19T12:08:00Z" w16du:dateUtc="2024-06-19T11:08:00Z">
        <w:r w:rsidR="00BB4DAF">
          <w:rPr>
            <w:noProof/>
          </w:rPr>
        </w:r>
      </w:ins>
      <w:r>
        <w:rPr>
          <w:noProof/>
        </w:rPr>
        <w:fldChar w:fldCharType="separate"/>
      </w:r>
      <w:r w:rsidR="00CD5701" w:rsidRPr="003F7725">
        <w:rPr>
          <w:rStyle w:val="Hyperlink"/>
          <w:noProof/>
        </w:rPr>
        <w:t>Figure 31 – Basic Serial Splitter DB9 Serial Connectors</w:t>
      </w:r>
      <w:r w:rsidR="00CD5701">
        <w:rPr>
          <w:noProof/>
          <w:webHidden/>
        </w:rPr>
        <w:tab/>
      </w:r>
      <w:r w:rsidR="00CD5701">
        <w:rPr>
          <w:noProof/>
          <w:webHidden/>
        </w:rPr>
        <w:fldChar w:fldCharType="begin"/>
      </w:r>
      <w:r w:rsidR="00CD5701">
        <w:rPr>
          <w:noProof/>
          <w:webHidden/>
        </w:rPr>
        <w:instrText xml:space="preserve"> PAGEREF _Toc80793330 \h </w:instrText>
      </w:r>
      <w:r w:rsidR="00CD5701">
        <w:rPr>
          <w:noProof/>
          <w:webHidden/>
        </w:rPr>
      </w:r>
      <w:r w:rsidR="00CD5701">
        <w:rPr>
          <w:noProof/>
          <w:webHidden/>
        </w:rPr>
        <w:fldChar w:fldCharType="separate"/>
      </w:r>
      <w:r w:rsidR="007E2D4F">
        <w:rPr>
          <w:noProof/>
          <w:webHidden/>
        </w:rPr>
        <w:t>47</w:t>
      </w:r>
      <w:r w:rsidR="00CD5701">
        <w:rPr>
          <w:noProof/>
          <w:webHidden/>
        </w:rPr>
        <w:fldChar w:fldCharType="end"/>
      </w:r>
      <w:r>
        <w:rPr>
          <w:noProof/>
        </w:rPr>
        <w:fldChar w:fldCharType="end"/>
      </w:r>
    </w:p>
    <w:p w14:paraId="56C9C4EA" w14:textId="6495BC2F"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"_Toc80793331"</w:instrText>
      </w:r>
      <w:ins w:id="142" w:author="Andrew Instone-Cowie" w:date="2024-06-19T12:08:00Z" w16du:dateUtc="2024-06-19T11:08:00Z">
        <w:r w:rsidR="00BB4DAF">
          <w:rPr>
            <w:noProof/>
          </w:rPr>
        </w:r>
      </w:ins>
      <w:r>
        <w:rPr>
          <w:noProof/>
        </w:rPr>
        <w:fldChar w:fldCharType="separate"/>
      </w:r>
      <w:r w:rsidR="00CD5701" w:rsidRPr="003F7725">
        <w:rPr>
          <w:rStyle w:val="Hyperlink"/>
          <w:noProof/>
        </w:rPr>
        <w:t>Figure 32 – Simulator Interface Main Loop Timing</w:t>
      </w:r>
      <w:r w:rsidR="00CD5701">
        <w:rPr>
          <w:noProof/>
          <w:webHidden/>
        </w:rPr>
        <w:tab/>
      </w:r>
      <w:r w:rsidR="00CD5701">
        <w:rPr>
          <w:noProof/>
          <w:webHidden/>
        </w:rPr>
        <w:fldChar w:fldCharType="begin"/>
      </w:r>
      <w:r w:rsidR="00CD5701">
        <w:rPr>
          <w:noProof/>
          <w:webHidden/>
        </w:rPr>
        <w:instrText xml:space="preserve"> PAGEREF _Toc80793331 \h </w:instrText>
      </w:r>
      <w:r w:rsidR="00CD5701">
        <w:rPr>
          <w:noProof/>
          <w:webHidden/>
        </w:rPr>
      </w:r>
      <w:r w:rsidR="00CD5701">
        <w:rPr>
          <w:noProof/>
          <w:webHidden/>
        </w:rPr>
        <w:fldChar w:fldCharType="separate"/>
      </w:r>
      <w:r w:rsidR="007E2D4F">
        <w:rPr>
          <w:noProof/>
          <w:webHidden/>
        </w:rPr>
        <w:t>49</w:t>
      </w:r>
      <w:r w:rsidR="00CD5701">
        <w:rPr>
          <w:noProof/>
          <w:webHidden/>
        </w:rPr>
        <w:fldChar w:fldCharType="end"/>
      </w:r>
      <w:r>
        <w:rPr>
          <w:noProof/>
        </w:rPr>
        <w:fldChar w:fldCharType="end"/>
      </w:r>
    </w:p>
    <w:p w14:paraId="15942119" w14:textId="334A1CE2"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"_Toc80793332"</w:instrText>
      </w:r>
      <w:ins w:id="143" w:author="Andrew Instone-Cowie" w:date="2024-06-19T12:08:00Z" w16du:dateUtc="2024-06-19T11:08:00Z">
        <w:r w:rsidR="00BB4DAF">
          <w:rPr>
            <w:noProof/>
          </w:rPr>
        </w:r>
      </w:ins>
      <w:r>
        <w:rPr>
          <w:noProof/>
        </w:rPr>
        <w:fldChar w:fldCharType="separate"/>
      </w:r>
      <w:r w:rsidR="00CD5701" w:rsidRPr="003F7725">
        <w:rPr>
          <w:rStyle w:val="Hyperlink"/>
          <w:noProof/>
        </w:rPr>
        <w:t>Figure 33 – State Machine Transitions Illustration</w:t>
      </w:r>
      <w:r w:rsidR="00CD5701">
        <w:rPr>
          <w:noProof/>
          <w:webHidden/>
        </w:rPr>
        <w:tab/>
      </w:r>
      <w:r w:rsidR="00CD5701">
        <w:rPr>
          <w:noProof/>
          <w:webHidden/>
        </w:rPr>
        <w:fldChar w:fldCharType="begin"/>
      </w:r>
      <w:r w:rsidR="00CD5701">
        <w:rPr>
          <w:noProof/>
          <w:webHidden/>
        </w:rPr>
        <w:instrText xml:space="preserve"> PAGEREF _Toc80793332 \h </w:instrText>
      </w:r>
      <w:r w:rsidR="00CD5701">
        <w:rPr>
          <w:noProof/>
          <w:webHidden/>
        </w:rPr>
      </w:r>
      <w:r w:rsidR="00CD5701">
        <w:rPr>
          <w:noProof/>
          <w:webHidden/>
        </w:rPr>
        <w:fldChar w:fldCharType="separate"/>
      </w:r>
      <w:r w:rsidR="007E2D4F">
        <w:rPr>
          <w:noProof/>
          <w:webHidden/>
        </w:rPr>
        <w:t>50</w:t>
      </w:r>
      <w:r w:rsidR="00CD5701">
        <w:rPr>
          <w:noProof/>
          <w:webHidden/>
        </w:rPr>
        <w:fldChar w:fldCharType="end"/>
      </w:r>
      <w:r>
        <w:rPr>
          <w:noProof/>
        </w:rPr>
        <w:fldChar w:fldCharType="end"/>
      </w:r>
    </w:p>
    <w:p w14:paraId="6EC6789F" w14:textId="462A5485"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"_Toc80793333"</w:instrText>
      </w:r>
      <w:ins w:id="144" w:author="Andrew Instone-Cowie" w:date="2024-06-19T12:08:00Z" w16du:dateUtc="2024-06-19T11:08:00Z">
        <w:r w:rsidR="00BB4DAF">
          <w:rPr>
            <w:noProof/>
          </w:rPr>
        </w:r>
      </w:ins>
      <w:r>
        <w:rPr>
          <w:noProof/>
        </w:rPr>
        <w:fldChar w:fldCharType="separate"/>
      </w:r>
      <w:r w:rsidR="00CD5701" w:rsidRPr="003F7725">
        <w:rPr>
          <w:rStyle w:val="Hyperlink"/>
          <w:noProof/>
        </w:rPr>
        <w:t>Figure 34 – Sensor De-Bounce Illustration</w:t>
      </w:r>
      <w:r w:rsidR="00CD5701">
        <w:rPr>
          <w:noProof/>
          <w:webHidden/>
        </w:rPr>
        <w:tab/>
      </w:r>
      <w:r w:rsidR="00CD5701">
        <w:rPr>
          <w:noProof/>
          <w:webHidden/>
        </w:rPr>
        <w:fldChar w:fldCharType="begin"/>
      </w:r>
      <w:r w:rsidR="00CD5701">
        <w:rPr>
          <w:noProof/>
          <w:webHidden/>
        </w:rPr>
        <w:instrText xml:space="preserve"> PAGEREF _Toc80793333 \h </w:instrText>
      </w:r>
      <w:r w:rsidR="00CD5701">
        <w:rPr>
          <w:noProof/>
          <w:webHidden/>
        </w:rPr>
      </w:r>
      <w:r w:rsidR="00CD5701">
        <w:rPr>
          <w:noProof/>
          <w:webHidden/>
        </w:rPr>
        <w:fldChar w:fldCharType="separate"/>
      </w:r>
      <w:r w:rsidR="007E2D4F">
        <w:rPr>
          <w:noProof/>
          <w:webHidden/>
        </w:rPr>
        <w:t>52</w:t>
      </w:r>
      <w:r w:rsidR="00CD5701">
        <w:rPr>
          <w:noProof/>
          <w:webHidden/>
        </w:rPr>
        <w:fldChar w:fldCharType="end"/>
      </w:r>
      <w:r>
        <w:rPr>
          <w:noProof/>
        </w:rPr>
        <w:fldChar w:fldCharType="end"/>
      </w:r>
    </w:p>
    <w:p w14:paraId="4F0E62F9" w14:textId="597ACEB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"_Toc80793334"</w:instrText>
      </w:r>
      <w:ins w:id="145" w:author="Andrew Instone-Cowie" w:date="2024-06-19T12:08:00Z" w16du:dateUtc="2024-06-19T11:08:00Z">
        <w:r w:rsidR="00BB4DAF">
          <w:rPr>
            <w:noProof/>
          </w:rPr>
        </w:r>
      </w:ins>
      <w:r>
        <w:rPr>
          <w:noProof/>
        </w:rPr>
        <w:fldChar w:fldCharType="separate"/>
      </w:r>
      <w:r w:rsidR="00CD5701" w:rsidRPr="003F7725">
        <w:rPr>
          <w:rStyle w:val="Hyperlink"/>
          <w:noProof/>
        </w:rPr>
        <w:t>Figure 35 – Sensor Pulse Duration Illustration</w:t>
      </w:r>
      <w:r w:rsidR="00CD5701">
        <w:rPr>
          <w:noProof/>
          <w:webHidden/>
        </w:rPr>
        <w:tab/>
      </w:r>
      <w:r w:rsidR="00CD5701">
        <w:rPr>
          <w:noProof/>
          <w:webHidden/>
        </w:rPr>
        <w:fldChar w:fldCharType="begin"/>
      </w:r>
      <w:r w:rsidR="00CD5701">
        <w:rPr>
          <w:noProof/>
          <w:webHidden/>
        </w:rPr>
        <w:instrText xml:space="preserve"> PAGEREF _Toc80793334 \h </w:instrText>
      </w:r>
      <w:r w:rsidR="00CD5701">
        <w:rPr>
          <w:noProof/>
          <w:webHidden/>
        </w:rPr>
      </w:r>
      <w:r w:rsidR="00CD5701">
        <w:rPr>
          <w:noProof/>
          <w:webHidden/>
        </w:rPr>
        <w:fldChar w:fldCharType="separate"/>
      </w:r>
      <w:r w:rsidR="007E2D4F">
        <w:rPr>
          <w:noProof/>
          <w:webHidden/>
        </w:rPr>
        <w:t>59</w:t>
      </w:r>
      <w:r w:rsidR="00CD5701">
        <w:rPr>
          <w:noProof/>
          <w:webHidden/>
        </w:rPr>
        <w:fldChar w:fldCharType="end"/>
      </w:r>
      <w:r>
        <w:rPr>
          <w:noProof/>
        </w:rPr>
        <w:fldChar w:fldCharType="end"/>
      </w:r>
    </w:p>
    <w:p w14:paraId="75F7C3FE" w14:textId="137A669D"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"_Toc80793335"</w:instrText>
      </w:r>
      <w:ins w:id="146" w:author="Andrew Instone-Cowie" w:date="2024-06-19T12:08:00Z" w16du:dateUtc="2024-06-19T11:08:00Z">
        <w:r w:rsidR="00BB4DAF">
          <w:rPr>
            <w:noProof/>
          </w:rPr>
        </w:r>
      </w:ins>
      <w:r>
        <w:rPr>
          <w:noProof/>
        </w:rPr>
        <w:fldChar w:fldCharType="separate"/>
      </w:r>
      <w:r w:rsidR="00CD5701" w:rsidRPr="003F7725">
        <w:rPr>
          <w:rStyle w:val="Hyperlink"/>
          <w:noProof/>
        </w:rPr>
        <w:t>Figure 36 – Missed Sensor Signals Illustration</w:t>
      </w:r>
      <w:r w:rsidR="00CD5701">
        <w:rPr>
          <w:noProof/>
          <w:webHidden/>
        </w:rPr>
        <w:tab/>
      </w:r>
      <w:r w:rsidR="00CD5701">
        <w:rPr>
          <w:noProof/>
          <w:webHidden/>
        </w:rPr>
        <w:fldChar w:fldCharType="begin"/>
      </w:r>
      <w:r w:rsidR="00CD5701">
        <w:rPr>
          <w:noProof/>
          <w:webHidden/>
        </w:rPr>
        <w:instrText xml:space="preserve"> PAGEREF _Toc80793335 \h </w:instrText>
      </w:r>
      <w:r w:rsidR="00CD5701">
        <w:rPr>
          <w:noProof/>
          <w:webHidden/>
        </w:rPr>
      </w:r>
      <w:r w:rsidR="00CD5701">
        <w:rPr>
          <w:noProof/>
          <w:webHidden/>
        </w:rPr>
        <w:fldChar w:fldCharType="separate"/>
      </w:r>
      <w:r w:rsidR="007E2D4F">
        <w:rPr>
          <w:noProof/>
          <w:webHidden/>
        </w:rPr>
        <w:t>60</w:t>
      </w:r>
      <w:r w:rsidR="00CD5701">
        <w:rPr>
          <w:noProof/>
          <w:webHidden/>
        </w:rPr>
        <w:fldChar w:fldCharType="end"/>
      </w:r>
      <w:r>
        <w:rPr>
          <w:noProof/>
        </w:rPr>
        <w:fldChar w:fldCharType="end"/>
      </w:r>
    </w:p>
    <w:p w14:paraId="3D26E9CD" w14:textId="1E586CB5"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"_Toc80793336"</w:instrText>
      </w:r>
      <w:ins w:id="147" w:author="Andrew Instone-Cowie" w:date="2024-06-19T12:08:00Z" w16du:dateUtc="2024-06-19T11:08:00Z">
        <w:r w:rsidR="00BB4DAF">
          <w:rPr>
            <w:noProof/>
          </w:rPr>
        </w:r>
      </w:ins>
      <w:r>
        <w:rPr>
          <w:noProof/>
        </w:rPr>
        <w:fldChar w:fldCharType="separate"/>
      </w:r>
      <w:r w:rsidR="00CD5701" w:rsidRPr="003F7725">
        <w:rPr>
          <w:rStyle w:val="Hyperlink"/>
          <w:noProof/>
        </w:rPr>
        <w:t>Figure 37 – Duplicated Sensor Signals Illustration</w:t>
      </w:r>
      <w:r w:rsidR="00CD5701">
        <w:rPr>
          <w:noProof/>
          <w:webHidden/>
        </w:rPr>
        <w:tab/>
      </w:r>
      <w:r w:rsidR="00CD5701">
        <w:rPr>
          <w:noProof/>
          <w:webHidden/>
        </w:rPr>
        <w:fldChar w:fldCharType="begin"/>
      </w:r>
      <w:r w:rsidR="00CD5701">
        <w:rPr>
          <w:noProof/>
          <w:webHidden/>
        </w:rPr>
        <w:instrText xml:space="preserve"> PAGEREF _Toc80793336 \h </w:instrText>
      </w:r>
      <w:r w:rsidR="00CD5701">
        <w:rPr>
          <w:noProof/>
          <w:webHidden/>
        </w:rPr>
      </w:r>
      <w:r w:rsidR="00CD5701">
        <w:rPr>
          <w:noProof/>
          <w:webHidden/>
        </w:rPr>
        <w:fldChar w:fldCharType="separate"/>
      </w:r>
      <w:r w:rsidR="007E2D4F">
        <w:rPr>
          <w:noProof/>
          <w:webHidden/>
        </w:rPr>
        <w:t>61</w:t>
      </w:r>
      <w:r w:rsidR="00CD5701">
        <w:rPr>
          <w:noProof/>
          <w:webHidden/>
        </w:rPr>
        <w:fldChar w:fldCharType="end"/>
      </w:r>
      <w:r>
        <w:rPr>
          <w:noProof/>
        </w:rPr>
        <w:fldChar w:fldCharType="end"/>
      </w:r>
    </w:p>
    <w:p w14:paraId="18E42123" w14:textId="12D9C728"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"_Toc80793337"</w:instrText>
      </w:r>
      <w:ins w:id="148" w:author="Andrew Instone-Cowie" w:date="2024-06-19T12:08:00Z" w16du:dateUtc="2024-06-19T11:08:00Z">
        <w:r w:rsidR="00BB4DAF">
          <w:rPr>
            <w:noProof/>
          </w:rPr>
        </w:r>
      </w:ins>
      <w:r>
        <w:rPr>
          <w:noProof/>
        </w:rPr>
        <w:fldChar w:fldCharType="separate"/>
      </w:r>
      <w:r w:rsidR="00CD5701" w:rsidRPr="003F7725">
        <w:rPr>
          <w:rStyle w:val="Hyperlink"/>
          <w:noProof/>
        </w:rPr>
        <w:t>Figure 38 – Variable Odd-Struckness Illustration</w:t>
      </w:r>
      <w:r w:rsidR="00CD5701">
        <w:rPr>
          <w:noProof/>
          <w:webHidden/>
        </w:rPr>
        <w:tab/>
      </w:r>
      <w:r w:rsidR="00CD5701">
        <w:rPr>
          <w:noProof/>
          <w:webHidden/>
        </w:rPr>
        <w:fldChar w:fldCharType="begin"/>
      </w:r>
      <w:r w:rsidR="00CD5701">
        <w:rPr>
          <w:noProof/>
          <w:webHidden/>
        </w:rPr>
        <w:instrText xml:space="preserve"> PAGEREF _Toc80793337 \h </w:instrText>
      </w:r>
      <w:r w:rsidR="00CD5701">
        <w:rPr>
          <w:noProof/>
          <w:webHidden/>
        </w:rPr>
      </w:r>
      <w:r w:rsidR="00CD5701">
        <w:rPr>
          <w:noProof/>
          <w:webHidden/>
        </w:rPr>
        <w:fldChar w:fldCharType="separate"/>
      </w:r>
      <w:r w:rsidR="007E2D4F">
        <w:rPr>
          <w:noProof/>
          <w:webHidden/>
        </w:rPr>
        <w:t>62</w:t>
      </w:r>
      <w:r w:rsidR="00CD5701">
        <w:rPr>
          <w:noProof/>
          <w:webHidden/>
        </w:rPr>
        <w:fldChar w:fldCharType="end"/>
      </w:r>
      <w:r>
        <w:rPr>
          <w:noProof/>
        </w:rPr>
        <w:fldChar w:fldCharType="end"/>
      </w:r>
    </w:p>
    <w:p w14:paraId="02D7F005" w14:textId="488A609A"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"_Toc80793338"</w:instrText>
      </w:r>
      <w:ins w:id="149" w:author="Andrew Instone-Cowie" w:date="2024-06-19T12:08:00Z" w16du:dateUtc="2024-06-19T11:08:00Z">
        <w:r w:rsidR="00BB4DAF">
          <w:rPr>
            <w:noProof/>
          </w:rPr>
        </w:r>
      </w:ins>
      <w:r>
        <w:rPr>
          <w:noProof/>
        </w:rPr>
        <w:fldChar w:fldCharType="separate"/>
      </w:r>
      <w:r w:rsidR="00CD5701" w:rsidRPr="003F7725">
        <w:rPr>
          <w:rStyle w:val="Hyperlink"/>
          <w:noProof/>
        </w:rPr>
        <w:t>Figure 39 – Simulator Interface Latency</w:t>
      </w:r>
      <w:r w:rsidR="00CD5701">
        <w:rPr>
          <w:noProof/>
          <w:webHidden/>
        </w:rPr>
        <w:tab/>
      </w:r>
      <w:r w:rsidR="00CD5701">
        <w:rPr>
          <w:noProof/>
          <w:webHidden/>
        </w:rPr>
        <w:fldChar w:fldCharType="begin"/>
      </w:r>
      <w:r w:rsidR="00CD5701">
        <w:rPr>
          <w:noProof/>
          <w:webHidden/>
        </w:rPr>
        <w:instrText xml:space="preserve"> PAGEREF _Toc80793338 \h </w:instrText>
      </w:r>
      <w:r w:rsidR="00CD5701">
        <w:rPr>
          <w:noProof/>
          <w:webHidden/>
        </w:rPr>
      </w:r>
      <w:r w:rsidR="00CD5701">
        <w:rPr>
          <w:noProof/>
          <w:webHidden/>
        </w:rPr>
        <w:fldChar w:fldCharType="separate"/>
      </w:r>
      <w:r w:rsidR="007E2D4F">
        <w:rPr>
          <w:noProof/>
          <w:webHidden/>
        </w:rPr>
        <w:t>63</w:t>
      </w:r>
      <w:r w:rsidR="00CD5701">
        <w:rPr>
          <w:noProof/>
          <w:webHidden/>
        </w:rPr>
        <w:fldChar w:fldCharType="end"/>
      </w:r>
      <w:r>
        <w:rPr>
          <w:noProof/>
        </w:rPr>
        <w:fldChar w:fldCharType="end"/>
      </w:r>
    </w:p>
    <w:p w14:paraId="311F9B0D" w14:textId="088CB979"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"_Toc80793339"</w:instrText>
      </w:r>
      <w:ins w:id="150" w:author="Andrew Instone-Cowie" w:date="2024-06-19T12:08:00Z" w16du:dateUtc="2024-06-19T11:08:00Z">
        <w:r w:rsidR="00BB4DAF">
          <w:rPr>
            <w:noProof/>
          </w:rPr>
        </w:r>
      </w:ins>
      <w:r>
        <w:rPr>
          <w:noProof/>
        </w:rPr>
        <w:fldChar w:fldCharType="separate"/>
      </w:r>
      <w:r w:rsidR="00CD5701" w:rsidRPr="003F7725">
        <w:rPr>
          <w:rStyle w:val="Hyperlink"/>
          <w:noProof/>
        </w:rPr>
        <w:t>Figure 40 – Logic Analyser Decode</w:t>
      </w:r>
      <w:r w:rsidR="00CD5701">
        <w:rPr>
          <w:noProof/>
          <w:webHidden/>
        </w:rPr>
        <w:tab/>
      </w:r>
      <w:r w:rsidR="00CD5701">
        <w:rPr>
          <w:noProof/>
          <w:webHidden/>
        </w:rPr>
        <w:fldChar w:fldCharType="begin"/>
      </w:r>
      <w:r w:rsidR="00CD5701">
        <w:rPr>
          <w:noProof/>
          <w:webHidden/>
        </w:rPr>
        <w:instrText xml:space="preserve"> PAGEREF _Toc80793339 \h </w:instrText>
      </w:r>
      <w:r w:rsidR="00CD5701">
        <w:rPr>
          <w:noProof/>
          <w:webHidden/>
        </w:rPr>
      </w:r>
      <w:r w:rsidR="00CD5701">
        <w:rPr>
          <w:noProof/>
          <w:webHidden/>
        </w:rPr>
        <w:fldChar w:fldCharType="separate"/>
      </w:r>
      <w:r w:rsidR="007E2D4F">
        <w:rPr>
          <w:noProof/>
          <w:webHidden/>
        </w:rPr>
        <w:t>64</w:t>
      </w:r>
      <w:r w:rsidR="00CD5701">
        <w:rPr>
          <w:noProof/>
          <w:webHidden/>
        </w:rPr>
        <w:fldChar w:fldCharType="end"/>
      </w:r>
      <w:r>
        <w:rPr>
          <w:noProof/>
        </w:rPr>
        <w:fldChar w:fldCharType="end"/>
      </w:r>
    </w:p>
    <w:p w14:paraId="248C1426" w14:textId="2B8B0FCA"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"_Toc80793340"</w:instrText>
      </w:r>
      <w:ins w:id="151" w:author="Andrew Instone-Cowie" w:date="2024-06-19T12:08:00Z" w16du:dateUtc="2024-06-19T11:08:00Z">
        <w:r w:rsidR="00BB4DAF">
          <w:rPr>
            <w:noProof/>
          </w:rPr>
        </w:r>
      </w:ins>
      <w:r>
        <w:rPr>
          <w:noProof/>
        </w:rPr>
        <w:fldChar w:fldCharType="separate"/>
      </w:r>
      <w:r w:rsidR="00CD5701" w:rsidRPr="003F7725">
        <w:rPr>
          <w:rStyle w:val="Hyperlink"/>
          <w:noProof/>
        </w:rPr>
        <w:t>Figure 41 – Example of a USB-to-Serial Adapter</w:t>
      </w:r>
      <w:r w:rsidR="00CD5701">
        <w:rPr>
          <w:noProof/>
          <w:webHidden/>
        </w:rPr>
        <w:tab/>
      </w:r>
      <w:r w:rsidR="00CD5701">
        <w:rPr>
          <w:noProof/>
          <w:webHidden/>
        </w:rPr>
        <w:fldChar w:fldCharType="begin"/>
      </w:r>
      <w:r w:rsidR="00CD5701">
        <w:rPr>
          <w:noProof/>
          <w:webHidden/>
        </w:rPr>
        <w:instrText xml:space="preserve"> PAGEREF _Toc80793340 \h </w:instrText>
      </w:r>
      <w:r w:rsidR="00CD5701">
        <w:rPr>
          <w:noProof/>
          <w:webHidden/>
        </w:rPr>
      </w:r>
      <w:r w:rsidR="00CD5701">
        <w:rPr>
          <w:noProof/>
          <w:webHidden/>
        </w:rPr>
        <w:fldChar w:fldCharType="separate"/>
      </w:r>
      <w:r w:rsidR="007E2D4F">
        <w:rPr>
          <w:noProof/>
          <w:webHidden/>
        </w:rPr>
        <w:t>66</w:t>
      </w:r>
      <w:r w:rsidR="00CD5701">
        <w:rPr>
          <w:noProof/>
          <w:webHidden/>
        </w:rPr>
        <w:fldChar w:fldCharType="end"/>
      </w:r>
      <w:r>
        <w:rPr>
          <w:noProof/>
        </w:rPr>
        <w:fldChar w:fldCharType="end"/>
      </w:r>
    </w:p>
    <w:p w14:paraId="2CEDB8CB" w14:textId="6AA43180"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"_Toc80793341"</w:instrText>
      </w:r>
      <w:ins w:id="152" w:author="Andrew Instone-Cowie" w:date="2024-06-19T12:08:00Z" w16du:dateUtc="2024-06-19T11:08:00Z">
        <w:r w:rsidR="00BB4DAF">
          <w:rPr>
            <w:noProof/>
          </w:rPr>
        </w:r>
      </w:ins>
      <w:r>
        <w:rPr>
          <w:noProof/>
        </w:rPr>
        <w:fldChar w:fldCharType="separate"/>
      </w:r>
      <w:r w:rsidR="00CD5701" w:rsidRPr="003F7725">
        <w:rPr>
          <w:rStyle w:val="Hyperlink"/>
          <w:noProof/>
        </w:rPr>
        <w:t>Figure 42 – Prolific Driver Installation</w:t>
      </w:r>
      <w:r w:rsidR="00CD5701">
        <w:rPr>
          <w:noProof/>
          <w:webHidden/>
        </w:rPr>
        <w:tab/>
      </w:r>
      <w:r w:rsidR="00CD5701">
        <w:rPr>
          <w:noProof/>
          <w:webHidden/>
        </w:rPr>
        <w:fldChar w:fldCharType="begin"/>
      </w:r>
      <w:r w:rsidR="00CD5701">
        <w:rPr>
          <w:noProof/>
          <w:webHidden/>
        </w:rPr>
        <w:instrText xml:space="preserve"> PAGEREF _Toc80793341 \h </w:instrText>
      </w:r>
      <w:r w:rsidR="00CD5701">
        <w:rPr>
          <w:noProof/>
          <w:webHidden/>
        </w:rPr>
      </w:r>
      <w:r w:rsidR="00CD5701">
        <w:rPr>
          <w:noProof/>
          <w:webHidden/>
        </w:rPr>
        <w:fldChar w:fldCharType="separate"/>
      </w:r>
      <w:r w:rsidR="007E2D4F">
        <w:rPr>
          <w:noProof/>
          <w:webHidden/>
        </w:rPr>
        <w:t>67</w:t>
      </w:r>
      <w:r w:rsidR="00CD5701">
        <w:rPr>
          <w:noProof/>
          <w:webHidden/>
        </w:rPr>
        <w:fldChar w:fldCharType="end"/>
      </w:r>
      <w:r>
        <w:rPr>
          <w:noProof/>
        </w:rPr>
        <w:fldChar w:fldCharType="end"/>
      </w:r>
    </w:p>
    <w:p w14:paraId="36D7060F" w14:textId="3A51AD4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"_Toc80793342"</w:instrText>
      </w:r>
      <w:ins w:id="153" w:author="Andrew Instone-Cowie" w:date="2024-06-19T12:08:00Z" w16du:dateUtc="2024-06-19T11:08:00Z">
        <w:r w:rsidR="00BB4DAF">
          <w:rPr>
            <w:noProof/>
          </w:rPr>
        </w:r>
      </w:ins>
      <w:r>
        <w:rPr>
          <w:noProof/>
        </w:rPr>
        <w:fldChar w:fldCharType="separate"/>
      </w:r>
      <w:r w:rsidR="00CD5701" w:rsidRPr="003F7725">
        <w:rPr>
          <w:rStyle w:val="Hyperlink"/>
          <w:noProof/>
        </w:rPr>
        <w:t>Figure 43 – Driver Installation Complete</w:t>
      </w:r>
      <w:r w:rsidR="00CD5701">
        <w:rPr>
          <w:noProof/>
          <w:webHidden/>
        </w:rPr>
        <w:tab/>
      </w:r>
      <w:r w:rsidR="00CD5701">
        <w:rPr>
          <w:noProof/>
          <w:webHidden/>
        </w:rPr>
        <w:fldChar w:fldCharType="begin"/>
      </w:r>
      <w:r w:rsidR="00CD5701">
        <w:rPr>
          <w:noProof/>
          <w:webHidden/>
        </w:rPr>
        <w:instrText xml:space="preserve"> PAGEREF _Toc80793342 \h </w:instrText>
      </w:r>
      <w:r w:rsidR="00CD5701">
        <w:rPr>
          <w:noProof/>
          <w:webHidden/>
        </w:rPr>
      </w:r>
      <w:r w:rsidR="00CD5701">
        <w:rPr>
          <w:noProof/>
          <w:webHidden/>
        </w:rPr>
        <w:fldChar w:fldCharType="separate"/>
      </w:r>
      <w:r w:rsidR="007E2D4F">
        <w:rPr>
          <w:noProof/>
          <w:webHidden/>
        </w:rPr>
        <w:t>68</w:t>
      </w:r>
      <w:r w:rsidR="00CD5701">
        <w:rPr>
          <w:noProof/>
          <w:webHidden/>
        </w:rPr>
        <w:fldChar w:fldCharType="end"/>
      </w:r>
      <w:r>
        <w:rPr>
          <w:noProof/>
        </w:rPr>
        <w:fldChar w:fldCharType="end"/>
      </w:r>
    </w:p>
    <w:p w14:paraId="72103DC5" w14:textId="165DB5D3"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"_Toc80793343"</w:instrText>
      </w:r>
      <w:ins w:id="154" w:author="Andrew Instone-Cowie" w:date="2024-06-19T12:08:00Z" w16du:dateUtc="2024-06-19T11:08:00Z">
        <w:r w:rsidR="00BB4DAF">
          <w:rPr>
            <w:noProof/>
          </w:rPr>
        </w:r>
      </w:ins>
      <w:r>
        <w:rPr>
          <w:noProof/>
        </w:rPr>
        <w:fldChar w:fldCharType="separate"/>
      </w:r>
      <w:r w:rsidR="00CD5701" w:rsidRPr="003F7725">
        <w:rPr>
          <w:rStyle w:val="Hyperlink"/>
          <w:noProof/>
        </w:rPr>
        <w:t>Figure 44 – Found New Hardware Message</w:t>
      </w:r>
      <w:r w:rsidR="00CD5701">
        <w:rPr>
          <w:noProof/>
          <w:webHidden/>
        </w:rPr>
        <w:tab/>
      </w:r>
      <w:r w:rsidR="00CD5701">
        <w:rPr>
          <w:noProof/>
          <w:webHidden/>
        </w:rPr>
        <w:fldChar w:fldCharType="begin"/>
      </w:r>
      <w:r w:rsidR="00CD5701">
        <w:rPr>
          <w:noProof/>
          <w:webHidden/>
        </w:rPr>
        <w:instrText xml:space="preserve"> PAGEREF _Toc80793343 \h </w:instrText>
      </w:r>
      <w:r w:rsidR="00CD5701">
        <w:rPr>
          <w:noProof/>
          <w:webHidden/>
        </w:rPr>
      </w:r>
      <w:r w:rsidR="00CD5701">
        <w:rPr>
          <w:noProof/>
          <w:webHidden/>
        </w:rPr>
        <w:fldChar w:fldCharType="separate"/>
      </w:r>
      <w:r w:rsidR="007E2D4F">
        <w:rPr>
          <w:noProof/>
          <w:webHidden/>
        </w:rPr>
        <w:t>68</w:t>
      </w:r>
      <w:r w:rsidR="00CD5701">
        <w:rPr>
          <w:noProof/>
          <w:webHidden/>
        </w:rPr>
        <w:fldChar w:fldCharType="end"/>
      </w:r>
      <w:r>
        <w:rPr>
          <w:noProof/>
        </w:rPr>
        <w:fldChar w:fldCharType="end"/>
      </w:r>
    </w:p>
    <w:p w14:paraId="741EA3FA" w14:textId="5774ABB2"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"_Toc80793344"</w:instrText>
      </w:r>
      <w:ins w:id="155" w:author="Andrew Instone-Cowie" w:date="2024-06-19T12:08:00Z" w16du:dateUtc="2024-06-19T11:08:00Z">
        <w:r w:rsidR="00BB4DAF">
          <w:rPr>
            <w:noProof/>
          </w:rPr>
        </w:r>
      </w:ins>
      <w:r>
        <w:rPr>
          <w:noProof/>
        </w:rPr>
        <w:fldChar w:fldCharType="separate"/>
      </w:r>
      <w:r w:rsidR="00CD5701" w:rsidRPr="003F7725">
        <w:rPr>
          <w:rStyle w:val="Hyperlink"/>
          <w:noProof/>
        </w:rPr>
        <w:t>Figure 45 – My Computer Context Menu (Windows XP)</w:t>
      </w:r>
      <w:r w:rsidR="00CD5701">
        <w:rPr>
          <w:noProof/>
          <w:webHidden/>
        </w:rPr>
        <w:tab/>
      </w:r>
      <w:r w:rsidR="00CD5701">
        <w:rPr>
          <w:noProof/>
          <w:webHidden/>
        </w:rPr>
        <w:fldChar w:fldCharType="begin"/>
      </w:r>
      <w:r w:rsidR="00CD5701">
        <w:rPr>
          <w:noProof/>
          <w:webHidden/>
        </w:rPr>
        <w:instrText xml:space="preserve"> PAGEREF _Toc80793344 \h </w:instrText>
      </w:r>
      <w:r w:rsidR="00CD5701">
        <w:rPr>
          <w:noProof/>
          <w:webHidden/>
        </w:rPr>
      </w:r>
      <w:r w:rsidR="00CD5701">
        <w:rPr>
          <w:noProof/>
          <w:webHidden/>
        </w:rPr>
        <w:fldChar w:fldCharType="separate"/>
      </w:r>
      <w:r w:rsidR="007E2D4F">
        <w:rPr>
          <w:noProof/>
          <w:webHidden/>
        </w:rPr>
        <w:t>69</w:t>
      </w:r>
      <w:r w:rsidR="00CD5701">
        <w:rPr>
          <w:noProof/>
          <w:webHidden/>
        </w:rPr>
        <w:fldChar w:fldCharType="end"/>
      </w:r>
      <w:r>
        <w:rPr>
          <w:noProof/>
        </w:rPr>
        <w:fldChar w:fldCharType="end"/>
      </w:r>
    </w:p>
    <w:p w14:paraId="56859FEF" w14:textId="3758E1A0"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"_Toc80793345"</w:instrText>
      </w:r>
      <w:ins w:id="156" w:author="Andrew Instone-Cowie" w:date="2024-06-19T12:08:00Z" w16du:dateUtc="2024-06-19T11:08:00Z">
        <w:r w:rsidR="00BB4DAF">
          <w:rPr>
            <w:noProof/>
          </w:rPr>
        </w:r>
      </w:ins>
      <w:r>
        <w:rPr>
          <w:noProof/>
        </w:rPr>
        <w:fldChar w:fldCharType="separate"/>
      </w:r>
      <w:r w:rsidR="00CD5701" w:rsidRPr="003F7725">
        <w:rPr>
          <w:rStyle w:val="Hyperlink"/>
          <w:noProof/>
        </w:rPr>
        <w:t>Figure 46 – Computer Context Menu (Windows 7)</w:t>
      </w:r>
      <w:r w:rsidR="00CD5701">
        <w:rPr>
          <w:noProof/>
          <w:webHidden/>
        </w:rPr>
        <w:tab/>
      </w:r>
      <w:r w:rsidR="00CD5701">
        <w:rPr>
          <w:noProof/>
          <w:webHidden/>
        </w:rPr>
        <w:fldChar w:fldCharType="begin"/>
      </w:r>
      <w:r w:rsidR="00CD5701">
        <w:rPr>
          <w:noProof/>
          <w:webHidden/>
        </w:rPr>
        <w:instrText xml:space="preserve"> PAGEREF _Toc80793345 \h </w:instrText>
      </w:r>
      <w:r w:rsidR="00CD5701">
        <w:rPr>
          <w:noProof/>
          <w:webHidden/>
        </w:rPr>
      </w:r>
      <w:r w:rsidR="00CD5701">
        <w:rPr>
          <w:noProof/>
          <w:webHidden/>
        </w:rPr>
        <w:fldChar w:fldCharType="separate"/>
      </w:r>
      <w:r w:rsidR="007E2D4F">
        <w:rPr>
          <w:noProof/>
          <w:webHidden/>
        </w:rPr>
        <w:t>69</w:t>
      </w:r>
      <w:r w:rsidR="00CD5701">
        <w:rPr>
          <w:noProof/>
          <w:webHidden/>
        </w:rPr>
        <w:fldChar w:fldCharType="end"/>
      </w:r>
      <w:r>
        <w:rPr>
          <w:noProof/>
        </w:rPr>
        <w:fldChar w:fldCharType="end"/>
      </w:r>
    </w:p>
    <w:p w14:paraId="5F55863D" w14:textId="5D26CF4D"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"_Toc80793346"</w:instrText>
      </w:r>
      <w:ins w:id="157" w:author="Andrew Instone-Cowie" w:date="2024-06-19T12:08:00Z" w16du:dateUtc="2024-06-19T11:08:00Z">
        <w:r w:rsidR="00BB4DAF">
          <w:rPr>
            <w:noProof/>
          </w:rPr>
        </w:r>
      </w:ins>
      <w:r>
        <w:rPr>
          <w:noProof/>
        </w:rPr>
        <w:fldChar w:fldCharType="separate"/>
      </w:r>
      <w:r w:rsidR="00CD5701" w:rsidRPr="003F7725">
        <w:rPr>
          <w:rStyle w:val="Hyperlink"/>
          <w:noProof/>
        </w:rPr>
        <w:t>Figure 47 – System Properties Hardware Tab (Windows XP)</w:t>
      </w:r>
      <w:r w:rsidR="00CD5701">
        <w:rPr>
          <w:noProof/>
          <w:webHidden/>
        </w:rPr>
        <w:tab/>
      </w:r>
      <w:r w:rsidR="00CD5701">
        <w:rPr>
          <w:noProof/>
          <w:webHidden/>
        </w:rPr>
        <w:fldChar w:fldCharType="begin"/>
      </w:r>
      <w:r w:rsidR="00CD5701">
        <w:rPr>
          <w:noProof/>
          <w:webHidden/>
        </w:rPr>
        <w:instrText xml:space="preserve"> PAGEREF _Toc80793346 \h </w:instrText>
      </w:r>
      <w:r w:rsidR="00CD5701">
        <w:rPr>
          <w:noProof/>
          <w:webHidden/>
        </w:rPr>
      </w:r>
      <w:r w:rsidR="00CD5701">
        <w:rPr>
          <w:noProof/>
          <w:webHidden/>
        </w:rPr>
        <w:fldChar w:fldCharType="separate"/>
      </w:r>
      <w:r w:rsidR="007E2D4F">
        <w:rPr>
          <w:noProof/>
          <w:webHidden/>
        </w:rPr>
        <w:t>70</w:t>
      </w:r>
      <w:r w:rsidR="00CD5701">
        <w:rPr>
          <w:noProof/>
          <w:webHidden/>
        </w:rPr>
        <w:fldChar w:fldCharType="end"/>
      </w:r>
      <w:r>
        <w:rPr>
          <w:noProof/>
        </w:rPr>
        <w:fldChar w:fldCharType="end"/>
      </w:r>
    </w:p>
    <w:p w14:paraId="6F0BBA02" w14:textId="519486BA"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"_Toc80793347"</w:instrText>
      </w:r>
      <w:ins w:id="158" w:author="Andrew Instone-Cowie" w:date="2024-06-19T12:08:00Z" w16du:dateUtc="2024-06-19T11:08:00Z">
        <w:r w:rsidR="00BB4DAF">
          <w:rPr>
            <w:noProof/>
          </w:rPr>
        </w:r>
      </w:ins>
      <w:r>
        <w:rPr>
          <w:noProof/>
        </w:rPr>
        <w:fldChar w:fldCharType="separate"/>
      </w:r>
      <w:r w:rsidR="00CD5701" w:rsidRPr="003F7725">
        <w:rPr>
          <w:rStyle w:val="Hyperlink"/>
          <w:noProof/>
        </w:rPr>
        <w:t>Figure 48 – System Properties Hardware Tab (Windows 7)</w:t>
      </w:r>
      <w:r w:rsidR="00CD5701">
        <w:rPr>
          <w:noProof/>
          <w:webHidden/>
        </w:rPr>
        <w:tab/>
      </w:r>
      <w:r w:rsidR="00CD5701">
        <w:rPr>
          <w:noProof/>
          <w:webHidden/>
        </w:rPr>
        <w:fldChar w:fldCharType="begin"/>
      </w:r>
      <w:r w:rsidR="00CD5701">
        <w:rPr>
          <w:noProof/>
          <w:webHidden/>
        </w:rPr>
        <w:instrText xml:space="preserve"> PAGEREF _Toc80793347 \h </w:instrText>
      </w:r>
      <w:r w:rsidR="00CD5701">
        <w:rPr>
          <w:noProof/>
          <w:webHidden/>
        </w:rPr>
      </w:r>
      <w:r w:rsidR="00CD5701">
        <w:rPr>
          <w:noProof/>
          <w:webHidden/>
        </w:rPr>
        <w:fldChar w:fldCharType="separate"/>
      </w:r>
      <w:r w:rsidR="007E2D4F">
        <w:rPr>
          <w:noProof/>
          <w:webHidden/>
        </w:rPr>
        <w:t>70</w:t>
      </w:r>
      <w:r w:rsidR="00CD5701">
        <w:rPr>
          <w:noProof/>
          <w:webHidden/>
        </w:rPr>
        <w:fldChar w:fldCharType="end"/>
      </w:r>
      <w:r>
        <w:rPr>
          <w:noProof/>
        </w:rPr>
        <w:fldChar w:fldCharType="end"/>
      </w:r>
    </w:p>
    <w:p w14:paraId="2FEBD57D" w14:textId="3510DFFD"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"_Toc80793348"</w:instrText>
      </w:r>
      <w:ins w:id="159" w:author="Andrew Instone-Cowie" w:date="2024-06-19T12:08:00Z" w16du:dateUtc="2024-06-19T11:08:00Z">
        <w:r w:rsidR="00BB4DAF">
          <w:rPr>
            <w:noProof/>
          </w:rPr>
        </w:r>
      </w:ins>
      <w:r>
        <w:rPr>
          <w:noProof/>
        </w:rPr>
        <w:fldChar w:fldCharType="separate"/>
      </w:r>
      <w:r w:rsidR="00CD5701" w:rsidRPr="003F7725">
        <w:rPr>
          <w:rStyle w:val="Hyperlink"/>
          <w:noProof/>
        </w:rPr>
        <w:t>Figure 49 – Device Manager (Driver Installed)</w:t>
      </w:r>
      <w:r w:rsidR="00CD5701">
        <w:rPr>
          <w:noProof/>
          <w:webHidden/>
        </w:rPr>
        <w:tab/>
      </w:r>
      <w:r w:rsidR="00CD5701">
        <w:rPr>
          <w:noProof/>
          <w:webHidden/>
        </w:rPr>
        <w:fldChar w:fldCharType="begin"/>
      </w:r>
      <w:r w:rsidR="00CD5701">
        <w:rPr>
          <w:noProof/>
          <w:webHidden/>
        </w:rPr>
        <w:instrText xml:space="preserve"> PAGEREF _Toc80793348 \h </w:instrText>
      </w:r>
      <w:r w:rsidR="00CD5701">
        <w:rPr>
          <w:noProof/>
          <w:webHidden/>
        </w:rPr>
      </w:r>
      <w:r w:rsidR="00CD5701">
        <w:rPr>
          <w:noProof/>
          <w:webHidden/>
        </w:rPr>
        <w:fldChar w:fldCharType="separate"/>
      </w:r>
      <w:r w:rsidR="007E2D4F">
        <w:rPr>
          <w:noProof/>
          <w:webHidden/>
        </w:rPr>
        <w:t>71</w:t>
      </w:r>
      <w:r w:rsidR="00CD5701">
        <w:rPr>
          <w:noProof/>
          <w:webHidden/>
        </w:rPr>
        <w:fldChar w:fldCharType="end"/>
      </w:r>
      <w:r>
        <w:rPr>
          <w:noProof/>
        </w:rPr>
        <w:fldChar w:fldCharType="end"/>
      </w:r>
    </w:p>
    <w:p w14:paraId="0569F282" w14:textId="01C56F96"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"_Toc80793349"</w:instrText>
      </w:r>
      <w:ins w:id="160" w:author="Andrew Instone-Cowie" w:date="2024-06-19T12:08:00Z" w16du:dateUtc="2024-06-19T11:08:00Z">
        <w:r w:rsidR="00BB4DAF">
          <w:rPr>
            <w:noProof/>
          </w:rPr>
        </w:r>
      </w:ins>
      <w:r>
        <w:rPr>
          <w:noProof/>
        </w:rPr>
        <w:fldChar w:fldCharType="separate"/>
      </w:r>
      <w:r w:rsidR="00CD5701" w:rsidRPr="003F7725">
        <w:rPr>
          <w:rStyle w:val="Hyperlink"/>
          <w:noProof/>
        </w:rPr>
        <w:t>Figure 50 – Device Manager (Driver Missing)</w:t>
      </w:r>
      <w:r w:rsidR="00CD5701">
        <w:rPr>
          <w:noProof/>
          <w:webHidden/>
        </w:rPr>
        <w:tab/>
      </w:r>
      <w:r w:rsidR="00CD5701">
        <w:rPr>
          <w:noProof/>
          <w:webHidden/>
        </w:rPr>
        <w:fldChar w:fldCharType="begin"/>
      </w:r>
      <w:r w:rsidR="00CD5701">
        <w:rPr>
          <w:noProof/>
          <w:webHidden/>
        </w:rPr>
        <w:instrText xml:space="preserve"> PAGEREF _Toc80793349 \h </w:instrText>
      </w:r>
      <w:r w:rsidR="00CD5701">
        <w:rPr>
          <w:noProof/>
          <w:webHidden/>
        </w:rPr>
      </w:r>
      <w:r w:rsidR="00CD5701">
        <w:rPr>
          <w:noProof/>
          <w:webHidden/>
        </w:rPr>
        <w:fldChar w:fldCharType="separate"/>
      </w:r>
      <w:r w:rsidR="007E2D4F">
        <w:rPr>
          <w:noProof/>
          <w:webHidden/>
        </w:rPr>
        <w:t>71</w:t>
      </w:r>
      <w:r w:rsidR="00CD5701">
        <w:rPr>
          <w:noProof/>
          <w:webHidden/>
        </w:rPr>
        <w:fldChar w:fldCharType="end"/>
      </w:r>
      <w:r>
        <w:rPr>
          <w:noProof/>
        </w:rPr>
        <w:fldChar w:fldCharType="end"/>
      </w:r>
    </w:p>
    <w:p w14:paraId="4C890D63" w14:textId="27A9FB41"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"_Toc80793350"</w:instrText>
      </w:r>
      <w:ins w:id="161" w:author="Andrew Instone-Cowie" w:date="2024-06-19T12:08:00Z" w16du:dateUtc="2024-06-19T11:08:00Z">
        <w:r w:rsidR="00BB4DAF">
          <w:rPr>
            <w:noProof/>
          </w:rPr>
        </w:r>
      </w:ins>
      <w:r>
        <w:rPr>
          <w:noProof/>
        </w:rPr>
        <w:fldChar w:fldCharType="separate"/>
      </w:r>
      <w:r w:rsidR="00CD5701" w:rsidRPr="003F7725">
        <w:rPr>
          <w:rStyle w:val="Hyperlink"/>
          <w:noProof/>
        </w:rPr>
        <w:t>Figure 51 – Device Manager (Port COM14)</w:t>
      </w:r>
      <w:r w:rsidR="00CD5701">
        <w:rPr>
          <w:noProof/>
          <w:webHidden/>
        </w:rPr>
        <w:tab/>
      </w:r>
      <w:r w:rsidR="00CD5701">
        <w:rPr>
          <w:noProof/>
          <w:webHidden/>
        </w:rPr>
        <w:fldChar w:fldCharType="begin"/>
      </w:r>
      <w:r w:rsidR="00CD5701">
        <w:rPr>
          <w:noProof/>
          <w:webHidden/>
        </w:rPr>
        <w:instrText xml:space="preserve"> PAGEREF _Toc80793350 \h </w:instrText>
      </w:r>
      <w:r w:rsidR="00CD5701">
        <w:rPr>
          <w:noProof/>
          <w:webHidden/>
        </w:rPr>
      </w:r>
      <w:r w:rsidR="00CD5701">
        <w:rPr>
          <w:noProof/>
          <w:webHidden/>
        </w:rPr>
        <w:fldChar w:fldCharType="separate"/>
      </w:r>
      <w:r w:rsidR="007E2D4F">
        <w:rPr>
          <w:noProof/>
          <w:webHidden/>
        </w:rPr>
        <w:t>72</w:t>
      </w:r>
      <w:r w:rsidR="00CD5701">
        <w:rPr>
          <w:noProof/>
          <w:webHidden/>
        </w:rPr>
        <w:fldChar w:fldCharType="end"/>
      </w:r>
      <w:r>
        <w:rPr>
          <w:noProof/>
        </w:rPr>
        <w:fldChar w:fldCharType="end"/>
      </w:r>
    </w:p>
    <w:p w14:paraId="40D37697" w14:textId="2FAB398E"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"_Toc80793351"</w:instrText>
      </w:r>
      <w:ins w:id="162" w:author="Andrew Instone-Cowie" w:date="2024-06-19T12:08:00Z" w16du:dateUtc="2024-06-19T11:08:00Z">
        <w:r w:rsidR="00BB4DAF">
          <w:rPr>
            <w:noProof/>
          </w:rPr>
        </w:r>
      </w:ins>
      <w:r>
        <w:rPr>
          <w:noProof/>
        </w:rPr>
        <w:fldChar w:fldCharType="separate"/>
      </w:r>
      <w:r w:rsidR="00CD5701" w:rsidRPr="003F7725">
        <w:rPr>
          <w:rStyle w:val="Hyperlink"/>
          <w:noProof/>
        </w:rPr>
        <w:t>Figure 52 – Device Manager Context Menu</w:t>
      </w:r>
      <w:r w:rsidR="00CD5701">
        <w:rPr>
          <w:noProof/>
          <w:webHidden/>
        </w:rPr>
        <w:tab/>
      </w:r>
      <w:r w:rsidR="00CD5701">
        <w:rPr>
          <w:noProof/>
          <w:webHidden/>
        </w:rPr>
        <w:fldChar w:fldCharType="begin"/>
      </w:r>
      <w:r w:rsidR="00CD5701">
        <w:rPr>
          <w:noProof/>
          <w:webHidden/>
        </w:rPr>
        <w:instrText xml:space="preserve"> PAGEREF _Toc80793351 \h </w:instrText>
      </w:r>
      <w:r w:rsidR="00CD5701">
        <w:rPr>
          <w:noProof/>
          <w:webHidden/>
        </w:rPr>
      </w:r>
      <w:r w:rsidR="00CD5701">
        <w:rPr>
          <w:noProof/>
          <w:webHidden/>
        </w:rPr>
        <w:fldChar w:fldCharType="separate"/>
      </w:r>
      <w:r w:rsidR="007E2D4F">
        <w:rPr>
          <w:noProof/>
          <w:webHidden/>
        </w:rPr>
        <w:t>73</w:t>
      </w:r>
      <w:r w:rsidR="00CD5701">
        <w:rPr>
          <w:noProof/>
          <w:webHidden/>
        </w:rPr>
        <w:fldChar w:fldCharType="end"/>
      </w:r>
      <w:r>
        <w:rPr>
          <w:noProof/>
        </w:rPr>
        <w:fldChar w:fldCharType="end"/>
      </w:r>
    </w:p>
    <w:p w14:paraId="0B7960B7" w14:textId="60D4B479"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"_Toc80793352"</w:instrText>
      </w:r>
      <w:ins w:id="163" w:author="Andrew Instone-Cowie" w:date="2024-06-19T12:08:00Z" w16du:dateUtc="2024-06-19T11:08:00Z">
        <w:r w:rsidR="00BB4DAF">
          <w:rPr>
            <w:noProof/>
          </w:rPr>
        </w:r>
      </w:ins>
      <w:r>
        <w:rPr>
          <w:noProof/>
        </w:rPr>
        <w:fldChar w:fldCharType="separate"/>
      </w:r>
      <w:r w:rsidR="00CD5701" w:rsidRPr="003F7725">
        <w:rPr>
          <w:rStyle w:val="Hyperlink"/>
          <w:noProof/>
        </w:rPr>
        <w:t>Figure 53 – COM Port Properties</w:t>
      </w:r>
      <w:r w:rsidR="00CD5701">
        <w:rPr>
          <w:noProof/>
          <w:webHidden/>
        </w:rPr>
        <w:tab/>
      </w:r>
      <w:r w:rsidR="00CD5701">
        <w:rPr>
          <w:noProof/>
          <w:webHidden/>
        </w:rPr>
        <w:fldChar w:fldCharType="begin"/>
      </w:r>
      <w:r w:rsidR="00CD5701">
        <w:rPr>
          <w:noProof/>
          <w:webHidden/>
        </w:rPr>
        <w:instrText xml:space="preserve"> PAGEREF _Toc80793352 \h </w:instrText>
      </w:r>
      <w:r w:rsidR="00CD5701">
        <w:rPr>
          <w:noProof/>
          <w:webHidden/>
        </w:rPr>
      </w:r>
      <w:r w:rsidR="00CD5701">
        <w:rPr>
          <w:noProof/>
          <w:webHidden/>
        </w:rPr>
        <w:fldChar w:fldCharType="separate"/>
      </w:r>
      <w:r w:rsidR="007E2D4F">
        <w:rPr>
          <w:noProof/>
          <w:webHidden/>
        </w:rPr>
        <w:t>73</w:t>
      </w:r>
      <w:r w:rsidR="00CD5701">
        <w:rPr>
          <w:noProof/>
          <w:webHidden/>
        </w:rPr>
        <w:fldChar w:fldCharType="end"/>
      </w:r>
      <w:r>
        <w:rPr>
          <w:noProof/>
        </w:rPr>
        <w:fldChar w:fldCharType="end"/>
      </w:r>
    </w:p>
    <w:p w14:paraId="4A80087F" w14:textId="6BB639B8"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"_Toc80793353"</w:instrText>
      </w:r>
      <w:ins w:id="164" w:author="Andrew Instone-Cowie" w:date="2024-06-19T12:08:00Z" w16du:dateUtc="2024-06-19T11:08:00Z">
        <w:r w:rsidR="00BB4DAF">
          <w:rPr>
            <w:noProof/>
          </w:rPr>
        </w:r>
      </w:ins>
      <w:r>
        <w:rPr>
          <w:noProof/>
        </w:rPr>
        <w:fldChar w:fldCharType="separate"/>
      </w:r>
      <w:r w:rsidR="00CD5701" w:rsidRPr="003F7725">
        <w:rPr>
          <w:rStyle w:val="Hyperlink"/>
          <w:noProof/>
        </w:rPr>
        <w:t>Figure 54 – COM Port Advanced Settings (Prolific)</w:t>
      </w:r>
      <w:r w:rsidR="00CD5701">
        <w:rPr>
          <w:noProof/>
          <w:webHidden/>
        </w:rPr>
        <w:tab/>
      </w:r>
      <w:r w:rsidR="00CD5701">
        <w:rPr>
          <w:noProof/>
          <w:webHidden/>
        </w:rPr>
        <w:fldChar w:fldCharType="begin"/>
      </w:r>
      <w:r w:rsidR="00CD5701">
        <w:rPr>
          <w:noProof/>
          <w:webHidden/>
        </w:rPr>
        <w:instrText xml:space="preserve"> PAGEREF _Toc80793353 \h </w:instrText>
      </w:r>
      <w:r w:rsidR="00CD5701">
        <w:rPr>
          <w:noProof/>
          <w:webHidden/>
        </w:rPr>
      </w:r>
      <w:r w:rsidR="00CD5701">
        <w:rPr>
          <w:noProof/>
          <w:webHidden/>
        </w:rPr>
        <w:fldChar w:fldCharType="separate"/>
      </w:r>
      <w:r w:rsidR="007E2D4F">
        <w:rPr>
          <w:noProof/>
          <w:webHidden/>
        </w:rPr>
        <w:t>74</w:t>
      </w:r>
      <w:r w:rsidR="00CD5701">
        <w:rPr>
          <w:noProof/>
          <w:webHidden/>
        </w:rPr>
        <w:fldChar w:fldCharType="end"/>
      </w:r>
      <w:r>
        <w:rPr>
          <w:noProof/>
        </w:rPr>
        <w:fldChar w:fldCharType="end"/>
      </w:r>
    </w:p>
    <w:p w14:paraId="2CD2DCEF" w14:textId="1AD21F3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"_Toc80793354"</w:instrText>
      </w:r>
      <w:ins w:id="165" w:author="Andrew Instone-Cowie" w:date="2024-06-19T12:08:00Z" w16du:dateUtc="2024-06-19T11:08:00Z">
        <w:r w:rsidR="00BB4DAF">
          <w:rPr>
            <w:noProof/>
          </w:rPr>
        </w:r>
      </w:ins>
      <w:r>
        <w:rPr>
          <w:noProof/>
        </w:rPr>
        <w:fldChar w:fldCharType="separate"/>
      </w:r>
      <w:r w:rsidR="00CD5701" w:rsidRPr="003F7725">
        <w:rPr>
          <w:rStyle w:val="Hyperlink"/>
          <w:noProof/>
        </w:rPr>
        <w:t>Figure 55 – COM Port Advanced Settings (FTDI)</w:t>
      </w:r>
      <w:r w:rsidR="00CD5701">
        <w:rPr>
          <w:noProof/>
          <w:webHidden/>
        </w:rPr>
        <w:tab/>
      </w:r>
      <w:r w:rsidR="00CD5701">
        <w:rPr>
          <w:noProof/>
          <w:webHidden/>
        </w:rPr>
        <w:fldChar w:fldCharType="begin"/>
      </w:r>
      <w:r w:rsidR="00CD5701">
        <w:rPr>
          <w:noProof/>
          <w:webHidden/>
        </w:rPr>
        <w:instrText xml:space="preserve"> PAGEREF _Toc80793354 \h </w:instrText>
      </w:r>
      <w:r w:rsidR="00CD5701">
        <w:rPr>
          <w:noProof/>
          <w:webHidden/>
        </w:rPr>
      </w:r>
      <w:r w:rsidR="00CD5701">
        <w:rPr>
          <w:noProof/>
          <w:webHidden/>
        </w:rPr>
        <w:fldChar w:fldCharType="separate"/>
      </w:r>
      <w:r w:rsidR="007E2D4F">
        <w:rPr>
          <w:noProof/>
          <w:webHidden/>
        </w:rPr>
        <w:t>74</w:t>
      </w:r>
      <w:r w:rsidR="00CD5701">
        <w:rPr>
          <w:noProof/>
          <w:webHidden/>
        </w:rPr>
        <w:fldChar w:fldCharType="end"/>
      </w:r>
      <w:r>
        <w:rPr>
          <w:noProof/>
        </w:rPr>
        <w:fldChar w:fldCharType="end"/>
      </w:r>
    </w:p>
    <w:p w14:paraId="30728CC6" w14:textId="6287AE32"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"_Toc80793355"</w:instrText>
      </w:r>
      <w:ins w:id="166" w:author="Andrew Instone-Cowie" w:date="2024-06-19T12:08:00Z" w16du:dateUtc="2024-06-19T11:08:00Z">
        <w:r w:rsidR="00BB4DAF">
          <w:rPr>
            <w:noProof/>
          </w:rPr>
        </w:r>
      </w:ins>
      <w:r>
        <w:rPr>
          <w:noProof/>
        </w:rPr>
        <w:fldChar w:fldCharType="separate"/>
      </w:r>
      <w:r w:rsidR="00CD5701" w:rsidRPr="003F7725">
        <w:rPr>
          <w:rStyle w:val="Hyperlink"/>
          <w:noProof/>
        </w:rPr>
        <w:t>Figure 56 – Device Manager (Reconfigured Port COM3)</w:t>
      </w:r>
      <w:r w:rsidR="00CD5701">
        <w:rPr>
          <w:noProof/>
          <w:webHidden/>
        </w:rPr>
        <w:tab/>
      </w:r>
      <w:r w:rsidR="00CD5701">
        <w:rPr>
          <w:noProof/>
          <w:webHidden/>
        </w:rPr>
        <w:fldChar w:fldCharType="begin"/>
      </w:r>
      <w:r w:rsidR="00CD5701">
        <w:rPr>
          <w:noProof/>
          <w:webHidden/>
        </w:rPr>
        <w:instrText xml:space="preserve"> PAGEREF _Toc80793355 \h </w:instrText>
      </w:r>
      <w:r w:rsidR="00CD5701">
        <w:rPr>
          <w:noProof/>
          <w:webHidden/>
        </w:rPr>
      </w:r>
      <w:r w:rsidR="00CD5701">
        <w:rPr>
          <w:noProof/>
          <w:webHidden/>
        </w:rPr>
        <w:fldChar w:fldCharType="separate"/>
      </w:r>
      <w:r w:rsidR="007E2D4F">
        <w:rPr>
          <w:noProof/>
          <w:webHidden/>
        </w:rPr>
        <w:t>75</w:t>
      </w:r>
      <w:r w:rsidR="00CD5701">
        <w:rPr>
          <w:noProof/>
          <w:webHidden/>
        </w:rPr>
        <w:fldChar w:fldCharType="end"/>
      </w:r>
      <w:r>
        <w:rPr>
          <w:noProof/>
        </w:rPr>
        <w:fldChar w:fldCharType="end"/>
      </w:r>
    </w:p>
    <w:p w14:paraId="358F5A80" w14:textId="5144E51C"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"_Toc80793356"</w:instrText>
      </w:r>
      <w:ins w:id="167" w:author="Andrew Instone-Cowie" w:date="2024-06-19T12:08:00Z" w16du:dateUtc="2024-06-19T11:08:00Z">
        <w:r w:rsidR="00BB4DAF">
          <w:rPr>
            <w:noProof/>
          </w:rPr>
        </w:r>
      </w:ins>
      <w:r>
        <w:rPr>
          <w:noProof/>
        </w:rPr>
        <w:fldChar w:fldCharType="separate"/>
      </w:r>
      <w:r w:rsidR="00CD5701" w:rsidRPr="003F7725">
        <w:rPr>
          <w:rStyle w:val="Hyperlink"/>
          <w:noProof/>
        </w:rPr>
        <w:t>Figure 57 – Liverpool Cathedral Odd-Struckness Chart</w:t>
      </w:r>
      <w:r w:rsidR="00CD5701">
        <w:rPr>
          <w:noProof/>
          <w:webHidden/>
        </w:rPr>
        <w:tab/>
      </w:r>
      <w:r w:rsidR="00CD5701">
        <w:rPr>
          <w:noProof/>
          <w:webHidden/>
        </w:rPr>
        <w:fldChar w:fldCharType="begin"/>
      </w:r>
      <w:r w:rsidR="00CD5701">
        <w:rPr>
          <w:noProof/>
          <w:webHidden/>
        </w:rPr>
        <w:instrText xml:space="preserve"> PAGEREF _Toc80793356 \h </w:instrText>
      </w:r>
      <w:r w:rsidR="00CD5701">
        <w:rPr>
          <w:noProof/>
          <w:webHidden/>
        </w:rPr>
      </w:r>
      <w:r w:rsidR="00CD5701">
        <w:rPr>
          <w:noProof/>
          <w:webHidden/>
        </w:rPr>
        <w:fldChar w:fldCharType="separate"/>
      </w:r>
      <w:r w:rsidR="007E2D4F">
        <w:rPr>
          <w:noProof/>
          <w:webHidden/>
        </w:rPr>
        <w:t>80</w:t>
      </w:r>
      <w:r w:rsidR="00CD5701">
        <w:rPr>
          <w:noProof/>
          <w:webHidden/>
        </w:rPr>
        <w:fldChar w:fldCharType="end"/>
      </w:r>
      <w:r>
        <w:rPr>
          <w:noProof/>
        </w:rPr>
        <w:fldChar w:fldCharType="end"/>
      </w:r>
    </w:p>
    <w:p w14:paraId="578FC0C8" w14:textId="027F679D" w:rsidR="00CD5701" w:rsidRDefault="00000000">
      <w:pPr>
        <w:pStyle w:val="TableofFigures"/>
        <w:tabs>
          <w:tab w:val="right" w:leader="dot" w:pos="9016"/>
        </w:tabs>
        <w:rPr>
          <w:rFonts w:eastAsiaTheme="minorEastAsia"/>
          <w:noProof/>
          <w:lang w:eastAsia="en-GB"/>
        </w:rPr>
      </w:pPr>
      <w:r>
        <w:rPr>
          <w:noProof/>
        </w:rPr>
        <w:fldChar w:fldCharType="begin"/>
      </w:r>
      <w:r>
        <w:rPr>
          <w:noProof/>
        </w:rPr>
        <w:instrText>HYPERLINK \l "_Toc80793357"</w:instrText>
      </w:r>
      <w:ins w:id="168" w:author="Andrew Instone-Cowie" w:date="2024-06-19T12:08:00Z" w16du:dateUtc="2024-06-19T11:08:00Z">
        <w:r w:rsidR="00BB4DAF">
          <w:rPr>
            <w:noProof/>
          </w:rPr>
        </w:r>
      </w:ins>
      <w:r>
        <w:rPr>
          <w:noProof/>
        </w:rPr>
        <w:fldChar w:fldCharType="separate"/>
      </w:r>
      <w:r w:rsidR="00CD5701" w:rsidRPr="003F7725">
        <w:rPr>
          <w:rStyle w:val="Hyperlink"/>
          <w:noProof/>
        </w:rPr>
        <w:t>Figure 58 – Quarter Peal Sensor Head Test Timings</w:t>
      </w:r>
      <w:r w:rsidR="00CD5701">
        <w:rPr>
          <w:noProof/>
          <w:webHidden/>
        </w:rPr>
        <w:tab/>
      </w:r>
      <w:r w:rsidR="00CD5701">
        <w:rPr>
          <w:noProof/>
          <w:webHidden/>
        </w:rPr>
        <w:fldChar w:fldCharType="begin"/>
      </w:r>
      <w:r w:rsidR="00CD5701">
        <w:rPr>
          <w:noProof/>
          <w:webHidden/>
        </w:rPr>
        <w:instrText xml:space="preserve"> PAGEREF _Toc80793357 \h </w:instrText>
      </w:r>
      <w:r w:rsidR="00CD5701">
        <w:rPr>
          <w:noProof/>
          <w:webHidden/>
        </w:rPr>
      </w:r>
      <w:r w:rsidR="00CD5701">
        <w:rPr>
          <w:noProof/>
          <w:webHidden/>
        </w:rPr>
        <w:fldChar w:fldCharType="separate"/>
      </w:r>
      <w:r w:rsidR="007E2D4F">
        <w:rPr>
          <w:noProof/>
          <w:webHidden/>
        </w:rPr>
        <w:t>85</w:t>
      </w:r>
      <w:r w:rsidR="00CD5701">
        <w:rPr>
          <w:noProof/>
          <w:webHidden/>
        </w:rPr>
        <w:fldChar w:fldCharType="end"/>
      </w:r>
      <w:r>
        <w:rPr>
          <w:noProof/>
        </w:rPr>
        <w:fldChar w:fldCharType="end"/>
      </w:r>
    </w:p>
    <w:p w14:paraId="1D962CF8" w14:textId="7D9410F6" w:rsidR="003A3D10" w:rsidRDefault="003A3D10" w:rsidP="00A02960">
      <w:pPr>
        <w:pStyle w:val="Heading1"/>
        <w:spacing w:after="100"/>
      </w:pPr>
      <w:r>
        <w:lastRenderedPageBreak/>
        <w:fldChar w:fldCharType="end"/>
      </w:r>
      <w:bookmarkStart w:id="169" w:name="_Toc80793197"/>
      <w:r w:rsidR="00E35852">
        <w:t>Index of Tables</w:t>
      </w:r>
      <w:bookmarkEnd w:id="169"/>
    </w:p>
    <w:p w14:paraId="28076BD2" w14:textId="137BBFF5" w:rsidR="00CD5701" w:rsidRDefault="00E35852" w:rsidP="00EE121F">
      <w:pPr>
        <w:pStyle w:val="TableofFigures"/>
        <w:tabs>
          <w:tab w:val="right" w:leader="dot" w:pos="9016"/>
        </w:tabs>
        <w:spacing w:after="120"/>
        <w:rPr>
          <w:rFonts w:eastAsiaTheme="minorEastAsia"/>
          <w:noProof/>
          <w:lang w:eastAsia="en-GB"/>
        </w:rPr>
      </w:pPr>
      <w:r>
        <w:fldChar w:fldCharType="begin"/>
      </w:r>
      <w:r>
        <w:instrText xml:space="preserve"> TOC \h \z \c "Table" </w:instrText>
      </w:r>
      <w:r>
        <w:fldChar w:fldCharType="separate"/>
      </w:r>
      <w:r w:rsidR="00000000">
        <w:rPr>
          <w:noProof/>
        </w:rPr>
        <w:fldChar w:fldCharType="begin"/>
      </w:r>
      <w:r w:rsidR="00000000">
        <w:rPr>
          <w:noProof/>
        </w:rPr>
        <w:instrText>HYPERLINK \l "_Toc80793358"</w:instrText>
      </w:r>
      <w:ins w:id="170" w:author="Andrew Instone-Cowie" w:date="2024-06-19T12:08:00Z" w16du:dateUtc="2024-06-19T11:08:00Z">
        <w:r w:rsidR="00BB4DAF">
          <w:rPr>
            <w:noProof/>
          </w:rPr>
        </w:r>
      </w:ins>
      <w:r w:rsidR="00000000">
        <w:rPr>
          <w:noProof/>
        </w:rPr>
        <w:fldChar w:fldCharType="separate"/>
      </w:r>
      <w:r w:rsidR="00CD5701" w:rsidRPr="00D04307">
        <w:rPr>
          <w:rStyle w:val="Hyperlink"/>
          <w:noProof/>
        </w:rPr>
        <w:t>Table 1 – Microcontroller I/O Pin Assignments</w:t>
      </w:r>
      <w:r w:rsidR="00CD5701">
        <w:rPr>
          <w:noProof/>
          <w:webHidden/>
        </w:rPr>
        <w:tab/>
      </w:r>
      <w:r w:rsidR="00CD5701">
        <w:rPr>
          <w:noProof/>
          <w:webHidden/>
        </w:rPr>
        <w:fldChar w:fldCharType="begin"/>
      </w:r>
      <w:r w:rsidR="00CD5701">
        <w:rPr>
          <w:noProof/>
          <w:webHidden/>
        </w:rPr>
        <w:instrText xml:space="preserve"> PAGEREF _Toc80793358 \h </w:instrText>
      </w:r>
      <w:r w:rsidR="00CD5701">
        <w:rPr>
          <w:noProof/>
          <w:webHidden/>
        </w:rPr>
      </w:r>
      <w:r w:rsidR="00CD5701">
        <w:rPr>
          <w:noProof/>
          <w:webHidden/>
        </w:rPr>
        <w:fldChar w:fldCharType="separate"/>
      </w:r>
      <w:r w:rsidR="007E2D4F">
        <w:rPr>
          <w:noProof/>
          <w:webHidden/>
        </w:rPr>
        <w:t>20</w:t>
      </w:r>
      <w:r w:rsidR="00CD5701">
        <w:rPr>
          <w:noProof/>
          <w:webHidden/>
        </w:rPr>
        <w:fldChar w:fldCharType="end"/>
      </w:r>
      <w:r w:rsidR="00000000">
        <w:rPr>
          <w:noProof/>
        </w:rPr>
        <w:fldChar w:fldCharType="end"/>
      </w:r>
    </w:p>
    <w:p w14:paraId="3FC01CE6" w14:textId="79822A4B"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"_Toc80793359"</w:instrText>
      </w:r>
      <w:ins w:id="171" w:author="Andrew Instone-Cowie" w:date="2024-06-19T12:08:00Z" w16du:dateUtc="2024-06-19T11:08:00Z">
        <w:r w:rsidR="00BB4DAF">
          <w:rPr>
            <w:noProof/>
          </w:rPr>
        </w:r>
      </w:ins>
      <w:r>
        <w:rPr>
          <w:noProof/>
        </w:rPr>
        <w:fldChar w:fldCharType="separate"/>
      </w:r>
      <w:r w:rsidR="00CD5701" w:rsidRPr="00D04307">
        <w:rPr>
          <w:rStyle w:val="Hyperlink"/>
          <w:noProof/>
        </w:rPr>
        <w:t>Table 2 – ATmega328P Fuse Settings – Board Rev A to D</w:t>
      </w:r>
      <w:r w:rsidR="00CD5701">
        <w:rPr>
          <w:noProof/>
          <w:webHidden/>
        </w:rPr>
        <w:tab/>
      </w:r>
      <w:r w:rsidR="00CD5701">
        <w:rPr>
          <w:noProof/>
          <w:webHidden/>
        </w:rPr>
        <w:fldChar w:fldCharType="begin"/>
      </w:r>
      <w:r w:rsidR="00CD5701">
        <w:rPr>
          <w:noProof/>
          <w:webHidden/>
        </w:rPr>
        <w:instrText xml:space="preserve"> PAGEREF _Toc80793359 \h </w:instrText>
      </w:r>
      <w:r w:rsidR="00CD5701">
        <w:rPr>
          <w:noProof/>
          <w:webHidden/>
        </w:rPr>
      </w:r>
      <w:r w:rsidR="00CD5701">
        <w:rPr>
          <w:noProof/>
          <w:webHidden/>
        </w:rPr>
        <w:fldChar w:fldCharType="separate"/>
      </w:r>
      <w:r w:rsidR="007E2D4F">
        <w:rPr>
          <w:noProof/>
          <w:webHidden/>
        </w:rPr>
        <w:t>21</w:t>
      </w:r>
      <w:r w:rsidR="00CD5701">
        <w:rPr>
          <w:noProof/>
          <w:webHidden/>
        </w:rPr>
        <w:fldChar w:fldCharType="end"/>
      </w:r>
      <w:r>
        <w:rPr>
          <w:noProof/>
        </w:rPr>
        <w:fldChar w:fldCharType="end"/>
      </w:r>
    </w:p>
    <w:p w14:paraId="48217394" w14:textId="62884C97"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"_Toc80793360"</w:instrText>
      </w:r>
      <w:ins w:id="172" w:author="Andrew Instone-Cowie" w:date="2024-06-19T12:08:00Z" w16du:dateUtc="2024-06-19T11:08:00Z">
        <w:r w:rsidR="00BB4DAF">
          <w:rPr>
            <w:noProof/>
          </w:rPr>
        </w:r>
      </w:ins>
      <w:r>
        <w:rPr>
          <w:noProof/>
        </w:rPr>
        <w:fldChar w:fldCharType="separate"/>
      </w:r>
      <w:r w:rsidR="00CD5701" w:rsidRPr="00D04307">
        <w:rPr>
          <w:rStyle w:val="Hyperlink"/>
          <w:noProof/>
        </w:rPr>
        <w:t>Table 3 – ATmega328P Fuse Settings – Board Rev E onwards</w:t>
      </w:r>
      <w:r w:rsidR="00CD5701">
        <w:rPr>
          <w:noProof/>
          <w:webHidden/>
        </w:rPr>
        <w:tab/>
      </w:r>
      <w:r w:rsidR="00CD5701">
        <w:rPr>
          <w:noProof/>
          <w:webHidden/>
        </w:rPr>
        <w:fldChar w:fldCharType="begin"/>
      </w:r>
      <w:r w:rsidR="00CD5701">
        <w:rPr>
          <w:noProof/>
          <w:webHidden/>
        </w:rPr>
        <w:instrText xml:space="preserve"> PAGEREF _Toc80793360 \h </w:instrText>
      </w:r>
      <w:r w:rsidR="00CD5701">
        <w:rPr>
          <w:noProof/>
          <w:webHidden/>
        </w:rPr>
      </w:r>
      <w:r w:rsidR="00CD5701">
        <w:rPr>
          <w:noProof/>
          <w:webHidden/>
        </w:rPr>
        <w:fldChar w:fldCharType="separate"/>
      </w:r>
      <w:r w:rsidR="007E2D4F">
        <w:rPr>
          <w:noProof/>
          <w:webHidden/>
        </w:rPr>
        <w:t>21</w:t>
      </w:r>
      <w:r w:rsidR="00CD5701">
        <w:rPr>
          <w:noProof/>
          <w:webHidden/>
        </w:rPr>
        <w:fldChar w:fldCharType="end"/>
      </w:r>
      <w:r>
        <w:rPr>
          <w:noProof/>
        </w:rPr>
        <w:fldChar w:fldCharType="end"/>
      </w:r>
    </w:p>
    <w:p w14:paraId="465BCE4E" w14:textId="6C661AE9"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"_Toc80793361"</w:instrText>
      </w:r>
      <w:ins w:id="173" w:author="Andrew Instone-Cowie" w:date="2024-06-19T12:08:00Z" w16du:dateUtc="2024-06-19T11:08:00Z">
        <w:r w:rsidR="00BB4DAF">
          <w:rPr>
            <w:noProof/>
          </w:rPr>
        </w:r>
      </w:ins>
      <w:r>
        <w:rPr>
          <w:noProof/>
        </w:rPr>
        <w:fldChar w:fldCharType="separate"/>
      </w:r>
      <w:r w:rsidR="00CD5701" w:rsidRPr="00D04307">
        <w:rPr>
          <w:rStyle w:val="Hyperlink"/>
          <w:noProof/>
        </w:rPr>
        <w:t>Table 4 – TVS Diode Key Properties</w:t>
      </w:r>
      <w:r w:rsidR="00CD5701">
        <w:rPr>
          <w:noProof/>
          <w:webHidden/>
        </w:rPr>
        <w:tab/>
      </w:r>
      <w:r w:rsidR="00CD5701">
        <w:rPr>
          <w:noProof/>
          <w:webHidden/>
        </w:rPr>
        <w:fldChar w:fldCharType="begin"/>
      </w:r>
      <w:r w:rsidR="00CD5701">
        <w:rPr>
          <w:noProof/>
          <w:webHidden/>
        </w:rPr>
        <w:instrText xml:space="preserve"> PAGEREF _Toc80793361 \h </w:instrText>
      </w:r>
      <w:r w:rsidR="00CD5701">
        <w:rPr>
          <w:noProof/>
          <w:webHidden/>
        </w:rPr>
      </w:r>
      <w:r w:rsidR="00CD5701">
        <w:rPr>
          <w:noProof/>
          <w:webHidden/>
        </w:rPr>
        <w:fldChar w:fldCharType="separate"/>
      </w:r>
      <w:r w:rsidR="007E2D4F">
        <w:rPr>
          <w:noProof/>
          <w:webHidden/>
        </w:rPr>
        <w:t>32</w:t>
      </w:r>
      <w:r w:rsidR="00CD5701">
        <w:rPr>
          <w:noProof/>
          <w:webHidden/>
        </w:rPr>
        <w:fldChar w:fldCharType="end"/>
      </w:r>
      <w:r>
        <w:rPr>
          <w:noProof/>
        </w:rPr>
        <w:fldChar w:fldCharType="end"/>
      </w:r>
    </w:p>
    <w:p w14:paraId="4B06627F" w14:textId="7A912F4E"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"_Toc80793362"</w:instrText>
      </w:r>
      <w:ins w:id="174" w:author="Andrew Instone-Cowie" w:date="2024-06-19T12:08:00Z" w16du:dateUtc="2024-06-19T11:08:00Z">
        <w:r w:rsidR="00BB4DAF">
          <w:rPr>
            <w:noProof/>
          </w:rPr>
        </w:r>
      </w:ins>
      <w:r>
        <w:rPr>
          <w:noProof/>
        </w:rPr>
        <w:fldChar w:fldCharType="separate"/>
      </w:r>
      <w:r w:rsidR="00CD5701" w:rsidRPr="00D04307">
        <w:rPr>
          <w:rStyle w:val="Hyperlink"/>
          <w:noProof/>
        </w:rPr>
        <w:t>Table 5 – MBI Protocol Commands</w:t>
      </w:r>
      <w:r w:rsidR="00CD5701">
        <w:rPr>
          <w:noProof/>
          <w:webHidden/>
        </w:rPr>
        <w:tab/>
      </w:r>
      <w:r w:rsidR="00CD5701">
        <w:rPr>
          <w:noProof/>
          <w:webHidden/>
        </w:rPr>
        <w:fldChar w:fldCharType="begin"/>
      </w:r>
      <w:r w:rsidR="00CD5701">
        <w:rPr>
          <w:noProof/>
          <w:webHidden/>
        </w:rPr>
        <w:instrText xml:space="preserve"> PAGEREF _Toc80793362 \h </w:instrText>
      </w:r>
      <w:r w:rsidR="00CD5701">
        <w:rPr>
          <w:noProof/>
          <w:webHidden/>
        </w:rPr>
      </w:r>
      <w:r w:rsidR="00CD5701">
        <w:rPr>
          <w:noProof/>
          <w:webHidden/>
        </w:rPr>
        <w:fldChar w:fldCharType="separate"/>
      </w:r>
      <w:r w:rsidR="007E2D4F">
        <w:rPr>
          <w:noProof/>
          <w:webHidden/>
        </w:rPr>
        <w:t>77</w:t>
      </w:r>
      <w:r w:rsidR="00CD5701">
        <w:rPr>
          <w:noProof/>
          <w:webHidden/>
        </w:rPr>
        <w:fldChar w:fldCharType="end"/>
      </w:r>
      <w:r>
        <w:rPr>
          <w:noProof/>
        </w:rPr>
        <w:fldChar w:fldCharType="end"/>
      </w:r>
    </w:p>
    <w:p w14:paraId="4EFD8C03" w14:textId="17BF8FEB"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"_Toc80793363"</w:instrText>
      </w:r>
      <w:ins w:id="175" w:author="Andrew Instone-Cowie" w:date="2024-06-19T12:08:00Z" w16du:dateUtc="2024-06-19T11:08:00Z">
        <w:r w:rsidR="00BB4DAF">
          <w:rPr>
            <w:noProof/>
          </w:rPr>
        </w:r>
      </w:ins>
      <w:r>
        <w:rPr>
          <w:noProof/>
        </w:rPr>
        <w:fldChar w:fldCharType="separate"/>
      </w:r>
      <w:r w:rsidR="00CD5701" w:rsidRPr="00D04307">
        <w:rPr>
          <w:rStyle w:val="Hyperlink"/>
          <w:noProof/>
        </w:rPr>
        <w:t>Table 6 – Inter-Blow &amp; Inter-Row Intervals</w:t>
      </w:r>
      <w:r w:rsidR="00CD5701">
        <w:rPr>
          <w:noProof/>
          <w:webHidden/>
        </w:rPr>
        <w:tab/>
      </w:r>
      <w:r w:rsidR="00CD5701">
        <w:rPr>
          <w:noProof/>
          <w:webHidden/>
        </w:rPr>
        <w:fldChar w:fldCharType="begin"/>
      </w:r>
      <w:r w:rsidR="00CD5701">
        <w:rPr>
          <w:noProof/>
          <w:webHidden/>
        </w:rPr>
        <w:instrText xml:space="preserve"> PAGEREF _Toc80793363 \h </w:instrText>
      </w:r>
      <w:r w:rsidR="00CD5701">
        <w:rPr>
          <w:noProof/>
          <w:webHidden/>
        </w:rPr>
      </w:r>
      <w:r w:rsidR="00CD5701">
        <w:rPr>
          <w:noProof/>
          <w:webHidden/>
        </w:rPr>
        <w:fldChar w:fldCharType="separate"/>
      </w:r>
      <w:r w:rsidR="007E2D4F">
        <w:rPr>
          <w:noProof/>
          <w:webHidden/>
        </w:rPr>
        <w:t>78</w:t>
      </w:r>
      <w:r w:rsidR="00CD5701">
        <w:rPr>
          <w:noProof/>
          <w:webHidden/>
        </w:rPr>
        <w:fldChar w:fldCharType="end"/>
      </w:r>
      <w:r>
        <w:rPr>
          <w:noProof/>
        </w:rPr>
        <w:fldChar w:fldCharType="end"/>
      </w:r>
    </w:p>
    <w:p w14:paraId="6FF11BD0" w14:textId="5BC739F1"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"_Toc80793364"</w:instrText>
      </w:r>
      <w:ins w:id="176" w:author="Andrew Instone-Cowie" w:date="2024-06-19T12:08:00Z" w16du:dateUtc="2024-06-19T11:08:00Z">
        <w:r w:rsidR="00BB4DAF">
          <w:rPr>
            <w:noProof/>
          </w:rPr>
        </w:r>
      </w:ins>
      <w:r>
        <w:rPr>
          <w:noProof/>
        </w:rPr>
        <w:fldChar w:fldCharType="separate"/>
      </w:r>
      <w:r w:rsidR="00CD5701" w:rsidRPr="00D04307">
        <w:rPr>
          <w:rStyle w:val="Hyperlink"/>
          <w:noProof/>
        </w:rPr>
        <w:t>Table 7 – Sensor Pulse Durations – Liverpool Cathedral</w:t>
      </w:r>
      <w:r w:rsidR="00CD5701">
        <w:rPr>
          <w:noProof/>
          <w:webHidden/>
        </w:rPr>
        <w:tab/>
      </w:r>
      <w:r w:rsidR="00CD5701">
        <w:rPr>
          <w:noProof/>
          <w:webHidden/>
        </w:rPr>
        <w:fldChar w:fldCharType="begin"/>
      </w:r>
      <w:r w:rsidR="00CD5701">
        <w:rPr>
          <w:noProof/>
          <w:webHidden/>
        </w:rPr>
        <w:instrText xml:space="preserve"> PAGEREF _Toc80793364 \h </w:instrText>
      </w:r>
      <w:r w:rsidR="00CD5701">
        <w:rPr>
          <w:noProof/>
          <w:webHidden/>
        </w:rPr>
      </w:r>
      <w:r w:rsidR="00CD5701">
        <w:rPr>
          <w:noProof/>
          <w:webHidden/>
        </w:rPr>
        <w:fldChar w:fldCharType="separate"/>
      </w:r>
      <w:r w:rsidR="007E2D4F">
        <w:rPr>
          <w:noProof/>
          <w:webHidden/>
        </w:rPr>
        <w:t>79</w:t>
      </w:r>
      <w:r w:rsidR="00CD5701">
        <w:rPr>
          <w:noProof/>
          <w:webHidden/>
        </w:rPr>
        <w:fldChar w:fldCharType="end"/>
      </w:r>
      <w:r>
        <w:rPr>
          <w:noProof/>
        </w:rPr>
        <w:fldChar w:fldCharType="end"/>
      </w:r>
    </w:p>
    <w:p w14:paraId="0FC4FAC5" w14:textId="6E2F918E"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"_Toc80793365"</w:instrText>
      </w:r>
      <w:ins w:id="177" w:author="Andrew Instone-Cowie" w:date="2024-06-19T12:08:00Z" w16du:dateUtc="2024-06-19T11:08:00Z">
        <w:r w:rsidR="00BB4DAF">
          <w:rPr>
            <w:noProof/>
          </w:rPr>
        </w:r>
      </w:ins>
      <w:r>
        <w:rPr>
          <w:noProof/>
        </w:rPr>
        <w:fldChar w:fldCharType="separate"/>
      </w:r>
      <w:r w:rsidR="00CD5701" w:rsidRPr="00D04307">
        <w:rPr>
          <w:rStyle w:val="Hyperlink"/>
          <w:noProof/>
        </w:rPr>
        <w:t>Table 8 – Theoretical Sensor Pulse Durations – Other Towers</w:t>
      </w:r>
      <w:r w:rsidR="00CD5701">
        <w:rPr>
          <w:noProof/>
          <w:webHidden/>
        </w:rPr>
        <w:tab/>
      </w:r>
      <w:r w:rsidR="00CD5701">
        <w:rPr>
          <w:noProof/>
          <w:webHidden/>
        </w:rPr>
        <w:fldChar w:fldCharType="begin"/>
      </w:r>
      <w:r w:rsidR="00CD5701">
        <w:rPr>
          <w:noProof/>
          <w:webHidden/>
        </w:rPr>
        <w:instrText xml:space="preserve"> PAGEREF _Toc80793365 \h </w:instrText>
      </w:r>
      <w:r w:rsidR="00CD5701">
        <w:rPr>
          <w:noProof/>
          <w:webHidden/>
        </w:rPr>
      </w:r>
      <w:r w:rsidR="00CD5701">
        <w:rPr>
          <w:noProof/>
          <w:webHidden/>
        </w:rPr>
        <w:fldChar w:fldCharType="separate"/>
      </w:r>
      <w:r w:rsidR="007E2D4F">
        <w:rPr>
          <w:noProof/>
          <w:webHidden/>
        </w:rPr>
        <w:t>79</w:t>
      </w:r>
      <w:r w:rsidR="00CD5701">
        <w:rPr>
          <w:noProof/>
          <w:webHidden/>
        </w:rPr>
        <w:fldChar w:fldCharType="end"/>
      </w:r>
      <w:r>
        <w:rPr>
          <w:noProof/>
        </w:rPr>
        <w:fldChar w:fldCharType="end"/>
      </w:r>
    </w:p>
    <w:p w14:paraId="12D502F4" w14:textId="5BBFF006"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"_Toc80793366"</w:instrText>
      </w:r>
      <w:ins w:id="178" w:author="Andrew Instone-Cowie" w:date="2024-06-19T12:08:00Z" w16du:dateUtc="2024-06-19T11:08:00Z">
        <w:r w:rsidR="00BB4DAF">
          <w:rPr>
            <w:noProof/>
          </w:rPr>
        </w:r>
      </w:ins>
      <w:r>
        <w:rPr>
          <w:noProof/>
        </w:rPr>
        <w:fldChar w:fldCharType="separate"/>
      </w:r>
      <w:r w:rsidR="00CD5701" w:rsidRPr="00D04307">
        <w:rPr>
          <w:rStyle w:val="Hyperlink"/>
          <w:noProof/>
        </w:rPr>
        <w:t>Table 9 – CLI Command Reference</w:t>
      </w:r>
      <w:r w:rsidR="00CD5701">
        <w:rPr>
          <w:noProof/>
          <w:webHidden/>
        </w:rPr>
        <w:tab/>
      </w:r>
      <w:r w:rsidR="00CD5701">
        <w:rPr>
          <w:noProof/>
          <w:webHidden/>
        </w:rPr>
        <w:fldChar w:fldCharType="begin"/>
      </w:r>
      <w:r w:rsidR="00CD5701">
        <w:rPr>
          <w:noProof/>
          <w:webHidden/>
        </w:rPr>
        <w:instrText xml:space="preserve"> PAGEREF _Toc80793366 \h </w:instrText>
      </w:r>
      <w:r w:rsidR="00CD5701">
        <w:rPr>
          <w:noProof/>
          <w:webHidden/>
        </w:rPr>
      </w:r>
      <w:r w:rsidR="00CD5701">
        <w:rPr>
          <w:noProof/>
          <w:webHidden/>
        </w:rPr>
        <w:fldChar w:fldCharType="separate"/>
      </w:r>
      <w:r w:rsidR="007E2D4F">
        <w:rPr>
          <w:noProof/>
          <w:webHidden/>
        </w:rPr>
        <w:t>81</w:t>
      </w:r>
      <w:r w:rsidR="00CD5701">
        <w:rPr>
          <w:noProof/>
          <w:webHidden/>
        </w:rPr>
        <w:fldChar w:fldCharType="end"/>
      </w:r>
      <w:r>
        <w:rPr>
          <w:noProof/>
        </w:rPr>
        <w:fldChar w:fldCharType="end"/>
      </w:r>
    </w:p>
    <w:p w14:paraId="10DF04A3" w14:textId="4B2736AE" w:rsidR="00CD5701" w:rsidRDefault="00000000" w:rsidP="00EE121F">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"_Toc80793367"</w:instrText>
      </w:r>
      <w:ins w:id="179" w:author="Andrew Instone-Cowie" w:date="2024-06-19T12:08:00Z" w16du:dateUtc="2024-06-19T11:08:00Z">
        <w:r w:rsidR="00BB4DAF">
          <w:rPr>
            <w:noProof/>
          </w:rPr>
        </w:r>
      </w:ins>
      <w:r>
        <w:rPr>
          <w:noProof/>
        </w:rPr>
        <w:fldChar w:fldCharType="separate"/>
      </w:r>
      <w:r w:rsidR="00CD5701" w:rsidRPr="00D04307">
        <w:rPr>
          <w:rStyle w:val="Hyperlink"/>
          <w:noProof/>
        </w:rPr>
        <w:t>Table 10 – LED Signal Codes</w:t>
      </w:r>
      <w:r w:rsidR="00CD5701">
        <w:rPr>
          <w:noProof/>
          <w:webHidden/>
        </w:rPr>
        <w:tab/>
      </w:r>
      <w:r w:rsidR="00CD5701">
        <w:rPr>
          <w:noProof/>
          <w:webHidden/>
        </w:rPr>
        <w:fldChar w:fldCharType="begin"/>
      </w:r>
      <w:r w:rsidR="00CD5701">
        <w:rPr>
          <w:noProof/>
          <w:webHidden/>
        </w:rPr>
        <w:instrText xml:space="preserve"> PAGEREF _Toc80793367 \h </w:instrText>
      </w:r>
      <w:r w:rsidR="00CD5701">
        <w:rPr>
          <w:noProof/>
          <w:webHidden/>
        </w:rPr>
      </w:r>
      <w:r w:rsidR="00CD5701">
        <w:rPr>
          <w:noProof/>
          <w:webHidden/>
        </w:rPr>
        <w:fldChar w:fldCharType="separate"/>
      </w:r>
      <w:r w:rsidR="007E2D4F">
        <w:rPr>
          <w:noProof/>
          <w:webHidden/>
        </w:rPr>
        <w:t>83</w:t>
      </w:r>
      <w:r w:rsidR="00CD5701">
        <w:rPr>
          <w:noProof/>
          <w:webHidden/>
        </w:rPr>
        <w:fldChar w:fldCharType="end"/>
      </w:r>
      <w:r>
        <w:rPr>
          <w:noProof/>
        </w:rPr>
        <w:fldChar w:fldCharType="end"/>
      </w:r>
    </w:p>
    <w:p w14:paraId="56C1AB51" w14:textId="008666B0" w:rsidR="00CD5701" w:rsidRDefault="00000000">
      <w:pPr>
        <w:pStyle w:val="TableofFigures"/>
        <w:tabs>
          <w:tab w:val="right" w:leader="dot" w:pos="9016"/>
        </w:tabs>
        <w:rPr>
          <w:rFonts w:eastAsiaTheme="minorEastAsia"/>
          <w:noProof/>
          <w:lang w:eastAsia="en-GB"/>
        </w:rPr>
      </w:pPr>
      <w:r>
        <w:rPr>
          <w:noProof/>
        </w:rPr>
        <w:fldChar w:fldCharType="begin"/>
      </w:r>
      <w:r>
        <w:rPr>
          <w:noProof/>
        </w:rPr>
        <w:instrText>HYPERLINK \l "_Toc80793368"</w:instrText>
      </w:r>
      <w:ins w:id="180" w:author="Andrew Instone-Cowie" w:date="2024-06-19T12:08:00Z" w16du:dateUtc="2024-06-19T11:08:00Z">
        <w:r w:rsidR="00BB4DAF">
          <w:rPr>
            <w:noProof/>
          </w:rPr>
        </w:r>
      </w:ins>
      <w:r>
        <w:rPr>
          <w:noProof/>
        </w:rPr>
        <w:fldChar w:fldCharType="separate"/>
      </w:r>
      <w:r w:rsidR="00CD5701" w:rsidRPr="00D04307">
        <w:rPr>
          <w:rStyle w:val="Hyperlink"/>
          <w:noProof/>
        </w:rPr>
        <w:t>Table 11 – Useful Links</w:t>
      </w:r>
      <w:r w:rsidR="00CD5701">
        <w:rPr>
          <w:noProof/>
          <w:webHidden/>
        </w:rPr>
        <w:tab/>
      </w:r>
      <w:r w:rsidR="00CD5701">
        <w:rPr>
          <w:noProof/>
          <w:webHidden/>
        </w:rPr>
        <w:fldChar w:fldCharType="begin"/>
      </w:r>
      <w:r w:rsidR="00CD5701">
        <w:rPr>
          <w:noProof/>
          <w:webHidden/>
        </w:rPr>
        <w:instrText xml:space="preserve"> PAGEREF _Toc80793368 \h </w:instrText>
      </w:r>
      <w:r w:rsidR="00CD5701">
        <w:rPr>
          <w:noProof/>
          <w:webHidden/>
        </w:rPr>
      </w:r>
      <w:r w:rsidR="00CD5701">
        <w:rPr>
          <w:noProof/>
          <w:webHidden/>
        </w:rPr>
        <w:fldChar w:fldCharType="separate"/>
      </w:r>
      <w:r w:rsidR="007E2D4F">
        <w:rPr>
          <w:noProof/>
          <w:webHidden/>
        </w:rPr>
        <w:t>84</w:t>
      </w:r>
      <w:r w:rsidR="00CD5701">
        <w:rPr>
          <w:noProof/>
          <w:webHidden/>
        </w:rPr>
        <w:fldChar w:fldCharType="end"/>
      </w:r>
      <w:r>
        <w:rPr>
          <w:noProof/>
        </w:rPr>
        <w:fldChar w:fldCharType="end"/>
      </w:r>
    </w:p>
    <w:p w14:paraId="4A712831" w14:textId="2D56C405" w:rsidR="004D7582" w:rsidRPr="00787764" w:rsidRDefault="00E35852" w:rsidP="0078474A">
      <w:pPr>
        <w:pStyle w:val="Heading1"/>
        <w:pageBreakBefore/>
        <w:spacing w:after="100"/>
      </w:pPr>
      <w:r>
        <w:lastRenderedPageBreak/>
        <w:fldChar w:fldCharType="end"/>
      </w:r>
      <w:bookmarkStart w:id="181" w:name="_Toc80793198"/>
      <w:r w:rsidR="004D7582">
        <w:t>Document History</w:t>
      </w:r>
      <w:bookmarkEnd w:id="1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c>
          <w:tcPr>
            <w:tcW w:w="991" w:type="dxa"/>
          </w:tcPr>
          <w:p w14:paraId="06971524" w14:textId="31290BB6" w:rsidR="00AC3C52" w:rsidRDefault="00AC3C52" w:rsidP="00AC3C52">
            <w:pPr>
              <w:contextualSpacing/>
            </w:pPr>
            <w:r>
              <w:t>1.3</w:t>
            </w:r>
          </w:p>
        </w:tc>
        <w:tc>
          <w:tcPr>
            <w:tcW w:w="1822" w:type="dxa"/>
          </w:tcPr>
          <w:p w14:paraId="6D12BA73" w14:textId="2A39A5C7" w:rsidR="00AC3C52" w:rsidRDefault="00AC3C52" w:rsidP="00AC3C52">
            <w:pPr>
              <w:contextualSpacing/>
            </w:pPr>
            <w:r>
              <w:t>A J Instone-Cowie</w:t>
            </w:r>
          </w:p>
        </w:tc>
        <w:tc>
          <w:tcPr>
            <w:tcW w:w="1390" w:type="dxa"/>
          </w:tcPr>
          <w:p w14:paraId="0287CCB6" w14:textId="50066404" w:rsidR="00AC3C52" w:rsidRDefault="00BF59FA" w:rsidP="00AC3C52">
            <w:pPr>
              <w:contextualSpacing/>
            </w:pPr>
            <w:r>
              <w:t>27</w:t>
            </w:r>
            <w:r w:rsidR="00AC3C52">
              <w:t>/08/2021</w:t>
            </w:r>
          </w:p>
        </w:tc>
        <w:tc>
          <w:tcPr>
            <w:tcW w:w="4931" w:type="dxa"/>
          </w:tcPr>
          <w:p w14:paraId="2EC50A35" w14:textId="55AD5FF5" w:rsidR="00AC3C52" w:rsidRDefault="00AC3C52" w:rsidP="00AC3C52">
            <w:pPr>
              <w:contextualSpacing/>
            </w:pPr>
            <w:r>
              <w:t xml:space="preserve">Add Circuit Protection, </w:t>
            </w:r>
            <w:r w:rsidR="00CD5701">
              <w:t xml:space="preserve">DB9 pin-outs, </w:t>
            </w:r>
            <w:r>
              <w:t>minor corrections.</w:t>
            </w:r>
          </w:p>
        </w:tc>
      </w:tr>
      <w:tr w:rsidR="00EE121F" w:rsidRPr="009C1732" w14:paraId="33BE7022" w14:textId="77777777" w:rsidTr="003A2793">
        <w:trPr>
          <w:ins w:id="182" w:author="Andrew Instone-Cowie" w:date="2024-06-17T15:14:00Z"/>
        </w:trPr>
        <w:tc>
          <w:tcPr>
            <w:tcW w:w="991" w:type="dxa"/>
          </w:tcPr>
          <w:p w14:paraId="5F72598B" w14:textId="638EB117" w:rsidR="00EE121F" w:rsidRDefault="00EE121F" w:rsidP="00EE121F">
            <w:pPr>
              <w:contextualSpacing/>
              <w:rPr>
                <w:ins w:id="183" w:author="Andrew Instone-Cowie" w:date="2024-06-17T15:14:00Z" w16du:dateUtc="2024-06-17T14:14:00Z"/>
              </w:rPr>
            </w:pPr>
            <w:ins w:id="184" w:author="Andrew Instone-Cowie" w:date="2024-06-17T15:14:00Z" w16du:dateUtc="2024-06-17T14:14:00Z">
              <w:r>
                <w:t>1.4</w:t>
              </w:r>
            </w:ins>
          </w:p>
        </w:tc>
        <w:tc>
          <w:tcPr>
            <w:tcW w:w="1822" w:type="dxa"/>
          </w:tcPr>
          <w:p w14:paraId="40E204C2" w14:textId="4B8E9F89" w:rsidR="00EE121F" w:rsidRDefault="00EE121F" w:rsidP="00EE121F">
            <w:pPr>
              <w:contextualSpacing/>
              <w:rPr>
                <w:ins w:id="185" w:author="Andrew Instone-Cowie" w:date="2024-06-17T15:14:00Z" w16du:dateUtc="2024-06-17T14:14:00Z"/>
              </w:rPr>
            </w:pPr>
            <w:ins w:id="186" w:author="Andrew Instone-Cowie" w:date="2024-06-17T15:14:00Z" w16du:dateUtc="2024-06-17T14:14:00Z">
              <w:r>
                <w:t>A J Instone-Cowie</w:t>
              </w:r>
            </w:ins>
          </w:p>
        </w:tc>
        <w:tc>
          <w:tcPr>
            <w:tcW w:w="1390" w:type="dxa"/>
          </w:tcPr>
          <w:p w14:paraId="39DD6975" w14:textId="372331B2" w:rsidR="00EE121F" w:rsidRDefault="00EE121F" w:rsidP="00EE121F">
            <w:pPr>
              <w:contextualSpacing/>
              <w:rPr>
                <w:ins w:id="187" w:author="Andrew Instone-Cowie" w:date="2024-06-17T15:14:00Z" w16du:dateUtc="2024-06-17T14:14:00Z"/>
              </w:rPr>
            </w:pPr>
            <w:ins w:id="188" w:author="Andrew Instone-Cowie" w:date="2024-06-17T15:14:00Z" w16du:dateUtc="2024-06-17T14:14:00Z">
              <w:r>
                <w:t>1</w:t>
              </w:r>
            </w:ins>
            <w:ins w:id="189" w:author="Andrew Instone-Cowie" w:date="2024-06-19T11:27:00Z" w16du:dateUtc="2024-06-19T10:27:00Z">
              <w:r w:rsidR="009A0960">
                <w:t>9</w:t>
              </w:r>
            </w:ins>
            <w:ins w:id="190" w:author="Andrew Instone-Cowie" w:date="2024-06-17T15:14:00Z" w16du:dateUtc="2024-06-17T14:14:00Z">
              <w:r>
                <w:t>/06/2024</w:t>
              </w:r>
            </w:ins>
          </w:p>
        </w:tc>
        <w:tc>
          <w:tcPr>
            <w:tcW w:w="4931" w:type="dxa"/>
          </w:tcPr>
          <w:p w14:paraId="16C6973A" w14:textId="63687C38" w:rsidR="00EE121F" w:rsidRDefault="008E34A3" w:rsidP="00EE121F">
            <w:pPr>
              <w:contextualSpacing/>
              <w:rPr>
                <w:ins w:id="191" w:author="Andrew Instone-Cowie" w:date="2024-06-18T15:11:00Z" w16du:dateUtc="2024-06-18T14:11:00Z"/>
              </w:rPr>
            </w:pPr>
            <w:ins w:id="192" w:author="Andrew Instone-Cowie" w:date="2024-06-17T15:22:00Z" w16du:dateUtc="2024-06-17T14:22:00Z">
              <w:r>
                <w:t xml:space="preserve">Update for </w:t>
              </w:r>
            </w:ins>
            <w:ins w:id="193" w:author="Andrew Instone-Cowie" w:date="2024-06-17T16:05:00Z" w16du:dateUtc="2024-06-17T15:05:00Z">
              <w:r w:rsidR="00E21409">
                <w:t xml:space="preserve">interface </w:t>
              </w:r>
            </w:ins>
            <w:ins w:id="194" w:author="Andrew Instone-Cowie" w:date="2024-06-17T15:22:00Z" w16du:dateUtc="2024-06-17T14:22:00Z">
              <w:r>
                <w:t xml:space="preserve">firmware 3.7, </w:t>
              </w:r>
            </w:ins>
            <w:ins w:id="195" w:author="Andrew Instone-Cowie" w:date="2024-06-17T15:14:00Z" w16du:dateUtc="2024-06-17T14:14:00Z">
              <w:r w:rsidR="00EE121F">
                <w:t xml:space="preserve">MBI </w:t>
              </w:r>
            </w:ins>
            <w:ins w:id="196" w:author="Andrew Instone-Cowie" w:date="2024-06-17T15:22:00Z" w16du:dateUtc="2024-06-17T14:22:00Z">
              <w:r>
                <w:t>P</w:t>
              </w:r>
            </w:ins>
            <w:ins w:id="197" w:author="Andrew Instone-Cowie" w:date="2024-06-17T15:15:00Z" w16du:dateUtc="2024-06-17T14:15:00Z">
              <w:r w:rsidR="00EE121F">
                <w:t>rotocol 0xFD command support in Abel 10.3.2</w:t>
              </w:r>
            </w:ins>
            <w:ins w:id="198" w:author="Andrew Instone-Cowie" w:date="2024-06-17T16:05:00Z" w16du:dateUtc="2024-06-17T15:05:00Z">
              <w:r w:rsidR="00E21409">
                <w:t>, update software versions.</w:t>
              </w:r>
            </w:ins>
          </w:p>
          <w:p w14:paraId="7E238551" w14:textId="1FEE5548" w:rsidR="00E46144" w:rsidRDefault="00E46144" w:rsidP="00EE121F">
            <w:pPr>
              <w:contextualSpacing/>
              <w:rPr>
                <w:ins w:id="199" w:author="Andrew Instone-Cowie" w:date="2024-06-17T15:14:00Z" w16du:dateUtc="2024-06-17T14:14:00Z"/>
              </w:rPr>
            </w:pPr>
            <w:ins w:id="200" w:author="Andrew Instone-Cowie" w:date="2024-06-18T15:11:00Z" w16du:dateUtc="2024-06-18T14:11:00Z">
              <w:r>
                <w:t>Update external links.</w:t>
              </w:r>
            </w:ins>
          </w:p>
        </w:tc>
      </w:tr>
    </w:tbl>
    <w:p w14:paraId="7A02DD01" w14:textId="77777777" w:rsidR="004D7582" w:rsidRPr="009C1732" w:rsidRDefault="004D7582" w:rsidP="00483BB7"/>
    <w:p w14:paraId="5AE564C6" w14:textId="15066097"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ins w:id="201" w:author="Andrew Instone-Cowie" w:date="2024-06-17T15:15:00Z" w16du:dateUtc="2024-06-17T14:15:00Z">
        <w:r w:rsidR="00EE121F">
          <w:rPr>
            <w:i/>
          </w:rPr>
          <w:t>4</w:t>
        </w:r>
      </w:ins>
      <w:del w:id="202" w:author="Andrew Instone-Cowie" w:date="2024-06-17T15:15:00Z" w16du:dateUtc="2024-06-17T14:15:00Z">
        <w:r w:rsidR="00AC3C52" w:rsidDel="00EE121F">
          <w:rPr>
            <w:i/>
          </w:rPr>
          <w:delText>1</w:delText>
        </w:r>
      </w:del>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21ED8257" w14:textId="77777777" w:rsidR="00C146CF" w:rsidRDefault="00C146CF" w:rsidP="001B6EA6">
      <w:pPr>
        <w:pStyle w:val="Heading1"/>
      </w:pPr>
      <w:bookmarkStart w:id="203" w:name="_Toc80793199"/>
      <w:r>
        <w:t>Licence</w:t>
      </w:r>
      <w:bookmarkEnd w:id="203"/>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208" w:name="_Toc524372295"/>
      <w:bookmarkStart w:id="209" w:name="_Toc80793200"/>
      <w:r>
        <w:lastRenderedPageBreak/>
        <w:t>Documentation Map</w:t>
      </w:r>
      <w:bookmarkEnd w:id="208"/>
      <w:bookmarkEnd w:id="209"/>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1A3EE92C" w:rsidR="004D7B39" w:rsidRDefault="004D7B39" w:rsidP="004D7B39">
      <w:pPr>
        <w:pStyle w:val="Caption"/>
        <w:jc w:val="center"/>
      </w:pPr>
      <w:bookmarkStart w:id="210" w:name="_Toc524372371"/>
      <w:bookmarkStart w:id="211" w:name="_Toc80793300"/>
      <w:r>
        <w:t xml:space="preserve">Figure </w:t>
      </w:r>
      <w:r>
        <w:rPr>
          <w:noProof/>
        </w:rPr>
        <w:fldChar w:fldCharType="begin"/>
      </w:r>
      <w:r>
        <w:rPr>
          <w:noProof/>
        </w:rPr>
        <w:instrText xml:space="preserve"> SEQ Figure \* ARABIC </w:instrText>
      </w:r>
      <w:r>
        <w:rPr>
          <w:noProof/>
        </w:rPr>
        <w:fldChar w:fldCharType="separate"/>
      </w:r>
      <w:r w:rsidR="007E2D4F">
        <w:rPr>
          <w:noProof/>
        </w:rPr>
        <w:t>1</w:t>
      </w:r>
      <w:r>
        <w:rPr>
          <w:noProof/>
        </w:rPr>
        <w:fldChar w:fldCharType="end"/>
      </w:r>
      <w:r>
        <w:t xml:space="preserve"> – Documentation Map</w:t>
      </w:r>
      <w:bookmarkEnd w:id="210"/>
      <w:bookmarkEnd w:id="211"/>
    </w:p>
    <w:p w14:paraId="6136827F" w14:textId="77777777" w:rsidR="004D7B39" w:rsidRPr="004E080F" w:rsidRDefault="004D7B39" w:rsidP="004D7B39">
      <w:pPr>
        <w:pStyle w:val="Heading1"/>
        <w:pageBreakBefore/>
      </w:pPr>
      <w:bookmarkStart w:id="212" w:name="_Toc524372296"/>
      <w:bookmarkStart w:id="213" w:name="_Toc80793201"/>
      <w:r>
        <w:lastRenderedPageBreak/>
        <w:t>About This Guide</w:t>
      </w:r>
      <w:bookmarkEnd w:id="212"/>
      <w:bookmarkEnd w:id="213"/>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226" w:name="_Toc20774291"/>
      <w:bookmarkStart w:id="227" w:name="_Toc80793202"/>
      <w:r w:rsidRPr="00970EDC">
        <w:lastRenderedPageBreak/>
        <w:t xml:space="preserve">Typical </w:t>
      </w:r>
      <w:r w:rsidR="00EB740C">
        <w:t xml:space="preserve">Type 2 </w:t>
      </w:r>
      <w:r>
        <w:t>Simulator Installation</w:t>
      </w:r>
      <w:bookmarkEnd w:id="226"/>
      <w:r w:rsidR="00EB740C">
        <w:t>s</w:t>
      </w:r>
      <w:bookmarkEnd w:id="227"/>
    </w:p>
    <w:p w14:paraId="7298C731" w14:textId="3898442B" w:rsidR="006A0A73" w:rsidRPr="006A0A73" w:rsidRDefault="006A0A73" w:rsidP="006A0A73">
      <w:pPr>
        <w:pStyle w:val="Heading2"/>
      </w:pPr>
      <w:bookmarkStart w:id="228" w:name="_Toc80793203"/>
      <w:r>
        <w:t>Basic Configuration</w:t>
      </w:r>
      <w:bookmarkEnd w:id="228"/>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01C980AA" w:rsidR="00F922E2" w:rsidRPr="000F6726" w:rsidRDefault="00F922E2" w:rsidP="00F922E2">
      <w:pPr>
        <w:pStyle w:val="Caption"/>
        <w:jc w:val="center"/>
      </w:pPr>
      <w:bookmarkStart w:id="229" w:name="_Toc20774378"/>
      <w:bookmarkStart w:id="230" w:name="_Toc80793301"/>
      <w:r>
        <w:t xml:space="preserve">Figure </w:t>
      </w:r>
      <w:r>
        <w:rPr>
          <w:noProof/>
        </w:rPr>
        <w:fldChar w:fldCharType="begin"/>
      </w:r>
      <w:r>
        <w:rPr>
          <w:noProof/>
        </w:rPr>
        <w:instrText xml:space="preserve"> SEQ Figure \* ARABIC </w:instrText>
      </w:r>
      <w:r>
        <w:rPr>
          <w:noProof/>
        </w:rPr>
        <w:fldChar w:fldCharType="separate"/>
      </w:r>
      <w:r w:rsidR="007E2D4F">
        <w:rPr>
          <w:noProof/>
        </w:rPr>
        <w:t>2</w:t>
      </w:r>
      <w:r>
        <w:rPr>
          <w:noProof/>
        </w:rPr>
        <w:fldChar w:fldCharType="end"/>
      </w:r>
      <w:r>
        <w:t xml:space="preserve"> – Simulator General Arrangement</w:t>
      </w:r>
      <w:bookmarkEnd w:id="229"/>
      <w:bookmarkEnd w:id="230"/>
    </w:p>
    <w:p w14:paraId="13215230" w14:textId="0D247CE5" w:rsidR="00F922E2" w:rsidRDefault="00F922E2" w:rsidP="00F922E2">
      <w:pPr>
        <w:pStyle w:val="Heading2"/>
        <w:pageBreakBefore/>
      </w:pPr>
      <w:bookmarkStart w:id="231" w:name="_Toc20858695"/>
      <w:bookmarkStart w:id="232" w:name="_Toc80793204"/>
      <w:r>
        <w:lastRenderedPageBreak/>
        <w:t>Second PC Module</w:t>
      </w:r>
      <w:bookmarkEnd w:id="231"/>
      <w:bookmarkEnd w:id="232"/>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21DC7013" w:rsidR="00F922E2" w:rsidRPr="000F6726" w:rsidRDefault="00F922E2" w:rsidP="00F922E2">
      <w:pPr>
        <w:pStyle w:val="Caption"/>
        <w:jc w:val="center"/>
      </w:pPr>
      <w:bookmarkStart w:id="233" w:name="_Toc20858738"/>
      <w:bookmarkStart w:id="234" w:name="_Toc80793302"/>
      <w:r>
        <w:t xml:space="preserve">Figure </w:t>
      </w:r>
      <w:r>
        <w:rPr>
          <w:noProof/>
        </w:rPr>
        <w:fldChar w:fldCharType="begin"/>
      </w:r>
      <w:r>
        <w:rPr>
          <w:noProof/>
        </w:rPr>
        <w:instrText xml:space="preserve"> SEQ Figure \* ARABIC </w:instrText>
      </w:r>
      <w:r>
        <w:rPr>
          <w:noProof/>
        </w:rPr>
        <w:fldChar w:fldCharType="separate"/>
      </w:r>
      <w:r w:rsidR="007E2D4F">
        <w:rPr>
          <w:noProof/>
        </w:rPr>
        <w:t>3</w:t>
      </w:r>
      <w:r>
        <w:rPr>
          <w:noProof/>
        </w:rPr>
        <w:fldChar w:fldCharType="end"/>
      </w:r>
      <w:r>
        <w:t xml:space="preserve"> – Second PC Module General Arrangement</w:t>
      </w:r>
      <w:bookmarkEnd w:id="233"/>
      <w:bookmarkEnd w:id="234"/>
    </w:p>
    <w:p w14:paraId="016E1D4A" w14:textId="77777777" w:rsidR="006A0A73" w:rsidRDefault="006A0A73" w:rsidP="00F922E2">
      <w:pPr>
        <w:pStyle w:val="Heading2"/>
      </w:pPr>
      <w:bookmarkStart w:id="235" w:name="_Toc20858696"/>
      <w:r>
        <w:br w:type="page"/>
      </w:r>
    </w:p>
    <w:p w14:paraId="4A580C49" w14:textId="29B78B77" w:rsidR="00F922E2" w:rsidRDefault="00F922E2" w:rsidP="00F922E2">
      <w:pPr>
        <w:pStyle w:val="Heading2"/>
      </w:pPr>
      <w:bookmarkStart w:id="236" w:name="_Toc80793205"/>
      <w:r>
        <w:lastRenderedPageBreak/>
        <w:t>Basic Serial Splitter Module</w:t>
      </w:r>
      <w:bookmarkEnd w:id="235"/>
      <w:bookmarkEnd w:id="236"/>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4610FB5F" w:rsidR="00F922E2" w:rsidRPr="000F6726" w:rsidRDefault="00F922E2" w:rsidP="00F922E2">
      <w:pPr>
        <w:pStyle w:val="Caption"/>
        <w:jc w:val="center"/>
      </w:pPr>
      <w:bookmarkStart w:id="237" w:name="_Toc20858739"/>
      <w:bookmarkStart w:id="238" w:name="_Toc80793303"/>
      <w:r>
        <w:t xml:space="preserve">Figure </w:t>
      </w:r>
      <w:r>
        <w:rPr>
          <w:noProof/>
        </w:rPr>
        <w:fldChar w:fldCharType="begin"/>
      </w:r>
      <w:r>
        <w:rPr>
          <w:noProof/>
        </w:rPr>
        <w:instrText xml:space="preserve"> SEQ Figure \* ARABIC </w:instrText>
      </w:r>
      <w:r>
        <w:rPr>
          <w:noProof/>
        </w:rPr>
        <w:fldChar w:fldCharType="separate"/>
      </w:r>
      <w:r w:rsidR="007E2D4F">
        <w:rPr>
          <w:noProof/>
        </w:rPr>
        <w:t>4</w:t>
      </w:r>
      <w:r>
        <w:rPr>
          <w:noProof/>
        </w:rPr>
        <w:fldChar w:fldCharType="end"/>
      </w:r>
      <w:r>
        <w:t xml:space="preserve"> – Basic Serial Splitter Modules General Arrangement</w:t>
      </w:r>
      <w:bookmarkEnd w:id="237"/>
      <w:bookmarkEnd w:id="238"/>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239" w:name="_Toc80793206"/>
      <w:r>
        <w:lastRenderedPageBreak/>
        <w:t xml:space="preserve">Simulator </w:t>
      </w:r>
      <w:r w:rsidR="006E2D44">
        <w:t>Overview</w:t>
      </w:r>
      <w:bookmarkEnd w:id="239"/>
    </w:p>
    <w:p w14:paraId="131A04A3" w14:textId="6D5C8933" w:rsidR="003E6D21" w:rsidRDefault="0051426B" w:rsidP="00DB2BC9">
      <w:pPr>
        <w:pStyle w:val="Heading2"/>
      </w:pPr>
      <w:bookmarkStart w:id="240" w:name="_Toc80793207"/>
      <w:r>
        <w:t xml:space="preserve">Bell </w:t>
      </w:r>
      <w:r w:rsidR="00D51E99">
        <w:t>Sensing Method</w:t>
      </w:r>
      <w:r w:rsidR="006A0A73">
        <w:t>s</w:t>
      </w:r>
      <w:bookmarkEnd w:id="240"/>
    </w:p>
    <w:p w14:paraId="6830AA91" w14:textId="77777777" w:rsidR="00D16863" w:rsidRPr="00D16863" w:rsidRDefault="00D16863" w:rsidP="00D16863">
      <w:pPr>
        <w:pStyle w:val="Heading3"/>
      </w:pPr>
      <w:bookmarkStart w:id="241" w:name="_Toc80793208"/>
      <w:r>
        <w:t>Sensor Types</w:t>
      </w:r>
      <w:bookmarkEnd w:id="241"/>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55C0EDD5"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 xml:space="preserve">and a wire coil fitted to the wheel shroud, have also been used. In principle the absence of moving parts should make these a very reliable option. </w:t>
      </w:r>
      <w:del w:id="242" w:author="Andrew Instone-Cowie" w:date="2024-06-19T11:28:00Z" w16du:dateUtc="2024-06-19T10:28:00Z">
        <w:r w:rsidR="0049533D" w:rsidRPr="009C1732" w:rsidDel="009A0960">
          <w:delText>However</w:delText>
        </w:r>
      </w:del>
      <w:ins w:id="243" w:author="Andrew Instone-Cowie" w:date="2024-06-19T11:28:00Z" w16du:dateUtc="2024-06-19T10:28:00Z">
        <w:r w:rsidR="009A0960" w:rsidRPr="009C1732">
          <w:t>However,</w:t>
        </w:r>
      </w:ins>
      <w:r w:rsidR="0049533D" w:rsidRPr="009C1732">
        <w:t xml:space="preserve">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AFBA78D"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6A0A73" w:rsidRPr="009C1732">
        <w:t>The standard magneto-resistive sensor used by the Type 2 Liverpool Ringing Simulator is derived from this design</w:t>
      </w:r>
      <w:r w:rsidRPr="009C1732">
        <w:t>.</w:t>
      </w:r>
      <w:r w:rsidR="005E1F4A" w:rsidRPr="009C1732">
        <w:t xml:space="preserve"> </w:t>
      </w:r>
    </w:p>
    <w:p w14:paraId="01046A82" w14:textId="09221BFB"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w:t>
      </w:r>
      <w:del w:id="248" w:author="Andrew Instone-Cowie" w:date="2024-06-18T15:15:00Z" w16du:dateUtc="2024-06-18T14:15:00Z">
        <w:r w:rsidRPr="009C1732" w:rsidDel="00E46144">
          <w:rPr>
            <w:rStyle w:val="FootnoteReference"/>
          </w:rPr>
          <w:footnoteReference w:id="8"/>
        </w:r>
      </w:del>
      <w:r w:rsidRPr="009C1732">
        <w:t xml:space="preserve">.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ins w:id="251" w:author="Andrew Instone-Cowie" w:date="2024-06-18T15:18:00Z" w16du:dateUtc="2024-06-18T14:18:00Z">
        <w:r w:rsidR="00E46144">
          <w:rPr>
            <w:rStyle w:val="FootnoteReference"/>
          </w:rPr>
          <w:footnoteReference w:id="9"/>
        </w:r>
      </w:ins>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10"/>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1"/>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262" w:name="_Toc80793209"/>
      <w:r>
        <w:lastRenderedPageBreak/>
        <w:t xml:space="preserve">Single vs Dual </w:t>
      </w:r>
      <w:r w:rsidR="005F5863">
        <w:t>Trigger</w:t>
      </w:r>
      <w:bookmarkEnd w:id="262"/>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263" w:name="_Toc80793210"/>
      <w:r>
        <w:t>Dual Triggers</w:t>
      </w:r>
      <w:bookmarkEnd w:id="263"/>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68D29C0E"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7E2D4F">
        <w:t xml:space="preserve">Figure </w:t>
      </w:r>
      <w:r w:rsidR="007E2D4F">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7E2D4F">
        <w:t xml:space="preserve">Figure </w:t>
      </w:r>
      <w:r w:rsidR="007E2D4F">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2E7AF5D1" w:rsidR="007A715D" w:rsidRDefault="007A715D" w:rsidP="007A715D">
            <w:pPr>
              <w:pStyle w:val="Caption"/>
              <w:jc w:val="center"/>
            </w:pPr>
            <w:bookmarkStart w:id="264" w:name="_Ref452126963"/>
            <w:bookmarkStart w:id="265" w:name="_Toc472625841"/>
            <w:bookmarkStart w:id="266" w:name="_Toc80793304"/>
            <w:r>
              <w:t xml:space="preserve">Figure </w:t>
            </w:r>
            <w:r>
              <w:rPr>
                <w:noProof/>
              </w:rPr>
              <w:fldChar w:fldCharType="begin"/>
            </w:r>
            <w:r>
              <w:rPr>
                <w:noProof/>
              </w:rPr>
              <w:instrText xml:space="preserve"> SEQ Figure \* ARABIC </w:instrText>
            </w:r>
            <w:r>
              <w:rPr>
                <w:noProof/>
              </w:rPr>
              <w:fldChar w:fldCharType="separate"/>
            </w:r>
            <w:r w:rsidR="007E2D4F">
              <w:rPr>
                <w:noProof/>
              </w:rPr>
              <w:t>5</w:t>
            </w:r>
            <w:r>
              <w:rPr>
                <w:noProof/>
              </w:rPr>
              <w:fldChar w:fldCharType="end"/>
            </w:r>
            <w:bookmarkEnd w:id="264"/>
            <w:r>
              <w:t xml:space="preserve"> – Dual Triggers – Backstroke Strike Point</w:t>
            </w:r>
            <w:bookmarkEnd w:id="265"/>
            <w:bookmarkEnd w:id="266"/>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4FDB787A" w:rsidR="007A715D" w:rsidRDefault="007A715D" w:rsidP="007A715D">
            <w:pPr>
              <w:pStyle w:val="Caption"/>
              <w:jc w:val="center"/>
            </w:pPr>
            <w:bookmarkStart w:id="267" w:name="_Ref452127085"/>
            <w:bookmarkStart w:id="268" w:name="_Toc472625842"/>
            <w:bookmarkStart w:id="269" w:name="_Toc80793305"/>
            <w:r>
              <w:t xml:space="preserve">Figure </w:t>
            </w:r>
            <w:r>
              <w:rPr>
                <w:noProof/>
              </w:rPr>
              <w:fldChar w:fldCharType="begin"/>
            </w:r>
            <w:r>
              <w:rPr>
                <w:noProof/>
              </w:rPr>
              <w:instrText xml:space="preserve"> SEQ Figure \* ARABIC </w:instrText>
            </w:r>
            <w:r>
              <w:rPr>
                <w:noProof/>
              </w:rPr>
              <w:fldChar w:fldCharType="separate"/>
            </w:r>
            <w:r w:rsidR="007E2D4F">
              <w:rPr>
                <w:noProof/>
              </w:rPr>
              <w:t>6</w:t>
            </w:r>
            <w:r>
              <w:rPr>
                <w:noProof/>
              </w:rPr>
              <w:fldChar w:fldCharType="end"/>
            </w:r>
            <w:bookmarkEnd w:id="267"/>
            <w:r>
              <w:t xml:space="preserve"> – Dual Triggers – Handstroke Strike Point</w:t>
            </w:r>
            <w:bookmarkEnd w:id="268"/>
            <w:bookmarkEnd w:id="269"/>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270" w:name="_Toc80793211"/>
      <w:r>
        <w:t>Single Trigger</w:t>
      </w:r>
      <w:bookmarkEnd w:id="270"/>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64EE2C7F"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7E2D4F">
        <w:t xml:space="preserve">Figure </w:t>
      </w:r>
      <w:r w:rsidR="007E2D4F">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7E2D4F">
        <w:t xml:space="preserve">Figure </w:t>
      </w:r>
      <w:r w:rsidR="007E2D4F">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3FF77F23" w:rsidR="007A715D" w:rsidRDefault="007A715D" w:rsidP="007A715D">
            <w:pPr>
              <w:pStyle w:val="Caption"/>
              <w:spacing w:after="200"/>
              <w:jc w:val="center"/>
            </w:pPr>
            <w:bookmarkStart w:id="271" w:name="_Ref452127569"/>
            <w:bookmarkStart w:id="272" w:name="_Toc472625843"/>
            <w:bookmarkStart w:id="273" w:name="_Toc80793306"/>
            <w:r>
              <w:t xml:space="preserve">Figure </w:t>
            </w:r>
            <w:r>
              <w:rPr>
                <w:noProof/>
              </w:rPr>
              <w:fldChar w:fldCharType="begin"/>
            </w:r>
            <w:r>
              <w:rPr>
                <w:noProof/>
              </w:rPr>
              <w:instrText xml:space="preserve"> SEQ Figure \* ARABIC </w:instrText>
            </w:r>
            <w:r>
              <w:rPr>
                <w:noProof/>
              </w:rPr>
              <w:fldChar w:fldCharType="separate"/>
            </w:r>
            <w:r w:rsidR="007E2D4F">
              <w:rPr>
                <w:noProof/>
              </w:rPr>
              <w:t>7</w:t>
            </w:r>
            <w:r>
              <w:rPr>
                <w:noProof/>
              </w:rPr>
              <w:fldChar w:fldCharType="end"/>
            </w:r>
            <w:bookmarkEnd w:id="271"/>
            <w:r>
              <w:t xml:space="preserve"> – Single Trigger – Backstroke Strike Point</w:t>
            </w:r>
            <w:bookmarkEnd w:id="272"/>
            <w:bookmarkEnd w:id="273"/>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28417A8A" w:rsidR="007A715D" w:rsidRDefault="007A715D" w:rsidP="006E2D44">
            <w:pPr>
              <w:pStyle w:val="Caption"/>
              <w:spacing w:after="200"/>
              <w:jc w:val="center"/>
            </w:pPr>
            <w:bookmarkStart w:id="274" w:name="_Ref452127591"/>
            <w:bookmarkStart w:id="275" w:name="_Toc472625844"/>
            <w:bookmarkStart w:id="276" w:name="_Toc80793307"/>
            <w:r>
              <w:t xml:space="preserve">Figure </w:t>
            </w:r>
            <w:r>
              <w:rPr>
                <w:noProof/>
              </w:rPr>
              <w:fldChar w:fldCharType="begin"/>
            </w:r>
            <w:r>
              <w:rPr>
                <w:noProof/>
              </w:rPr>
              <w:instrText xml:space="preserve"> SEQ Figure \* ARABIC </w:instrText>
            </w:r>
            <w:r>
              <w:rPr>
                <w:noProof/>
              </w:rPr>
              <w:fldChar w:fldCharType="separate"/>
            </w:r>
            <w:r w:rsidR="007E2D4F">
              <w:rPr>
                <w:noProof/>
              </w:rPr>
              <w:t>8</w:t>
            </w:r>
            <w:r>
              <w:rPr>
                <w:noProof/>
              </w:rPr>
              <w:fldChar w:fldCharType="end"/>
            </w:r>
            <w:bookmarkEnd w:id="274"/>
            <w:r>
              <w:t xml:space="preserve"> – Single Trigger – Handstroke Strike Point</w:t>
            </w:r>
            <w:bookmarkEnd w:id="275"/>
            <w:bookmarkEnd w:id="276"/>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2"/>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281" w:name="_Toc80793212"/>
      <w:r>
        <w:lastRenderedPageBreak/>
        <w:t xml:space="preserve">Simulator </w:t>
      </w:r>
      <w:r w:rsidR="003E6D21">
        <w:t xml:space="preserve">Interface </w:t>
      </w:r>
      <w:r w:rsidR="003912A1">
        <w:t xml:space="preserve">Module </w:t>
      </w:r>
      <w:r w:rsidR="00A001B0">
        <w:t>Hardware</w:t>
      </w:r>
      <w:bookmarkEnd w:id="281"/>
    </w:p>
    <w:p w14:paraId="5BB39279" w14:textId="77777777" w:rsidR="004E23E2" w:rsidRDefault="004E23E2" w:rsidP="005953C1">
      <w:pPr>
        <w:pStyle w:val="Heading2"/>
      </w:pPr>
      <w:bookmarkStart w:id="282" w:name="_Toc80793213"/>
      <w:r>
        <w:t>Overview</w:t>
      </w:r>
      <w:bookmarkEnd w:id="282"/>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283" w:name="_Toc80793214"/>
      <w:r w:rsidRPr="005953C1">
        <w:rPr>
          <w:rStyle w:val="Heading2Char"/>
          <w:b/>
          <w:bCs/>
        </w:rPr>
        <w:t>Hardware</w:t>
      </w:r>
      <w:r w:rsidRPr="005953C1">
        <w:t xml:space="preserve"> </w:t>
      </w:r>
      <w:r w:rsidR="0051426B" w:rsidRPr="005953C1">
        <w:t>Options</w:t>
      </w:r>
      <w:bookmarkEnd w:id="283"/>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3"/>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284" w:name="_Toc80793215"/>
      <w:r>
        <w:t>Hardware Interrupts</w:t>
      </w:r>
      <w:bookmarkEnd w:id="284"/>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285" w:name="_Toc80793216"/>
      <w:r>
        <w:lastRenderedPageBreak/>
        <w:t>Microcontroller</w:t>
      </w:r>
      <w:r w:rsidR="00BD7089">
        <w:t xml:space="preserve"> </w:t>
      </w:r>
      <w:r w:rsidR="00A14AB7">
        <w:t>Hardware</w:t>
      </w:r>
      <w:bookmarkEnd w:id="285"/>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4"/>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286" w:name="_Toc80793217"/>
      <w:r>
        <w:t>Serial Line Driver</w:t>
      </w:r>
      <w:bookmarkEnd w:id="286"/>
    </w:p>
    <w:p w14:paraId="29C98F47" w14:textId="2C4C15A3" w:rsidR="009935F4" w:rsidRPr="009C1732" w:rsidRDefault="009935F4" w:rsidP="005E5122">
      <w:pPr>
        <w:pStyle w:val="ListParagraph"/>
        <w:numPr>
          <w:ilvl w:val="0"/>
          <w:numId w:val="10"/>
        </w:numPr>
      </w:pPr>
      <w:r w:rsidRPr="009C1732">
        <w:t xml:space="preserve">The Simulator Interface uses the </w:t>
      </w:r>
      <w:ins w:id="287" w:author="Andrew Instone-Cowie" w:date="2024-06-18T15:22:00Z" w16du:dateUtc="2024-06-18T14:22:00Z">
        <w:r w:rsidR="00CE5701">
          <w:t>Analog Devices (</w:t>
        </w:r>
      </w:ins>
      <w:ins w:id="288" w:author="Andrew Instone-Cowie" w:date="2024-06-18T15:23:00Z" w16du:dateUtc="2024-06-18T14:23:00Z">
        <w:r w:rsidR="00CE5701">
          <w:t xml:space="preserve">formerly </w:t>
        </w:r>
      </w:ins>
      <w:r w:rsidRPr="009C1732">
        <w:t>Maxim</w:t>
      </w:r>
      <w:ins w:id="289" w:author="Andrew Instone-Cowie" w:date="2024-06-18T15:23:00Z" w16du:dateUtc="2024-06-18T14:23:00Z">
        <w:r w:rsidR="00CE5701">
          <w:t>)</w:t>
        </w:r>
      </w:ins>
      <w:r w:rsidRPr="009C1732">
        <w:t xml:space="preserve"> MAX233 RS-232 serial line driver</w:t>
      </w:r>
      <w:r w:rsidRPr="009C1732">
        <w:rPr>
          <w:rStyle w:val="FootnoteReference"/>
        </w:rPr>
        <w:footnoteReference w:id="15"/>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294" w:name="_Toc80793218"/>
      <w:r>
        <w:lastRenderedPageBreak/>
        <w:t>Microcontroller Configuration</w:t>
      </w:r>
      <w:bookmarkEnd w:id="294"/>
    </w:p>
    <w:p w14:paraId="7BCD8223" w14:textId="5B74C29B" w:rsidR="007E4CA5" w:rsidRPr="00393B25" w:rsidRDefault="007E4CA5" w:rsidP="00D1596D">
      <w:pPr>
        <w:pStyle w:val="Heading3"/>
      </w:pPr>
      <w:bookmarkStart w:id="295" w:name="_Toc80793219"/>
      <w:r w:rsidRPr="001E1F78">
        <w:t>Microcontroller I/O Pins</w:t>
      </w:r>
      <w:bookmarkEnd w:id="295"/>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61F2B9C7" w:rsidR="007E4CA5" w:rsidRDefault="007E4CA5" w:rsidP="007E4CA5">
      <w:pPr>
        <w:pStyle w:val="Caption"/>
        <w:keepNext/>
      </w:pPr>
      <w:bookmarkStart w:id="296" w:name="_Toc80793358"/>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7E2D4F">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2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6"/>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297" w:name="_Toc80793220"/>
      <w:r w:rsidRPr="001E1F78">
        <w:lastRenderedPageBreak/>
        <w:t>Microcontroller</w:t>
      </w:r>
      <w:r>
        <w:t xml:space="preserve"> Fuse Settings</w:t>
      </w:r>
      <w:bookmarkEnd w:id="297"/>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7"/>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4BF1189E" w:rsidR="00585C9F" w:rsidRDefault="00585C9F" w:rsidP="00585C9F">
      <w:pPr>
        <w:pStyle w:val="Caption"/>
        <w:keepNext/>
      </w:pPr>
      <w:bookmarkStart w:id="302" w:name="_Toc80793359"/>
      <w:r>
        <w:t xml:space="preserve">Table </w:t>
      </w:r>
      <w:r>
        <w:rPr>
          <w:noProof/>
        </w:rPr>
        <w:fldChar w:fldCharType="begin"/>
      </w:r>
      <w:r>
        <w:rPr>
          <w:noProof/>
        </w:rPr>
        <w:instrText xml:space="preserve"> SEQ Table \* ARABIC </w:instrText>
      </w:r>
      <w:r>
        <w:rPr>
          <w:noProof/>
        </w:rPr>
        <w:fldChar w:fldCharType="separate"/>
      </w:r>
      <w:r w:rsidR="007E2D4F">
        <w:rPr>
          <w:noProof/>
        </w:rPr>
        <w:t>2</w:t>
      </w:r>
      <w:r>
        <w:rPr>
          <w:noProof/>
        </w:rPr>
        <w:fldChar w:fldCharType="end"/>
      </w:r>
      <w:r>
        <w:t xml:space="preserve"> – ATmega328P Fuse Settings – </w:t>
      </w:r>
      <w:r w:rsidR="00D1596D">
        <w:t xml:space="preserve">Board </w:t>
      </w:r>
      <w:r>
        <w:t>Rev A to D</w:t>
      </w:r>
      <w:bookmarkEnd w:id="3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3F6D2E7A" w:rsidR="00D1596D" w:rsidRDefault="00D1596D" w:rsidP="00D1596D">
      <w:r>
        <w:t xml:space="preserve">For more details of these fuse settings and their functions, refer to the ATmega328P data sheet, or see the online fuse calculator at: </w:t>
      </w:r>
      <w:r>
        <w:fldChar w:fldCharType="begin"/>
      </w:r>
      <w:ins w:id="303" w:author="Andrew Instone-Cowie" w:date="2024-06-18T15:24:00Z" w16du:dateUtc="2024-06-18T14:24:00Z">
        <w:r w:rsidR="00CE5701">
          <w:instrText>HYPERLINK "https://eleccelerator.com/fusecalc/fusecalc.php?chip=atmega328p&amp;LOW=E2&amp;HIGH=DF&amp;EXTENDED=FD"</w:instrText>
        </w:r>
      </w:ins>
      <w:del w:id="304" w:author="Andrew Instone-Cowie" w:date="2024-06-18T15:24:00Z" w16du:dateUtc="2024-06-18T14:24:00Z">
        <w:r w:rsidDel="00CE5701">
          <w:delInstrText>HYPERLINK "http://eleccelerator.com/fusecalc/fusecalc.php?chip=atmega328p&amp;LOW=E2&amp;HIGH=DF&amp;EXTENDED=FD"</w:delInstrText>
        </w:r>
      </w:del>
      <w:ins w:id="305" w:author="Andrew Instone-Cowie" w:date="2024-06-19T12:08:00Z" w16du:dateUtc="2024-06-19T11:08:00Z"/>
      <w:r>
        <w:fldChar w:fldCharType="separate"/>
      </w:r>
      <w:del w:id="306" w:author="Andrew Instone-Cowie" w:date="2024-06-18T15:24:00Z" w16du:dateUtc="2024-06-18T14:24:00Z">
        <w:r w:rsidDel="00CE5701">
          <w:rPr>
            <w:rStyle w:val="Hyperlink"/>
          </w:rPr>
          <w:delText>http://eleccelerator.com/fusecalc/fusecalc.php?chip=atmega328p&amp;LOW=E2&amp;HIGH=DF&amp;EXTENDED=FD</w:delText>
        </w:r>
      </w:del>
      <w:ins w:id="307" w:author="Andrew Instone-Cowie" w:date="2024-06-18T15:24:00Z" w16du:dateUtc="2024-06-18T14:24:00Z">
        <w:r w:rsidR="00CE5701">
          <w:rPr>
            <w:rStyle w:val="Hyperlink"/>
          </w:rPr>
          <w:t>https://eleccelerator.com/fusecalc/fusecalc.php?chip=atmega328p&amp;LOW=E2&amp;HIGH=DF&amp;EXTENDED=FD</w:t>
        </w:r>
      </w:ins>
      <w:r>
        <w:rPr>
          <w:rStyle w:val="Hyperlink"/>
        </w:rPr>
        <w:fldChar w:fldCharType="end"/>
      </w:r>
      <w:r>
        <w:t>.</w:t>
      </w:r>
    </w:p>
    <w:p w14:paraId="7361C300" w14:textId="33F17439" w:rsidR="003A2793" w:rsidRDefault="003A2793" w:rsidP="00F357DB">
      <w:pPr>
        <w:pStyle w:val="Caption"/>
        <w:keepNext/>
      </w:pPr>
      <w:bookmarkStart w:id="308" w:name="_Toc80793360"/>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7E2D4F">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3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06D4CBF2" w:rsidR="00DD2547" w:rsidRDefault="0029215C" w:rsidP="00111092">
      <w:r>
        <w:t xml:space="preserve">For more details of these fuse settings and their functions, refer to the ATmega328P data sheet, or see the online fuse calculator at: </w:t>
      </w:r>
      <w:r>
        <w:fldChar w:fldCharType="begin"/>
      </w:r>
      <w:ins w:id="309" w:author="Andrew Instone-Cowie" w:date="2024-06-18T15:24:00Z" w16du:dateUtc="2024-06-18T14:24:00Z">
        <w:r w:rsidR="00CE5701">
          <w:instrText>HYPERLINK "https://eleccelerator.com/fusecalc/fusecalc.php?chip=atmega328p&amp;LOW=CF&amp;HIGH=DF&amp;EXTENDED=FD"</w:instrText>
        </w:r>
      </w:ins>
      <w:del w:id="310" w:author="Andrew Instone-Cowie" w:date="2024-06-18T15:24:00Z" w16du:dateUtc="2024-06-18T14:24:00Z">
        <w:r w:rsidDel="00CE5701">
          <w:delInstrText>HYPERLINK "http://eleccelerator.com/fusecalc/fusecalc.php?chip=atmega328p&amp;LOW=CF&amp;HIGH=DF&amp;EXTENDED=FD"</w:delInstrText>
        </w:r>
      </w:del>
      <w:ins w:id="311" w:author="Andrew Instone-Cowie" w:date="2024-06-19T12:08:00Z" w16du:dateUtc="2024-06-19T11:08:00Z"/>
      <w:r>
        <w:fldChar w:fldCharType="separate"/>
      </w:r>
      <w:del w:id="312" w:author="Andrew Instone-Cowie" w:date="2024-06-18T15:24:00Z" w16du:dateUtc="2024-06-18T14:24:00Z">
        <w:r w:rsidR="00D1596D" w:rsidDel="00CE5701">
          <w:rPr>
            <w:rStyle w:val="Hyperlink"/>
          </w:rPr>
          <w:delText>http://eleccelerator.com/fusecalc/fusecalc.php?chip=atmega328p&amp;LOW=CF&amp;HIGH=DF&amp;EXTENDED=FD</w:delText>
        </w:r>
      </w:del>
      <w:ins w:id="313" w:author="Andrew Instone-Cowie" w:date="2024-06-18T15:24:00Z" w16du:dateUtc="2024-06-18T14:24:00Z">
        <w:r w:rsidR="00CE5701">
          <w:rPr>
            <w:rStyle w:val="Hyperlink"/>
          </w:rPr>
          <w:t>https://eleccelerator.com/fusecalc/fusecalc.php?chip=atmega328p&amp;LOW=CF&amp;HIGH=DF&amp;EXTENDED=FD</w:t>
        </w:r>
      </w:ins>
      <w:r>
        <w:rPr>
          <w:rStyle w:val="Hyperlink"/>
        </w:rPr>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314" w:name="_Toc80793221"/>
      <w:r w:rsidRPr="00D1596D">
        <w:lastRenderedPageBreak/>
        <w:t>Power Supply</w:t>
      </w:r>
      <w:bookmarkEnd w:id="314"/>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315" w:name="_Toc80793222"/>
      <w:r>
        <w:t>Typical Current Requirements</w:t>
      </w:r>
      <w:bookmarkEnd w:id="315"/>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7777777" w:rsidR="007C4148" w:rsidRPr="009C1732" w:rsidRDefault="007C4148" w:rsidP="007C4148">
      <w:pPr>
        <w:pStyle w:val="ListParagraph"/>
        <w:numPr>
          <w:ilvl w:val="0"/>
          <w:numId w:val="10"/>
        </w:numPr>
      </w:pPr>
      <w:r w:rsidRPr="009C1732">
        <w:t>The current consumption of the standard Magneto-Resistive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2044EB1B"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Magneto-Resistive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316" w:name="_Toc80793223"/>
      <w:r>
        <w:t>Microcontroller</w:t>
      </w:r>
      <w:r w:rsidR="00B76689">
        <w:t xml:space="preserve"> Package Ratings</w:t>
      </w:r>
      <w:bookmarkEnd w:id="316"/>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317" w:name="_Toc80793224"/>
      <w:r>
        <w:t>Voltage Regulator</w:t>
      </w:r>
      <w:bookmarkEnd w:id="317"/>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318" w:name="_Toc80793225"/>
      <w:r>
        <w:t>Cable Voltage Drop</w:t>
      </w:r>
      <w:bookmarkEnd w:id="318"/>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8"/>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319" w:name="_Toc80793226"/>
      <w:r w:rsidRPr="00125A57">
        <w:t>Heat Dissipation</w:t>
      </w:r>
      <w:bookmarkEnd w:id="319"/>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9"/>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1D14311D" w14:textId="77777777" w:rsidR="00A76E79" w:rsidRDefault="00A76E79" w:rsidP="004416AC">
      <w:pPr>
        <w:pStyle w:val="Heading2"/>
      </w:pPr>
      <w:r>
        <w:br w:type="page"/>
      </w:r>
    </w:p>
    <w:p w14:paraId="338CD799" w14:textId="7775E64C" w:rsidR="00744894" w:rsidDel="009A0960" w:rsidRDefault="00744894" w:rsidP="00744894">
      <w:pPr>
        <w:rPr>
          <w:del w:id="320" w:author="Andrew Instone-Cowie" w:date="2024-06-19T11:31:00Z" w16du:dateUtc="2024-06-19T10:31:00Z"/>
        </w:rPr>
      </w:pPr>
    </w:p>
    <w:p w14:paraId="20AEC0AC" w14:textId="0204F70C" w:rsidR="00744894" w:rsidRPr="00374AC1" w:rsidDel="009A0960" w:rsidRDefault="00744894" w:rsidP="00EE121F">
      <w:pPr>
        <w:rPr>
          <w:del w:id="321" w:author="Andrew Instone-Cowie" w:date="2024-06-19T11:31:00Z" w16du:dateUtc="2024-06-19T10:31:00Z"/>
        </w:rPr>
      </w:pPr>
    </w:p>
    <w:p w14:paraId="3F4BFC38" w14:textId="60941E23" w:rsidR="003E6D21" w:rsidRDefault="00C55B4E" w:rsidP="004416AC">
      <w:pPr>
        <w:pStyle w:val="Heading2"/>
      </w:pPr>
      <w:bookmarkStart w:id="322" w:name="_Toc80793227"/>
      <w:r>
        <w:t xml:space="preserve">Hardware </w:t>
      </w:r>
      <w:r w:rsidR="003E6D21">
        <w:t>Compatibility</w:t>
      </w:r>
      <w:bookmarkEnd w:id="322"/>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20"/>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323" w:name="_Toc80793228"/>
      <w:r>
        <w:lastRenderedPageBreak/>
        <w:t>Basic Serial Splitter Module Hardware</w:t>
      </w:r>
      <w:bookmarkEnd w:id="323"/>
    </w:p>
    <w:p w14:paraId="1B67111B" w14:textId="63C7C7F0" w:rsidR="00A7187A" w:rsidRDefault="0050702B" w:rsidP="00A02960">
      <w:pPr>
        <w:pStyle w:val="Heading2"/>
      </w:pPr>
      <w:bookmarkStart w:id="324" w:name="_Toc80793229"/>
      <w:r>
        <w:t>Overview</w:t>
      </w:r>
      <w:bookmarkEnd w:id="324"/>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325" w:name="_Toc80793230"/>
      <w:r w:rsidRPr="00A02960">
        <w:t>Serial Line Drivers</w:t>
      </w:r>
      <w:bookmarkEnd w:id="325"/>
    </w:p>
    <w:p w14:paraId="2DA88044" w14:textId="1749E867" w:rsidR="00690D46" w:rsidRPr="00A02960" w:rsidRDefault="009F5BB1" w:rsidP="002F647F">
      <w:r w:rsidRPr="00A02960">
        <w:t>The Basic Serial Splitter uses two different Serial Line Driver ICs. Data to and from the upstream Simulator Interface Module is handled by a</w:t>
      </w:r>
      <w:ins w:id="326" w:author="Andrew Instone-Cowie" w:date="2024-06-18T15:25:00Z" w16du:dateUtc="2024-06-18T14:25:00Z">
        <w:r w:rsidR="00CE5701">
          <w:t>n Analog Devices (formerly</w:t>
        </w:r>
      </w:ins>
      <w:r w:rsidRPr="00A02960">
        <w:t xml:space="preserve"> </w:t>
      </w:r>
      <w:r w:rsidR="00690D46" w:rsidRPr="00A02960">
        <w:t>Maxim</w:t>
      </w:r>
      <w:ins w:id="327" w:author="Andrew Instone-Cowie" w:date="2024-06-18T15:25:00Z" w16du:dateUtc="2024-06-18T14:25:00Z">
        <w:r w:rsidR="00CE5701">
          <w:t>)</w:t>
        </w:r>
      </w:ins>
      <w:r w:rsidR="00690D46" w:rsidRPr="00A02960">
        <w:t xml:space="preserve"> </w:t>
      </w:r>
      <w:r w:rsidRPr="00A02960">
        <w:t>MAX3323</w:t>
      </w:r>
      <w:r w:rsidR="00690D46" w:rsidRPr="00A02960">
        <w:t>, and data to and from the Simulator PCs is handled by a</w:t>
      </w:r>
      <w:ins w:id="328" w:author="Andrew Instone-Cowie" w:date="2024-06-18T15:25:00Z" w16du:dateUtc="2024-06-18T14:25:00Z">
        <w:r w:rsidR="00CE5701">
          <w:t>n Analog Devi</w:t>
        </w:r>
      </w:ins>
      <w:ins w:id="329" w:author="Andrew Instone-Cowie" w:date="2024-06-18T15:26:00Z" w16du:dateUtc="2024-06-18T14:26:00Z">
        <w:r w:rsidR="00CE5701">
          <w:t>ces (formerly</w:t>
        </w:r>
      </w:ins>
      <w:r w:rsidR="00690D46" w:rsidRPr="00A02960">
        <w:t xml:space="preserve"> Maxim</w:t>
      </w:r>
      <w:ins w:id="330" w:author="Andrew Instone-Cowie" w:date="2024-06-18T15:26:00Z" w16du:dateUtc="2024-06-18T14:26:00Z">
        <w:r w:rsidR="00CE5701">
          <w:t>)</w:t>
        </w:r>
      </w:ins>
      <w:r w:rsidR="00690D46" w:rsidRPr="00A02960">
        <w:t xml:space="preserve">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331" w:name="_Toc80793231"/>
      <w:r w:rsidRPr="00A02960">
        <w:t>PCB Design</w:t>
      </w:r>
      <w:bookmarkEnd w:id="331"/>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332" w:name="_Toc80793232"/>
      <w:r>
        <w:t>Power Supply</w:t>
      </w:r>
      <w:bookmarkEnd w:id="332"/>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333" w:name="_Toc80793233"/>
      <w:r>
        <w:lastRenderedPageBreak/>
        <w:t>Downstream Data</w:t>
      </w:r>
      <w:bookmarkEnd w:id="333"/>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6727E517" w:rsidR="00BC0C05" w:rsidRDefault="00BC0C05" w:rsidP="00BC0C05">
      <w:pPr>
        <w:pStyle w:val="Caption"/>
        <w:jc w:val="center"/>
      </w:pPr>
      <w:bookmarkStart w:id="334" w:name="_Toc80793308"/>
      <w:r>
        <w:t xml:space="preserve">Figure </w:t>
      </w:r>
      <w:r>
        <w:rPr>
          <w:noProof/>
        </w:rPr>
        <w:fldChar w:fldCharType="begin"/>
      </w:r>
      <w:r>
        <w:rPr>
          <w:noProof/>
        </w:rPr>
        <w:instrText xml:space="preserve"> SEQ Figure \* ARABIC </w:instrText>
      </w:r>
      <w:r>
        <w:rPr>
          <w:noProof/>
        </w:rPr>
        <w:fldChar w:fldCharType="separate"/>
      </w:r>
      <w:r w:rsidR="007E2D4F">
        <w:rPr>
          <w:noProof/>
        </w:rPr>
        <w:t>9</w:t>
      </w:r>
      <w:r>
        <w:rPr>
          <w:noProof/>
        </w:rPr>
        <w:fldChar w:fldCharType="end"/>
      </w:r>
      <w:r>
        <w:t xml:space="preserve"> – Basic Serial Splitter </w:t>
      </w:r>
      <w:r w:rsidR="00195C81">
        <w:t>Downstream Data Flow</w:t>
      </w:r>
      <w:bookmarkEnd w:id="334"/>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335" w:name="_Toc80793234"/>
      <w:r>
        <w:lastRenderedPageBreak/>
        <w:t>Fan-Out</w:t>
      </w:r>
      <w:r w:rsidR="00730022">
        <w:t xml:space="preserve"> Calculation</w:t>
      </w:r>
      <w:bookmarkEnd w:id="335"/>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336" w:name="_Toc80793235"/>
      <w:r>
        <w:lastRenderedPageBreak/>
        <w:t>Upstream Data</w:t>
      </w:r>
      <w:bookmarkEnd w:id="336"/>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508F0BCF" w:rsidR="00125906" w:rsidRDefault="00125906" w:rsidP="00125906">
      <w:pPr>
        <w:pStyle w:val="Caption"/>
        <w:jc w:val="center"/>
      </w:pPr>
      <w:bookmarkStart w:id="337" w:name="_Toc80793309"/>
      <w:r>
        <w:t xml:space="preserve">Figure </w:t>
      </w:r>
      <w:r>
        <w:rPr>
          <w:noProof/>
        </w:rPr>
        <w:fldChar w:fldCharType="begin"/>
      </w:r>
      <w:r>
        <w:rPr>
          <w:noProof/>
        </w:rPr>
        <w:instrText xml:space="preserve"> SEQ Figure \* ARABIC </w:instrText>
      </w:r>
      <w:r>
        <w:rPr>
          <w:noProof/>
        </w:rPr>
        <w:fldChar w:fldCharType="separate"/>
      </w:r>
      <w:r w:rsidR="007E2D4F">
        <w:rPr>
          <w:noProof/>
        </w:rPr>
        <w:t>10</w:t>
      </w:r>
      <w:r>
        <w:rPr>
          <w:noProof/>
        </w:rPr>
        <w:fldChar w:fldCharType="end"/>
      </w:r>
      <w:r>
        <w:t xml:space="preserve"> – Basic Serial Splitter Upstream Data Flow</w:t>
      </w:r>
      <w:bookmarkEnd w:id="337"/>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338" w:name="_Toc80793236"/>
      <w:r>
        <w:t>Transmitter Disabling</w:t>
      </w:r>
      <w:bookmarkEnd w:id="338"/>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4140690B" w:rsidR="00202DC6" w:rsidRDefault="00202DC6" w:rsidP="00202DC6">
      <w:pPr>
        <w:pStyle w:val="Caption"/>
        <w:jc w:val="center"/>
      </w:pPr>
      <w:bookmarkStart w:id="339" w:name="_Toc80793310"/>
      <w:r>
        <w:t xml:space="preserve">Figure </w:t>
      </w:r>
      <w:r>
        <w:rPr>
          <w:noProof/>
        </w:rPr>
        <w:fldChar w:fldCharType="begin"/>
      </w:r>
      <w:r>
        <w:rPr>
          <w:noProof/>
        </w:rPr>
        <w:instrText xml:space="preserve"> SEQ Figure \* ARABIC </w:instrText>
      </w:r>
      <w:r>
        <w:rPr>
          <w:noProof/>
        </w:rPr>
        <w:fldChar w:fldCharType="separate"/>
      </w:r>
      <w:r w:rsidR="007E2D4F">
        <w:rPr>
          <w:noProof/>
        </w:rPr>
        <w:t>11</w:t>
      </w:r>
      <w:r>
        <w:rPr>
          <w:noProof/>
        </w:rPr>
        <w:fldChar w:fldCharType="end"/>
      </w:r>
      <w:r>
        <w:t xml:space="preserve"> – Basic Serial Splitter Transmitter Control</w:t>
      </w:r>
      <w:bookmarkEnd w:id="339"/>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1"/>
      </w:r>
      <w:r w:rsidRPr="009C1732">
        <w:t xml:space="preserve"> pin passive and high impedance</w:t>
      </w:r>
      <w:r w:rsidRPr="009C1732">
        <w:rPr>
          <w:rStyle w:val="FootnoteReference"/>
        </w:rPr>
        <w:footnoteReference w:id="22"/>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rsidP="00EE121F">
      <w:pPr>
        <w:pStyle w:val="Heading1"/>
      </w:pPr>
      <w:bookmarkStart w:id="340" w:name="_Toc80793237"/>
      <w:r>
        <w:lastRenderedPageBreak/>
        <w:t>Circuit Protection</w:t>
      </w:r>
      <w:bookmarkEnd w:id="340"/>
    </w:p>
    <w:p w14:paraId="13EEF620" w14:textId="77777777" w:rsidR="00744894" w:rsidRDefault="00744894" w:rsidP="00EE121F">
      <w:pPr>
        <w:pStyle w:val="Heading2"/>
      </w:pPr>
      <w:bookmarkStart w:id="341" w:name="_Toc80793238"/>
      <w:r>
        <w:t>Over-Current Protection</w:t>
      </w:r>
      <w:bookmarkEnd w:id="341"/>
    </w:p>
    <w:p w14:paraId="008179CA" w14:textId="77777777" w:rsidR="007A073B" w:rsidRDefault="007A073B">
      <w:r>
        <w:t>Primary over-current protection is provided by the 800mA fuse fitted to the Power Module.</w:t>
      </w:r>
    </w:p>
    <w:p w14:paraId="7078E20C" w14:textId="085822A1" w:rsidR="007A073B" w:rsidRDefault="007A073B">
      <w:r>
        <w:t xml:space="preserve">Secondary over-current protection is provided by the selected </w:t>
      </w:r>
      <w:r w:rsidR="003A01F6" w:rsidRPr="003A01F6">
        <w:t>LM340T-5.0</w:t>
      </w:r>
      <w:r w:rsidR="003A01F6">
        <w:t xml:space="preserve"> </w:t>
      </w:r>
      <w:r>
        <w:t>voltage regulator</w:t>
      </w:r>
      <w:r w:rsidR="003A01F6">
        <w:rPr>
          <w:rStyle w:val="FootnoteReference"/>
        </w:rPr>
        <w:footnoteReference w:id="23"/>
      </w:r>
      <w:r>
        <w:t xml:space="preserve"> or alternative </w:t>
      </w:r>
      <w:r w:rsidR="003A01F6" w:rsidRPr="003A01F6">
        <w:t>Traco Power TSR 1-2450</w:t>
      </w:r>
      <w:r w:rsidR="003A01F6">
        <w:t xml:space="preserve"> </w:t>
      </w:r>
      <w:r>
        <w:t>switched buck regulator</w:t>
      </w:r>
      <w:r w:rsidR="003A01F6">
        <w:rPr>
          <w:rStyle w:val="FootnoteReference"/>
        </w:rPr>
        <w:footnoteReference w:id="24"/>
      </w:r>
      <w:r>
        <w:t>.</w:t>
      </w:r>
      <w:r w:rsidR="003A01F6">
        <w:t xml:space="preserve"> Both devices have internal short-circuit protection and thermal shutdown features.</w:t>
      </w:r>
    </w:p>
    <w:p w14:paraId="7A149550" w14:textId="7B7D21F1" w:rsidR="007A073B" w:rsidRDefault="003A01F6">
      <w:r>
        <w:t>The LM340T-5.0 has internal thermal overload protection, and an internal short-circuit current limit of 2.1A.</w:t>
      </w:r>
    </w:p>
    <w:p w14:paraId="02EBA305" w14:textId="3EA309E3" w:rsidR="003A01F6" w:rsidRDefault="003A01F6">
      <w:r>
        <w:t xml:space="preserve">The short-circuit current limit of the </w:t>
      </w:r>
      <w:r w:rsidRPr="00212D29">
        <w:t>Traco Power TSR 1-2450</w:t>
      </w:r>
      <w:r>
        <w:t xml:space="preserve"> is not specified in the data</w:t>
      </w:r>
      <w:r w:rsidR="00320A72">
        <w:t xml:space="preserve"> </w:t>
      </w:r>
      <w:r>
        <w:t>sheet, but the maximum input current is given as 1000mA (1A).</w:t>
      </w:r>
    </w:p>
    <w:p w14:paraId="4C930DBD" w14:textId="6F613C71" w:rsidR="00744894" w:rsidRDefault="00744894" w:rsidP="00744894">
      <w:pPr>
        <w:pStyle w:val="Heading2"/>
      </w:pPr>
      <w:bookmarkStart w:id="342" w:name="_Toc80793239"/>
      <w:r>
        <w:t>Polarity Protection</w:t>
      </w:r>
      <w:bookmarkEnd w:id="342"/>
    </w:p>
    <w:p w14:paraId="7A5F9D35" w14:textId="30DE43AC" w:rsidR="003A01F6" w:rsidRDefault="003A01F6">
      <w:r>
        <w:t xml:space="preserve">The use of polarised connectors on all modules of the Liverpool Ringing Simulator minimises the possibilities for reversed polarity connections between modules. However, many </w:t>
      </w:r>
      <w:r w:rsidR="001020C3">
        <w:t>general-purpose</w:t>
      </w:r>
      <w:r>
        <w:t xml:space="preserve"> plug-in power supply units are provided with a selection </w:t>
      </w:r>
      <w:r w:rsidR="001020C3">
        <w:t>of</w:t>
      </w:r>
      <w:r>
        <w:t xml:space="preserve"> non-polarised reversible </w:t>
      </w:r>
      <w:r w:rsidR="001020C3">
        <w:t xml:space="preserve">connector tips, with the consequent risk of </w:t>
      </w:r>
      <w:r w:rsidR="00427883">
        <w:t xml:space="preserve">inadvertently </w:t>
      </w:r>
      <w:r w:rsidR="001020C3">
        <w:t>connecting the power supply with the polarity reversed.</w:t>
      </w:r>
    </w:p>
    <w:p w14:paraId="10D1CFFC" w14:textId="66277E56" w:rsidR="001020C3" w:rsidRDefault="001020C3">
      <w:r>
        <w:t>The Simulator Interface Module and the Basic Serial Splitter Module are therefore provided with a reverse polarity protection diode, connected before the voltage regulator or other polarity sensitive devices.</w:t>
      </w:r>
    </w:p>
    <w:p w14:paraId="0AF9F209" w14:textId="7233338D" w:rsidR="003A01F6" w:rsidRDefault="001020C3">
      <w:r>
        <w:t xml:space="preserve">The diode specified is a </w:t>
      </w:r>
      <w:r w:rsidR="00F50485">
        <w:t xml:space="preserve">1N4001 </w:t>
      </w:r>
      <w:r>
        <w:t>device</w:t>
      </w:r>
      <w:r w:rsidR="00320A72">
        <w:rPr>
          <w:rStyle w:val="FootnoteReference"/>
        </w:rPr>
        <w:footnoteReference w:id="25"/>
      </w:r>
      <w:r>
        <w:t>, which has a maximum peak forward current rating of 1A, and a peak inverse voltage rating of 50V, which is adequate for a fully specified simulator.</w:t>
      </w:r>
    </w:p>
    <w:p w14:paraId="56C3C1F6" w14:textId="73B7A9AF" w:rsidR="001020C3" w:rsidRPr="001E6F40" w:rsidRDefault="001020C3" w:rsidP="00EE121F">
      <w:pPr>
        <w:keepNext/>
      </w:pPr>
      <w:r>
        <w:t>With correct power supply polarity, the diode is forward biased and conducts, allowing current to flow to the rest of the Interface or Splitter Module. This is illustrated in the following diagram:</w:t>
      </w:r>
    </w:p>
    <w:p w14:paraId="2900A31E" w14:textId="77777777" w:rsidR="00744894" w:rsidRDefault="00744894" w:rsidP="00EE121F">
      <w:pPr>
        <w:keepNext/>
        <w:jc w:val="center"/>
      </w:pPr>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5FBF57DB" w14:textId="1288E89F" w:rsidR="00744894" w:rsidRDefault="00744894" w:rsidP="00744894">
      <w:pPr>
        <w:pStyle w:val="Caption"/>
        <w:jc w:val="center"/>
      </w:pPr>
      <w:bookmarkStart w:id="343" w:name="_Toc80793311"/>
      <w:r>
        <w:t xml:space="preserve">Figure </w:t>
      </w:r>
      <w:r>
        <w:fldChar w:fldCharType="begin"/>
      </w:r>
      <w:r>
        <w:instrText xml:space="preserve"> SEQ Figure \* ARABIC </w:instrText>
      </w:r>
      <w:r>
        <w:fldChar w:fldCharType="separate"/>
      </w:r>
      <w:r w:rsidR="007E2D4F">
        <w:rPr>
          <w:noProof/>
        </w:rPr>
        <w:t>12</w:t>
      </w:r>
      <w:r>
        <w:fldChar w:fldCharType="end"/>
      </w:r>
      <w:r>
        <w:t xml:space="preserve"> – Polarity Protection – Correct</w:t>
      </w:r>
      <w:bookmarkEnd w:id="343"/>
    </w:p>
    <w:p w14:paraId="4AAFBBD0" w14:textId="6B7FFD6B" w:rsidR="00744894" w:rsidRPr="001E6F40" w:rsidRDefault="001020C3" w:rsidP="00EE121F">
      <w:pPr>
        <w:keepNext/>
      </w:pPr>
      <w:r>
        <w:lastRenderedPageBreak/>
        <w:t>If the power supply is connected with the polarity reversed, the diode is reverse biased and does not allow current to flow, thus protecting the remainder of the electronics. The peak inverse voltage rating of the diode provides protection up to 50V. Reverse polarity connection is illustrated in the following diagram:</w:t>
      </w:r>
    </w:p>
    <w:p w14:paraId="631CFBF1" w14:textId="77777777" w:rsidR="00744894" w:rsidRDefault="00744894" w:rsidP="00EE121F">
      <w:pPr>
        <w:keepNext/>
        <w:jc w:val="center"/>
      </w:pPr>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687B2A76" w14:textId="13AFFF56" w:rsidR="00744894" w:rsidRPr="00374AC1" w:rsidRDefault="00744894" w:rsidP="00EE121F">
      <w:pPr>
        <w:pStyle w:val="Caption"/>
        <w:jc w:val="center"/>
      </w:pPr>
      <w:bookmarkStart w:id="344" w:name="_Toc80793312"/>
      <w:r>
        <w:t xml:space="preserve">Figure </w:t>
      </w:r>
      <w:r>
        <w:fldChar w:fldCharType="begin"/>
      </w:r>
      <w:r>
        <w:instrText xml:space="preserve"> SEQ Figure \* ARABIC </w:instrText>
      </w:r>
      <w:r>
        <w:fldChar w:fldCharType="separate"/>
      </w:r>
      <w:r w:rsidR="007E2D4F">
        <w:rPr>
          <w:noProof/>
        </w:rPr>
        <w:t>13</w:t>
      </w:r>
      <w:r>
        <w:fldChar w:fldCharType="end"/>
      </w:r>
      <w:r>
        <w:t xml:space="preserve"> – Polarity Protection – Reversed</w:t>
      </w:r>
      <w:bookmarkEnd w:id="344"/>
    </w:p>
    <w:p w14:paraId="776C1F86" w14:textId="77777777" w:rsidR="00744894" w:rsidRDefault="00744894" w:rsidP="00EE121F">
      <w:pPr>
        <w:pStyle w:val="Heading2"/>
      </w:pPr>
      <w:bookmarkStart w:id="345" w:name="_Toc80793240"/>
      <w:r>
        <w:t>Transient Voltage Suppression</w:t>
      </w:r>
      <w:bookmarkEnd w:id="345"/>
    </w:p>
    <w:p w14:paraId="0A025484" w14:textId="6F02CFDB" w:rsidR="00744894" w:rsidRPr="009C1732" w:rsidRDefault="00744894">
      <w:r w:rsidRPr="009C1732">
        <w:t xml:space="preserve">The </w:t>
      </w:r>
      <w:r w:rsidR="00320A72">
        <w:t>Liverpool Ringing S</w:t>
      </w:r>
      <w:r w:rsidRPr="009C1732">
        <w:t xml:space="preserve">imulator </w:t>
      </w:r>
      <w:r w:rsidR="00320A72">
        <w:t xml:space="preserve">modules are fitted with </w:t>
      </w:r>
      <w:r w:rsidRPr="009C1732">
        <w:t>Transient Voltage Suppression (TVS) diodes to provide a degree of protection against induced over-voltage</w:t>
      </w:r>
      <w:r w:rsidR="00320A72">
        <w:t xml:space="preserve"> spikes </w:t>
      </w:r>
      <w:r w:rsidRPr="009C1732">
        <w:t xml:space="preserve">on the power supply </w:t>
      </w:r>
      <w:r w:rsidR="00320A72">
        <w:t xml:space="preserve">and signal </w:t>
      </w:r>
      <w:r w:rsidRPr="009C1732">
        <w:t>lines, for example resulting from local lightning strikes</w:t>
      </w:r>
      <w:r w:rsidR="008246A5">
        <w:t xml:space="preserve"> or electrostatic discharge events</w:t>
      </w:r>
      <w:r w:rsidRPr="009C1732">
        <w:t>.</w:t>
      </w:r>
    </w:p>
    <w:p w14:paraId="1670F0BF" w14:textId="02A03364" w:rsidR="00744894" w:rsidRDefault="00320A72">
      <w:r>
        <w:t>Uni</w:t>
      </w:r>
      <w:r w:rsidRPr="009C1732">
        <w:t>-directional TVS diodes are used on logic and power supply lines.</w:t>
      </w:r>
      <w:r>
        <w:t xml:space="preserve"> </w:t>
      </w:r>
      <w:r w:rsidR="00744894" w:rsidRPr="009C1732">
        <w:t>Bi-directional TVS diodes are used on the RS-232 signal lines.</w:t>
      </w:r>
    </w:p>
    <w:p w14:paraId="303AEEB3" w14:textId="349E1C3E" w:rsidR="00AC3C52" w:rsidRDefault="00320A72" w:rsidP="00EE121F">
      <w:pPr>
        <w:keepNext/>
      </w:pPr>
      <w:r>
        <w:t xml:space="preserve">The key properties of the diodes specified are listed in the following table, taken from the device </w:t>
      </w:r>
      <w:r w:rsidR="00A372B3">
        <w:t>data sheet</w:t>
      </w:r>
      <w:r w:rsidR="00CF5B73">
        <w:t>:</w:t>
      </w:r>
      <w:r>
        <w:rPr>
          <w:rStyle w:val="FootnoteReference"/>
        </w:rPr>
        <w:footnoteReference w:id="26"/>
      </w:r>
    </w:p>
    <w:p w14:paraId="220C192F" w14:textId="17DE89C8" w:rsidR="00A372B3" w:rsidRDefault="00A372B3" w:rsidP="00A372B3">
      <w:pPr>
        <w:pStyle w:val="Caption"/>
        <w:keepNext/>
      </w:pPr>
      <w:bookmarkStart w:id="346" w:name="_Toc80793361"/>
      <w:r>
        <w:t xml:space="preserve">Table </w:t>
      </w:r>
      <w:r>
        <w:rPr>
          <w:noProof/>
        </w:rPr>
        <w:fldChar w:fldCharType="begin"/>
      </w:r>
      <w:r>
        <w:rPr>
          <w:noProof/>
        </w:rPr>
        <w:instrText xml:space="preserve"> SEQ Table \* ARABIC </w:instrText>
      </w:r>
      <w:r>
        <w:rPr>
          <w:noProof/>
        </w:rPr>
        <w:fldChar w:fldCharType="separate"/>
      </w:r>
      <w:r w:rsidR="007E2D4F">
        <w:rPr>
          <w:noProof/>
        </w:rPr>
        <w:t>4</w:t>
      </w:r>
      <w:r>
        <w:rPr>
          <w:noProof/>
        </w:rPr>
        <w:fldChar w:fldCharType="end"/>
      </w:r>
      <w:r>
        <w:t xml:space="preserve"> – TVS Diode Key Properties</w:t>
      </w:r>
      <w:bookmarkEnd w:id="3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6"/>
        <w:gridCol w:w="1623"/>
        <w:gridCol w:w="1586"/>
        <w:gridCol w:w="1277"/>
        <w:gridCol w:w="1586"/>
      </w:tblGrid>
      <w:tr w:rsidR="00320A72" w:rsidRPr="00AE25BB" w14:paraId="6E015802" w14:textId="7D498B28" w:rsidTr="00EE121F">
        <w:tc>
          <w:tcPr>
            <w:tcW w:w="1526" w:type="dxa"/>
            <w:shd w:val="clear" w:color="auto" w:fill="D9D9D9" w:themeFill="background1" w:themeFillShade="D9"/>
          </w:tcPr>
          <w:p w14:paraId="452EDA72" w14:textId="5A0CF975" w:rsidR="00320A72" w:rsidRPr="009C1732" w:rsidRDefault="00320A72" w:rsidP="003A01F6">
            <w:pPr>
              <w:contextualSpacing/>
            </w:pPr>
            <w:r>
              <w:t>Part Number</w:t>
            </w:r>
          </w:p>
        </w:tc>
        <w:tc>
          <w:tcPr>
            <w:tcW w:w="1536" w:type="dxa"/>
            <w:shd w:val="clear" w:color="auto" w:fill="D9D9D9" w:themeFill="background1" w:themeFillShade="D9"/>
          </w:tcPr>
          <w:p w14:paraId="317F0DFF" w14:textId="78661C5D" w:rsidR="00320A72" w:rsidRPr="009C1732" w:rsidRDefault="00320A72" w:rsidP="003A01F6">
            <w:pPr>
              <w:contextualSpacing/>
            </w:pPr>
            <w:r>
              <w:t>Reverse Standoff Voltage (V</w:t>
            </w:r>
            <w:r w:rsidRPr="00EE121F">
              <w:rPr>
                <w:vertAlign w:val="subscript"/>
              </w:rPr>
              <w:t>R</w:t>
            </w:r>
            <w:r>
              <w:t>)</w:t>
            </w:r>
          </w:p>
        </w:tc>
        <w:tc>
          <w:tcPr>
            <w:tcW w:w="1623" w:type="dxa"/>
            <w:shd w:val="clear" w:color="auto" w:fill="D9D9D9" w:themeFill="background1" w:themeFillShade="D9"/>
          </w:tcPr>
          <w:p w14:paraId="7248CD85" w14:textId="5C56F8DC" w:rsidR="00320A72" w:rsidRPr="009C1732" w:rsidRDefault="00320A72" w:rsidP="003A01F6">
            <w:pPr>
              <w:contextualSpacing/>
            </w:pPr>
            <w:r>
              <w:t>Breakdown Voltage (V</w:t>
            </w:r>
            <w:r w:rsidRPr="00EE121F">
              <w:rPr>
                <w:vertAlign w:val="subscript"/>
              </w:rPr>
              <w:t>BR</w:t>
            </w:r>
            <w:r>
              <w:t>)</w:t>
            </w:r>
          </w:p>
        </w:tc>
        <w:tc>
          <w:tcPr>
            <w:tcW w:w="1586" w:type="dxa"/>
            <w:shd w:val="clear" w:color="auto" w:fill="D9D9D9" w:themeFill="background1" w:themeFillShade="D9"/>
          </w:tcPr>
          <w:p w14:paraId="59E4C209" w14:textId="0F95E977" w:rsidR="00320A72" w:rsidRPr="009C1732" w:rsidRDefault="00320A72" w:rsidP="003A01F6">
            <w:pPr>
              <w:contextualSpacing/>
            </w:pPr>
            <w:r>
              <w:t>Maximum Clamping Voltage (V</w:t>
            </w:r>
            <w:r w:rsidRPr="00EE121F">
              <w:rPr>
                <w:vertAlign w:val="subscript"/>
              </w:rPr>
              <w:t>C</w:t>
            </w:r>
            <w:r>
              <w:t>)</w:t>
            </w:r>
          </w:p>
        </w:tc>
        <w:tc>
          <w:tcPr>
            <w:tcW w:w="1277" w:type="dxa"/>
            <w:shd w:val="clear" w:color="auto" w:fill="D9D9D9" w:themeFill="background1" w:themeFillShade="D9"/>
          </w:tcPr>
          <w:p w14:paraId="69614BD1" w14:textId="0C084280" w:rsidR="00320A72" w:rsidRDefault="00320A72" w:rsidP="003A01F6">
            <w:pPr>
              <w:contextualSpacing/>
            </w:pPr>
            <w:r>
              <w:t>Maximum Peak Pulse Current (I</w:t>
            </w:r>
            <w:r w:rsidRPr="00EE121F">
              <w:rPr>
                <w:vertAlign w:val="subscript"/>
              </w:rPr>
              <w:t>PP</w:t>
            </w:r>
            <w:r>
              <w:t>) (A)</w:t>
            </w:r>
          </w:p>
        </w:tc>
        <w:tc>
          <w:tcPr>
            <w:tcW w:w="1586" w:type="dxa"/>
            <w:shd w:val="clear" w:color="auto" w:fill="D9D9D9" w:themeFill="background1" w:themeFillShade="D9"/>
          </w:tcPr>
          <w:p w14:paraId="096C6B9B" w14:textId="37DF78E3" w:rsidR="00320A72" w:rsidRPr="009C1732" w:rsidRDefault="00320A72" w:rsidP="003A01F6">
            <w:pPr>
              <w:contextualSpacing/>
            </w:pPr>
            <w:r>
              <w:t xml:space="preserve">Maximum Reverse Leakage Current </w:t>
            </w:r>
            <w:r w:rsidR="005D6868">
              <w:t>(I</w:t>
            </w:r>
            <w:r w:rsidR="005D6868" w:rsidRPr="00EE121F">
              <w:rPr>
                <w:vertAlign w:val="subscript"/>
              </w:rPr>
              <w:t>R</w:t>
            </w:r>
            <w:r w:rsidR="005D6868">
              <w:t xml:space="preserve"> @ V</w:t>
            </w:r>
            <w:r w:rsidR="005D6868" w:rsidRPr="00EE121F">
              <w:rPr>
                <w:vertAlign w:val="subscript"/>
              </w:rPr>
              <w:t>R</w:t>
            </w:r>
            <w:r w:rsidR="005D6868">
              <w:t xml:space="preserve">) </w:t>
            </w:r>
            <w:r>
              <w:t>(</w:t>
            </w:r>
            <w:r w:rsidRPr="009C1732">
              <w:rPr>
                <w:rFonts w:ascii="Calibri" w:hAnsi="Calibri" w:cs="Calibri"/>
              </w:rPr>
              <w:t>µ</w:t>
            </w:r>
            <w:r>
              <w:t>A)</w:t>
            </w:r>
          </w:p>
        </w:tc>
      </w:tr>
      <w:tr w:rsidR="00320A72" w14:paraId="3D7899CA" w14:textId="1F68C658" w:rsidTr="00EE121F">
        <w:tc>
          <w:tcPr>
            <w:tcW w:w="1526" w:type="dxa"/>
          </w:tcPr>
          <w:p w14:paraId="449A25C2" w14:textId="633F1A75" w:rsidR="00320A72" w:rsidRPr="009C1732" w:rsidRDefault="00320A72" w:rsidP="003A01F6">
            <w:pPr>
              <w:contextualSpacing/>
            </w:pPr>
            <w:r>
              <w:t>SA5.0A</w:t>
            </w:r>
          </w:p>
        </w:tc>
        <w:tc>
          <w:tcPr>
            <w:tcW w:w="1536" w:type="dxa"/>
          </w:tcPr>
          <w:p w14:paraId="68A76601" w14:textId="162A7618" w:rsidR="00320A72" w:rsidRPr="009C1732" w:rsidRDefault="00320A72" w:rsidP="003A01F6">
            <w:pPr>
              <w:contextualSpacing/>
            </w:pPr>
            <w:r>
              <w:t>5.0</w:t>
            </w:r>
          </w:p>
        </w:tc>
        <w:tc>
          <w:tcPr>
            <w:tcW w:w="1623" w:type="dxa"/>
          </w:tcPr>
          <w:p w14:paraId="79012F18" w14:textId="4D760729" w:rsidR="00320A72" w:rsidRPr="009C1732" w:rsidRDefault="00320A72" w:rsidP="003A01F6">
            <w:pPr>
              <w:contextualSpacing/>
            </w:pPr>
            <w:r>
              <w:t>6.40 – 7.00</w:t>
            </w:r>
          </w:p>
        </w:tc>
        <w:tc>
          <w:tcPr>
            <w:tcW w:w="1586" w:type="dxa"/>
          </w:tcPr>
          <w:p w14:paraId="43D7F7DB" w14:textId="07C265C7" w:rsidR="00320A72" w:rsidRPr="009C1732" w:rsidRDefault="00320A72" w:rsidP="003A01F6">
            <w:pPr>
              <w:contextualSpacing/>
            </w:pPr>
            <w:r>
              <w:t>9.2</w:t>
            </w:r>
          </w:p>
        </w:tc>
        <w:tc>
          <w:tcPr>
            <w:tcW w:w="1277" w:type="dxa"/>
          </w:tcPr>
          <w:p w14:paraId="15738CA7" w14:textId="0431C6C2" w:rsidR="00320A72" w:rsidRDefault="005D6868" w:rsidP="003A01F6">
            <w:pPr>
              <w:contextualSpacing/>
            </w:pPr>
            <w:r>
              <w:t>55.4</w:t>
            </w:r>
          </w:p>
        </w:tc>
        <w:tc>
          <w:tcPr>
            <w:tcW w:w="1586" w:type="dxa"/>
          </w:tcPr>
          <w:p w14:paraId="118DD7D1" w14:textId="54A69373" w:rsidR="00320A72" w:rsidRPr="009C1732" w:rsidRDefault="00320A72" w:rsidP="003A01F6">
            <w:pPr>
              <w:contextualSpacing/>
            </w:pPr>
            <w:r>
              <w:t>600</w:t>
            </w:r>
          </w:p>
        </w:tc>
      </w:tr>
      <w:tr w:rsidR="00320A72" w14:paraId="2FC55747" w14:textId="099D2919" w:rsidTr="00EE121F">
        <w:tc>
          <w:tcPr>
            <w:tcW w:w="1526" w:type="dxa"/>
          </w:tcPr>
          <w:p w14:paraId="56B0ADC7" w14:textId="1996AA7D" w:rsidR="00320A72" w:rsidRPr="009C1732" w:rsidRDefault="00320A72" w:rsidP="003A01F6">
            <w:pPr>
              <w:contextualSpacing/>
            </w:pPr>
            <w:r>
              <w:t>SA12A</w:t>
            </w:r>
          </w:p>
        </w:tc>
        <w:tc>
          <w:tcPr>
            <w:tcW w:w="1536" w:type="dxa"/>
          </w:tcPr>
          <w:p w14:paraId="53078B80" w14:textId="12F9260D" w:rsidR="00320A72" w:rsidRPr="009C1732" w:rsidRDefault="00320A72" w:rsidP="003A01F6">
            <w:pPr>
              <w:contextualSpacing/>
            </w:pPr>
            <w:r>
              <w:t>12.0</w:t>
            </w:r>
          </w:p>
        </w:tc>
        <w:tc>
          <w:tcPr>
            <w:tcW w:w="1623" w:type="dxa"/>
          </w:tcPr>
          <w:p w14:paraId="637F9007" w14:textId="11CF8C9F" w:rsidR="00320A72" w:rsidRPr="009C1732" w:rsidRDefault="00320A72" w:rsidP="003A01F6">
            <w:pPr>
              <w:contextualSpacing/>
            </w:pPr>
            <w:r>
              <w:t>13.30 – 14.70</w:t>
            </w:r>
          </w:p>
        </w:tc>
        <w:tc>
          <w:tcPr>
            <w:tcW w:w="1586" w:type="dxa"/>
          </w:tcPr>
          <w:p w14:paraId="42881723" w14:textId="3BF36CDE" w:rsidR="00320A72" w:rsidRPr="009C1732" w:rsidRDefault="00320A72" w:rsidP="003A01F6">
            <w:pPr>
              <w:contextualSpacing/>
            </w:pPr>
            <w:r>
              <w:t>19.9</w:t>
            </w:r>
          </w:p>
        </w:tc>
        <w:tc>
          <w:tcPr>
            <w:tcW w:w="1277" w:type="dxa"/>
          </w:tcPr>
          <w:p w14:paraId="2F408F88" w14:textId="52A5FFD8" w:rsidR="00320A72" w:rsidRDefault="005D6868" w:rsidP="003A01F6">
            <w:pPr>
              <w:contextualSpacing/>
            </w:pPr>
            <w:r>
              <w:t>25.6</w:t>
            </w:r>
          </w:p>
        </w:tc>
        <w:tc>
          <w:tcPr>
            <w:tcW w:w="1586" w:type="dxa"/>
          </w:tcPr>
          <w:p w14:paraId="6D3E5216" w14:textId="0CE7AF66" w:rsidR="00320A72" w:rsidRPr="009C1732" w:rsidRDefault="00320A72" w:rsidP="003A01F6">
            <w:pPr>
              <w:contextualSpacing/>
            </w:pPr>
            <w:r>
              <w:t>1</w:t>
            </w:r>
          </w:p>
        </w:tc>
      </w:tr>
      <w:tr w:rsidR="00320A72" w14:paraId="044875B3" w14:textId="0AE00411" w:rsidTr="00EE121F">
        <w:tc>
          <w:tcPr>
            <w:tcW w:w="1526" w:type="dxa"/>
          </w:tcPr>
          <w:p w14:paraId="40B20680" w14:textId="59ED0044" w:rsidR="00320A72" w:rsidRPr="009C1732" w:rsidRDefault="00320A72" w:rsidP="003A01F6">
            <w:pPr>
              <w:contextualSpacing/>
            </w:pPr>
            <w:r>
              <w:t>SA15CA</w:t>
            </w:r>
            <w:r w:rsidR="008246A5">
              <w:t>*</w:t>
            </w:r>
          </w:p>
        </w:tc>
        <w:tc>
          <w:tcPr>
            <w:tcW w:w="1536" w:type="dxa"/>
          </w:tcPr>
          <w:p w14:paraId="08B02FD3" w14:textId="6FB1FE5C" w:rsidR="00320A72" w:rsidRPr="009C1732" w:rsidRDefault="00320A72" w:rsidP="003A01F6">
            <w:pPr>
              <w:contextualSpacing/>
            </w:pPr>
            <w:r>
              <w:t>15.0</w:t>
            </w:r>
          </w:p>
        </w:tc>
        <w:tc>
          <w:tcPr>
            <w:tcW w:w="1623" w:type="dxa"/>
          </w:tcPr>
          <w:p w14:paraId="6A276487" w14:textId="6F58220B" w:rsidR="00320A72" w:rsidRPr="009C1732" w:rsidRDefault="00320A72" w:rsidP="003A01F6">
            <w:pPr>
              <w:contextualSpacing/>
            </w:pPr>
            <w:r>
              <w:t>16.70 – 18.50</w:t>
            </w:r>
          </w:p>
        </w:tc>
        <w:tc>
          <w:tcPr>
            <w:tcW w:w="1586" w:type="dxa"/>
          </w:tcPr>
          <w:p w14:paraId="0147872C" w14:textId="57E12144" w:rsidR="00320A72" w:rsidRPr="009C1732" w:rsidRDefault="00320A72" w:rsidP="003A01F6">
            <w:pPr>
              <w:contextualSpacing/>
            </w:pPr>
            <w:r>
              <w:t>24.4</w:t>
            </w:r>
          </w:p>
        </w:tc>
        <w:tc>
          <w:tcPr>
            <w:tcW w:w="1277" w:type="dxa"/>
          </w:tcPr>
          <w:p w14:paraId="57F4A6A7" w14:textId="07EA66FA" w:rsidR="00320A72" w:rsidRDefault="005D6868" w:rsidP="003A01F6">
            <w:pPr>
              <w:contextualSpacing/>
            </w:pPr>
            <w:r>
              <w:t>20.9</w:t>
            </w:r>
          </w:p>
        </w:tc>
        <w:tc>
          <w:tcPr>
            <w:tcW w:w="1586" w:type="dxa"/>
          </w:tcPr>
          <w:p w14:paraId="4F08AD35" w14:textId="5ACF2614" w:rsidR="00320A72" w:rsidRPr="009C1732" w:rsidRDefault="00320A72" w:rsidP="003A01F6">
            <w:pPr>
              <w:contextualSpacing/>
            </w:pPr>
            <w:r>
              <w:t>1</w:t>
            </w:r>
          </w:p>
        </w:tc>
      </w:tr>
    </w:tbl>
    <w:p w14:paraId="085AE4E7" w14:textId="2211A5B9" w:rsidR="00A372B3" w:rsidRDefault="008246A5" w:rsidP="00AC3C52">
      <w:r>
        <w:t>(* Bi-directional)</w:t>
      </w:r>
    </w:p>
    <w:p w14:paraId="1A0F6B19" w14:textId="44892800" w:rsidR="000D553E" w:rsidRPr="00EE121F" w:rsidRDefault="000D553E" w:rsidP="00AC3C52">
      <w:pPr>
        <w:rPr>
          <w:b/>
          <w:bCs/>
        </w:rPr>
      </w:pPr>
      <w:r w:rsidRPr="00EE121F">
        <w:rPr>
          <w:b/>
          <w:bCs/>
        </w:rPr>
        <w:t>TVS diodes will not provide protection against direct lightning strikes</w:t>
      </w:r>
      <w:r w:rsidR="000A646A">
        <w:rPr>
          <w:b/>
          <w:bCs/>
        </w:rPr>
        <w:t>. D</w:t>
      </w:r>
      <w:r w:rsidRPr="00EE121F">
        <w:rPr>
          <w:b/>
          <w:bCs/>
        </w:rPr>
        <w:t xml:space="preserve">isconnecting the Simulator </w:t>
      </w:r>
      <w:r w:rsidR="000A646A" w:rsidRPr="00EE121F">
        <w:rPr>
          <w:b/>
          <w:bCs/>
        </w:rPr>
        <w:t xml:space="preserve">Interface cable </w:t>
      </w:r>
      <w:r w:rsidRPr="00EE121F">
        <w:rPr>
          <w:b/>
          <w:bCs/>
        </w:rPr>
        <w:t xml:space="preserve">from the </w:t>
      </w:r>
      <w:r w:rsidR="000A646A" w:rsidRPr="00EE121F">
        <w:rPr>
          <w:b/>
          <w:bCs/>
        </w:rPr>
        <w:t xml:space="preserve">Power Module is recommended when </w:t>
      </w:r>
      <w:r w:rsidR="000A646A">
        <w:rPr>
          <w:b/>
          <w:bCs/>
        </w:rPr>
        <w:t xml:space="preserve">the simulator is </w:t>
      </w:r>
      <w:r w:rsidR="000A646A" w:rsidRPr="00EE121F">
        <w:rPr>
          <w:b/>
          <w:bCs/>
        </w:rPr>
        <w:t>not in use.</w:t>
      </w:r>
    </w:p>
    <w:p w14:paraId="2383B7E4" w14:textId="08EC5367" w:rsidR="005D6868" w:rsidRDefault="005D6868" w:rsidP="00EE121F">
      <w:pPr>
        <w:keepNext/>
        <w:rPr>
          <w:noProof/>
        </w:rPr>
      </w:pPr>
      <w:r>
        <w:rPr>
          <w:noProof/>
        </w:rPr>
        <w:lastRenderedPageBreak/>
        <w:t xml:space="preserve">The differences between the </w:t>
      </w:r>
      <w:r w:rsidR="00427883">
        <w:rPr>
          <w:noProof/>
        </w:rPr>
        <w:t xml:space="preserve">behaviour of </w:t>
      </w:r>
      <w:r>
        <w:rPr>
          <w:noProof/>
        </w:rPr>
        <w:t>uni-directional and bi-directional TVS diodes can be seen in the following graphs</w:t>
      </w:r>
      <w:r w:rsidR="00CF5B73">
        <w:rPr>
          <w:noProof/>
        </w:rPr>
        <w:t>:</w:t>
      </w:r>
      <w:r>
        <w:rPr>
          <w:rStyle w:val="FootnoteReference"/>
          <w:noProof/>
        </w:rPr>
        <w:footnoteReference w:id="27"/>
      </w:r>
    </w:p>
    <w:p w14:paraId="0ECD861D" w14:textId="4C4F913D" w:rsidR="00320A72" w:rsidRDefault="00320A72" w:rsidP="00EE121F">
      <w:pPr>
        <w:keepNext/>
        <w:jc w:val="center"/>
      </w:pPr>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71040"/>
                    </a:xfrm>
                    <a:prstGeom prst="rect">
                      <a:avLst/>
                    </a:prstGeom>
                  </pic:spPr>
                </pic:pic>
              </a:graphicData>
            </a:graphic>
          </wp:inline>
        </w:drawing>
      </w:r>
    </w:p>
    <w:p w14:paraId="344C58F2" w14:textId="698756DD" w:rsidR="00320A72" w:rsidRDefault="00320A72" w:rsidP="00EE121F">
      <w:pPr>
        <w:pStyle w:val="Caption"/>
        <w:jc w:val="center"/>
      </w:pPr>
      <w:bookmarkStart w:id="349" w:name="_Toc80793313"/>
      <w:r>
        <w:t xml:space="preserve">Figure </w:t>
      </w:r>
      <w:r>
        <w:fldChar w:fldCharType="begin"/>
      </w:r>
      <w:r>
        <w:instrText xml:space="preserve"> SEQ Figure \* ARABIC </w:instrText>
      </w:r>
      <w:r>
        <w:fldChar w:fldCharType="separate"/>
      </w:r>
      <w:r w:rsidR="007E2D4F">
        <w:rPr>
          <w:noProof/>
        </w:rPr>
        <w:t>14</w:t>
      </w:r>
      <w:r>
        <w:fldChar w:fldCharType="end"/>
      </w:r>
      <w:r>
        <w:t xml:space="preserve"> </w:t>
      </w:r>
      <w:r w:rsidR="00427883">
        <w:t>–</w:t>
      </w:r>
      <w:r>
        <w:t xml:space="preserve"> TVS Diode Characteristic Curves</w:t>
      </w:r>
      <w:bookmarkEnd w:id="349"/>
    </w:p>
    <w:p w14:paraId="1C617867" w14:textId="5E013576" w:rsidR="00AC3C52" w:rsidRDefault="005D6868">
      <w:r>
        <w:t xml:space="preserve">When reverse biased up to its Reverse Standoff Voltage, a uni-directional TVS diode does not conduct (apart from the Reverse Leakage Current discussed further below).  As the reverse voltage reaches and exceeds the </w:t>
      </w:r>
      <w:r w:rsidR="00AC3C52">
        <w:t>Breakdown Voltage</w:t>
      </w:r>
      <w:r>
        <w:t xml:space="preserve">, the diode starts to conduct, restricting the further increase in </w:t>
      </w:r>
      <w:r w:rsidR="000D553E">
        <w:t xml:space="preserve">applied </w:t>
      </w:r>
      <w:r>
        <w:t xml:space="preserve">voltage, until the Maximum Peak Pulse Current is reached, at which point the voltage is effectively clamped at the </w:t>
      </w:r>
      <w:r w:rsidR="00AC3C52">
        <w:t>Clamping Voltage</w:t>
      </w:r>
      <w:r>
        <w:t>.</w:t>
      </w:r>
    </w:p>
    <w:p w14:paraId="0F368154" w14:textId="4B1DE259" w:rsidR="005D6868" w:rsidRDefault="005D6868" w:rsidP="00CF5B73">
      <w:r>
        <w:t xml:space="preserve">When forward biased, a uni-directional TVS diode behaves much like a conventional rectifier </w:t>
      </w:r>
      <w:r w:rsidR="00D55F27">
        <w:t>diode and</w:t>
      </w:r>
      <w:r w:rsidR="008246A5">
        <w:t xml:space="preserve"> starts conducting with a very small forward voltage drop. </w:t>
      </w:r>
    </w:p>
    <w:p w14:paraId="6A3BD1B9" w14:textId="77777777" w:rsidR="000D553E" w:rsidRDefault="000D553E" w:rsidP="000D553E">
      <w:r>
        <w:t>A bi-directional TVS diode is effectively two diodes connected anode-to-anode. It therefore always behaves as though it is reverse biased.</w:t>
      </w:r>
    </w:p>
    <w:p w14:paraId="01508A5B" w14:textId="2FD89265" w:rsidR="008246A5" w:rsidRDefault="008246A5">
      <w:r>
        <w:t>Note that the quoted values are not continuous ratings. TVS diodes are designed to absorb large amounts of power during sub-millisecond spikes.</w:t>
      </w:r>
    </w:p>
    <w:p w14:paraId="0E596B0A" w14:textId="47309461" w:rsidR="00744894" w:rsidRDefault="00744894" w:rsidP="00744894">
      <w:pPr>
        <w:pStyle w:val="Heading3"/>
      </w:pPr>
      <w:bookmarkStart w:id="350" w:name="_Toc80793241"/>
      <w:r>
        <w:t>Uni-Directional TVS Diodes</w:t>
      </w:r>
      <w:bookmarkEnd w:id="350"/>
    </w:p>
    <w:p w14:paraId="243158E3" w14:textId="16FF9858" w:rsidR="008246A5" w:rsidRDefault="008246A5">
      <w:r>
        <w:t xml:space="preserve">12V Reverse Standoff Voltage uni-directional TVS diodes are fitted across the incoming unregulated power supply </w:t>
      </w:r>
      <w:r w:rsidR="00D55F27">
        <w:t>rails</w:t>
      </w:r>
      <w:r>
        <w:t xml:space="preserve"> of the</w:t>
      </w:r>
      <w:r w:rsidR="000D553E">
        <w:t xml:space="preserve"> following modules</w:t>
      </w:r>
      <w:r>
        <w:t>:</w:t>
      </w:r>
    </w:p>
    <w:p w14:paraId="24A0141E" w14:textId="77777777" w:rsidR="008246A5" w:rsidRDefault="00F50485" w:rsidP="00EE121F">
      <w:pPr>
        <w:pStyle w:val="ListParagraph"/>
        <w:numPr>
          <w:ilvl w:val="0"/>
          <w:numId w:val="53"/>
        </w:numPr>
      </w:pPr>
      <w:r>
        <w:t>Power Module</w:t>
      </w:r>
      <w:r w:rsidR="009C08C1">
        <w:t xml:space="preserve"> </w:t>
      </w:r>
    </w:p>
    <w:p w14:paraId="21396C2C" w14:textId="77777777" w:rsidR="008246A5" w:rsidRDefault="009C08C1" w:rsidP="00EE121F">
      <w:pPr>
        <w:pStyle w:val="ListParagraph"/>
        <w:numPr>
          <w:ilvl w:val="0"/>
          <w:numId w:val="53"/>
        </w:numPr>
      </w:pPr>
      <w:r>
        <w:t>2</w:t>
      </w:r>
      <w:r w:rsidRPr="00EE121F">
        <w:rPr>
          <w:vertAlign w:val="superscript"/>
        </w:rPr>
        <w:t>nd</w:t>
      </w:r>
      <w:r>
        <w:t xml:space="preserve"> PC Module </w:t>
      </w:r>
    </w:p>
    <w:p w14:paraId="195E8FD7" w14:textId="7EA5201C" w:rsidR="008246A5" w:rsidRDefault="008246A5" w:rsidP="00EE121F">
      <w:pPr>
        <w:pStyle w:val="ListParagraph"/>
        <w:numPr>
          <w:ilvl w:val="0"/>
          <w:numId w:val="53"/>
        </w:numPr>
      </w:pPr>
      <w:r>
        <w:t xml:space="preserve">Basic </w:t>
      </w:r>
      <w:r w:rsidR="009C08C1">
        <w:t xml:space="preserve">Serial Splitter </w:t>
      </w:r>
      <w:r>
        <w:t>Module</w:t>
      </w:r>
    </w:p>
    <w:p w14:paraId="262484F3" w14:textId="6EF23CE3" w:rsidR="009C08C1" w:rsidRDefault="008246A5">
      <w:r>
        <w:t xml:space="preserve">5V Reverse Standoff Voltage uni-directional TVS diodes are fitted across the 5V regulated power </w:t>
      </w:r>
      <w:r w:rsidR="00D55F27">
        <w:t>rails</w:t>
      </w:r>
      <w:r>
        <w:t xml:space="preserve"> of the </w:t>
      </w:r>
      <w:r w:rsidR="00F50485">
        <w:t xml:space="preserve">Simulator Interface Module </w:t>
      </w:r>
      <w:r>
        <w:t xml:space="preserve">and the </w:t>
      </w:r>
      <w:r w:rsidR="009C08C1">
        <w:t>Sensor Modules</w:t>
      </w:r>
      <w:r>
        <w:t>,</w:t>
      </w:r>
      <w:r w:rsidR="009C08C1">
        <w:t xml:space="preserve"> </w:t>
      </w:r>
      <w:r>
        <w:t>and between the 5V signal line and ground on the Sensor Modules.</w:t>
      </w:r>
    </w:p>
    <w:p w14:paraId="64A3EA5F" w14:textId="2944D8B9" w:rsidR="00D55F27" w:rsidRDefault="00FF579A" w:rsidP="00EE121F">
      <w:r>
        <w:t>The uni</w:t>
      </w:r>
      <w:r w:rsidR="00E4655A">
        <w:t>-</w:t>
      </w:r>
      <w:r>
        <w:t>directional TVS diodes operate as follows</w:t>
      </w:r>
      <w:r w:rsidR="00D55F27">
        <w:t>: On power supply rails, the power rail is always expected to be positive relative to ground rail; between +9V and +12V for the unregulated supplies, and +5V for the regulated supplies.</w:t>
      </w:r>
    </w:p>
    <w:p w14:paraId="0269878E" w14:textId="4CEE11D1" w:rsidR="00D55F27" w:rsidRDefault="00D55F27" w:rsidP="00EE121F">
      <w:r>
        <w:lastRenderedPageBreak/>
        <w:t xml:space="preserve">On data signal lines, the signal line is expected to be at +5V </w:t>
      </w:r>
      <w:r w:rsidR="000D553E">
        <w:t xml:space="preserve">or 0V </w:t>
      </w:r>
      <w:r>
        <w:t>relative to the ground rail.</w:t>
      </w:r>
    </w:p>
    <w:p w14:paraId="1F413F27" w14:textId="71252761" w:rsidR="00FF579A" w:rsidRDefault="00D55F27" w:rsidP="00EE121F">
      <w:pPr>
        <w:keepNext/>
      </w:pPr>
      <w:r>
        <w:t>The TVS diode is connected as shown in the following diagram and is therefore normally reverse biased at up to</w:t>
      </w:r>
      <w:r>
        <w:rPr>
          <w:rStyle w:val="FootnoteReference"/>
        </w:rPr>
        <w:footnoteReference w:id="28"/>
      </w:r>
      <w:r>
        <w:t xml:space="preserve"> its rated Reverse Standoff Voltage, and no current flows through the diode: </w:t>
      </w:r>
    </w:p>
    <w:p w14:paraId="6F3B82F7" w14:textId="77777777" w:rsidR="00744894" w:rsidRDefault="00744894" w:rsidP="00EE121F">
      <w:pPr>
        <w:keepNext/>
        <w:jc w:val="center"/>
      </w:pPr>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057A8741" w14:textId="62425D25" w:rsidR="00744894" w:rsidRDefault="00744894" w:rsidP="00744894">
      <w:pPr>
        <w:pStyle w:val="Caption"/>
        <w:jc w:val="center"/>
      </w:pPr>
      <w:bookmarkStart w:id="351" w:name="_Toc80793314"/>
      <w:r>
        <w:t xml:space="preserve">Figure </w:t>
      </w:r>
      <w:r>
        <w:fldChar w:fldCharType="begin"/>
      </w:r>
      <w:r>
        <w:instrText xml:space="preserve"> SEQ Figure \* ARABIC </w:instrText>
      </w:r>
      <w:r>
        <w:fldChar w:fldCharType="separate"/>
      </w:r>
      <w:r w:rsidR="007E2D4F">
        <w:rPr>
          <w:noProof/>
        </w:rPr>
        <w:t>15</w:t>
      </w:r>
      <w:r>
        <w:fldChar w:fldCharType="end"/>
      </w:r>
      <w:r>
        <w:t xml:space="preserve"> </w:t>
      </w:r>
      <w:r w:rsidR="00095F1B">
        <w:t>–</w:t>
      </w:r>
      <w:r>
        <w:t xml:space="preserve"> Uni-Directional TVS Diode</w:t>
      </w:r>
      <w:bookmarkEnd w:id="351"/>
    </w:p>
    <w:p w14:paraId="19515063" w14:textId="76203629" w:rsidR="00744894" w:rsidRPr="001E6F40" w:rsidRDefault="00D55F27" w:rsidP="00EE121F">
      <w:pPr>
        <w:keepNext/>
      </w:pPr>
      <w:r>
        <w:t>If a transient voltage event causes the power or signal line voltage to spike above Breakdown Voltage of the TVS diode, the diode starts to conduct, holding the rail down to the Clamping Voltage and dissipating the power of the spike. This is illustrated in the following diagram:</w:t>
      </w:r>
    </w:p>
    <w:p w14:paraId="4C65DECC" w14:textId="77777777" w:rsidR="00744894" w:rsidRDefault="00744894" w:rsidP="00EE121F">
      <w:pPr>
        <w:keepNext/>
        <w:jc w:val="center"/>
      </w:pPr>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6E9D3BB7" w14:textId="14F5B7B6" w:rsidR="00744894" w:rsidRDefault="00744894">
      <w:pPr>
        <w:pStyle w:val="Caption"/>
        <w:jc w:val="center"/>
      </w:pPr>
      <w:bookmarkStart w:id="352" w:name="_Toc80793315"/>
      <w:r>
        <w:t xml:space="preserve">Figure </w:t>
      </w:r>
      <w:r>
        <w:fldChar w:fldCharType="begin"/>
      </w:r>
      <w:r>
        <w:instrText xml:space="preserve"> SEQ Figure \* ARABIC </w:instrText>
      </w:r>
      <w:r>
        <w:fldChar w:fldCharType="separate"/>
      </w:r>
      <w:r w:rsidR="007E2D4F">
        <w:rPr>
          <w:noProof/>
        </w:rPr>
        <w:t>16</w:t>
      </w:r>
      <w:r>
        <w:fldChar w:fldCharType="end"/>
      </w:r>
      <w:r>
        <w:t xml:space="preserve"> </w:t>
      </w:r>
      <w:r w:rsidR="00095F1B">
        <w:t>–</w:t>
      </w:r>
      <w:r>
        <w:t xml:space="preserve"> Spike Dissipation (Uni-Directional)</w:t>
      </w:r>
      <w:bookmarkEnd w:id="352"/>
    </w:p>
    <w:p w14:paraId="5DC54F54" w14:textId="7BE91D6A" w:rsidR="00E4655A" w:rsidRPr="00E4655A" w:rsidRDefault="00E4655A">
      <w:r>
        <w:t xml:space="preserve">If a transient voltage event causes the voltage of the ground rail to rise above that of the power rail or signal line, the diode is forward biased and </w:t>
      </w:r>
      <w:r w:rsidR="000D553E">
        <w:t xml:space="preserve">starts </w:t>
      </w:r>
      <w:r>
        <w:t>to conduct, clamping the two lines together and dissipating the power of the spike</w:t>
      </w:r>
      <w:r w:rsidR="000D553E">
        <w:t>.</w:t>
      </w:r>
    </w:p>
    <w:p w14:paraId="4AF5352E" w14:textId="12AE8E03" w:rsidR="00744894" w:rsidRDefault="00744894" w:rsidP="00744894">
      <w:pPr>
        <w:pStyle w:val="Heading3"/>
      </w:pPr>
      <w:bookmarkStart w:id="353" w:name="_Toc80793242"/>
      <w:r>
        <w:lastRenderedPageBreak/>
        <w:t>Bi-Directional TVS Diodes</w:t>
      </w:r>
      <w:bookmarkEnd w:id="353"/>
    </w:p>
    <w:p w14:paraId="45FB81A9" w14:textId="1456CB18" w:rsidR="00E4655A" w:rsidRDefault="00E4655A">
      <w:r>
        <w:t xml:space="preserve">15V Reverse Standoff Voltage bi-directional TVS diodes are fitted between the RS-232 data lines and ground in the following </w:t>
      </w:r>
      <w:r w:rsidR="000D553E">
        <w:t>modules</w:t>
      </w:r>
      <w:r>
        <w:t>:</w:t>
      </w:r>
    </w:p>
    <w:p w14:paraId="47E727C0" w14:textId="710F00A4" w:rsidR="00E4655A" w:rsidRDefault="00E4655A" w:rsidP="00EE121F">
      <w:pPr>
        <w:pStyle w:val="ListParagraph"/>
        <w:numPr>
          <w:ilvl w:val="0"/>
          <w:numId w:val="52"/>
        </w:numPr>
      </w:pPr>
      <w:r>
        <w:t>Power Module</w:t>
      </w:r>
    </w:p>
    <w:p w14:paraId="09ECBC22" w14:textId="3B40E4F5" w:rsidR="00E4655A" w:rsidRDefault="00E4655A" w:rsidP="00EE121F">
      <w:pPr>
        <w:pStyle w:val="ListParagraph"/>
        <w:numPr>
          <w:ilvl w:val="0"/>
          <w:numId w:val="52"/>
        </w:numPr>
      </w:pPr>
      <w:r>
        <w:t>2</w:t>
      </w:r>
      <w:r w:rsidRPr="00CF5B73">
        <w:rPr>
          <w:vertAlign w:val="superscript"/>
        </w:rPr>
        <w:t>nd</w:t>
      </w:r>
      <w:r>
        <w:t xml:space="preserve"> PC Module</w:t>
      </w:r>
    </w:p>
    <w:p w14:paraId="59FA0D7C" w14:textId="6A86AE01" w:rsidR="00E4655A" w:rsidRDefault="00E4655A" w:rsidP="00EE121F">
      <w:pPr>
        <w:pStyle w:val="ListParagraph"/>
        <w:numPr>
          <w:ilvl w:val="0"/>
          <w:numId w:val="52"/>
        </w:numPr>
      </w:pPr>
      <w:r>
        <w:t>Basic Serial Splitter Module</w:t>
      </w:r>
    </w:p>
    <w:p w14:paraId="3F7AA4FF" w14:textId="1CEDAB93" w:rsidR="005D7798" w:rsidRDefault="00E4655A" w:rsidP="00EE121F">
      <w:pPr>
        <w:rPr>
          <w:rFonts w:ascii="Calibri" w:hAnsi="Calibri" w:cs="Calibri"/>
          <w:sz w:val="24"/>
          <w:szCs w:val="24"/>
        </w:rPr>
      </w:pPr>
      <w:r>
        <w:t>RS-232 data lines</w:t>
      </w:r>
      <w:r w:rsidR="000D553E">
        <w:t xml:space="preserve"> may</w:t>
      </w:r>
      <w:r>
        <w:t xml:space="preserve"> operate in the range +15V to -15V relative to the ground rail</w:t>
      </w:r>
      <w:r w:rsidR="005D7798">
        <w:rPr>
          <w:rStyle w:val="FootnoteReference"/>
        </w:rPr>
        <w:footnoteReference w:id="29"/>
      </w:r>
      <w:r w:rsidR="000D553E">
        <w:t>, but t</w:t>
      </w:r>
      <w:r w:rsidR="005D7798">
        <w:t xml:space="preserve">he typical </w:t>
      </w:r>
      <w:r w:rsidR="005D7798" w:rsidRPr="00374AC1">
        <w:t xml:space="preserve">voltage swing achieved by the line drivers used in the Liverpool Ringing Simulator is </w:t>
      </w:r>
      <w:r w:rsidR="005D7798" w:rsidRPr="00EE121F">
        <w:rPr>
          <w:rFonts w:ascii="Calibri" w:hAnsi="Calibri" w:cs="Calibri"/>
        </w:rPr>
        <w:t xml:space="preserve">±8V (MAX233, MAX208) or ±5.4V (MAX3323). These are </w:t>
      </w:r>
      <w:r w:rsidR="000D553E" w:rsidRPr="00EE121F">
        <w:rPr>
          <w:rFonts w:ascii="Calibri" w:hAnsi="Calibri" w:cs="Calibri"/>
        </w:rPr>
        <w:t xml:space="preserve">still </w:t>
      </w:r>
      <w:r w:rsidR="005D7798" w:rsidRPr="00EE121F">
        <w:rPr>
          <w:rFonts w:ascii="Calibri" w:hAnsi="Calibri" w:cs="Calibri"/>
        </w:rPr>
        <w:t xml:space="preserve">within the limits of the RS-232 specification, </w:t>
      </w:r>
      <w:r w:rsidR="000D553E" w:rsidRPr="00EE121F">
        <w:rPr>
          <w:rFonts w:ascii="Calibri" w:hAnsi="Calibri" w:cs="Calibri"/>
        </w:rPr>
        <w:t xml:space="preserve">which </w:t>
      </w:r>
      <w:r w:rsidR="005D7798" w:rsidRPr="00EE121F">
        <w:rPr>
          <w:rFonts w:ascii="Calibri" w:hAnsi="Calibri" w:cs="Calibri"/>
        </w:rPr>
        <w:t>deliberately allows for wide ranges.</w:t>
      </w:r>
      <w:r w:rsidR="005D7798">
        <w:rPr>
          <w:rFonts w:ascii="Calibri" w:hAnsi="Calibri" w:cs="Calibri"/>
          <w:sz w:val="24"/>
          <w:szCs w:val="24"/>
        </w:rPr>
        <w:t xml:space="preserve"> </w:t>
      </w:r>
    </w:p>
    <w:p w14:paraId="04836A56" w14:textId="5C895457" w:rsidR="005D7798" w:rsidRPr="00EE121F" w:rsidRDefault="005D7798" w:rsidP="00EE121F">
      <w:pPr>
        <w:rPr>
          <w:rFonts w:ascii="Calibri" w:hAnsi="Calibri" w:cs="Calibri"/>
        </w:rPr>
      </w:pPr>
      <w:r w:rsidRPr="00EE121F">
        <w:rPr>
          <w:rFonts w:ascii="Calibri" w:hAnsi="Calibri" w:cs="Calibri"/>
        </w:rPr>
        <w:t xml:space="preserve">Because the RS-232 data lines </w:t>
      </w:r>
      <w:r w:rsidRPr="00EE121F">
        <w:t>swing both positive and negative relative to ground, uni-directional TVS diodes cannot be us</w:t>
      </w:r>
      <w:r w:rsidRPr="00EE121F">
        <w:rPr>
          <w:rFonts w:ascii="Calibri" w:hAnsi="Calibri" w:cs="Calibri"/>
        </w:rPr>
        <w:t>ed</w:t>
      </w:r>
      <w:r w:rsidR="000D553E" w:rsidRPr="00EE121F">
        <w:rPr>
          <w:rFonts w:ascii="Calibri" w:hAnsi="Calibri" w:cs="Calibri"/>
        </w:rPr>
        <w:t>, and b</w:t>
      </w:r>
      <w:r w:rsidRPr="00EE121F">
        <w:rPr>
          <w:rFonts w:ascii="Calibri" w:hAnsi="Calibri" w:cs="Calibri"/>
        </w:rPr>
        <w:t xml:space="preserve">i-directional TVS diodes are </w:t>
      </w:r>
      <w:r w:rsidR="000D553E" w:rsidRPr="00EE121F">
        <w:rPr>
          <w:rFonts w:ascii="Calibri" w:hAnsi="Calibri" w:cs="Calibri"/>
        </w:rPr>
        <w:t>required</w:t>
      </w:r>
      <w:r w:rsidRPr="00EE121F">
        <w:rPr>
          <w:rFonts w:ascii="Calibri" w:hAnsi="Calibri" w:cs="Calibri"/>
        </w:rPr>
        <w:t>.</w:t>
      </w:r>
    </w:p>
    <w:p w14:paraId="008C2895" w14:textId="5D37C68F" w:rsidR="00E4655A" w:rsidRPr="00374AC1" w:rsidRDefault="00E4655A">
      <w:pPr>
        <w:keepNext/>
      </w:pPr>
      <w:r w:rsidRPr="00374AC1">
        <w:t xml:space="preserve">The bi-directional TVS diodes operate as follows: </w:t>
      </w:r>
      <w:r w:rsidR="005D7798" w:rsidRPr="00374AC1">
        <w:t xml:space="preserve">Regardless of whether the RS-232 </w:t>
      </w:r>
      <w:r w:rsidR="00CF5B73" w:rsidRPr="00374AC1">
        <w:t xml:space="preserve">data </w:t>
      </w:r>
      <w:r w:rsidR="005D7798" w:rsidRPr="00374AC1">
        <w:t xml:space="preserve">line is currently positive or negative </w:t>
      </w:r>
      <w:r w:rsidRPr="00374AC1">
        <w:t xml:space="preserve">relative to </w:t>
      </w:r>
      <w:r w:rsidR="00CF5B73" w:rsidRPr="00374AC1">
        <w:t xml:space="preserve">the </w:t>
      </w:r>
      <w:r w:rsidRPr="00374AC1">
        <w:t>ground rail</w:t>
      </w:r>
      <w:r w:rsidR="00CF5B73" w:rsidRPr="00374AC1">
        <w:t xml:space="preserve">, the </w:t>
      </w:r>
      <w:r w:rsidRPr="00374AC1">
        <w:t xml:space="preserve">TVS diode is </w:t>
      </w:r>
      <w:r w:rsidR="00CF5B73" w:rsidRPr="00374AC1">
        <w:t xml:space="preserve">always effectively </w:t>
      </w:r>
      <w:r w:rsidRPr="00374AC1">
        <w:t xml:space="preserve">reverse biased at up to its rated Reverse Standoff Voltage, and no current flows through the diode: </w:t>
      </w:r>
    </w:p>
    <w:p w14:paraId="4A8E68F9" w14:textId="77777777" w:rsidR="00744894" w:rsidRDefault="00744894" w:rsidP="00EE121F">
      <w:pPr>
        <w:keepNext/>
        <w:jc w:val="center"/>
      </w:pPr>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77D78D6A" w14:textId="43FC949F" w:rsidR="00744894" w:rsidRDefault="00744894" w:rsidP="00744894">
      <w:pPr>
        <w:pStyle w:val="Caption"/>
        <w:jc w:val="center"/>
      </w:pPr>
      <w:bookmarkStart w:id="358" w:name="_Toc80793316"/>
      <w:r>
        <w:t xml:space="preserve">Figure </w:t>
      </w:r>
      <w:r>
        <w:fldChar w:fldCharType="begin"/>
      </w:r>
      <w:r>
        <w:instrText xml:space="preserve"> SEQ Figure \* ARABIC </w:instrText>
      </w:r>
      <w:r>
        <w:fldChar w:fldCharType="separate"/>
      </w:r>
      <w:r w:rsidR="007E2D4F">
        <w:rPr>
          <w:noProof/>
        </w:rPr>
        <w:t>17</w:t>
      </w:r>
      <w:r>
        <w:fldChar w:fldCharType="end"/>
      </w:r>
      <w:r>
        <w:t xml:space="preserve"> – Bi-Directional TVS Diode</w:t>
      </w:r>
      <w:bookmarkEnd w:id="358"/>
    </w:p>
    <w:p w14:paraId="583EFB00" w14:textId="73F71FE2" w:rsidR="00CF5B73" w:rsidRPr="001E6F40" w:rsidRDefault="00CF5B73" w:rsidP="00CF5B73">
      <w:pPr>
        <w:keepNext/>
      </w:pPr>
      <w:r>
        <w:lastRenderedPageBreak/>
        <w:t>If a transient voltage event causes the RS-232 data line spike outside the Breakdown Voltage of the TVS diode (so above +15V, or below -15V), the diode starts to conduct, holding the rail down to the Clamping Voltage and dissipating the power of the spike. The direction in which the diode conducts depends on the polarity of the spike. This is illustrated in the following diagram:</w:t>
      </w:r>
    </w:p>
    <w:p w14:paraId="721775F0" w14:textId="77777777" w:rsidR="00744894" w:rsidRDefault="00744894" w:rsidP="00EE121F">
      <w:pPr>
        <w:keepNext/>
        <w:jc w:val="center"/>
      </w:pPr>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3F485813" w14:textId="29DF2F6B" w:rsidR="00744894" w:rsidRDefault="00744894" w:rsidP="00EE121F">
      <w:pPr>
        <w:pStyle w:val="Caption"/>
        <w:jc w:val="center"/>
      </w:pPr>
      <w:bookmarkStart w:id="359" w:name="_Toc80793317"/>
      <w:r>
        <w:t xml:space="preserve">Figure </w:t>
      </w:r>
      <w:r>
        <w:fldChar w:fldCharType="begin"/>
      </w:r>
      <w:r>
        <w:instrText xml:space="preserve"> SEQ Figure \* ARABIC </w:instrText>
      </w:r>
      <w:r>
        <w:fldChar w:fldCharType="separate"/>
      </w:r>
      <w:r w:rsidR="007E2D4F">
        <w:rPr>
          <w:noProof/>
        </w:rPr>
        <w:t>18</w:t>
      </w:r>
      <w:r>
        <w:fldChar w:fldCharType="end"/>
      </w:r>
      <w:r w:rsidRPr="000C5150">
        <w:t xml:space="preserve"> </w:t>
      </w:r>
      <w:r w:rsidR="00095F1B">
        <w:t>–</w:t>
      </w:r>
      <w:r w:rsidRPr="000C5150">
        <w:t xml:space="preserve"> Spike Dissipation (</w:t>
      </w:r>
      <w:r>
        <w:t>Bi</w:t>
      </w:r>
      <w:r w:rsidRPr="000C5150">
        <w:t>-Directional)</w:t>
      </w:r>
      <w:bookmarkEnd w:id="359"/>
    </w:p>
    <w:p w14:paraId="71C6065B" w14:textId="0C3E7693" w:rsidR="00744894" w:rsidRDefault="00744894" w:rsidP="00744894">
      <w:pPr>
        <w:pStyle w:val="Heading3"/>
      </w:pPr>
      <w:bookmarkStart w:id="360" w:name="_Toc80793243"/>
      <w:r>
        <w:t>Leakage Current Issues</w:t>
      </w:r>
      <w:bookmarkEnd w:id="360"/>
    </w:p>
    <w:p w14:paraId="625FE39B" w14:textId="11CDA384" w:rsidR="00744894" w:rsidRDefault="00CF5B73">
      <w:r>
        <w:t xml:space="preserve">As noted above, the TVS diodes pass a Reverse Leakage Current when reverse biased, and for lower voltage diodes this can be </w:t>
      </w:r>
      <w:r w:rsidR="000D46BB">
        <w:t>substantial</w:t>
      </w:r>
      <w:r>
        <w:t xml:space="preserve">. The SA5.0A </w:t>
      </w:r>
      <w:r w:rsidR="000D46BB">
        <w:t xml:space="preserve">diode </w:t>
      </w:r>
      <w:r>
        <w:t>has a leakage current up to 600</w:t>
      </w:r>
      <w:r w:rsidRPr="009C1732">
        <w:rPr>
          <w:rFonts w:ascii="Calibri" w:hAnsi="Calibri" w:cs="Calibri"/>
        </w:rPr>
        <w:t>µ</w:t>
      </w:r>
      <w:r>
        <w:t>A</w:t>
      </w:r>
      <w:r w:rsidR="000D46BB">
        <w:t xml:space="preserve"> at 5V</w:t>
      </w:r>
      <w:r>
        <w:t>, and this can cause problems with microcontroller inputs.</w:t>
      </w:r>
    </w:p>
    <w:p w14:paraId="30A8EB31" w14:textId="52552F49" w:rsidR="000D46BB" w:rsidRDefault="00CF5B73">
      <w:r>
        <w:t xml:space="preserve">Most sensors have “open-collector” outputs. When the sensor </w:t>
      </w:r>
      <w:r w:rsidR="000D553E">
        <w:t xml:space="preserve">is </w:t>
      </w:r>
      <w:r>
        <w:t>triggered, a transistor inside the sensor turns on and connects the output pin to the ground rail, pulling it low</w:t>
      </w:r>
      <w:r w:rsidR="00687952">
        <w:t xml:space="preserve">. When the sensor is not triggered, the transistor turns off and the output pin “floats”. A pull-up resistor is required to pull the pin high. </w:t>
      </w:r>
    </w:p>
    <w:p w14:paraId="75B7D0AC" w14:textId="2903EEE5" w:rsidR="00687952" w:rsidRDefault="00687952" w:rsidP="00EE121F">
      <w:pPr>
        <w:rPr>
          <w:rFonts w:ascii="Calibri" w:hAnsi="Calibri" w:cs="Calibri"/>
          <w:sz w:val="24"/>
          <w:szCs w:val="24"/>
        </w:rPr>
      </w:pPr>
      <w:r>
        <w:t xml:space="preserve">The ATmega328P </w:t>
      </w:r>
      <w:r w:rsidR="000D46BB">
        <w:t xml:space="preserve">microcontroller </w:t>
      </w:r>
      <w:r>
        <w:t xml:space="preserve">requires an input pin to reach </w:t>
      </w:r>
      <w:r w:rsidR="000D46BB">
        <w:t>approximately</w:t>
      </w:r>
      <w:r>
        <w:t xml:space="preserve"> </w:t>
      </w:r>
      <w:r w:rsidR="000D46BB">
        <w:t>3V (V</w:t>
      </w:r>
      <w:r w:rsidR="000D46BB" w:rsidRPr="00EE121F">
        <w:rPr>
          <w:vertAlign w:val="subscript"/>
        </w:rPr>
        <w:t>IH</w:t>
      </w:r>
      <w:r w:rsidR="000D46BB">
        <w:t xml:space="preserve"> Min) to be considered “high”</w:t>
      </w:r>
      <w:r w:rsidR="000D553E">
        <w:t>,</w:t>
      </w:r>
      <w:r w:rsidR="000D46BB">
        <w:t xml:space="preserve"> and has </w:t>
      </w:r>
      <w:r>
        <w:t xml:space="preserve">weak internal pull-up resistors which can be activated in code to pull </w:t>
      </w:r>
      <w:r w:rsidR="000D46BB">
        <w:t xml:space="preserve">floating </w:t>
      </w:r>
      <w:r>
        <w:t>input pins high</w:t>
      </w:r>
      <w:r>
        <w:rPr>
          <w:rStyle w:val="FootnoteReference"/>
        </w:rPr>
        <w:footnoteReference w:id="30"/>
      </w:r>
      <w:r>
        <w:t>. The value of these resistors is not formally specified but is estimated to be in the range 20k</w:t>
      </w:r>
      <w:r>
        <w:rPr>
          <w:rFonts w:ascii="Calibri" w:hAnsi="Calibri" w:cs="Calibri"/>
          <w:sz w:val="24"/>
          <w:szCs w:val="24"/>
        </w:rPr>
        <w:t>Ω – 50kΩ</w:t>
      </w:r>
      <w:r w:rsidR="000D46BB">
        <w:rPr>
          <w:rFonts w:ascii="Calibri" w:hAnsi="Calibri" w:cs="Calibri"/>
          <w:sz w:val="24"/>
          <w:szCs w:val="24"/>
        </w:rPr>
        <w:t>, and may vary between devices.</w:t>
      </w:r>
    </w:p>
    <w:p w14:paraId="0A781BCA" w14:textId="0086C788" w:rsidR="00687952" w:rsidRPr="00EE121F" w:rsidRDefault="00687952" w:rsidP="00EE121F">
      <w:pPr>
        <w:rPr>
          <w:rFonts w:ascii="Calibri" w:hAnsi="Calibri" w:cs="Calibri"/>
        </w:rPr>
      </w:pPr>
      <w:r w:rsidRPr="00EE121F">
        <w:rPr>
          <w:rFonts w:ascii="Calibri" w:hAnsi="Calibri" w:cs="Calibri"/>
        </w:rPr>
        <w:t xml:space="preserve">As well as being pulled high by the microcontroller internal pull-up resistor, the sensor output pin is also connected the ground rail via a TVS diode. </w:t>
      </w:r>
      <w:r w:rsidR="008538D6" w:rsidRPr="00EE121F">
        <w:rPr>
          <w:rFonts w:ascii="Calibri" w:hAnsi="Calibri" w:cs="Calibri"/>
        </w:rPr>
        <w:t>Reverse biased, the diode behaves like a resistor, and t</w:t>
      </w:r>
      <w:r w:rsidRPr="00EE121F">
        <w:rPr>
          <w:rFonts w:ascii="Calibri" w:hAnsi="Calibri" w:cs="Calibri"/>
        </w:rPr>
        <w:t xml:space="preserve">he </w:t>
      </w:r>
      <w:r w:rsidR="008538D6" w:rsidRPr="00EE121F">
        <w:rPr>
          <w:rFonts w:ascii="Calibri" w:hAnsi="Calibri" w:cs="Calibri"/>
        </w:rPr>
        <w:t xml:space="preserve">weak </w:t>
      </w:r>
      <w:r w:rsidRPr="00EE121F">
        <w:rPr>
          <w:rFonts w:ascii="Calibri" w:hAnsi="Calibri" w:cs="Calibri"/>
        </w:rPr>
        <w:t xml:space="preserve">internal pull-up resistor and the TVS diode “resistor” form a simple voltage divider which can be </w:t>
      </w:r>
      <w:r w:rsidR="000D46BB" w:rsidRPr="00EE121F">
        <w:rPr>
          <w:rFonts w:ascii="Calibri" w:hAnsi="Calibri" w:cs="Calibri"/>
        </w:rPr>
        <w:t>enough</w:t>
      </w:r>
      <w:r w:rsidRPr="00EE121F">
        <w:rPr>
          <w:rFonts w:ascii="Calibri" w:hAnsi="Calibri" w:cs="Calibri"/>
        </w:rPr>
        <w:t xml:space="preserve"> to hold </w:t>
      </w:r>
      <w:r w:rsidR="000D46BB" w:rsidRPr="00EE121F">
        <w:rPr>
          <w:rFonts w:ascii="Calibri" w:hAnsi="Calibri" w:cs="Calibri"/>
        </w:rPr>
        <w:t>the untriggered pin below the 3V required for it to be registered as high by the microcontroller.</w:t>
      </w:r>
    </w:p>
    <w:p w14:paraId="1F31F607" w14:textId="062066B4" w:rsidR="000D46BB" w:rsidRPr="00EE121F" w:rsidRDefault="000D46BB" w:rsidP="00EE121F">
      <w:pPr>
        <w:keepNext/>
        <w:rPr>
          <w:rFonts w:ascii="Calibri" w:hAnsi="Calibri" w:cs="Calibri"/>
        </w:rPr>
      </w:pPr>
      <w:r w:rsidRPr="00EE121F">
        <w:rPr>
          <w:rFonts w:ascii="Calibri" w:hAnsi="Calibri" w:cs="Calibri"/>
        </w:rPr>
        <w:lastRenderedPageBreak/>
        <w:t>This is illustrated in the following schematic:</w:t>
      </w:r>
    </w:p>
    <w:p w14:paraId="05156EE7" w14:textId="77777777" w:rsidR="00744894" w:rsidRDefault="00744894" w:rsidP="00EE121F">
      <w:pPr>
        <w:keepNext/>
        <w:jc w:val="center"/>
      </w:pPr>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26043C4A" w14:textId="7D5AA9E3" w:rsidR="00744894" w:rsidRDefault="00744894" w:rsidP="00744894">
      <w:pPr>
        <w:pStyle w:val="Caption"/>
        <w:jc w:val="center"/>
      </w:pPr>
      <w:bookmarkStart w:id="361" w:name="_Toc80793318"/>
      <w:r>
        <w:t xml:space="preserve">Figure </w:t>
      </w:r>
      <w:r>
        <w:fldChar w:fldCharType="begin"/>
      </w:r>
      <w:r>
        <w:instrText xml:space="preserve"> SEQ Figure \* ARABIC </w:instrText>
      </w:r>
      <w:r>
        <w:fldChar w:fldCharType="separate"/>
      </w:r>
      <w:r w:rsidR="007E2D4F">
        <w:rPr>
          <w:noProof/>
        </w:rPr>
        <w:t>19</w:t>
      </w:r>
      <w:r>
        <w:fldChar w:fldCharType="end"/>
      </w:r>
      <w:r>
        <w:t xml:space="preserve"> </w:t>
      </w:r>
      <w:r w:rsidR="00095F1B">
        <w:t>–</w:t>
      </w:r>
      <w:r>
        <w:t xml:space="preserve"> Leakage Current "Voltage Divider"</w:t>
      </w:r>
      <w:r w:rsidR="00095F1B">
        <w:t xml:space="preserve"> Effect</w:t>
      </w:r>
      <w:bookmarkEnd w:id="361"/>
    </w:p>
    <w:p w14:paraId="1D4C581E" w14:textId="20CDF22D" w:rsidR="00744894" w:rsidRPr="001E6F40" w:rsidRDefault="000D46BB">
      <w:r>
        <w:t xml:space="preserve">To counteract this, the Sensor Modules are also fitted with a supplementary </w:t>
      </w:r>
      <w:r w:rsidR="000D553E">
        <w:t xml:space="preserve">“helper” </w:t>
      </w:r>
      <w:r>
        <w:t>10k</w:t>
      </w:r>
      <w:r w:rsidR="00427883">
        <w:rPr>
          <w:rFonts w:ascii="Calibri" w:hAnsi="Calibri" w:cs="Calibri"/>
          <w:sz w:val="24"/>
          <w:szCs w:val="24"/>
        </w:rPr>
        <w:t>Ω</w:t>
      </w:r>
      <w:r>
        <w:t xml:space="preserve"> pull-up resistor, </w:t>
      </w:r>
      <w:r w:rsidR="00427883">
        <w:t>as shows in the following diagram. A value of 10k</w:t>
      </w:r>
      <w:r w:rsidR="00427883">
        <w:rPr>
          <w:rFonts w:ascii="Calibri" w:hAnsi="Calibri" w:cs="Calibri"/>
          <w:sz w:val="24"/>
          <w:szCs w:val="24"/>
        </w:rPr>
        <w:t>Ω</w:t>
      </w:r>
      <w:r w:rsidR="00427883">
        <w:t xml:space="preserve"> </w:t>
      </w:r>
      <w:r>
        <w:t xml:space="preserve">has been found adequate </w:t>
      </w:r>
      <w:r w:rsidR="00427883">
        <w:t xml:space="preserve">with the sensors used, but if </w:t>
      </w:r>
      <w:r w:rsidR="000D553E">
        <w:t xml:space="preserve">found </w:t>
      </w:r>
      <w:r w:rsidR="00427883">
        <w:t>necessary the value of this resistor could be reduced further to 4.7k</w:t>
      </w:r>
      <w:r w:rsidR="00427883">
        <w:rPr>
          <w:rFonts w:ascii="Calibri" w:hAnsi="Calibri" w:cs="Calibri"/>
          <w:sz w:val="24"/>
          <w:szCs w:val="24"/>
        </w:rPr>
        <w:t>Ω.</w:t>
      </w:r>
    </w:p>
    <w:p w14:paraId="339C9C3E" w14:textId="77777777" w:rsidR="00744894" w:rsidRDefault="00744894" w:rsidP="00EE121F">
      <w:pPr>
        <w:keepNext/>
        <w:jc w:val="center"/>
      </w:pPr>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735CD8B4" w14:textId="042D1AFA" w:rsidR="00744894" w:rsidRPr="00374AC1" w:rsidRDefault="00744894" w:rsidP="00EE121F">
      <w:pPr>
        <w:pStyle w:val="Caption"/>
        <w:jc w:val="center"/>
      </w:pPr>
      <w:bookmarkStart w:id="362" w:name="_Toc80793319"/>
      <w:r>
        <w:t xml:space="preserve">Figure </w:t>
      </w:r>
      <w:r>
        <w:fldChar w:fldCharType="begin"/>
      </w:r>
      <w:r>
        <w:instrText xml:space="preserve"> SEQ Figure \* ARABIC </w:instrText>
      </w:r>
      <w:r>
        <w:fldChar w:fldCharType="separate"/>
      </w:r>
      <w:r w:rsidR="007E2D4F">
        <w:rPr>
          <w:noProof/>
        </w:rPr>
        <w:t>20</w:t>
      </w:r>
      <w:r>
        <w:fldChar w:fldCharType="end"/>
      </w:r>
      <w:r>
        <w:t xml:space="preserve"> –</w:t>
      </w:r>
      <w:r w:rsidRPr="00BB46C8">
        <w:t xml:space="preserve"> Leakage Current </w:t>
      </w:r>
      <w:r>
        <w:t xml:space="preserve">– </w:t>
      </w:r>
      <w:r w:rsidR="00427883">
        <w:t xml:space="preserve">Supplementary </w:t>
      </w:r>
      <w:r>
        <w:t>Pull-Up Resistor</w:t>
      </w:r>
      <w:bookmarkEnd w:id="362"/>
    </w:p>
    <w:p w14:paraId="2DF12DE7" w14:textId="1B6F999B" w:rsidR="007E4CA5" w:rsidRDefault="007E4CA5">
      <w:pPr>
        <w:pStyle w:val="Heading1"/>
      </w:pPr>
      <w:bookmarkStart w:id="363" w:name="_Toc80793244"/>
      <w:r>
        <w:lastRenderedPageBreak/>
        <w:t>Connector Pin-Outs</w:t>
      </w:r>
      <w:bookmarkEnd w:id="363"/>
    </w:p>
    <w:p w14:paraId="658C4190" w14:textId="7E4DF681" w:rsidR="003E0A23" w:rsidRDefault="003E0A23" w:rsidP="003E0A23">
      <w:pPr>
        <w:pStyle w:val="Heading2"/>
      </w:pPr>
      <w:bookmarkStart w:id="364" w:name="_Toc80793245"/>
      <w:r>
        <w:t>Multiple Device Conventions</w:t>
      </w:r>
      <w:bookmarkEnd w:id="364"/>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1"/>
      </w:r>
      <w:r>
        <w:t>, and should loop pin 6 to pin 2 on any downstream connector</w:t>
      </w:r>
      <w:r>
        <w:rPr>
          <w:rStyle w:val="FootnoteReference"/>
        </w:rPr>
        <w:footnoteReference w:id="32"/>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3"/>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4"/>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368" w:name="_Toc80793246"/>
      <w:r>
        <w:lastRenderedPageBreak/>
        <w:t xml:space="preserve">Sensor </w:t>
      </w:r>
      <w:r w:rsidR="00164DCF">
        <w:t xml:space="preserve">Module </w:t>
      </w:r>
      <w:r w:rsidR="00DA65F1">
        <w:t>Connector</w:t>
      </w:r>
      <w:bookmarkEnd w:id="368"/>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2A8A2A4F" w:rsidR="00164DCF" w:rsidRDefault="00164DCF" w:rsidP="00164DCF">
      <w:pPr>
        <w:pStyle w:val="Caption"/>
        <w:jc w:val="center"/>
      </w:pPr>
      <w:bookmarkStart w:id="369" w:name="_Toc80793320"/>
      <w:r>
        <w:t xml:space="preserve">Figure </w:t>
      </w:r>
      <w:r>
        <w:rPr>
          <w:noProof/>
        </w:rPr>
        <w:fldChar w:fldCharType="begin"/>
      </w:r>
      <w:r>
        <w:rPr>
          <w:noProof/>
        </w:rPr>
        <w:instrText xml:space="preserve"> SEQ Figure \* ARABIC </w:instrText>
      </w:r>
      <w:r>
        <w:rPr>
          <w:noProof/>
        </w:rPr>
        <w:fldChar w:fldCharType="separate"/>
      </w:r>
      <w:r w:rsidR="007E2D4F">
        <w:rPr>
          <w:noProof/>
        </w:rPr>
        <w:t>21</w:t>
      </w:r>
      <w:r>
        <w:rPr>
          <w:noProof/>
        </w:rPr>
        <w:fldChar w:fldCharType="end"/>
      </w:r>
      <w:r>
        <w:t xml:space="preserve"> –</w:t>
      </w:r>
      <w:r w:rsidR="00237EBF">
        <w:t xml:space="preserve"> </w:t>
      </w:r>
      <w:r>
        <w:t xml:space="preserve">Sensor </w:t>
      </w:r>
      <w:r w:rsidR="00237EBF">
        <w:t xml:space="preserve">Module </w:t>
      </w:r>
      <w:r w:rsidRPr="00D26B9A">
        <w:t>Connector</w:t>
      </w:r>
      <w:bookmarkEnd w:id="369"/>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53FC5FDF" w:rsidR="007B0A0F" w:rsidRDefault="007B0A0F" w:rsidP="007B0A0F">
      <w:pPr>
        <w:pStyle w:val="Caption"/>
        <w:jc w:val="center"/>
      </w:pPr>
      <w:bookmarkStart w:id="370" w:name="_Toc80793321"/>
      <w:r>
        <w:t xml:space="preserve">Figure </w:t>
      </w:r>
      <w:r>
        <w:rPr>
          <w:noProof/>
        </w:rPr>
        <w:fldChar w:fldCharType="begin"/>
      </w:r>
      <w:r>
        <w:rPr>
          <w:noProof/>
        </w:rPr>
        <w:instrText xml:space="preserve"> SEQ Figure \* ARABIC </w:instrText>
      </w:r>
      <w:r>
        <w:rPr>
          <w:noProof/>
        </w:rPr>
        <w:fldChar w:fldCharType="separate"/>
      </w:r>
      <w:r w:rsidR="007E2D4F">
        <w:rPr>
          <w:noProof/>
        </w:rPr>
        <w:t>22</w:t>
      </w:r>
      <w:r>
        <w:rPr>
          <w:noProof/>
        </w:rPr>
        <w:fldChar w:fldCharType="end"/>
      </w:r>
      <w:r>
        <w:t xml:space="preserve"> – Sensor Chain Inter-Connection</w:t>
      </w:r>
      <w:bookmarkEnd w:id="370"/>
    </w:p>
    <w:p w14:paraId="7111F025" w14:textId="77777777" w:rsidR="007B0A0F" w:rsidRPr="007B0A0F" w:rsidRDefault="007B0A0F" w:rsidP="007B0A0F"/>
    <w:p w14:paraId="2123A178" w14:textId="7AC9D13E" w:rsidR="00237EBF" w:rsidRDefault="00237EBF" w:rsidP="00A02960">
      <w:pPr>
        <w:pStyle w:val="Heading2"/>
      </w:pPr>
      <w:bookmarkStart w:id="371" w:name="_Toc80793247"/>
      <w:r>
        <w:lastRenderedPageBreak/>
        <w:t>Simulator Interface Module Sensor Connector</w:t>
      </w:r>
      <w:bookmarkEnd w:id="371"/>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6139267A" w:rsidR="00237EBF" w:rsidRDefault="00237EBF" w:rsidP="00237EBF">
      <w:pPr>
        <w:pStyle w:val="Caption"/>
        <w:jc w:val="center"/>
      </w:pPr>
      <w:bookmarkStart w:id="372" w:name="_Toc80793322"/>
      <w:r>
        <w:t xml:space="preserve">Figure </w:t>
      </w:r>
      <w:r>
        <w:rPr>
          <w:noProof/>
        </w:rPr>
        <w:fldChar w:fldCharType="begin"/>
      </w:r>
      <w:r>
        <w:rPr>
          <w:noProof/>
        </w:rPr>
        <w:instrText xml:space="preserve"> SEQ Figure \* ARABIC </w:instrText>
      </w:r>
      <w:r>
        <w:rPr>
          <w:noProof/>
        </w:rPr>
        <w:fldChar w:fldCharType="separate"/>
      </w:r>
      <w:r w:rsidR="007E2D4F">
        <w:rPr>
          <w:noProof/>
        </w:rPr>
        <w:t>23</w:t>
      </w:r>
      <w:r>
        <w:rPr>
          <w:noProof/>
        </w:rPr>
        <w:fldChar w:fldCharType="end"/>
      </w:r>
      <w:r>
        <w:t xml:space="preserve"> – Simulator Interface </w:t>
      </w:r>
      <w:r w:rsidR="00AD2A9E">
        <w:t xml:space="preserve">Module </w:t>
      </w:r>
      <w:r>
        <w:t xml:space="preserve">Sensor </w:t>
      </w:r>
      <w:r w:rsidRPr="00D26B9A">
        <w:t>Connector</w:t>
      </w:r>
      <w:bookmarkEnd w:id="372"/>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3B88D0A1" w:rsidR="00747360" w:rsidRDefault="00747360" w:rsidP="00747360">
      <w:pPr>
        <w:pStyle w:val="Caption"/>
        <w:jc w:val="center"/>
      </w:pPr>
      <w:bookmarkStart w:id="373" w:name="_Toc80793323"/>
      <w:r>
        <w:t xml:space="preserve">Figure </w:t>
      </w:r>
      <w:r>
        <w:rPr>
          <w:noProof/>
        </w:rPr>
        <w:fldChar w:fldCharType="begin"/>
      </w:r>
      <w:r>
        <w:rPr>
          <w:noProof/>
        </w:rPr>
        <w:instrText xml:space="preserve"> SEQ Figure \* ARABIC </w:instrText>
      </w:r>
      <w:r>
        <w:rPr>
          <w:noProof/>
        </w:rPr>
        <w:fldChar w:fldCharType="separate"/>
      </w:r>
      <w:r w:rsidR="007E2D4F">
        <w:rPr>
          <w:noProof/>
        </w:rPr>
        <w:t>24</w:t>
      </w:r>
      <w:r>
        <w:rPr>
          <w:noProof/>
        </w:rPr>
        <w:fldChar w:fldCharType="end"/>
      </w:r>
      <w:r>
        <w:t xml:space="preserve"> – Simulator Interface 4-Gang </w:t>
      </w:r>
      <w:r w:rsidRPr="00D26B9A">
        <w:t>Connector</w:t>
      </w:r>
      <w:bookmarkEnd w:id="373"/>
    </w:p>
    <w:p w14:paraId="373114A9" w14:textId="2FD872F6" w:rsidR="00237EBF" w:rsidRDefault="00237EBF" w:rsidP="00A02960">
      <w:pPr>
        <w:pStyle w:val="Heading2"/>
      </w:pPr>
      <w:bookmarkStart w:id="374" w:name="_Toc80793248"/>
      <w:r>
        <w:lastRenderedPageBreak/>
        <w:t>Simulator Interface Module Power/Data Connector</w:t>
      </w:r>
      <w:bookmarkEnd w:id="374"/>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00A97CF6" w:rsidR="00237EBF" w:rsidRDefault="00237EBF" w:rsidP="00237EBF">
      <w:pPr>
        <w:pStyle w:val="Caption"/>
        <w:jc w:val="center"/>
      </w:pPr>
      <w:bookmarkStart w:id="375" w:name="_Toc80793324"/>
      <w:r>
        <w:t xml:space="preserve">Figure </w:t>
      </w:r>
      <w:r>
        <w:rPr>
          <w:noProof/>
        </w:rPr>
        <w:fldChar w:fldCharType="begin"/>
      </w:r>
      <w:r>
        <w:rPr>
          <w:noProof/>
        </w:rPr>
        <w:instrText xml:space="preserve"> SEQ Figure \* ARABIC </w:instrText>
      </w:r>
      <w:r>
        <w:rPr>
          <w:noProof/>
        </w:rPr>
        <w:fldChar w:fldCharType="separate"/>
      </w:r>
      <w:r w:rsidR="007E2D4F">
        <w:rPr>
          <w:noProof/>
        </w:rPr>
        <w:t>25</w:t>
      </w:r>
      <w:r>
        <w:rPr>
          <w:noProof/>
        </w:rPr>
        <w:fldChar w:fldCharType="end"/>
      </w:r>
      <w:r>
        <w:t xml:space="preserve"> – Simulator Interface </w:t>
      </w:r>
      <w:r w:rsidR="00AD2A9E">
        <w:t xml:space="preserve">Module </w:t>
      </w:r>
      <w:r>
        <w:t xml:space="preserve">Power/Data </w:t>
      </w:r>
      <w:r w:rsidRPr="00D26B9A">
        <w:t>Connector</w:t>
      </w:r>
      <w:bookmarkEnd w:id="375"/>
    </w:p>
    <w:p w14:paraId="4995F00C" w14:textId="572B1E4E" w:rsidR="00747360" w:rsidRDefault="00747360" w:rsidP="00A02960">
      <w:pPr>
        <w:pStyle w:val="Heading2"/>
      </w:pPr>
      <w:bookmarkStart w:id="376" w:name="_Toc80793249"/>
      <w:r>
        <w:lastRenderedPageBreak/>
        <w:t>Power Module Power/Data Connector</w:t>
      </w:r>
      <w:bookmarkEnd w:id="376"/>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1B58A7F2" w:rsidR="00747360" w:rsidRDefault="00747360" w:rsidP="00747360">
      <w:pPr>
        <w:pStyle w:val="Caption"/>
        <w:jc w:val="center"/>
      </w:pPr>
      <w:bookmarkStart w:id="377" w:name="_Toc80793325"/>
      <w:r>
        <w:t xml:space="preserve">Figure </w:t>
      </w:r>
      <w:r>
        <w:rPr>
          <w:noProof/>
        </w:rPr>
        <w:fldChar w:fldCharType="begin"/>
      </w:r>
      <w:r>
        <w:rPr>
          <w:noProof/>
        </w:rPr>
        <w:instrText xml:space="preserve"> SEQ Figure \* ARABIC </w:instrText>
      </w:r>
      <w:r>
        <w:rPr>
          <w:noProof/>
        </w:rPr>
        <w:fldChar w:fldCharType="separate"/>
      </w:r>
      <w:r w:rsidR="007E2D4F">
        <w:rPr>
          <w:noProof/>
        </w:rPr>
        <w:t>26</w:t>
      </w:r>
      <w:r>
        <w:rPr>
          <w:noProof/>
        </w:rPr>
        <w:fldChar w:fldCharType="end"/>
      </w:r>
      <w:r>
        <w:t xml:space="preserve"> – Power Module Power/Data </w:t>
      </w:r>
      <w:r w:rsidRPr="00D26B9A">
        <w:t>Connector</w:t>
      </w:r>
      <w:bookmarkEnd w:id="377"/>
    </w:p>
    <w:p w14:paraId="59182EC3" w14:textId="788F9F66" w:rsidR="00237EBF" w:rsidRDefault="00237EBF" w:rsidP="00A02960">
      <w:pPr>
        <w:pStyle w:val="Heading2"/>
      </w:pPr>
      <w:bookmarkStart w:id="378" w:name="_Toc80793250"/>
      <w:r>
        <w:lastRenderedPageBreak/>
        <w:t>Second PC Module Connector</w:t>
      </w:r>
      <w:bookmarkEnd w:id="378"/>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7850DE58" w:rsidR="00237EBF" w:rsidRDefault="00237EBF" w:rsidP="00237EBF">
      <w:pPr>
        <w:pStyle w:val="Caption"/>
        <w:jc w:val="center"/>
      </w:pPr>
      <w:bookmarkStart w:id="379" w:name="_Toc80793326"/>
      <w:r>
        <w:t xml:space="preserve">Figure </w:t>
      </w:r>
      <w:r>
        <w:rPr>
          <w:noProof/>
        </w:rPr>
        <w:fldChar w:fldCharType="begin"/>
      </w:r>
      <w:r>
        <w:rPr>
          <w:noProof/>
        </w:rPr>
        <w:instrText xml:space="preserve"> SEQ Figure \* ARABIC </w:instrText>
      </w:r>
      <w:r>
        <w:rPr>
          <w:noProof/>
        </w:rPr>
        <w:fldChar w:fldCharType="separate"/>
      </w:r>
      <w:r w:rsidR="007E2D4F">
        <w:rPr>
          <w:noProof/>
        </w:rPr>
        <w:t>27</w:t>
      </w:r>
      <w:r>
        <w:rPr>
          <w:noProof/>
        </w:rPr>
        <w:fldChar w:fldCharType="end"/>
      </w:r>
      <w:r>
        <w:t xml:space="preserve"> – </w:t>
      </w:r>
      <w:r w:rsidR="00747360">
        <w:t xml:space="preserve">Second PC Module </w:t>
      </w:r>
      <w:r w:rsidRPr="00D26B9A">
        <w:t>Connector</w:t>
      </w:r>
      <w:bookmarkEnd w:id="379"/>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380" w:name="_Toc80793251"/>
      <w:r>
        <w:lastRenderedPageBreak/>
        <w:t>Basic Serial Splitter Module Connector</w:t>
      </w:r>
      <w:bookmarkEnd w:id="380"/>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10FCA924" w:rsidR="00237EBF" w:rsidRDefault="00237EBF" w:rsidP="00237EBF">
      <w:pPr>
        <w:pStyle w:val="Caption"/>
        <w:jc w:val="center"/>
      </w:pPr>
      <w:bookmarkStart w:id="381" w:name="_Toc80793327"/>
      <w:r>
        <w:t xml:space="preserve">Figure </w:t>
      </w:r>
      <w:r>
        <w:rPr>
          <w:noProof/>
        </w:rPr>
        <w:fldChar w:fldCharType="begin"/>
      </w:r>
      <w:r>
        <w:rPr>
          <w:noProof/>
        </w:rPr>
        <w:instrText xml:space="preserve"> SEQ Figure \* ARABIC </w:instrText>
      </w:r>
      <w:r>
        <w:rPr>
          <w:noProof/>
        </w:rPr>
        <w:fldChar w:fldCharType="separate"/>
      </w:r>
      <w:r w:rsidR="007E2D4F">
        <w:rPr>
          <w:noProof/>
        </w:rPr>
        <w:t>28</w:t>
      </w:r>
      <w:r>
        <w:rPr>
          <w:noProof/>
        </w:rPr>
        <w:fldChar w:fldCharType="end"/>
      </w:r>
      <w:r>
        <w:t xml:space="preserve"> – </w:t>
      </w:r>
      <w:r w:rsidR="00747360">
        <w:t xml:space="preserve">Basic Serial Splitter </w:t>
      </w:r>
      <w:r w:rsidRPr="00D26B9A">
        <w:t>Connector</w:t>
      </w:r>
      <w:bookmarkEnd w:id="381"/>
    </w:p>
    <w:p w14:paraId="1CDA6A05" w14:textId="5DDEF07C" w:rsidR="009216D4" w:rsidRDefault="009216D4" w:rsidP="00EE121F">
      <w:pPr>
        <w:pStyle w:val="Heading2"/>
        <w:pageBreakBefore/>
      </w:pPr>
      <w:bookmarkStart w:id="382" w:name="_Toc80793252"/>
      <w:r>
        <w:lastRenderedPageBreak/>
        <w:t>DB9 Serial Connectors</w:t>
      </w:r>
      <w:bookmarkEnd w:id="382"/>
    </w:p>
    <w:p w14:paraId="4CBCA747" w14:textId="16CC8F00" w:rsidR="009216D4" w:rsidRDefault="009216D4" w:rsidP="009216D4">
      <w:r>
        <w:t xml:space="preserve">The Power Module, Second PC Module and Basic Serial Splitter Module all use standard 9-pin female </w:t>
      </w:r>
      <w:r w:rsidR="00582A74">
        <w:t>sub</w:t>
      </w:r>
      <w:r w:rsidR="00237709">
        <w:t>-</w:t>
      </w:r>
      <w:r w:rsidR="00582A74">
        <w:t xml:space="preserve">miniature </w:t>
      </w:r>
      <w:r>
        <w:t>D connectors (“DB9”) for serial data connections to attached Simulator PCs. The pin-outs of these connectors are illustrated below.</w:t>
      </w:r>
    </w:p>
    <w:p w14:paraId="7E0C0397" w14:textId="6FBB1628" w:rsidR="004F221F" w:rsidRDefault="004F221F" w:rsidP="00EE121F">
      <w:pPr>
        <w:pStyle w:val="Heading3"/>
      </w:pPr>
      <w:bookmarkStart w:id="383" w:name="_Toc80793253"/>
      <w:r>
        <w:t>DTEs &amp; DCEs</w:t>
      </w:r>
      <w:bookmarkEnd w:id="383"/>
    </w:p>
    <w:p w14:paraId="3A0542FF" w14:textId="5280CBD3" w:rsidR="00624131" w:rsidRDefault="00624131" w:rsidP="009216D4">
      <w:r>
        <w:t xml:space="preserve">In RS-232 </w:t>
      </w:r>
      <w:r w:rsidR="002E2C16">
        <w:t>communications</w:t>
      </w:r>
      <w:r>
        <w:t xml:space="preserve">, the description of </w:t>
      </w:r>
      <w:r w:rsidR="00582A74">
        <w:t xml:space="preserve">connector </w:t>
      </w:r>
      <w:r>
        <w:t xml:space="preserve">pins as </w:t>
      </w:r>
      <w:r w:rsidRPr="00EE121F">
        <w:rPr>
          <w:i/>
          <w:iCs/>
        </w:rPr>
        <w:t>Transmit</w:t>
      </w:r>
      <w:r>
        <w:t xml:space="preserve"> or </w:t>
      </w:r>
      <w:r w:rsidRPr="00EE121F">
        <w:rPr>
          <w:i/>
          <w:iCs/>
        </w:rPr>
        <w:t>Receive</w:t>
      </w:r>
      <w:r>
        <w:t xml:space="preserve"> can be confusing</w:t>
      </w:r>
      <w:r w:rsidR="00582A74">
        <w:t>. D</w:t>
      </w:r>
      <w:r>
        <w:t>evice</w:t>
      </w:r>
      <w:r w:rsidR="00582A74">
        <w:t xml:space="preserve">s can be </w:t>
      </w:r>
      <w:r>
        <w:t xml:space="preserve">configured as </w:t>
      </w:r>
      <w:r w:rsidRPr="00EE121F">
        <w:rPr>
          <w:i/>
          <w:iCs/>
        </w:rPr>
        <w:t>Data Terminal Equipment</w:t>
      </w:r>
      <w:r>
        <w:t xml:space="preserve"> (DTE) or </w:t>
      </w:r>
      <w:r w:rsidRPr="00EE121F">
        <w:rPr>
          <w:i/>
          <w:iCs/>
        </w:rPr>
        <w:t>Data Communication Equipment</w:t>
      </w:r>
      <w:r>
        <w:t xml:space="preserve"> (DCE).</w:t>
      </w:r>
      <w:r w:rsidR="00ED196D">
        <w:t xml:space="preserve"> Traditionally, </w:t>
      </w:r>
      <w:r w:rsidR="00582A74">
        <w:t xml:space="preserve">for example, </w:t>
      </w:r>
      <w:r w:rsidR="00ED196D">
        <w:t xml:space="preserve">a PC would be </w:t>
      </w:r>
      <w:r w:rsidR="00582A74">
        <w:t xml:space="preserve">configured as </w:t>
      </w:r>
      <w:r w:rsidR="00ED196D">
        <w:t xml:space="preserve">a DTE, connected to a modem </w:t>
      </w:r>
      <w:r w:rsidR="00582A74">
        <w:t xml:space="preserve">configured </w:t>
      </w:r>
      <w:r w:rsidR="00ED196D">
        <w:t>as a DCE.</w:t>
      </w:r>
    </w:p>
    <w:p w14:paraId="4B79AB53" w14:textId="44618933" w:rsidR="002E2C16" w:rsidRDefault="002E2C16" w:rsidP="009216D4">
      <w:r>
        <w:t xml:space="preserve">By convention, a DTE </w:t>
      </w:r>
      <w:r w:rsidR="00582A74">
        <w:t xml:space="preserve">has a male connector, a </w:t>
      </w:r>
      <w:r>
        <w:t xml:space="preserve">DCE </w:t>
      </w:r>
      <w:r w:rsidR="00582A74">
        <w:t>has a female connector, and the DTE</w:t>
      </w:r>
      <w:r w:rsidR="00237709">
        <w:t>-</w:t>
      </w:r>
      <w:r w:rsidR="00582A74">
        <w:t>to</w:t>
      </w:r>
      <w:r w:rsidR="00237709">
        <w:t>-</w:t>
      </w:r>
      <w:r w:rsidR="00582A74">
        <w:t xml:space="preserve">DCE </w:t>
      </w:r>
      <w:r>
        <w:t xml:space="preserve">connection uses a </w:t>
      </w:r>
      <w:r w:rsidR="00582A74">
        <w:t xml:space="preserve">female-to-male </w:t>
      </w:r>
      <w:r w:rsidRPr="00EE121F">
        <w:rPr>
          <w:i/>
          <w:iCs/>
        </w:rPr>
        <w:t>straight cable</w:t>
      </w:r>
      <w:r>
        <w:rPr>
          <w:rStyle w:val="FootnoteReference"/>
        </w:rPr>
        <w:footnoteReference w:id="35"/>
      </w:r>
      <w:r>
        <w:t>. A PC acting as DTE transmits data to the DCE from Pin 3 of the PC’s DB9 connector, which would be designated TD or TX; and receives data from the DCE on Pin 2, designated RD or RX</w:t>
      </w:r>
      <w:r w:rsidR="00237709">
        <w:rPr>
          <w:rStyle w:val="FootnoteReference"/>
        </w:rPr>
        <w:footnoteReference w:id="36"/>
      </w:r>
      <w:r>
        <w:t xml:space="preserve">. The DCE </w:t>
      </w:r>
      <w:r w:rsidR="00F03FD0">
        <w:t xml:space="preserve">uses a female connector, </w:t>
      </w:r>
      <w:r>
        <w:t xml:space="preserve">receives data from the DTE on Pin 3, </w:t>
      </w:r>
      <w:r w:rsidRPr="00EE121F">
        <w:rPr>
          <w:u w:val="single"/>
        </w:rPr>
        <w:t>still designated as the “transmit” pin on the DCE</w:t>
      </w:r>
      <w:r>
        <w:t xml:space="preserve">, and sends data to the DTE on Pin 2, </w:t>
      </w:r>
      <w:r w:rsidRPr="00EE121F">
        <w:rPr>
          <w:u w:val="single"/>
        </w:rPr>
        <w:t>still designated as the “receive” pin on the DCE</w:t>
      </w:r>
      <w:r w:rsidR="00F03FD0">
        <w:rPr>
          <w:rStyle w:val="FootnoteReference"/>
        </w:rPr>
        <w:footnoteReference w:id="37"/>
      </w:r>
      <w:r>
        <w:t>.</w:t>
      </w:r>
    </w:p>
    <w:p w14:paraId="5DD60A4D" w14:textId="6EC8AAE4" w:rsidR="002E2C16" w:rsidRDefault="002E2C16" w:rsidP="009216D4">
      <w:r>
        <w:t>The Simulator PC is a DTE</w:t>
      </w:r>
      <w:r w:rsidR="00F03FD0">
        <w:t xml:space="preserve">. The Simulator Modules are fitted with female DB9 connectors and </w:t>
      </w:r>
      <w:r w:rsidR="00ED196D">
        <w:t xml:space="preserve">for simplicity are all </w:t>
      </w:r>
      <w:r w:rsidR="00F03FD0">
        <w:t xml:space="preserve">wired for use with straight cables, so </w:t>
      </w:r>
      <w:r w:rsidR="00237709">
        <w:t xml:space="preserve">are </w:t>
      </w:r>
      <w:r w:rsidR="00C607F9">
        <w:t>technically DCE</w:t>
      </w:r>
      <w:r w:rsidR="00237709">
        <w:t>s</w:t>
      </w:r>
      <w:r w:rsidR="00C607F9">
        <w:t xml:space="preserve"> and </w:t>
      </w:r>
      <w:r w:rsidR="00F03FD0">
        <w:t xml:space="preserve">should </w:t>
      </w:r>
      <w:r w:rsidR="00EE5AA6">
        <w:t xml:space="preserve">by convention </w:t>
      </w:r>
      <w:r w:rsidR="00ED196D">
        <w:t>use DCE</w:t>
      </w:r>
      <w:r w:rsidR="00F03FD0">
        <w:t xml:space="preserve"> pin naming conventions.</w:t>
      </w:r>
    </w:p>
    <w:p w14:paraId="24A0A3FE" w14:textId="05E435D4" w:rsidR="009216D4" w:rsidRPr="009216D4" w:rsidRDefault="00F03FD0">
      <w:r>
        <w:t xml:space="preserve">However, to </w:t>
      </w:r>
      <w:r w:rsidR="00EE5AA6">
        <w:t xml:space="preserve">make the </w:t>
      </w:r>
      <w:r w:rsidR="00ED196D">
        <w:t xml:space="preserve">simulator module designs </w:t>
      </w:r>
      <w:r w:rsidR="00237709">
        <w:t>easier to follow</w:t>
      </w:r>
      <w:r w:rsidR="00ED196D">
        <w:t xml:space="preserve">, the schematics follow the transmit and receive </w:t>
      </w:r>
      <w:r w:rsidR="00237709">
        <w:t xml:space="preserve">pin </w:t>
      </w:r>
      <w:r w:rsidR="00ED196D">
        <w:t xml:space="preserve">designations used by the </w:t>
      </w:r>
      <w:r w:rsidR="00237709">
        <w:t xml:space="preserve">ATmega328P microcontroller UART, and the RS-232 sides of the </w:t>
      </w:r>
      <w:ins w:id="384" w:author="Andrew Instone-Cowie" w:date="2024-06-18T15:42:00Z" w16du:dateUtc="2024-06-18T14:42:00Z">
        <w:r w:rsidR="0033286D">
          <w:t xml:space="preserve">Analog Devices (formerly </w:t>
        </w:r>
      </w:ins>
      <w:r w:rsidR="00ED196D">
        <w:t>Maxim</w:t>
      </w:r>
      <w:ins w:id="385" w:author="Andrew Instone-Cowie" w:date="2024-06-18T15:42:00Z" w16du:dateUtc="2024-06-18T14:42:00Z">
        <w:r w:rsidR="0033286D">
          <w:t>)</w:t>
        </w:r>
      </w:ins>
      <w:r w:rsidR="00ED196D">
        <w:t xml:space="preserve"> MAX233, MAX208 and MAX3323 line drivers. Following these conventions, the module </w:t>
      </w:r>
      <w:r w:rsidR="009216D4">
        <w:t>pin</w:t>
      </w:r>
      <w:r w:rsidR="00ED196D">
        <w:t>s</w:t>
      </w:r>
      <w:r w:rsidR="009216D4">
        <w:t xml:space="preserve"> </w:t>
      </w:r>
      <w:r w:rsidR="0035239E">
        <w:t xml:space="preserve">used for transmitting sensor data </w:t>
      </w:r>
      <w:r w:rsidR="00624131">
        <w:t xml:space="preserve">from the Simulator Interface </w:t>
      </w:r>
      <w:r w:rsidR="0035239E">
        <w:t xml:space="preserve">to the attached PC </w:t>
      </w:r>
      <w:r w:rsidR="00ED196D">
        <w:t>are</w:t>
      </w:r>
      <w:r w:rsidR="0035239E">
        <w:t xml:space="preserve"> marked </w:t>
      </w:r>
      <w:r w:rsidR="0035239E" w:rsidRPr="00EE121F">
        <w:rPr>
          <w:i/>
          <w:iCs/>
        </w:rPr>
        <w:t>TX</w:t>
      </w:r>
      <w:r w:rsidR="00ED196D">
        <w:t>, and t</w:t>
      </w:r>
      <w:r w:rsidR="0035239E">
        <w:t xml:space="preserve">he </w:t>
      </w:r>
      <w:r w:rsidR="00ED196D">
        <w:t xml:space="preserve">module </w:t>
      </w:r>
      <w:r w:rsidR="0035239E">
        <w:t>pin</w:t>
      </w:r>
      <w:r w:rsidR="00ED196D">
        <w:t>s</w:t>
      </w:r>
      <w:r w:rsidR="0035239E">
        <w:t xml:space="preserve"> used for rece</w:t>
      </w:r>
      <w:r w:rsidR="00624131">
        <w:t xml:space="preserve">iving CLI data from the attached PC to the Simulator Interface </w:t>
      </w:r>
      <w:r w:rsidR="00ED196D">
        <w:t>are</w:t>
      </w:r>
      <w:r w:rsidR="00624131">
        <w:t xml:space="preserve"> marked </w:t>
      </w:r>
      <w:r w:rsidR="00624131" w:rsidRPr="00EE121F">
        <w:rPr>
          <w:i/>
          <w:iCs/>
        </w:rPr>
        <w:t>RX</w:t>
      </w:r>
      <w:r w:rsidR="00624131">
        <w:t>.</w:t>
      </w:r>
      <w:r w:rsidR="0035239E">
        <w:t xml:space="preserve"> </w:t>
      </w:r>
      <w:r w:rsidR="00237709">
        <w:t>This is the opposite of the usual convention for a DCE</w:t>
      </w:r>
      <w:r w:rsidR="0037598F">
        <w:t>.</w:t>
      </w:r>
    </w:p>
    <w:p w14:paraId="1A2D12DC" w14:textId="28029E5E" w:rsidR="009216D4" w:rsidRDefault="009216D4" w:rsidP="009216D4">
      <w:pPr>
        <w:pStyle w:val="Heading3"/>
      </w:pPr>
      <w:bookmarkStart w:id="386" w:name="_Toc80793254"/>
      <w:r>
        <w:lastRenderedPageBreak/>
        <w:t>Power Module</w:t>
      </w:r>
      <w:bookmarkEnd w:id="386"/>
    </w:p>
    <w:p w14:paraId="2B5DDCC9" w14:textId="35BC13EF" w:rsidR="0037598F" w:rsidRDefault="0037598F">
      <w:pPr>
        <w:keepNext/>
      </w:pPr>
      <w:r w:rsidRPr="009C1732">
        <w:t xml:space="preserve">The </w:t>
      </w:r>
      <w:r>
        <w:t xml:space="preserve">Power </w:t>
      </w:r>
      <w:r w:rsidRPr="009C1732">
        <w:t xml:space="preserve">Module uses </w:t>
      </w:r>
      <w:r>
        <w:t xml:space="preserve">a female DB9 </w:t>
      </w:r>
      <w:r w:rsidRPr="009C1732">
        <w:t xml:space="preserve">connector for the </w:t>
      </w:r>
      <w:r>
        <w:t>down</w:t>
      </w:r>
      <w:r w:rsidRPr="009C1732">
        <w:t xml:space="preserve">stream cabling connection to the Simulator </w:t>
      </w:r>
      <w:r>
        <w:t>PC.</w:t>
      </w:r>
    </w:p>
    <w:p w14:paraId="1FBA6043" w14:textId="5C1DBA29" w:rsidR="0037598F" w:rsidRDefault="0037598F" w:rsidP="00EE121F">
      <w:pPr>
        <w:pStyle w:val="ListParagraph"/>
        <w:keepNext/>
        <w:numPr>
          <w:ilvl w:val="0"/>
          <w:numId w:val="55"/>
        </w:numPr>
      </w:pPr>
      <w:r>
        <w:t>Pin 2 is used for simulator sensor data transmitted to the attached PC.</w:t>
      </w:r>
    </w:p>
    <w:p w14:paraId="7B7BA676" w14:textId="193898A7" w:rsidR="0037598F" w:rsidRDefault="0037598F" w:rsidP="00EE121F">
      <w:pPr>
        <w:pStyle w:val="ListParagraph"/>
        <w:keepNext/>
        <w:numPr>
          <w:ilvl w:val="0"/>
          <w:numId w:val="55"/>
        </w:numPr>
      </w:pPr>
      <w:r>
        <w:t>Pin 3 is used for CLI data transmitted to the Simulator Interface from the attached PC.</w:t>
      </w:r>
    </w:p>
    <w:p w14:paraId="3EC16AFD" w14:textId="2AE47CDB" w:rsidR="0037598F" w:rsidRPr="009C1732" w:rsidRDefault="0037598F">
      <w:pPr>
        <w:keepNext/>
      </w:pPr>
      <w:r>
        <w:t>The wiring of this connector is shown in the following diagram:</w:t>
      </w:r>
    </w:p>
    <w:p w14:paraId="1AEB9B98" w14:textId="5CE3A712" w:rsidR="009216D4" w:rsidRDefault="00BF59FA" w:rsidP="00EE121F">
      <w:pPr>
        <w:keepNext/>
        <w:jc w:val="center"/>
      </w:pPr>
      <w:r>
        <w:rPr>
          <w:noProof/>
        </w:rPr>
        <w:drawing>
          <wp:inline distT="0" distB="0" distL="0" distR="0" wp14:anchorId="590D17B2" wp14:editId="3B1983D7">
            <wp:extent cx="1944000" cy="21960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 DB9 Power Module 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7387A83" w14:textId="679ACBD5" w:rsidR="009216D4" w:rsidRPr="00374AC1" w:rsidRDefault="009216D4" w:rsidP="00EE121F">
      <w:pPr>
        <w:pStyle w:val="Caption"/>
        <w:jc w:val="center"/>
      </w:pPr>
      <w:bookmarkStart w:id="387" w:name="_Toc80793328"/>
      <w:r>
        <w:t xml:space="preserve">Figure </w:t>
      </w:r>
      <w:r>
        <w:fldChar w:fldCharType="begin"/>
      </w:r>
      <w:r>
        <w:instrText xml:space="preserve"> SEQ Figure \* ARABIC </w:instrText>
      </w:r>
      <w:r>
        <w:fldChar w:fldCharType="separate"/>
      </w:r>
      <w:r w:rsidR="007E2D4F">
        <w:rPr>
          <w:noProof/>
        </w:rPr>
        <w:t>29</w:t>
      </w:r>
      <w:r>
        <w:fldChar w:fldCharType="end"/>
      </w:r>
      <w:r>
        <w:t xml:space="preserve"> – Power Module DB9 Serial Connector</w:t>
      </w:r>
      <w:bookmarkEnd w:id="387"/>
    </w:p>
    <w:p w14:paraId="7F875817" w14:textId="7175F552" w:rsidR="009216D4" w:rsidRDefault="009216D4" w:rsidP="009216D4">
      <w:pPr>
        <w:pStyle w:val="Heading3"/>
      </w:pPr>
      <w:bookmarkStart w:id="388" w:name="_Toc80793255"/>
      <w:r>
        <w:t>Second PC Module</w:t>
      </w:r>
      <w:bookmarkEnd w:id="388"/>
    </w:p>
    <w:p w14:paraId="29CDEE92" w14:textId="0A75A103" w:rsidR="0037598F" w:rsidRDefault="0037598F">
      <w:pPr>
        <w:keepNext/>
      </w:pPr>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p>
    <w:p w14:paraId="5C4632E6" w14:textId="77777777" w:rsidR="0037598F" w:rsidRDefault="0037598F" w:rsidP="00EE121F">
      <w:pPr>
        <w:pStyle w:val="ListParagraph"/>
        <w:keepNext/>
        <w:numPr>
          <w:ilvl w:val="0"/>
          <w:numId w:val="56"/>
        </w:numPr>
      </w:pPr>
      <w:r>
        <w:t>Pin 2 is used for simulator sensor data transmitted to the attached PC.</w:t>
      </w:r>
    </w:p>
    <w:p w14:paraId="0C1B95EC" w14:textId="226CB20F" w:rsidR="0037598F" w:rsidRDefault="0037598F" w:rsidP="00EE121F">
      <w:pPr>
        <w:pStyle w:val="ListParagraph"/>
        <w:keepNext/>
        <w:numPr>
          <w:ilvl w:val="0"/>
          <w:numId w:val="56"/>
        </w:numPr>
      </w:pPr>
      <w:r>
        <w:t>Pin 3 is not connected. It is not possible to use the CLI from the PC attached to the Second PC Module.</w:t>
      </w:r>
    </w:p>
    <w:p w14:paraId="19533596" w14:textId="77777777" w:rsidR="0037598F" w:rsidRPr="009C1732" w:rsidRDefault="0037598F">
      <w:pPr>
        <w:keepNext/>
      </w:pPr>
      <w:r>
        <w:t>The wiring of this connector is shown in the following diagram:</w:t>
      </w:r>
    </w:p>
    <w:p w14:paraId="1A0B704B" w14:textId="4BCA7DF3" w:rsidR="009216D4" w:rsidRDefault="00BF59FA" w:rsidP="00EE121F">
      <w:pPr>
        <w:keepNext/>
        <w:jc w:val="center"/>
      </w:pPr>
      <w:r>
        <w:rPr>
          <w:noProof/>
        </w:rPr>
        <w:drawing>
          <wp:inline distT="0" distB="0" distL="0" distR="0" wp14:anchorId="267AC20B" wp14:editId="528ECFE6">
            <wp:extent cx="1944000" cy="219600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 DB9 2nd PC Module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46528519" w14:textId="74B42D14" w:rsidR="009216D4" w:rsidRPr="00374AC1" w:rsidRDefault="009216D4" w:rsidP="00EE121F">
      <w:pPr>
        <w:pStyle w:val="Caption"/>
        <w:jc w:val="center"/>
      </w:pPr>
      <w:bookmarkStart w:id="389" w:name="_Toc80793329"/>
      <w:r>
        <w:t xml:space="preserve">Figure </w:t>
      </w:r>
      <w:r>
        <w:fldChar w:fldCharType="begin"/>
      </w:r>
      <w:r>
        <w:instrText xml:space="preserve"> SEQ Figure \* ARABIC </w:instrText>
      </w:r>
      <w:r>
        <w:fldChar w:fldCharType="separate"/>
      </w:r>
      <w:r w:rsidR="007E2D4F">
        <w:rPr>
          <w:noProof/>
        </w:rPr>
        <w:t>30</w:t>
      </w:r>
      <w:r>
        <w:fldChar w:fldCharType="end"/>
      </w:r>
      <w:r>
        <w:t xml:space="preserve"> – Second PC Module DB9 Serial Connector</w:t>
      </w:r>
      <w:bookmarkEnd w:id="389"/>
    </w:p>
    <w:p w14:paraId="2C003C21" w14:textId="0821996F" w:rsidR="009216D4" w:rsidRDefault="009216D4" w:rsidP="009216D4">
      <w:pPr>
        <w:pStyle w:val="Heading3"/>
      </w:pPr>
      <w:bookmarkStart w:id="390" w:name="_Toc80793256"/>
      <w:r>
        <w:lastRenderedPageBreak/>
        <w:t>Basic Serial Splitter Module</w:t>
      </w:r>
      <w:bookmarkEnd w:id="390"/>
    </w:p>
    <w:p w14:paraId="25B6786F" w14:textId="4312F4D7" w:rsidR="0037598F" w:rsidRDefault="0037598F" w:rsidP="0037598F">
      <w:pPr>
        <w:keepNext/>
      </w:pPr>
      <w:r w:rsidRPr="009C1732">
        <w:t>The</w:t>
      </w:r>
      <w:r>
        <w:t xml:space="preserve"> 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r>
        <w:t>s</w:t>
      </w:r>
      <w:r w:rsidRPr="009C1732">
        <w:t xml:space="preserve"> to the Simulator </w:t>
      </w:r>
      <w:r>
        <w:t>PCs.</w:t>
      </w:r>
    </w:p>
    <w:p w14:paraId="6436F537" w14:textId="3D882413" w:rsidR="0037598F" w:rsidRDefault="0037598F" w:rsidP="0037598F">
      <w:pPr>
        <w:pStyle w:val="ListParagraph"/>
        <w:keepNext/>
        <w:numPr>
          <w:ilvl w:val="0"/>
          <w:numId w:val="56"/>
        </w:numPr>
      </w:pPr>
      <w:r>
        <w:t xml:space="preserve">Pin 2 is used for </w:t>
      </w:r>
      <w:r w:rsidR="00BD3A98">
        <w:t xml:space="preserve">duplicated </w:t>
      </w:r>
      <w:r>
        <w:t>simulator sensor data transmitted to each attached PC.</w:t>
      </w:r>
    </w:p>
    <w:p w14:paraId="5B99F037" w14:textId="728C8821" w:rsidR="00CD5701" w:rsidRDefault="00BD3A98" w:rsidP="00BD3A98">
      <w:pPr>
        <w:pStyle w:val="ListParagraph"/>
        <w:keepNext/>
        <w:numPr>
          <w:ilvl w:val="0"/>
          <w:numId w:val="56"/>
        </w:numPr>
      </w:pPr>
      <w:r>
        <w:t xml:space="preserve">As noted previously in the section on </w:t>
      </w:r>
      <w:r w:rsidRPr="00EE121F">
        <w:rPr>
          <w:i/>
          <w:iCs/>
        </w:rPr>
        <w:t>Transmitter Disabling</w:t>
      </w:r>
      <w:r>
        <w:t xml:space="preserve"> in the </w:t>
      </w:r>
      <w:r w:rsidRPr="00EE121F">
        <w:rPr>
          <w:i/>
          <w:iCs/>
        </w:rPr>
        <w:t>Basic Serial Splitter Hardware</w:t>
      </w:r>
      <w:r>
        <w:t xml:space="preserve"> section of this document, only </w:t>
      </w:r>
      <w:r w:rsidRPr="009C1732">
        <w:t xml:space="preserve">one </w:t>
      </w:r>
      <w:r w:rsidR="00CD5701">
        <w:t xml:space="preserve">selected </w:t>
      </w:r>
      <w:r w:rsidRPr="009C1732">
        <w:t xml:space="preserve">Simulator PC </w:t>
      </w:r>
      <w:r>
        <w:t xml:space="preserve">connected to a Basic Serial Splitter Module </w:t>
      </w:r>
      <w:r w:rsidRPr="009C1732">
        <w:t xml:space="preserve">can be used to send </w:t>
      </w:r>
      <w:r>
        <w:t xml:space="preserve">CLI </w:t>
      </w:r>
      <w:r w:rsidRPr="009C1732">
        <w:t>configuration data to the Simulator Interface Module</w:t>
      </w:r>
      <w:r w:rsidR="00CD5701">
        <w:t>.</w:t>
      </w:r>
    </w:p>
    <w:p w14:paraId="41FA7EF9" w14:textId="6C7A3928" w:rsidR="00BD3A98" w:rsidRPr="009C1732" w:rsidRDefault="00BD3A98">
      <w:pPr>
        <w:pStyle w:val="ListParagraph"/>
        <w:keepNext/>
        <w:numPr>
          <w:ilvl w:val="0"/>
          <w:numId w:val="56"/>
        </w:numPr>
      </w:pPr>
      <w:r>
        <w:t xml:space="preserve">Pin 3 </w:t>
      </w:r>
      <w:r w:rsidR="00CD5701">
        <w:t xml:space="preserve">will be used </w:t>
      </w:r>
      <w:r>
        <w:t xml:space="preserve">for CLI data </w:t>
      </w:r>
      <w:r w:rsidR="00CD5701">
        <w:t>sent</w:t>
      </w:r>
      <w:r>
        <w:t xml:space="preserve"> to the Simulator Interface from </w:t>
      </w:r>
      <w:r w:rsidR="00CD5701">
        <w:t xml:space="preserve">the selected </w:t>
      </w:r>
      <w:r>
        <w:t>attached PC</w:t>
      </w:r>
      <w:r w:rsidR="00CD5701">
        <w:t xml:space="preserve"> only</w:t>
      </w:r>
      <w:r>
        <w:t xml:space="preserve">. </w:t>
      </w:r>
      <w:r w:rsidR="00CD5701">
        <w:t xml:space="preserve">On all other connectors this </w:t>
      </w:r>
      <w:r>
        <w:t xml:space="preserve">pin will </w:t>
      </w:r>
      <w:r w:rsidR="00CD5701">
        <w:t>connected to an inactive RS-232 receiver.</w:t>
      </w:r>
    </w:p>
    <w:p w14:paraId="24B38F02" w14:textId="77777777" w:rsidR="0037598F" w:rsidRPr="009C1732" w:rsidRDefault="0037598F" w:rsidP="0037598F">
      <w:pPr>
        <w:keepNext/>
      </w:pPr>
      <w:r>
        <w:t>The wiring of this connector is shown in the following diagram:</w:t>
      </w:r>
    </w:p>
    <w:p w14:paraId="4664654F" w14:textId="6D1853A9" w:rsidR="009216D4" w:rsidRDefault="00BF59FA" w:rsidP="00EE121F">
      <w:pPr>
        <w:keepNext/>
        <w:jc w:val="center"/>
      </w:pPr>
      <w:r>
        <w:rPr>
          <w:noProof/>
        </w:rPr>
        <w:drawing>
          <wp:inline distT="0" distB="0" distL="0" distR="0" wp14:anchorId="482CC822" wp14:editId="521790BC">
            <wp:extent cx="1944000" cy="2196000"/>
            <wp:effectExtent l="0" t="0" r="0" b="0"/>
            <wp:docPr id="34" name="Picture 34"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2 DB9 Splitter Module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146B1110" w14:textId="5750C34F" w:rsidR="009216D4" w:rsidRPr="009216D4" w:rsidRDefault="009216D4">
      <w:pPr>
        <w:pStyle w:val="Caption"/>
        <w:jc w:val="center"/>
      </w:pPr>
      <w:bookmarkStart w:id="391" w:name="_Toc80793330"/>
      <w:r>
        <w:t xml:space="preserve">Figure </w:t>
      </w:r>
      <w:r>
        <w:fldChar w:fldCharType="begin"/>
      </w:r>
      <w:r>
        <w:instrText xml:space="preserve"> SEQ Figure \* ARABIC </w:instrText>
      </w:r>
      <w:r>
        <w:fldChar w:fldCharType="separate"/>
      </w:r>
      <w:r w:rsidR="007E2D4F">
        <w:rPr>
          <w:noProof/>
        </w:rPr>
        <w:t>31</w:t>
      </w:r>
      <w:r>
        <w:fldChar w:fldCharType="end"/>
      </w:r>
      <w:r>
        <w:t xml:space="preserve"> – Basic Serial Splitter DB9 Serial Connectors</w:t>
      </w:r>
      <w:bookmarkEnd w:id="391"/>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392" w:name="_Toc472625758"/>
      <w:bookmarkStart w:id="393" w:name="_Toc80793257"/>
      <w:r w:rsidR="00AF0947">
        <w:lastRenderedPageBreak/>
        <w:t xml:space="preserve">Simulator Interface </w:t>
      </w:r>
      <w:bookmarkEnd w:id="392"/>
      <w:r w:rsidR="003912A1">
        <w:t xml:space="preserve">Module </w:t>
      </w:r>
      <w:r w:rsidR="008D175F">
        <w:t>Firmware</w:t>
      </w:r>
      <w:bookmarkEnd w:id="393"/>
    </w:p>
    <w:p w14:paraId="76255B76" w14:textId="37BDE1EC" w:rsidR="007A715D" w:rsidRPr="00D16863" w:rsidRDefault="007A715D" w:rsidP="006E2D44">
      <w:pPr>
        <w:pStyle w:val="Heading2"/>
      </w:pPr>
      <w:bookmarkStart w:id="394" w:name="_Toc472625763"/>
      <w:bookmarkStart w:id="395" w:name="_Toc80793258"/>
      <w:r>
        <w:t xml:space="preserve">Sensor </w:t>
      </w:r>
      <w:bookmarkEnd w:id="394"/>
      <w:r w:rsidR="006E2D44">
        <w:t>Characteristics</w:t>
      </w:r>
      <w:bookmarkEnd w:id="395"/>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396" w:name="_Toc415420472"/>
      <w:bookmarkStart w:id="397" w:name="_Toc472625771"/>
      <w:r>
        <w:br w:type="page"/>
      </w:r>
    </w:p>
    <w:p w14:paraId="76AB9ECE" w14:textId="21A53D47" w:rsidR="00AF0947" w:rsidRDefault="00AF0947" w:rsidP="00CF2085">
      <w:pPr>
        <w:pStyle w:val="Heading2"/>
      </w:pPr>
      <w:bookmarkStart w:id="398" w:name="_Toc80793259"/>
      <w:r>
        <w:lastRenderedPageBreak/>
        <w:t>Firmware Design</w:t>
      </w:r>
      <w:bookmarkEnd w:id="396"/>
      <w:bookmarkEnd w:id="397"/>
      <w:bookmarkEnd w:id="398"/>
    </w:p>
    <w:p w14:paraId="30F829FE" w14:textId="77777777" w:rsidR="00AF0947" w:rsidRDefault="00AF0947" w:rsidP="00CF2085">
      <w:pPr>
        <w:pStyle w:val="Heading3"/>
      </w:pPr>
      <w:bookmarkStart w:id="399" w:name="_Toc382313143"/>
      <w:bookmarkStart w:id="400" w:name="_Toc415420473"/>
      <w:bookmarkStart w:id="401" w:name="_Toc472625772"/>
      <w:bookmarkStart w:id="402" w:name="_Toc80793260"/>
      <w:r>
        <w:t>Interrupt Driven vs Polling</w:t>
      </w:r>
      <w:bookmarkEnd w:id="399"/>
      <w:bookmarkEnd w:id="400"/>
      <w:bookmarkEnd w:id="401"/>
      <w:bookmarkEnd w:id="402"/>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1">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2907B669" w:rsidR="00CF2085" w:rsidRDefault="00CF2085" w:rsidP="00CF2085">
      <w:pPr>
        <w:pStyle w:val="Caption"/>
        <w:jc w:val="center"/>
      </w:pPr>
      <w:bookmarkStart w:id="403" w:name="_Toc80793331"/>
      <w:r>
        <w:t xml:space="preserve">Figure </w:t>
      </w:r>
      <w:r>
        <w:rPr>
          <w:noProof/>
        </w:rPr>
        <w:fldChar w:fldCharType="begin"/>
      </w:r>
      <w:r>
        <w:rPr>
          <w:noProof/>
        </w:rPr>
        <w:instrText xml:space="preserve"> SEQ Figure \* ARABIC </w:instrText>
      </w:r>
      <w:r>
        <w:rPr>
          <w:noProof/>
        </w:rPr>
        <w:fldChar w:fldCharType="separate"/>
      </w:r>
      <w:r w:rsidR="007E2D4F">
        <w:rPr>
          <w:noProof/>
        </w:rPr>
        <w:t>32</w:t>
      </w:r>
      <w:r>
        <w:rPr>
          <w:noProof/>
        </w:rPr>
        <w:fldChar w:fldCharType="end"/>
      </w:r>
      <w:r>
        <w:t xml:space="preserve"> – Simulator Interface Main Loop Timing</w:t>
      </w:r>
      <w:bookmarkEnd w:id="403"/>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404" w:name="_Toc382313144"/>
      <w:bookmarkStart w:id="405" w:name="_Toc415420474"/>
      <w:bookmarkStart w:id="406" w:name="_Toc472625773"/>
      <w:r>
        <w:br w:type="page"/>
      </w:r>
    </w:p>
    <w:p w14:paraId="42D49E0F" w14:textId="4265D35D" w:rsidR="00AF0947" w:rsidRPr="00720025" w:rsidRDefault="00AF0947" w:rsidP="00CF2085">
      <w:pPr>
        <w:pStyle w:val="Heading3"/>
      </w:pPr>
      <w:bookmarkStart w:id="407" w:name="_Toc80793261"/>
      <w:r w:rsidRPr="00720025">
        <w:lastRenderedPageBreak/>
        <w:t>State Machine Operation</w:t>
      </w:r>
      <w:bookmarkEnd w:id="404"/>
      <w:bookmarkEnd w:id="405"/>
      <w:bookmarkEnd w:id="406"/>
      <w:bookmarkEnd w:id="407"/>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5531B5E9" w:rsidR="002712AD" w:rsidRPr="0060312C" w:rsidRDefault="002712AD" w:rsidP="002712AD">
      <w:pPr>
        <w:pStyle w:val="Caption"/>
        <w:jc w:val="center"/>
        <w:rPr>
          <w:color w:val="00B050"/>
        </w:rPr>
      </w:pPr>
      <w:bookmarkStart w:id="408" w:name="_Toc415420571"/>
      <w:bookmarkStart w:id="409" w:name="_Toc472625845"/>
      <w:bookmarkStart w:id="410" w:name="_Toc80793332"/>
      <w:r>
        <w:t xml:space="preserve">Figure </w:t>
      </w:r>
      <w:r>
        <w:rPr>
          <w:noProof/>
        </w:rPr>
        <w:fldChar w:fldCharType="begin"/>
      </w:r>
      <w:r>
        <w:rPr>
          <w:noProof/>
        </w:rPr>
        <w:instrText xml:space="preserve"> SEQ Figure \* ARABIC </w:instrText>
      </w:r>
      <w:r>
        <w:rPr>
          <w:noProof/>
        </w:rPr>
        <w:fldChar w:fldCharType="separate"/>
      </w:r>
      <w:r w:rsidR="007E2D4F">
        <w:rPr>
          <w:noProof/>
        </w:rPr>
        <w:t>33</w:t>
      </w:r>
      <w:r>
        <w:rPr>
          <w:noProof/>
        </w:rPr>
        <w:fldChar w:fldCharType="end"/>
      </w:r>
      <w:r>
        <w:t xml:space="preserve"> – State Machine Transitions Illustration</w:t>
      </w:r>
      <w:bookmarkEnd w:id="408"/>
      <w:bookmarkEnd w:id="409"/>
      <w:bookmarkEnd w:id="410"/>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411" w:name="_Toc382313145"/>
      <w:bookmarkStart w:id="412" w:name="_Toc415420475"/>
      <w:bookmarkStart w:id="413" w:name="_Toc472625774"/>
      <w:bookmarkStart w:id="414" w:name="_Toc80793262"/>
      <w:r w:rsidRPr="00D85978">
        <w:lastRenderedPageBreak/>
        <w:t>Timer Issues</w:t>
      </w:r>
      <w:bookmarkEnd w:id="411"/>
      <w:bookmarkEnd w:id="412"/>
      <w:bookmarkEnd w:id="413"/>
      <w:bookmarkEnd w:id="414"/>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415" w:name="_Toc382313146"/>
      <w:bookmarkStart w:id="416" w:name="_Toc415420476"/>
      <w:bookmarkStart w:id="417" w:name="_Toc472625775"/>
      <w:bookmarkStart w:id="418" w:name="_Toc80793263"/>
      <w:r>
        <w:t>Sensor De-Bouncing</w:t>
      </w:r>
      <w:bookmarkEnd w:id="415"/>
      <w:bookmarkEnd w:id="416"/>
      <w:bookmarkEnd w:id="417"/>
      <w:bookmarkEnd w:id="418"/>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2EBABCDC" w:rsidR="00AF0947" w:rsidRPr="008B0EA2" w:rsidRDefault="00AF0947" w:rsidP="00AF0947">
      <w:pPr>
        <w:pStyle w:val="Caption"/>
        <w:jc w:val="center"/>
      </w:pPr>
      <w:bookmarkStart w:id="419" w:name="_Toc415420572"/>
      <w:bookmarkStart w:id="420" w:name="_Toc472625846"/>
      <w:bookmarkStart w:id="421" w:name="_Toc80793333"/>
      <w:r>
        <w:t xml:space="preserve">Figure </w:t>
      </w:r>
      <w:r>
        <w:rPr>
          <w:noProof/>
        </w:rPr>
        <w:fldChar w:fldCharType="begin"/>
      </w:r>
      <w:r>
        <w:rPr>
          <w:noProof/>
        </w:rPr>
        <w:instrText xml:space="preserve"> SEQ Figure \* ARABIC </w:instrText>
      </w:r>
      <w:r>
        <w:rPr>
          <w:noProof/>
        </w:rPr>
        <w:fldChar w:fldCharType="separate"/>
      </w:r>
      <w:r w:rsidR="007E2D4F">
        <w:rPr>
          <w:noProof/>
        </w:rPr>
        <w:t>34</w:t>
      </w:r>
      <w:r>
        <w:rPr>
          <w:noProof/>
        </w:rPr>
        <w:fldChar w:fldCharType="end"/>
      </w:r>
      <w:r>
        <w:t xml:space="preserve"> – Sensor De-Bounce Illustration</w:t>
      </w:r>
      <w:bookmarkEnd w:id="419"/>
      <w:bookmarkEnd w:id="420"/>
      <w:bookmarkEnd w:id="421"/>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0204A86E" w:rsidR="00AF0947" w:rsidRPr="009C1732" w:rsidRDefault="00AF0947" w:rsidP="00AF0947">
      <w:r w:rsidRPr="009C1732">
        <w:t xml:space="preserve">In testing, no evidence of sensor bounce from the standard infra-red optical or magneto-resistive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422" w:name="_Toc382313147"/>
      <w:bookmarkStart w:id="423" w:name="_Toc415420477"/>
      <w:bookmarkStart w:id="424" w:name="_Toc472625776"/>
      <w:bookmarkStart w:id="425" w:name="_Toc80793264"/>
      <w:r>
        <w:t>Debugging &amp; Timing Features</w:t>
      </w:r>
      <w:bookmarkEnd w:id="422"/>
      <w:bookmarkEnd w:id="423"/>
      <w:bookmarkEnd w:id="424"/>
      <w:bookmarkEnd w:id="425"/>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426" w:name="_Toc472625777"/>
      <w:r>
        <w:t>Debug Mask</w:t>
      </w:r>
      <w:bookmarkEnd w:id="426"/>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8"/>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427" w:name="_Toc472625778"/>
      <w:r>
        <w:t>Debug Pulse Timer</w:t>
      </w:r>
      <w:bookmarkEnd w:id="427"/>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428" w:name="_Toc472625779"/>
      <w:r>
        <w:t>Debug Show Misfires</w:t>
      </w:r>
      <w:bookmarkEnd w:id="428"/>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429" w:name="_Toc472625780"/>
      <w:r>
        <w:t>Debug Show Debounce</w:t>
      </w:r>
      <w:bookmarkEnd w:id="429"/>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430" w:name="_Toc472625781"/>
      <w:r>
        <w:t>Debug Show LED</w:t>
      </w:r>
      <w:bookmarkEnd w:id="430"/>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431" w:name="_Toc472625782"/>
      <w:r>
        <w:t>Debug Settings</w:t>
      </w:r>
      <w:bookmarkEnd w:id="431"/>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432" w:name="_Toc382313148"/>
      <w:bookmarkStart w:id="433" w:name="_Toc415420478"/>
      <w:bookmarkStart w:id="434" w:name="_Toc472625783"/>
      <w:r>
        <w:br w:type="page"/>
      </w:r>
    </w:p>
    <w:p w14:paraId="55CAC992" w14:textId="11D6C9A1" w:rsidR="00AF0947" w:rsidRDefault="00AF0947" w:rsidP="00424F3F">
      <w:pPr>
        <w:pStyle w:val="Heading3"/>
      </w:pPr>
      <w:bookmarkStart w:id="435" w:name="_Toc80793265"/>
      <w:r>
        <w:lastRenderedPageBreak/>
        <w:t>Serial Input &amp; Command Line Interface</w:t>
      </w:r>
      <w:bookmarkEnd w:id="432"/>
      <w:bookmarkEnd w:id="433"/>
      <w:bookmarkEnd w:id="434"/>
      <w:bookmarkEnd w:id="435"/>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3F05E3CF" w:rsidR="00AF0947" w:rsidRPr="009C1732" w:rsidRDefault="00AF0947" w:rsidP="00EE121F">
      <w:pPr>
        <w:pStyle w:val="ListParagraph"/>
        <w:numPr>
          <w:ilvl w:val="0"/>
          <w:numId w:val="17"/>
        </w:numPr>
      </w:pPr>
      <w:r w:rsidRPr="009C1732">
        <w:t xml:space="preserve">The first byte received is examined. If this byte is </w:t>
      </w:r>
      <w:ins w:id="436" w:author="Andrew Instone-Cowie" w:date="2024-06-17T15:16:00Z" w16du:dateUtc="2024-06-17T14:16:00Z">
        <w:r w:rsidR="00EE121F">
          <w:t>the MBI Pr</w:t>
        </w:r>
      </w:ins>
      <w:ins w:id="437" w:author="Andrew Instone-Cowie" w:date="2024-06-17T15:17:00Z" w16du:dateUtc="2024-06-17T14:17:00Z">
        <w:r w:rsidR="00EE121F">
          <w:t>otocol 0xFD command, a 0xFD response is sent.</w:t>
        </w:r>
      </w:ins>
      <w:ins w:id="438" w:author="Andrew Instone-Cowie" w:date="2024-06-17T15:18:00Z" w16du:dateUtc="2024-06-17T14:18:00Z">
        <w:r w:rsidR="00EE121F">
          <w:t xml:space="preserve"> </w:t>
        </w:r>
      </w:ins>
      <w:ins w:id="439" w:author="Andrew Instone-Cowie" w:date="2024-06-17T15:17:00Z" w16du:dateUtc="2024-06-17T14:17:00Z">
        <w:r w:rsidR="00EE121F">
          <w:t xml:space="preserve">If the first byte </w:t>
        </w:r>
      </w:ins>
      <w:del w:id="440" w:author="Andrew Instone-Cowie" w:date="2024-06-17T15:17:00Z" w16du:dateUtc="2024-06-17T14:17:00Z">
        <w:r w:rsidRPr="009C1732" w:rsidDel="00EE121F">
          <w:delText>a</w:delText>
        </w:r>
      </w:del>
      <w:ins w:id="441" w:author="Andrew Instone-Cowie" w:date="2024-06-17T15:17:00Z" w16du:dateUtc="2024-06-17T14:17:00Z">
        <w:r w:rsidR="00EE121F">
          <w:t>is any other</w:t>
        </w:r>
      </w:ins>
      <w:r w:rsidRPr="009C1732">
        <w:t xml:space="preserve">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w:t>
      </w:r>
      <w:ins w:id="442" w:author="Andrew Instone-Cowie" w:date="2024-06-17T15:17:00Z" w16du:dateUtc="2024-06-17T14:17:00Z">
        <w:r w:rsidR="00EE121F">
          <w:t xml:space="preserve">other </w:t>
        </w:r>
      </w:ins>
      <w:r w:rsidR="00424F3F" w:rsidRPr="009C1732">
        <w:t>responses are sent to MBI commands.</w:t>
      </w:r>
    </w:p>
    <w:p w14:paraId="5E43DB19" w14:textId="24568A55"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w:t>
      </w:r>
      <w:ins w:id="443" w:author="Andrew Instone-Cowie" w:date="2024-06-17T15:18:00Z" w16du:dateUtc="2024-06-17T14:18:00Z">
        <w:r w:rsidR="00EE121F">
          <w:t>7</w:t>
        </w:r>
      </w:ins>
      <w:del w:id="444" w:author="Andrew Instone-Cowie" w:date="2024-06-17T15:18:00Z" w16du:dateUtc="2024-06-17T14:18:00Z">
        <w:r w:rsidR="00424F3F" w:rsidRPr="009C1732" w:rsidDel="00EE121F">
          <w:delText>5</w:delText>
        </w:r>
      </w:del>
      <w:r w:rsidR="00424F3F" w:rsidRPr="009C1732">
        <w:t xml:space="preserve">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445" w:name="_Toc472625785"/>
      <w:bookmarkStart w:id="446" w:name="_Toc80793266"/>
      <w:bookmarkStart w:id="447" w:name="_Toc382313150"/>
      <w:bookmarkStart w:id="448" w:name="_Toc415420480"/>
      <w:r>
        <w:t>Sensor Enable/Disable</w:t>
      </w:r>
      <w:bookmarkEnd w:id="445"/>
      <w:bookmarkEnd w:id="446"/>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449" w:name="_Toc415420481"/>
      <w:bookmarkStart w:id="450" w:name="_Toc472625788"/>
      <w:bookmarkEnd w:id="447"/>
      <w:bookmarkEnd w:id="448"/>
      <w:r>
        <w:br w:type="page"/>
      </w:r>
    </w:p>
    <w:p w14:paraId="7C4A3C2D" w14:textId="15821ED9" w:rsidR="00AF0947" w:rsidRDefault="00AF0947" w:rsidP="002B6100">
      <w:pPr>
        <w:pStyle w:val="Heading3"/>
      </w:pPr>
      <w:bookmarkStart w:id="451" w:name="_Toc80793267"/>
      <w:r>
        <w:lastRenderedPageBreak/>
        <w:t>Memory Footprint</w:t>
      </w:r>
      <w:bookmarkEnd w:id="449"/>
      <w:bookmarkEnd w:id="450"/>
      <w:bookmarkEnd w:id="451"/>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26198679"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w:t>
      </w:r>
      <w:del w:id="452" w:author="Andrew Instone-Cowie" w:date="2024-06-19T11:38:00Z" w16du:dateUtc="2024-06-19T10:38:00Z">
        <w:r w:rsidRPr="009C1732" w:rsidDel="009367AD">
          <w:delText>result</w:delText>
        </w:r>
      </w:del>
      <w:ins w:id="453" w:author="Andrew Instone-Cowie" w:date="2024-06-19T11:38:00Z" w16du:dateUtc="2024-06-19T10:38:00Z">
        <w:r w:rsidR="009367AD" w:rsidRPr="009C1732">
          <w:t>result,</w:t>
        </w:r>
      </w:ins>
      <w:r w:rsidRPr="009C1732">
        <w:t xml:space="preserve"> the current v</w:t>
      </w:r>
      <w:r w:rsidR="002B6100" w:rsidRPr="009C1732">
        <w:t>3.</w:t>
      </w:r>
      <w:ins w:id="454" w:author="Andrew Instone-Cowie" w:date="2024-06-19T11:38:00Z" w16du:dateUtc="2024-06-19T10:38:00Z">
        <w:r w:rsidR="009367AD">
          <w:t>7</w:t>
        </w:r>
      </w:ins>
      <w:del w:id="455" w:author="Andrew Instone-Cowie" w:date="2024-06-19T11:38:00Z" w16du:dateUtc="2024-06-19T10:38:00Z">
        <w:r w:rsidR="002B6100" w:rsidRPr="009C1732" w:rsidDel="009367AD">
          <w:delText>5</w:delText>
        </w:r>
      </w:del>
      <w:r w:rsidRPr="009C1732">
        <w:t xml:space="preserve"> of the Interface firmware can run on older ATmega1</w:t>
      </w:r>
      <w:ins w:id="456" w:author="Andrew Instone-Cowie" w:date="2024-06-19T11:40:00Z" w16du:dateUtc="2024-06-19T10:40:00Z">
        <w:r w:rsidR="009367AD">
          <w:t>68</w:t>
        </w:r>
      </w:ins>
      <w:del w:id="457" w:author="Andrew Instone-Cowie" w:date="2024-06-19T11:40:00Z" w16du:dateUtc="2024-06-19T10:40:00Z">
        <w:r w:rsidRPr="009C1732" w:rsidDel="009367AD">
          <w:delText>28</w:delText>
        </w:r>
      </w:del>
      <w:r w:rsidRPr="009C1732">
        <w:t xml:space="preserve"> microcontrollers with 16kBytes of Flash Memory and only 1kByte of SRAM</w:t>
      </w:r>
      <w:ins w:id="458" w:author="Andrew Instone-Cowie" w:date="2024-06-19T11:39:00Z" w16du:dateUtc="2024-06-19T10:39:00Z">
        <w:r w:rsidR="009367AD">
          <w:rPr>
            <w:rStyle w:val="FootnoteReference"/>
          </w:rPr>
          <w:footnoteReference w:id="39"/>
        </w:r>
      </w:ins>
      <w:r w:rsidRPr="009C1732">
        <w:t>.</w:t>
      </w:r>
    </w:p>
    <w:p w14:paraId="6AEED901" w14:textId="77777777" w:rsidR="003912A1" w:rsidRDefault="003912A1" w:rsidP="00AF0947">
      <w:pPr>
        <w:pStyle w:val="Heading2"/>
      </w:pPr>
      <w:bookmarkStart w:id="462" w:name="_Toc415420484"/>
      <w:bookmarkStart w:id="463" w:name="_Toc472625791"/>
      <w:r>
        <w:br w:type="page"/>
      </w:r>
    </w:p>
    <w:p w14:paraId="3B476B41" w14:textId="537281EA" w:rsidR="00AF0947" w:rsidRDefault="00AF0947" w:rsidP="00AF0947">
      <w:pPr>
        <w:pStyle w:val="Heading2"/>
      </w:pPr>
      <w:bookmarkStart w:id="464" w:name="_Toc80793268"/>
      <w:r>
        <w:lastRenderedPageBreak/>
        <w:t>Metrics</w:t>
      </w:r>
      <w:bookmarkEnd w:id="462"/>
      <w:bookmarkEnd w:id="463"/>
      <w:bookmarkEnd w:id="464"/>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465" w:name="_Toc415420485"/>
      <w:bookmarkStart w:id="466" w:name="_Toc472625792"/>
      <w:bookmarkStart w:id="467" w:name="_Toc80793269"/>
      <w:r>
        <w:t>Inter-Blow Interval Requirements</w:t>
      </w:r>
      <w:bookmarkEnd w:id="465"/>
      <w:bookmarkEnd w:id="466"/>
      <w:bookmarkEnd w:id="467"/>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40"/>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472" w:name="_Toc415420486"/>
      <w:bookmarkStart w:id="473" w:name="_Toc472625793"/>
      <w:bookmarkStart w:id="474" w:name="_Toc80793270"/>
      <w:r>
        <w:t>Inter-Row Interval Requirements</w:t>
      </w:r>
      <w:bookmarkEnd w:id="472"/>
      <w:bookmarkEnd w:id="473"/>
      <w:bookmarkEnd w:id="474"/>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475" w:name="_Toc415420487"/>
      <w:bookmarkStart w:id="476" w:name="_Toc472625794"/>
      <w:bookmarkStart w:id="477" w:name="_Toc80793271"/>
      <w:r>
        <w:t>Sensor Pulse Duration</w:t>
      </w:r>
      <w:bookmarkEnd w:id="475"/>
      <w:bookmarkEnd w:id="476"/>
      <w:bookmarkEnd w:id="477"/>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41"/>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71D08A2D" w:rsidR="00AF0947" w:rsidRDefault="00AF0947" w:rsidP="00AF0947">
      <w:pPr>
        <w:pStyle w:val="Caption"/>
        <w:jc w:val="center"/>
      </w:pPr>
      <w:bookmarkStart w:id="482" w:name="_Toc415420573"/>
      <w:bookmarkStart w:id="483" w:name="_Toc472625847"/>
      <w:bookmarkStart w:id="484" w:name="_Toc80793334"/>
      <w:r>
        <w:t xml:space="preserve">Figure </w:t>
      </w:r>
      <w:r>
        <w:rPr>
          <w:noProof/>
        </w:rPr>
        <w:fldChar w:fldCharType="begin"/>
      </w:r>
      <w:r>
        <w:rPr>
          <w:noProof/>
        </w:rPr>
        <w:instrText xml:space="preserve"> SEQ Figure \* ARABIC </w:instrText>
      </w:r>
      <w:r>
        <w:rPr>
          <w:noProof/>
        </w:rPr>
        <w:fldChar w:fldCharType="separate"/>
      </w:r>
      <w:r w:rsidR="007E2D4F">
        <w:rPr>
          <w:noProof/>
        </w:rPr>
        <w:t>35</w:t>
      </w:r>
      <w:r>
        <w:rPr>
          <w:noProof/>
        </w:rPr>
        <w:fldChar w:fldCharType="end"/>
      </w:r>
      <w:r>
        <w:t xml:space="preserve"> – Sensor Pulse Duration Illustration</w:t>
      </w:r>
      <w:bookmarkEnd w:id="482"/>
      <w:bookmarkEnd w:id="483"/>
      <w:bookmarkEnd w:id="484"/>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485" w:name="_Ref382233537"/>
      <w:bookmarkStart w:id="486" w:name="_Toc415420488"/>
      <w:bookmarkStart w:id="487" w:name="_Toc472625795"/>
      <w:r>
        <w:br w:type="page"/>
      </w:r>
    </w:p>
    <w:p w14:paraId="22BF4141" w14:textId="42FC7C23" w:rsidR="00AF0947" w:rsidRDefault="00AF0947" w:rsidP="00AF0947">
      <w:pPr>
        <w:pStyle w:val="Heading2"/>
      </w:pPr>
      <w:bookmarkStart w:id="488" w:name="_Toc80793272"/>
      <w:r>
        <w:lastRenderedPageBreak/>
        <w:t>Potential Problems</w:t>
      </w:r>
      <w:bookmarkEnd w:id="485"/>
      <w:bookmarkEnd w:id="486"/>
      <w:bookmarkEnd w:id="487"/>
      <w:bookmarkEnd w:id="488"/>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489" w:name="_Toc415420489"/>
      <w:bookmarkStart w:id="490" w:name="_Toc472625796"/>
      <w:bookmarkStart w:id="491" w:name="_Toc80793273"/>
      <w:r>
        <w:t>Missed Sensor Signals</w:t>
      </w:r>
      <w:bookmarkEnd w:id="489"/>
      <w:bookmarkEnd w:id="490"/>
      <w:bookmarkEnd w:id="491"/>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53FAF4A0">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0BED575C" w:rsidR="00AF0947" w:rsidRDefault="00AF0947" w:rsidP="00AF0947">
      <w:pPr>
        <w:pStyle w:val="Caption"/>
        <w:jc w:val="center"/>
        <w:rPr>
          <w:color w:val="00B050"/>
        </w:rPr>
      </w:pPr>
      <w:bookmarkStart w:id="492" w:name="_Toc415420574"/>
      <w:bookmarkStart w:id="493" w:name="_Toc472625848"/>
      <w:bookmarkStart w:id="494" w:name="_Toc80793335"/>
      <w:r>
        <w:t xml:space="preserve">Figure </w:t>
      </w:r>
      <w:r>
        <w:rPr>
          <w:noProof/>
        </w:rPr>
        <w:fldChar w:fldCharType="begin"/>
      </w:r>
      <w:r>
        <w:rPr>
          <w:noProof/>
        </w:rPr>
        <w:instrText xml:space="preserve"> SEQ Figure \* ARABIC </w:instrText>
      </w:r>
      <w:r>
        <w:rPr>
          <w:noProof/>
        </w:rPr>
        <w:fldChar w:fldCharType="separate"/>
      </w:r>
      <w:r w:rsidR="007E2D4F">
        <w:rPr>
          <w:noProof/>
        </w:rPr>
        <w:t>36</w:t>
      </w:r>
      <w:r>
        <w:rPr>
          <w:noProof/>
        </w:rPr>
        <w:fldChar w:fldCharType="end"/>
      </w:r>
      <w:r>
        <w:t xml:space="preserve"> – Missed Sensor Signals Illustration</w:t>
      </w:r>
      <w:bookmarkEnd w:id="492"/>
      <w:bookmarkEnd w:id="493"/>
      <w:bookmarkEnd w:id="494"/>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495" w:name="_Toc415420490"/>
      <w:bookmarkStart w:id="496" w:name="_Toc472625797"/>
      <w:bookmarkStart w:id="497" w:name="_Toc80793274"/>
      <w:r>
        <w:t>Duplicated Sensor Signals</w:t>
      </w:r>
      <w:bookmarkEnd w:id="495"/>
      <w:bookmarkEnd w:id="496"/>
      <w:bookmarkEnd w:id="497"/>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1F607F28">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1E7E213A" w:rsidR="00AF0947" w:rsidRPr="002B0B68" w:rsidRDefault="00AF0947" w:rsidP="00AF0947">
      <w:pPr>
        <w:pStyle w:val="Caption"/>
        <w:jc w:val="center"/>
        <w:rPr>
          <w:color w:val="00B050"/>
        </w:rPr>
      </w:pPr>
      <w:bookmarkStart w:id="498" w:name="_Toc415420575"/>
      <w:bookmarkStart w:id="499" w:name="_Toc472625849"/>
      <w:bookmarkStart w:id="500" w:name="_Toc80793336"/>
      <w:r>
        <w:t xml:space="preserve">Figure </w:t>
      </w:r>
      <w:r>
        <w:rPr>
          <w:noProof/>
        </w:rPr>
        <w:fldChar w:fldCharType="begin"/>
      </w:r>
      <w:r>
        <w:rPr>
          <w:noProof/>
        </w:rPr>
        <w:instrText xml:space="preserve"> SEQ Figure \* ARABIC </w:instrText>
      </w:r>
      <w:r>
        <w:rPr>
          <w:noProof/>
        </w:rPr>
        <w:fldChar w:fldCharType="separate"/>
      </w:r>
      <w:r w:rsidR="007E2D4F">
        <w:rPr>
          <w:noProof/>
        </w:rPr>
        <w:t>37</w:t>
      </w:r>
      <w:r>
        <w:rPr>
          <w:noProof/>
        </w:rPr>
        <w:fldChar w:fldCharType="end"/>
      </w:r>
      <w:r>
        <w:t xml:space="preserve"> – Duplicated Sensor Signals Illustration</w:t>
      </w:r>
      <w:bookmarkEnd w:id="498"/>
      <w:bookmarkEnd w:id="499"/>
      <w:bookmarkEnd w:id="500"/>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501" w:name="_Toc415420491"/>
      <w:bookmarkStart w:id="502" w:name="_Toc472625798"/>
      <w:bookmarkStart w:id="503" w:name="_Toc80793275"/>
      <w:r>
        <w:t>Variable Odd-Struckness</w:t>
      </w:r>
      <w:bookmarkEnd w:id="501"/>
      <w:bookmarkEnd w:id="502"/>
      <w:bookmarkEnd w:id="503"/>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47">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5F4180E3" w:rsidR="00AF0947" w:rsidRPr="000F684D" w:rsidRDefault="00AF0947" w:rsidP="00AF0947">
      <w:pPr>
        <w:pStyle w:val="Caption"/>
        <w:jc w:val="center"/>
        <w:rPr>
          <w:color w:val="00B050"/>
        </w:rPr>
      </w:pPr>
      <w:bookmarkStart w:id="504" w:name="_Toc415420576"/>
      <w:bookmarkStart w:id="505" w:name="_Toc472625850"/>
      <w:bookmarkStart w:id="506" w:name="_Toc80793337"/>
      <w:r>
        <w:t xml:space="preserve">Figure </w:t>
      </w:r>
      <w:r>
        <w:rPr>
          <w:noProof/>
        </w:rPr>
        <w:fldChar w:fldCharType="begin"/>
      </w:r>
      <w:r>
        <w:rPr>
          <w:noProof/>
        </w:rPr>
        <w:instrText xml:space="preserve"> SEQ Figure \* ARABIC </w:instrText>
      </w:r>
      <w:r>
        <w:rPr>
          <w:noProof/>
        </w:rPr>
        <w:fldChar w:fldCharType="separate"/>
      </w:r>
      <w:r w:rsidR="007E2D4F">
        <w:rPr>
          <w:noProof/>
        </w:rPr>
        <w:t>38</w:t>
      </w:r>
      <w:r>
        <w:rPr>
          <w:noProof/>
        </w:rPr>
        <w:fldChar w:fldCharType="end"/>
      </w:r>
      <w:r>
        <w:t xml:space="preserve"> – Variable Odd-Struckness Illustration</w:t>
      </w:r>
      <w:bookmarkEnd w:id="504"/>
      <w:bookmarkEnd w:id="505"/>
      <w:bookmarkEnd w:id="506"/>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507" w:name="_Toc80793276"/>
      <w:r>
        <w:t>Latency</w:t>
      </w:r>
      <w:bookmarkEnd w:id="507"/>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2"/>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6A1B9F55" w:rsidR="002F4B7B" w:rsidRDefault="002F4B7B" w:rsidP="002F4B7B">
      <w:pPr>
        <w:pStyle w:val="Caption"/>
        <w:jc w:val="center"/>
      </w:pPr>
      <w:bookmarkStart w:id="508" w:name="_Toc80793338"/>
      <w:r>
        <w:t xml:space="preserve">Figure </w:t>
      </w:r>
      <w:r>
        <w:rPr>
          <w:noProof/>
        </w:rPr>
        <w:fldChar w:fldCharType="begin"/>
      </w:r>
      <w:r>
        <w:rPr>
          <w:noProof/>
        </w:rPr>
        <w:instrText xml:space="preserve"> SEQ Figure \* ARABIC </w:instrText>
      </w:r>
      <w:r>
        <w:rPr>
          <w:noProof/>
        </w:rPr>
        <w:fldChar w:fldCharType="separate"/>
      </w:r>
      <w:r w:rsidR="007E2D4F">
        <w:rPr>
          <w:noProof/>
        </w:rPr>
        <w:t>39</w:t>
      </w:r>
      <w:r>
        <w:rPr>
          <w:noProof/>
        </w:rPr>
        <w:fldChar w:fldCharType="end"/>
      </w:r>
      <w:r>
        <w:t xml:space="preserve"> – Simulator Interface Latency</w:t>
      </w:r>
      <w:bookmarkEnd w:id="508"/>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3"/>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70F98BF2" w:rsidR="00802B39" w:rsidRDefault="00802B39" w:rsidP="00802B39">
      <w:pPr>
        <w:pStyle w:val="Caption"/>
        <w:jc w:val="center"/>
      </w:pPr>
      <w:bookmarkStart w:id="509" w:name="_Toc80793339"/>
      <w:r>
        <w:t xml:space="preserve">Figure </w:t>
      </w:r>
      <w:r>
        <w:rPr>
          <w:noProof/>
        </w:rPr>
        <w:fldChar w:fldCharType="begin"/>
      </w:r>
      <w:r>
        <w:rPr>
          <w:noProof/>
        </w:rPr>
        <w:instrText xml:space="preserve"> SEQ Figure \* ARABIC </w:instrText>
      </w:r>
      <w:r>
        <w:rPr>
          <w:noProof/>
        </w:rPr>
        <w:fldChar w:fldCharType="separate"/>
      </w:r>
      <w:r w:rsidR="007E2D4F">
        <w:rPr>
          <w:noProof/>
        </w:rPr>
        <w:t>40</w:t>
      </w:r>
      <w:r>
        <w:rPr>
          <w:noProof/>
        </w:rPr>
        <w:fldChar w:fldCharType="end"/>
      </w:r>
      <w:r>
        <w:t xml:space="preserve"> – Logic Analy</w:t>
      </w:r>
      <w:r w:rsidR="00012709">
        <w:t>s</w:t>
      </w:r>
      <w:r>
        <w:t>er Decode</w:t>
      </w:r>
      <w:bookmarkEnd w:id="509"/>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510" w:name="_Toc415420482"/>
      <w:bookmarkStart w:id="511" w:name="_Toc472625789"/>
      <w:r>
        <w:br w:type="page"/>
      </w:r>
    </w:p>
    <w:p w14:paraId="672F6F27" w14:textId="7FCD9C36" w:rsidR="002B6100" w:rsidRDefault="002B6100" w:rsidP="002B6100">
      <w:pPr>
        <w:pStyle w:val="Heading2"/>
      </w:pPr>
      <w:bookmarkStart w:id="512" w:name="_Toc80793277"/>
      <w:r>
        <w:lastRenderedPageBreak/>
        <w:t>Software Development &amp; Compatibility</w:t>
      </w:r>
      <w:bookmarkEnd w:id="512"/>
    </w:p>
    <w:p w14:paraId="6655F6B0" w14:textId="38D69933" w:rsidR="002B6100" w:rsidRDefault="002B6100" w:rsidP="002B6100">
      <w:pPr>
        <w:pStyle w:val="Heading3"/>
      </w:pPr>
      <w:bookmarkStart w:id="513" w:name="_Toc80793278"/>
      <w:r>
        <w:t>Development Environment</w:t>
      </w:r>
      <w:bookmarkEnd w:id="510"/>
      <w:bookmarkEnd w:id="511"/>
      <w:bookmarkEnd w:id="513"/>
    </w:p>
    <w:p w14:paraId="0AE5ABA3" w14:textId="39B864E5" w:rsidR="002B6100" w:rsidRPr="00DB2E7A" w:rsidRDefault="002B6100" w:rsidP="002B6100">
      <w:pPr>
        <w:keepNext/>
      </w:pPr>
      <w:r w:rsidRPr="00DB2E7A">
        <w:t xml:space="preserve">The </w:t>
      </w:r>
      <w:ins w:id="514" w:author="Andrew Instone-Cowie" w:date="2024-06-19T11:42:00Z" w16du:dateUtc="2024-06-19T10:42:00Z">
        <w:r w:rsidR="009367AD">
          <w:t xml:space="preserve">current </w:t>
        </w:r>
      </w:ins>
      <w:r w:rsidRPr="00DB2E7A">
        <w:t>Simulator Interface firmware has been developed on the following versions of operating systems, development tools and Simulator Software packages. Later versions of tools are expected to be compatible:</w:t>
      </w:r>
    </w:p>
    <w:p w14:paraId="27F63CB2" w14:textId="4B893C6D" w:rsidR="002B6100" w:rsidRPr="00DB2E7A" w:rsidRDefault="002B6100" w:rsidP="002B6100">
      <w:pPr>
        <w:pStyle w:val="ListParagraph"/>
        <w:numPr>
          <w:ilvl w:val="0"/>
          <w:numId w:val="4"/>
        </w:numPr>
      </w:pPr>
      <w:r w:rsidRPr="00DB2E7A">
        <w:t xml:space="preserve">Microsoft Windows </w:t>
      </w:r>
      <w:ins w:id="515" w:author="Andrew Instone-Cowie" w:date="2024-06-18T15:31:00Z" w16du:dateUtc="2024-06-18T14:31:00Z">
        <w:r w:rsidR="009F2C24">
          <w:t>10</w:t>
        </w:r>
      </w:ins>
      <w:del w:id="516" w:author="Andrew Instone-Cowie" w:date="2024-06-18T15:31:00Z" w16du:dateUtc="2024-06-18T14:31:00Z">
        <w:r w:rsidRPr="00DB2E7A" w:rsidDel="009F2C24">
          <w:delText>7</w:delText>
        </w:r>
      </w:del>
      <w:ins w:id="517" w:author="Andrew Instone-Cowie" w:date="2024-06-18T15:31:00Z" w16du:dateUtc="2024-06-18T14:31:00Z">
        <w:r w:rsidR="009F2C24">
          <w:t xml:space="preserve"> 64</w:t>
        </w:r>
      </w:ins>
      <w:del w:id="518" w:author="Andrew Instone-Cowie" w:date="2024-06-18T15:31:00Z" w16du:dateUtc="2024-06-18T14:31:00Z">
        <w:r w:rsidRPr="00DB2E7A" w:rsidDel="009F2C24">
          <w:delText xml:space="preserve"> SP1 32</w:delText>
        </w:r>
      </w:del>
      <w:r w:rsidRPr="00DB2E7A">
        <w:t>-bit</w:t>
      </w:r>
    </w:p>
    <w:p w14:paraId="2C834026" w14:textId="1D8F23E0" w:rsidR="002B6100" w:rsidRPr="00DB2E7A" w:rsidRDefault="002B6100" w:rsidP="002B6100">
      <w:pPr>
        <w:pStyle w:val="ListParagraph"/>
        <w:numPr>
          <w:ilvl w:val="0"/>
          <w:numId w:val="4"/>
        </w:numPr>
      </w:pPr>
      <w:r w:rsidRPr="00DB2E7A">
        <w:t>Arduino IDE 1.</w:t>
      </w:r>
      <w:ins w:id="519" w:author="Andrew Instone-Cowie" w:date="2024-06-18T15:32:00Z" w16du:dateUtc="2024-06-18T14:32:00Z">
        <w:r w:rsidR="009F2C24">
          <w:t>8.19</w:t>
        </w:r>
      </w:ins>
      <w:del w:id="520" w:author="Andrew Instone-Cowie" w:date="2024-06-18T15:32:00Z" w16du:dateUtc="2024-06-18T14:32:00Z">
        <w:r w:rsidRPr="00DB2E7A" w:rsidDel="009F2C24">
          <w:delText>6.12</w:delText>
        </w:r>
      </w:del>
    </w:p>
    <w:p w14:paraId="4240B038" w14:textId="5D6379D3" w:rsidR="002B6100" w:rsidRPr="00DB2E7A" w:rsidRDefault="002B6100" w:rsidP="002B6100">
      <w:pPr>
        <w:pStyle w:val="ListParagraph"/>
        <w:numPr>
          <w:ilvl w:val="0"/>
          <w:numId w:val="4"/>
        </w:numPr>
      </w:pPr>
      <w:r w:rsidRPr="00DB2E7A">
        <w:t>PuTTY 0.</w:t>
      </w:r>
      <w:del w:id="521" w:author="Andrew Instone-Cowie" w:date="2024-06-19T12:01:00Z" w16du:dateUtc="2024-06-19T11:01:00Z">
        <w:r w:rsidRPr="00DB2E7A" w:rsidDel="00EA091D">
          <w:delText>7</w:delText>
        </w:r>
      </w:del>
      <w:ins w:id="522" w:author="Andrew Instone-Cowie" w:date="2024-06-19T12:01:00Z" w16du:dateUtc="2024-06-19T11:01:00Z">
        <w:r w:rsidR="00EA091D">
          <w:t>81</w:t>
        </w:r>
      </w:ins>
      <w:del w:id="523" w:author="Andrew Instone-Cowie" w:date="2024-06-18T15:32:00Z" w16du:dateUtc="2024-06-18T14:32:00Z">
        <w:r w:rsidRPr="00DB2E7A" w:rsidDel="009F2C24">
          <w:delText>0</w:delText>
        </w:r>
      </w:del>
    </w:p>
    <w:p w14:paraId="0E560A5B" w14:textId="5181FE51" w:rsidR="002B6100" w:rsidRPr="00DB2E7A" w:rsidRDefault="002B6100" w:rsidP="002B6100">
      <w:pPr>
        <w:pStyle w:val="ListParagraph"/>
        <w:numPr>
          <w:ilvl w:val="0"/>
          <w:numId w:val="4"/>
        </w:numPr>
      </w:pPr>
      <w:r w:rsidRPr="009F2C24">
        <w:rPr>
          <w:strike/>
          <w:rPrChange w:id="524" w:author="Andrew Instone-Cowie" w:date="2024-06-18T15:34:00Z" w16du:dateUtc="2024-06-18T14:34:00Z">
            <w:rPr/>
          </w:rPrChange>
        </w:rPr>
        <w:t>PortMon 3.03</w:t>
      </w:r>
      <w:ins w:id="525" w:author="Andrew Instone-Cowie" w:date="2024-06-18T15:33:00Z" w16du:dateUtc="2024-06-18T14:33:00Z">
        <w:r w:rsidR="009F2C24">
          <w:rPr>
            <w:rStyle w:val="FootnoteReference"/>
          </w:rPr>
          <w:footnoteReference w:id="44"/>
        </w:r>
      </w:ins>
    </w:p>
    <w:p w14:paraId="15D80101" w14:textId="65C458E0" w:rsidR="002B6100" w:rsidRDefault="002B6100" w:rsidP="002B6100">
      <w:pPr>
        <w:pStyle w:val="Heading3"/>
      </w:pPr>
      <w:bookmarkStart w:id="527" w:name="_Toc415420483"/>
      <w:bookmarkStart w:id="528" w:name="_Toc472625790"/>
      <w:bookmarkStart w:id="529" w:name="_Toc80793279"/>
      <w:r>
        <w:t>Source Code Availability</w:t>
      </w:r>
      <w:bookmarkEnd w:id="527"/>
      <w:bookmarkEnd w:id="528"/>
      <w:bookmarkEnd w:id="529"/>
    </w:p>
    <w:p w14:paraId="1AAB42D5" w14:textId="10637919"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rsidR="00000000">
        <w:fldChar w:fldCharType="begin"/>
      </w:r>
      <w:r w:rsidR="00000000">
        <w:instrText>HYPERLINK "https://github.com/Simulators"</w:instrText>
      </w:r>
      <w:ins w:id="530" w:author="Andrew Instone-Cowie" w:date="2024-06-19T12:09:00Z" w16du:dateUtc="2024-06-19T11:09:00Z"/>
      <w:r w:rsidR="00000000">
        <w:fldChar w:fldCharType="separate"/>
      </w:r>
      <w:r>
        <w:rPr>
          <w:rStyle w:val="Hyperlink"/>
        </w:rPr>
        <w:t>https://github.com/Simulators</w:t>
      </w:r>
      <w:r w:rsidR="00000000">
        <w:rPr>
          <w:rStyle w:val="Hyperlink"/>
        </w:rP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531" w:name="_Toc80793280"/>
      <w:r>
        <w:t>Simulator Software Compatibility</w:t>
      </w:r>
      <w:bookmarkEnd w:id="531"/>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009D431E" w:rsidR="006E2D44" w:rsidRPr="00DB2E7A" w:rsidRDefault="006E2D44" w:rsidP="006E2D44">
      <w:pPr>
        <w:pStyle w:val="ListParagraph"/>
        <w:numPr>
          <w:ilvl w:val="0"/>
          <w:numId w:val="1"/>
        </w:numPr>
      </w:pPr>
      <w:r w:rsidRPr="00DB2E7A">
        <w:t xml:space="preserve">Abel </w:t>
      </w:r>
      <w:ins w:id="532" w:author="Andrew Instone-Cowie" w:date="2024-06-17T15:22:00Z" w16du:dateUtc="2024-06-17T14:22:00Z">
        <w:r w:rsidR="008E34A3">
          <w:t>10.3.2</w:t>
        </w:r>
      </w:ins>
      <w:del w:id="533" w:author="Andrew Instone-Cowie" w:date="2024-06-17T15:23:00Z" w16du:dateUtc="2024-06-17T14:23:00Z">
        <w:r w:rsidRPr="00DB2E7A" w:rsidDel="008E34A3">
          <w:delText>3.10.1a</w:delText>
        </w:r>
      </w:del>
    </w:p>
    <w:p w14:paraId="3812E417" w14:textId="1CE8769A" w:rsidR="006E2D44" w:rsidRPr="00DB2E7A" w:rsidRDefault="006E2D44" w:rsidP="006E2D44">
      <w:pPr>
        <w:pStyle w:val="ListParagraph"/>
        <w:numPr>
          <w:ilvl w:val="0"/>
          <w:numId w:val="1"/>
        </w:numPr>
      </w:pPr>
      <w:r w:rsidRPr="00DB2E7A">
        <w:t>Beltower 20</w:t>
      </w:r>
      <w:ins w:id="534" w:author="Andrew Instone-Cowie" w:date="2024-06-17T16:03:00Z" w16du:dateUtc="2024-06-17T15:03:00Z">
        <w:r w:rsidR="00E21409">
          <w:t>22</w:t>
        </w:r>
      </w:ins>
      <w:del w:id="535" w:author="Andrew Instone-Cowie" w:date="2024-06-17T16:03:00Z" w16du:dateUtc="2024-06-17T15:03:00Z">
        <w:r w:rsidRPr="00DB2E7A" w:rsidDel="00E21409">
          <w:delText>17</w:delText>
        </w:r>
      </w:del>
      <w:r w:rsidRPr="00DB2E7A">
        <w:t xml:space="preserve"> (12.</w:t>
      </w:r>
      <w:ins w:id="536" w:author="Andrew Instone-Cowie" w:date="2024-06-17T16:03:00Z" w16du:dateUtc="2024-06-17T15:03:00Z">
        <w:r w:rsidR="00E21409">
          <w:t>82</w:t>
        </w:r>
      </w:ins>
      <w:del w:id="537" w:author="Andrew Instone-Cowie" w:date="2024-06-17T16:03:00Z" w16du:dateUtc="2024-06-17T15:03:00Z">
        <w:r w:rsidRPr="00DB2E7A" w:rsidDel="00E21409">
          <w:delText>35</w:delText>
        </w:r>
      </w:del>
      <w:r w:rsidRPr="00DB2E7A">
        <w:t>)</w:t>
      </w:r>
    </w:p>
    <w:p w14:paraId="47C5054C" w14:textId="11B98073" w:rsidR="006E2D44" w:rsidRPr="00DB2E7A" w:rsidRDefault="006E2D44" w:rsidP="006E2D44">
      <w:pPr>
        <w:pStyle w:val="ListParagraph"/>
        <w:numPr>
          <w:ilvl w:val="0"/>
          <w:numId w:val="1"/>
        </w:numPr>
      </w:pPr>
      <w:r w:rsidRPr="00DB2E7A">
        <w:t>Virtual Belfry</w:t>
      </w:r>
      <w:r w:rsidRPr="00DB2E7A">
        <w:rPr>
          <w:rStyle w:val="FootnoteReference"/>
        </w:rPr>
        <w:footnoteReference w:id="45"/>
      </w:r>
      <w:r w:rsidRPr="00DB2E7A">
        <w:t xml:space="preserve"> 3.</w:t>
      </w:r>
      <w:ins w:id="538" w:author="Andrew Instone-Cowie" w:date="2024-06-17T16:03:00Z" w16du:dateUtc="2024-06-17T15:03:00Z">
        <w:r w:rsidR="00E21409">
          <w:t>10</w:t>
        </w:r>
      </w:ins>
      <w:del w:id="539" w:author="Andrew Instone-Cowie" w:date="2024-06-17T16:03:00Z" w16du:dateUtc="2024-06-17T15:03:00Z">
        <w:r w:rsidRPr="00DB2E7A" w:rsidDel="00E21409">
          <w:delText>5</w:delText>
        </w:r>
      </w:del>
    </w:p>
    <w:p w14:paraId="5F1F2A2C" w14:textId="77777777" w:rsidR="00CF2085" w:rsidRDefault="00CF2085" w:rsidP="002B6100">
      <w:pPr>
        <w:pStyle w:val="Heading4"/>
      </w:pPr>
      <w:bookmarkStart w:id="540" w:name="_Toc415420470"/>
      <w:bookmarkStart w:id="541" w:name="_Toc472625769"/>
      <w:r>
        <w:t>Untested Configurations</w:t>
      </w:r>
      <w:bookmarkEnd w:id="540"/>
      <w:bookmarkEnd w:id="541"/>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542" w:name="_Toc415420471"/>
      <w:bookmarkStart w:id="543" w:name="_Toc472625770"/>
      <w:r>
        <w:t>Future Simulator Support</w:t>
      </w:r>
      <w:bookmarkEnd w:id="542"/>
      <w:bookmarkEnd w:id="543"/>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544" w:name="_Toc472625809"/>
      <w:bookmarkStart w:id="545" w:name="_Toc415420535"/>
      <w:r>
        <w:br w:type="page"/>
      </w:r>
    </w:p>
    <w:p w14:paraId="3DC448F5" w14:textId="66497E19" w:rsidR="00AF0947" w:rsidRDefault="00AF0947" w:rsidP="002835BF">
      <w:pPr>
        <w:pStyle w:val="Heading1"/>
      </w:pPr>
      <w:bookmarkStart w:id="546" w:name="_Toc80793281"/>
      <w:r>
        <w:lastRenderedPageBreak/>
        <w:t>USB-to-Serial Adapters</w:t>
      </w:r>
      <w:bookmarkEnd w:id="544"/>
      <w:bookmarkEnd w:id="546"/>
    </w:p>
    <w:p w14:paraId="2E2FAE94" w14:textId="77777777" w:rsidR="00AF0947" w:rsidRDefault="00AF0947" w:rsidP="00AF0947">
      <w:pPr>
        <w:rPr>
          <w:ins w:id="547" w:author="Andrew Instone-Cowie" w:date="2024-06-19T11:43:00Z" w16du:dateUtc="2024-06-19T10:43:00Z"/>
        </w:rPr>
      </w:pPr>
      <w:r w:rsidRPr="00DB2E7A">
        <w:t>If the Simulator PC does not have an available RS-232 serial port, then a USB-to-Serial adapter may be used. These are available from a variety of manufacturers, but mainly use controller chips manufactured by Prolific and FTDI.</w:t>
      </w:r>
    </w:p>
    <w:p w14:paraId="00C0A280" w14:textId="46735595" w:rsidR="0027489C" w:rsidRDefault="009367AD" w:rsidP="00AF0947">
      <w:pPr>
        <w:rPr>
          <w:ins w:id="548" w:author="Andrew Instone-Cowie" w:date="2024-06-19T11:50:00Z" w16du:dateUtc="2024-06-19T10:50:00Z"/>
        </w:rPr>
      </w:pPr>
      <w:ins w:id="549" w:author="Andrew Instone-Cowie" w:date="2024-06-19T11:43:00Z" w16du:dateUtc="2024-06-19T10:43:00Z">
        <w:r>
          <w:t>Modern versions of Windows include drivers for many USB-to-Serial adapters</w:t>
        </w:r>
      </w:ins>
      <w:ins w:id="550" w:author="Andrew Instone-Cowie" w:date="2024-06-19T11:44:00Z" w16du:dateUtc="2024-06-19T10:44:00Z">
        <w:r>
          <w:t>. However, older versions of Windows or some adapters may require the installation of software drivers.</w:t>
        </w:r>
      </w:ins>
      <w:ins w:id="551" w:author="Andrew Instone-Cowie" w:date="2024-06-19T11:45:00Z" w16du:dateUtc="2024-06-19T10:45:00Z">
        <w:r>
          <w:t xml:space="preserve"> This section illustrates the installation process for </w:t>
        </w:r>
      </w:ins>
      <w:ins w:id="552" w:author="Andrew Instone-Cowie" w:date="2024-06-19T11:46:00Z" w16du:dateUtc="2024-06-19T10:46:00Z">
        <w:r>
          <w:t xml:space="preserve">older versions of Windows. Consult the documentation for your USB-to-Serial adapter to check whether </w:t>
        </w:r>
      </w:ins>
      <w:ins w:id="553" w:author="Andrew Instone-Cowie" w:date="2024-06-19T11:50:00Z" w16du:dateUtc="2024-06-19T10:50:00Z">
        <w:r w:rsidR="0027489C">
          <w:t xml:space="preserve">the adapter is supported on your version of Windows, and whether manual </w:t>
        </w:r>
      </w:ins>
      <w:ins w:id="554" w:author="Andrew Instone-Cowie" w:date="2024-06-19T11:46:00Z" w16du:dateUtc="2024-06-19T10:46:00Z">
        <w:r>
          <w:t>driver installation is required.</w:t>
        </w:r>
      </w:ins>
    </w:p>
    <w:p w14:paraId="5548AD79" w14:textId="6A0A741C" w:rsidR="009367AD" w:rsidRPr="00DB2E7A" w:rsidRDefault="0027489C" w:rsidP="00AF0947">
      <w:ins w:id="555" w:author="Andrew Instone-Cowie" w:date="2024-06-19T11:48:00Z" w16du:dateUtc="2024-06-19T10:48:00Z">
        <w:r>
          <w:t xml:space="preserve">This section also illustrates the process for renumbering COM ports if your </w:t>
        </w:r>
      </w:ins>
      <w:ins w:id="556" w:author="Andrew Instone-Cowie" w:date="2024-06-19T11:49:00Z" w16du:dateUtc="2024-06-19T10:49:00Z">
        <w:r>
          <w:t xml:space="preserve">adapter is assigned a COM port number outside the range supported by your </w:t>
        </w:r>
      </w:ins>
      <w:ins w:id="557" w:author="Andrew Instone-Cowie" w:date="2024-06-19T11:48:00Z" w16du:dateUtc="2024-06-19T10:48:00Z">
        <w:r>
          <w:t>Simulator Software Package</w:t>
        </w:r>
      </w:ins>
      <w:ins w:id="558" w:author="Andrew Instone-Cowie" w:date="2024-06-19T11:49:00Z" w16du:dateUtc="2024-06-19T10:49:00Z">
        <w:r>
          <w:t>.</w:t>
        </w:r>
      </w:ins>
      <w:ins w:id="559" w:author="Andrew Instone-Cowie" w:date="2024-06-19T11:50:00Z" w16du:dateUtc="2024-06-19T10:50:00Z">
        <w:r>
          <w:t xml:space="preserve"> The process is similar on later versions of Windows.</w:t>
        </w:r>
      </w:ins>
    </w:p>
    <w:p w14:paraId="764939DB" w14:textId="49C6160D" w:rsidR="00AF0947" w:rsidRPr="009367AD" w:rsidRDefault="00AF0947" w:rsidP="00AF0947">
      <w:del w:id="560" w:author="Andrew Instone-Cowie" w:date="2024-06-19T11:44:00Z" w16du:dateUtc="2024-06-19T10:44:00Z">
        <w:r w:rsidRPr="009367AD" w:rsidDel="009367AD">
          <w:delText xml:space="preserve">Adapters usually require the installation of a software driver. Drivers </w:delText>
        </w:r>
      </w:del>
      <w:ins w:id="561" w:author="Andrew Instone-Cowie" w:date="2024-06-19T11:45:00Z" w16du:dateUtc="2024-06-19T10:45:00Z">
        <w:r w:rsidR="009367AD" w:rsidRPr="009367AD">
          <w:rPr>
            <w:rPrChange w:id="562" w:author="Andrew Instone-Cowie" w:date="2024-06-19T11:47:00Z" w16du:dateUtc="2024-06-19T10:47:00Z">
              <w:rPr>
                <w:highlight w:val="yellow"/>
              </w:rPr>
            </w:rPrChange>
          </w:rPr>
          <w:t xml:space="preserve">Drivers </w:t>
        </w:r>
      </w:ins>
      <w:r w:rsidRPr="009367AD">
        <w:t>for adapters based on Prolific</w:t>
      </w:r>
      <w:r w:rsidRPr="009367AD">
        <w:rPr>
          <w:rStyle w:val="FootnoteReference"/>
        </w:rPr>
        <w:footnoteReference w:id="46"/>
      </w:r>
      <w:r w:rsidRPr="009367AD">
        <w:t xml:space="preserve"> and FTDI</w:t>
      </w:r>
      <w:r w:rsidRPr="009367AD">
        <w:rPr>
          <w:rStyle w:val="FootnoteReference"/>
        </w:rPr>
        <w:footnoteReference w:id="47"/>
      </w:r>
      <w:r w:rsidRPr="009367AD">
        <w:t xml:space="preserve"> controllers are available from the respective websites; the driver required is the </w:t>
      </w:r>
      <w:r w:rsidRPr="009367AD">
        <w:rPr>
          <w:i/>
        </w:rPr>
        <w:t>Virtual COM Port</w:t>
      </w:r>
      <w:r w:rsidRPr="009367AD">
        <w:t xml:space="preserve"> or </w:t>
      </w:r>
      <w:r w:rsidRPr="009367AD">
        <w:rPr>
          <w:i/>
        </w:rPr>
        <w:t>VCP</w:t>
      </w:r>
      <w:r w:rsidRPr="009367AD">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0">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747722D0" w:rsidR="00AF0947" w:rsidRDefault="00AF0947" w:rsidP="00AF0947">
      <w:pPr>
        <w:pStyle w:val="Caption"/>
        <w:ind w:left="720"/>
        <w:jc w:val="center"/>
      </w:pPr>
      <w:bookmarkStart w:id="572" w:name="_Toc472625865"/>
      <w:bookmarkStart w:id="573" w:name="_Toc80793340"/>
      <w:r>
        <w:t xml:space="preserve">Figure </w:t>
      </w:r>
      <w:r>
        <w:rPr>
          <w:noProof/>
        </w:rPr>
        <w:fldChar w:fldCharType="begin"/>
      </w:r>
      <w:r>
        <w:rPr>
          <w:noProof/>
        </w:rPr>
        <w:instrText xml:space="preserve"> SEQ Figure \* ARABIC </w:instrText>
      </w:r>
      <w:r>
        <w:rPr>
          <w:noProof/>
        </w:rPr>
        <w:fldChar w:fldCharType="separate"/>
      </w:r>
      <w:r w:rsidR="007E2D4F">
        <w:rPr>
          <w:noProof/>
        </w:rPr>
        <w:t>41</w:t>
      </w:r>
      <w:r>
        <w:rPr>
          <w:noProof/>
        </w:rPr>
        <w:fldChar w:fldCharType="end"/>
      </w:r>
      <w:r>
        <w:t xml:space="preserve"> – Example of a USB-to-Serial Adapter</w:t>
      </w:r>
      <w:bookmarkEnd w:id="572"/>
      <w:bookmarkEnd w:id="573"/>
    </w:p>
    <w:p w14:paraId="6761C6A9" w14:textId="77777777" w:rsidR="00AF0947" w:rsidRDefault="00AF0947" w:rsidP="00AF0947">
      <w:pPr>
        <w:pStyle w:val="Heading3"/>
      </w:pPr>
      <w:bookmarkStart w:id="574" w:name="_Toc472625810"/>
      <w:bookmarkStart w:id="575" w:name="_Toc80793282"/>
      <w:r>
        <w:lastRenderedPageBreak/>
        <w:t>Driver Installation</w:t>
      </w:r>
      <w:bookmarkEnd w:id="574"/>
      <w:bookmarkEnd w:id="575"/>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3C07892D" w:rsidR="00AF0947" w:rsidRDefault="00AF0947" w:rsidP="00AF0947">
      <w:pPr>
        <w:pStyle w:val="Caption"/>
        <w:ind w:left="357"/>
        <w:jc w:val="center"/>
      </w:pPr>
      <w:bookmarkStart w:id="576" w:name="_Toc472625866"/>
      <w:bookmarkStart w:id="577" w:name="_Toc80793341"/>
      <w:r>
        <w:t xml:space="preserve">Figure </w:t>
      </w:r>
      <w:r>
        <w:rPr>
          <w:noProof/>
        </w:rPr>
        <w:fldChar w:fldCharType="begin"/>
      </w:r>
      <w:r>
        <w:rPr>
          <w:noProof/>
        </w:rPr>
        <w:instrText xml:space="preserve"> SEQ Figure \* ARABIC </w:instrText>
      </w:r>
      <w:r>
        <w:rPr>
          <w:noProof/>
        </w:rPr>
        <w:fldChar w:fldCharType="separate"/>
      </w:r>
      <w:r w:rsidR="007E2D4F">
        <w:rPr>
          <w:noProof/>
        </w:rPr>
        <w:t>42</w:t>
      </w:r>
      <w:r>
        <w:rPr>
          <w:noProof/>
        </w:rPr>
        <w:fldChar w:fldCharType="end"/>
      </w:r>
      <w:r>
        <w:t xml:space="preserve"> – Prolific Driver Installation</w:t>
      </w:r>
      <w:bookmarkEnd w:id="576"/>
      <w:bookmarkEnd w:id="577"/>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312AA02D" w:rsidR="00AF0947" w:rsidRDefault="00AF0947" w:rsidP="00AF0947">
      <w:pPr>
        <w:pStyle w:val="Caption"/>
        <w:ind w:left="357"/>
        <w:jc w:val="center"/>
      </w:pPr>
      <w:bookmarkStart w:id="578" w:name="_Toc472625867"/>
      <w:bookmarkStart w:id="579" w:name="_Toc80793342"/>
      <w:r>
        <w:t xml:space="preserve">Figure </w:t>
      </w:r>
      <w:r>
        <w:rPr>
          <w:noProof/>
        </w:rPr>
        <w:fldChar w:fldCharType="begin"/>
      </w:r>
      <w:r>
        <w:rPr>
          <w:noProof/>
        </w:rPr>
        <w:instrText xml:space="preserve"> SEQ Figure \* ARABIC </w:instrText>
      </w:r>
      <w:r>
        <w:rPr>
          <w:noProof/>
        </w:rPr>
        <w:fldChar w:fldCharType="separate"/>
      </w:r>
      <w:r w:rsidR="007E2D4F">
        <w:rPr>
          <w:noProof/>
        </w:rPr>
        <w:t>43</w:t>
      </w:r>
      <w:r>
        <w:rPr>
          <w:noProof/>
        </w:rPr>
        <w:fldChar w:fldCharType="end"/>
      </w:r>
      <w:r>
        <w:t xml:space="preserve"> – Driver Installation Complete</w:t>
      </w:r>
      <w:bookmarkEnd w:id="578"/>
      <w:bookmarkEnd w:id="579"/>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3">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73A36A57" w:rsidR="00AF0947" w:rsidRDefault="00AF0947" w:rsidP="00AF0947">
      <w:pPr>
        <w:pStyle w:val="Caption"/>
        <w:jc w:val="center"/>
        <w:rPr>
          <w:color w:val="00B050"/>
        </w:rPr>
      </w:pPr>
      <w:bookmarkStart w:id="580" w:name="_Toc472625868"/>
      <w:bookmarkStart w:id="581" w:name="_Toc80793343"/>
      <w:r>
        <w:t xml:space="preserve">Figure </w:t>
      </w:r>
      <w:r>
        <w:rPr>
          <w:noProof/>
        </w:rPr>
        <w:fldChar w:fldCharType="begin"/>
      </w:r>
      <w:r>
        <w:rPr>
          <w:noProof/>
        </w:rPr>
        <w:instrText xml:space="preserve"> SEQ Figure \* ARABIC </w:instrText>
      </w:r>
      <w:r>
        <w:rPr>
          <w:noProof/>
        </w:rPr>
        <w:fldChar w:fldCharType="separate"/>
      </w:r>
      <w:r w:rsidR="007E2D4F">
        <w:rPr>
          <w:noProof/>
        </w:rPr>
        <w:t>44</w:t>
      </w:r>
      <w:r>
        <w:rPr>
          <w:noProof/>
        </w:rPr>
        <w:fldChar w:fldCharType="end"/>
      </w:r>
      <w:r>
        <w:t xml:space="preserve"> – Found New Hardware Message</w:t>
      </w:r>
      <w:bookmarkEnd w:id="580"/>
      <w:bookmarkEnd w:id="581"/>
    </w:p>
    <w:p w14:paraId="1FB3F8E6" w14:textId="77777777" w:rsidR="00AF0947" w:rsidRDefault="00AF0947" w:rsidP="00AF0947">
      <w:pPr>
        <w:pStyle w:val="Heading3"/>
      </w:pPr>
      <w:bookmarkStart w:id="582" w:name="_Toc472625811"/>
      <w:bookmarkStart w:id="583" w:name="_Toc80793283"/>
      <w:r>
        <w:lastRenderedPageBreak/>
        <w:t>Driver Verification</w:t>
      </w:r>
      <w:bookmarkEnd w:id="582"/>
      <w:bookmarkEnd w:id="583"/>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4">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42BE3C6A" w:rsidR="00AF0947" w:rsidRDefault="00AF0947" w:rsidP="00AF0947">
      <w:pPr>
        <w:pStyle w:val="Caption"/>
        <w:jc w:val="center"/>
      </w:pPr>
      <w:bookmarkStart w:id="584" w:name="_Toc472625869"/>
      <w:bookmarkStart w:id="585" w:name="_Toc80793344"/>
      <w:r>
        <w:t xml:space="preserve">Figure </w:t>
      </w:r>
      <w:r>
        <w:rPr>
          <w:noProof/>
        </w:rPr>
        <w:fldChar w:fldCharType="begin"/>
      </w:r>
      <w:r>
        <w:rPr>
          <w:noProof/>
        </w:rPr>
        <w:instrText xml:space="preserve"> SEQ Figure \* ARABIC </w:instrText>
      </w:r>
      <w:r>
        <w:rPr>
          <w:noProof/>
        </w:rPr>
        <w:fldChar w:fldCharType="separate"/>
      </w:r>
      <w:r w:rsidR="007E2D4F">
        <w:rPr>
          <w:noProof/>
        </w:rPr>
        <w:t>45</w:t>
      </w:r>
      <w:r>
        <w:rPr>
          <w:noProof/>
        </w:rPr>
        <w:fldChar w:fldCharType="end"/>
      </w:r>
      <w:r>
        <w:t xml:space="preserve"> – My Computer Context Menu (Windows XP)</w:t>
      </w:r>
      <w:bookmarkEnd w:id="584"/>
      <w:bookmarkEnd w:id="585"/>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5">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6623183B" w:rsidR="00AF0947" w:rsidRPr="007B248F" w:rsidRDefault="00AF0947" w:rsidP="00AF0947">
      <w:pPr>
        <w:pStyle w:val="Caption"/>
        <w:jc w:val="center"/>
      </w:pPr>
      <w:bookmarkStart w:id="586" w:name="_Toc472625870"/>
      <w:bookmarkStart w:id="587" w:name="_Toc80793345"/>
      <w:r>
        <w:t xml:space="preserve">Figure </w:t>
      </w:r>
      <w:r>
        <w:rPr>
          <w:noProof/>
        </w:rPr>
        <w:fldChar w:fldCharType="begin"/>
      </w:r>
      <w:r>
        <w:rPr>
          <w:noProof/>
        </w:rPr>
        <w:instrText xml:space="preserve"> SEQ Figure \* ARABIC </w:instrText>
      </w:r>
      <w:r>
        <w:rPr>
          <w:noProof/>
        </w:rPr>
        <w:fldChar w:fldCharType="separate"/>
      </w:r>
      <w:r w:rsidR="007E2D4F">
        <w:rPr>
          <w:noProof/>
        </w:rPr>
        <w:t>46</w:t>
      </w:r>
      <w:r>
        <w:rPr>
          <w:noProof/>
        </w:rPr>
        <w:fldChar w:fldCharType="end"/>
      </w:r>
      <w:r>
        <w:t xml:space="preserve"> </w:t>
      </w:r>
      <w:r w:rsidRPr="003A2FD6">
        <w:t>– Co</w:t>
      </w:r>
      <w:r>
        <w:t>mputer Context Menu (Windows 7)</w:t>
      </w:r>
      <w:bookmarkEnd w:id="586"/>
      <w:bookmarkEnd w:id="587"/>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56">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0EFD16A7" w:rsidR="00AF0947" w:rsidRDefault="00AF0947" w:rsidP="00AF0947">
      <w:pPr>
        <w:pStyle w:val="Caption"/>
        <w:ind w:left="357"/>
        <w:jc w:val="center"/>
      </w:pPr>
      <w:bookmarkStart w:id="588" w:name="_Toc472625871"/>
      <w:bookmarkStart w:id="589" w:name="_Toc80793346"/>
      <w:r>
        <w:t xml:space="preserve">Figure </w:t>
      </w:r>
      <w:r>
        <w:rPr>
          <w:noProof/>
        </w:rPr>
        <w:fldChar w:fldCharType="begin"/>
      </w:r>
      <w:r>
        <w:rPr>
          <w:noProof/>
        </w:rPr>
        <w:instrText xml:space="preserve"> SEQ Figure \* ARABIC </w:instrText>
      </w:r>
      <w:r>
        <w:rPr>
          <w:noProof/>
        </w:rPr>
        <w:fldChar w:fldCharType="separate"/>
      </w:r>
      <w:r w:rsidR="007E2D4F">
        <w:rPr>
          <w:noProof/>
        </w:rPr>
        <w:t>47</w:t>
      </w:r>
      <w:r>
        <w:rPr>
          <w:noProof/>
        </w:rPr>
        <w:fldChar w:fldCharType="end"/>
      </w:r>
      <w:r>
        <w:t xml:space="preserve"> – System Properties Hardware Tab (Windows XP)</w:t>
      </w:r>
      <w:bookmarkEnd w:id="588"/>
      <w:bookmarkEnd w:id="589"/>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57">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62ACF50F" w:rsidR="00AF0947" w:rsidRDefault="00AF0947" w:rsidP="00AF0947">
      <w:pPr>
        <w:pStyle w:val="Caption"/>
        <w:ind w:left="357"/>
        <w:jc w:val="center"/>
      </w:pPr>
      <w:bookmarkStart w:id="590" w:name="_Toc472625872"/>
      <w:bookmarkStart w:id="591" w:name="_Toc80793347"/>
      <w:r>
        <w:t xml:space="preserve">Figure </w:t>
      </w:r>
      <w:r>
        <w:rPr>
          <w:noProof/>
        </w:rPr>
        <w:fldChar w:fldCharType="begin"/>
      </w:r>
      <w:r>
        <w:rPr>
          <w:noProof/>
        </w:rPr>
        <w:instrText xml:space="preserve"> SEQ Figure \* ARABIC </w:instrText>
      </w:r>
      <w:r>
        <w:rPr>
          <w:noProof/>
        </w:rPr>
        <w:fldChar w:fldCharType="separate"/>
      </w:r>
      <w:r w:rsidR="007E2D4F">
        <w:rPr>
          <w:noProof/>
        </w:rPr>
        <w:t>48</w:t>
      </w:r>
      <w:r>
        <w:rPr>
          <w:noProof/>
        </w:rPr>
        <w:fldChar w:fldCharType="end"/>
      </w:r>
      <w:r>
        <w:t xml:space="preserve"> – System Properties Hardware Tab (Windows 7)</w:t>
      </w:r>
      <w:bookmarkEnd w:id="590"/>
      <w:bookmarkEnd w:id="591"/>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1B2D1C10" w:rsidR="00AF0947" w:rsidRPr="00825FC5" w:rsidRDefault="00AF0947" w:rsidP="00AF0947">
      <w:pPr>
        <w:pStyle w:val="Caption"/>
        <w:ind w:left="357"/>
        <w:jc w:val="center"/>
      </w:pPr>
      <w:bookmarkStart w:id="592" w:name="_Toc472625873"/>
      <w:bookmarkStart w:id="593" w:name="_Toc80793348"/>
      <w:r>
        <w:t xml:space="preserve">Figure </w:t>
      </w:r>
      <w:r>
        <w:rPr>
          <w:noProof/>
        </w:rPr>
        <w:fldChar w:fldCharType="begin"/>
      </w:r>
      <w:r>
        <w:rPr>
          <w:noProof/>
        </w:rPr>
        <w:instrText xml:space="preserve"> SEQ Figure \* ARABIC </w:instrText>
      </w:r>
      <w:r>
        <w:rPr>
          <w:noProof/>
        </w:rPr>
        <w:fldChar w:fldCharType="separate"/>
      </w:r>
      <w:r w:rsidR="007E2D4F">
        <w:rPr>
          <w:noProof/>
        </w:rPr>
        <w:t>49</w:t>
      </w:r>
      <w:r>
        <w:rPr>
          <w:noProof/>
        </w:rPr>
        <w:fldChar w:fldCharType="end"/>
      </w:r>
      <w:r>
        <w:t xml:space="preserve"> – Device Manager (Driver Installed)</w:t>
      </w:r>
      <w:bookmarkEnd w:id="592"/>
      <w:bookmarkEnd w:id="593"/>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7C112067" w:rsidR="00AF0947" w:rsidRPr="00825FC5" w:rsidRDefault="00AF0947" w:rsidP="00AF0947">
      <w:pPr>
        <w:pStyle w:val="Caption"/>
        <w:ind w:left="357"/>
        <w:jc w:val="center"/>
      </w:pPr>
      <w:bookmarkStart w:id="594" w:name="_Toc472625874"/>
      <w:bookmarkStart w:id="595" w:name="_Toc80793349"/>
      <w:r>
        <w:t xml:space="preserve">Figure </w:t>
      </w:r>
      <w:r>
        <w:rPr>
          <w:noProof/>
        </w:rPr>
        <w:fldChar w:fldCharType="begin"/>
      </w:r>
      <w:r>
        <w:rPr>
          <w:noProof/>
        </w:rPr>
        <w:instrText xml:space="preserve"> SEQ Figure \* ARABIC </w:instrText>
      </w:r>
      <w:r>
        <w:rPr>
          <w:noProof/>
        </w:rPr>
        <w:fldChar w:fldCharType="separate"/>
      </w:r>
      <w:r w:rsidR="007E2D4F">
        <w:rPr>
          <w:noProof/>
        </w:rPr>
        <w:t>50</w:t>
      </w:r>
      <w:r>
        <w:rPr>
          <w:noProof/>
        </w:rPr>
        <w:fldChar w:fldCharType="end"/>
      </w:r>
      <w:r>
        <w:t xml:space="preserve"> – Device Manager (Driver Missing)</w:t>
      </w:r>
      <w:bookmarkEnd w:id="594"/>
      <w:bookmarkEnd w:id="595"/>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596" w:name="_Toc472625812"/>
      <w:bookmarkStart w:id="597" w:name="_Toc80793284"/>
      <w:r>
        <w:lastRenderedPageBreak/>
        <w:t>COM Port Reconfiguration</w:t>
      </w:r>
      <w:bookmarkEnd w:id="596"/>
      <w:bookmarkEnd w:id="597"/>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8"/>
      </w:r>
      <w:r w:rsidRPr="00DB2E7A">
        <w:t>. If the adapter has been assigned a COM port number outside the supported range, the port must be reconfigured to lower value</w:t>
      </w:r>
      <w:r w:rsidRPr="00DB2E7A">
        <w:rPr>
          <w:rStyle w:val="FootnoteReference"/>
        </w:rPr>
        <w:footnoteReference w:id="49"/>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2935EC5F" w:rsidR="00AF0947" w:rsidRDefault="00AF0947" w:rsidP="00AF0947">
      <w:pPr>
        <w:pStyle w:val="Caption"/>
        <w:ind w:left="357"/>
        <w:jc w:val="center"/>
      </w:pPr>
      <w:bookmarkStart w:id="602" w:name="_Toc472625875"/>
      <w:bookmarkStart w:id="603" w:name="_Toc80793350"/>
      <w:r>
        <w:t xml:space="preserve">Figure </w:t>
      </w:r>
      <w:r>
        <w:rPr>
          <w:noProof/>
        </w:rPr>
        <w:fldChar w:fldCharType="begin"/>
      </w:r>
      <w:r>
        <w:rPr>
          <w:noProof/>
        </w:rPr>
        <w:instrText xml:space="preserve"> SEQ Figure \* ARABIC </w:instrText>
      </w:r>
      <w:r>
        <w:rPr>
          <w:noProof/>
        </w:rPr>
        <w:fldChar w:fldCharType="separate"/>
      </w:r>
      <w:r w:rsidR="007E2D4F">
        <w:rPr>
          <w:noProof/>
        </w:rPr>
        <w:t>51</w:t>
      </w:r>
      <w:r>
        <w:rPr>
          <w:noProof/>
        </w:rPr>
        <w:fldChar w:fldCharType="end"/>
      </w:r>
      <w:r>
        <w:t xml:space="preserve"> – Device Manager (Port COM14)</w:t>
      </w:r>
      <w:bookmarkEnd w:id="602"/>
      <w:bookmarkEnd w:id="603"/>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0DA34073" w:rsidR="00AF0947" w:rsidRDefault="00AF0947" w:rsidP="00AF0947">
      <w:pPr>
        <w:pStyle w:val="Caption"/>
        <w:ind w:left="357"/>
        <w:jc w:val="center"/>
      </w:pPr>
      <w:bookmarkStart w:id="604" w:name="_Toc472625876"/>
      <w:bookmarkStart w:id="605" w:name="_Toc80793351"/>
      <w:r>
        <w:t xml:space="preserve">Figure </w:t>
      </w:r>
      <w:r>
        <w:rPr>
          <w:noProof/>
        </w:rPr>
        <w:fldChar w:fldCharType="begin"/>
      </w:r>
      <w:r>
        <w:rPr>
          <w:noProof/>
        </w:rPr>
        <w:instrText xml:space="preserve"> SEQ Figure \* ARABIC </w:instrText>
      </w:r>
      <w:r>
        <w:rPr>
          <w:noProof/>
        </w:rPr>
        <w:fldChar w:fldCharType="separate"/>
      </w:r>
      <w:r w:rsidR="007E2D4F">
        <w:rPr>
          <w:noProof/>
        </w:rPr>
        <w:t>52</w:t>
      </w:r>
      <w:r>
        <w:rPr>
          <w:noProof/>
        </w:rPr>
        <w:fldChar w:fldCharType="end"/>
      </w:r>
      <w:r>
        <w:t xml:space="preserve"> – Device Manager Context Menu</w:t>
      </w:r>
      <w:bookmarkEnd w:id="604"/>
      <w:bookmarkEnd w:id="605"/>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2">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5A2CE07A" w:rsidR="00AF0947" w:rsidRPr="00825FC5" w:rsidRDefault="00AF0947" w:rsidP="00AF0947">
      <w:pPr>
        <w:pStyle w:val="Caption"/>
        <w:ind w:left="357"/>
        <w:jc w:val="center"/>
      </w:pPr>
      <w:bookmarkStart w:id="606" w:name="_Toc472625877"/>
      <w:bookmarkStart w:id="607" w:name="_Toc80793352"/>
      <w:r>
        <w:t xml:space="preserve">Figure </w:t>
      </w:r>
      <w:r>
        <w:rPr>
          <w:noProof/>
        </w:rPr>
        <w:fldChar w:fldCharType="begin"/>
      </w:r>
      <w:r>
        <w:rPr>
          <w:noProof/>
        </w:rPr>
        <w:instrText xml:space="preserve"> SEQ Figure \* ARABIC </w:instrText>
      </w:r>
      <w:r>
        <w:rPr>
          <w:noProof/>
        </w:rPr>
        <w:fldChar w:fldCharType="separate"/>
      </w:r>
      <w:r w:rsidR="007E2D4F">
        <w:rPr>
          <w:noProof/>
        </w:rPr>
        <w:t>53</w:t>
      </w:r>
      <w:r>
        <w:rPr>
          <w:noProof/>
        </w:rPr>
        <w:fldChar w:fldCharType="end"/>
      </w:r>
      <w:r>
        <w:t xml:space="preserve"> – COM Port Properties</w:t>
      </w:r>
      <w:bookmarkEnd w:id="606"/>
      <w:bookmarkEnd w:id="607"/>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4C942382" w:rsidR="00AF0947" w:rsidRPr="00825FC5" w:rsidRDefault="00AF0947" w:rsidP="00AF0947">
      <w:pPr>
        <w:pStyle w:val="Caption"/>
        <w:jc w:val="center"/>
      </w:pPr>
      <w:bookmarkStart w:id="608" w:name="_Toc472625878"/>
      <w:bookmarkStart w:id="609" w:name="_Toc80793353"/>
      <w:r>
        <w:t xml:space="preserve">Figure </w:t>
      </w:r>
      <w:r>
        <w:rPr>
          <w:noProof/>
        </w:rPr>
        <w:fldChar w:fldCharType="begin"/>
      </w:r>
      <w:r>
        <w:rPr>
          <w:noProof/>
        </w:rPr>
        <w:instrText xml:space="preserve"> SEQ Figure \* ARABIC </w:instrText>
      </w:r>
      <w:r>
        <w:rPr>
          <w:noProof/>
        </w:rPr>
        <w:fldChar w:fldCharType="separate"/>
      </w:r>
      <w:r w:rsidR="007E2D4F">
        <w:rPr>
          <w:noProof/>
        </w:rPr>
        <w:t>54</w:t>
      </w:r>
      <w:r>
        <w:rPr>
          <w:noProof/>
        </w:rPr>
        <w:fldChar w:fldCharType="end"/>
      </w:r>
      <w:r>
        <w:t xml:space="preserve"> – COM Port Advanced Settings (Prolific)</w:t>
      </w:r>
      <w:bookmarkEnd w:id="608"/>
      <w:bookmarkEnd w:id="609"/>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6FF61EB2" w:rsidR="00AF0947" w:rsidRDefault="00AF0947" w:rsidP="00AF0947">
      <w:pPr>
        <w:pStyle w:val="Caption"/>
        <w:jc w:val="center"/>
        <w:rPr>
          <w:color w:val="00B050"/>
        </w:rPr>
      </w:pPr>
      <w:bookmarkStart w:id="610" w:name="_Toc472625879"/>
      <w:bookmarkStart w:id="611" w:name="_Toc80793354"/>
      <w:r>
        <w:t xml:space="preserve">Figure </w:t>
      </w:r>
      <w:r>
        <w:rPr>
          <w:noProof/>
        </w:rPr>
        <w:fldChar w:fldCharType="begin"/>
      </w:r>
      <w:r>
        <w:rPr>
          <w:noProof/>
        </w:rPr>
        <w:instrText xml:space="preserve"> SEQ Figure \* ARABIC </w:instrText>
      </w:r>
      <w:r>
        <w:rPr>
          <w:noProof/>
        </w:rPr>
        <w:fldChar w:fldCharType="separate"/>
      </w:r>
      <w:r w:rsidR="007E2D4F">
        <w:rPr>
          <w:noProof/>
        </w:rPr>
        <w:t>55</w:t>
      </w:r>
      <w:r>
        <w:rPr>
          <w:noProof/>
        </w:rPr>
        <w:fldChar w:fldCharType="end"/>
      </w:r>
      <w:r w:rsidRPr="004B7E9F">
        <w:t xml:space="preserve"> – COM Port Advanced Settings (</w:t>
      </w:r>
      <w:r>
        <w:t>FTDI</w:t>
      </w:r>
      <w:r w:rsidRPr="004B7E9F">
        <w:t>)</w:t>
      </w:r>
      <w:bookmarkEnd w:id="610"/>
      <w:bookmarkEnd w:id="611"/>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1161D31F" w:rsidR="00AF0947" w:rsidRPr="00825FC5" w:rsidRDefault="00AF0947" w:rsidP="00AF0947">
      <w:pPr>
        <w:pStyle w:val="Caption"/>
        <w:ind w:left="357"/>
        <w:jc w:val="center"/>
      </w:pPr>
      <w:bookmarkStart w:id="612" w:name="_Toc472625880"/>
      <w:bookmarkStart w:id="613" w:name="_Toc80793355"/>
      <w:r>
        <w:t xml:space="preserve">Figure </w:t>
      </w:r>
      <w:r>
        <w:rPr>
          <w:noProof/>
        </w:rPr>
        <w:fldChar w:fldCharType="begin"/>
      </w:r>
      <w:r>
        <w:rPr>
          <w:noProof/>
        </w:rPr>
        <w:instrText xml:space="preserve"> SEQ Figure \* ARABIC </w:instrText>
      </w:r>
      <w:r>
        <w:rPr>
          <w:noProof/>
        </w:rPr>
        <w:fldChar w:fldCharType="separate"/>
      </w:r>
      <w:r w:rsidR="007E2D4F">
        <w:rPr>
          <w:noProof/>
        </w:rPr>
        <w:t>56</w:t>
      </w:r>
      <w:r>
        <w:rPr>
          <w:noProof/>
        </w:rPr>
        <w:fldChar w:fldCharType="end"/>
      </w:r>
      <w:r>
        <w:t xml:space="preserve"> – Device Manager (Reconfigured Port COM3)</w:t>
      </w:r>
      <w:bookmarkEnd w:id="612"/>
      <w:bookmarkEnd w:id="613"/>
    </w:p>
    <w:bookmarkEnd w:id="545"/>
    <w:p w14:paraId="7CC07E02" w14:textId="77777777" w:rsidR="00AF0947" w:rsidRDefault="00AF0947" w:rsidP="00AF0947">
      <w:pPr>
        <w:pStyle w:val="ListParagraph"/>
        <w:keepNext/>
        <w:spacing w:after="120"/>
        <w:contextualSpacing w:val="0"/>
        <w:jc w:val="center"/>
      </w:pPr>
    </w:p>
    <w:p w14:paraId="2A898EF1" w14:textId="77777777" w:rsidR="00AF0947" w:rsidRPr="00BA08DE" w:rsidRDefault="00AF0947" w:rsidP="00AF0947">
      <w:pPr>
        <w:pStyle w:val="Heading1"/>
        <w:pageBreakBefore/>
      </w:pPr>
      <w:bookmarkStart w:id="614" w:name="_Toc415420549"/>
      <w:bookmarkStart w:id="615" w:name="_Toc472625828"/>
      <w:bookmarkStart w:id="616" w:name="_Toc80793285"/>
      <w:r w:rsidRPr="00BA08DE">
        <w:lastRenderedPageBreak/>
        <w:t>Appendices</w:t>
      </w:r>
      <w:bookmarkEnd w:id="614"/>
      <w:bookmarkEnd w:id="615"/>
      <w:bookmarkEnd w:id="616"/>
    </w:p>
    <w:p w14:paraId="7A3D7E07" w14:textId="77777777" w:rsidR="00AF0947" w:rsidRDefault="00AF0947" w:rsidP="00AF0947">
      <w:pPr>
        <w:pStyle w:val="Heading2"/>
      </w:pPr>
      <w:bookmarkStart w:id="617" w:name="_Toc415420550"/>
      <w:bookmarkStart w:id="618" w:name="_Toc472625829"/>
      <w:bookmarkStart w:id="619" w:name="_Toc80793286"/>
      <w:r w:rsidRPr="007F2193">
        <w:t>Appendix A: MBI Protocol Description</w:t>
      </w:r>
      <w:bookmarkEnd w:id="617"/>
      <w:bookmarkEnd w:id="618"/>
      <w:bookmarkEnd w:id="619"/>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620" w:name="_Toc415420551"/>
      <w:bookmarkStart w:id="621" w:name="_Toc472625830"/>
      <w:r>
        <w:br w:type="page"/>
      </w:r>
    </w:p>
    <w:p w14:paraId="42776C48" w14:textId="25FBC6CA" w:rsidR="00AF0947" w:rsidRDefault="00AF0947" w:rsidP="00AF0947">
      <w:pPr>
        <w:pStyle w:val="Heading2"/>
      </w:pPr>
      <w:bookmarkStart w:id="622" w:name="_Toc80793287"/>
      <w:r>
        <w:lastRenderedPageBreak/>
        <w:t>Appendix B: MBI Protocol Commands</w:t>
      </w:r>
      <w:bookmarkEnd w:id="620"/>
      <w:bookmarkEnd w:id="621"/>
      <w:bookmarkEnd w:id="622"/>
    </w:p>
    <w:p w14:paraId="7A81CBE9" w14:textId="77777777" w:rsidR="00AF0947" w:rsidRPr="00DB2E7A" w:rsidRDefault="00AF0947" w:rsidP="00AF0947">
      <w:r w:rsidRPr="00DB2E7A">
        <w:t>The following table lists the commands defined in the MBI Protocol.</w:t>
      </w:r>
    </w:p>
    <w:p w14:paraId="6078ADF7" w14:textId="54ED760E" w:rsidR="00AF0947" w:rsidRDefault="00AF0947" w:rsidP="00AF0947">
      <w:pPr>
        <w:pStyle w:val="Caption"/>
        <w:keepNext/>
      </w:pPr>
      <w:bookmarkStart w:id="623" w:name="_Toc415420634"/>
      <w:bookmarkStart w:id="624" w:name="_Toc472625916"/>
      <w:bookmarkStart w:id="625" w:name="_Toc80793362"/>
      <w:r>
        <w:t xml:space="preserve">Table </w:t>
      </w:r>
      <w:r>
        <w:rPr>
          <w:noProof/>
        </w:rPr>
        <w:fldChar w:fldCharType="begin"/>
      </w:r>
      <w:r>
        <w:rPr>
          <w:noProof/>
        </w:rPr>
        <w:instrText xml:space="preserve"> SEQ Table \* ARABIC </w:instrText>
      </w:r>
      <w:r>
        <w:rPr>
          <w:noProof/>
        </w:rPr>
        <w:fldChar w:fldCharType="separate"/>
      </w:r>
      <w:r w:rsidR="007E2D4F">
        <w:rPr>
          <w:noProof/>
        </w:rPr>
        <w:t>5</w:t>
      </w:r>
      <w:r>
        <w:rPr>
          <w:noProof/>
        </w:rPr>
        <w:fldChar w:fldCharType="end"/>
      </w:r>
      <w:r>
        <w:t xml:space="preserve"> – MBI Protocol Commands</w:t>
      </w:r>
      <w:bookmarkEnd w:id="623"/>
      <w:bookmarkEnd w:id="624"/>
      <w:bookmarkEnd w:id="6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3F83ABA9" w14:textId="044A92D5" w:rsidR="00EE121F" w:rsidRPr="00DB2E7A" w:rsidRDefault="00EE121F" w:rsidP="00EE121F">
            <w:pPr>
              <w:pStyle w:val="ListParagraph"/>
              <w:numPr>
                <w:ilvl w:val="0"/>
                <w:numId w:val="20"/>
              </w:numPr>
              <w:rPr>
                <w:ins w:id="626" w:author="Andrew Instone-Cowie" w:date="2024-06-17T15:19:00Z" w16du:dateUtc="2024-06-17T14:19:00Z"/>
              </w:rPr>
            </w:pPr>
            <w:ins w:id="627" w:author="Andrew Instone-Cowie" w:date="2024-06-17T15:19:00Z" w16du:dateUtc="2024-06-17T14:19:00Z">
              <w:r w:rsidRPr="00DB2E7A">
                <w:t xml:space="preserve">This command is used by the tested version of </w:t>
              </w:r>
              <w:r>
                <w:t>Abel</w:t>
              </w:r>
              <w:r w:rsidRPr="00DB2E7A">
                <w:t xml:space="preserve"> </w:t>
              </w:r>
            </w:ins>
            <w:ins w:id="628" w:author="Andrew Instone-Cowie" w:date="2024-06-17T15:20:00Z" w16du:dateUtc="2024-06-17T14:20:00Z">
              <w:r>
                <w:t>from version 10.3.2</w:t>
              </w:r>
            </w:ins>
            <w:ins w:id="629" w:author="Andrew Instone-Cowie" w:date="2024-06-17T15:19:00Z" w16du:dateUtc="2024-06-17T14:19:00Z">
              <w:r w:rsidRPr="00DB2E7A">
                <w:t>.</w:t>
              </w:r>
            </w:ins>
          </w:p>
          <w:p w14:paraId="61BC74DF" w14:textId="11AC030D" w:rsidR="00AF0947" w:rsidRPr="00DB2E7A" w:rsidRDefault="00AF0947" w:rsidP="00EE121F">
            <w:pPr>
              <w:pStyle w:val="ListParagraph"/>
              <w:numPr>
                <w:ilvl w:val="0"/>
                <w:numId w:val="20"/>
              </w:numPr>
            </w:pPr>
            <w:r w:rsidRPr="00DB2E7A">
              <w:t>This command does not appear to be used by tested versions of either</w:t>
            </w:r>
            <w:del w:id="630" w:author="Andrew Instone-Cowie" w:date="2024-06-17T15:20:00Z" w16du:dateUtc="2024-06-17T14:20:00Z">
              <w:r w:rsidRPr="00DB2E7A" w:rsidDel="00EE121F">
                <w:delText xml:space="preserve"> Abel,</w:delText>
              </w:r>
            </w:del>
            <w:r w:rsidRPr="00DB2E7A">
              <w:t xml:space="preserve"> Beltower or Virtual Belfry.</w:t>
            </w:r>
          </w:p>
          <w:p w14:paraId="4D9ABCBF" w14:textId="6B0C62C4" w:rsidR="009E5AFB" w:rsidRPr="00DB2E7A" w:rsidRDefault="009E5AFB" w:rsidP="00EE121F">
            <w:pPr>
              <w:pStyle w:val="ListParagraph"/>
              <w:numPr>
                <w:ilvl w:val="0"/>
                <w:numId w:val="20"/>
              </w:numPr>
            </w:pPr>
            <w:r w:rsidRPr="00DB2E7A">
              <w:t xml:space="preserve">This command is </w:t>
            </w:r>
            <w:del w:id="631" w:author="Andrew Instone-Cowie" w:date="2024-06-17T15:20:00Z" w16du:dateUtc="2024-06-17T14:20:00Z">
              <w:r w:rsidRPr="00DB2E7A" w:rsidDel="00EE121F">
                <w:delText xml:space="preserve">not used or </w:delText>
              </w:r>
            </w:del>
            <w:r w:rsidRPr="00DB2E7A">
              <w:t>supported by the Type 2 Liverpool Ringing Simulator firmware</w:t>
            </w:r>
            <w:ins w:id="632" w:author="Andrew Instone-Cowie" w:date="2024-06-17T15:20:00Z" w16du:dateUtc="2024-06-17T14:20:00Z">
              <w:r w:rsidR="00EE121F">
                <w:t xml:space="preserve"> from version 3.7</w:t>
              </w:r>
            </w:ins>
            <w:r w:rsidRPr="00DB2E7A">
              <w:t>.</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633" w:name="_Toc415420554"/>
      <w:bookmarkStart w:id="634" w:name="_Toc472625831"/>
      <w:r>
        <w:br w:type="page"/>
      </w:r>
    </w:p>
    <w:p w14:paraId="01D72CBF" w14:textId="1A090BD3" w:rsidR="00AF0947" w:rsidRDefault="00AF0947" w:rsidP="00AF0947">
      <w:pPr>
        <w:pStyle w:val="Heading2"/>
      </w:pPr>
      <w:bookmarkStart w:id="635" w:name="_Toc80793288"/>
      <w:r>
        <w:lastRenderedPageBreak/>
        <w:t>Appendix C: Metrics Tables</w:t>
      </w:r>
      <w:bookmarkEnd w:id="633"/>
      <w:bookmarkEnd w:id="634"/>
      <w:bookmarkEnd w:id="635"/>
    </w:p>
    <w:p w14:paraId="36DC450C" w14:textId="77777777" w:rsidR="00AF0947" w:rsidRDefault="00AF0947" w:rsidP="00AF0947">
      <w:pPr>
        <w:pStyle w:val="Heading3"/>
      </w:pPr>
      <w:bookmarkStart w:id="636" w:name="_Toc415420555"/>
      <w:bookmarkStart w:id="637" w:name="_Toc472625832"/>
      <w:bookmarkStart w:id="638" w:name="_Toc80793289"/>
      <w:r w:rsidRPr="0044502E">
        <w:t xml:space="preserve">Inter-Blow </w:t>
      </w:r>
      <w:r>
        <w:t xml:space="preserve">&amp; Inter-Row </w:t>
      </w:r>
      <w:r w:rsidRPr="0044502E">
        <w:t>Interval</w:t>
      </w:r>
      <w:bookmarkEnd w:id="636"/>
      <w:bookmarkEnd w:id="637"/>
      <w:bookmarkEnd w:id="638"/>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5D9FFF5D" w:rsidR="00AF0947" w:rsidRDefault="00AF0947" w:rsidP="00AF0947">
      <w:pPr>
        <w:pStyle w:val="Caption"/>
        <w:keepNext/>
      </w:pPr>
      <w:bookmarkStart w:id="639" w:name="_Toc415420637"/>
      <w:bookmarkStart w:id="640" w:name="_Toc472625917"/>
      <w:bookmarkStart w:id="641" w:name="_Toc80793363"/>
      <w:r>
        <w:t xml:space="preserve">Table </w:t>
      </w:r>
      <w:r>
        <w:rPr>
          <w:noProof/>
        </w:rPr>
        <w:fldChar w:fldCharType="begin"/>
      </w:r>
      <w:r>
        <w:rPr>
          <w:noProof/>
        </w:rPr>
        <w:instrText xml:space="preserve"> SEQ Table \* ARABIC </w:instrText>
      </w:r>
      <w:r>
        <w:rPr>
          <w:noProof/>
        </w:rPr>
        <w:fldChar w:fldCharType="separate"/>
      </w:r>
      <w:r w:rsidR="007E2D4F">
        <w:rPr>
          <w:noProof/>
        </w:rPr>
        <w:t>6</w:t>
      </w:r>
      <w:r>
        <w:rPr>
          <w:noProof/>
        </w:rPr>
        <w:fldChar w:fldCharType="end"/>
      </w:r>
      <w:r>
        <w:t xml:space="preserve"> – Inter-Blow &amp; Inter-Row Intervals</w:t>
      </w:r>
      <w:bookmarkEnd w:id="639"/>
      <w:bookmarkEnd w:id="640"/>
      <w:bookmarkEnd w:id="6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50"/>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642" w:name="_Toc415420556"/>
      <w:bookmarkStart w:id="643" w:name="_Toc472625833"/>
      <w:bookmarkStart w:id="644" w:name="_Toc80793290"/>
      <w:r>
        <w:lastRenderedPageBreak/>
        <w:t>Sensor Pulse Duration</w:t>
      </w:r>
      <w:bookmarkEnd w:id="642"/>
      <w:bookmarkEnd w:id="643"/>
      <w:bookmarkEnd w:id="644"/>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6CB60A5C" w:rsidR="00AF0947" w:rsidRDefault="00AF0947" w:rsidP="00AF0947">
      <w:pPr>
        <w:pStyle w:val="Caption"/>
        <w:keepNext/>
      </w:pPr>
      <w:bookmarkStart w:id="645" w:name="_Toc415420638"/>
      <w:bookmarkStart w:id="646" w:name="_Toc472625918"/>
      <w:bookmarkStart w:id="647" w:name="_Toc80793364"/>
      <w:r>
        <w:t xml:space="preserve">Table </w:t>
      </w:r>
      <w:r>
        <w:rPr>
          <w:noProof/>
        </w:rPr>
        <w:fldChar w:fldCharType="begin"/>
      </w:r>
      <w:r>
        <w:rPr>
          <w:noProof/>
        </w:rPr>
        <w:instrText xml:space="preserve"> SEQ Table \* ARABIC </w:instrText>
      </w:r>
      <w:r>
        <w:rPr>
          <w:noProof/>
        </w:rPr>
        <w:fldChar w:fldCharType="separate"/>
      </w:r>
      <w:r w:rsidR="007E2D4F">
        <w:rPr>
          <w:noProof/>
        </w:rPr>
        <w:t>7</w:t>
      </w:r>
      <w:r>
        <w:rPr>
          <w:noProof/>
        </w:rPr>
        <w:fldChar w:fldCharType="end"/>
      </w:r>
      <w:r>
        <w:t xml:space="preserve"> – Sensor Pulse Durations – Liverpool Cathedral</w:t>
      </w:r>
      <w:bookmarkEnd w:id="645"/>
      <w:bookmarkEnd w:id="646"/>
      <w:bookmarkEnd w:id="6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41E1D552" w:rsidR="00AF0947" w:rsidRDefault="00AF0947" w:rsidP="00AF0947">
      <w:pPr>
        <w:pStyle w:val="Caption"/>
        <w:keepNext/>
      </w:pPr>
      <w:bookmarkStart w:id="648" w:name="_Toc415420640"/>
      <w:bookmarkStart w:id="649" w:name="_Toc472625919"/>
      <w:bookmarkStart w:id="650" w:name="_Toc80793365"/>
      <w:r>
        <w:t xml:space="preserve">Table </w:t>
      </w:r>
      <w:r>
        <w:rPr>
          <w:noProof/>
        </w:rPr>
        <w:fldChar w:fldCharType="begin"/>
      </w:r>
      <w:r>
        <w:rPr>
          <w:noProof/>
        </w:rPr>
        <w:instrText xml:space="preserve"> SEQ Table \* ARABIC </w:instrText>
      </w:r>
      <w:r>
        <w:rPr>
          <w:noProof/>
        </w:rPr>
        <w:fldChar w:fldCharType="separate"/>
      </w:r>
      <w:r w:rsidR="007E2D4F">
        <w:rPr>
          <w:noProof/>
        </w:rPr>
        <w:t>8</w:t>
      </w:r>
      <w:r>
        <w:rPr>
          <w:noProof/>
        </w:rPr>
        <w:fldChar w:fldCharType="end"/>
      </w:r>
      <w:r>
        <w:t xml:space="preserve"> – Theoretical </w:t>
      </w:r>
      <w:r w:rsidRPr="00BA0549">
        <w:t xml:space="preserve">Sensor Pulse Durations </w:t>
      </w:r>
      <w:r>
        <w:t>–</w:t>
      </w:r>
      <w:r w:rsidRPr="00BA0549">
        <w:t xml:space="preserve"> </w:t>
      </w:r>
      <w:r>
        <w:t>Other Towers</w:t>
      </w:r>
      <w:bookmarkEnd w:id="648"/>
      <w:bookmarkEnd w:id="649"/>
      <w:bookmarkEnd w:id="6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D55A61">
          <w:headerReference w:type="even" r:id="rId65"/>
          <w:headerReference w:type="default" r:id="rId66"/>
          <w:footerReference w:type="even" r:id="rId67"/>
          <w:footerReference w:type="default" r:id="rId68"/>
          <w:footerReference w:type="first" r:id="rId69"/>
          <w:endnotePr>
            <w:numFmt w:val="decimal"/>
          </w:endnotePr>
          <w:pgSz w:w="11906" w:h="16838"/>
          <w:pgMar w:top="1440" w:right="1440" w:bottom="1440" w:left="1440" w:header="709" w:footer="709" w:gutter="0"/>
          <w:cols w:space="708"/>
          <w:titlePg/>
          <w:docGrid w:linePitch="360"/>
        </w:sectPr>
      </w:pPr>
    </w:p>
    <w:p w14:paraId="76024D5F" w14:textId="77777777" w:rsidR="00A5122C" w:rsidRPr="00B3201F" w:rsidRDefault="00A5122C" w:rsidP="00A5122C">
      <w:pPr>
        <w:pStyle w:val="Heading3"/>
        <w:pageBreakBefore/>
      </w:pPr>
      <w:bookmarkStart w:id="656" w:name="_Toc415420542"/>
      <w:bookmarkStart w:id="657" w:name="_Toc472625823"/>
      <w:bookmarkStart w:id="658" w:name="_Toc80793291"/>
      <w:bookmarkStart w:id="659" w:name="_Toc382313186"/>
      <w:bookmarkStart w:id="660" w:name="_Toc415420560"/>
      <w:bookmarkStart w:id="661" w:name="_Toc472625834"/>
      <w:r>
        <w:lastRenderedPageBreak/>
        <w:t>BDC-to-Strike Intervals</w:t>
      </w:r>
      <w:bookmarkEnd w:id="656"/>
      <w:bookmarkEnd w:id="657"/>
      <w:bookmarkEnd w:id="658"/>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05120543">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6666257A" w:rsidR="00A5122C" w:rsidRDefault="00A5122C" w:rsidP="00A5122C">
      <w:pPr>
        <w:pStyle w:val="Caption"/>
        <w:jc w:val="center"/>
      </w:pPr>
      <w:bookmarkStart w:id="662" w:name="_Toc415420616"/>
      <w:bookmarkStart w:id="663" w:name="_Toc472625908"/>
      <w:bookmarkStart w:id="664" w:name="_Toc80793356"/>
      <w:r>
        <w:t xml:space="preserve">Figure </w:t>
      </w:r>
      <w:r>
        <w:rPr>
          <w:noProof/>
        </w:rPr>
        <w:fldChar w:fldCharType="begin"/>
      </w:r>
      <w:r>
        <w:rPr>
          <w:noProof/>
        </w:rPr>
        <w:instrText xml:space="preserve"> SEQ Figure \* ARABIC </w:instrText>
      </w:r>
      <w:r>
        <w:rPr>
          <w:noProof/>
        </w:rPr>
        <w:fldChar w:fldCharType="separate"/>
      </w:r>
      <w:r w:rsidR="007E2D4F">
        <w:rPr>
          <w:noProof/>
        </w:rPr>
        <w:t>57</w:t>
      </w:r>
      <w:r>
        <w:rPr>
          <w:noProof/>
        </w:rPr>
        <w:fldChar w:fldCharType="end"/>
      </w:r>
      <w:r>
        <w:t xml:space="preserve"> – Liverpool Cathedral Odd-Struckness Chart</w:t>
      </w:r>
      <w:bookmarkEnd w:id="662"/>
      <w:bookmarkEnd w:id="663"/>
      <w:bookmarkEnd w:id="664"/>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665" w:name="_Toc80793292"/>
      <w:r>
        <w:lastRenderedPageBreak/>
        <w:t>Appendix D: CLI Command Reference</w:t>
      </w:r>
      <w:bookmarkEnd w:id="659"/>
      <w:bookmarkEnd w:id="660"/>
      <w:bookmarkEnd w:id="661"/>
      <w:bookmarkEnd w:id="665"/>
    </w:p>
    <w:p w14:paraId="0D429302" w14:textId="58C4E84E"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w:t>
      </w:r>
      <w:ins w:id="666" w:author="Andrew Instone-Cowie" w:date="2024-06-19T11:52:00Z" w16du:dateUtc="2024-06-19T10:52:00Z">
        <w:r w:rsidR="0027489C">
          <w:t>7</w:t>
        </w:r>
      </w:ins>
      <w:del w:id="667" w:author="Andrew Instone-Cowie" w:date="2024-06-19T11:52:00Z" w16du:dateUtc="2024-06-19T10:52:00Z">
        <w:r w:rsidR="009E5AFB" w:rsidRPr="00DB2E7A" w:rsidDel="0027489C">
          <w:delText>5</w:delText>
        </w:r>
      </w:del>
      <w:r w:rsidRPr="00DB2E7A">
        <w:t xml:space="preserve">. </w:t>
      </w:r>
    </w:p>
    <w:p w14:paraId="0C266E40" w14:textId="34E0C17D" w:rsidR="00AF0947" w:rsidRDefault="00AF0947" w:rsidP="00AF0947">
      <w:pPr>
        <w:pStyle w:val="Caption"/>
        <w:keepNext/>
      </w:pPr>
      <w:bookmarkStart w:id="668" w:name="_Toc415420643"/>
      <w:bookmarkStart w:id="669" w:name="_Toc472625920"/>
      <w:bookmarkStart w:id="670" w:name="_Toc80793366"/>
      <w:r>
        <w:t xml:space="preserve">Table </w:t>
      </w:r>
      <w:r>
        <w:rPr>
          <w:noProof/>
        </w:rPr>
        <w:fldChar w:fldCharType="begin"/>
      </w:r>
      <w:r>
        <w:rPr>
          <w:noProof/>
        </w:rPr>
        <w:instrText xml:space="preserve"> SEQ Table \* ARABIC </w:instrText>
      </w:r>
      <w:r>
        <w:rPr>
          <w:noProof/>
        </w:rPr>
        <w:fldChar w:fldCharType="separate"/>
      </w:r>
      <w:r w:rsidR="007E2D4F">
        <w:rPr>
          <w:noProof/>
        </w:rPr>
        <w:t>9</w:t>
      </w:r>
      <w:r>
        <w:rPr>
          <w:noProof/>
        </w:rPr>
        <w:fldChar w:fldCharType="end"/>
      </w:r>
      <w:r>
        <w:t xml:space="preserve"> – CLI Command Reference</w:t>
      </w:r>
      <w:bookmarkEnd w:id="668"/>
      <w:bookmarkEnd w:id="669"/>
      <w:bookmarkEnd w:id="6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671" w:name="_Toc415420561"/>
      <w:bookmarkStart w:id="672" w:name="_Toc472625835"/>
      <w:bookmarkStart w:id="673" w:name="_Toc80793293"/>
      <w:r>
        <w:lastRenderedPageBreak/>
        <w:t>Appendix E: Diagnostic LED Codes</w:t>
      </w:r>
      <w:bookmarkEnd w:id="671"/>
      <w:bookmarkEnd w:id="672"/>
      <w:bookmarkEnd w:id="673"/>
    </w:p>
    <w:p w14:paraId="0D62E6A7" w14:textId="5624C959"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w:t>
      </w:r>
      <w:ins w:id="674" w:author="Andrew Instone-Cowie" w:date="2024-06-19T11:53:00Z" w16du:dateUtc="2024-06-19T10:53:00Z">
        <w:r w:rsidR="0027489C">
          <w:t>7</w:t>
        </w:r>
      </w:ins>
      <w:del w:id="675" w:author="Andrew Instone-Cowie" w:date="2024-06-19T11:53:00Z" w16du:dateUtc="2024-06-19T10:53:00Z">
        <w:r w:rsidR="00EE370F" w:rsidRPr="00DB2E7A" w:rsidDel="0027489C">
          <w:delText>5</w:delText>
        </w:r>
      </w:del>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540B08B3" w:rsidR="00AF0947" w:rsidRDefault="00AF0947" w:rsidP="00AF0947">
      <w:pPr>
        <w:pStyle w:val="Caption"/>
        <w:keepNext/>
      </w:pPr>
      <w:bookmarkStart w:id="676" w:name="_Toc415420645"/>
      <w:bookmarkStart w:id="677" w:name="_Toc472625922"/>
      <w:bookmarkStart w:id="678" w:name="_Toc80793367"/>
      <w:r>
        <w:t xml:space="preserve">Table </w:t>
      </w:r>
      <w:r>
        <w:rPr>
          <w:noProof/>
        </w:rPr>
        <w:fldChar w:fldCharType="begin"/>
      </w:r>
      <w:r>
        <w:rPr>
          <w:noProof/>
        </w:rPr>
        <w:instrText xml:space="preserve"> SEQ Table \* ARABIC </w:instrText>
      </w:r>
      <w:r>
        <w:rPr>
          <w:noProof/>
        </w:rPr>
        <w:fldChar w:fldCharType="separate"/>
      </w:r>
      <w:r w:rsidR="007E2D4F">
        <w:rPr>
          <w:noProof/>
        </w:rPr>
        <w:t>10</w:t>
      </w:r>
      <w:r>
        <w:rPr>
          <w:noProof/>
        </w:rPr>
        <w:fldChar w:fldCharType="end"/>
      </w:r>
      <w:r>
        <w:t xml:space="preserve"> –</w:t>
      </w:r>
      <w:r w:rsidR="00A049AB">
        <w:t xml:space="preserve"> </w:t>
      </w:r>
      <w:r w:rsidRPr="00BC3784">
        <w:t>LED Signal Codes</w:t>
      </w:r>
      <w:bookmarkEnd w:id="676"/>
      <w:bookmarkEnd w:id="677"/>
      <w:bookmarkEnd w:id="6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36F7DB6" w:rsidR="00AF0947" w:rsidRPr="00DB2E7A" w:rsidRDefault="00AF0947" w:rsidP="008D175F">
            <w:pPr>
              <w:contextualSpacing/>
            </w:pPr>
            <w:r w:rsidRPr="00DB2E7A">
              <w:t>MBI Protocol command 0xFD received</w:t>
            </w:r>
            <w:ins w:id="679" w:author="Andrew Instone-Cowie" w:date="2024-06-19T11:53:00Z" w16du:dateUtc="2024-06-19T10:53:00Z">
              <w:r w:rsidR="0027489C">
                <w:t xml:space="preserve"> (0xFD response is sent)</w:t>
              </w:r>
            </w:ins>
            <w:r w:rsidRPr="00DB2E7A">
              <w:t>.</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5CFCB5DE" w:rsidR="00AF0947" w:rsidRPr="00DB2E7A" w:rsidRDefault="00AF0947" w:rsidP="008D175F">
            <w:pPr>
              <w:contextualSpacing/>
            </w:pPr>
            <w:r w:rsidRPr="00DB2E7A">
              <w:t>MBI Protocol command 0xFE received</w:t>
            </w:r>
            <w:ins w:id="680" w:author="Andrew Instone-Cowie" w:date="2024-06-19T11:53:00Z" w16du:dateUtc="2024-06-19T10:53:00Z">
              <w:r w:rsidR="0027489C">
                <w:t xml:space="preserve"> (no response is sent)</w:t>
              </w:r>
            </w:ins>
            <w:r w:rsidRPr="00DB2E7A">
              <w:t>.</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681" w:name="_Toc415420564"/>
    </w:p>
    <w:p w14:paraId="1BCDEC21" w14:textId="22E4A04F" w:rsidR="00AF0947" w:rsidRDefault="00AF0947" w:rsidP="00AF0947">
      <w:pPr>
        <w:pStyle w:val="Heading2"/>
      </w:pPr>
      <w:bookmarkStart w:id="682" w:name="_Toc472625838"/>
      <w:bookmarkStart w:id="683" w:name="_Toc80793294"/>
      <w:r w:rsidRPr="0027489C">
        <w:lastRenderedPageBreak/>
        <w:t>Appendix F: Useful Links</w:t>
      </w:r>
      <w:bookmarkEnd w:id="681"/>
      <w:bookmarkEnd w:id="682"/>
      <w:bookmarkEnd w:id="683"/>
    </w:p>
    <w:p w14:paraId="45E86ECD" w14:textId="4F30BBCA" w:rsidR="00AF0947" w:rsidRDefault="00AF0947" w:rsidP="00AF0947">
      <w:pPr>
        <w:pStyle w:val="Caption"/>
        <w:keepNext/>
      </w:pPr>
      <w:bookmarkStart w:id="684" w:name="_Toc415420646"/>
      <w:bookmarkStart w:id="685" w:name="_Toc472625923"/>
      <w:bookmarkStart w:id="686" w:name="_Toc80793368"/>
      <w:r>
        <w:t xml:space="preserve">Table </w:t>
      </w:r>
      <w:r>
        <w:rPr>
          <w:noProof/>
        </w:rPr>
        <w:fldChar w:fldCharType="begin"/>
      </w:r>
      <w:r>
        <w:rPr>
          <w:noProof/>
        </w:rPr>
        <w:instrText xml:space="preserve"> SEQ Table \* ARABIC </w:instrText>
      </w:r>
      <w:r>
        <w:rPr>
          <w:noProof/>
        </w:rPr>
        <w:fldChar w:fldCharType="separate"/>
      </w:r>
      <w:r w:rsidR="007E2D4F">
        <w:rPr>
          <w:noProof/>
        </w:rPr>
        <w:t>11</w:t>
      </w:r>
      <w:r>
        <w:rPr>
          <w:noProof/>
        </w:rPr>
        <w:fldChar w:fldCharType="end"/>
      </w:r>
      <w:r>
        <w:t xml:space="preserve"> – Useful Links</w:t>
      </w:r>
      <w:bookmarkEnd w:id="684"/>
      <w:bookmarkEnd w:id="685"/>
      <w:bookmarkEnd w:id="686"/>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B4DAF" w:rsidRDefault="00AF0947" w:rsidP="008D175F">
            <w:pPr>
              <w:contextualSpacing/>
            </w:pPr>
            <w:r w:rsidRPr="00BB4DAF">
              <w:t>Software Repository</w:t>
            </w:r>
          </w:p>
        </w:tc>
        <w:tc>
          <w:tcPr>
            <w:tcW w:w="8061" w:type="dxa"/>
          </w:tcPr>
          <w:p w14:paraId="7B67E3E3" w14:textId="5761258C" w:rsidR="00AF0947" w:rsidRPr="00B46565" w:rsidRDefault="00000000" w:rsidP="008D175F">
            <w:pPr>
              <w:contextualSpacing/>
            </w:pPr>
            <w:r>
              <w:fldChar w:fldCharType="begin"/>
            </w:r>
            <w:r>
              <w:instrText>HYPERLINK "https://github.com/Simulators"</w:instrText>
            </w:r>
            <w:ins w:id="687" w:author="Andrew Instone-Cowie" w:date="2024-06-19T12:09:00Z" w16du:dateUtc="2024-06-19T11:09:00Z"/>
            <w:r>
              <w:fldChar w:fldCharType="separate"/>
            </w:r>
            <w:r w:rsidR="00AF0947" w:rsidRPr="00B46565">
              <w:rPr>
                <w:rStyle w:val="Hyperlink"/>
              </w:rPr>
              <w:t>https://github.com/Simulators</w:t>
            </w:r>
            <w:r>
              <w:rPr>
                <w:rStyle w:val="Hyperlink"/>
              </w:rP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B4DAF" w:rsidRDefault="00AF0947" w:rsidP="008D175F">
            <w:pPr>
              <w:contextualSpacing/>
            </w:pPr>
            <w:r w:rsidRPr="00BB4DAF">
              <w:t>Simulator Software</w:t>
            </w:r>
          </w:p>
        </w:tc>
        <w:tc>
          <w:tcPr>
            <w:tcW w:w="8061" w:type="dxa"/>
          </w:tcPr>
          <w:p w14:paraId="281B3D12" w14:textId="20E1BAF3" w:rsidR="00AF0947" w:rsidRPr="00B46565" w:rsidRDefault="00000000" w:rsidP="008D175F">
            <w:pPr>
              <w:contextualSpacing/>
            </w:pPr>
            <w:r>
              <w:fldChar w:fldCharType="begin"/>
            </w:r>
            <w:ins w:id="688" w:author="Andrew Instone-Cowie" w:date="2024-06-19T11:54:00Z" w16du:dateUtc="2024-06-19T10:54:00Z">
              <w:r w:rsidR="0027489C">
                <w:instrText>HYPERLINK "https://www.abelsim.co.uk"</w:instrText>
              </w:r>
            </w:ins>
            <w:del w:id="689" w:author="Andrew Instone-Cowie" w:date="2024-06-19T11:54:00Z" w16du:dateUtc="2024-06-19T10:54:00Z">
              <w:r w:rsidDel="0027489C">
                <w:delInstrText>HYPERLINK "http://www.abelsim.co.uk"</w:delInstrText>
              </w:r>
            </w:del>
            <w:ins w:id="690" w:author="Andrew Instone-Cowie" w:date="2024-06-19T11:54:00Z" w16du:dateUtc="2024-06-19T10:54:00Z"/>
            <w:r>
              <w:fldChar w:fldCharType="separate"/>
            </w:r>
            <w:del w:id="691" w:author="Andrew Instone-Cowie" w:date="2024-06-19T11:54:00Z" w16du:dateUtc="2024-06-19T10:54:00Z">
              <w:r w:rsidR="00AF0947" w:rsidRPr="00B46565" w:rsidDel="0027489C">
                <w:rPr>
                  <w:rStyle w:val="Hyperlink"/>
                </w:rPr>
                <w:delText>http://www.abelsim.co.uk</w:delText>
              </w:r>
            </w:del>
            <w:ins w:id="692" w:author="Andrew Instone-Cowie" w:date="2024-06-19T11:54:00Z" w16du:dateUtc="2024-06-19T10:54:00Z">
              <w:r w:rsidR="0027489C">
                <w:rPr>
                  <w:rStyle w:val="Hyperlink"/>
                </w:rPr>
                <w:t>https://www.abelsim.co.uk</w:t>
              </w:r>
            </w:ins>
            <w:r>
              <w:rPr>
                <w:rStyle w:val="Hyperlink"/>
              </w:rP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B4DAF" w:rsidRDefault="00AF0947" w:rsidP="008D175F">
            <w:pPr>
              <w:contextualSpacing/>
            </w:pPr>
            <w:r w:rsidRPr="00BB4DAF">
              <w:t>Simulator Software</w:t>
            </w:r>
          </w:p>
        </w:tc>
        <w:tc>
          <w:tcPr>
            <w:tcW w:w="8061" w:type="dxa"/>
          </w:tcPr>
          <w:p w14:paraId="054EC655" w14:textId="6D3810F1" w:rsidR="00AF0947" w:rsidRPr="00B46565" w:rsidRDefault="00000000" w:rsidP="008D175F">
            <w:pPr>
              <w:contextualSpacing/>
            </w:pPr>
            <w:r>
              <w:fldChar w:fldCharType="begin"/>
            </w:r>
            <w:ins w:id="693" w:author="Andrew Instone-Cowie" w:date="2024-06-19T11:57:00Z" w16du:dateUtc="2024-06-19T10:57:00Z">
              <w:r w:rsidR="0027489C">
                <w:instrText>HYPERLINK "https://www.beltower.co.uk"</w:instrText>
              </w:r>
            </w:ins>
            <w:del w:id="694" w:author="Andrew Instone-Cowie" w:date="2024-06-19T11:54:00Z" w16du:dateUtc="2024-06-19T10:54:00Z">
              <w:r w:rsidDel="0027489C">
                <w:delInstrText>HYPERLINK "http://www.beltower.co.uk"</w:delInstrText>
              </w:r>
            </w:del>
            <w:ins w:id="695" w:author="Andrew Instone-Cowie" w:date="2024-06-19T11:57:00Z" w16du:dateUtc="2024-06-19T10:57:00Z"/>
            <w:r>
              <w:fldChar w:fldCharType="separate"/>
            </w:r>
            <w:del w:id="696" w:author="Andrew Instone-Cowie" w:date="2024-06-19T11:54:00Z" w16du:dateUtc="2024-06-19T10:54:00Z">
              <w:r w:rsidR="00AF0947" w:rsidRPr="00B46565" w:rsidDel="0027489C">
                <w:rPr>
                  <w:rStyle w:val="Hyperlink"/>
                </w:rPr>
                <w:delText>http://www.beltower.co.uk</w:delText>
              </w:r>
            </w:del>
            <w:ins w:id="697" w:author="Andrew Instone-Cowie" w:date="2024-06-19T11:57:00Z" w16du:dateUtc="2024-06-19T10:57:00Z">
              <w:r w:rsidR="0027489C">
                <w:rPr>
                  <w:rStyle w:val="Hyperlink"/>
                </w:rPr>
                <w:t>https://www.beltower.co.uk</w:t>
              </w:r>
            </w:ins>
            <w:r>
              <w:rPr>
                <w:rStyle w:val="Hyperlink"/>
              </w:rP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B4DAF" w:rsidRDefault="00AF0947" w:rsidP="008D175F">
            <w:pPr>
              <w:contextualSpacing/>
            </w:pPr>
            <w:r w:rsidRPr="00BB4DAF">
              <w:t>Simulator Software</w:t>
            </w:r>
          </w:p>
        </w:tc>
        <w:tc>
          <w:tcPr>
            <w:tcW w:w="8061" w:type="dxa"/>
          </w:tcPr>
          <w:p w14:paraId="49ABE1AA" w14:textId="16490909" w:rsidR="00AF0947" w:rsidRPr="00B46565" w:rsidRDefault="00000000" w:rsidP="008D175F">
            <w:pPr>
              <w:contextualSpacing/>
            </w:pPr>
            <w:r>
              <w:fldChar w:fldCharType="begin"/>
            </w:r>
            <w:ins w:id="698" w:author="Andrew Instone-Cowie" w:date="2024-06-19T11:57:00Z" w16du:dateUtc="2024-06-19T10:57:00Z">
              <w:r w:rsidR="0027489C">
                <w:instrText>HYPERLINK "https://www.belfryware.com"</w:instrText>
              </w:r>
            </w:ins>
            <w:del w:id="699" w:author="Andrew Instone-Cowie" w:date="2024-06-19T11:55:00Z" w16du:dateUtc="2024-06-19T10:55:00Z">
              <w:r w:rsidDel="0027489C">
                <w:delInstrText>HYPERLINK "http://www.belfryware.com"</w:delInstrText>
              </w:r>
            </w:del>
            <w:ins w:id="700" w:author="Andrew Instone-Cowie" w:date="2024-06-19T11:57:00Z" w16du:dateUtc="2024-06-19T10:57:00Z"/>
            <w:r>
              <w:fldChar w:fldCharType="separate"/>
            </w:r>
            <w:del w:id="701" w:author="Andrew Instone-Cowie" w:date="2024-06-19T11:55:00Z" w16du:dateUtc="2024-06-19T10:55:00Z">
              <w:r w:rsidR="00AF0947" w:rsidRPr="00B46565" w:rsidDel="0027489C">
                <w:rPr>
                  <w:rStyle w:val="Hyperlink"/>
                </w:rPr>
                <w:delText>http://www.belfryware.com</w:delText>
              </w:r>
            </w:del>
            <w:ins w:id="702" w:author="Andrew Instone-Cowie" w:date="2024-06-19T11:57:00Z" w16du:dateUtc="2024-06-19T10:57:00Z">
              <w:r w:rsidR="0027489C">
                <w:rPr>
                  <w:rStyle w:val="Hyperlink"/>
                </w:rPr>
                <w:t>https://www.belfryware.com</w:t>
              </w:r>
            </w:ins>
            <w:r>
              <w:rPr>
                <w:rStyle w:val="Hyperlink"/>
              </w:rP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B4DAF" w:rsidRDefault="00AF0947" w:rsidP="008D175F">
            <w:pPr>
              <w:contextualSpacing/>
            </w:pPr>
            <w:r w:rsidRPr="00BB4DAF">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BB4DAF" w:rsidRDefault="00AF0947" w:rsidP="008D175F">
            <w:pPr>
              <w:contextualSpacing/>
            </w:pPr>
            <w:r w:rsidRPr="00BB4DAF">
              <w:t>PCBs</w:t>
            </w:r>
          </w:p>
        </w:tc>
        <w:tc>
          <w:tcPr>
            <w:tcW w:w="8061" w:type="dxa"/>
          </w:tcPr>
          <w:p w14:paraId="3A4831D9" w14:textId="039830C8" w:rsidR="00203557" w:rsidRPr="00B46565" w:rsidRDefault="00000000" w:rsidP="008D175F">
            <w:pPr>
              <w:contextualSpacing/>
            </w:pPr>
            <w:r>
              <w:fldChar w:fldCharType="begin"/>
            </w:r>
            <w:ins w:id="703" w:author="Andrew Instone-Cowie" w:date="2024-06-19T11:58:00Z" w16du:dateUtc="2024-06-19T10:58:00Z">
              <w:r w:rsidR="00EA091D">
                <w:instrText>HYPERLINK "https://jlcpcb.com"</w:instrText>
              </w:r>
            </w:ins>
            <w:del w:id="704" w:author="Andrew Instone-Cowie" w:date="2024-06-19T11:58:00Z" w16du:dateUtc="2024-06-19T10:58:00Z">
              <w:r w:rsidDel="00EA091D">
                <w:delInstrText>HYPERLINK "https://jlcpcb.com/"</w:delInstrText>
              </w:r>
            </w:del>
            <w:ins w:id="705" w:author="Andrew Instone-Cowie" w:date="2024-06-19T11:58:00Z" w16du:dateUtc="2024-06-19T10:58:00Z"/>
            <w:r>
              <w:fldChar w:fldCharType="separate"/>
            </w:r>
            <w:del w:id="706" w:author="Andrew Instone-Cowie" w:date="2024-06-19T11:58:00Z" w16du:dateUtc="2024-06-19T10:58:00Z">
              <w:r w:rsidR="00203557" w:rsidRPr="00203557" w:rsidDel="00EA091D">
                <w:rPr>
                  <w:rStyle w:val="Hyperlink"/>
                </w:rPr>
                <w:delText>https://</w:delText>
              </w:r>
              <w:r w:rsidR="00203557" w:rsidRPr="00203557" w:rsidDel="00EA091D">
                <w:rPr>
                  <w:rStyle w:val="Hyperlink"/>
                </w:rPr>
                <w:delText>jlcpcb.com/</w:delText>
              </w:r>
            </w:del>
            <w:ins w:id="707" w:author="Andrew Instone-Cowie" w:date="2024-06-19T11:58:00Z" w16du:dateUtc="2024-06-19T10:58:00Z">
              <w:r w:rsidR="00EA091D">
                <w:rPr>
                  <w:rStyle w:val="Hyperlink"/>
                </w:rPr>
                <w:t>https://jlcpcb.com</w:t>
              </w:r>
            </w:ins>
            <w:r>
              <w:rPr>
                <w:rStyle w:val="Hyperlink"/>
              </w:rPr>
              <w:fldChar w:fldCharType="end"/>
            </w:r>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BB4DAF" w:rsidRDefault="00203557" w:rsidP="00203557">
            <w:pPr>
              <w:contextualSpacing/>
            </w:pPr>
            <w:r w:rsidRPr="00BB4DAF">
              <w:t>PCBs</w:t>
            </w:r>
          </w:p>
        </w:tc>
        <w:tc>
          <w:tcPr>
            <w:tcW w:w="8061" w:type="dxa"/>
          </w:tcPr>
          <w:p w14:paraId="33EC7158" w14:textId="62717EE0" w:rsidR="00203557" w:rsidRDefault="00000000" w:rsidP="00203557">
            <w:pPr>
              <w:contextualSpacing/>
            </w:pPr>
            <w:r>
              <w:fldChar w:fldCharType="begin"/>
            </w:r>
            <w:ins w:id="708" w:author="Andrew Instone-Cowie" w:date="2024-06-19T11:59:00Z" w16du:dateUtc="2024-06-19T10:59:00Z">
              <w:r w:rsidR="00EA091D">
                <w:instrText>HYPERLINK "https://www.seeedstudio.com"</w:instrText>
              </w:r>
            </w:ins>
            <w:del w:id="709" w:author="Andrew Instone-Cowie" w:date="2024-06-19T11:59:00Z" w16du:dateUtc="2024-06-19T10:59:00Z">
              <w:r w:rsidDel="00EA091D">
                <w:delInstrText>HYPERLINK "https://www.seeedstudio.com/"</w:delInstrText>
              </w:r>
            </w:del>
            <w:ins w:id="710" w:author="Andrew Instone-Cowie" w:date="2024-06-19T11:59:00Z" w16du:dateUtc="2024-06-19T10:59:00Z"/>
            <w:r>
              <w:fldChar w:fldCharType="separate"/>
            </w:r>
            <w:del w:id="711" w:author="Andrew Instone-Cowie" w:date="2024-06-19T11:59:00Z" w16du:dateUtc="2024-06-19T10:59:00Z">
              <w:r w:rsidR="00203557" w:rsidRPr="00203557" w:rsidDel="00EA091D">
                <w:rPr>
                  <w:rStyle w:val="Hyperlink"/>
                </w:rPr>
                <w:delText>https://www</w:delText>
              </w:r>
              <w:r w:rsidR="00203557" w:rsidRPr="00203557" w:rsidDel="00EA091D">
                <w:rPr>
                  <w:rStyle w:val="Hyperlink"/>
                </w:rPr>
                <w:delText>.seeedstudio.com/</w:delText>
              </w:r>
            </w:del>
            <w:ins w:id="712" w:author="Andrew Instone-Cowie" w:date="2024-06-19T11:59:00Z" w16du:dateUtc="2024-06-19T10:59:00Z">
              <w:r w:rsidR="00EA091D">
                <w:rPr>
                  <w:rStyle w:val="Hyperlink"/>
                </w:rPr>
                <w:t>https://www.seeedstudio.com</w:t>
              </w:r>
            </w:ins>
            <w:r>
              <w:rPr>
                <w:rStyle w:val="Hyperlink"/>
              </w:rP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BB4DAF" w:rsidRDefault="00203557" w:rsidP="00203557">
            <w:pPr>
              <w:contextualSpacing/>
            </w:pPr>
            <w:r w:rsidRPr="00BB4DAF">
              <w:t>PCBs</w:t>
            </w:r>
          </w:p>
        </w:tc>
        <w:tc>
          <w:tcPr>
            <w:tcW w:w="8061" w:type="dxa"/>
          </w:tcPr>
          <w:p w14:paraId="3A56B287" w14:textId="01307323" w:rsidR="00203557" w:rsidRDefault="00000000" w:rsidP="00203557">
            <w:pPr>
              <w:contextualSpacing/>
            </w:pPr>
            <w:r>
              <w:fldChar w:fldCharType="begin"/>
            </w:r>
            <w:ins w:id="713" w:author="Andrew Instone-Cowie" w:date="2024-06-19T11:59:00Z" w16du:dateUtc="2024-06-19T10:59:00Z">
              <w:r w:rsidR="00EA091D">
                <w:instrText>HYPERLINK "https://oshpark.com"</w:instrText>
              </w:r>
            </w:ins>
            <w:del w:id="714" w:author="Andrew Instone-Cowie" w:date="2024-06-19T11:59:00Z" w16du:dateUtc="2024-06-19T10:59:00Z">
              <w:r w:rsidDel="00EA091D">
                <w:delInstrText>HYPERLINK "https://oshpark.com/"</w:delInstrText>
              </w:r>
            </w:del>
            <w:ins w:id="715" w:author="Andrew Instone-Cowie" w:date="2024-06-19T11:59:00Z" w16du:dateUtc="2024-06-19T10:59:00Z"/>
            <w:r>
              <w:fldChar w:fldCharType="separate"/>
            </w:r>
            <w:del w:id="716" w:author="Andrew Instone-Cowie" w:date="2024-06-19T11:59:00Z" w16du:dateUtc="2024-06-19T10:59:00Z">
              <w:r w:rsidR="00203557" w:rsidDel="00EA091D">
                <w:rPr>
                  <w:rStyle w:val="Hyperlink"/>
                </w:rPr>
                <w:delText>http</w:delText>
              </w:r>
              <w:r w:rsidR="00203557" w:rsidDel="00EA091D">
                <w:rPr>
                  <w:rStyle w:val="Hyperlink"/>
                </w:rPr>
                <w:delText>s://oshpark.com/</w:delText>
              </w:r>
            </w:del>
            <w:ins w:id="717" w:author="Andrew Instone-Cowie" w:date="2024-06-19T11:59:00Z" w16du:dateUtc="2024-06-19T10:59:00Z">
              <w:r w:rsidR="00EA091D">
                <w:rPr>
                  <w:rStyle w:val="Hyperlink"/>
                </w:rPr>
                <w:t>https://oshpark.com</w:t>
              </w:r>
            </w:ins>
            <w:r>
              <w:rPr>
                <w:rStyle w:val="Hyperlink"/>
              </w:rP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B4DAF" w:rsidRDefault="00203557" w:rsidP="00203557">
            <w:pPr>
              <w:contextualSpacing/>
            </w:pPr>
            <w:r w:rsidRPr="00BB4DAF">
              <w:t>MBI, Sensors</w:t>
            </w:r>
          </w:p>
        </w:tc>
        <w:tc>
          <w:tcPr>
            <w:tcW w:w="8061" w:type="dxa"/>
          </w:tcPr>
          <w:p w14:paraId="3E4A176F" w14:textId="2AB1E33F" w:rsidR="00203557" w:rsidRPr="00B46565" w:rsidRDefault="00000000" w:rsidP="00203557">
            <w:pPr>
              <w:contextualSpacing/>
            </w:pPr>
            <w:r>
              <w:fldChar w:fldCharType="begin"/>
            </w:r>
            <w:ins w:id="718" w:author="Andrew Instone-Cowie" w:date="2024-06-19T11:57:00Z" w16du:dateUtc="2024-06-19T10:57:00Z">
              <w:r w:rsidR="0027489C">
                <w:instrText>HYPERLINK "http://www.bagleybells.co.uk"</w:instrText>
              </w:r>
            </w:ins>
            <w:del w:id="719" w:author="Andrew Instone-Cowie" w:date="2024-06-19T11:56:00Z" w16du:dateUtc="2024-06-19T10:56:00Z">
              <w:r w:rsidDel="0027489C">
                <w:delInstrText>HYPERLINK "http://www.ringing.demon.co.uk"</w:delInstrText>
              </w:r>
            </w:del>
            <w:ins w:id="720" w:author="Andrew Instone-Cowie" w:date="2024-06-19T11:57:00Z" w16du:dateUtc="2024-06-19T10:57:00Z"/>
            <w:r>
              <w:fldChar w:fldCharType="separate"/>
            </w:r>
            <w:del w:id="721" w:author="Andrew Instone-Cowie" w:date="2024-06-19T11:56:00Z" w16du:dateUtc="2024-06-19T10:56:00Z">
              <w:r w:rsidR="00203557" w:rsidRPr="00B46565" w:rsidDel="0027489C">
                <w:rPr>
                  <w:rStyle w:val="Hyperlink"/>
                </w:rPr>
                <w:delText>http://www.ringing.demon.co.uk</w:delText>
              </w:r>
            </w:del>
            <w:ins w:id="722" w:author="Andrew Instone-Cowie" w:date="2024-06-19T11:57:00Z" w16du:dateUtc="2024-06-19T10:57:00Z">
              <w:r w:rsidR="0027489C">
                <w:rPr>
                  <w:rStyle w:val="Hyperlink"/>
                </w:rPr>
                <w:t>http://www.bagleybells.co.uk</w:t>
              </w:r>
            </w:ins>
            <w:r>
              <w:rPr>
                <w:rStyle w:val="Hyperlink"/>
              </w:rP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B4DAF" w:rsidRDefault="00203557" w:rsidP="00203557">
            <w:pPr>
              <w:contextualSpacing/>
            </w:pPr>
            <w:r w:rsidRPr="00BB4DAF">
              <w:t>Microcontrollers (formerly Atmel)</w:t>
            </w:r>
          </w:p>
        </w:tc>
        <w:tc>
          <w:tcPr>
            <w:tcW w:w="8061" w:type="dxa"/>
          </w:tcPr>
          <w:p w14:paraId="09F95194" w14:textId="7D418C4D" w:rsidR="00203557" w:rsidRPr="00B46565" w:rsidRDefault="00000000" w:rsidP="00203557">
            <w:pPr>
              <w:contextualSpacing/>
            </w:pPr>
            <w:r>
              <w:fldChar w:fldCharType="begin"/>
            </w:r>
            <w:ins w:id="723" w:author="Andrew Instone-Cowie" w:date="2024-06-19T11:59:00Z" w16du:dateUtc="2024-06-19T10:59:00Z">
              <w:r w:rsidR="00EA091D">
                <w:instrText>HYPERLINK "https://www.microchip.com/"</w:instrText>
              </w:r>
            </w:ins>
            <w:del w:id="724" w:author="Andrew Instone-Cowie" w:date="2024-06-19T11:59:00Z" w16du:dateUtc="2024-06-19T10:59:00Z">
              <w:r w:rsidDel="00EA091D">
                <w:delInstrText>HYPERLINK "https://www.microchip.com"</w:delInstrText>
              </w:r>
            </w:del>
            <w:ins w:id="725" w:author="Andrew Instone-Cowie" w:date="2024-06-19T11:59:00Z" w16du:dateUtc="2024-06-19T10:59:00Z"/>
            <w:r>
              <w:fldChar w:fldCharType="separate"/>
            </w:r>
            <w:r w:rsidR="00203557">
              <w:rPr>
                <w:rStyle w:val="Hyperlink"/>
              </w:rPr>
              <w:t>https:</w:t>
            </w:r>
            <w:r w:rsidR="00203557">
              <w:rPr>
                <w:rStyle w:val="Hyperlink"/>
              </w:rPr>
              <w:t>//www.microchip.com</w:t>
            </w:r>
            <w:r>
              <w:rPr>
                <w:rStyle w:val="Hyperlink"/>
              </w:rPr>
              <w:fldChar w:fldCharType="end"/>
            </w:r>
            <w:r w:rsidR="00203557"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B4DAF" w:rsidRDefault="00203557" w:rsidP="00203557">
            <w:pPr>
              <w:contextualSpacing/>
            </w:pPr>
            <w:r w:rsidRPr="00BB4DAF">
              <w:t>Serial Line Drivers</w:t>
            </w:r>
          </w:p>
        </w:tc>
        <w:tc>
          <w:tcPr>
            <w:tcW w:w="8061" w:type="dxa"/>
          </w:tcPr>
          <w:p w14:paraId="228C99CD" w14:textId="752178B9" w:rsidR="00203557" w:rsidRPr="00B46565" w:rsidRDefault="00000000" w:rsidP="00203557">
            <w:pPr>
              <w:contextualSpacing/>
            </w:pPr>
            <w:r>
              <w:fldChar w:fldCharType="begin"/>
            </w:r>
            <w:ins w:id="726" w:author="Andrew Instone-Cowie" w:date="2024-06-19T11:57:00Z" w16du:dateUtc="2024-06-19T10:57:00Z">
              <w:r w:rsidR="0027489C">
                <w:instrText>HYPERLINK "https://www.analog.com"</w:instrText>
              </w:r>
            </w:ins>
            <w:del w:id="727" w:author="Andrew Instone-Cowie" w:date="2024-06-19T11:57:00Z" w16du:dateUtc="2024-06-19T10:57:00Z">
              <w:r w:rsidDel="0027489C">
                <w:delInstrText>HYPERLINK "https://www.maximintegrated.com/"</w:delInstrText>
              </w:r>
            </w:del>
            <w:ins w:id="728" w:author="Andrew Instone-Cowie" w:date="2024-06-19T11:57:00Z" w16du:dateUtc="2024-06-19T10:57:00Z"/>
            <w:r>
              <w:fldChar w:fldCharType="separate"/>
            </w:r>
            <w:del w:id="729" w:author="Andrew Instone-Cowie" w:date="2024-06-19T11:57:00Z" w16du:dateUtc="2024-06-19T10:57:00Z">
              <w:r w:rsidR="00203557" w:rsidDel="0027489C">
                <w:rPr>
                  <w:rStyle w:val="Hyperlink"/>
                </w:rPr>
                <w:delText>https://www.maximintegrated.com/</w:delText>
              </w:r>
            </w:del>
            <w:ins w:id="730" w:author="Andrew Instone-Cowie" w:date="2024-06-19T11:57:00Z" w16du:dateUtc="2024-06-19T10:57:00Z">
              <w:r w:rsidR="0027489C">
                <w:rPr>
                  <w:rStyle w:val="Hyperlink"/>
                </w:rPr>
                <w:t>https://www.analog.com</w:t>
              </w:r>
            </w:ins>
            <w:r>
              <w:rPr>
                <w:rStyle w:val="Hyperlink"/>
              </w:rP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B4DAF" w:rsidRDefault="00203557" w:rsidP="00203557">
            <w:pPr>
              <w:contextualSpacing/>
            </w:pPr>
            <w:r w:rsidRPr="00BB4DAF">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B4DAF" w:rsidRDefault="00203557" w:rsidP="00203557">
            <w:pPr>
              <w:contextualSpacing/>
            </w:pPr>
            <w:r w:rsidRPr="00BB4DAF">
              <w:t>“When does a bell strike?”</w:t>
            </w:r>
          </w:p>
        </w:tc>
        <w:tc>
          <w:tcPr>
            <w:tcW w:w="8061" w:type="dxa"/>
          </w:tcPr>
          <w:p w14:paraId="4A2FDD70" w14:textId="187C8A8A" w:rsidR="00203557" w:rsidRPr="00B46565" w:rsidRDefault="00000000" w:rsidP="00203557">
            <w:pPr>
              <w:contextualSpacing/>
            </w:pPr>
            <w:r>
              <w:fldChar w:fldCharType="begin"/>
            </w:r>
            <w:ins w:id="731" w:author="Andrew Instone-Cowie" w:date="2024-06-19T11:59:00Z" w16du:dateUtc="2024-06-19T10:59:00Z">
              <w:r w:rsidR="00EA091D">
                <w:instrText>HYPERLINK "https://www.jrnorris.co.uk/strike.html"</w:instrText>
              </w:r>
            </w:ins>
            <w:del w:id="732" w:author="Andrew Instone-Cowie" w:date="2024-06-19T11:59:00Z" w16du:dateUtc="2024-06-19T10:59:00Z">
              <w:r w:rsidDel="00EA091D">
                <w:delInstrText>HYPERLINK "http://www.jrnorris.co.uk/strike.html"</w:delInstrText>
              </w:r>
            </w:del>
            <w:ins w:id="733" w:author="Andrew Instone-Cowie" w:date="2024-06-19T11:59:00Z" w16du:dateUtc="2024-06-19T10:59:00Z"/>
            <w:r>
              <w:fldChar w:fldCharType="separate"/>
            </w:r>
            <w:del w:id="734" w:author="Andrew Instone-Cowie" w:date="2024-06-19T11:59:00Z" w16du:dateUtc="2024-06-19T10:59:00Z">
              <w:r w:rsidR="00203557" w:rsidRPr="00B46565" w:rsidDel="00EA091D">
                <w:rPr>
                  <w:rStyle w:val="Hyperlink"/>
                </w:rPr>
                <w:delText>http://www.jrnorris.co.uk/strike.html</w:delText>
              </w:r>
            </w:del>
            <w:ins w:id="735" w:author="Andrew Instone-Cowie" w:date="2024-06-19T11:59:00Z" w16du:dateUtc="2024-06-19T10:59:00Z">
              <w:r w:rsidR="00EA091D">
                <w:rPr>
                  <w:rStyle w:val="Hyperlink"/>
                </w:rPr>
                <w:t>http</w:t>
              </w:r>
              <w:r w:rsidR="00EA091D">
                <w:rPr>
                  <w:rStyle w:val="Hyperlink"/>
                </w:rPr>
                <w:t>s://www.jrnorris.co.uk/strike.html</w:t>
              </w:r>
            </w:ins>
            <w:r>
              <w:rPr>
                <w:rStyle w:val="Hyperlink"/>
              </w:rP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B4DAF" w:rsidRDefault="00203557" w:rsidP="00203557">
            <w:pPr>
              <w:contextualSpacing/>
            </w:pPr>
            <w:r w:rsidRPr="00BB4DAF">
              <w:t>Equations of Motion of a Free Bell and Clapper</w:t>
            </w:r>
          </w:p>
        </w:tc>
        <w:tc>
          <w:tcPr>
            <w:tcW w:w="8061" w:type="dxa"/>
          </w:tcPr>
          <w:p w14:paraId="51A716EA" w14:textId="6D15D7F4" w:rsidR="00203557" w:rsidRPr="00B46565" w:rsidRDefault="00000000" w:rsidP="00203557">
            <w:pPr>
              <w:contextualSpacing/>
            </w:pPr>
            <w:r>
              <w:fldChar w:fldCharType="begin"/>
            </w:r>
            <w:r>
              <w:instrText>HYPERLINK "https://www.cl.cam.ac.uk/~fhk1/Bells/equations.pdf"</w:instrText>
            </w:r>
            <w:ins w:id="736" w:author="Andrew Instone-Cowie" w:date="2024-06-19T12:09:00Z" w16du:dateUtc="2024-06-19T11:09:00Z"/>
            <w:r>
              <w:fldChar w:fldCharType="separate"/>
            </w:r>
            <w:r w:rsidR="00203557">
              <w:rPr>
                <w:rStyle w:val="Hyperlink"/>
              </w:rPr>
              <w:t>https://w</w:t>
            </w:r>
            <w:r w:rsidR="00203557">
              <w:rPr>
                <w:rStyle w:val="Hyperlink"/>
              </w:rPr>
              <w:t>ww.cl.cam.ac.uk/~fhk1/Bells/equations.pdf</w:t>
            </w:r>
            <w:r>
              <w:rPr>
                <w:rStyle w:val="Hyperlink"/>
              </w:rPr>
              <w:fldChar w:fldCharType="end"/>
            </w:r>
          </w:p>
        </w:tc>
      </w:tr>
      <w:tr w:rsidR="00203557" w14:paraId="54FD4520" w14:textId="77777777" w:rsidTr="008D175F">
        <w:tc>
          <w:tcPr>
            <w:tcW w:w="14582" w:type="dxa"/>
            <w:gridSpan w:val="3"/>
          </w:tcPr>
          <w:p w14:paraId="79A89F89" w14:textId="77777777" w:rsidR="00203557" w:rsidRPr="00BB4DAF" w:rsidRDefault="00203557" w:rsidP="00203557">
            <w:pPr>
              <w:contextualSpacing/>
            </w:pPr>
            <w:r w:rsidRPr="00BB4DAF">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B4DAF" w:rsidRDefault="00203557" w:rsidP="00203557">
            <w:pPr>
              <w:contextualSpacing/>
            </w:pPr>
            <w:r w:rsidRPr="00BB4DAF">
              <w:t>Electronic Prototyping</w:t>
            </w:r>
          </w:p>
        </w:tc>
        <w:tc>
          <w:tcPr>
            <w:tcW w:w="8061" w:type="dxa"/>
          </w:tcPr>
          <w:p w14:paraId="45F3348A" w14:textId="320273E7" w:rsidR="00203557" w:rsidRPr="00B46565" w:rsidRDefault="00000000" w:rsidP="00203557">
            <w:pPr>
              <w:contextualSpacing/>
            </w:pPr>
            <w:r>
              <w:fldChar w:fldCharType="begin"/>
            </w:r>
            <w:ins w:id="737" w:author="Andrew Instone-Cowie" w:date="2024-06-19T12:00:00Z" w16du:dateUtc="2024-06-19T11:00:00Z">
              <w:r w:rsidR="00EA091D">
                <w:instrText>HYPERLINK "https://arduino.cc"</w:instrText>
              </w:r>
            </w:ins>
            <w:del w:id="738" w:author="Andrew Instone-Cowie" w:date="2024-06-19T12:00:00Z" w16du:dateUtc="2024-06-19T11:00:00Z">
              <w:r w:rsidDel="00EA091D">
                <w:delInstrText>HYPERLINK "https://arduino.cc/"</w:delInstrText>
              </w:r>
            </w:del>
            <w:ins w:id="739" w:author="Andrew Instone-Cowie" w:date="2024-06-19T12:00:00Z" w16du:dateUtc="2024-06-19T11:00:00Z"/>
            <w:r>
              <w:fldChar w:fldCharType="separate"/>
            </w:r>
            <w:del w:id="740" w:author="Andrew Instone-Cowie" w:date="2024-06-19T12:00:00Z" w16du:dateUtc="2024-06-19T11:00:00Z">
              <w:r w:rsidR="00203557" w:rsidDel="00EA091D">
                <w:rPr>
                  <w:rStyle w:val="Hyperlink"/>
                </w:rPr>
                <w:delText>https://arduino.cc/</w:delText>
              </w:r>
            </w:del>
            <w:ins w:id="741" w:author="Andrew Instone-Cowie" w:date="2024-06-19T12:00:00Z" w16du:dateUtc="2024-06-19T11:00:00Z">
              <w:r w:rsidR="00EA091D">
                <w:rPr>
                  <w:rStyle w:val="Hyperlink"/>
                </w:rPr>
                <w:t>https://a</w:t>
              </w:r>
              <w:r w:rsidR="00EA091D">
                <w:rPr>
                  <w:rStyle w:val="Hyperlink"/>
                </w:rPr>
                <w:t>rduino.cc</w:t>
              </w:r>
            </w:ins>
            <w:r>
              <w:rPr>
                <w:rStyle w:val="Hyperlink"/>
              </w:rP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B4DAF" w:rsidRDefault="00203557" w:rsidP="00203557">
            <w:pPr>
              <w:contextualSpacing/>
            </w:pPr>
            <w:r w:rsidRPr="00BB4DAF">
              <w:t>Free Terminal Emulator</w:t>
            </w:r>
          </w:p>
        </w:tc>
        <w:tc>
          <w:tcPr>
            <w:tcW w:w="8061" w:type="dxa"/>
          </w:tcPr>
          <w:p w14:paraId="645D60B1" w14:textId="024D7ED0" w:rsidR="00203557" w:rsidRPr="00B46565" w:rsidRDefault="00000000" w:rsidP="00203557">
            <w:pPr>
              <w:contextualSpacing/>
            </w:pPr>
            <w:r>
              <w:fldChar w:fldCharType="begin"/>
            </w:r>
            <w:r>
              <w:instrText>HYPERLINK "https://www.chiark.greenend.org.uk/~sgtatham/putty/"</w:instrText>
            </w:r>
            <w:ins w:id="742" w:author="Andrew Instone-Cowie" w:date="2024-06-19T12:09:00Z" w16du:dateUtc="2024-06-19T11:09:00Z"/>
            <w:r>
              <w:fldChar w:fldCharType="separate"/>
            </w:r>
            <w:r w:rsidR="00203557">
              <w:rPr>
                <w:rStyle w:val="Hyperlink"/>
              </w:rPr>
              <w:t>https://www.chiark.g</w:t>
            </w:r>
            <w:r w:rsidR="00203557">
              <w:rPr>
                <w:rStyle w:val="Hyperlink"/>
              </w:rPr>
              <w:t>reenend.org.uk/~sgtatham/putty/</w:t>
            </w:r>
            <w:r>
              <w:rPr>
                <w:rStyle w:val="Hyperlink"/>
              </w:rPr>
              <w:fldChar w:fldCharType="end"/>
            </w:r>
            <w:r w:rsidR="00203557"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B4DAF" w:rsidRDefault="00203557" w:rsidP="00203557">
            <w:pPr>
              <w:contextualSpacing/>
            </w:pPr>
            <w:r w:rsidRPr="00BB4DAF">
              <w:t>USB-Serial Adapter Drivers</w:t>
            </w:r>
          </w:p>
        </w:tc>
        <w:tc>
          <w:tcPr>
            <w:tcW w:w="8061" w:type="dxa"/>
          </w:tcPr>
          <w:p w14:paraId="7C1652BF" w14:textId="78ECF12A" w:rsidR="00203557" w:rsidRPr="00B46565" w:rsidRDefault="00000000" w:rsidP="00203557">
            <w:pPr>
              <w:contextualSpacing/>
            </w:pPr>
            <w:r>
              <w:fldChar w:fldCharType="begin"/>
            </w:r>
            <w:ins w:id="743" w:author="Andrew Instone-Cowie" w:date="2024-06-19T12:06:00Z" w16du:dateUtc="2024-06-19T11:06:00Z">
              <w:r w:rsidR="00EA091D">
                <w:instrText>HYPERLINK "https://ftdichip.com/drivers/vcp-drivers/"</w:instrText>
              </w:r>
            </w:ins>
            <w:del w:id="744" w:author="Andrew Instone-Cowie" w:date="2024-06-19T12:06:00Z" w16du:dateUtc="2024-06-19T11:06:00Z">
              <w:r w:rsidDel="00EA091D">
                <w:delInstrText>HYPERLINK "https://www.ftdichip.com/Drivers/VCP.htm"</w:delInstrText>
              </w:r>
            </w:del>
            <w:ins w:id="745" w:author="Andrew Instone-Cowie" w:date="2024-06-19T12:06:00Z" w16du:dateUtc="2024-06-19T11:06:00Z"/>
            <w:r>
              <w:fldChar w:fldCharType="separate"/>
            </w:r>
            <w:del w:id="746" w:author="Andrew Instone-Cowie" w:date="2024-06-19T12:06:00Z" w16du:dateUtc="2024-06-19T11:06:00Z">
              <w:r w:rsidR="00203557" w:rsidDel="00EA091D">
                <w:rPr>
                  <w:rStyle w:val="Hyperlink"/>
                </w:rPr>
                <w:delText>https://www.ft</w:delText>
              </w:r>
              <w:r w:rsidR="00203557" w:rsidDel="00EA091D">
                <w:rPr>
                  <w:rStyle w:val="Hyperlink"/>
                </w:rPr>
                <w:delText>dichip.com/Drivers/VCP.htm</w:delText>
              </w:r>
            </w:del>
            <w:ins w:id="747" w:author="Andrew Instone-Cowie" w:date="2024-06-19T12:06:00Z" w16du:dateUtc="2024-06-19T11:06:00Z">
              <w:r w:rsidR="00EA091D">
                <w:rPr>
                  <w:rStyle w:val="Hyperlink"/>
                </w:rPr>
                <w:t>https://ftdichip.com/drivers/vcp-drivers/</w:t>
              </w:r>
            </w:ins>
            <w:r>
              <w:rPr>
                <w:rStyle w:val="Hyperlink"/>
              </w:rP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B4DAF" w:rsidRDefault="00203557" w:rsidP="00203557">
            <w:pPr>
              <w:contextualSpacing/>
            </w:pPr>
            <w:r w:rsidRPr="00BB4DAF">
              <w:t>USB-Serial Adapter Drivers</w:t>
            </w:r>
          </w:p>
        </w:tc>
        <w:tc>
          <w:tcPr>
            <w:tcW w:w="8061" w:type="dxa"/>
          </w:tcPr>
          <w:p w14:paraId="71332591" w14:textId="3724EE31" w:rsidR="00203557" w:rsidRPr="00B46565" w:rsidRDefault="00000000" w:rsidP="00203557">
            <w:pPr>
              <w:contextualSpacing/>
            </w:pPr>
            <w:r>
              <w:fldChar w:fldCharType="begin"/>
            </w:r>
            <w:ins w:id="748" w:author="Andrew Instone-Cowie" w:date="2024-06-19T12:07:00Z" w16du:dateUtc="2024-06-19T11:07:00Z">
              <w:r w:rsidR="00EA091D">
                <w:instrText>HYPERLINK "https://www.prolific.com.tw/US/index.aspx"</w:instrText>
              </w:r>
            </w:ins>
            <w:del w:id="749" w:author="Andrew Instone-Cowie" w:date="2024-06-19T12:07:00Z" w16du:dateUtc="2024-06-19T11:07:00Z">
              <w:r w:rsidDel="00EA091D">
                <w:delInstrText>HYPERLINK "http://www.prolific.com.tw/US/ShowProduct.aspx?p_id=225&amp;pcid=41"</w:delInstrText>
              </w:r>
            </w:del>
            <w:ins w:id="750" w:author="Andrew Instone-Cowie" w:date="2024-06-19T12:07:00Z" w16du:dateUtc="2024-06-19T11:07:00Z"/>
            <w:r>
              <w:fldChar w:fldCharType="separate"/>
            </w:r>
            <w:del w:id="751" w:author="Andrew Instone-Cowie" w:date="2024-06-19T12:07:00Z" w16du:dateUtc="2024-06-19T11:07:00Z">
              <w:r w:rsidR="00203557" w:rsidRPr="00B46565" w:rsidDel="00EA091D">
                <w:rPr>
                  <w:rStyle w:val="Hyperlink"/>
                </w:rPr>
                <w:delText>http://www.prolific</w:delText>
              </w:r>
              <w:r w:rsidR="00203557" w:rsidRPr="00B46565" w:rsidDel="00EA091D">
                <w:rPr>
                  <w:rStyle w:val="Hyperlink"/>
                </w:rPr>
                <w:delText>.com.tw/US/ShowProduct.aspx?p_id=225&amp;pcid=41</w:delText>
              </w:r>
            </w:del>
            <w:ins w:id="752" w:author="Andrew Instone-Cowie" w:date="2024-06-19T12:07:00Z" w16du:dateUtc="2024-06-19T11:07:00Z">
              <w:r w:rsidR="00EA091D">
                <w:rPr>
                  <w:rStyle w:val="Hyperlink"/>
                </w:rPr>
                <w:t>https://www.prolific.com.tw/US/index.aspx</w:t>
              </w:r>
            </w:ins>
            <w:r>
              <w:rPr>
                <w:rStyle w:val="Hyperlink"/>
              </w:rP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B4DAF" w:rsidRDefault="00203557" w:rsidP="00203557">
            <w:pPr>
              <w:contextualSpacing/>
            </w:pPr>
            <w:r w:rsidRPr="00BB4DAF">
              <w:t>Sound Editing Package</w:t>
            </w:r>
          </w:p>
        </w:tc>
        <w:tc>
          <w:tcPr>
            <w:tcW w:w="8061" w:type="dxa"/>
          </w:tcPr>
          <w:p w14:paraId="08AD183A" w14:textId="024155F8" w:rsidR="00203557" w:rsidRPr="00B46565" w:rsidRDefault="00000000" w:rsidP="00203557">
            <w:pPr>
              <w:contextualSpacing/>
            </w:pPr>
            <w:r>
              <w:fldChar w:fldCharType="begin"/>
            </w:r>
            <w:r>
              <w:instrText>HYPERLINK "https://www.audacityteam.org"</w:instrText>
            </w:r>
            <w:ins w:id="753" w:author="Andrew Instone-Cowie" w:date="2024-06-19T12:09:00Z" w16du:dateUtc="2024-06-19T11:09:00Z"/>
            <w:r>
              <w:fldChar w:fldCharType="separate"/>
            </w:r>
            <w:r w:rsidR="00203557">
              <w:rPr>
                <w:rStyle w:val="Hyperlink"/>
              </w:rPr>
              <w:t>https:/</w:t>
            </w:r>
            <w:r w:rsidR="00203557">
              <w:rPr>
                <w:rStyle w:val="Hyperlink"/>
              </w:rPr>
              <w:t>/www.audacityteam.org</w:t>
            </w:r>
            <w:r>
              <w:rPr>
                <w:rStyle w:val="Hyperlink"/>
              </w:rPr>
              <w:fldChar w:fldCharType="end"/>
            </w:r>
            <w:r w:rsidR="00203557"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754" w:name="_Toc415420565"/>
      <w:bookmarkStart w:id="755" w:name="_Toc472625839"/>
      <w:bookmarkStart w:id="756" w:name="_Toc80793295"/>
      <w:r w:rsidRPr="00BB7932">
        <w:lastRenderedPageBreak/>
        <w:t>Appendix G: A Quarter Peal of Cambridge Surprise Minor</w:t>
      </w:r>
      <w:bookmarkEnd w:id="754"/>
      <w:bookmarkEnd w:id="755"/>
      <w:bookmarkEnd w:id="756"/>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6F6BF40E" w:rsidR="00AF0947" w:rsidRDefault="00AF0947" w:rsidP="00AF0947">
      <w:pPr>
        <w:pStyle w:val="Caption"/>
        <w:jc w:val="center"/>
      </w:pPr>
      <w:bookmarkStart w:id="757" w:name="_Toc415420625"/>
      <w:bookmarkStart w:id="758" w:name="_Toc472625913"/>
      <w:bookmarkStart w:id="759" w:name="_Toc80793357"/>
      <w:r>
        <w:t xml:space="preserve">Figure </w:t>
      </w:r>
      <w:r>
        <w:rPr>
          <w:noProof/>
        </w:rPr>
        <w:fldChar w:fldCharType="begin"/>
      </w:r>
      <w:r>
        <w:rPr>
          <w:noProof/>
        </w:rPr>
        <w:instrText xml:space="preserve"> SEQ Figure \* ARABIC </w:instrText>
      </w:r>
      <w:r>
        <w:rPr>
          <w:noProof/>
        </w:rPr>
        <w:fldChar w:fldCharType="separate"/>
      </w:r>
      <w:r w:rsidR="007E2D4F">
        <w:rPr>
          <w:noProof/>
        </w:rPr>
        <w:t>58</w:t>
      </w:r>
      <w:r>
        <w:rPr>
          <w:noProof/>
        </w:rPr>
        <w:fldChar w:fldCharType="end"/>
      </w:r>
      <w:r>
        <w:t xml:space="preserve"> – Quarter Peal Sensor Head Test Timings</w:t>
      </w:r>
      <w:bookmarkEnd w:id="757"/>
      <w:bookmarkEnd w:id="758"/>
      <w:bookmarkEnd w:id="759"/>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760" w:name="_Toc80793296"/>
      <w:r w:rsidRPr="00A35396">
        <w:lastRenderedPageBreak/>
        <w:t>Licensing &amp; Disclaimers</w:t>
      </w:r>
      <w:bookmarkEnd w:id="760"/>
    </w:p>
    <w:p w14:paraId="214097D4" w14:textId="77777777" w:rsidR="002A68B0" w:rsidRDefault="002A68B0" w:rsidP="00BF6ECB">
      <w:pPr>
        <w:pStyle w:val="Heading2"/>
      </w:pPr>
      <w:bookmarkStart w:id="761" w:name="_Toc80793297"/>
      <w:r>
        <w:t>Documentation</w:t>
      </w:r>
      <w:bookmarkEnd w:id="761"/>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51"/>
      </w:r>
      <w:r w:rsidRPr="00DB2E7A">
        <w:t xml:space="preserve"> are released under the Creative Commons Attribution-ShareAlike 4.0 International License (CC BY-SA),</w:t>
      </w:r>
      <w:r w:rsidRPr="00DB2E7A">
        <w:rPr>
          <w:rStyle w:val="FootnoteReference"/>
        </w:rPr>
        <w:footnoteReference w:id="52"/>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770" w:name="_Toc80793298"/>
      <w:r>
        <w:t>Software</w:t>
      </w:r>
      <w:bookmarkEnd w:id="770"/>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3"/>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775" w:name="_Toc80793299"/>
      <w:r>
        <w:lastRenderedPageBreak/>
        <w:t>Acknowledgements</w:t>
      </w:r>
      <w:bookmarkEnd w:id="775"/>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FD2449E"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ins w:id="776" w:author="Andrew Instone-Cowie" w:date="2024-06-18T15:39:00Z" w16du:dateUtc="2024-06-18T14:39:00Z">
        <w:r w:rsidR="009F2C24">
          <w:t xml:space="preserve">Analog Devices (formerly </w:t>
        </w:r>
      </w:ins>
      <w:r w:rsidR="00487D80">
        <w:t>Maxim Integrated</w:t>
      </w:r>
      <w:r w:rsidR="006709BC">
        <w:t>, Inc</w:t>
      </w:r>
      <w:ins w:id="777" w:author="Andrew Instone-Cowie" w:date="2024-06-18T15:39:00Z" w16du:dateUtc="2024-06-18T14:39:00Z">
        <w:r w:rsidR="009F2C24">
          <w:t>)</w:t>
        </w:r>
      </w:ins>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13BE8" w14:textId="77777777" w:rsidR="00722F41" w:rsidRDefault="00722F41" w:rsidP="00787764">
      <w:pPr>
        <w:spacing w:after="0" w:line="240" w:lineRule="auto"/>
      </w:pPr>
      <w:r>
        <w:separator/>
      </w:r>
    </w:p>
  </w:endnote>
  <w:endnote w:type="continuationSeparator" w:id="0">
    <w:p w14:paraId="4E0DB3C3" w14:textId="77777777" w:rsidR="00722F41" w:rsidRDefault="00722F41"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2CA36" w14:textId="77777777" w:rsidR="00722F41" w:rsidRDefault="00722F41" w:rsidP="00787764">
      <w:pPr>
        <w:spacing w:after="0" w:line="240" w:lineRule="auto"/>
      </w:pPr>
      <w:r>
        <w:separator/>
      </w:r>
    </w:p>
  </w:footnote>
  <w:footnote w:type="continuationSeparator" w:id="0">
    <w:p w14:paraId="5CFAC584" w14:textId="77777777" w:rsidR="00722F41" w:rsidRDefault="00722F41" w:rsidP="00787764">
      <w:pPr>
        <w:spacing w:after="0" w:line="240" w:lineRule="auto"/>
      </w:pPr>
      <w:r>
        <w:continuationSeparator/>
      </w:r>
    </w:p>
  </w:footnote>
  <w:footnote w:id="1">
    <w:p w14:paraId="1E1A473F" w14:textId="07209D3D" w:rsidR="003747D2" w:rsidRDefault="003747D2">
      <w:pPr>
        <w:pStyle w:val="FootnoteText"/>
      </w:pPr>
      <w:r>
        <w:rPr>
          <w:rStyle w:val="FootnoteReference"/>
        </w:rPr>
        <w:footnoteRef/>
      </w:r>
      <w:r>
        <w:t xml:space="preserve"> </w:t>
      </w:r>
      <w:r>
        <w:fldChar w:fldCharType="begin"/>
      </w:r>
      <w:ins w:id="204" w:author="Andrew Instone-Cowie" w:date="2024-06-18T15:11:00Z" w16du:dateUtc="2024-06-18T14:11:00Z">
        <w:r w:rsidR="00E46144">
          <w:instrText>HYPERLINK "https://creativecommons.org/licenses/by-sa/4.0/"</w:instrText>
        </w:r>
      </w:ins>
      <w:del w:id="205" w:author="Andrew Instone-Cowie" w:date="2024-06-18T15:11:00Z" w16du:dateUtc="2024-06-18T14:11:00Z">
        <w:r w:rsidDel="00E46144">
          <w:delInstrText>HYPERLINK "http://creativecommons.org/licenses/by-sa/4.0/"</w:delInstrText>
        </w:r>
      </w:del>
      <w:r>
        <w:fldChar w:fldCharType="separate"/>
      </w:r>
      <w:del w:id="206" w:author="Andrew Instone-Cowie" w:date="2024-06-18T15:11:00Z" w16du:dateUtc="2024-06-18T14:11:00Z">
        <w:r w:rsidRPr="00C146CF" w:rsidDel="00E46144">
          <w:rPr>
            <w:rStyle w:val="Hyperlink"/>
          </w:rPr>
          <w:delText>http://creativecommons.org/licenses/by-sa/4.0/</w:delText>
        </w:r>
      </w:del>
      <w:ins w:id="207" w:author="Andrew Instone-Cowie" w:date="2024-06-18T15:11:00Z" w16du:dateUtc="2024-06-18T14:11:00Z">
        <w:r w:rsidR="00E46144">
          <w:rPr>
            <w:rStyle w:val="Hyperlink"/>
          </w:rPr>
          <w:t>https://creativecommons.org/licenses/by-sa/4.0/</w:t>
        </w:r>
      </w:ins>
      <w:r>
        <w:rPr>
          <w:rStyle w:val="Hyperlink"/>
        </w:rPr>
        <w:fldChar w:fldCharType="end"/>
      </w:r>
      <w:r>
        <w:rPr>
          <w:i/>
        </w:rPr>
        <w:t xml:space="preserve"> </w:t>
      </w:r>
    </w:p>
  </w:footnote>
  <w:footnote w:id="2">
    <w:p w14:paraId="5EB5B90B" w14:textId="16AE4C58" w:rsidR="003747D2" w:rsidRDefault="003747D2" w:rsidP="004D7B39">
      <w:pPr>
        <w:pStyle w:val="FootnoteText"/>
      </w:pPr>
      <w:r>
        <w:rPr>
          <w:rStyle w:val="FootnoteReference"/>
        </w:rPr>
        <w:footnoteRef/>
      </w:r>
      <w:r>
        <w:t xml:space="preserve"> </w:t>
      </w:r>
      <w:r>
        <w:fldChar w:fldCharType="begin"/>
      </w:r>
      <w:ins w:id="214" w:author="Andrew Instone-Cowie" w:date="2024-06-18T15:12:00Z" w16du:dateUtc="2024-06-18T14:12:00Z">
        <w:r w:rsidR="00E46144">
          <w:instrText>HYPERLINK "https://www.abelsim.co.uk/doc/welcome1.htm"</w:instrText>
        </w:r>
      </w:ins>
      <w:del w:id="215" w:author="Andrew Instone-Cowie" w:date="2024-06-18T15:12:00Z" w16du:dateUtc="2024-06-18T14:12:00Z">
        <w:r w:rsidDel="00E46144">
          <w:delInstrText>HYPERLINK "http://www.abelsim.co.uk/"</w:delInstrText>
        </w:r>
      </w:del>
      <w:r>
        <w:fldChar w:fldCharType="separate"/>
      </w:r>
      <w:del w:id="216" w:author="Andrew Instone-Cowie" w:date="2024-06-18T15:12:00Z" w16du:dateUtc="2024-06-18T14:12:00Z">
        <w:r w:rsidRPr="00997920" w:rsidDel="00E46144">
          <w:rPr>
            <w:rStyle w:val="Hyperlink"/>
          </w:rPr>
          <w:delText>http://www.abelsim.co.uk/</w:delText>
        </w:r>
      </w:del>
      <w:ins w:id="217" w:author="Andrew Instone-Cowie" w:date="2024-06-18T15:12:00Z" w16du:dateUtc="2024-06-18T14:12:00Z">
        <w:r w:rsidR="00E46144">
          <w:rPr>
            <w:rStyle w:val="Hyperlink"/>
          </w:rPr>
          <w:t>https://www.abelsim.co.uk/</w:t>
        </w:r>
      </w:ins>
      <w:r>
        <w:rPr>
          <w:rStyle w:val="Hyperlink"/>
        </w:rPr>
        <w:fldChar w:fldCharType="end"/>
      </w:r>
      <w:r>
        <w:t xml:space="preserve"> </w:t>
      </w:r>
    </w:p>
  </w:footnote>
  <w:footnote w:id="3">
    <w:p w14:paraId="7C88D0DB" w14:textId="00E09747" w:rsidR="003747D2" w:rsidRDefault="003747D2" w:rsidP="004D7B39">
      <w:pPr>
        <w:pStyle w:val="FootnoteText"/>
      </w:pPr>
      <w:r>
        <w:rPr>
          <w:rStyle w:val="FootnoteReference"/>
        </w:rPr>
        <w:footnoteRef/>
      </w:r>
      <w:r>
        <w:t xml:space="preserve"> </w:t>
      </w:r>
      <w:r>
        <w:fldChar w:fldCharType="begin"/>
      </w:r>
      <w:ins w:id="218" w:author="Andrew Instone-Cowie" w:date="2024-06-18T15:12:00Z" w16du:dateUtc="2024-06-18T14:12:00Z">
        <w:r w:rsidR="00E46144">
          <w:instrText>HYPERLINK "https://www.beltower.co.uk/"</w:instrText>
        </w:r>
      </w:ins>
      <w:del w:id="219" w:author="Andrew Instone-Cowie" w:date="2024-06-18T15:12:00Z" w16du:dateUtc="2024-06-18T14:12:00Z">
        <w:r w:rsidDel="00E46144">
          <w:delInstrText>HYPERLINK "http://www.beltower.co.uk/"</w:delInstrText>
        </w:r>
      </w:del>
      <w:r>
        <w:fldChar w:fldCharType="separate"/>
      </w:r>
      <w:del w:id="220" w:author="Andrew Instone-Cowie" w:date="2024-06-18T15:12:00Z" w16du:dateUtc="2024-06-18T14:12:00Z">
        <w:r w:rsidRPr="00997920" w:rsidDel="00E46144">
          <w:rPr>
            <w:rStyle w:val="Hyperlink"/>
          </w:rPr>
          <w:delText>http://www.beltower.co.uk/</w:delText>
        </w:r>
      </w:del>
      <w:ins w:id="221" w:author="Andrew Instone-Cowie" w:date="2024-06-18T15:12:00Z" w16du:dateUtc="2024-06-18T14:12:00Z">
        <w:r w:rsidR="00E46144">
          <w:rPr>
            <w:rStyle w:val="Hyperlink"/>
          </w:rPr>
          <w:t>https://www.beltower.co.uk/</w:t>
        </w:r>
      </w:ins>
      <w:r>
        <w:rPr>
          <w:rStyle w:val="Hyperlink"/>
        </w:rPr>
        <w:fldChar w:fldCharType="end"/>
      </w:r>
      <w:r>
        <w:t xml:space="preserve"> </w:t>
      </w:r>
    </w:p>
  </w:footnote>
  <w:footnote w:id="4">
    <w:p w14:paraId="27C1570C" w14:textId="5015D1A2" w:rsidR="003747D2" w:rsidRDefault="003747D2" w:rsidP="004D7B39">
      <w:pPr>
        <w:pStyle w:val="FootnoteText"/>
      </w:pPr>
      <w:r>
        <w:rPr>
          <w:rStyle w:val="FootnoteReference"/>
        </w:rPr>
        <w:footnoteRef/>
      </w:r>
      <w:r>
        <w:t xml:space="preserve"> </w:t>
      </w:r>
      <w:r>
        <w:fldChar w:fldCharType="begin"/>
      </w:r>
      <w:ins w:id="222" w:author="Andrew Instone-Cowie" w:date="2024-06-18T15:12:00Z" w16du:dateUtc="2024-06-18T14:12:00Z">
        <w:r w:rsidR="00E46144">
          <w:instrText>HYPERLINK "https://www.belfryware.com/"</w:instrText>
        </w:r>
      </w:ins>
      <w:del w:id="223" w:author="Andrew Instone-Cowie" w:date="2024-06-18T15:12:00Z" w16du:dateUtc="2024-06-18T14:12:00Z">
        <w:r w:rsidDel="00E46144">
          <w:delInstrText>HYPERLINK "http://www.belfryware.com/"</w:delInstrText>
        </w:r>
      </w:del>
      <w:r>
        <w:fldChar w:fldCharType="separate"/>
      </w:r>
      <w:del w:id="224" w:author="Andrew Instone-Cowie" w:date="2024-06-18T15:12:00Z" w16du:dateUtc="2024-06-18T14:12:00Z">
        <w:r w:rsidRPr="00997920" w:rsidDel="00E46144">
          <w:rPr>
            <w:rStyle w:val="Hyperlink"/>
          </w:rPr>
          <w:delText>http://www.belfryware.com/</w:delText>
        </w:r>
      </w:del>
      <w:ins w:id="225" w:author="Andrew Instone-Cowie" w:date="2024-06-18T15:12:00Z" w16du:dateUtc="2024-06-18T14:12:00Z">
        <w:r w:rsidR="00E46144">
          <w:rPr>
            <w:rStyle w:val="Hyperlink"/>
          </w:rPr>
          <w:t>https://www.belfryware.com/</w:t>
        </w:r>
      </w:ins>
      <w:r>
        <w:rPr>
          <w:rStyle w:val="Hyperlink"/>
        </w:rPr>
        <w:fldChar w:fldCharType="end"/>
      </w:r>
      <w:r>
        <w:t xml:space="preserve"> </w:t>
      </w:r>
    </w:p>
  </w:footnote>
  <w:footnote w:id="5">
    <w:p w14:paraId="5267FBED" w14:textId="46295CB3" w:rsidR="003747D2" w:rsidRDefault="003747D2">
      <w:pPr>
        <w:pStyle w:val="FootnoteText"/>
      </w:pPr>
      <w:r>
        <w:rPr>
          <w:rStyle w:val="FootnoteReference"/>
        </w:rPr>
        <w:footnoteRef/>
      </w:r>
      <w:r>
        <w:t xml:space="preserve"> </w:t>
      </w:r>
      <w:r>
        <w:fldChar w:fldCharType="begin"/>
      </w:r>
      <w:ins w:id="244" w:author="Andrew Instone-Cowie" w:date="2024-06-18T15:14:00Z" w16du:dateUtc="2024-06-18T14:14:00Z">
        <w:r w:rsidR="00E46144">
          <w:instrText>HYPERLINK "https://www.abelsim.co.uk/doc/tbellex2.htm"</w:instrText>
        </w:r>
      </w:ins>
      <w:del w:id="245" w:author="Andrew Instone-Cowie" w:date="2024-06-18T15:14:00Z" w16du:dateUtc="2024-06-18T14:14:00Z">
        <w:r w:rsidDel="00E46144">
          <w:delInstrText>HYPERLINK "http://www.abelsim.co.uk/doc/tbellex2.htm"</w:delInstrText>
        </w:r>
      </w:del>
      <w:r>
        <w:fldChar w:fldCharType="separate"/>
      </w:r>
      <w:del w:id="246" w:author="Andrew Instone-Cowie" w:date="2024-06-18T15:14:00Z" w16du:dateUtc="2024-06-18T14:14:00Z">
        <w:r w:rsidRPr="00583824" w:rsidDel="00E46144">
          <w:rPr>
            <w:rStyle w:val="Hyperlink"/>
          </w:rPr>
          <w:delText>http://www.abelsim.co.uk/doc/tbellex2.htm</w:delText>
        </w:r>
      </w:del>
      <w:ins w:id="247" w:author="Andrew Instone-Cowie" w:date="2024-06-18T15:14:00Z" w16du:dateUtc="2024-06-18T14:14:00Z">
        <w:r w:rsidR="00E46144">
          <w:rPr>
            <w:rStyle w:val="Hyperlink"/>
          </w:rPr>
          <w:t>https://www.abelsim.co.uk/doc/tbellex2.htm</w:t>
        </w:r>
      </w:ins>
      <w:r>
        <w:rPr>
          <w:rStyle w:val="Hyperlink"/>
        </w:rPr>
        <w:fldChar w:fldCharType="end"/>
      </w:r>
      <w:r>
        <w:t xml:space="preserve"> </w:t>
      </w:r>
    </w:p>
  </w:footnote>
  <w:footnote w:id="6">
    <w:p w14:paraId="7A389AF2" w14:textId="77777777" w:rsidR="003747D2" w:rsidRDefault="003747D2">
      <w:pPr>
        <w:pStyle w:val="FootnoteText"/>
      </w:pPr>
      <w:r>
        <w:rPr>
          <w:rStyle w:val="FootnoteReference"/>
        </w:rPr>
        <w:footnoteRef/>
      </w:r>
      <w:r>
        <w:t xml:space="preserve"> </w:t>
      </w:r>
      <w:hyperlink r:id="rId1"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2" w:history="1">
        <w:r w:rsidRPr="00AC513D">
          <w:rPr>
            <w:rStyle w:val="Hyperlink"/>
          </w:rPr>
          <w:t>http://www.gremlyn.plus.com/ahme/mag_sen.html</w:t>
        </w:r>
      </w:hyperlink>
      <w:r>
        <w:t xml:space="preserve"> </w:t>
      </w:r>
    </w:p>
  </w:footnote>
  <w:footnote w:id="8">
    <w:p w14:paraId="70C7BEF0" w14:textId="77777777" w:rsidR="003747D2" w:rsidDel="00E46144" w:rsidRDefault="003747D2" w:rsidP="00843EE4">
      <w:pPr>
        <w:pStyle w:val="FootnoteText"/>
        <w:rPr>
          <w:del w:id="249" w:author="Andrew Instone-Cowie" w:date="2024-06-18T15:15:00Z" w16du:dateUtc="2024-06-18T14:15:00Z"/>
        </w:rPr>
      </w:pPr>
      <w:del w:id="250" w:author="Andrew Instone-Cowie" w:date="2024-06-18T15:15:00Z" w16du:dateUtc="2024-06-18T14:15:00Z">
        <w:r w:rsidDel="00E46144">
          <w:rPr>
            <w:rStyle w:val="FootnoteReference"/>
          </w:rPr>
          <w:footnoteRef/>
        </w:r>
        <w:r w:rsidDel="00E46144">
          <w:delText xml:space="preserve"> </w:delText>
        </w:r>
        <w:r w:rsidDel="00E46144">
          <w:fldChar w:fldCharType="begin"/>
        </w:r>
        <w:r w:rsidDel="00E46144">
          <w:delInstrText>HYPERLINK "http://belfree.co.uk/"</w:delInstrText>
        </w:r>
        <w:r w:rsidDel="00E46144">
          <w:fldChar w:fldCharType="separate"/>
        </w:r>
        <w:r w:rsidRPr="0060626B" w:rsidDel="00E46144">
          <w:rPr>
            <w:rStyle w:val="Hyperlink"/>
          </w:rPr>
          <w:delText>http://belfree.co.uk/</w:delText>
        </w:r>
        <w:r w:rsidDel="00E46144">
          <w:rPr>
            <w:rStyle w:val="Hyperlink"/>
          </w:rPr>
          <w:fldChar w:fldCharType="end"/>
        </w:r>
        <w:r w:rsidDel="00E46144">
          <w:delText xml:space="preserve"> </w:delText>
        </w:r>
      </w:del>
    </w:p>
  </w:footnote>
  <w:footnote w:id="9">
    <w:p w14:paraId="7C982AAC" w14:textId="2AB68E53" w:rsidR="00E46144" w:rsidRDefault="00E46144">
      <w:pPr>
        <w:pStyle w:val="FootnoteText"/>
      </w:pPr>
      <w:ins w:id="252" w:author="Andrew Instone-Cowie" w:date="2024-06-18T15:18:00Z" w16du:dateUtc="2024-06-18T14:18:00Z">
        <w:r>
          <w:rPr>
            <w:rStyle w:val="FootnoteReference"/>
          </w:rPr>
          <w:footnoteRef/>
        </w:r>
        <w:r>
          <w:t xml:space="preserve"> The Belfree </w:t>
        </w:r>
      </w:ins>
      <w:ins w:id="253" w:author="Andrew Instone-Cowie" w:date="2024-06-18T15:19:00Z" w16du:dateUtc="2024-06-18T14:19:00Z">
        <w:r>
          <w:t>website is no longer active.</w:t>
        </w:r>
      </w:ins>
    </w:p>
  </w:footnote>
  <w:footnote w:id="10">
    <w:p w14:paraId="39F4F214" w14:textId="4242FF12" w:rsidR="003747D2" w:rsidRDefault="003747D2">
      <w:pPr>
        <w:pStyle w:val="FootnoteText"/>
      </w:pPr>
      <w:r>
        <w:rPr>
          <w:rStyle w:val="FootnoteReference"/>
        </w:rPr>
        <w:footnoteRef/>
      </w:r>
      <w:r>
        <w:t xml:space="preserve"> </w:t>
      </w:r>
      <w:r>
        <w:fldChar w:fldCharType="begin"/>
      </w:r>
      <w:ins w:id="254" w:author="Andrew Instone-Cowie" w:date="2024-06-18T15:17:00Z" w16du:dateUtc="2024-06-18T14:17:00Z">
        <w:r w:rsidR="00E46144">
          <w:instrText>HYPERLINK "http://www.bagleybells.co.uk/sensors/sensors.htm"</w:instrText>
        </w:r>
      </w:ins>
      <w:del w:id="255" w:author="Andrew Instone-Cowie" w:date="2024-06-18T15:17:00Z" w16du:dateUtc="2024-06-18T14:17:00Z">
        <w:r w:rsidDel="00E46144">
          <w:delInstrText>HYPERLINK "http://www.ringing.demon.co.uk/sensors/sensors.htm"</w:delInstrText>
        </w:r>
      </w:del>
      <w:r>
        <w:fldChar w:fldCharType="separate"/>
      </w:r>
      <w:del w:id="256" w:author="Andrew Instone-Cowie" w:date="2024-06-18T15:17:00Z" w16du:dateUtc="2024-06-18T14:17:00Z">
        <w:r w:rsidRPr="00583824" w:rsidDel="00E46144">
          <w:rPr>
            <w:rStyle w:val="Hyperlink"/>
          </w:rPr>
          <w:delText>http://www.ringing.demon.co.uk/sensors/sensors.htm</w:delText>
        </w:r>
      </w:del>
      <w:ins w:id="257" w:author="Andrew Instone-Cowie" w:date="2024-06-18T15:17:00Z" w16du:dateUtc="2024-06-18T14:17:00Z">
        <w:r w:rsidR="00E46144">
          <w:rPr>
            <w:rStyle w:val="Hyperlink"/>
          </w:rPr>
          <w:t>http://www.bagleybells.co.uk/sensors/sensors.htm</w:t>
        </w:r>
      </w:ins>
      <w:r>
        <w:rPr>
          <w:rStyle w:val="Hyperlink"/>
        </w:rPr>
        <w:fldChar w:fldCharType="end"/>
      </w:r>
      <w:r>
        <w:t xml:space="preserve"> </w:t>
      </w:r>
    </w:p>
  </w:footnote>
  <w:footnote w:id="11">
    <w:p w14:paraId="04F7AA88" w14:textId="29964455" w:rsidR="003747D2" w:rsidRDefault="003747D2">
      <w:pPr>
        <w:pStyle w:val="FootnoteText"/>
      </w:pPr>
      <w:r>
        <w:rPr>
          <w:rStyle w:val="FootnoteReference"/>
        </w:rPr>
        <w:footnoteRef/>
      </w:r>
      <w:r>
        <w:t xml:space="preserve"> </w:t>
      </w:r>
      <w:r>
        <w:fldChar w:fldCharType="begin"/>
      </w:r>
      <w:ins w:id="258" w:author="Andrew Instone-Cowie" w:date="2024-06-18T15:16:00Z" w16du:dateUtc="2024-06-18T14:16:00Z">
        <w:r w:rsidR="00E46144">
          <w:instrText>HYPERLINK "https://www.abelsim.co.uk/doc/tbellex1.htm"</w:instrText>
        </w:r>
      </w:ins>
      <w:del w:id="259" w:author="Andrew Instone-Cowie" w:date="2024-06-18T15:16:00Z" w16du:dateUtc="2024-06-18T14:16:00Z">
        <w:r w:rsidDel="00E46144">
          <w:delInstrText>HYPERLINK "http://www.abelsim.co.uk/doc/tbellex1.htm"</w:delInstrText>
        </w:r>
      </w:del>
      <w:r>
        <w:fldChar w:fldCharType="separate"/>
      </w:r>
      <w:del w:id="260" w:author="Andrew Instone-Cowie" w:date="2024-06-18T15:16:00Z" w16du:dateUtc="2024-06-18T14:16:00Z">
        <w:r w:rsidRPr="00583824" w:rsidDel="00E46144">
          <w:rPr>
            <w:rStyle w:val="Hyperlink"/>
          </w:rPr>
          <w:delText>http://www.abelsim.co.uk/doc/tbellex1.htm</w:delText>
        </w:r>
      </w:del>
      <w:ins w:id="261" w:author="Andrew Instone-Cowie" w:date="2024-06-18T15:16:00Z" w16du:dateUtc="2024-06-18T14:16:00Z">
        <w:r w:rsidR="00E46144">
          <w:rPr>
            <w:rStyle w:val="Hyperlink"/>
          </w:rPr>
          <w:t>https://www.abelsim.co.uk/doc/tbellex1.htm</w:t>
        </w:r>
      </w:ins>
      <w:r>
        <w:rPr>
          <w:rStyle w:val="Hyperlink"/>
        </w:rPr>
        <w:fldChar w:fldCharType="end"/>
      </w:r>
      <w:r>
        <w:t xml:space="preserve"> </w:t>
      </w:r>
    </w:p>
  </w:footnote>
  <w:footnote w:id="12">
    <w:p w14:paraId="2E25CDFF" w14:textId="64B99B30" w:rsidR="003747D2" w:rsidRDefault="003747D2" w:rsidP="007A715D">
      <w:pPr>
        <w:pStyle w:val="FootnoteText"/>
      </w:pPr>
      <w:r>
        <w:rPr>
          <w:rStyle w:val="FootnoteReference"/>
        </w:rPr>
        <w:footnoteRef/>
      </w:r>
      <w:r>
        <w:t xml:space="preserve"> </w:t>
      </w:r>
      <w:r>
        <w:fldChar w:fldCharType="begin"/>
      </w:r>
      <w:ins w:id="277" w:author="Andrew Instone-Cowie" w:date="2024-06-18T15:19:00Z" w16du:dateUtc="2024-06-18T14:19:00Z">
        <w:r w:rsidR="00E46144">
          <w:instrText>HYPERLINK "https://www.jrnorris.co.uk/strike.html"</w:instrText>
        </w:r>
      </w:ins>
      <w:del w:id="278" w:author="Andrew Instone-Cowie" w:date="2024-06-18T15:19:00Z" w16du:dateUtc="2024-06-18T14:19:00Z">
        <w:r w:rsidDel="00E46144">
          <w:delInstrText>HYPERLINK "http://www.jrnorris.co.uk/strike.html"</w:delInstrText>
        </w:r>
      </w:del>
      <w:r>
        <w:fldChar w:fldCharType="separate"/>
      </w:r>
      <w:del w:id="279" w:author="Andrew Instone-Cowie" w:date="2024-06-18T15:19:00Z" w16du:dateUtc="2024-06-18T14:19:00Z">
        <w:r w:rsidRPr="00596CD1" w:rsidDel="00E46144">
          <w:rPr>
            <w:rStyle w:val="Hyperlink"/>
          </w:rPr>
          <w:delText>http://www.jrnorris.co.uk/strike.html</w:delText>
        </w:r>
      </w:del>
      <w:ins w:id="280" w:author="Andrew Instone-Cowie" w:date="2024-06-18T15:19:00Z" w16du:dateUtc="2024-06-18T14:19:00Z">
        <w:r w:rsidR="00E46144">
          <w:rPr>
            <w:rStyle w:val="Hyperlink"/>
          </w:rPr>
          <w:t>https://www.jrnorris.co.uk/strike.html</w:t>
        </w:r>
      </w:ins>
      <w:r>
        <w:rPr>
          <w:rStyle w:val="Hyperlink"/>
        </w:rPr>
        <w:fldChar w:fldCharType="end"/>
      </w:r>
      <w:r>
        <w:t xml:space="preserve"> </w:t>
      </w:r>
    </w:p>
  </w:footnote>
  <w:footnote w:id="13">
    <w:p w14:paraId="58EB609E" w14:textId="4B401D1E" w:rsidR="003747D2" w:rsidRDefault="003747D2">
      <w:pPr>
        <w:pStyle w:val="FootnoteText"/>
      </w:pPr>
      <w:r>
        <w:rPr>
          <w:rStyle w:val="FootnoteReference"/>
        </w:rPr>
        <w:footnoteRef/>
      </w:r>
      <w:r>
        <w:t xml:space="preserve"> </w:t>
      </w:r>
      <w:hyperlink r:id="rId3" w:history="1">
        <w:r>
          <w:rPr>
            <w:rStyle w:val="Hyperlink"/>
          </w:rPr>
          <w:t>https://www.microchip.com/wwwproducts/en/atmega328p</w:t>
        </w:r>
      </w:hyperlink>
      <w:r>
        <w:t xml:space="preserve"> </w:t>
      </w:r>
    </w:p>
  </w:footnote>
  <w:footnote w:id="14">
    <w:p w14:paraId="511F5FA5" w14:textId="6012D39B" w:rsidR="003747D2" w:rsidRDefault="003747D2">
      <w:pPr>
        <w:pStyle w:val="FootnoteText"/>
      </w:pPr>
      <w:r>
        <w:rPr>
          <w:rStyle w:val="FootnoteReference"/>
        </w:rPr>
        <w:footnoteRef/>
      </w:r>
      <w:r>
        <w:t xml:space="preserve"> From Rev E onwards.</w:t>
      </w:r>
    </w:p>
  </w:footnote>
  <w:footnote w:id="15">
    <w:p w14:paraId="58E683B6" w14:textId="21D62C22" w:rsidR="003747D2" w:rsidRDefault="003747D2" w:rsidP="009935F4">
      <w:pPr>
        <w:pStyle w:val="FootnoteText"/>
      </w:pPr>
      <w:r>
        <w:rPr>
          <w:rStyle w:val="FootnoteReference"/>
        </w:rPr>
        <w:footnoteRef/>
      </w:r>
      <w:r>
        <w:t xml:space="preserve"> </w:t>
      </w:r>
      <w:r>
        <w:fldChar w:fldCharType="begin"/>
      </w:r>
      <w:ins w:id="290" w:author="Andrew Instone-Cowie" w:date="2024-06-18T15:22:00Z" w16du:dateUtc="2024-06-18T14:22:00Z">
        <w:r w:rsidR="00CE5701">
          <w:instrText>HYPERLINK "https://www.analog.com/en/products/max233.html"</w:instrText>
        </w:r>
      </w:ins>
      <w:del w:id="291" w:author="Andrew Instone-Cowie" w:date="2024-06-18T15:22:00Z" w16du:dateUtc="2024-06-18T14:22:00Z">
        <w:r w:rsidDel="00CE5701">
          <w:delInstrText>HYPERLINK "http://www.maximintegrated.com/en/products/interface/transceivers/MAX233.html"</w:delInstrText>
        </w:r>
      </w:del>
      <w:r>
        <w:fldChar w:fldCharType="separate"/>
      </w:r>
      <w:del w:id="292" w:author="Andrew Instone-Cowie" w:date="2024-06-18T15:22:00Z" w16du:dateUtc="2024-06-18T14:22:00Z">
        <w:r w:rsidRPr="00943B64" w:rsidDel="00CE5701">
          <w:rPr>
            <w:rStyle w:val="Hyperlink"/>
          </w:rPr>
          <w:delText>http://www.maximintegrated.com/en/products/interface/transceivers/MAX233.html</w:delText>
        </w:r>
      </w:del>
      <w:ins w:id="293" w:author="Andrew Instone-Cowie" w:date="2024-06-18T15:22:00Z" w16du:dateUtc="2024-06-18T14:22:00Z">
        <w:r w:rsidR="00CE5701">
          <w:rPr>
            <w:rStyle w:val="Hyperlink"/>
          </w:rPr>
          <w:t>https://www.analog.com/en/products/max233.html</w:t>
        </w:r>
      </w:ins>
      <w:r>
        <w:rPr>
          <w:rStyle w:val="Hyperlink"/>
        </w:rPr>
        <w:fldChar w:fldCharType="end"/>
      </w:r>
      <w:r>
        <w:t xml:space="preserve"> </w:t>
      </w:r>
    </w:p>
  </w:footnote>
  <w:footnote w:id="16">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7">
    <w:p w14:paraId="24FBD339" w14:textId="7AEB5753" w:rsidR="003747D2" w:rsidRDefault="003747D2" w:rsidP="002B7C93">
      <w:r>
        <w:rPr>
          <w:rStyle w:val="FootnoteReference"/>
        </w:rPr>
        <w:footnoteRef/>
      </w:r>
      <w:r>
        <w:t xml:space="preserve"> </w:t>
      </w:r>
      <w:r w:rsidRPr="002B7C93">
        <w:rPr>
          <w:sz w:val="20"/>
          <w:szCs w:val="20"/>
        </w:rPr>
        <w:t xml:space="preserve">Fuse tutorial: </w:t>
      </w:r>
      <w:r>
        <w:fldChar w:fldCharType="begin"/>
      </w:r>
      <w:ins w:id="298" w:author="Andrew Instone-Cowie" w:date="2024-06-18T15:24:00Z" w16du:dateUtc="2024-06-18T14:24:00Z">
        <w:r w:rsidR="00CE5701">
          <w:instrText>HYPERLINK "https://www.martyncurrey.com/arduino-atmega-328p-fuse-settings/"</w:instrText>
        </w:r>
      </w:ins>
      <w:del w:id="299" w:author="Andrew Instone-Cowie" w:date="2024-06-18T15:24:00Z" w16du:dateUtc="2024-06-18T14:24:00Z">
        <w:r w:rsidDel="00CE5701">
          <w:delInstrText>HYPERLINK "http://www.martyncurrey.com/arduino-atmega-328p-fuse-settings/"</w:delInstrText>
        </w:r>
      </w:del>
      <w:r>
        <w:fldChar w:fldCharType="separate"/>
      </w:r>
      <w:del w:id="300" w:author="Andrew Instone-Cowie" w:date="2024-06-18T15:24:00Z" w16du:dateUtc="2024-06-18T14:24:00Z">
        <w:r w:rsidRPr="002B7C93" w:rsidDel="00CE5701">
          <w:rPr>
            <w:rStyle w:val="Hyperlink"/>
            <w:sz w:val="20"/>
            <w:szCs w:val="20"/>
          </w:rPr>
          <w:delText>http://www.martyncurrey.com/arduino-atmega-328p-fuse-settings/</w:delText>
        </w:r>
      </w:del>
      <w:ins w:id="301" w:author="Andrew Instone-Cowie" w:date="2024-06-18T15:24:00Z" w16du:dateUtc="2024-06-18T14:24:00Z">
        <w:r w:rsidR="00CE5701">
          <w:rPr>
            <w:rStyle w:val="Hyperlink"/>
            <w:sz w:val="20"/>
            <w:szCs w:val="20"/>
          </w:rPr>
          <w:t>https://www.martyncurrey.com/arduino-atmega-328p-fuse-settings/</w:t>
        </w:r>
      </w:ins>
      <w:r>
        <w:rPr>
          <w:rStyle w:val="Hyperlink"/>
          <w:sz w:val="20"/>
          <w:szCs w:val="20"/>
        </w:rPr>
        <w:fldChar w:fldCharType="end"/>
      </w:r>
    </w:p>
  </w:footnote>
  <w:footnote w:id="18">
    <w:p w14:paraId="7825C577" w14:textId="77777777" w:rsidR="003747D2" w:rsidRDefault="003747D2" w:rsidP="00D354F3">
      <w:pPr>
        <w:pStyle w:val="FootnoteText"/>
      </w:pPr>
      <w:r>
        <w:rPr>
          <w:rStyle w:val="FootnoteReference"/>
        </w:rPr>
        <w:footnoteRef/>
      </w:r>
      <w:r>
        <w:t xml:space="preserve"> </w:t>
      </w:r>
      <w:hyperlink r:id="rId4" w:history="1">
        <w:r w:rsidRPr="007305A7">
          <w:rPr>
            <w:rStyle w:val="Hyperlink"/>
          </w:rPr>
          <w:t>https://www.macinstallations.com/cat-5-cabling-explained/</w:t>
        </w:r>
      </w:hyperlink>
      <w:r>
        <w:t xml:space="preserve"> </w:t>
      </w:r>
    </w:p>
  </w:footnote>
  <w:footnote w:id="19">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20">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1">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2">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3">
    <w:p w14:paraId="39DD27CC" w14:textId="1ADD5914" w:rsidR="003747D2" w:rsidRDefault="003747D2" w:rsidP="003A01F6">
      <w:pPr>
        <w:pStyle w:val="FootnoteText"/>
      </w:pPr>
      <w:r>
        <w:rPr>
          <w:rStyle w:val="FootnoteReference"/>
        </w:rPr>
        <w:footnoteRef/>
      </w:r>
      <w:r>
        <w:t xml:space="preserve"> </w:t>
      </w:r>
      <w:hyperlink r:id="rId5" w:history="1">
        <w:r w:rsidRPr="003374DB">
          <w:rPr>
            <w:rStyle w:val="Hyperlink"/>
          </w:rPr>
          <w:t>https://www.ti.com/lit/gpn/LM340</w:t>
        </w:r>
      </w:hyperlink>
    </w:p>
  </w:footnote>
  <w:footnote w:id="24">
    <w:p w14:paraId="38352ECA" w14:textId="1ABB3498" w:rsidR="003747D2" w:rsidRDefault="003747D2">
      <w:pPr>
        <w:pStyle w:val="FootnoteText"/>
      </w:pPr>
      <w:r>
        <w:rPr>
          <w:rStyle w:val="FootnoteReference"/>
        </w:rPr>
        <w:footnoteRef/>
      </w:r>
      <w:r>
        <w:t xml:space="preserve"> </w:t>
      </w:r>
      <w:hyperlink r:id="rId6" w:history="1">
        <w:r w:rsidRPr="003374DB">
          <w:rPr>
            <w:rStyle w:val="Hyperlink"/>
          </w:rPr>
          <w:t>https://www.tracopower.com/sites/default/files/products/datasheets/tsr1_datasheet.pdf</w:t>
        </w:r>
      </w:hyperlink>
      <w:r>
        <w:t xml:space="preserve"> </w:t>
      </w:r>
    </w:p>
  </w:footnote>
  <w:footnote w:id="25">
    <w:p w14:paraId="314D9FE2" w14:textId="4667012C" w:rsidR="003747D2" w:rsidRDefault="003747D2">
      <w:pPr>
        <w:pStyle w:val="FootnoteText"/>
      </w:pPr>
      <w:r>
        <w:rPr>
          <w:rStyle w:val="FootnoteReference"/>
        </w:rPr>
        <w:footnoteRef/>
      </w:r>
      <w:r>
        <w:t xml:space="preserve"> </w:t>
      </w:r>
      <w:hyperlink r:id="rId7" w:history="1">
        <w:r w:rsidRPr="003374DB">
          <w:rPr>
            <w:rStyle w:val="Hyperlink"/>
          </w:rPr>
          <w:t>https://www.vishay.com/docs/88503/1n4001.pdf</w:t>
        </w:r>
      </w:hyperlink>
      <w:r>
        <w:t xml:space="preserve"> </w:t>
      </w:r>
    </w:p>
  </w:footnote>
  <w:footnote w:id="26">
    <w:p w14:paraId="62E7A59F" w14:textId="75B217FF" w:rsidR="003747D2" w:rsidRDefault="003747D2">
      <w:pPr>
        <w:pStyle w:val="FootnoteText"/>
      </w:pPr>
      <w:r>
        <w:rPr>
          <w:rStyle w:val="FootnoteReference"/>
        </w:rPr>
        <w:footnoteRef/>
      </w:r>
      <w:r>
        <w:t xml:space="preserve"> </w:t>
      </w:r>
      <w:hyperlink r:id="rId8" w:history="1">
        <w:r w:rsidRPr="00670CDE">
          <w:rPr>
            <w:rStyle w:val="Hyperlink"/>
          </w:rPr>
          <w:t>https://www.littelfuse.com/~/media/electronics/datasheets/tvs_diodes/littelfuse_tvs_diode_sa_datasheet.pdf.pdf</w:t>
        </w:r>
      </w:hyperlink>
      <w:r>
        <w:t xml:space="preserve"> </w:t>
      </w:r>
    </w:p>
  </w:footnote>
  <w:footnote w:id="27">
    <w:p w14:paraId="2D7F8B8B" w14:textId="35D01504" w:rsidR="003747D2" w:rsidRDefault="003747D2">
      <w:pPr>
        <w:pStyle w:val="FootnoteText"/>
      </w:pPr>
      <w:r>
        <w:rPr>
          <w:rStyle w:val="FootnoteReference"/>
        </w:rPr>
        <w:footnoteRef/>
      </w:r>
      <w:r>
        <w:t xml:space="preserve"> From the data sheet, © 2020 Litt</w:t>
      </w:r>
      <w:ins w:id="347" w:author="Andrew Instone-Cowie" w:date="2024-06-18T15:28:00Z" w16du:dateUtc="2024-06-18T14:28:00Z">
        <w:r w:rsidR="00CE5701">
          <w:t>el</w:t>
        </w:r>
      </w:ins>
      <w:del w:id="348" w:author="Andrew Instone-Cowie" w:date="2024-06-18T15:28:00Z" w16du:dateUtc="2024-06-18T14:28:00Z">
        <w:r w:rsidDel="00CE5701">
          <w:delText>le</w:delText>
        </w:r>
      </w:del>
      <w:r>
        <w:t>fuse, reproduced under fair use.</w:t>
      </w:r>
    </w:p>
  </w:footnote>
  <w:footnote w:id="28">
    <w:p w14:paraId="6824B640" w14:textId="2BAE6634" w:rsidR="003747D2" w:rsidRDefault="003747D2">
      <w:pPr>
        <w:pStyle w:val="FootnoteText"/>
      </w:pPr>
      <w:r>
        <w:rPr>
          <w:rStyle w:val="FootnoteReference"/>
        </w:rPr>
        <w:footnoteRef/>
      </w:r>
      <w:r>
        <w:t xml:space="preserve"> “up to” because the suggested power supply is 9V or 12V depending on the installation.</w:t>
      </w:r>
    </w:p>
  </w:footnote>
  <w:footnote w:id="29">
    <w:p w14:paraId="41BF5036" w14:textId="6E49970F" w:rsidR="003747D2" w:rsidRDefault="003747D2">
      <w:pPr>
        <w:pStyle w:val="FootnoteText"/>
      </w:pPr>
      <w:r>
        <w:rPr>
          <w:rStyle w:val="FootnoteReference"/>
        </w:rPr>
        <w:footnoteRef/>
      </w:r>
      <w:r>
        <w:t xml:space="preserve"> For introductions to RS-232, see the following: </w:t>
      </w:r>
      <w:r>
        <w:fldChar w:fldCharType="begin"/>
      </w:r>
      <w:ins w:id="354" w:author="Andrew Instone-Cowie" w:date="2024-06-18T15:29:00Z" w16du:dateUtc="2024-06-18T14:29:00Z">
        <w:r w:rsidR="00CE5701">
          <w:instrText>HYPERLINK "https://www.analog.com/en/resources/technical-articles/fundamentals-of-rs232-serial-communications.html"</w:instrText>
        </w:r>
      </w:ins>
      <w:del w:id="355" w:author="Andrew Instone-Cowie" w:date="2024-06-18T15:29:00Z" w16du:dateUtc="2024-06-18T14:29:00Z">
        <w:r w:rsidDel="00CE5701">
          <w:delInstrText>HYPERLINK "https://www.maximintegrated.com/en/design/technical-documents/tutorials/8/83.html"</w:delInstrText>
        </w:r>
      </w:del>
      <w:r>
        <w:fldChar w:fldCharType="separate"/>
      </w:r>
      <w:del w:id="356" w:author="Andrew Instone-Cowie" w:date="2024-06-18T15:29:00Z" w16du:dateUtc="2024-06-18T14:29:00Z">
        <w:r w:rsidRPr="00670CDE" w:rsidDel="00CE5701">
          <w:rPr>
            <w:rStyle w:val="Hyperlink"/>
          </w:rPr>
          <w:delText>https://www.maximintegrated.com/en/design/technical-documents/tutorials/8/83.html</w:delText>
        </w:r>
      </w:del>
      <w:ins w:id="357" w:author="Andrew Instone-Cowie" w:date="2024-06-18T15:29:00Z" w16du:dateUtc="2024-06-18T14:29:00Z">
        <w:r w:rsidR="00CE5701">
          <w:rPr>
            <w:rStyle w:val="Hyperlink"/>
          </w:rPr>
          <w:t>https://www.analog.com/en/resources/technical-articles/fundamentals-of-rs232-serial-communications.html</w:t>
        </w:r>
      </w:ins>
      <w:r>
        <w:rPr>
          <w:rStyle w:val="Hyperlink"/>
        </w:rPr>
        <w:fldChar w:fldCharType="end"/>
      </w:r>
      <w:r>
        <w:t xml:space="preserve">, </w:t>
      </w:r>
      <w:hyperlink r:id="rId9" w:history="1">
        <w:r w:rsidRPr="00670CDE">
          <w:rPr>
            <w:rStyle w:val="Hyperlink"/>
          </w:rPr>
          <w:t>https://www.arcelect.com/rs232.htm</w:t>
        </w:r>
      </w:hyperlink>
      <w:r>
        <w:t xml:space="preserve"> </w:t>
      </w:r>
    </w:p>
  </w:footnote>
  <w:footnote w:id="30">
    <w:p w14:paraId="5C9ECE5C" w14:textId="3ADA4A88" w:rsidR="003747D2" w:rsidRDefault="003747D2">
      <w:pPr>
        <w:pStyle w:val="FootnoteText"/>
      </w:pPr>
      <w:r>
        <w:rPr>
          <w:rStyle w:val="FootnoteReference"/>
        </w:rPr>
        <w:footnoteRef/>
      </w:r>
      <w:r>
        <w:t xml:space="preserve"> See INPUT_PULLUP in the Simulator Interface firmware code, for example.</w:t>
      </w:r>
    </w:p>
  </w:footnote>
  <w:footnote w:id="31">
    <w:p w14:paraId="264C12A5" w14:textId="347BB77D" w:rsidR="003747D2" w:rsidRDefault="003747D2" w:rsidP="003E0A23">
      <w:pPr>
        <w:pStyle w:val="FootnoteText"/>
      </w:pPr>
      <w:r>
        <w:rPr>
          <w:rStyle w:val="FootnoteReference"/>
        </w:rPr>
        <w:footnoteRef/>
      </w:r>
      <w:r>
        <w:t xml:space="preserve"> As there </w:t>
      </w:r>
      <w:del w:id="365" w:author="Andrew Instone-Cowie" w:date="2024-06-19T11:34:00Z" w16du:dateUtc="2024-06-19T10:34:00Z">
        <w:r w:rsidDel="009A0960">
          <w:delText xml:space="preserve">will </w:delText>
        </w:r>
      </w:del>
      <w:ins w:id="366" w:author="Andrew Instone-Cowie" w:date="2024-06-19T11:34:00Z" w16du:dateUtc="2024-06-19T10:34:00Z">
        <w:r w:rsidR="009A0960">
          <w:t>is</w:t>
        </w:r>
      </w:ins>
      <w:del w:id="367" w:author="Andrew Instone-Cowie" w:date="2024-06-19T11:34:00Z" w16du:dateUtc="2024-06-19T10:34:00Z">
        <w:r w:rsidDel="009A0960">
          <w:delText>be</w:delText>
        </w:r>
      </w:del>
      <w:r>
        <w:t xml:space="preserve"> from Interface Module Revision D onwards.</w:t>
      </w:r>
    </w:p>
  </w:footnote>
  <w:footnote w:id="32">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3">
    <w:p w14:paraId="33B2FE52" w14:textId="77777777" w:rsidR="003747D2" w:rsidRDefault="003747D2" w:rsidP="003E0A23">
      <w:pPr>
        <w:pStyle w:val="FootnoteText"/>
      </w:pPr>
      <w:r>
        <w:rPr>
          <w:rStyle w:val="FootnoteReference"/>
        </w:rPr>
        <w:footnoteRef/>
      </w:r>
      <w:r>
        <w:t xml:space="preserve"> For example, the Second PC Module.</w:t>
      </w:r>
    </w:p>
  </w:footnote>
  <w:footnote w:id="34">
    <w:p w14:paraId="759DB5C1" w14:textId="199C70C4" w:rsidR="003747D2" w:rsidRDefault="003747D2">
      <w:pPr>
        <w:pStyle w:val="FootnoteText"/>
      </w:pPr>
      <w:r>
        <w:rPr>
          <w:rStyle w:val="FootnoteReference"/>
        </w:rPr>
        <w:footnoteRef/>
      </w:r>
      <w:r>
        <w:t xml:space="preserve"> For example, the Basic Serial Splitter.</w:t>
      </w:r>
    </w:p>
  </w:footnote>
  <w:footnote w:id="35">
    <w:p w14:paraId="22BE1005" w14:textId="4DA1A880" w:rsidR="003747D2" w:rsidRDefault="003747D2">
      <w:pPr>
        <w:pStyle w:val="FootnoteText"/>
      </w:pPr>
      <w:r>
        <w:rPr>
          <w:rStyle w:val="FootnoteReference"/>
        </w:rPr>
        <w:footnoteRef/>
      </w:r>
      <w:r>
        <w:t xml:space="preserve"> i.e. wired pin 1 to pin 1, pin 2 to pin 2, pin 3 to pin 3, and so on.</w:t>
      </w:r>
    </w:p>
  </w:footnote>
  <w:footnote w:id="36">
    <w:p w14:paraId="6CD93D99" w14:textId="7888F1DE" w:rsidR="00237709" w:rsidRDefault="00237709" w:rsidP="00237709">
      <w:pPr>
        <w:pStyle w:val="FootnoteText"/>
      </w:pPr>
      <w:r>
        <w:rPr>
          <w:rStyle w:val="FootnoteReference"/>
        </w:rPr>
        <w:footnoteRef/>
      </w:r>
      <w:r>
        <w:t xml:space="preserve"> Just to add to the confusion, the Pin 2 RX and Pin 3 TX pin functions are swapped over on 25-pin (DB25) RS-232 connectors.</w:t>
      </w:r>
    </w:p>
  </w:footnote>
  <w:footnote w:id="37">
    <w:p w14:paraId="10AFC838" w14:textId="76D270D9" w:rsidR="003747D2" w:rsidRDefault="003747D2">
      <w:pPr>
        <w:pStyle w:val="FootnoteText"/>
      </w:pPr>
      <w:r>
        <w:rPr>
          <w:rStyle w:val="FootnoteReference"/>
        </w:rPr>
        <w:footnoteRef/>
      </w:r>
      <w:r>
        <w:t xml:space="preserve"> Refer to the links to introductions to RS-232 given previously.</w:t>
      </w:r>
    </w:p>
  </w:footnote>
  <w:footnote w:id="38">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9">
    <w:p w14:paraId="34BB3923" w14:textId="69218A77" w:rsidR="009367AD" w:rsidRDefault="009367AD">
      <w:pPr>
        <w:pStyle w:val="FootnoteText"/>
      </w:pPr>
      <w:ins w:id="459" w:author="Andrew Instone-Cowie" w:date="2024-06-19T11:39:00Z" w16du:dateUtc="2024-06-19T10:39:00Z">
        <w:r>
          <w:rPr>
            <w:rStyle w:val="FootnoteReference"/>
          </w:rPr>
          <w:footnoteRef/>
        </w:r>
        <w:r>
          <w:t xml:space="preserve"> Contact the project for guidance on the adjustments required to install firmware on the ATmega1</w:t>
        </w:r>
      </w:ins>
      <w:ins w:id="460" w:author="Andrew Instone-Cowie" w:date="2024-06-19T11:40:00Z" w16du:dateUtc="2024-06-19T10:40:00Z">
        <w:r>
          <w:t>68P</w:t>
        </w:r>
      </w:ins>
      <w:ins w:id="461" w:author="Andrew Instone-Cowie" w:date="2024-06-19T11:41:00Z" w16du:dateUtc="2024-06-19T10:41:00Z">
        <w:r>
          <w:t xml:space="preserve"> microcontroller.</w:t>
        </w:r>
      </w:ins>
    </w:p>
  </w:footnote>
  <w:footnote w:id="40">
    <w:p w14:paraId="66DF18C3" w14:textId="4A03ADED" w:rsidR="003747D2" w:rsidRDefault="003747D2" w:rsidP="00AF0947">
      <w:pPr>
        <w:pStyle w:val="FootnoteText"/>
      </w:pPr>
      <w:r>
        <w:rPr>
          <w:rStyle w:val="FootnoteReference"/>
        </w:rPr>
        <w:footnoteRef/>
      </w:r>
      <w:r>
        <w:t xml:space="preserve"> </w:t>
      </w:r>
      <w:r>
        <w:fldChar w:fldCharType="begin"/>
      </w:r>
      <w:ins w:id="468" w:author="Andrew Instone-Cowie" w:date="2024-06-18T15:30:00Z" w16du:dateUtc="2024-06-18T14:30:00Z">
        <w:r w:rsidR="00CE5701">
          <w:instrText>HYPERLINK "https://blog.arduino.cc/2011/10/04/arduino-1-0/"</w:instrText>
        </w:r>
      </w:ins>
      <w:del w:id="469" w:author="Andrew Instone-Cowie" w:date="2024-06-18T15:30:00Z" w16du:dateUtc="2024-06-18T14:30:00Z">
        <w:r w:rsidDel="00CE5701">
          <w:delInstrText>HYPERLINK "http://blog.arduino.cc/2011/10/04/arduino-1-0/"</w:delInstrText>
        </w:r>
      </w:del>
      <w:r>
        <w:fldChar w:fldCharType="separate"/>
      </w:r>
      <w:del w:id="470" w:author="Andrew Instone-Cowie" w:date="2024-06-18T15:30:00Z" w16du:dateUtc="2024-06-18T14:30:00Z">
        <w:r w:rsidRPr="00596CD1" w:rsidDel="00CE5701">
          <w:rPr>
            <w:rStyle w:val="Hyperlink"/>
          </w:rPr>
          <w:delText>http://blog.arduino.cc/2011/10/04/arduino-1-0/</w:delText>
        </w:r>
      </w:del>
      <w:ins w:id="471" w:author="Andrew Instone-Cowie" w:date="2024-06-18T15:30:00Z" w16du:dateUtc="2024-06-18T14:30:00Z">
        <w:r w:rsidR="00CE5701">
          <w:rPr>
            <w:rStyle w:val="Hyperlink"/>
          </w:rPr>
          <w:t>https://blog.arduino.cc/2011/10/04/arduino-1-0/</w:t>
        </w:r>
      </w:ins>
      <w:r>
        <w:rPr>
          <w:rStyle w:val="Hyperlink"/>
        </w:rPr>
        <w:fldChar w:fldCharType="end"/>
      </w:r>
      <w:r>
        <w:t xml:space="preserve"> </w:t>
      </w:r>
    </w:p>
  </w:footnote>
  <w:footnote w:id="41">
    <w:p w14:paraId="17C5E8E1" w14:textId="3F898711" w:rsidR="003747D2" w:rsidRDefault="003747D2" w:rsidP="00AF0947">
      <w:pPr>
        <w:pStyle w:val="FootnoteText"/>
      </w:pPr>
      <w:r>
        <w:rPr>
          <w:rStyle w:val="FootnoteReference"/>
        </w:rPr>
        <w:footnoteRef/>
      </w:r>
      <w:r>
        <w:t xml:space="preserve"> </w:t>
      </w:r>
      <w:r>
        <w:fldChar w:fldCharType="begin"/>
      </w:r>
      <w:ins w:id="478" w:author="Andrew Instone-Cowie" w:date="2024-06-18T15:31:00Z" w16du:dateUtc="2024-06-18T14:31:00Z">
        <w:r w:rsidR="00CE5701">
          <w:instrText>HYPERLINK "https://www.cl.cam.ac.uk/~fhk1/Bells/equations.pdf"</w:instrText>
        </w:r>
      </w:ins>
      <w:del w:id="479" w:author="Andrew Instone-Cowie" w:date="2024-06-18T15:31:00Z" w16du:dateUtc="2024-06-18T14:31:00Z">
        <w:r w:rsidDel="00CE5701">
          <w:delInstrText>HYPERLINK "http://www.cl.cam.ac.uk/~fhk1/Bells/equations.pdf"</w:delInstrText>
        </w:r>
      </w:del>
      <w:r>
        <w:fldChar w:fldCharType="separate"/>
      </w:r>
      <w:del w:id="480" w:author="Andrew Instone-Cowie" w:date="2024-06-18T15:31:00Z" w16du:dateUtc="2024-06-18T14:31:00Z">
        <w:r w:rsidRPr="00583824" w:rsidDel="00CE5701">
          <w:rPr>
            <w:rStyle w:val="Hyperlink"/>
          </w:rPr>
          <w:delText>http://www.cl.cam.ac.uk/~fhk1/Bells/equations.pdf</w:delText>
        </w:r>
      </w:del>
      <w:ins w:id="481" w:author="Andrew Instone-Cowie" w:date="2024-06-18T15:31:00Z" w16du:dateUtc="2024-06-18T14:31:00Z">
        <w:r w:rsidR="00CE5701">
          <w:rPr>
            <w:rStyle w:val="Hyperlink"/>
          </w:rPr>
          <w:t>https://www.cl.cam.ac.uk/~fhk1/Bells/equations.pdf</w:t>
        </w:r>
      </w:ins>
      <w:r>
        <w:rPr>
          <w:rStyle w:val="Hyperlink"/>
        </w:rPr>
        <w:fldChar w:fldCharType="end"/>
      </w:r>
      <w:r>
        <w:t xml:space="preserve"> </w:t>
      </w:r>
    </w:p>
  </w:footnote>
  <w:footnote w:id="42">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3">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4">
    <w:p w14:paraId="03064D89" w14:textId="05A01B04" w:rsidR="009F2C24" w:rsidRDefault="009F2C24">
      <w:pPr>
        <w:pStyle w:val="FootnoteText"/>
      </w:pPr>
      <w:ins w:id="526" w:author="Andrew Instone-Cowie" w:date="2024-06-18T15:33:00Z" w16du:dateUtc="2024-06-18T14:33:00Z">
        <w:r>
          <w:rPr>
            <w:rStyle w:val="FootnoteReference"/>
          </w:rPr>
          <w:footnoteRef/>
        </w:r>
        <w:r>
          <w:t xml:space="preserve"> PortMon is not available for 64-bit systems.</w:t>
        </w:r>
      </w:ins>
    </w:p>
  </w:footnote>
  <w:footnote w:id="45">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6">
    <w:p w14:paraId="094DD276" w14:textId="50663E72" w:rsidR="003747D2" w:rsidRDefault="003747D2" w:rsidP="00AF0947">
      <w:pPr>
        <w:pStyle w:val="FootnoteText"/>
      </w:pPr>
      <w:r>
        <w:rPr>
          <w:rStyle w:val="FootnoteReference"/>
        </w:rPr>
        <w:footnoteRef/>
      </w:r>
      <w:r>
        <w:t xml:space="preserve"> </w:t>
      </w:r>
      <w:r>
        <w:fldChar w:fldCharType="begin"/>
      </w:r>
      <w:ins w:id="563" w:author="Andrew Instone-Cowie" w:date="2024-06-19T12:07:00Z" w16du:dateUtc="2024-06-19T11:07:00Z">
        <w:r w:rsidR="00EA091D">
          <w:instrText>HYPERLINK "https://www.prolific.com.tw/US/index.aspx"</w:instrText>
        </w:r>
      </w:ins>
      <w:del w:id="564" w:author="Andrew Instone-Cowie" w:date="2024-06-18T15:35:00Z" w16du:dateUtc="2024-06-18T14:35:00Z">
        <w:r w:rsidDel="009F2C24">
          <w:delInstrText>HYPERLINK "http://www.prolific.com.tw/US/ShowProduct.aspx?p_id=225&amp;pcid=41"</w:delInstrText>
        </w:r>
      </w:del>
      <w:ins w:id="565" w:author="Andrew Instone-Cowie" w:date="2024-06-19T12:07:00Z" w16du:dateUtc="2024-06-19T11:07:00Z"/>
      <w:r>
        <w:fldChar w:fldCharType="separate"/>
      </w:r>
      <w:del w:id="566" w:author="Andrew Instone-Cowie" w:date="2024-06-18T15:35:00Z" w16du:dateUtc="2024-06-18T14:35:00Z">
        <w:r w:rsidRPr="00434C75" w:rsidDel="009F2C24">
          <w:rPr>
            <w:rStyle w:val="Hyperlink"/>
          </w:rPr>
          <w:delText>http://www.prolific.com.tw/US/ShowProduct.aspx?p_id=225&amp;pcid=41</w:delText>
        </w:r>
      </w:del>
      <w:ins w:id="567" w:author="Andrew Instone-Cowie" w:date="2024-06-19T12:07:00Z" w16du:dateUtc="2024-06-19T11:07:00Z">
        <w:r w:rsidR="00EA091D">
          <w:rPr>
            <w:rStyle w:val="Hyperlink"/>
          </w:rPr>
          <w:t>https://www.prolific.com.tw/US/index.aspx</w:t>
        </w:r>
      </w:ins>
      <w:r>
        <w:rPr>
          <w:rStyle w:val="Hyperlink"/>
        </w:rPr>
        <w:fldChar w:fldCharType="end"/>
      </w:r>
      <w:r>
        <w:t xml:space="preserve"> </w:t>
      </w:r>
    </w:p>
  </w:footnote>
  <w:footnote w:id="47">
    <w:p w14:paraId="098FB364" w14:textId="2FC576A7" w:rsidR="003747D2" w:rsidRDefault="003747D2" w:rsidP="00AF0947">
      <w:pPr>
        <w:pStyle w:val="FootnoteText"/>
      </w:pPr>
      <w:r>
        <w:rPr>
          <w:rStyle w:val="FootnoteReference"/>
        </w:rPr>
        <w:footnoteRef/>
      </w:r>
      <w:r>
        <w:t xml:space="preserve"> </w:t>
      </w:r>
      <w:r>
        <w:fldChar w:fldCharType="begin"/>
      </w:r>
      <w:ins w:id="568" w:author="Andrew Instone-Cowie" w:date="2024-06-18T15:35:00Z" w16du:dateUtc="2024-06-18T14:35:00Z">
        <w:r w:rsidR="009F2C24">
          <w:instrText>HYPERLINK "https://ftdichip.com/drivers/vcp-drivers/"</w:instrText>
        </w:r>
      </w:ins>
      <w:del w:id="569" w:author="Andrew Instone-Cowie" w:date="2024-06-18T15:35:00Z" w16du:dateUtc="2024-06-18T14:35:00Z">
        <w:r w:rsidDel="009F2C24">
          <w:delInstrText>HYPERLINK "http://www.ftdichip.com/Drivers/VCP.htm"</w:delInstrText>
        </w:r>
      </w:del>
      <w:r>
        <w:fldChar w:fldCharType="separate"/>
      </w:r>
      <w:del w:id="570" w:author="Andrew Instone-Cowie" w:date="2024-06-18T15:35:00Z" w16du:dateUtc="2024-06-18T14:35:00Z">
        <w:r w:rsidRPr="00434C75" w:rsidDel="009F2C24">
          <w:rPr>
            <w:rStyle w:val="Hyperlink"/>
          </w:rPr>
          <w:delText>http://www.ftdichip.com/Drivers/VCP.htm</w:delText>
        </w:r>
      </w:del>
      <w:ins w:id="571" w:author="Andrew Instone-Cowie" w:date="2024-06-18T15:35:00Z" w16du:dateUtc="2024-06-18T14:35:00Z">
        <w:r w:rsidR="009F2C24">
          <w:rPr>
            <w:rStyle w:val="Hyperlink"/>
          </w:rPr>
          <w:t>https://ftdichip.com/drivers/vcp-drivers/</w:t>
        </w:r>
      </w:ins>
      <w:r>
        <w:rPr>
          <w:rStyle w:val="Hyperlink"/>
        </w:rPr>
        <w:fldChar w:fldCharType="end"/>
      </w:r>
      <w:r>
        <w:t xml:space="preserve"> </w:t>
      </w:r>
    </w:p>
  </w:footnote>
  <w:footnote w:id="48">
    <w:p w14:paraId="68E1B17B" w14:textId="085F7963" w:rsidR="003747D2" w:rsidRDefault="003747D2" w:rsidP="00AF0947">
      <w:pPr>
        <w:pStyle w:val="FootnoteText"/>
      </w:pPr>
      <w:r>
        <w:rPr>
          <w:rStyle w:val="FootnoteReference"/>
        </w:rPr>
        <w:footnoteRef/>
      </w:r>
      <w:r>
        <w:t xml:space="preserve"> Abel: COM1 – 8. Beltower: COM1 – </w:t>
      </w:r>
      <w:ins w:id="598" w:author="Andrew Instone-Cowie" w:date="2024-06-18T15:37:00Z" w16du:dateUtc="2024-06-18T14:37:00Z">
        <w:r w:rsidR="009F2C24">
          <w:t>32</w:t>
        </w:r>
      </w:ins>
      <w:del w:id="599" w:author="Andrew Instone-Cowie" w:date="2024-06-18T15:37:00Z" w16du:dateUtc="2024-06-18T14:37:00Z">
        <w:r w:rsidDel="009F2C24">
          <w:delText>8</w:delText>
        </w:r>
      </w:del>
      <w:r>
        <w:t xml:space="preserve"> (</w:t>
      </w:r>
      <w:ins w:id="600" w:author="Andrew Instone-Cowie" w:date="2024-06-18T15:37:00Z" w16du:dateUtc="2024-06-18T14:37:00Z">
        <w:r w:rsidR="009F2C24">
          <w:t xml:space="preserve">8 prior to </w:t>
        </w:r>
      </w:ins>
      <w:del w:id="601" w:author="Andrew Instone-Cowie" w:date="2024-06-18T15:37:00Z" w16du:dateUtc="2024-06-18T14:37:00Z">
        <w:r w:rsidDel="009F2C24">
          <w:delText xml:space="preserve">32 from </w:delText>
        </w:r>
      </w:del>
      <w:r>
        <w:t>Beltower 2016).</w:t>
      </w:r>
    </w:p>
  </w:footnote>
  <w:footnote w:id="49">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50">
    <w:p w14:paraId="2F84C8C4" w14:textId="77777777" w:rsidR="003747D2" w:rsidRDefault="003747D2" w:rsidP="00AF0947">
      <w:pPr>
        <w:pStyle w:val="FootnoteText"/>
      </w:pPr>
      <w:r>
        <w:rPr>
          <w:rStyle w:val="FootnoteReference"/>
        </w:rPr>
        <w:footnoteRef/>
      </w:r>
      <w:r>
        <w:t xml:space="preserve"> Including the cover bell, if any.</w:t>
      </w:r>
    </w:p>
  </w:footnote>
  <w:footnote w:id="51">
    <w:p w14:paraId="562D8DD2" w14:textId="1343F866" w:rsidR="003747D2" w:rsidRDefault="003747D2" w:rsidP="00EE121F">
      <w:pPr>
        <w:pStyle w:val="FootnoteText"/>
        <w:ind w:left="720" w:hanging="720"/>
      </w:pPr>
      <w:r>
        <w:rPr>
          <w:rStyle w:val="FootnoteReference"/>
        </w:rPr>
        <w:footnoteRef/>
      </w:r>
      <w:r>
        <w:t xml:space="preserve"> </w:t>
      </w:r>
      <w:r>
        <w:fldChar w:fldCharType="begin"/>
      </w:r>
      <w:ins w:id="762" w:author="Andrew Instone-Cowie" w:date="2024-06-18T15:38:00Z" w16du:dateUtc="2024-06-18T14:38:00Z">
        <w:r w:rsidR="009F2C24">
          <w:instrText>HYPERLINK "https://www.simulators.org.uk/"</w:instrText>
        </w:r>
      </w:ins>
      <w:del w:id="763" w:author="Andrew Instone-Cowie" w:date="2024-06-18T15:38:00Z" w16du:dateUtc="2024-06-18T14:38:00Z">
        <w:r w:rsidDel="009F2C24">
          <w:delInstrText>HYPERLINK "http://www.simulators.org.uk"</w:delInstrText>
        </w:r>
      </w:del>
      <w:r>
        <w:fldChar w:fldCharType="separate"/>
      </w:r>
      <w:del w:id="764" w:author="Andrew Instone-Cowie" w:date="2024-06-18T15:38:00Z" w16du:dateUtc="2024-06-18T14:38:00Z">
        <w:r w:rsidRPr="00577478" w:rsidDel="009F2C24">
          <w:rPr>
            <w:rStyle w:val="Hyperlink"/>
          </w:rPr>
          <w:delText>http://www.simulators.org.uk</w:delText>
        </w:r>
      </w:del>
      <w:ins w:id="765" w:author="Andrew Instone-Cowie" w:date="2024-06-18T15:38:00Z" w16du:dateUtc="2024-06-18T14:38:00Z">
        <w:r w:rsidR="009F2C24">
          <w:rPr>
            <w:rStyle w:val="Hyperlink"/>
          </w:rPr>
          <w:t>https://www.simulators.org.uk</w:t>
        </w:r>
      </w:ins>
      <w:r>
        <w:rPr>
          <w:rStyle w:val="Hyperlink"/>
        </w:rPr>
        <w:fldChar w:fldCharType="end"/>
      </w:r>
      <w:r>
        <w:t xml:space="preserve"> </w:t>
      </w:r>
    </w:p>
  </w:footnote>
  <w:footnote w:id="52">
    <w:p w14:paraId="2CA69086" w14:textId="07A4C06D" w:rsidR="003747D2" w:rsidRDefault="003747D2" w:rsidP="002A68B0">
      <w:pPr>
        <w:pStyle w:val="FootnoteText"/>
      </w:pPr>
      <w:r>
        <w:rPr>
          <w:rStyle w:val="FootnoteReference"/>
        </w:rPr>
        <w:footnoteRef/>
      </w:r>
      <w:r>
        <w:t xml:space="preserve"> </w:t>
      </w:r>
      <w:r>
        <w:fldChar w:fldCharType="begin"/>
      </w:r>
      <w:ins w:id="766" w:author="Andrew Instone-Cowie" w:date="2024-06-18T15:39:00Z" w16du:dateUtc="2024-06-18T14:39:00Z">
        <w:r w:rsidR="009F2C24">
          <w:instrText>HYPERLINK "https://creativecommons.org/licenses/by-sa/4.0/"</w:instrText>
        </w:r>
      </w:ins>
      <w:del w:id="767" w:author="Andrew Instone-Cowie" w:date="2024-06-18T15:39:00Z" w16du:dateUtc="2024-06-18T14:39:00Z">
        <w:r w:rsidDel="009F2C24">
          <w:delInstrText>HYPERLINK "http://creativecommons.org/licenses/by-sa/4.0/"</w:delInstrText>
        </w:r>
      </w:del>
      <w:r>
        <w:fldChar w:fldCharType="separate"/>
      </w:r>
      <w:del w:id="768" w:author="Andrew Instone-Cowie" w:date="2024-06-18T15:39:00Z" w16du:dateUtc="2024-06-18T14:39:00Z">
        <w:r w:rsidRPr="00C146CF" w:rsidDel="009F2C24">
          <w:rPr>
            <w:rStyle w:val="Hyperlink"/>
          </w:rPr>
          <w:delText>http://creativecommons.org/licenses/by-sa/4.0/</w:delText>
        </w:r>
      </w:del>
      <w:ins w:id="769" w:author="Andrew Instone-Cowie" w:date="2024-06-18T15:39:00Z" w16du:dateUtc="2024-06-18T14:39:00Z">
        <w:r w:rsidR="009F2C24">
          <w:rPr>
            <w:rStyle w:val="Hyperlink"/>
          </w:rPr>
          <w:t>https://creativecommons.org/licenses/by-sa/4.0/</w:t>
        </w:r>
      </w:ins>
      <w:r>
        <w:rPr>
          <w:rStyle w:val="Hyperlink"/>
        </w:rPr>
        <w:fldChar w:fldCharType="end"/>
      </w:r>
      <w:r>
        <w:rPr>
          <w:i/>
        </w:rPr>
        <w:t xml:space="preserve"> </w:t>
      </w:r>
    </w:p>
  </w:footnote>
  <w:footnote w:id="53">
    <w:p w14:paraId="0D03395A" w14:textId="09F6A450" w:rsidR="003747D2" w:rsidRDefault="003747D2" w:rsidP="002A68B0">
      <w:pPr>
        <w:pStyle w:val="FootnoteText"/>
      </w:pPr>
      <w:r>
        <w:rPr>
          <w:rStyle w:val="FootnoteReference"/>
        </w:rPr>
        <w:footnoteRef/>
      </w:r>
      <w:r>
        <w:t xml:space="preserve"> </w:t>
      </w:r>
      <w:r>
        <w:fldChar w:fldCharType="begin"/>
      </w:r>
      <w:ins w:id="771" w:author="Andrew Instone-Cowie" w:date="2024-06-18T15:39:00Z" w16du:dateUtc="2024-06-18T14:39:00Z">
        <w:r w:rsidR="009F2C24">
          <w:instrText>HYPERLINK "https://www.gnu.org/licenses/gpl-3.0.en.html"</w:instrText>
        </w:r>
      </w:ins>
      <w:del w:id="772" w:author="Andrew Instone-Cowie" w:date="2024-06-18T15:39:00Z" w16du:dateUtc="2024-06-18T14:39:00Z">
        <w:r w:rsidDel="009F2C24">
          <w:delInstrText>HYPERLINK "http://www.gnu.org/licenses/gpl-3.0.en.html"</w:delInstrText>
        </w:r>
      </w:del>
      <w:r>
        <w:fldChar w:fldCharType="separate"/>
      </w:r>
      <w:del w:id="773" w:author="Andrew Instone-Cowie" w:date="2024-06-18T15:39:00Z" w16du:dateUtc="2024-06-18T14:39:00Z">
        <w:r w:rsidRPr="00A50D56" w:rsidDel="009F2C24">
          <w:rPr>
            <w:rStyle w:val="Hyperlink"/>
          </w:rPr>
          <w:delText>http://www.gnu.org/licenses/gpl-3.0.en.html</w:delText>
        </w:r>
      </w:del>
      <w:ins w:id="774" w:author="Andrew Instone-Cowie" w:date="2024-06-18T15:39:00Z" w16du:dateUtc="2024-06-18T14:39:00Z">
        <w:r w:rsidR="009F2C24">
          <w:rPr>
            <w:rStyle w:val="Hyperlink"/>
          </w:rPr>
          <w:t>https://www.gnu.org/licenses/gpl-3.0.en.html</w:t>
        </w:r>
      </w:ins>
      <w:r>
        <w:rPr>
          <w:rStyle w:val="Hyperlink"/>
        </w:rP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F1FE5" w14:textId="7A013F19" w:rsidR="003747D2" w:rsidRDefault="003747D2" w:rsidP="008D175F">
    <w:pPr>
      <w:pStyle w:val="Header"/>
    </w:pPr>
    <w:r>
      <w:t>Type 2 Simulator – Technical Reference Guide 1.</w:t>
    </w:r>
    <w:ins w:id="651" w:author="Andrew Instone-Cowie" w:date="2024-06-17T15:14:00Z" w16du:dateUtc="2024-06-17T14:14:00Z">
      <w:r w:rsidR="00EE121F">
        <w:t>4</w:t>
      </w:r>
    </w:ins>
    <w:del w:id="652" w:author="Andrew Instone-Cowie" w:date="2024-06-17T15:14:00Z" w16du:dateUtc="2024-06-17T14:14:00Z">
      <w:r w:rsidDel="00EE121F">
        <w:delText>3</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4180D" w14:textId="2D94E63A" w:rsidR="003747D2" w:rsidRDefault="003747D2" w:rsidP="008D175F">
    <w:pPr>
      <w:pStyle w:val="Header"/>
      <w:jc w:val="right"/>
    </w:pPr>
    <w:bookmarkStart w:id="653" w:name="_Hlk28337430"/>
    <w:r>
      <w:t>Type 2 Simulator – Technical Reference Guide 1.</w:t>
    </w:r>
    <w:ins w:id="654" w:author="Andrew Instone-Cowie" w:date="2024-06-17T15:14:00Z" w16du:dateUtc="2024-06-17T14:14:00Z">
      <w:r w:rsidR="00EE121F">
        <w:t>4</w:t>
      </w:r>
    </w:ins>
    <w:del w:id="655" w:author="Andrew Instone-Cowie" w:date="2024-06-17T15:14:00Z" w16du:dateUtc="2024-06-17T14:14:00Z">
      <w:r w:rsidDel="00EE121F">
        <w:delText>3</w:delText>
      </w:r>
    </w:del>
  </w:p>
  <w:bookmarkEnd w:id="653"/>
  <w:p w14:paraId="308B8FE1" w14:textId="77777777" w:rsidR="003747D2" w:rsidRPr="007D2792" w:rsidRDefault="003747D2" w:rsidP="008D1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4382559">
    <w:abstractNumId w:val="2"/>
  </w:num>
  <w:num w:numId="2" w16cid:durableId="1686051394">
    <w:abstractNumId w:val="53"/>
  </w:num>
  <w:num w:numId="3" w16cid:durableId="873812542">
    <w:abstractNumId w:val="44"/>
  </w:num>
  <w:num w:numId="4" w16cid:durableId="663125532">
    <w:abstractNumId w:val="40"/>
  </w:num>
  <w:num w:numId="5" w16cid:durableId="1409572040">
    <w:abstractNumId w:val="41"/>
  </w:num>
  <w:num w:numId="6" w16cid:durableId="260332522">
    <w:abstractNumId w:val="52"/>
  </w:num>
  <w:num w:numId="7" w16cid:durableId="2067794830">
    <w:abstractNumId w:val="43"/>
  </w:num>
  <w:num w:numId="8" w16cid:durableId="1968706842">
    <w:abstractNumId w:val="26"/>
  </w:num>
  <w:num w:numId="9" w16cid:durableId="1226985890">
    <w:abstractNumId w:val="50"/>
  </w:num>
  <w:num w:numId="10" w16cid:durableId="576982655">
    <w:abstractNumId w:val="34"/>
  </w:num>
  <w:num w:numId="11" w16cid:durableId="1508014216">
    <w:abstractNumId w:val="55"/>
  </w:num>
  <w:num w:numId="12" w16cid:durableId="1742291529">
    <w:abstractNumId w:val="28"/>
  </w:num>
  <w:num w:numId="13" w16cid:durableId="1918707848">
    <w:abstractNumId w:val="33"/>
  </w:num>
  <w:num w:numId="14" w16cid:durableId="1204290502">
    <w:abstractNumId w:val="45"/>
  </w:num>
  <w:num w:numId="15" w16cid:durableId="1805194812">
    <w:abstractNumId w:val="51"/>
  </w:num>
  <w:num w:numId="16" w16cid:durableId="459617797">
    <w:abstractNumId w:val="27"/>
  </w:num>
  <w:num w:numId="17" w16cid:durableId="1000738814">
    <w:abstractNumId w:val="48"/>
  </w:num>
  <w:num w:numId="18" w16cid:durableId="828326034">
    <w:abstractNumId w:val="32"/>
  </w:num>
  <w:num w:numId="19" w16cid:durableId="1329678258">
    <w:abstractNumId w:val="9"/>
  </w:num>
  <w:num w:numId="20" w16cid:durableId="754518897">
    <w:abstractNumId w:val="4"/>
  </w:num>
  <w:num w:numId="21" w16cid:durableId="308749768">
    <w:abstractNumId w:val="13"/>
  </w:num>
  <w:num w:numId="22" w16cid:durableId="426075038">
    <w:abstractNumId w:val="16"/>
  </w:num>
  <w:num w:numId="23" w16cid:durableId="1586260015">
    <w:abstractNumId w:val="8"/>
  </w:num>
  <w:num w:numId="24" w16cid:durableId="1361206590">
    <w:abstractNumId w:val="14"/>
  </w:num>
  <w:num w:numId="25" w16cid:durableId="2079135633">
    <w:abstractNumId w:val="5"/>
  </w:num>
  <w:num w:numId="26" w16cid:durableId="178013067">
    <w:abstractNumId w:val="42"/>
  </w:num>
  <w:num w:numId="27" w16cid:durableId="635720105">
    <w:abstractNumId w:val="36"/>
  </w:num>
  <w:num w:numId="28" w16cid:durableId="1584142437">
    <w:abstractNumId w:val="1"/>
  </w:num>
  <w:num w:numId="29" w16cid:durableId="2036693649">
    <w:abstractNumId w:val="18"/>
  </w:num>
  <w:num w:numId="30" w16cid:durableId="1187450286">
    <w:abstractNumId w:val="30"/>
  </w:num>
  <w:num w:numId="31" w16cid:durableId="1670719676">
    <w:abstractNumId w:val="39"/>
  </w:num>
  <w:num w:numId="32" w16cid:durableId="257059636">
    <w:abstractNumId w:val="38"/>
  </w:num>
  <w:num w:numId="33" w16cid:durableId="58208132">
    <w:abstractNumId w:val="20"/>
  </w:num>
  <w:num w:numId="34" w16cid:durableId="431630303">
    <w:abstractNumId w:val="54"/>
  </w:num>
  <w:num w:numId="35" w16cid:durableId="1559513530">
    <w:abstractNumId w:val="31"/>
  </w:num>
  <w:num w:numId="36" w16cid:durableId="69432603">
    <w:abstractNumId w:val="19"/>
  </w:num>
  <w:num w:numId="37" w16cid:durableId="640113939">
    <w:abstractNumId w:val="49"/>
  </w:num>
  <w:num w:numId="38" w16cid:durableId="1671103655">
    <w:abstractNumId w:val="15"/>
  </w:num>
  <w:num w:numId="39" w16cid:durableId="344944742">
    <w:abstractNumId w:val="23"/>
  </w:num>
  <w:num w:numId="40" w16cid:durableId="1332295646">
    <w:abstractNumId w:val="22"/>
  </w:num>
  <w:num w:numId="41" w16cid:durableId="646202111">
    <w:abstractNumId w:val="6"/>
  </w:num>
  <w:num w:numId="42" w16cid:durableId="1744133823">
    <w:abstractNumId w:val="46"/>
  </w:num>
  <w:num w:numId="43" w16cid:durableId="108163484">
    <w:abstractNumId w:val="3"/>
  </w:num>
  <w:num w:numId="44" w16cid:durableId="208223070">
    <w:abstractNumId w:val="0"/>
  </w:num>
  <w:num w:numId="45" w16cid:durableId="1045526853">
    <w:abstractNumId w:val="24"/>
  </w:num>
  <w:num w:numId="46" w16cid:durableId="225803077">
    <w:abstractNumId w:val="29"/>
  </w:num>
  <w:num w:numId="47" w16cid:durableId="1134063775">
    <w:abstractNumId w:val="47"/>
  </w:num>
  <w:num w:numId="48" w16cid:durableId="1227564977">
    <w:abstractNumId w:val="10"/>
  </w:num>
  <w:num w:numId="49" w16cid:durableId="710226125">
    <w:abstractNumId w:val="11"/>
  </w:num>
  <w:num w:numId="50" w16cid:durableId="1076560161">
    <w:abstractNumId w:val="7"/>
  </w:num>
  <w:num w:numId="51" w16cid:durableId="508907040">
    <w:abstractNumId w:val="21"/>
  </w:num>
  <w:num w:numId="52" w16cid:durableId="1626539403">
    <w:abstractNumId w:val="37"/>
  </w:num>
  <w:num w:numId="53" w16cid:durableId="1154760818">
    <w:abstractNumId w:val="17"/>
  </w:num>
  <w:num w:numId="54" w16cid:durableId="990862475">
    <w:abstractNumId w:val="12"/>
  </w:num>
  <w:num w:numId="55" w16cid:durableId="484978686">
    <w:abstractNumId w:val="35"/>
  </w:num>
  <w:num w:numId="56" w16cid:durableId="85662153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13"/>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2709"/>
    <w:rsid w:val="00017503"/>
    <w:rsid w:val="000175E1"/>
    <w:rsid w:val="0002043D"/>
    <w:rsid w:val="00021F33"/>
    <w:rsid w:val="00026457"/>
    <w:rsid w:val="000279CA"/>
    <w:rsid w:val="00030E5F"/>
    <w:rsid w:val="00035D65"/>
    <w:rsid w:val="00037A0D"/>
    <w:rsid w:val="00040E3A"/>
    <w:rsid w:val="0004333D"/>
    <w:rsid w:val="00044291"/>
    <w:rsid w:val="000520CD"/>
    <w:rsid w:val="000542B3"/>
    <w:rsid w:val="00054F36"/>
    <w:rsid w:val="00060914"/>
    <w:rsid w:val="00060C5C"/>
    <w:rsid w:val="00060CAF"/>
    <w:rsid w:val="0006471A"/>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560"/>
    <w:rsid w:val="001227FE"/>
    <w:rsid w:val="00122FC6"/>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715"/>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F5333"/>
    <w:rsid w:val="001F5966"/>
    <w:rsid w:val="00200799"/>
    <w:rsid w:val="00202DC6"/>
    <w:rsid w:val="00203557"/>
    <w:rsid w:val="002038EB"/>
    <w:rsid w:val="00207B3E"/>
    <w:rsid w:val="002106F1"/>
    <w:rsid w:val="00211292"/>
    <w:rsid w:val="0021223B"/>
    <w:rsid w:val="0021271C"/>
    <w:rsid w:val="00215D7E"/>
    <w:rsid w:val="00215F07"/>
    <w:rsid w:val="002229FA"/>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489C"/>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286D"/>
    <w:rsid w:val="003330E9"/>
    <w:rsid w:val="003345E3"/>
    <w:rsid w:val="00334975"/>
    <w:rsid w:val="003429B8"/>
    <w:rsid w:val="003432F6"/>
    <w:rsid w:val="00343957"/>
    <w:rsid w:val="0034409E"/>
    <w:rsid w:val="00344B53"/>
    <w:rsid w:val="0035239E"/>
    <w:rsid w:val="00352673"/>
    <w:rsid w:val="00355BF2"/>
    <w:rsid w:val="00355F79"/>
    <w:rsid w:val="00357DAC"/>
    <w:rsid w:val="00360622"/>
    <w:rsid w:val="003747D2"/>
    <w:rsid w:val="00374AC1"/>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C6B62"/>
    <w:rsid w:val="003D1E75"/>
    <w:rsid w:val="003D5D04"/>
    <w:rsid w:val="003D5D1C"/>
    <w:rsid w:val="003D5EC0"/>
    <w:rsid w:val="003D7BE9"/>
    <w:rsid w:val="003E0A23"/>
    <w:rsid w:val="003E2F7D"/>
    <w:rsid w:val="003E4705"/>
    <w:rsid w:val="003E5F7B"/>
    <w:rsid w:val="003E6321"/>
    <w:rsid w:val="003E6D21"/>
    <w:rsid w:val="003E7E0F"/>
    <w:rsid w:val="003F1E0F"/>
    <w:rsid w:val="003F1EC6"/>
    <w:rsid w:val="00404BC0"/>
    <w:rsid w:val="004055D3"/>
    <w:rsid w:val="004079B5"/>
    <w:rsid w:val="00407C92"/>
    <w:rsid w:val="00411143"/>
    <w:rsid w:val="00412002"/>
    <w:rsid w:val="00413F10"/>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5066"/>
    <w:rsid w:val="004776A2"/>
    <w:rsid w:val="00482033"/>
    <w:rsid w:val="00482CB7"/>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72AD"/>
    <w:rsid w:val="004C27F1"/>
    <w:rsid w:val="004C33AB"/>
    <w:rsid w:val="004C342C"/>
    <w:rsid w:val="004C42A5"/>
    <w:rsid w:val="004C7E86"/>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461D"/>
    <w:rsid w:val="00585C9F"/>
    <w:rsid w:val="00591F22"/>
    <w:rsid w:val="00592C85"/>
    <w:rsid w:val="00593725"/>
    <w:rsid w:val="005953C1"/>
    <w:rsid w:val="005972DB"/>
    <w:rsid w:val="005A56D1"/>
    <w:rsid w:val="005A7219"/>
    <w:rsid w:val="005B6D89"/>
    <w:rsid w:val="005C2081"/>
    <w:rsid w:val="005D0285"/>
    <w:rsid w:val="005D1819"/>
    <w:rsid w:val="005D3B0A"/>
    <w:rsid w:val="005D6868"/>
    <w:rsid w:val="005D6DEC"/>
    <w:rsid w:val="005D7798"/>
    <w:rsid w:val="005E0537"/>
    <w:rsid w:val="005E09F9"/>
    <w:rsid w:val="005E1F4A"/>
    <w:rsid w:val="005E47F9"/>
    <w:rsid w:val="005E5122"/>
    <w:rsid w:val="005E7C59"/>
    <w:rsid w:val="005E7C88"/>
    <w:rsid w:val="005F1993"/>
    <w:rsid w:val="005F2585"/>
    <w:rsid w:val="005F2FD4"/>
    <w:rsid w:val="005F49F3"/>
    <w:rsid w:val="005F5863"/>
    <w:rsid w:val="005F75EC"/>
    <w:rsid w:val="005F77C3"/>
    <w:rsid w:val="006007E4"/>
    <w:rsid w:val="0060312C"/>
    <w:rsid w:val="00604085"/>
    <w:rsid w:val="006102F7"/>
    <w:rsid w:val="006128A1"/>
    <w:rsid w:val="00612F36"/>
    <w:rsid w:val="00614224"/>
    <w:rsid w:val="00615B22"/>
    <w:rsid w:val="00617D81"/>
    <w:rsid w:val="00620856"/>
    <w:rsid w:val="00621BC0"/>
    <w:rsid w:val="00624131"/>
    <w:rsid w:val="0062540C"/>
    <w:rsid w:val="00625B06"/>
    <w:rsid w:val="00631198"/>
    <w:rsid w:val="006350AF"/>
    <w:rsid w:val="00637B99"/>
    <w:rsid w:val="00641159"/>
    <w:rsid w:val="0064239D"/>
    <w:rsid w:val="006423E2"/>
    <w:rsid w:val="006426C1"/>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FA1"/>
    <w:rsid w:val="006975F8"/>
    <w:rsid w:val="006A02C6"/>
    <w:rsid w:val="006A0A73"/>
    <w:rsid w:val="006A710F"/>
    <w:rsid w:val="006B15EE"/>
    <w:rsid w:val="006B31BA"/>
    <w:rsid w:val="006B3B40"/>
    <w:rsid w:val="006B65C2"/>
    <w:rsid w:val="006C2590"/>
    <w:rsid w:val="006C3B5E"/>
    <w:rsid w:val="006C4748"/>
    <w:rsid w:val="006C5D7C"/>
    <w:rsid w:val="006C637F"/>
    <w:rsid w:val="006C6CBB"/>
    <w:rsid w:val="006D069E"/>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4478"/>
    <w:rsid w:val="00714948"/>
    <w:rsid w:val="0071502F"/>
    <w:rsid w:val="00715718"/>
    <w:rsid w:val="00716E33"/>
    <w:rsid w:val="007177CB"/>
    <w:rsid w:val="00720022"/>
    <w:rsid w:val="00720B0F"/>
    <w:rsid w:val="007214A0"/>
    <w:rsid w:val="00721833"/>
    <w:rsid w:val="00721E34"/>
    <w:rsid w:val="00722F41"/>
    <w:rsid w:val="0072629A"/>
    <w:rsid w:val="007267C1"/>
    <w:rsid w:val="00730022"/>
    <w:rsid w:val="007314EE"/>
    <w:rsid w:val="0073358F"/>
    <w:rsid w:val="00736C53"/>
    <w:rsid w:val="00736DAE"/>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6FBF"/>
    <w:rsid w:val="007B7AEC"/>
    <w:rsid w:val="007C3A2A"/>
    <w:rsid w:val="007C4148"/>
    <w:rsid w:val="007D5EFC"/>
    <w:rsid w:val="007D69D5"/>
    <w:rsid w:val="007D6DD5"/>
    <w:rsid w:val="007D71D0"/>
    <w:rsid w:val="007E0D74"/>
    <w:rsid w:val="007E2D4F"/>
    <w:rsid w:val="007E3D03"/>
    <w:rsid w:val="007E3F59"/>
    <w:rsid w:val="007E43DD"/>
    <w:rsid w:val="007E4CA5"/>
    <w:rsid w:val="007E4ECF"/>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7896"/>
    <w:rsid w:val="00857E9E"/>
    <w:rsid w:val="00870118"/>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4A3"/>
    <w:rsid w:val="008E3B38"/>
    <w:rsid w:val="008E7D1B"/>
    <w:rsid w:val="008F0E54"/>
    <w:rsid w:val="008F5297"/>
    <w:rsid w:val="008F5F1E"/>
    <w:rsid w:val="008F67D7"/>
    <w:rsid w:val="008F7177"/>
    <w:rsid w:val="0090134D"/>
    <w:rsid w:val="009030AD"/>
    <w:rsid w:val="00904BB0"/>
    <w:rsid w:val="009120EE"/>
    <w:rsid w:val="00917E91"/>
    <w:rsid w:val="009216D4"/>
    <w:rsid w:val="00924AB5"/>
    <w:rsid w:val="009253D3"/>
    <w:rsid w:val="00931A12"/>
    <w:rsid w:val="0093351F"/>
    <w:rsid w:val="0093516A"/>
    <w:rsid w:val="009362D6"/>
    <w:rsid w:val="009367AD"/>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0960"/>
    <w:rsid w:val="009A1A42"/>
    <w:rsid w:val="009A575D"/>
    <w:rsid w:val="009A5BF5"/>
    <w:rsid w:val="009B27F9"/>
    <w:rsid w:val="009B2B07"/>
    <w:rsid w:val="009B5FE2"/>
    <w:rsid w:val="009C08C1"/>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2C24"/>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372B3"/>
    <w:rsid w:val="00A42722"/>
    <w:rsid w:val="00A450E9"/>
    <w:rsid w:val="00A46E0E"/>
    <w:rsid w:val="00A5122C"/>
    <w:rsid w:val="00A520C5"/>
    <w:rsid w:val="00A55A46"/>
    <w:rsid w:val="00A57C43"/>
    <w:rsid w:val="00A62A0F"/>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4DAF"/>
    <w:rsid w:val="00BB578F"/>
    <w:rsid w:val="00BB5DB9"/>
    <w:rsid w:val="00BB6A8C"/>
    <w:rsid w:val="00BC0018"/>
    <w:rsid w:val="00BC0C02"/>
    <w:rsid w:val="00BC0C05"/>
    <w:rsid w:val="00BC22EA"/>
    <w:rsid w:val="00BC2A7B"/>
    <w:rsid w:val="00BC3E77"/>
    <w:rsid w:val="00BC42B0"/>
    <w:rsid w:val="00BC75A4"/>
    <w:rsid w:val="00BD116B"/>
    <w:rsid w:val="00BD25FB"/>
    <w:rsid w:val="00BD3A98"/>
    <w:rsid w:val="00BD4940"/>
    <w:rsid w:val="00BD5CAC"/>
    <w:rsid w:val="00BD7089"/>
    <w:rsid w:val="00BE0C5F"/>
    <w:rsid w:val="00BE1AF8"/>
    <w:rsid w:val="00BE358B"/>
    <w:rsid w:val="00BE5731"/>
    <w:rsid w:val="00BF30B8"/>
    <w:rsid w:val="00BF59FA"/>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57FA"/>
    <w:rsid w:val="00C508EE"/>
    <w:rsid w:val="00C5143D"/>
    <w:rsid w:val="00C55B4E"/>
    <w:rsid w:val="00C60479"/>
    <w:rsid w:val="00C607F9"/>
    <w:rsid w:val="00C64E35"/>
    <w:rsid w:val="00C66344"/>
    <w:rsid w:val="00C733DC"/>
    <w:rsid w:val="00C7795F"/>
    <w:rsid w:val="00C854F0"/>
    <w:rsid w:val="00C856B8"/>
    <w:rsid w:val="00C93FB0"/>
    <w:rsid w:val="00C9401E"/>
    <w:rsid w:val="00C94427"/>
    <w:rsid w:val="00C9540A"/>
    <w:rsid w:val="00CA0B7C"/>
    <w:rsid w:val="00CA10C5"/>
    <w:rsid w:val="00CA2473"/>
    <w:rsid w:val="00CB0A05"/>
    <w:rsid w:val="00CB13A8"/>
    <w:rsid w:val="00CB203A"/>
    <w:rsid w:val="00CB2A64"/>
    <w:rsid w:val="00CB38C5"/>
    <w:rsid w:val="00CB3D6E"/>
    <w:rsid w:val="00CB469A"/>
    <w:rsid w:val="00CB5FC9"/>
    <w:rsid w:val="00CB7B8E"/>
    <w:rsid w:val="00CC6E75"/>
    <w:rsid w:val="00CD0277"/>
    <w:rsid w:val="00CD4CFB"/>
    <w:rsid w:val="00CD5701"/>
    <w:rsid w:val="00CD768A"/>
    <w:rsid w:val="00CE0F0B"/>
    <w:rsid w:val="00CE3D31"/>
    <w:rsid w:val="00CE570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257F9"/>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121"/>
    <w:rsid w:val="00DC6AE5"/>
    <w:rsid w:val="00DD2547"/>
    <w:rsid w:val="00DD479D"/>
    <w:rsid w:val="00DD60CE"/>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1409"/>
    <w:rsid w:val="00E2398C"/>
    <w:rsid w:val="00E23D8C"/>
    <w:rsid w:val="00E25716"/>
    <w:rsid w:val="00E27643"/>
    <w:rsid w:val="00E35643"/>
    <w:rsid w:val="00E35852"/>
    <w:rsid w:val="00E36A20"/>
    <w:rsid w:val="00E377C0"/>
    <w:rsid w:val="00E410E3"/>
    <w:rsid w:val="00E42AF0"/>
    <w:rsid w:val="00E442F2"/>
    <w:rsid w:val="00E46144"/>
    <w:rsid w:val="00E4655A"/>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1D"/>
    <w:rsid w:val="00EA09F7"/>
    <w:rsid w:val="00EA10C5"/>
    <w:rsid w:val="00EA2591"/>
    <w:rsid w:val="00EA287C"/>
    <w:rsid w:val="00EA5BB7"/>
    <w:rsid w:val="00EA79DD"/>
    <w:rsid w:val="00EB0396"/>
    <w:rsid w:val="00EB2E10"/>
    <w:rsid w:val="00EB47F0"/>
    <w:rsid w:val="00EB740C"/>
    <w:rsid w:val="00EB7440"/>
    <w:rsid w:val="00EC1EB4"/>
    <w:rsid w:val="00EC2C8F"/>
    <w:rsid w:val="00EC7D52"/>
    <w:rsid w:val="00ED012D"/>
    <w:rsid w:val="00ED015A"/>
    <w:rsid w:val="00ED196D"/>
    <w:rsid w:val="00ED695F"/>
    <w:rsid w:val="00EE0190"/>
    <w:rsid w:val="00EE121F"/>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207"/>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3139"/>
    <w:rsid w:val="00FC55BC"/>
    <w:rsid w:val="00FC562B"/>
    <w:rsid w:val="00FC6553"/>
    <w:rsid w:val="00FD28E1"/>
    <w:rsid w:val="00FD485A"/>
    <w:rsid w:val="00FE0F5D"/>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 w:type="paragraph" w:styleId="Revision">
    <w:name w:val="Revision"/>
    <w:hidden/>
    <w:uiPriority w:val="99"/>
    <w:semiHidden/>
    <w:rsid w:val="00374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9.png"/></Relationships>
</file>

<file path=word/_rels/footnotes.xml.rels><?xml version="1.0" encoding="UTF-8" standalone="yes"?>
<Relationships xmlns="http://schemas.openxmlformats.org/package/2006/relationships"><Relationship Id="rId8" Type="http://schemas.openxmlformats.org/officeDocument/2006/relationships/hyperlink" Target="https://www.littelfuse.com/~/media/electronics/datasheets/tvs_diodes/littelfuse_tvs_diode_sa_datasheet.pdf.pdf" TargetMode="External"/><Relationship Id="rId3" Type="http://schemas.openxmlformats.org/officeDocument/2006/relationships/hyperlink" Target="https://www.microchip.com/wwwproducts/en/atmega328p" TargetMode="External"/><Relationship Id="rId7" Type="http://schemas.openxmlformats.org/officeDocument/2006/relationships/hyperlink" Target="https://www.vishay.com/docs/88503/1n4001.pdf" TargetMode="External"/><Relationship Id="rId2" Type="http://schemas.openxmlformats.org/officeDocument/2006/relationships/hyperlink" Target="http://www.gremlyn.plus.com/ahme/mag_sen.html" TargetMode="External"/><Relationship Id="rId1" Type="http://schemas.openxmlformats.org/officeDocument/2006/relationships/hyperlink" Target="http://www.gremlyn.plus.com/ahme/prox_sen.html" TargetMode="External"/><Relationship Id="rId6" Type="http://schemas.openxmlformats.org/officeDocument/2006/relationships/hyperlink" Target="https://www.tracopower.com/sites/default/files/products/datasheets/tsr1_datasheet.pdf" TargetMode="External"/><Relationship Id="rId5" Type="http://schemas.openxmlformats.org/officeDocument/2006/relationships/hyperlink" Target="https://www.ti.com/lit/gpn/LM340" TargetMode="External"/><Relationship Id="rId4" Type="http://schemas.openxmlformats.org/officeDocument/2006/relationships/hyperlink" Target="https://www.macinstallations.com/cat-5-cabling-explained/" TargetMode="External"/><Relationship Id="rId9" Type="http://schemas.openxmlformats.org/officeDocument/2006/relationships/hyperlink" Target="https://www.arcelect.com/rs23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B465A-E521-4CBB-B1FC-A6A74AB6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87</Pages>
  <Words>19224</Words>
  <Characters>109579</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128546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32</cp:revision>
  <cp:lastPrinted>2024-06-19T11:09:00Z</cp:lastPrinted>
  <dcterms:created xsi:type="dcterms:W3CDTF">2021-08-10T19:26:00Z</dcterms:created>
  <dcterms:modified xsi:type="dcterms:W3CDTF">2024-06-19T11:11:00Z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