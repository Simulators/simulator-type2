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73CBBC0D" w:rsidR="00E906D4" w:rsidRPr="00212D29" w:rsidRDefault="009E4E3F" w:rsidP="0062540C">
      <w:pPr>
        <w:jc w:val="center"/>
        <w:rPr>
          <w:sz w:val="48"/>
          <w:szCs w:val="48"/>
        </w:rPr>
      </w:pPr>
      <w:r>
        <w:rPr>
          <w:sz w:val="48"/>
          <w:szCs w:val="48"/>
        </w:rPr>
        <w:t>0</w:t>
      </w:r>
      <w:r w:rsidR="00A07A48">
        <w:rPr>
          <w:sz w:val="48"/>
          <w:szCs w:val="48"/>
        </w:rPr>
        <w:t xml:space="preserve">1 – Getting Started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5DFBD7B9" w:rsidR="00F10EC4" w:rsidRDefault="009F65D8" w:rsidP="007E4CA5">
      <w:pPr>
        <w:jc w:val="center"/>
      </w:pPr>
      <w:r>
        <w:rPr>
          <w:noProof/>
          <w:lang w:eastAsia="en-GB"/>
        </w:rPr>
        <w:drawing>
          <wp:inline distT="0" distB="0" distL="0" distR="0" wp14:anchorId="2301CF61" wp14:editId="177D896B">
            <wp:extent cx="3434400" cy="4579200"/>
            <wp:effectExtent l="38100" t="38100" r="33020" b="311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9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4400" cy="4579200"/>
                    </a:xfrm>
                    <a:prstGeom prst="rect">
                      <a:avLst/>
                    </a:prstGeom>
                    <a:ln w="31750" cmpd="thickThin">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22106070" w:rsidR="00D16CF7" w:rsidRPr="008B7DA0" w:rsidRDefault="00D16CF7" w:rsidP="00D16CF7">
      <w:pPr>
        <w:spacing w:after="0"/>
      </w:pPr>
      <w:r w:rsidRPr="008B7DA0">
        <w:t xml:space="preserve">Date: </w:t>
      </w:r>
      <w:ins w:id="0" w:author="Andrew Instone-Cowie" w:date="2025-05-07T16:10:00Z" w16du:dateUtc="2025-05-07T15:10:00Z">
        <w:r w:rsidR="00346A69">
          <w:t>09 May 2025</w:t>
        </w:r>
      </w:ins>
      <w:del w:id="1" w:author="Andrew Instone-Cowie" w:date="2024-06-18T15:45:00Z" w16du:dateUtc="2024-06-18T14:45:00Z">
        <w:r w:rsidR="00033C6A" w:rsidDel="00B06ED2">
          <w:delText>22 July 2021</w:delText>
        </w:r>
      </w:del>
    </w:p>
    <w:p w14:paraId="7C5BEF11" w14:textId="6CC1710B" w:rsidR="00D16CF7" w:rsidRPr="008B7DA0" w:rsidRDefault="00D16CF7">
      <w:r w:rsidRPr="008B7DA0">
        <w:t xml:space="preserve">Version: </w:t>
      </w:r>
      <w:r w:rsidR="00B17270">
        <w:t>1.</w:t>
      </w:r>
      <w:ins w:id="2" w:author="Andrew Instone-Cowie" w:date="2025-05-07T16:10:00Z" w16du:dateUtc="2025-05-07T15:10:00Z">
        <w:r w:rsidR="00346A69">
          <w:t>5</w:t>
        </w:r>
      </w:ins>
      <w:del w:id="3" w:author="Andrew Instone-Cowie" w:date="2024-06-18T15:45:00Z" w16du:dateUtc="2024-06-18T14:45:00Z">
        <w:r w:rsidR="00033C6A" w:rsidDel="00B06ED2">
          <w:delText>3</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1D9095B1" w14:textId="2934E648" w:rsidR="005D4CC1" w:rsidRDefault="004A19E5">
          <w:pPr>
            <w:pStyle w:val="TOC1"/>
            <w:tabs>
              <w:tab w:val="right" w:leader="dot" w:pos="9016"/>
            </w:tabs>
            <w:rPr>
              <w:ins w:id="4" w:author="Andrew Instone-Cowie" w:date="2025-07-09T15:27:00Z" w16du:dateUtc="2025-07-09T14:27:00Z"/>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ins w:id="5" w:author="Andrew Instone-Cowie" w:date="2025-07-09T15:27:00Z" w16du:dateUtc="2025-07-09T14:27:00Z">
            <w:r w:rsidR="005D4CC1" w:rsidRPr="003D00B9">
              <w:rPr>
                <w:rStyle w:val="Hyperlink"/>
                <w:noProof/>
              </w:rPr>
              <w:fldChar w:fldCharType="begin"/>
            </w:r>
            <w:r w:rsidR="005D4CC1" w:rsidRPr="003D00B9">
              <w:rPr>
                <w:rStyle w:val="Hyperlink"/>
                <w:noProof/>
              </w:rPr>
              <w:instrText xml:space="preserve"> </w:instrText>
            </w:r>
            <w:r w:rsidR="005D4CC1">
              <w:rPr>
                <w:noProof/>
              </w:rPr>
              <w:instrText>HYPERLINK \l "_Toc202967278"</w:instrText>
            </w:r>
            <w:r w:rsidR="005D4CC1" w:rsidRPr="003D00B9">
              <w:rPr>
                <w:rStyle w:val="Hyperlink"/>
                <w:noProof/>
              </w:rPr>
              <w:instrText xml:space="preserve"> </w:instrText>
            </w:r>
            <w:r w:rsidR="005D4CC1" w:rsidRPr="003D00B9">
              <w:rPr>
                <w:rStyle w:val="Hyperlink"/>
                <w:noProof/>
              </w:rPr>
            </w:r>
            <w:r w:rsidR="005D4CC1" w:rsidRPr="003D00B9">
              <w:rPr>
                <w:rStyle w:val="Hyperlink"/>
                <w:noProof/>
              </w:rPr>
              <w:fldChar w:fldCharType="separate"/>
            </w:r>
            <w:r w:rsidR="005D4CC1" w:rsidRPr="003D00B9">
              <w:rPr>
                <w:rStyle w:val="Hyperlink"/>
                <w:noProof/>
              </w:rPr>
              <w:t>Index of Figures</w:t>
            </w:r>
            <w:r w:rsidR="005D4CC1">
              <w:rPr>
                <w:noProof/>
                <w:webHidden/>
              </w:rPr>
              <w:tab/>
            </w:r>
            <w:r w:rsidR="005D4CC1">
              <w:rPr>
                <w:noProof/>
                <w:webHidden/>
              </w:rPr>
              <w:fldChar w:fldCharType="begin"/>
            </w:r>
            <w:r w:rsidR="005D4CC1">
              <w:rPr>
                <w:noProof/>
                <w:webHidden/>
              </w:rPr>
              <w:instrText xml:space="preserve"> PAGEREF _Toc202967278 \h </w:instrText>
            </w:r>
          </w:ins>
          <w:r w:rsidR="005D4CC1">
            <w:rPr>
              <w:noProof/>
              <w:webHidden/>
            </w:rPr>
          </w:r>
          <w:ins w:id="6" w:author="Andrew Instone-Cowie" w:date="2025-07-09T15:27:00Z" w16du:dateUtc="2025-07-09T14:27:00Z">
            <w:r w:rsidR="005D4CC1">
              <w:rPr>
                <w:noProof/>
                <w:webHidden/>
              </w:rPr>
              <w:fldChar w:fldCharType="separate"/>
            </w:r>
          </w:ins>
          <w:ins w:id="7" w:author="Andrew Instone-Cowie" w:date="2025-07-09T15:52:00Z" w16du:dateUtc="2025-07-09T14:52:00Z">
            <w:r w:rsidR="006D28B0">
              <w:rPr>
                <w:noProof/>
                <w:webHidden/>
              </w:rPr>
              <w:t>3</w:t>
            </w:r>
          </w:ins>
          <w:ins w:id="8" w:author="Andrew Instone-Cowie" w:date="2025-07-09T15:27:00Z" w16du:dateUtc="2025-07-09T14:27:00Z">
            <w:r w:rsidR="005D4CC1">
              <w:rPr>
                <w:noProof/>
                <w:webHidden/>
              </w:rPr>
              <w:fldChar w:fldCharType="end"/>
            </w:r>
            <w:r w:rsidR="005D4CC1" w:rsidRPr="003D00B9">
              <w:rPr>
                <w:rStyle w:val="Hyperlink"/>
                <w:noProof/>
              </w:rPr>
              <w:fldChar w:fldCharType="end"/>
            </w:r>
          </w:ins>
        </w:p>
        <w:p w14:paraId="4ECB735A" w14:textId="7640EE1E" w:rsidR="005D4CC1" w:rsidRDefault="005D4CC1">
          <w:pPr>
            <w:pStyle w:val="TOC1"/>
            <w:tabs>
              <w:tab w:val="right" w:leader="dot" w:pos="9016"/>
            </w:tabs>
            <w:rPr>
              <w:ins w:id="9" w:author="Andrew Instone-Cowie" w:date="2025-07-09T15:27:00Z" w16du:dateUtc="2025-07-09T14:27:00Z"/>
              <w:rFonts w:eastAsiaTheme="minorEastAsia"/>
              <w:noProof/>
              <w:kern w:val="2"/>
              <w:sz w:val="24"/>
              <w:szCs w:val="24"/>
              <w:lang w:eastAsia="en-GB"/>
              <w14:ligatures w14:val="standardContextual"/>
            </w:rPr>
          </w:pPr>
          <w:ins w:id="1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"_Toc202967279"</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Document History</w:t>
            </w:r>
            <w:r>
              <w:rPr>
                <w:noProof/>
                <w:webHidden/>
              </w:rPr>
              <w:tab/>
            </w:r>
            <w:r>
              <w:rPr>
                <w:noProof/>
                <w:webHidden/>
              </w:rPr>
              <w:fldChar w:fldCharType="begin"/>
            </w:r>
            <w:r>
              <w:rPr>
                <w:noProof/>
                <w:webHidden/>
              </w:rPr>
              <w:instrText xml:space="preserve"> PAGEREF _Toc202967279 \h </w:instrText>
            </w:r>
          </w:ins>
          <w:r>
            <w:rPr>
              <w:noProof/>
              <w:webHidden/>
            </w:rPr>
          </w:r>
          <w:ins w:id="11" w:author="Andrew Instone-Cowie" w:date="2025-07-09T15:27:00Z" w16du:dateUtc="2025-07-09T14:27:00Z">
            <w:r>
              <w:rPr>
                <w:noProof/>
                <w:webHidden/>
              </w:rPr>
              <w:fldChar w:fldCharType="separate"/>
            </w:r>
          </w:ins>
          <w:ins w:id="12" w:author="Andrew Instone-Cowie" w:date="2025-07-09T15:52:00Z" w16du:dateUtc="2025-07-09T14:52:00Z">
            <w:r w:rsidR="006D28B0">
              <w:rPr>
                <w:noProof/>
                <w:webHidden/>
              </w:rPr>
              <w:t>4</w:t>
            </w:r>
          </w:ins>
          <w:ins w:id="13" w:author="Andrew Instone-Cowie" w:date="2025-07-09T15:27:00Z" w16du:dateUtc="2025-07-09T14:27:00Z">
            <w:r>
              <w:rPr>
                <w:noProof/>
                <w:webHidden/>
              </w:rPr>
              <w:fldChar w:fldCharType="end"/>
            </w:r>
            <w:r w:rsidRPr="003D00B9">
              <w:rPr>
                <w:rStyle w:val="Hyperlink"/>
                <w:noProof/>
              </w:rPr>
              <w:fldChar w:fldCharType="end"/>
            </w:r>
          </w:ins>
        </w:p>
        <w:p w14:paraId="6E152B8B" w14:textId="6397DC88" w:rsidR="005D4CC1" w:rsidRDefault="005D4CC1">
          <w:pPr>
            <w:pStyle w:val="TOC1"/>
            <w:tabs>
              <w:tab w:val="right" w:leader="dot" w:pos="9016"/>
            </w:tabs>
            <w:rPr>
              <w:ins w:id="14" w:author="Andrew Instone-Cowie" w:date="2025-07-09T15:27:00Z" w16du:dateUtc="2025-07-09T14:27:00Z"/>
              <w:rFonts w:eastAsiaTheme="minorEastAsia"/>
              <w:noProof/>
              <w:kern w:val="2"/>
              <w:sz w:val="24"/>
              <w:szCs w:val="24"/>
              <w:lang w:eastAsia="en-GB"/>
              <w14:ligatures w14:val="standardContextual"/>
            </w:rPr>
          </w:pPr>
          <w:ins w:id="1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"_Toc202967280"</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Licence</w:t>
            </w:r>
            <w:r>
              <w:rPr>
                <w:noProof/>
                <w:webHidden/>
              </w:rPr>
              <w:tab/>
            </w:r>
            <w:r>
              <w:rPr>
                <w:noProof/>
                <w:webHidden/>
              </w:rPr>
              <w:fldChar w:fldCharType="begin"/>
            </w:r>
            <w:r>
              <w:rPr>
                <w:noProof/>
                <w:webHidden/>
              </w:rPr>
              <w:instrText xml:space="preserve"> PAGEREF _Toc202967280 \h </w:instrText>
            </w:r>
          </w:ins>
          <w:r>
            <w:rPr>
              <w:noProof/>
              <w:webHidden/>
            </w:rPr>
          </w:r>
          <w:ins w:id="16" w:author="Andrew Instone-Cowie" w:date="2025-07-09T15:27:00Z" w16du:dateUtc="2025-07-09T14:27:00Z">
            <w:r>
              <w:rPr>
                <w:noProof/>
                <w:webHidden/>
              </w:rPr>
              <w:fldChar w:fldCharType="separate"/>
            </w:r>
          </w:ins>
          <w:ins w:id="17" w:author="Andrew Instone-Cowie" w:date="2025-07-09T15:52:00Z" w16du:dateUtc="2025-07-09T14:52:00Z">
            <w:r w:rsidR="006D28B0">
              <w:rPr>
                <w:noProof/>
                <w:webHidden/>
              </w:rPr>
              <w:t>5</w:t>
            </w:r>
          </w:ins>
          <w:ins w:id="18" w:author="Andrew Instone-Cowie" w:date="2025-07-09T15:27:00Z" w16du:dateUtc="2025-07-09T14:27:00Z">
            <w:r>
              <w:rPr>
                <w:noProof/>
                <w:webHidden/>
              </w:rPr>
              <w:fldChar w:fldCharType="end"/>
            </w:r>
            <w:r w:rsidRPr="003D00B9">
              <w:rPr>
                <w:rStyle w:val="Hyperlink"/>
                <w:noProof/>
              </w:rPr>
              <w:fldChar w:fldCharType="end"/>
            </w:r>
          </w:ins>
        </w:p>
        <w:p w14:paraId="3D346A42" w14:textId="5DB9D232" w:rsidR="005D4CC1" w:rsidRDefault="005D4CC1">
          <w:pPr>
            <w:pStyle w:val="TOC1"/>
            <w:tabs>
              <w:tab w:val="right" w:leader="dot" w:pos="9016"/>
            </w:tabs>
            <w:rPr>
              <w:ins w:id="19" w:author="Andrew Instone-Cowie" w:date="2025-07-09T15:27:00Z" w16du:dateUtc="2025-07-09T14:27:00Z"/>
              <w:rFonts w:eastAsiaTheme="minorEastAsia"/>
              <w:noProof/>
              <w:kern w:val="2"/>
              <w:sz w:val="24"/>
              <w:szCs w:val="24"/>
              <w:lang w:eastAsia="en-GB"/>
              <w14:ligatures w14:val="standardContextual"/>
            </w:rPr>
          </w:pPr>
          <w:ins w:id="2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"_Toc202967281"</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lang w:eastAsia="en-GB"/>
              </w:rPr>
              <w:t>Attribution</w:t>
            </w:r>
            <w:r>
              <w:rPr>
                <w:noProof/>
                <w:webHidden/>
              </w:rPr>
              <w:tab/>
            </w:r>
            <w:r>
              <w:rPr>
                <w:noProof/>
                <w:webHidden/>
              </w:rPr>
              <w:fldChar w:fldCharType="begin"/>
            </w:r>
            <w:r>
              <w:rPr>
                <w:noProof/>
                <w:webHidden/>
              </w:rPr>
              <w:instrText xml:space="preserve"> PAGEREF _Toc202967281 \h </w:instrText>
            </w:r>
          </w:ins>
          <w:r>
            <w:rPr>
              <w:noProof/>
              <w:webHidden/>
            </w:rPr>
          </w:r>
          <w:ins w:id="21" w:author="Andrew Instone-Cowie" w:date="2025-07-09T15:27:00Z" w16du:dateUtc="2025-07-09T14:27:00Z">
            <w:r>
              <w:rPr>
                <w:noProof/>
                <w:webHidden/>
              </w:rPr>
              <w:fldChar w:fldCharType="separate"/>
            </w:r>
          </w:ins>
          <w:ins w:id="22" w:author="Andrew Instone-Cowie" w:date="2025-07-09T15:52:00Z" w16du:dateUtc="2025-07-09T14:52:00Z">
            <w:r w:rsidR="006D28B0">
              <w:rPr>
                <w:noProof/>
                <w:webHidden/>
              </w:rPr>
              <w:t>5</w:t>
            </w:r>
          </w:ins>
          <w:ins w:id="23" w:author="Andrew Instone-Cowie" w:date="2025-07-09T15:27:00Z" w16du:dateUtc="2025-07-09T14:27:00Z">
            <w:r>
              <w:rPr>
                <w:noProof/>
                <w:webHidden/>
              </w:rPr>
              <w:fldChar w:fldCharType="end"/>
            </w:r>
            <w:r w:rsidRPr="003D00B9">
              <w:rPr>
                <w:rStyle w:val="Hyperlink"/>
                <w:noProof/>
              </w:rPr>
              <w:fldChar w:fldCharType="end"/>
            </w:r>
          </w:ins>
        </w:p>
        <w:p w14:paraId="1EDD3C12" w14:textId="6F5C04E6" w:rsidR="005D4CC1" w:rsidRDefault="005D4CC1">
          <w:pPr>
            <w:pStyle w:val="TOC1"/>
            <w:tabs>
              <w:tab w:val="right" w:leader="dot" w:pos="9016"/>
            </w:tabs>
            <w:rPr>
              <w:ins w:id="24" w:author="Andrew Instone-Cowie" w:date="2025-07-09T15:27:00Z" w16du:dateUtc="2025-07-09T14:27:00Z"/>
              <w:rFonts w:eastAsiaTheme="minorEastAsia"/>
              <w:noProof/>
              <w:kern w:val="2"/>
              <w:sz w:val="24"/>
              <w:szCs w:val="24"/>
              <w:lang w:eastAsia="en-GB"/>
              <w14:ligatures w14:val="standardContextual"/>
            </w:rPr>
          </w:pPr>
          <w:ins w:id="2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"_Toc202967282"</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Documentation Map</w:t>
            </w:r>
            <w:r>
              <w:rPr>
                <w:noProof/>
                <w:webHidden/>
              </w:rPr>
              <w:tab/>
            </w:r>
            <w:r>
              <w:rPr>
                <w:noProof/>
                <w:webHidden/>
              </w:rPr>
              <w:fldChar w:fldCharType="begin"/>
            </w:r>
            <w:r>
              <w:rPr>
                <w:noProof/>
                <w:webHidden/>
              </w:rPr>
              <w:instrText xml:space="preserve"> PAGEREF _Toc202967282 \h </w:instrText>
            </w:r>
          </w:ins>
          <w:r>
            <w:rPr>
              <w:noProof/>
              <w:webHidden/>
            </w:rPr>
          </w:r>
          <w:ins w:id="26" w:author="Andrew Instone-Cowie" w:date="2025-07-09T15:27:00Z" w16du:dateUtc="2025-07-09T14:27:00Z">
            <w:r>
              <w:rPr>
                <w:noProof/>
                <w:webHidden/>
              </w:rPr>
              <w:fldChar w:fldCharType="separate"/>
            </w:r>
          </w:ins>
          <w:ins w:id="27" w:author="Andrew Instone-Cowie" w:date="2025-07-09T15:52:00Z" w16du:dateUtc="2025-07-09T14:52:00Z">
            <w:r w:rsidR="006D28B0">
              <w:rPr>
                <w:noProof/>
                <w:webHidden/>
              </w:rPr>
              <w:t>6</w:t>
            </w:r>
          </w:ins>
          <w:ins w:id="28" w:author="Andrew Instone-Cowie" w:date="2025-07-09T15:27:00Z" w16du:dateUtc="2025-07-09T14:27:00Z">
            <w:r>
              <w:rPr>
                <w:noProof/>
                <w:webHidden/>
              </w:rPr>
              <w:fldChar w:fldCharType="end"/>
            </w:r>
            <w:r w:rsidRPr="003D00B9">
              <w:rPr>
                <w:rStyle w:val="Hyperlink"/>
                <w:noProof/>
              </w:rPr>
              <w:fldChar w:fldCharType="end"/>
            </w:r>
          </w:ins>
        </w:p>
        <w:p w14:paraId="28564D11" w14:textId="5E628489" w:rsidR="005D4CC1" w:rsidRDefault="005D4CC1">
          <w:pPr>
            <w:pStyle w:val="TOC1"/>
            <w:tabs>
              <w:tab w:val="right" w:leader="dot" w:pos="9016"/>
            </w:tabs>
            <w:rPr>
              <w:ins w:id="29" w:author="Andrew Instone-Cowie" w:date="2025-07-09T15:27:00Z" w16du:dateUtc="2025-07-09T14:27:00Z"/>
              <w:rFonts w:eastAsiaTheme="minorEastAsia"/>
              <w:noProof/>
              <w:kern w:val="2"/>
              <w:sz w:val="24"/>
              <w:szCs w:val="24"/>
              <w:lang w:eastAsia="en-GB"/>
              <w14:ligatures w14:val="standardContextual"/>
            </w:rPr>
          </w:pPr>
          <w:ins w:id="3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"_Toc202967283"</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About This Guide</w:t>
            </w:r>
            <w:r>
              <w:rPr>
                <w:noProof/>
                <w:webHidden/>
              </w:rPr>
              <w:tab/>
            </w:r>
            <w:r>
              <w:rPr>
                <w:noProof/>
                <w:webHidden/>
              </w:rPr>
              <w:fldChar w:fldCharType="begin"/>
            </w:r>
            <w:r>
              <w:rPr>
                <w:noProof/>
                <w:webHidden/>
              </w:rPr>
              <w:instrText xml:space="preserve"> PAGEREF _Toc202967283 \h </w:instrText>
            </w:r>
          </w:ins>
          <w:r>
            <w:rPr>
              <w:noProof/>
              <w:webHidden/>
            </w:rPr>
          </w:r>
          <w:ins w:id="31" w:author="Andrew Instone-Cowie" w:date="2025-07-09T15:27:00Z" w16du:dateUtc="2025-07-09T14:27:00Z">
            <w:r>
              <w:rPr>
                <w:noProof/>
                <w:webHidden/>
              </w:rPr>
              <w:fldChar w:fldCharType="separate"/>
            </w:r>
          </w:ins>
          <w:ins w:id="32" w:author="Andrew Instone-Cowie" w:date="2025-07-09T15:52:00Z" w16du:dateUtc="2025-07-09T14:52:00Z">
            <w:r w:rsidR="006D28B0">
              <w:rPr>
                <w:noProof/>
                <w:webHidden/>
              </w:rPr>
              <w:t>7</w:t>
            </w:r>
          </w:ins>
          <w:ins w:id="33" w:author="Andrew Instone-Cowie" w:date="2025-07-09T15:27:00Z" w16du:dateUtc="2025-07-09T14:27:00Z">
            <w:r>
              <w:rPr>
                <w:noProof/>
                <w:webHidden/>
              </w:rPr>
              <w:fldChar w:fldCharType="end"/>
            </w:r>
            <w:r w:rsidRPr="003D00B9">
              <w:rPr>
                <w:rStyle w:val="Hyperlink"/>
                <w:noProof/>
              </w:rPr>
              <w:fldChar w:fldCharType="end"/>
            </w:r>
          </w:ins>
        </w:p>
        <w:p w14:paraId="11D74671" w14:textId="3D3BB60F" w:rsidR="005D4CC1" w:rsidRDefault="005D4CC1">
          <w:pPr>
            <w:pStyle w:val="TOC2"/>
            <w:tabs>
              <w:tab w:val="right" w:leader="dot" w:pos="9016"/>
            </w:tabs>
            <w:rPr>
              <w:ins w:id="34" w:author="Andrew Instone-Cowie" w:date="2025-07-09T15:27:00Z" w16du:dateUtc="2025-07-09T14:27:00Z"/>
              <w:rFonts w:eastAsiaTheme="minorEastAsia"/>
              <w:noProof/>
              <w:kern w:val="2"/>
              <w:sz w:val="24"/>
              <w:szCs w:val="24"/>
              <w:lang w:eastAsia="en-GB"/>
              <w14:ligatures w14:val="standardContextual"/>
            </w:rPr>
          </w:pPr>
          <w:ins w:id="3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"_Toc202967284"</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First Steps</w:t>
            </w:r>
            <w:r>
              <w:rPr>
                <w:noProof/>
                <w:webHidden/>
              </w:rPr>
              <w:tab/>
            </w:r>
            <w:r>
              <w:rPr>
                <w:noProof/>
                <w:webHidden/>
              </w:rPr>
              <w:fldChar w:fldCharType="begin"/>
            </w:r>
            <w:r>
              <w:rPr>
                <w:noProof/>
                <w:webHidden/>
              </w:rPr>
              <w:instrText xml:space="preserve"> PAGEREF _Toc202967284 \h </w:instrText>
            </w:r>
          </w:ins>
          <w:r>
            <w:rPr>
              <w:noProof/>
              <w:webHidden/>
            </w:rPr>
          </w:r>
          <w:ins w:id="36" w:author="Andrew Instone-Cowie" w:date="2025-07-09T15:27:00Z" w16du:dateUtc="2025-07-09T14:27:00Z">
            <w:r>
              <w:rPr>
                <w:noProof/>
                <w:webHidden/>
              </w:rPr>
              <w:fldChar w:fldCharType="separate"/>
            </w:r>
          </w:ins>
          <w:ins w:id="37" w:author="Andrew Instone-Cowie" w:date="2025-07-09T15:52:00Z" w16du:dateUtc="2025-07-09T14:52:00Z">
            <w:r w:rsidR="006D28B0">
              <w:rPr>
                <w:noProof/>
                <w:webHidden/>
              </w:rPr>
              <w:t>7</w:t>
            </w:r>
          </w:ins>
          <w:ins w:id="38" w:author="Andrew Instone-Cowie" w:date="2025-07-09T15:27:00Z" w16du:dateUtc="2025-07-09T14:27:00Z">
            <w:r>
              <w:rPr>
                <w:noProof/>
                <w:webHidden/>
              </w:rPr>
              <w:fldChar w:fldCharType="end"/>
            </w:r>
            <w:r w:rsidRPr="003D00B9">
              <w:rPr>
                <w:rStyle w:val="Hyperlink"/>
                <w:noProof/>
              </w:rPr>
              <w:fldChar w:fldCharType="end"/>
            </w:r>
          </w:ins>
        </w:p>
        <w:p w14:paraId="0AB6188C" w14:textId="21F13364" w:rsidR="005D4CC1" w:rsidRDefault="005D4CC1">
          <w:pPr>
            <w:pStyle w:val="TOC2"/>
            <w:tabs>
              <w:tab w:val="right" w:leader="dot" w:pos="9016"/>
            </w:tabs>
            <w:rPr>
              <w:ins w:id="39" w:author="Andrew Instone-Cowie" w:date="2025-07-09T15:27:00Z" w16du:dateUtc="2025-07-09T14:27:00Z"/>
              <w:rFonts w:eastAsiaTheme="minorEastAsia"/>
              <w:noProof/>
              <w:kern w:val="2"/>
              <w:sz w:val="24"/>
              <w:szCs w:val="24"/>
              <w:lang w:eastAsia="en-GB"/>
              <w14:ligatures w14:val="standardContextual"/>
            </w:rPr>
          </w:pPr>
          <w:ins w:id="4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"_Toc202967285"</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Next Steps</w:t>
            </w:r>
            <w:r>
              <w:rPr>
                <w:noProof/>
                <w:webHidden/>
              </w:rPr>
              <w:tab/>
            </w:r>
            <w:r>
              <w:rPr>
                <w:noProof/>
                <w:webHidden/>
              </w:rPr>
              <w:fldChar w:fldCharType="begin"/>
            </w:r>
            <w:r>
              <w:rPr>
                <w:noProof/>
                <w:webHidden/>
              </w:rPr>
              <w:instrText xml:space="preserve"> PAGEREF _Toc202967285 \h </w:instrText>
            </w:r>
          </w:ins>
          <w:r>
            <w:rPr>
              <w:noProof/>
              <w:webHidden/>
            </w:rPr>
          </w:r>
          <w:ins w:id="41" w:author="Andrew Instone-Cowie" w:date="2025-07-09T15:27:00Z" w16du:dateUtc="2025-07-09T14:27:00Z">
            <w:r>
              <w:rPr>
                <w:noProof/>
                <w:webHidden/>
              </w:rPr>
              <w:fldChar w:fldCharType="separate"/>
            </w:r>
          </w:ins>
          <w:ins w:id="42" w:author="Andrew Instone-Cowie" w:date="2025-07-09T15:52:00Z" w16du:dateUtc="2025-07-09T14:52:00Z">
            <w:r w:rsidR="006D28B0">
              <w:rPr>
                <w:noProof/>
                <w:webHidden/>
              </w:rPr>
              <w:t>7</w:t>
            </w:r>
          </w:ins>
          <w:ins w:id="43" w:author="Andrew Instone-Cowie" w:date="2025-07-09T15:27:00Z" w16du:dateUtc="2025-07-09T14:27:00Z">
            <w:r>
              <w:rPr>
                <w:noProof/>
                <w:webHidden/>
              </w:rPr>
              <w:fldChar w:fldCharType="end"/>
            </w:r>
            <w:r w:rsidRPr="003D00B9">
              <w:rPr>
                <w:rStyle w:val="Hyperlink"/>
                <w:noProof/>
              </w:rPr>
              <w:fldChar w:fldCharType="end"/>
            </w:r>
          </w:ins>
        </w:p>
        <w:p w14:paraId="06D86EE1" w14:textId="59754964" w:rsidR="005D4CC1" w:rsidRDefault="005D4CC1">
          <w:pPr>
            <w:pStyle w:val="TOC1"/>
            <w:tabs>
              <w:tab w:val="right" w:leader="dot" w:pos="9016"/>
            </w:tabs>
            <w:rPr>
              <w:ins w:id="44" w:author="Andrew Instone-Cowie" w:date="2025-07-09T15:27:00Z" w16du:dateUtc="2025-07-09T14:27:00Z"/>
              <w:rFonts w:eastAsiaTheme="minorEastAsia"/>
              <w:noProof/>
              <w:kern w:val="2"/>
              <w:sz w:val="24"/>
              <w:szCs w:val="24"/>
              <w:lang w:eastAsia="en-GB"/>
              <w14:ligatures w14:val="standardContextual"/>
            </w:rPr>
          </w:pPr>
          <w:ins w:id="4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"_Toc202967286"</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Background</w:t>
            </w:r>
            <w:r>
              <w:rPr>
                <w:noProof/>
                <w:webHidden/>
              </w:rPr>
              <w:tab/>
            </w:r>
            <w:r>
              <w:rPr>
                <w:noProof/>
                <w:webHidden/>
              </w:rPr>
              <w:fldChar w:fldCharType="begin"/>
            </w:r>
            <w:r>
              <w:rPr>
                <w:noProof/>
                <w:webHidden/>
              </w:rPr>
              <w:instrText xml:space="preserve"> PAGEREF _Toc202967286 \h </w:instrText>
            </w:r>
          </w:ins>
          <w:r>
            <w:rPr>
              <w:noProof/>
              <w:webHidden/>
            </w:rPr>
          </w:r>
          <w:ins w:id="46" w:author="Andrew Instone-Cowie" w:date="2025-07-09T15:27:00Z" w16du:dateUtc="2025-07-09T14:27:00Z">
            <w:r>
              <w:rPr>
                <w:noProof/>
                <w:webHidden/>
              </w:rPr>
              <w:fldChar w:fldCharType="separate"/>
            </w:r>
          </w:ins>
          <w:ins w:id="47" w:author="Andrew Instone-Cowie" w:date="2025-07-09T15:52:00Z" w16du:dateUtc="2025-07-09T14:52:00Z">
            <w:r w:rsidR="006D28B0">
              <w:rPr>
                <w:noProof/>
                <w:webHidden/>
              </w:rPr>
              <w:t>8</w:t>
            </w:r>
          </w:ins>
          <w:ins w:id="48" w:author="Andrew Instone-Cowie" w:date="2025-07-09T15:27:00Z" w16du:dateUtc="2025-07-09T14:27:00Z">
            <w:r>
              <w:rPr>
                <w:noProof/>
                <w:webHidden/>
              </w:rPr>
              <w:fldChar w:fldCharType="end"/>
            </w:r>
            <w:r w:rsidRPr="003D00B9">
              <w:rPr>
                <w:rStyle w:val="Hyperlink"/>
                <w:noProof/>
              </w:rPr>
              <w:fldChar w:fldCharType="end"/>
            </w:r>
          </w:ins>
        </w:p>
        <w:p w14:paraId="3822742C" w14:textId="61D827D1" w:rsidR="005D4CC1" w:rsidRDefault="005D4CC1">
          <w:pPr>
            <w:pStyle w:val="TOC2"/>
            <w:tabs>
              <w:tab w:val="right" w:leader="dot" w:pos="9016"/>
            </w:tabs>
            <w:rPr>
              <w:ins w:id="49" w:author="Andrew Instone-Cowie" w:date="2025-07-09T15:27:00Z" w16du:dateUtc="2025-07-09T14:27:00Z"/>
              <w:rFonts w:eastAsiaTheme="minorEastAsia"/>
              <w:noProof/>
              <w:kern w:val="2"/>
              <w:sz w:val="24"/>
              <w:szCs w:val="24"/>
              <w:lang w:eastAsia="en-GB"/>
              <w14:ligatures w14:val="standardContextual"/>
            </w:rPr>
          </w:pPr>
          <w:ins w:id="5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"_Toc202967287"</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The Liverpool Cathedral Simulator</w:t>
            </w:r>
            <w:r>
              <w:rPr>
                <w:noProof/>
                <w:webHidden/>
              </w:rPr>
              <w:tab/>
            </w:r>
            <w:r>
              <w:rPr>
                <w:noProof/>
                <w:webHidden/>
              </w:rPr>
              <w:fldChar w:fldCharType="begin"/>
            </w:r>
            <w:r>
              <w:rPr>
                <w:noProof/>
                <w:webHidden/>
              </w:rPr>
              <w:instrText xml:space="preserve"> PAGEREF _Toc202967287 \h </w:instrText>
            </w:r>
          </w:ins>
          <w:r>
            <w:rPr>
              <w:noProof/>
              <w:webHidden/>
            </w:rPr>
          </w:r>
          <w:ins w:id="51" w:author="Andrew Instone-Cowie" w:date="2025-07-09T15:27:00Z" w16du:dateUtc="2025-07-09T14:27:00Z">
            <w:r>
              <w:rPr>
                <w:noProof/>
                <w:webHidden/>
              </w:rPr>
              <w:fldChar w:fldCharType="separate"/>
            </w:r>
          </w:ins>
          <w:ins w:id="52" w:author="Andrew Instone-Cowie" w:date="2025-07-09T15:52:00Z" w16du:dateUtc="2025-07-09T14:52:00Z">
            <w:r w:rsidR="006D28B0">
              <w:rPr>
                <w:noProof/>
                <w:webHidden/>
              </w:rPr>
              <w:t>8</w:t>
            </w:r>
          </w:ins>
          <w:ins w:id="53" w:author="Andrew Instone-Cowie" w:date="2025-07-09T15:27:00Z" w16du:dateUtc="2025-07-09T14:27:00Z">
            <w:r>
              <w:rPr>
                <w:noProof/>
                <w:webHidden/>
              </w:rPr>
              <w:fldChar w:fldCharType="end"/>
            </w:r>
            <w:r w:rsidRPr="003D00B9">
              <w:rPr>
                <w:rStyle w:val="Hyperlink"/>
                <w:noProof/>
              </w:rPr>
              <w:fldChar w:fldCharType="end"/>
            </w:r>
          </w:ins>
        </w:p>
        <w:p w14:paraId="1CCF8BEF" w14:textId="0ABFFBDE" w:rsidR="005D4CC1" w:rsidRDefault="005D4CC1">
          <w:pPr>
            <w:pStyle w:val="TOC2"/>
            <w:tabs>
              <w:tab w:val="right" w:leader="dot" w:pos="9016"/>
            </w:tabs>
            <w:rPr>
              <w:ins w:id="54" w:author="Andrew Instone-Cowie" w:date="2025-07-09T15:27:00Z" w16du:dateUtc="2025-07-09T14:27:00Z"/>
              <w:rFonts w:eastAsiaTheme="minorEastAsia"/>
              <w:noProof/>
              <w:kern w:val="2"/>
              <w:sz w:val="24"/>
              <w:szCs w:val="24"/>
              <w:lang w:eastAsia="en-GB"/>
              <w14:ligatures w14:val="standardContextual"/>
            </w:rPr>
          </w:pPr>
          <w:ins w:id="5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"_Toc202967288"</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The Liverpool Ringing Simulator Project</w:t>
            </w:r>
            <w:r>
              <w:rPr>
                <w:noProof/>
                <w:webHidden/>
              </w:rPr>
              <w:tab/>
            </w:r>
            <w:r>
              <w:rPr>
                <w:noProof/>
                <w:webHidden/>
              </w:rPr>
              <w:fldChar w:fldCharType="begin"/>
            </w:r>
            <w:r>
              <w:rPr>
                <w:noProof/>
                <w:webHidden/>
              </w:rPr>
              <w:instrText xml:space="preserve"> PAGEREF _Toc202967288 \h </w:instrText>
            </w:r>
          </w:ins>
          <w:r>
            <w:rPr>
              <w:noProof/>
              <w:webHidden/>
            </w:rPr>
          </w:r>
          <w:ins w:id="56" w:author="Andrew Instone-Cowie" w:date="2025-07-09T15:27:00Z" w16du:dateUtc="2025-07-09T14:27:00Z">
            <w:r>
              <w:rPr>
                <w:noProof/>
                <w:webHidden/>
              </w:rPr>
              <w:fldChar w:fldCharType="separate"/>
            </w:r>
          </w:ins>
          <w:ins w:id="57" w:author="Andrew Instone-Cowie" w:date="2025-07-09T15:52:00Z" w16du:dateUtc="2025-07-09T14:52:00Z">
            <w:r w:rsidR="006D28B0">
              <w:rPr>
                <w:noProof/>
                <w:webHidden/>
              </w:rPr>
              <w:t>10</w:t>
            </w:r>
          </w:ins>
          <w:ins w:id="58" w:author="Andrew Instone-Cowie" w:date="2025-07-09T15:27:00Z" w16du:dateUtc="2025-07-09T14:27:00Z">
            <w:r>
              <w:rPr>
                <w:noProof/>
                <w:webHidden/>
              </w:rPr>
              <w:fldChar w:fldCharType="end"/>
            </w:r>
            <w:r w:rsidRPr="003D00B9">
              <w:rPr>
                <w:rStyle w:val="Hyperlink"/>
                <w:noProof/>
              </w:rPr>
              <w:fldChar w:fldCharType="end"/>
            </w:r>
          </w:ins>
        </w:p>
        <w:p w14:paraId="61382265" w14:textId="40C21B3C" w:rsidR="005D4CC1" w:rsidRDefault="005D4CC1">
          <w:pPr>
            <w:pStyle w:val="TOC1"/>
            <w:tabs>
              <w:tab w:val="right" w:leader="dot" w:pos="9016"/>
            </w:tabs>
            <w:rPr>
              <w:ins w:id="59" w:author="Andrew Instone-Cowie" w:date="2025-07-09T15:27:00Z" w16du:dateUtc="2025-07-09T14:27:00Z"/>
              <w:rFonts w:eastAsiaTheme="minorEastAsia"/>
              <w:noProof/>
              <w:kern w:val="2"/>
              <w:sz w:val="24"/>
              <w:szCs w:val="24"/>
              <w:lang w:eastAsia="en-GB"/>
              <w14:ligatures w14:val="standardContextual"/>
            </w:rPr>
          </w:pPr>
          <w:ins w:id="6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"_Toc202967289"</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The Type 2 Simulator</w:t>
            </w:r>
            <w:r>
              <w:rPr>
                <w:noProof/>
                <w:webHidden/>
              </w:rPr>
              <w:tab/>
            </w:r>
            <w:r>
              <w:rPr>
                <w:noProof/>
                <w:webHidden/>
              </w:rPr>
              <w:fldChar w:fldCharType="begin"/>
            </w:r>
            <w:r>
              <w:rPr>
                <w:noProof/>
                <w:webHidden/>
              </w:rPr>
              <w:instrText xml:space="preserve"> PAGEREF _Toc202967289 \h </w:instrText>
            </w:r>
          </w:ins>
          <w:r>
            <w:rPr>
              <w:noProof/>
              <w:webHidden/>
            </w:rPr>
          </w:r>
          <w:ins w:id="61" w:author="Andrew Instone-Cowie" w:date="2025-07-09T15:27:00Z" w16du:dateUtc="2025-07-09T14:27:00Z">
            <w:r>
              <w:rPr>
                <w:noProof/>
                <w:webHidden/>
              </w:rPr>
              <w:fldChar w:fldCharType="separate"/>
            </w:r>
          </w:ins>
          <w:ins w:id="62" w:author="Andrew Instone-Cowie" w:date="2025-07-09T15:52:00Z" w16du:dateUtc="2025-07-09T14:52:00Z">
            <w:r w:rsidR="006D28B0">
              <w:rPr>
                <w:noProof/>
                <w:webHidden/>
              </w:rPr>
              <w:t>11</w:t>
            </w:r>
          </w:ins>
          <w:ins w:id="63" w:author="Andrew Instone-Cowie" w:date="2025-07-09T15:27:00Z" w16du:dateUtc="2025-07-09T14:27:00Z">
            <w:r>
              <w:rPr>
                <w:noProof/>
                <w:webHidden/>
              </w:rPr>
              <w:fldChar w:fldCharType="end"/>
            </w:r>
            <w:r w:rsidRPr="003D00B9">
              <w:rPr>
                <w:rStyle w:val="Hyperlink"/>
                <w:noProof/>
              </w:rPr>
              <w:fldChar w:fldCharType="end"/>
            </w:r>
          </w:ins>
        </w:p>
        <w:p w14:paraId="418C5CF9" w14:textId="7C20BAB4" w:rsidR="005D4CC1" w:rsidRDefault="005D4CC1">
          <w:pPr>
            <w:pStyle w:val="TOC2"/>
            <w:tabs>
              <w:tab w:val="right" w:leader="dot" w:pos="9016"/>
            </w:tabs>
            <w:rPr>
              <w:ins w:id="64" w:author="Andrew Instone-Cowie" w:date="2025-07-09T15:27:00Z" w16du:dateUtc="2025-07-09T14:27:00Z"/>
              <w:rFonts w:eastAsiaTheme="minorEastAsia"/>
              <w:noProof/>
              <w:kern w:val="2"/>
              <w:sz w:val="24"/>
              <w:szCs w:val="24"/>
              <w:lang w:eastAsia="en-GB"/>
              <w14:ligatures w14:val="standardContextual"/>
            </w:rPr>
          </w:pPr>
          <w:ins w:id="6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"_Toc202967290"</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What’s New?</w:t>
            </w:r>
            <w:r>
              <w:rPr>
                <w:noProof/>
                <w:webHidden/>
              </w:rPr>
              <w:tab/>
            </w:r>
            <w:r>
              <w:rPr>
                <w:noProof/>
                <w:webHidden/>
              </w:rPr>
              <w:fldChar w:fldCharType="begin"/>
            </w:r>
            <w:r>
              <w:rPr>
                <w:noProof/>
                <w:webHidden/>
              </w:rPr>
              <w:instrText xml:space="preserve"> PAGEREF _Toc202967290 \h </w:instrText>
            </w:r>
          </w:ins>
          <w:r>
            <w:rPr>
              <w:noProof/>
              <w:webHidden/>
            </w:rPr>
          </w:r>
          <w:ins w:id="66" w:author="Andrew Instone-Cowie" w:date="2025-07-09T15:27:00Z" w16du:dateUtc="2025-07-09T14:27:00Z">
            <w:r>
              <w:rPr>
                <w:noProof/>
                <w:webHidden/>
              </w:rPr>
              <w:fldChar w:fldCharType="separate"/>
            </w:r>
          </w:ins>
          <w:ins w:id="67" w:author="Andrew Instone-Cowie" w:date="2025-07-09T15:52:00Z" w16du:dateUtc="2025-07-09T14:52:00Z">
            <w:r w:rsidR="006D28B0">
              <w:rPr>
                <w:noProof/>
                <w:webHidden/>
              </w:rPr>
              <w:t>12</w:t>
            </w:r>
          </w:ins>
          <w:ins w:id="68" w:author="Andrew Instone-Cowie" w:date="2025-07-09T15:27:00Z" w16du:dateUtc="2025-07-09T14:27:00Z">
            <w:r>
              <w:rPr>
                <w:noProof/>
                <w:webHidden/>
              </w:rPr>
              <w:fldChar w:fldCharType="end"/>
            </w:r>
            <w:r w:rsidRPr="003D00B9">
              <w:rPr>
                <w:rStyle w:val="Hyperlink"/>
                <w:noProof/>
              </w:rPr>
              <w:fldChar w:fldCharType="end"/>
            </w:r>
          </w:ins>
        </w:p>
        <w:p w14:paraId="40D7A5F5" w14:textId="4D5B0FB0" w:rsidR="005D4CC1" w:rsidRDefault="005D4CC1">
          <w:pPr>
            <w:pStyle w:val="TOC3"/>
            <w:tabs>
              <w:tab w:val="right" w:leader="dot" w:pos="9016"/>
            </w:tabs>
            <w:rPr>
              <w:ins w:id="69" w:author="Andrew Instone-Cowie" w:date="2025-07-09T15:27:00Z" w16du:dateUtc="2025-07-09T14:27:00Z"/>
              <w:noProof/>
              <w:kern w:val="2"/>
              <w:sz w:val="24"/>
              <w:szCs w:val="24"/>
              <w:lang w:val="en-GB" w:eastAsia="en-GB"/>
              <w14:ligatures w14:val="standardContextual"/>
            </w:rPr>
          </w:pPr>
          <w:ins w:id="7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"_Toc202967291"</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Expanded Capacity</w:t>
            </w:r>
            <w:r>
              <w:rPr>
                <w:noProof/>
                <w:webHidden/>
              </w:rPr>
              <w:tab/>
            </w:r>
            <w:r>
              <w:rPr>
                <w:noProof/>
                <w:webHidden/>
              </w:rPr>
              <w:fldChar w:fldCharType="begin"/>
            </w:r>
            <w:r>
              <w:rPr>
                <w:noProof/>
                <w:webHidden/>
              </w:rPr>
              <w:instrText xml:space="preserve"> PAGEREF _Toc202967291 \h </w:instrText>
            </w:r>
          </w:ins>
          <w:r>
            <w:rPr>
              <w:noProof/>
              <w:webHidden/>
            </w:rPr>
          </w:r>
          <w:ins w:id="71" w:author="Andrew Instone-Cowie" w:date="2025-07-09T15:27:00Z" w16du:dateUtc="2025-07-09T14:27:00Z">
            <w:r>
              <w:rPr>
                <w:noProof/>
                <w:webHidden/>
              </w:rPr>
              <w:fldChar w:fldCharType="separate"/>
            </w:r>
          </w:ins>
          <w:ins w:id="72" w:author="Andrew Instone-Cowie" w:date="2025-07-09T15:52:00Z" w16du:dateUtc="2025-07-09T14:52:00Z">
            <w:r w:rsidR="006D28B0">
              <w:rPr>
                <w:noProof/>
                <w:webHidden/>
              </w:rPr>
              <w:t>12</w:t>
            </w:r>
          </w:ins>
          <w:ins w:id="73" w:author="Andrew Instone-Cowie" w:date="2025-07-09T15:27:00Z" w16du:dateUtc="2025-07-09T14:27:00Z">
            <w:r>
              <w:rPr>
                <w:noProof/>
                <w:webHidden/>
              </w:rPr>
              <w:fldChar w:fldCharType="end"/>
            </w:r>
            <w:r w:rsidRPr="003D00B9">
              <w:rPr>
                <w:rStyle w:val="Hyperlink"/>
                <w:noProof/>
              </w:rPr>
              <w:fldChar w:fldCharType="end"/>
            </w:r>
          </w:ins>
        </w:p>
        <w:p w14:paraId="2C067841" w14:textId="74242C6F" w:rsidR="005D4CC1" w:rsidRDefault="005D4CC1">
          <w:pPr>
            <w:pStyle w:val="TOC3"/>
            <w:tabs>
              <w:tab w:val="right" w:leader="dot" w:pos="9016"/>
            </w:tabs>
            <w:rPr>
              <w:ins w:id="74" w:author="Andrew Instone-Cowie" w:date="2025-07-09T15:27:00Z" w16du:dateUtc="2025-07-09T14:27:00Z"/>
              <w:noProof/>
              <w:kern w:val="2"/>
              <w:sz w:val="24"/>
              <w:szCs w:val="24"/>
              <w:lang w:val="en-GB" w:eastAsia="en-GB"/>
              <w14:ligatures w14:val="standardContextual"/>
            </w:rPr>
          </w:pPr>
          <w:ins w:id="7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"_Toc202967292"</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Redesigned PCBs</w:t>
            </w:r>
            <w:r>
              <w:rPr>
                <w:noProof/>
                <w:webHidden/>
              </w:rPr>
              <w:tab/>
            </w:r>
            <w:r>
              <w:rPr>
                <w:noProof/>
                <w:webHidden/>
              </w:rPr>
              <w:fldChar w:fldCharType="begin"/>
            </w:r>
            <w:r>
              <w:rPr>
                <w:noProof/>
                <w:webHidden/>
              </w:rPr>
              <w:instrText xml:space="preserve"> PAGEREF _Toc202967292 \h </w:instrText>
            </w:r>
          </w:ins>
          <w:r>
            <w:rPr>
              <w:noProof/>
              <w:webHidden/>
            </w:rPr>
          </w:r>
          <w:ins w:id="76" w:author="Andrew Instone-Cowie" w:date="2025-07-09T15:27:00Z" w16du:dateUtc="2025-07-09T14:27:00Z">
            <w:r>
              <w:rPr>
                <w:noProof/>
                <w:webHidden/>
              </w:rPr>
              <w:fldChar w:fldCharType="separate"/>
            </w:r>
          </w:ins>
          <w:ins w:id="77" w:author="Andrew Instone-Cowie" w:date="2025-07-09T15:52:00Z" w16du:dateUtc="2025-07-09T14:52:00Z">
            <w:r w:rsidR="006D28B0">
              <w:rPr>
                <w:noProof/>
                <w:webHidden/>
              </w:rPr>
              <w:t>12</w:t>
            </w:r>
          </w:ins>
          <w:ins w:id="78" w:author="Andrew Instone-Cowie" w:date="2025-07-09T15:27:00Z" w16du:dateUtc="2025-07-09T14:27:00Z">
            <w:r>
              <w:rPr>
                <w:noProof/>
                <w:webHidden/>
              </w:rPr>
              <w:fldChar w:fldCharType="end"/>
            </w:r>
            <w:r w:rsidRPr="003D00B9">
              <w:rPr>
                <w:rStyle w:val="Hyperlink"/>
                <w:noProof/>
              </w:rPr>
              <w:fldChar w:fldCharType="end"/>
            </w:r>
          </w:ins>
        </w:p>
        <w:p w14:paraId="0F401DB3" w14:textId="127D621C" w:rsidR="005D4CC1" w:rsidRDefault="005D4CC1">
          <w:pPr>
            <w:pStyle w:val="TOC3"/>
            <w:tabs>
              <w:tab w:val="right" w:leader="dot" w:pos="9016"/>
            </w:tabs>
            <w:rPr>
              <w:ins w:id="79" w:author="Andrew Instone-Cowie" w:date="2025-07-09T15:27:00Z" w16du:dateUtc="2025-07-09T14:27:00Z"/>
              <w:noProof/>
              <w:kern w:val="2"/>
              <w:sz w:val="24"/>
              <w:szCs w:val="24"/>
              <w:lang w:val="en-GB" w:eastAsia="en-GB"/>
              <w14:ligatures w14:val="standardContextual"/>
            </w:rPr>
          </w:pPr>
          <w:ins w:id="8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"_Toc202967293"</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Simplified Enclosures</w:t>
            </w:r>
            <w:r>
              <w:rPr>
                <w:noProof/>
                <w:webHidden/>
              </w:rPr>
              <w:tab/>
            </w:r>
            <w:r>
              <w:rPr>
                <w:noProof/>
                <w:webHidden/>
              </w:rPr>
              <w:fldChar w:fldCharType="begin"/>
            </w:r>
            <w:r>
              <w:rPr>
                <w:noProof/>
                <w:webHidden/>
              </w:rPr>
              <w:instrText xml:space="preserve"> PAGEREF _Toc202967293 \h </w:instrText>
            </w:r>
          </w:ins>
          <w:r>
            <w:rPr>
              <w:noProof/>
              <w:webHidden/>
            </w:rPr>
          </w:r>
          <w:ins w:id="81" w:author="Andrew Instone-Cowie" w:date="2025-07-09T15:27:00Z" w16du:dateUtc="2025-07-09T14:27:00Z">
            <w:r>
              <w:rPr>
                <w:noProof/>
                <w:webHidden/>
              </w:rPr>
              <w:fldChar w:fldCharType="separate"/>
            </w:r>
          </w:ins>
          <w:ins w:id="82" w:author="Andrew Instone-Cowie" w:date="2025-07-09T15:52:00Z" w16du:dateUtc="2025-07-09T14:52:00Z">
            <w:r w:rsidR="006D28B0">
              <w:rPr>
                <w:noProof/>
                <w:webHidden/>
              </w:rPr>
              <w:t>12</w:t>
            </w:r>
          </w:ins>
          <w:ins w:id="83" w:author="Andrew Instone-Cowie" w:date="2025-07-09T15:27:00Z" w16du:dateUtc="2025-07-09T14:27:00Z">
            <w:r>
              <w:rPr>
                <w:noProof/>
                <w:webHidden/>
              </w:rPr>
              <w:fldChar w:fldCharType="end"/>
            </w:r>
            <w:r w:rsidRPr="003D00B9">
              <w:rPr>
                <w:rStyle w:val="Hyperlink"/>
                <w:noProof/>
              </w:rPr>
              <w:fldChar w:fldCharType="end"/>
            </w:r>
          </w:ins>
        </w:p>
        <w:p w14:paraId="29C00577" w14:textId="24C2841C" w:rsidR="005D4CC1" w:rsidRDefault="005D4CC1">
          <w:pPr>
            <w:pStyle w:val="TOC3"/>
            <w:tabs>
              <w:tab w:val="right" w:leader="dot" w:pos="9016"/>
            </w:tabs>
            <w:rPr>
              <w:ins w:id="84" w:author="Andrew Instone-Cowie" w:date="2025-07-09T15:27:00Z" w16du:dateUtc="2025-07-09T14:27:00Z"/>
              <w:noProof/>
              <w:kern w:val="2"/>
              <w:sz w:val="24"/>
              <w:szCs w:val="24"/>
              <w:lang w:val="en-GB" w:eastAsia="en-GB"/>
              <w14:ligatures w14:val="standardContextual"/>
            </w:rPr>
          </w:pPr>
          <w:ins w:id="8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"_Toc202967294"</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Off the Shelf Cables</w:t>
            </w:r>
            <w:r>
              <w:rPr>
                <w:noProof/>
                <w:webHidden/>
              </w:rPr>
              <w:tab/>
            </w:r>
            <w:r>
              <w:rPr>
                <w:noProof/>
                <w:webHidden/>
              </w:rPr>
              <w:fldChar w:fldCharType="begin"/>
            </w:r>
            <w:r>
              <w:rPr>
                <w:noProof/>
                <w:webHidden/>
              </w:rPr>
              <w:instrText xml:space="preserve"> PAGEREF _Toc202967294 \h </w:instrText>
            </w:r>
          </w:ins>
          <w:r>
            <w:rPr>
              <w:noProof/>
              <w:webHidden/>
            </w:rPr>
          </w:r>
          <w:ins w:id="86" w:author="Andrew Instone-Cowie" w:date="2025-07-09T15:27:00Z" w16du:dateUtc="2025-07-09T14:27:00Z">
            <w:r>
              <w:rPr>
                <w:noProof/>
                <w:webHidden/>
              </w:rPr>
              <w:fldChar w:fldCharType="separate"/>
            </w:r>
          </w:ins>
          <w:ins w:id="87" w:author="Andrew Instone-Cowie" w:date="2025-07-09T15:52:00Z" w16du:dateUtc="2025-07-09T14:52:00Z">
            <w:r w:rsidR="006D28B0">
              <w:rPr>
                <w:noProof/>
                <w:webHidden/>
              </w:rPr>
              <w:t>12</w:t>
            </w:r>
          </w:ins>
          <w:ins w:id="88" w:author="Andrew Instone-Cowie" w:date="2025-07-09T15:27:00Z" w16du:dateUtc="2025-07-09T14:27:00Z">
            <w:r>
              <w:rPr>
                <w:noProof/>
                <w:webHidden/>
              </w:rPr>
              <w:fldChar w:fldCharType="end"/>
            </w:r>
            <w:r w:rsidRPr="003D00B9">
              <w:rPr>
                <w:rStyle w:val="Hyperlink"/>
                <w:noProof/>
              </w:rPr>
              <w:fldChar w:fldCharType="end"/>
            </w:r>
          </w:ins>
        </w:p>
        <w:p w14:paraId="469E6ADD" w14:textId="69AAA1FD" w:rsidR="005D4CC1" w:rsidRDefault="005D4CC1">
          <w:pPr>
            <w:pStyle w:val="TOC3"/>
            <w:tabs>
              <w:tab w:val="right" w:leader="dot" w:pos="9016"/>
            </w:tabs>
            <w:rPr>
              <w:ins w:id="89" w:author="Andrew Instone-Cowie" w:date="2025-07-09T15:27:00Z" w16du:dateUtc="2025-07-09T14:27:00Z"/>
              <w:noProof/>
              <w:kern w:val="2"/>
              <w:sz w:val="24"/>
              <w:szCs w:val="24"/>
              <w:lang w:val="en-GB" w:eastAsia="en-GB"/>
              <w14:ligatures w14:val="standardContextual"/>
            </w:rPr>
          </w:pPr>
          <w:ins w:id="9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"_Toc202967295"</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New Guides</w:t>
            </w:r>
            <w:r>
              <w:rPr>
                <w:noProof/>
                <w:webHidden/>
              </w:rPr>
              <w:tab/>
            </w:r>
            <w:r>
              <w:rPr>
                <w:noProof/>
                <w:webHidden/>
              </w:rPr>
              <w:fldChar w:fldCharType="begin"/>
            </w:r>
            <w:r>
              <w:rPr>
                <w:noProof/>
                <w:webHidden/>
              </w:rPr>
              <w:instrText xml:space="preserve"> PAGEREF _Toc202967295 \h </w:instrText>
            </w:r>
          </w:ins>
          <w:r>
            <w:rPr>
              <w:noProof/>
              <w:webHidden/>
            </w:rPr>
          </w:r>
          <w:ins w:id="91" w:author="Andrew Instone-Cowie" w:date="2025-07-09T15:27:00Z" w16du:dateUtc="2025-07-09T14:27:00Z">
            <w:r>
              <w:rPr>
                <w:noProof/>
                <w:webHidden/>
              </w:rPr>
              <w:fldChar w:fldCharType="separate"/>
            </w:r>
          </w:ins>
          <w:ins w:id="92" w:author="Andrew Instone-Cowie" w:date="2025-07-09T15:52:00Z" w16du:dateUtc="2025-07-09T14:52:00Z">
            <w:r w:rsidR="006D28B0">
              <w:rPr>
                <w:noProof/>
                <w:webHidden/>
              </w:rPr>
              <w:t>12</w:t>
            </w:r>
          </w:ins>
          <w:ins w:id="93" w:author="Andrew Instone-Cowie" w:date="2025-07-09T15:27:00Z" w16du:dateUtc="2025-07-09T14:27:00Z">
            <w:r>
              <w:rPr>
                <w:noProof/>
                <w:webHidden/>
              </w:rPr>
              <w:fldChar w:fldCharType="end"/>
            </w:r>
            <w:r w:rsidRPr="003D00B9">
              <w:rPr>
                <w:rStyle w:val="Hyperlink"/>
                <w:noProof/>
              </w:rPr>
              <w:fldChar w:fldCharType="end"/>
            </w:r>
          </w:ins>
        </w:p>
        <w:p w14:paraId="467688CF" w14:textId="15E8C5D6" w:rsidR="005D4CC1" w:rsidRDefault="005D4CC1">
          <w:pPr>
            <w:pStyle w:val="TOC2"/>
            <w:tabs>
              <w:tab w:val="right" w:leader="dot" w:pos="9016"/>
            </w:tabs>
            <w:rPr>
              <w:ins w:id="94" w:author="Andrew Instone-Cowie" w:date="2025-07-09T15:27:00Z" w16du:dateUtc="2025-07-09T14:27:00Z"/>
              <w:rFonts w:eastAsiaTheme="minorEastAsia"/>
              <w:noProof/>
              <w:kern w:val="2"/>
              <w:sz w:val="24"/>
              <w:szCs w:val="24"/>
              <w:lang w:eastAsia="en-GB"/>
              <w14:ligatures w14:val="standardContextual"/>
            </w:rPr>
          </w:pPr>
          <w:ins w:id="9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"_Toc202967296"</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What Does It Look Like?</w:t>
            </w:r>
            <w:r>
              <w:rPr>
                <w:noProof/>
                <w:webHidden/>
              </w:rPr>
              <w:tab/>
            </w:r>
            <w:r>
              <w:rPr>
                <w:noProof/>
                <w:webHidden/>
              </w:rPr>
              <w:fldChar w:fldCharType="begin"/>
            </w:r>
            <w:r>
              <w:rPr>
                <w:noProof/>
                <w:webHidden/>
              </w:rPr>
              <w:instrText xml:space="preserve"> PAGEREF _Toc202967296 \h </w:instrText>
            </w:r>
          </w:ins>
          <w:r>
            <w:rPr>
              <w:noProof/>
              <w:webHidden/>
            </w:rPr>
          </w:r>
          <w:ins w:id="96" w:author="Andrew Instone-Cowie" w:date="2025-07-09T15:27:00Z" w16du:dateUtc="2025-07-09T14:27:00Z">
            <w:r>
              <w:rPr>
                <w:noProof/>
                <w:webHidden/>
              </w:rPr>
              <w:fldChar w:fldCharType="separate"/>
            </w:r>
          </w:ins>
          <w:ins w:id="97" w:author="Andrew Instone-Cowie" w:date="2025-07-09T15:52:00Z" w16du:dateUtc="2025-07-09T14:52:00Z">
            <w:r w:rsidR="006D28B0">
              <w:rPr>
                <w:noProof/>
                <w:webHidden/>
              </w:rPr>
              <w:t>13</w:t>
            </w:r>
          </w:ins>
          <w:ins w:id="98" w:author="Andrew Instone-Cowie" w:date="2025-07-09T15:27:00Z" w16du:dateUtc="2025-07-09T14:27:00Z">
            <w:r>
              <w:rPr>
                <w:noProof/>
                <w:webHidden/>
              </w:rPr>
              <w:fldChar w:fldCharType="end"/>
            </w:r>
            <w:r w:rsidRPr="003D00B9">
              <w:rPr>
                <w:rStyle w:val="Hyperlink"/>
                <w:noProof/>
              </w:rPr>
              <w:fldChar w:fldCharType="end"/>
            </w:r>
          </w:ins>
        </w:p>
        <w:p w14:paraId="4C6B55F3" w14:textId="29F81AEE" w:rsidR="005D4CC1" w:rsidRDefault="005D4CC1">
          <w:pPr>
            <w:pStyle w:val="TOC2"/>
            <w:tabs>
              <w:tab w:val="right" w:leader="dot" w:pos="9016"/>
            </w:tabs>
            <w:rPr>
              <w:ins w:id="99" w:author="Andrew Instone-Cowie" w:date="2025-07-09T15:27:00Z" w16du:dateUtc="2025-07-09T14:27:00Z"/>
              <w:rFonts w:eastAsiaTheme="minorEastAsia"/>
              <w:noProof/>
              <w:kern w:val="2"/>
              <w:sz w:val="24"/>
              <w:szCs w:val="24"/>
              <w:lang w:eastAsia="en-GB"/>
              <w14:ligatures w14:val="standardContextual"/>
            </w:rPr>
          </w:pPr>
          <w:ins w:id="10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"_Toc202967297"</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Available Modules</w:t>
            </w:r>
            <w:r>
              <w:rPr>
                <w:noProof/>
                <w:webHidden/>
              </w:rPr>
              <w:tab/>
            </w:r>
            <w:r>
              <w:rPr>
                <w:noProof/>
                <w:webHidden/>
              </w:rPr>
              <w:fldChar w:fldCharType="begin"/>
            </w:r>
            <w:r>
              <w:rPr>
                <w:noProof/>
                <w:webHidden/>
              </w:rPr>
              <w:instrText xml:space="preserve"> PAGEREF _Toc202967297 \h </w:instrText>
            </w:r>
          </w:ins>
          <w:r>
            <w:rPr>
              <w:noProof/>
              <w:webHidden/>
            </w:rPr>
          </w:r>
          <w:ins w:id="101" w:author="Andrew Instone-Cowie" w:date="2025-07-09T15:27:00Z" w16du:dateUtc="2025-07-09T14:27:00Z">
            <w:r>
              <w:rPr>
                <w:noProof/>
                <w:webHidden/>
              </w:rPr>
              <w:fldChar w:fldCharType="separate"/>
            </w:r>
          </w:ins>
          <w:ins w:id="102" w:author="Andrew Instone-Cowie" w:date="2025-07-09T15:52:00Z" w16du:dateUtc="2025-07-09T14:52:00Z">
            <w:r w:rsidR="006D28B0">
              <w:rPr>
                <w:noProof/>
                <w:webHidden/>
              </w:rPr>
              <w:t>14</w:t>
            </w:r>
          </w:ins>
          <w:ins w:id="103" w:author="Andrew Instone-Cowie" w:date="2025-07-09T15:27:00Z" w16du:dateUtc="2025-07-09T14:27:00Z">
            <w:r>
              <w:rPr>
                <w:noProof/>
                <w:webHidden/>
              </w:rPr>
              <w:fldChar w:fldCharType="end"/>
            </w:r>
            <w:r w:rsidRPr="003D00B9">
              <w:rPr>
                <w:rStyle w:val="Hyperlink"/>
                <w:noProof/>
              </w:rPr>
              <w:fldChar w:fldCharType="end"/>
            </w:r>
          </w:ins>
        </w:p>
        <w:p w14:paraId="4CCD2291" w14:textId="2F697208" w:rsidR="005D4CC1" w:rsidRDefault="005D4CC1">
          <w:pPr>
            <w:pStyle w:val="TOC1"/>
            <w:tabs>
              <w:tab w:val="right" w:leader="dot" w:pos="9016"/>
            </w:tabs>
            <w:rPr>
              <w:ins w:id="104" w:author="Andrew Instone-Cowie" w:date="2025-07-09T15:27:00Z" w16du:dateUtc="2025-07-09T14:27:00Z"/>
              <w:rFonts w:eastAsiaTheme="minorEastAsia"/>
              <w:noProof/>
              <w:kern w:val="2"/>
              <w:sz w:val="24"/>
              <w:szCs w:val="24"/>
              <w:lang w:eastAsia="en-GB"/>
              <w14:ligatures w14:val="standardContextual"/>
            </w:rPr>
          </w:pPr>
          <w:ins w:id="10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"_Toc202967298"</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Planning Your Simulator Installation</w:t>
            </w:r>
            <w:r>
              <w:rPr>
                <w:noProof/>
                <w:webHidden/>
              </w:rPr>
              <w:tab/>
            </w:r>
            <w:r>
              <w:rPr>
                <w:noProof/>
                <w:webHidden/>
              </w:rPr>
              <w:fldChar w:fldCharType="begin"/>
            </w:r>
            <w:r>
              <w:rPr>
                <w:noProof/>
                <w:webHidden/>
              </w:rPr>
              <w:instrText xml:space="preserve"> PAGEREF _Toc202967298 \h </w:instrText>
            </w:r>
          </w:ins>
          <w:r>
            <w:rPr>
              <w:noProof/>
              <w:webHidden/>
            </w:rPr>
          </w:r>
          <w:ins w:id="106" w:author="Andrew Instone-Cowie" w:date="2025-07-09T15:27:00Z" w16du:dateUtc="2025-07-09T14:27:00Z">
            <w:r>
              <w:rPr>
                <w:noProof/>
                <w:webHidden/>
              </w:rPr>
              <w:fldChar w:fldCharType="separate"/>
            </w:r>
          </w:ins>
          <w:ins w:id="107" w:author="Andrew Instone-Cowie" w:date="2025-07-09T15:52:00Z" w16du:dateUtc="2025-07-09T14:52:00Z">
            <w:r w:rsidR="006D28B0">
              <w:rPr>
                <w:noProof/>
                <w:webHidden/>
              </w:rPr>
              <w:t>15</w:t>
            </w:r>
          </w:ins>
          <w:ins w:id="108" w:author="Andrew Instone-Cowie" w:date="2025-07-09T15:27:00Z" w16du:dateUtc="2025-07-09T14:27:00Z">
            <w:r>
              <w:rPr>
                <w:noProof/>
                <w:webHidden/>
              </w:rPr>
              <w:fldChar w:fldCharType="end"/>
            </w:r>
            <w:r w:rsidRPr="003D00B9">
              <w:rPr>
                <w:rStyle w:val="Hyperlink"/>
                <w:noProof/>
              </w:rPr>
              <w:fldChar w:fldCharType="end"/>
            </w:r>
          </w:ins>
        </w:p>
        <w:p w14:paraId="74B405F7" w14:textId="24FD9AB3" w:rsidR="005D4CC1" w:rsidRDefault="005D4CC1">
          <w:pPr>
            <w:pStyle w:val="TOC2"/>
            <w:tabs>
              <w:tab w:val="right" w:leader="dot" w:pos="9016"/>
            </w:tabs>
            <w:rPr>
              <w:ins w:id="109" w:author="Andrew Instone-Cowie" w:date="2025-07-09T15:27:00Z" w16du:dateUtc="2025-07-09T14:27:00Z"/>
              <w:rFonts w:eastAsiaTheme="minorEastAsia"/>
              <w:noProof/>
              <w:kern w:val="2"/>
              <w:sz w:val="24"/>
              <w:szCs w:val="24"/>
              <w:lang w:eastAsia="en-GB"/>
              <w14:ligatures w14:val="standardContextual"/>
            </w:rPr>
          </w:pPr>
          <w:ins w:id="11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"_Toc202967299"</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What</w:t>
            </w:r>
            <w:r>
              <w:rPr>
                <w:noProof/>
                <w:webHidden/>
              </w:rPr>
              <w:tab/>
            </w:r>
            <w:r>
              <w:rPr>
                <w:noProof/>
                <w:webHidden/>
              </w:rPr>
              <w:fldChar w:fldCharType="begin"/>
            </w:r>
            <w:r>
              <w:rPr>
                <w:noProof/>
                <w:webHidden/>
              </w:rPr>
              <w:instrText xml:space="preserve"> PAGEREF _Toc202967299 \h </w:instrText>
            </w:r>
          </w:ins>
          <w:r>
            <w:rPr>
              <w:noProof/>
              <w:webHidden/>
            </w:rPr>
          </w:r>
          <w:ins w:id="111" w:author="Andrew Instone-Cowie" w:date="2025-07-09T15:27:00Z" w16du:dateUtc="2025-07-09T14:27:00Z">
            <w:r>
              <w:rPr>
                <w:noProof/>
                <w:webHidden/>
              </w:rPr>
              <w:fldChar w:fldCharType="separate"/>
            </w:r>
          </w:ins>
          <w:ins w:id="112" w:author="Andrew Instone-Cowie" w:date="2025-07-09T15:52:00Z" w16du:dateUtc="2025-07-09T14:52:00Z">
            <w:r w:rsidR="006D28B0">
              <w:rPr>
                <w:noProof/>
                <w:webHidden/>
              </w:rPr>
              <w:t>15</w:t>
            </w:r>
          </w:ins>
          <w:ins w:id="113" w:author="Andrew Instone-Cowie" w:date="2025-07-09T15:27:00Z" w16du:dateUtc="2025-07-09T14:27:00Z">
            <w:r>
              <w:rPr>
                <w:noProof/>
                <w:webHidden/>
              </w:rPr>
              <w:fldChar w:fldCharType="end"/>
            </w:r>
            <w:r w:rsidRPr="003D00B9">
              <w:rPr>
                <w:rStyle w:val="Hyperlink"/>
                <w:noProof/>
              </w:rPr>
              <w:fldChar w:fldCharType="end"/>
            </w:r>
          </w:ins>
        </w:p>
        <w:p w14:paraId="3955C726" w14:textId="05F59316" w:rsidR="005D4CC1" w:rsidRDefault="005D4CC1">
          <w:pPr>
            <w:pStyle w:val="TOC2"/>
            <w:tabs>
              <w:tab w:val="right" w:leader="dot" w:pos="9016"/>
            </w:tabs>
            <w:rPr>
              <w:ins w:id="114" w:author="Andrew Instone-Cowie" w:date="2025-07-09T15:27:00Z" w16du:dateUtc="2025-07-09T14:27:00Z"/>
              <w:rFonts w:eastAsiaTheme="minorEastAsia"/>
              <w:noProof/>
              <w:kern w:val="2"/>
              <w:sz w:val="24"/>
              <w:szCs w:val="24"/>
              <w:lang w:eastAsia="en-GB"/>
              <w14:ligatures w14:val="standardContextual"/>
            </w:rPr>
          </w:pPr>
          <w:ins w:id="11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"_Toc202967300"</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Where</w:t>
            </w:r>
            <w:r>
              <w:rPr>
                <w:noProof/>
                <w:webHidden/>
              </w:rPr>
              <w:tab/>
            </w:r>
            <w:r>
              <w:rPr>
                <w:noProof/>
                <w:webHidden/>
              </w:rPr>
              <w:fldChar w:fldCharType="begin"/>
            </w:r>
            <w:r>
              <w:rPr>
                <w:noProof/>
                <w:webHidden/>
              </w:rPr>
              <w:instrText xml:space="preserve"> PAGEREF _Toc202967300 \h </w:instrText>
            </w:r>
          </w:ins>
          <w:r>
            <w:rPr>
              <w:noProof/>
              <w:webHidden/>
            </w:rPr>
          </w:r>
          <w:ins w:id="116" w:author="Andrew Instone-Cowie" w:date="2025-07-09T15:27:00Z" w16du:dateUtc="2025-07-09T14:27:00Z">
            <w:r>
              <w:rPr>
                <w:noProof/>
                <w:webHidden/>
              </w:rPr>
              <w:fldChar w:fldCharType="separate"/>
            </w:r>
          </w:ins>
          <w:ins w:id="117" w:author="Andrew Instone-Cowie" w:date="2025-07-09T15:52:00Z" w16du:dateUtc="2025-07-09T14:52:00Z">
            <w:r w:rsidR="006D28B0">
              <w:rPr>
                <w:noProof/>
                <w:webHidden/>
              </w:rPr>
              <w:t>15</w:t>
            </w:r>
          </w:ins>
          <w:ins w:id="118" w:author="Andrew Instone-Cowie" w:date="2025-07-09T15:27:00Z" w16du:dateUtc="2025-07-09T14:27:00Z">
            <w:r>
              <w:rPr>
                <w:noProof/>
                <w:webHidden/>
              </w:rPr>
              <w:fldChar w:fldCharType="end"/>
            </w:r>
            <w:r w:rsidRPr="003D00B9">
              <w:rPr>
                <w:rStyle w:val="Hyperlink"/>
                <w:noProof/>
              </w:rPr>
              <w:fldChar w:fldCharType="end"/>
            </w:r>
          </w:ins>
        </w:p>
        <w:p w14:paraId="2AC5BE5E" w14:textId="7784A23F" w:rsidR="005D4CC1" w:rsidRDefault="005D4CC1">
          <w:pPr>
            <w:pStyle w:val="TOC2"/>
            <w:tabs>
              <w:tab w:val="right" w:leader="dot" w:pos="9016"/>
            </w:tabs>
            <w:rPr>
              <w:ins w:id="119" w:author="Andrew Instone-Cowie" w:date="2025-07-09T15:27:00Z" w16du:dateUtc="2025-07-09T14:27:00Z"/>
              <w:rFonts w:eastAsiaTheme="minorEastAsia"/>
              <w:noProof/>
              <w:kern w:val="2"/>
              <w:sz w:val="24"/>
              <w:szCs w:val="24"/>
              <w:lang w:eastAsia="en-GB"/>
              <w14:ligatures w14:val="standardContextual"/>
            </w:rPr>
          </w:pPr>
          <w:ins w:id="12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"_Toc202967301"</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How</w:t>
            </w:r>
            <w:r>
              <w:rPr>
                <w:noProof/>
                <w:webHidden/>
              </w:rPr>
              <w:tab/>
            </w:r>
            <w:r>
              <w:rPr>
                <w:noProof/>
                <w:webHidden/>
              </w:rPr>
              <w:fldChar w:fldCharType="begin"/>
            </w:r>
            <w:r>
              <w:rPr>
                <w:noProof/>
                <w:webHidden/>
              </w:rPr>
              <w:instrText xml:space="preserve"> PAGEREF _Toc202967301 \h </w:instrText>
            </w:r>
          </w:ins>
          <w:r>
            <w:rPr>
              <w:noProof/>
              <w:webHidden/>
            </w:rPr>
          </w:r>
          <w:ins w:id="121" w:author="Andrew Instone-Cowie" w:date="2025-07-09T15:27:00Z" w16du:dateUtc="2025-07-09T14:27:00Z">
            <w:r>
              <w:rPr>
                <w:noProof/>
                <w:webHidden/>
              </w:rPr>
              <w:fldChar w:fldCharType="separate"/>
            </w:r>
          </w:ins>
          <w:ins w:id="122" w:author="Andrew Instone-Cowie" w:date="2025-07-09T15:52:00Z" w16du:dateUtc="2025-07-09T14:52:00Z">
            <w:r w:rsidR="006D28B0">
              <w:rPr>
                <w:noProof/>
                <w:webHidden/>
              </w:rPr>
              <w:t>15</w:t>
            </w:r>
          </w:ins>
          <w:ins w:id="123" w:author="Andrew Instone-Cowie" w:date="2025-07-09T15:27:00Z" w16du:dateUtc="2025-07-09T14:27:00Z">
            <w:r>
              <w:rPr>
                <w:noProof/>
                <w:webHidden/>
              </w:rPr>
              <w:fldChar w:fldCharType="end"/>
            </w:r>
            <w:r w:rsidRPr="003D00B9">
              <w:rPr>
                <w:rStyle w:val="Hyperlink"/>
                <w:noProof/>
              </w:rPr>
              <w:fldChar w:fldCharType="end"/>
            </w:r>
          </w:ins>
        </w:p>
        <w:p w14:paraId="7F24F383" w14:textId="66841111" w:rsidR="005D4CC1" w:rsidRDefault="005D4CC1">
          <w:pPr>
            <w:pStyle w:val="TOC2"/>
            <w:tabs>
              <w:tab w:val="right" w:leader="dot" w:pos="9016"/>
            </w:tabs>
            <w:rPr>
              <w:ins w:id="124" w:author="Andrew Instone-Cowie" w:date="2025-07-09T15:27:00Z" w16du:dateUtc="2025-07-09T14:27:00Z"/>
              <w:rFonts w:eastAsiaTheme="minorEastAsia"/>
              <w:noProof/>
              <w:kern w:val="2"/>
              <w:sz w:val="24"/>
              <w:szCs w:val="24"/>
              <w:lang w:eastAsia="en-GB"/>
              <w14:ligatures w14:val="standardContextual"/>
            </w:rPr>
          </w:pPr>
          <w:ins w:id="12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"_Toc202967302"</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Who</w:t>
            </w:r>
            <w:r>
              <w:rPr>
                <w:noProof/>
                <w:webHidden/>
              </w:rPr>
              <w:tab/>
            </w:r>
            <w:r>
              <w:rPr>
                <w:noProof/>
                <w:webHidden/>
              </w:rPr>
              <w:fldChar w:fldCharType="begin"/>
            </w:r>
            <w:r>
              <w:rPr>
                <w:noProof/>
                <w:webHidden/>
              </w:rPr>
              <w:instrText xml:space="preserve"> PAGEREF _Toc202967302 \h </w:instrText>
            </w:r>
          </w:ins>
          <w:r>
            <w:rPr>
              <w:noProof/>
              <w:webHidden/>
            </w:rPr>
          </w:r>
          <w:ins w:id="126" w:author="Andrew Instone-Cowie" w:date="2025-07-09T15:27:00Z" w16du:dateUtc="2025-07-09T14:27:00Z">
            <w:r>
              <w:rPr>
                <w:noProof/>
                <w:webHidden/>
              </w:rPr>
              <w:fldChar w:fldCharType="separate"/>
            </w:r>
          </w:ins>
          <w:ins w:id="127" w:author="Andrew Instone-Cowie" w:date="2025-07-09T15:52:00Z" w16du:dateUtc="2025-07-09T14:52:00Z">
            <w:r w:rsidR="006D28B0">
              <w:rPr>
                <w:noProof/>
                <w:webHidden/>
              </w:rPr>
              <w:t>16</w:t>
            </w:r>
          </w:ins>
          <w:ins w:id="128" w:author="Andrew Instone-Cowie" w:date="2025-07-09T15:27:00Z" w16du:dateUtc="2025-07-09T14:27:00Z">
            <w:r>
              <w:rPr>
                <w:noProof/>
                <w:webHidden/>
              </w:rPr>
              <w:fldChar w:fldCharType="end"/>
            </w:r>
            <w:r w:rsidRPr="003D00B9">
              <w:rPr>
                <w:rStyle w:val="Hyperlink"/>
                <w:noProof/>
              </w:rPr>
              <w:fldChar w:fldCharType="end"/>
            </w:r>
          </w:ins>
        </w:p>
        <w:p w14:paraId="479EE0DA" w14:textId="6A773F0A" w:rsidR="005D4CC1" w:rsidRDefault="005D4CC1">
          <w:pPr>
            <w:pStyle w:val="TOC1"/>
            <w:tabs>
              <w:tab w:val="right" w:leader="dot" w:pos="9016"/>
            </w:tabs>
            <w:rPr>
              <w:ins w:id="129" w:author="Andrew Instone-Cowie" w:date="2025-07-09T15:27:00Z" w16du:dateUtc="2025-07-09T14:27:00Z"/>
              <w:rFonts w:eastAsiaTheme="minorEastAsia"/>
              <w:noProof/>
              <w:kern w:val="2"/>
              <w:sz w:val="24"/>
              <w:szCs w:val="24"/>
              <w:lang w:eastAsia="en-GB"/>
              <w14:ligatures w14:val="standardContextual"/>
            </w:rPr>
          </w:pPr>
          <w:ins w:id="13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"_Toc202967303"</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Licensing &amp; Disclaimers</w:t>
            </w:r>
            <w:r>
              <w:rPr>
                <w:noProof/>
                <w:webHidden/>
              </w:rPr>
              <w:tab/>
            </w:r>
            <w:r>
              <w:rPr>
                <w:noProof/>
                <w:webHidden/>
              </w:rPr>
              <w:fldChar w:fldCharType="begin"/>
            </w:r>
            <w:r>
              <w:rPr>
                <w:noProof/>
                <w:webHidden/>
              </w:rPr>
              <w:instrText xml:space="preserve"> PAGEREF _Toc202967303 \h </w:instrText>
            </w:r>
          </w:ins>
          <w:r>
            <w:rPr>
              <w:noProof/>
              <w:webHidden/>
            </w:rPr>
          </w:r>
          <w:ins w:id="131" w:author="Andrew Instone-Cowie" w:date="2025-07-09T15:27:00Z" w16du:dateUtc="2025-07-09T14:27:00Z">
            <w:r>
              <w:rPr>
                <w:noProof/>
                <w:webHidden/>
              </w:rPr>
              <w:fldChar w:fldCharType="separate"/>
            </w:r>
          </w:ins>
          <w:ins w:id="132" w:author="Andrew Instone-Cowie" w:date="2025-07-09T15:52:00Z" w16du:dateUtc="2025-07-09T14:52:00Z">
            <w:r w:rsidR="006D28B0">
              <w:rPr>
                <w:noProof/>
                <w:webHidden/>
              </w:rPr>
              <w:t>17</w:t>
            </w:r>
          </w:ins>
          <w:ins w:id="133" w:author="Andrew Instone-Cowie" w:date="2025-07-09T15:27:00Z" w16du:dateUtc="2025-07-09T14:27:00Z">
            <w:r>
              <w:rPr>
                <w:noProof/>
                <w:webHidden/>
              </w:rPr>
              <w:fldChar w:fldCharType="end"/>
            </w:r>
            <w:r w:rsidRPr="003D00B9">
              <w:rPr>
                <w:rStyle w:val="Hyperlink"/>
                <w:noProof/>
              </w:rPr>
              <w:fldChar w:fldCharType="end"/>
            </w:r>
          </w:ins>
        </w:p>
        <w:p w14:paraId="3524D334" w14:textId="35E4DAA5" w:rsidR="005D4CC1" w:rsidRDefault="005D4CC1">
          <w:pPr>
            <w:pStyle w:val="TOC2"/>
            <w:tabs>
              <w:tab w:val="right" w:leader="dot" w:pos="9016"/>
            </w:tabs>
            <w:rPr>
              <w:ins w:id="134" w:author="Andrew Instone-Cowie" w:date="2025-07-09T15:27:00Z" w16du:dateUtc="2025-07-09T14:27:00Z"/>
              <w:rFonts w:eastAsiaTheme="minorEastAsia"/>
              <w:noProof/>
              <w:kern w:val="2"/>
              <w:sz w:val="24"/>
              <w:szCs w:val="24"/>
              <w:lang w:eastAsia="en-GB"/>
              <w14:ligatures w14:val="standardContextual"/>
            </w:rPr>
          </w:pPr>
          <w:ins w:id="13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"_Toc202967304"</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Documentation</w:t>
            </w:r>
            <w:r>
              <w:rPr>
                <w:noProof/>
                <w:webHidden/>
              </w:rPr>
              <w:tab/>
            </w:r>
            <w:r>
              <w:rPr>
                <w:noProof/>
                <w:webHidden/>
              </w:rPr>
              <w:fldChar w:fldCharType="begin"/>
            </w:r>
            <w:r>
              <w:rPr>
                <w:noProof/>
                <w:webHidden/>
              </w:rPr>
              <w:instrText xml:space="preserve"> PAGEREF _Toc202967304 \h </w:instrText>
            </w:r>
          </w:ins>
          <w:r>
            <w:rPr>
              <w:noProof/>
              <w:webHidden/>
            </w:rPr>
          </w:r>
          <w:ins w:id="136" w:author="Andrew Instone-Cowie" w:date="2025-07-09T15:27:00Z" w16du:dateUtc="2025-07-09T14:27:00Z">
            <w:r>
              <w:rPr>
                <w:noProof/>
                <w:webHidden/>
              </w:rPr>
              <w:fldChar w:fldCharType="separate"/>
            </w:r>
          </w:ins>
          <w:ins w:id="137" w:author="Andrew Instone-Cowie" w:date="2025-07-09T15:52:00Z" w16du:dateUtc="2025-07-09T14:52:00Z">
            <w:r w:rsidR="006D28B0">
              <w:rPr>
                <w:noProof/>
                <w:webHidden/>
              </w:rPr>
              <w:t>17</w:t>
            </w:r>
          </w:ins>
          <w:ins w:id="138" w:author="Andrew Instone-Cowie" w:date="2025-07-09T15:27:00Z" w16du:dateUtc="2025-07-09T14:27:00Z">
            <w:r>
              <w:rPr>
                <w:noProof/>
                <w:webHidden/>
              </w:rPr>
              <w:fldChar w:fldCharType="end"/>
            </w:r>
            <w:r w:rsidRPr="003D00B9">
              <w:rPr>
                <w:rStyle w:val="Hyperlink"/>
                <w:noProof/>
              </w:rPr>
              <w:fldChar w:fldCharType="end"/>
            </w:r>
          </w:ins>
        </w:p>
        <w:p w14:paraId="60C73AB8" w14:textId="730B8BF4" w:rsidR="005D4CC1" w:rsidRDefault="005D4CC1">
          <w:pPr>
            <w:pStyle w:val="TOC2"/>
            <w:tabs>
              <w:tab w:val="right" w:leader="dot" w:pos="9016"/>
            </w:tabs>
            <w:rPr>
              <w:ins w:id="139" w:author="Andrew Instone-Cowie" w:date="2025-07-09T15:27:00Z" w16du:dateUtc="2025-07-09T14:27:00Z"/>
              <w:rFonts w:eastAsiaTheme="minorEastAsia"/>
              <w:noProof/>
              <w:kern w:val="2"/>
              <w:sz w:val="24"/>
              <w:szCs w:val="24"/>
              <w:lang w:eastAsia="en-GB"/>
              <w14:ligatures w14:val="standardContextual"/>
            </w:rPr>
          </w:pPr>
          <w:ins w:id="140"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"_Toc202967305"</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Software</w:t>
            </w:r>
            <w:r>
              <w:rPr>
                <w:noProof/>
                <w:webHidden/>
              </w:rPr>
              <w:tab/>
            </w:r>
            <w:r>
              <w:rPr>
                <w:noProof/>
                <w:webHidden/>
              </w:rPr>
              <w:fldChar w:fldCharType="begin"/>
            </w:r>
            <w:r>
              <w:rPr>
                <w:noProof/>
                <w:webHidden/>
              </w:rPr>
              <w:instrText xml:space="preserve"> PAGEREF _Toc202967305 \h </w:instrText>
            </w:r>
          </w:ins>
          <w:r>
            <w:rPr>
              <w:noProof/>
              <w:webHidden/>
            </w:rPr>
          </w:r>
          <w:ins w:id="141" w:author="Andrew Instone-Cowie" w:date="2025-07-09T15:27:00Z" w16du:dateUtc="2025-07-09T14:27:00Z">
            <w:r>
              <w:rPr>
                <w:noProof/>
                <w:webHidden/>
              </w:rPr>
              <w:fldChar w:fldCharType="separate"/>
            </w:r>
          </w:ins>
          <w:ins w:id="142" w:author="Andrew Instone-Cowie" w:date="2025-07-09T15:52:00Z" w16du:dateUtc="2025-07-09T14:52:00Z">
            <w:r w:rsidR="006D28B0">
              <w:rPr>
                <w:noProof/>
                <w:webHidden/>
              </w:rPr>
              <w:t>17</w:t>
            </w:r>
          </w:ins>
          <w:ins w:id="143" w:author="Andrew Instone-Cowie" w:date="2025-07-09T15:27:00Z" w16du:dateUtc="2025-07-09T14:27:00Z">
            <w:r>
              <w:rPr>
                <w:noProof/>
                <w:webHidden/>
              </w:rPr>
              <w:fldChar w:fldCharType="end"/>
            </w:r>
            <w:r w:rsidRPr="003D00B9">
              <w:rPr>
                <w:rStyle w:val="Hyperlink"/>
                <w:noProof/>
              </w:rPr>
              <w:fldChar w:fldCharType="end"/>
            </w:r>
          </w:ins>
        </w:p>
        <w:p w14:paraId="562493F6" w14:textId="62AB8C57" w:rsidR="005D4CC1" w:rsidRDefault="005D4CC1">
          <w:pPr>
            <w:pStyle w:val="TOC1"/>
            <w:tabs>
              <w:tab w:val="right" w:leader="dot" w:pos="9016"/>
            </w:tabs>
            <w:rPr>
              <w:ins w:id="144" w:author="Andrew Instone-Cowie" w:date="2025-07-09T15:27:00Z" w16du:dateUtc="2025-07-09T14:27:00Z"/>
              <w:rFonts w:eastAsiaTheme="minorEastAsia"/>
              <w:noProof/>
              <w:kern w:val="2"/>
              <w:sz w:val="24"/>
              <w:szCs w:val="24"/>
              <w:lang w:eastAsia="en-GB"/>
              <w14:ligatures w14:val="standardContextual"/>
            </w:rPr>
          </w:pPr>
          <w:ins w:id="145" w:author="Andrew Instone-Cowie" w:date="2025-07-09T15:27:00Z" w16du:dateUtc="2025-07-09T14:27:00Z">
            <w:r w:rsidRPr="003D00B9">
              <w:rPr>
                <w:rStyle w:val="Hyperlink"/>
                <w:noProof/>
              </w:rPr>
              <w:fldChar w:fldCharType="begin"/>
            </w:r>
            <w:r w:rsidRPr="003D00B9">
              <w:rPr>
                <w:rStyle w:val="Hyperlink"/>
                <w:noProof/>
              </w:rPr>
              <w:instrText xml:space="preserve"> </w:instrText>
            </w:r>
            <w:r>
              <w:rPr>
                <w:noProof/>
              </w:rPr>
              <w:instrText>HYPERLINK \l "_Toc202967306"</w:instrText>
            </w:r>
            <w:r w:rsidRPr="003D00B9">
              <w:rPr>
                <w:rStyle w:val="Hyperlink"/>
                <w:noProof/>
              </w:rPr>
              <w:instrText xml:space="preserve"> </w:instrText>
            </w:r>
            <w:r w:rsidRPr="003D00B9">
              <w:rPr>
                <w:rStyle w:val="Hyperlink"/>
                <w:noProof/>
              </w:rPr>
            </w:r>
            <w:r w:rsidRPr="003D00B9">
              <w:rPr>
                <w:rStyle w:val="Hyperlink"/>
                <w:noProof/>
              </w:rPr>
              <w:fldChar w:fldCharType="separate"/>
            </w:r>
            <w:r w:rsidRPr="003D00B9">
              <w:rPr>
                <w:rStyle w:val="Hyperlink"/>
                <w:noProof/>
              </w:rPr>
              <w:t>Acknowledgements</w:t>
            </w:r>
            <w:r>
              <w:rPr>
                <w:noProof/>
                <w:webHidden/>
              </w:rPr>
              <w:tab/>
            </w:r>
            <w:r>
              <w:rPr>
                <w:noProof/>
                <w:webHidden/>
              </w:rPr>
              <w:fldChar w:fldCharType="begin"/>
            </w:r>
            <w:r>
              <w:rPr>
                <w:noProof/>
                <w:webHidden/>
              </w:rPr>
              <w:instrText xml:space="preserve"> PAGEREF _Toc202967306 \h </w:instrText>
            </w:r>
          </w:ins>
          <w:r>
            <w:rPr>
              <w:noProof/>
              <w:webHidden/>
            </w:rPr>
          </w:r>
          <w:ins w:id="146" w:author="Andrew Instone-Cowie" w:date="2025-07-09T15:27:00Z" w16du:dateUtc="2025-07-09T14:27:00Z">
            <w:r>
              <w:rPr>
                <w:noProof/>
                <w:webHidden/>
              </w:rPr>
              <w:fldChar w:fldCharType="separate"/>
            </w:r>
          </w:ins>
          <w:ins w:id="147" w:author="Andrew Instone-Cowie" w:date="2025-07-09T15:52:00Z" w16du:dateUtc="2025-07-09T14:52:00Z">
            <w:r w:rsidR="006D28B0">
              <w:rPr>
                <w:noProof/>
                <w:webHidden/>
              </w:rPr>
              <w:t>18</w:t>
            </w:r>
          </w:ins>
          <w:ins w:id="148" w:author="Andrew Instone-Cowie" w:date="2025-07-09T15:27:00Z" w16du:dateUtc="2025-07-09T14:27:00Z">
            <w:r>
              <w:rPr>
                <w:noProof/>
                <w:webHidden/>
              </w:rPr>
              <w:fldChar w:fldCharType="end"/>
            </w:r>
            <w:r w:rsidRPr="003D00B9">
              <w:rPr>
                <w:rStyle w:val="Hyperlink"/>
                <w:noProof/>
              </w:rPr>
              <w:fldChar w:fldCharType="end"/>
            </w:r>
          </w:ins>
        </w:p>
        <w:p w14:paraId="53B261D2" w14:textId="544D2C84" w:rsidR="00CB15F7" w:rsidDel="005D4CC1" w:rsidRDefault="00CB15F7">
          <w:pPr>
            <w:pStyle w:val="TOC1"/>
            <w:tabs>
              <w:tab w:val="right" w:leader="dot" w:pos="9016"/>
            </w:tabs>
            <w:rPr>
              <w:del w:id="149" w:author="Andrew Instone-Cowie" w:date="2025-07-09T15:27:00Z" w16du:dateUtc="2025-07-09T14:27:00Z"/>
              <w:rFonts w:eastAsiaTheme="minorEastAsia"/>
              <w:noProof/>
              <w:lang w:eastAsia="en-GB"/>
            </w:rPr>
          </w:pPr>
          <w:del w:id="150" w:author="Andrew Instone-Cowie" w:date="2025-07-09T15:27:00Z" w16du:dateUtc="2025-07-09T14:27:00Z">
            <w:r w:rsidRPr="005D4CC1" w:rsidDel="005D4CC1">
              <w:rPr>
                <w:rPrChange w:id="151" w:author="Andrew Instone-Cowie" w:date="2025-07-09T15:27:00Z" w16du:dateUtc="2025-07-09T14:27:00Z">
                  <w:rPr>
                    <w:rStyle w:val="Hyperlink"/>
                    <w:noProof/>
                  </w:rPr>
                </w:rPrChange>
              </w:rPr>
              <w:delText>Index of Figures</w:delText>
            </w:r>
            <w:r w:rsidDel="005D4CC1">
              <w:rPr>
                <w:noProof/>
                <w:webHidden/>
              </w:rPr>
              <w:tab/>
            </w:r>
            <w:r w:rsidR="000770CC" w:rsidDel="005D4CC1">
              <w:rPr>
                <w:noProof/>
                <w:webHidden/>
              </w:rPr>
              <w:delText>3</w:delText>
            </w:r>
          </w:del>
        </w:p>
        <w:p w14:paraId="7D5FAA53" w14:textId="004552C7" w:rsidR="00CB15F7" w:rsidDel="005D4CC1" w:rsidRDefault="00CB15F7">
          <w:pPr>
            <w:pStyle w:val="TOC1"/>
            <w:tabs>
              <w:tab w:val="right" w:leader="dot" w:pos="9016"/>
            </w:tabs>
            <w:rPr>
              <w:del w:id="152" w:author="Andrew Instone-Cowie" w:date="2025-07-09T15:27:00Z" w16du:dateUtc="2025-07-09T14:27:00Z"/>
              <w:rFonts w:eastAsiaTheme="minorEastAsia"/>
              <w:noProof/>
              <w:lang w:eastAsia="en-GB"/>
            </w:rPr>
          </w:pPr>
          <w:del w:id="153" w:author="Andrew Instone-Cowie" w:date="2025-07-09T15:27:00Z" w16du:dateUtc="2025-07-09T14:27:00Z">
            <w:r w:rsidRPr="005D4CC1" w:rsidDel="005D4CC1">
              <w:rPr>
                <w:rPrChange w:id="154" w:author="Andrew Instone-Cowie" w:date="2025-07-09T15:27:00Z" w16du:dateUtc="2025-07-09T14:27:00Z">
                  <w:rPr>
                    <w:rStyle w:val="Hyperlink"/>
                    <w:noProof/>
                  </w:rPr>
                </w:rPrChange>
              </w:rPr>
              <w:delText>Document History</w:delText>
            </w:r>
            <w:r w:rsidDel="005D4CC1">
              <w:rPr>
                <w:noProof/>
                <w:webHidden/>
              </w:rPr>
              <w:tab/>
            </w:r>
            <w:r w:rsidR="000770CC" w:rsidDel="005D4CC1">
              <w:rPr>
                <w:noProof/>
                <w:webHidden/>
              </w:rPr>
              <w:delText>4</w:delText>
            </w:r>
          </w:del>
        </w:p>
        <w:p w14:paraId="5A1627B7" w14:textId="474FF520" w:rsidR="00CB15F7" w:rsidDel="005D4CC1" w:rsidRDefault="00CB15F7">
          <w:pPr>
            <w:pStyle w:val="TOC1"/>
            <w:tabs>
              <w:tab w:val="right" w:leader="dot" w:pos="9016"/>
            </w:tabs>
            <w:rPr>
              <w:del w:id="155" w:author="Andrew Instone-Cowie" w:date="2025-07-09T15:27:00Z" w16du:dateUtc="2025-07-09T14:27:00Z"/>
              <w:rFonts w:eastAsiaTheme="minorEastAsia"/>
              <w:noProof/>
              <w:lang w:eastAsia="en-GB"/>
            </w:rPr>
          </w:pPr>
          <w:del w:id="156" w:author="Andrew Instone-Cowie" w:date="2025-07-09T15:27:00Z" w16du:dateUtc="2025-07-09T14:27:00Z">
            <w:r w:rsidRPr="005D4CC1" w:rsidDel="005D4CC1">
              <w:rPr>
                <w:rPrChange w:id="157" w:author="Andrew Instone-Cowie" w:date="2025-07-09T15:27:00Z" w16du:dateUtc="2025-07-09T14:27:00Z">
                  <w:rPr>
                    <w:rStyle w:val="Hyperlink"/>
                    <w:noProof/>
                  </w:rPr>
                </w:rPrChange>
              </w:rPr>
              <w:delText>Licence</w:delText>
            </w:r>
            <w:r w:rsidDel="005D4CC1">
              <w:rPr>
                <w:noProof/>
                <w:webHidden/>
              </w:rPr>
              <w:tab/>
            </w:r>
            <w:r w:rsidR="000770CC" w:rsidDel="005D4CC1">
              <w:rPr>
                <w:noProof/>
                <w:webHidden/>
              </w:rPr>
              <w:delText>4</w:delText>
            </w:r>
          </w:del>
        </w:p>
        <w:p w14:paraId="1EFE712C" w14:textId="4E80CA84" w:rsidR="00CB15F7" w:rsidDel="005D4CC1" w:rsidRDefault="00CB15F7">
          <w:pPr>
            <w:pStyle w:val="TOC1"/>
            <w:tabs>
              <w:tab w:val="right" w:leader="dot" w:pos="9016"/>
            </w:tabs>
            <w:rPr>
              <w:del w:id="158" w:author="Andrew Instone-Cowie" w:date="2025-07-09T15:27:00Z" w16du:dateUtc="2025-07-09T14:27:00Z"/>
              <w:rFonts w:eastAsiaTheme="minorEastAsia"/>
              <w:noProof/>
              <w:lang w:eastAsia="en-GB"/>
            </w:rPr>
          </w:pPr>
          <w:del w:id="159" w:author="Andrew Instone-Cowie" w:date="2025-07-09T15:27:00Z" w16du:dateUtc="2025-07-09T14:27:00Z">
            <w:r w:rsidRPr="005D4CC1" w:rsidDel="005D4CC1">
              <w:rPr>
                <w:rPrChange w:id="160" w:author="Andrew Instone-Cowie" w:date="2025-07-09T15:27:00Z" w16du:dateUtc="2025-07-09T14:27:00Z">
                  <w:rPr>
                    <w:rStyle w:val="Hyperlink"/>
                    <w:noProof/>
                  </w:rPr>
                </w:rPrChange>
              </w:rPr>
              <w:delText>Documentation Map</w:delText>
            </w:r>
            <w:r w:rsidDel="005D4CC1">
              <w:rPr>
                <w:noProof/>
                <w:webHidden/>
              </w:rPr>
              <w:tab/>
            </w:r>
            <w:r w:rsidR="000770CC" w:rsidDel="005D4CC1">
              <w:rPr>
                <w:noProof/>
                <w:webHidden/>
              </w:rPr>
              <w:delText>5</w:delText>
            </w:r>
          </w:del>
        </w:p>
        <w:p w14:paraId="224868B9" w14:textId="23D5F834" w:rsidR="00CB15F7" w:rsidDel="005D4CC1" w:rsidRDefault="00CB15F7">
          <w:pPr>
            <w:pStyle w:val="TOC1"/>
            <w:tabs>
              <w:tab w:val="right" w:leader="dot" w:pos="9016"/>
            </w:tabs>
            <w:rPr>
              <w:del w:id="161" w:author="Andrew Instone-Cowie" w:date="2025-07-09T15:27:00Z" w16du:dateUtc="2025-07-09T14:27:00Z"/>
              <w:rFonts w:eastAsiaTheme="minorEastAsia"/>
              <w:noProof/>
              <w:lang w:eastAsia="en-GB"/>
            </w:rPr>
          </w:pPr>
          <w:del w:id="162" w:author="Andrew Instone-Cowie" w:date="2025-07-09T15:27:00Z" w16du:dateUtc="2025-07-09T14:27:00Z">
            <w:r w:rsidRPr="005D4CC1" w:rsidDel="005D4CC1">
              <w:rPr>
                <w:rPrChange w:id="163" w:author="Andrew Instone-Cowie" w:date="2025-07-09T15:27:00Z" w16du:dateUtc="2025-07-09T14:27:00Z">
                  <w:rPr>
                    <w:rStyle w:val="Hyperlink"/>
                    <w:noProof/>
                  </w:rPr>
                </w:rPrChange>
              </w:rPr>
              <w:delText>About This Guide</w:delText>
            </w:r>
            <w:r w:rsidDel="005D4CC1">
              <w:rPr>
                <w:noProof/>
                <w:webHidden/>
              </w:rPr>
              <w:tab/>
            </w:r>
            <w:r w:rsidR="000770CC" w:rsidDel="005D4CC1">
              <w:rPr>
                <w:noProof/>
                <w:webHidden/>
              </w:rPr>
              <w:delText>6</w:delText>
            </w:r>
          </w:del>
        </w:p>
        <w:p w14:paraId="4EE63C7A" w14:textId="63962B2E" w:rsidR="00CB15F7" w:rsidDel="005D4CC1" w:rsidRDefault="00CB15F7">
          <w:pPr>
            <w:pStyle w:val="TOC2"/>
            <w:tabs>
              <w:tab w:val="right" w:leader="dot" w:pos="9016"/>
            </w:tabs>
            <w:rPr>
              <w:del w:id="164" w:author="Andrew Instone-Cowie" w:date="2025-07-09T15:27:00Z" w16du:dateUtc="2025-07-09T14:27:00Z"/>
              <w:rFonts w:eastAsiaTheme="minorEastAsia"/>
              <w:noProof/>
              <w:lang w:eastAsia="en-GB"/>
            </w:rPr>
          </w:pPr>
          <w:del w:id="165" w:author="Andrew Instone-Cowie" w:date="2025-07-09T15:27:00Z" w16du:dateUtc="2025-07-09T14:27:00Z">
            <w:r w:rsidRPr="005D4CC1" w:rsidDel="005D4CC1">
              <w:rPr>
                <w:rPrChange w:id="166" w:author="Andrew Instone-Cowie" w:date="2025-07-09T15:27:00Z" w16du:dateUtc="2025-07-09T14:27:00Z">
                  <w:rPr>
                    <w:rStyle w:val="Hyperlink"/>
                    <w:noProof/>
                  </w:rPr>
                </w:rPrChange>
              </w:rPr>
              <w:delText>First Steps</w:delText>
            </w:r>
            <w:r w:rsidDel="005D4CC1">
              <w:rPr>
                <w:noProof/>
                <w:webHidden/>
              </w:rPr>
              <w:tab/>
            </w:r>
            <w:r w:rsidR="000770CC" w:rsidDel="005D4CC1">
              <w:rPr>
                <w:noProof/>
                <w:webHidden/>
              </w:rPr>
              <w:delText>6</w:delText>
            </w:r>
          </w:del>
        </w:p>
        <w:p w14:paraId="71AAE1CB" w14:textId="2837C325" w:rsidR="00CB15F7" w:rsidDel="005D4CC1" w:rsidRDefault="00CB15F7">
          <w:pPr>
            <w:pStyle w:val="TOC2"/>
            <w:tabs>
              <w:tab w:val="right" w:leader="dot" w:pos="9016"/>
            </w:tabs>
            <w:rPr>
              <w:del w:id="167" w:author="Andrew Instone-Cowie" w:date="2025-07-09T15:27:00Z" w16du:dateUtc="2025-07-09T14:27:00Z"/>
              <w:rFonts w:eastAsiaTheme="minorEastAsia"/>
              <w:noProof/>
              <w:lang w:eastAsia="en-GB"/>
            </w:rPr>
          </w:pPr>
          <w:del w:id="168" w:author="Andrew Instone-Cowie" w:date="2025-07-09T15:27:00Z" w16du:dateUtc="2025-07-09T14:27:00Z">
            <w:r w:rsidRPr="005D4CC1" w:rsidDel="005D4CC1">
              <w:rPr>
                <w:rPrChange w:id="169" w:author="Andrew Instone-Cowie" w:date="2025-07-09T15:27:00Z" w16du:dateUtc="2025-07-09T14:27:00Z">
                  <w:rPr>
                    <w:rStyle w:val="Hyperlink"/>
                    <w:noProof/>
                  </w:rPr>
                </w:rPrChange>
              </w:rPr>
              <w:delText>Next Steps</w:delText>
            </w:r>
            <w:r w:rsidDel="005D4CC1">
              <w:rPr>
                <w:noProof/>
                <w:webHidden/>
              </w:rPr>
              <w:tab/>
            </w:r>
            <w:r w:rsidR="000770CC" w:rsidDel="005D4CC1">
              <w:rPr>
                <w:noProof/>
                <w:webHidden/>
              </w:rPr>
              <w:delText>6</w:delText>
            </w:r>
          </w:del>
        </w:p>
        <w:p w14:paraId="43A521E8" w14:textId="5C1AA0E6" w:rsidR="00CB15F7" w:rsidDel="005D4CC1" w:rsidRDefault="00CB15F7">
          <w:pPr>
            <w:pStyle w:val="TOC1"/>
            <w:tabs>
              <w:tab w:val="right" w:leader="dot" w:pos="9016"/>
            </w:tabs>
            <w:rPr>
              <w:del w:id="170" w:author="Andrew Instone-Cowie" w:date="2025-07-09T15:27:00Z" w16du:dateUtc="2025-07-09T14:27:00Z"/>
              <w:rFonts w:eastAsiaTheme="minorEastAsia"/>
              <w:noProof/>
              <w:lang w:eastAsia="en-GB"/>
            </w:rPr>
          </w:pPr>
          <w:del w:id="171" w:author="Andrew Instone-Cowie" w:date="2025-07-09T15:27:00Z" w16du:dateUtc="2025-07-09T14:27:00Z">
            <w:r w:rsidRPr="005D4CC1" w:rsidDel="005D4CC1">
              <w:rPr>
                <w:rPrChange w:id="172" w:author="Andrew Instone-Cowie" w:date="2025-07-09T15:27:00Z" w16du:dateUtc="2025-07-09T14:27:00Z">
                  <w:rPr>
                    <w:rStyle w:val="Hyperlink"/>
                    <w:noProof/>
                  </w:rPr>
                </w:rPrChange>
              </w:rPr>
              <w:delText>Background</w:delText>
            </w:r>
            <w:r w:rsidDel="005D4CC1">
              <w:rPr>
                <w:noProof/>
                <w:webHidden/>
              </w:rPr>
              <w:tab/>
            </w:r>
            <w:r w:rsidR="000770CC" w:rsidDel="005D4CC1">
              <w:rPr>
                <w:noProof/>
                <w:webHidden/>
              </w:rPr>
              <w:delText>7</w:delText>
            </w:r>
          </w:del>
        </w:p>
        <w:p w14:paraId="3112902F" w14:textId="058DBF76" w:rsidR="00CB15F7" w:rsidDel="005D4CC1" w:rsidRDefault="00CB15F7">
          <w:pPr>
            <w:pStyle w:val="TOC2"/>
            <w:tabs>
              <w:tab w:val="right" w:leader="dot" w:pos="9016"/>
            </w:tabs>
            <w:rPr>
              <w:del w:id="173" w:author="Andrew Instone-Cowie" w:date="2025-07-09T15:27:00Z" w16du:dateUtc="2025-07-09T14:27:00Z"/>
              <w:rFonts w:eastAsiaTheme="minorEastAsia"/>
              <w:noProof/>
              <w:lang w:eastAsia="en-GB"/>
            </w:rPr>
          </w:pPr>
          <w:del w:id="174" w:author="Andrew Instone-Cowie" w:date="2025-07-09T15:27:00Z" w16du:dateUtc="2025-07-09T14:27:00Z">
            <w:r w:rsidRPr="005D4CC1" w:rsidDel="005D4CC1">
              <w:rPr>
                <w:rPrChange w:id="175" w:author="Andrew Instone-Cowie" w:date="2025-07-09T15:27:00Z" w16du:dateUtc="2025-07-09T14:27:00Z">
                  <w:rPr>
                    <w:rStyle w:val="Hyperlink"/>
                    <w:noProof/>
                  </w:rPr>
                </w:rPrChange>
              </w:rPr>
              <w:delText>The Liverpool Cathedral Simulator</w:delText>
            </w:r>
            <w:r w:rsidDel="005D4CC1">
              <w:rPr>
                <w:noProof/>
                <w:webHidden/>
              </w:rPr>
              <w:tab/>
            </w:r>
            <w:r w:rsidR="000770CC" w:rsidDel="005D4CC1">
              <w:rPr>
                <w:noProof/>
                <w:webHidden/>
              </w:rPr>
              <w:delText>7</w:delText>
            </w:r>
          </w:del>
        </w:p>
        <w:p w14:paraId="303218D1" w14:textId="1C99FA29" w:rsidR="00CB15F7" w:rsidDel="005D4CC1" w:rsidRDefault="00CB15F7">
          <w:pPr>
            <w:pStyle w:val="TOC2"/>
            <w:tabs>
              <w:tab w:val="right" w:leader="dot" w:pos="9016"/>
            </w:tabs>
            <w:rPr>
              <w:del w:id="176" w:author="Andrew Instone-Cowie" w:date="2025-07-09T15:27:00Z" w16du:dateUtc="2025-07-09T14:27:00Z"/>
              <w:rFonts w:eastAsiaTheme="minorEastAsia"/>
              <w:noProof/>
              <w:lang w:eastAsia="en-GB"/>
            </w:rPr>
          </w:pPr>
          <w:del w:id="177" w:author="Andrew Instone-Cowie" w:date="2025-07-09T15:27:00Z" w16du:dateUtc="2025-07-09T14:27:00Z">
            <w:r w:rsidRPr="005D4CC1" w:rsidDel="005D4CC1">
              <w:rPr>
                <w:rPrChange w:id="178" w:author="Andrew Instone-Cowie" w:date="2025-07-09T15:27:00Z" w16du:dateUtc="2025-07-09T14:27:00Z">
                  <w:rPr>
                    <w:rStyle w:val="Hyperlink"/>
                    <w:noProof/>
                  </w:rPr>
                </w:rPrChange>
              </w:rPr>
              <w:delText>The Liverpool Ringing Simulator Project</w:delText>
            </w:r>
            <w:r w:rsidDel="005D4CC1">
              <w:rPr>
                <w:noProof/>
                <w:webHidden/>
              </w:rPr>
              <w:tab/>
            </w:r>
            <w:r w:rsidR="000770CC" w:rsidDel="005D4CC1">
              <w:rPr>
                <w:noProof/>
                <w:webHidden/>
              </w:rPr>
              <w:delText>9</w:delText>
            </w:r>
          </w:del>
        </w:p>
        <w:p w14:paraId="0CEED72E" w14:textId="3A2DD765" w:rsidR="00CB15F7" w:rsidDel="005D4CC1" w:rsidRDefault="00CB15F7">
          <w:pPr>
            <w:pStyle w:val="TOC1"/>
            <w:tabs>
              <w:tab w:val="right" w:leader="dot" w:pos="9016"/>
            </w:tabs>
            <w:rPr>
              <w:del w:id="179" w:author="Andrew Instone-Cowie" w:date="2025-07-09T15:27:00Z" w16du:dateUtc="2025-07-09T14:27:00Z"/>
              <w:rFonts w:eastAsiaTheme="minorEastAsia"/>
              <w:noProof/>
              <w:lang w:eastAsia="en-GB"/>
            </w:rPr>
          </w:pPr>
          <w:del w:id="180" w:author="Andrew Instone-Cowie" w:date="2025-07-09T15:27:00Z" w16du:dateUtc="2025-07-09T14:27:00Z">
            <w:r w:rsidRPr="005D4CC1" w:rsidDel="005D4CC1">
              <w:rPr>
                <w:rPrChange w:id="181" w:author="Andrew Instone-Cowie" w:date="2025-07-09T15:27:00Z" w16du:dateUtc="2025-07-09T14:27:00Z">
                  <w:rPr>
                    <w:rStyle w:val="Hyperlink"/>
                    <w:noProof/>
                  </w:rPr>
                </w:rPrChange>
              </w:rPr>
              <w:delText>The Type 2 Simulator</w:delText>
            </w:r>
            <w:r w:rsidDel="005D4CC1">
              <w:rPr>
                <w:noProof/>
                <w:webHidden/>
              </w:rPr>
              <w:tab/>
            </w:r>
            <w:r w:rsidR="000770CC" w:rsidDel="005D4CC1">
              <w:rPr>
                <w:noProof/>
                <w:webHidden/>
              </w:rPr>
              <w:delText>10</w:delText>
            </w:r>
          </w:del>
        </w:p>
        <w:p w14:paraId="41C1BD9A" w14:textId="285753F9" w:rsidR="00CB15F7" w:rsidDel="005D4CC1" w:rsidRDefault="00CB15F7">
          <w:pPr>
            <w:pStyle w:val="TOC2"/>
            <w:tabs>
              <w:tab w:val="right" w:leader="dot" w:pos="9016"/>
            </w:tabs>
            <w:rPr>
              <w:del w:id="182" w:author="Andrew Instone-Cowie" w:date="2025-07-09T15:27:00Z" w16du:dateUtc="2025-07-09T14:27:00Z"/>
              <w:rFonts w:eastAsiaTheme="minorEastAsia"/>
              <w:noProof/>
              <w:lang w:eastAsia="en-GB"/>
            </w:rPr>
          </w:pPr>
          <w:del w:id="183" w:author="Andrew Instone-Cowie" w:date="2025-07-09T15:27:00Z" w16du:dateUtc="2025-07-09T14:27:00Z">
            <w:r w:rsidRPr="005D4CC1" w:rsidDel="005D4CC1">
              <w:rPr>
                <w:rPrChange w:id="184" w:author="Andrew Instone-Cowie" w:date="2025-07-09T15:27:00Z" w16du:dateUtc="2025-07-09T14:27:00Z">
                  <w:rPr>
                    <w:rStyle w:val="Hyperlink"/>
                    <w:noProof/>
                  </w:rPr>
                </w:rPrChange>
              </w:rPr>
              <w:delText>What’s New?</w:delText>
            </w:r>
            <w:r w:rsidDel="005D4CC1">
              <w:rPr>
                <w:noProof/>
                <w:webHidden/>
              </w:rPr>
              <w:tab/>
            </w:r>
            <w:r w:rsidR="000770CC" w:rsidDel="005D4CC1">
              <w:rPr>
                <w:noProof/>
                <w:webHidden/>
              </w:rPr>
              <w:delText>11</w:delText>
            </w:r>
          </w:del>
        </w:p>
        <w:p w14:paraId="40939822" w14:textId="49AC004D" w:rsidR="00CB15F7" w:rsidDel="005D4CC1" w:rsidRDefault="00CB15F7">
          <w:pPr>
            <w:pStyle w:val="TOC3"/>
            <w:tabs>
              <w:tab w:val="right" w:leader="dot" w:pos="9016"/>
            </w:tabs>
            <w:rPr>
              <w:del w:id="185" w:author="Andrew Instone-Cowie" w:date="2025-07-09T15:27:00Z" w16du:dateUtc="2025-07-09T14:27:00Z"/>
              <w:noProof/>
              <w:lang w:val="en-GB" w:eastAsia="en-GB"/>
            </w:rPr>
          </w:pPr>
          <w:del w:id="186" w:author="Andrew Instone-Cowie" w:date="2025-07-09T15:27:00Z" w16du:dateUtc="2025-07-09T14:27:00Z">
            <w:r w:rsidRPr="005D4CC1" w:rsidDel="005D4CC1">
              <w:rPr>
                <w:rPrChange w:id="187" w:author="Andrew Instone-Cowie" w:date="2025-07-09T15:27:00Z" w16du:dateUtc="2025-07-09T14:27:00Z">
                  <w:rPr>
                    <w:rStyle w:val="Hyperlink"/>
                    <w:noProof/>
                  </w:rPr>
                </w:rPrChange>
              </w:rPr>
              <w:delText>Expanded Capacity</w:delText>
            </w:r>
            <w:r w:rsidDel="005D4CC1">
              <w:rPr>
                <w:noProof/>
                <w:webHidden/>
              </w:rPr>
              <w:tab/>
            </w:r>
            <w:r w:rsidR="000770CC" w:rsidDel="005D4CC1">
              <w:rPr>
                <w:noProof/>
                <w:webHidden/>
              </w:rPr>
              <w:delText>11</w:delText>
            </w:r>
          </w:del>
        </w:p>
        <w:p w14:paraId="79402C5C" w14:textId="3D039C7E" w:rsidR="00CB15F7" w:rsidDel="005D4CC1" w:rsidRDefault="00CB15F7">
          <w:pPr>
            <w:pStyle w:val="TOC3"/>
            <w:tabs>
              <w:tab w:val="right" w:leader="dot" w:pos="9016"/>
            </w:tabs>
            <w:rPr>
              <w:del w:id="188" w:author="Andrew Instone-Cowie" w:date="2025-07-09T15:27:00Z" w16du:dateUtc="2025-07-09T14:27:00Z"/>
              <w:noProof/>
              <w:lang w:val="en-GB" w:eastAsia="en-GB"/>
            </w:rPr>
          </w:pPr>
          <w:del w:id="189" w:author="Andrew Instone-Cowie" w:date="2025-07-09T15:27:00Z" w16du:dateUtc="2025-07-09T14:27:00Z">
            <w:r w:rsidRPr="005D4CC1" w:rsidDel="005D4CC1">
              <w:rPr>
                <w:rPrChange w:id="190" w:author="Andrew Instone-Cowie" w:date="2025-07-09T15:27:00Z" w16du:dateUtc="2025-07-09T14:27:00Z">
                  <w:rPr>
                    <w:rStyle w:val="Hyperlink"/>
                    <w:noProof/>
                  </w:rPr>
                </w:rPrChange>
              </w:rPr>
              <w:delText>Redesigned PCBs</w:delText>
            </w:r>
            <w:r w:rsidDel="005D4CC1">
              <w:rPr>
                <w:noProof/>
                <w:webHidden/>
              </w:rPr>
              <w:tab/>
            </w:r>
            <w:r w:rsidR="000770CC" w:rsidDel="005D4CC1">
              <w:rPr>
                <w:noProof/>
                <w:webHidden/>
              </w:rPr>
              <w:delText>11</w:delText>
            </w:r>
          </w:del>
        </w:p>
        <w:p w14:paraId="2DF2C7B9" w14:textId="43017C06" w:rsidR="00CB15F7" w:rsidDel="005D4CC1" w:rsidRDefault="00CB15F7">
          <w:pPr>
            <w:pStyle w:val="TOC3"/>
            <w:tabs>
              <w:tab w:val="right" w:leader="dot" w:pos="9016"/>
            </w:tabs>
            <w:rPr>
              <w:del w:id="191" w:author="Andrew Instone-Cowie" w:date="2025-07-09T15:27:00Z" w16du:dateUtc="2025-07-09T14:27:00Z"/>
              <w:noProof/>
              <w:lang w:val="en-GB" w:eastAsia="en-GB"/>
            </w:rPr>
          </w:pPr>
          <w:del w:id="192" w:author="Andrew Instone-Cowie" w:date="2025-07-09T15:27:00Z" w16du:dateUtc="2025-07-09T14:27:00Z">
            <w:r w:rsidRPr="005D4CC1" w:rsidDel="005D4CC1">
              <w:rPr>
                <w:rPrChange w:id="193" w:author="Andrew Instone-Cowie" w:date="2025-07-09T15:27:00Z" w16du:dateUtc="2025-07-09T14:27:00Z">
                  <w:rPr>
                    <w:rStyle w:val="Hyperlink"/>
                    <w:noProof/>
                  </w:rPr>
                </w:rPrChange>
              </w:rPr>
              <w:delText>Simplified Enclosures</w:delText>
            </w:r>
            <w:r w:rsidDel="005D4CC1">
              <w:rPr>
                <w:noProof/>
                <w:webHidden/>
              </w:rPr>
              <w:tab/>
            </w:r>
            <w:r w:rsidR="000770CC" w:rsidDel="005D4CC1">
              <w:rPr>
                <w:noProof/>
                <w:webHidden/>
              </w:rPr>
              <w:delText>11</w:delText>
            </w:r>
          </w:del>
        </w:p>
        <w:p w14:paraId="55E4D940" w14:textId="619B8E3D" w:rsidR="00CB15F7" w:rsidDel="005D4CC1" w:rsidRDefault="00CB15F7">
          <w:pPr>
            <w:pStyle w:val="TOC3"/>
            <w:tabs>
              <w:tab w:val="right" w:leader="dot" w:pos="9016"/>
            </w:tabs>
            <w:rPr>
              <w:del w:id="194" w:author="Andrew Instone-Cowie" w:date="2025-07-09T15:27:00Z" w16du:dateUtc="2025-07-09T14:27:00Z"/>
              <w:noProof/>
              <w:lang w:val="en-GB" w:eastAsia="en-GB"/>
            </w:rPr>
          </w:pPr>
          <w:del w:id="195" w:author="Andrew Instone-Cowie" w:date="2025-07-09T15:27:00Z" w16du:dateUtc="2025-07-09T14:27:00Z">
            <w:r w:rsidRPr="005D4CC1" w:rsidDel="005D4CC1">
              <w:rPr>
                <w:rPrChange w:id="196" w:author="Andrew Instone-Cowie" w:date="2025-07-09T15:27:00Z" w16du:dateUtc="2025-07-09T14:27:00Z">
                  <w:rPr>
                    <w:rStyle w:val="Hyperlink"/>
                    <w:noProof/>
                  </w:rPr>
                </w:rPrChange>
              </w:rPr>
              <w:delText>Off the Shelf Cables</w:delText>
            </w:r>
            <w:r w:rsidDel="005D4CC1">
              <w:rPr>
                <w:noProof/>
                <w:webHidden/>
              </w:rPr>
              <w:tab/>
            </w:r>
            <w:r w:rsidR="000770CC" w:rsidDel="005D4CC1">
              <w:rPr>
                <w:noProof/>
                <w:webHidden/>
              </w:rPr>
              <w:delText>11</w:delText>
            </w:r>
          </w:del>
        </w:p>
        <w:p w14:paraId="476F4C4F" w14:textId="58095995" w:rsidR="00CB15F7" w:rsidDel="005D4CC1" w:rsidRDefault="00CB15F7">
          <w:pPr>
            <w:pStyle w:val="TOC3"/>
            <w:tabs>
              <w:tab w:val="right" w:leader="dot" w:pos="9016"/>
            </w:tabs>
            <w:rPr>
              <w:del w:id="197" w:author="Andrew Instone-Cowie" w:date="2025-07-09T15:27:00Z" w16du:dateUtc="2025-07-09T14:27:00Z"/>
              <w:noProof/>
              <w:lang w:val="en-GB" w:eastAsia="en-GB"/>
            </w:rPr>
          </w:pPr>
          <w:del w:id="198" w:author="Andrew Instone-Cowie" w:date="2025-07-09T15:27:00Z" w16du:dateUtc="2025-07-09T14:27:00Z">
            <w:r w:rsidRPr="005D4CC1" w:rsidDel="005D4CC1">
              <w:rPr>
                <w:rPrChange w:id="199" w:author="Andrew Instone-Cowie" w:date="2025-07-09T15:27:00Z" w16du:dateUtc="2025-07-09T14:27:00Z">
                  <w:rPr>
                    <w:rStyle w:val="Hyperlink"/>
                    <w:noProof/>
                  </w:rPr>
                </w:rPrChange>
              </w:rPr>
              <w:delText>New Guides</w:delText>
            </w:r>
            <w:r w:rsidDel="005D4CC1">
              <w:rPr>
                <w:noProof/>
                <w:webHidden/>
              </w:rPr>
              <w:tab/>
            </w:r>
            <w:r w:rsidR="000770CC" w:rsidDel="005D4CC1">
              <w:rPr>
                <w:noProof/>
                <w:webHidden/>
              </w:rPr>
              <w:delText>11</w:delText>
            </w:r>
          </w:del>
        </w:p>
        <w:p w14:paraId="13CF474C" w14:textId="57A66B44" w:rsidR="00CB15F7" w:rsidDel="005D4CC1" w:rsidRDefault="00CB15F7">
          <w:pPr>
            <w:pStyle w:val="TOC2"/>
            <w:tabs>
              <w:tab w:val="right" w:leader="dot" w:pos="9016"/>
            </w:tabs>
            <w:rPr>
              <w:del w:id="200" w:author="Andrew Instone-Cowie" w:date="2025-07-09T15:27:00Z" w16du:dateUtc="2025-07-09T14:27:00Z"/>
              <w:rFonts w:eastAsiaTheme="minorEastAsia"/>
              <w:noProof/>
              <w:lang w:eastAsia="en-GB"/>
            </w:rPr>
          </w:pPr>
          <w:del w:id="201" w:author="Andrew Instone-Cowie" w:date="2025-07-09T15:27:00Z" w16du:dateUtc="2025-07-09T14:27:00Z">
            <w:r w:rsidRPr="005D4CC1" w:rsidDel="005D4CC1">
              <w:rPr>
                <w:rPrChange w:id="202" w:author="Andrew Instone-Cowie" w:date="2025-07-09T15:27:00Z" w16du:dateUtc="2025-07-09T14:27:00Z">
                  <w:rPr>
                    <w:rStyle w:val="Hyperlink"/>
                    <w:noProof/>
                  </w:rPr>
                </w:rPrChange>
              </w:rPr>
              <w:delText>What Does It Look Like?</w:delText>
            </w:r>
            <w:r w:rsidDel="005D4CC1">
              <w:rPr>
                <w:noProof/>
                <w:webHidden/>
              </w:rPr>
              <w:tab/>
            </w:r>
            <w:r w:rsidR="000770CC" w:rsidDel="005D4CC1">
              <w:rPr>
                <w:noProof/>
                <w:webHidden/>
              </w:rPr>
              <w:delText>12</w:delText>
            </w:r>
          </w:del>
        </w:p>
        <w:p w14:paraId="11EEE4DC" w14:textId="798F4962" w:rsidR="00CB15F7" w:rsidDel="005D4CC1" w:rsidRDefault="00CB15F7">
          <w:pPr>
            <w:pStyle w:val="TOC2"/>
            <w:tabs>
              <w:tab w:val="right" w:leader="dot" w:pos="9016"/>
            </w:tabs>
            <w:rPr>
              <w:del w:id="203" w:author="Andrew Instone-Cowie" w:date="2025-07-09T15:27:00Z" w16du:dateUtc="2025-07-09T14:27:00Z"/>
              <w:rFonts w:eastAsiaTheme="minorEastAsia"/>
              <w:noProof/>
              <w:lang w:eastAsia="en-GB"/>
            </w:rPr>
          </w:pPr>
          <w:del w:id="204" w:author="Andrew Instone-Cowie" w:date="2025-07-09T15:27:00Z" w16du:dateUtc="2025-07-09T14:27:00Z">
            <w:r w:rsidRPr="005D4CC1" w:rsidDel="005D4CC1">
              <w:rPr>
                <w:rPrChange w:id="205" w:author="Andrew Instone-Cowie" w:date="2025-07-09T15:27:00Z" w16du:dateUtc="2025-07-09T14:27:00Z">
                  <w:rPr>
                    <w:rStyle w:val="Hyperlink"/>
                    <w:noProof/>
                  </w:rPr>
                </w:rPrChange>
              </w:rPr>
              <w:delText>Available Modules</w:delText>
            </w:r>
            <w:r w:rsidDel="005D4CC1">
              <w:rPr>
                <w:noProof/>
                <w:webHidden/>
              </w:rPr>
              <w:tab/>
            </w:r>
            <w:r w:rsidR="000770CC" w:rsidDel="005D4CC1">
              <w:rPr>
                <w:noProof/>
                <w:webHidden/>
              </w:rPr>
              <w:delText>13</w:delText>
            </w:r>
          </w:del>
        </w:p>
        <w:p w14:paraId="14CE92E2" w14:textId="36ED26B6" w:rsidR="00CB15F7" w:rsidDel="005D4CC1" w:rsidRDefault="00CB15F7">
          <w:pPr>
            <w:pStyle w:val="TOC1"/>
            <w:tabs>
              <w:tab w:val="right" w:leader="dot" w:pos="9016"/>
            </w:tabs>
            <w:rPr>
              <w:del w:id="206" w:author="Andrew Instone-Cowie" w:date="2025-07-09T15:27:00Z" w16du:dateUtc="2025-07-09T14:27:00Z"/>
              <w:rFonts w:eastAsiaTheme="minorEastAsia"/>
              <w:noProof/>
              <w:lang w:eastAsia="en-GB"/>
            </w:rPr>
          </w:pPr>
          <w:del w:id="207" w:author="Andrew Instone-Cowie" w:date="2025-07-09T15:27:00Z" w16du:dateUtc="2025-07-09T14:27:00Z">
            <w:r w:rsidRPr="005D4CC1" w:rsidDel="005D4CC1">
              <w:rPr>
                <w:rPrChange w:id="208" w:author="Andrew Instone-Cowie" w:date="2025-07-09T15:27:00Z" w16du:dateUtc="2025-07-09T14:27:00Z">
                  <w:rPr>
                    <w:rStyle w:val="Hyperlink"/>
                    <w:noProof/>
                  </w:rPr>
                </w:rPrChange>
              </w:rPr>
              <w:delText>Planning Your Simulator Installation</w:delText>
            </w:r>
            <w:r w:rsidDel="005D4CC1">
              <w:rPr>
                <w:noProof/>
                <w:webHidden/>
              </w:rPr>
              <w:tab/>
            </w:r>
            <w:r w:rsidR="000770CC" w:rsidDel="005D4CC1">
              <w:rPr>
                <w:noProof/>
                <w:webHidden/>
              </w:rPr>
              <w:delText>14</w:delText>
            </w:r>
          </w:del>
        </w:p>
        <w:p w14:paraId="53E59C1A" w14:textId="5BDFEEFB" w:rsidR="00CB15F7" w:rsidDel="005D4CC1" w:rsidRDefault="00CB15F7">
          <w:pPr>
            <w:pStyle w:val="TOC2"/>
            <w:tabs>
              <w:tab w:val="right" w:leader="dot" w:pos="9016"/>
            </w:tabs>
            <w:rPr>
              <w:del w:id="209" w:author="Andrew Instone-Cowie" w:date="2025-07-09T15:27:00Z" w16du:dateUtc="2025-07-09T14:27:00Z"/>
              <w:rFonts w:eastAsiaTheme="minorEastAsia"/>
              <w:noProof/>
              <w:lang w:eastAsia="en-GB"/>
            </w:rPr>
          </w:pPr>
          <w:del w:id="210" w:author="Andrew Instone-Cowie" w:date="2025-07-09T15:27:00Z" w16du:dateUtc="2025-07-09T14:27:00Z">
            <w:r w:rsidRPr="005D4CC1" w:rsidDel="005D4CC1">
              <w:rPr>
                <w:rPrChange w:id="211" w:author="Andrew Instone-Cowie" w:date="2025-07-09T15:27:00Z" w16du:dateUtc="2025-07-09T14:27:00Z">
                  <w:rPr>
                    <w:rStyle w:val="Hyperlink"/>
                    <w:noProof/>
                  </w:rPr>
                </w:rPrChange>
              </w:rPr>
              <w:delText>What</w:delText>
            </w:r>
            <w:r w:rsidDel="005D4CC1">
              <w:rPr>
                <w:noProof/>
                <w:webHidden/>
              </w:rPr>
              <w:tab/>
            </w:r>
            <w:r w:rsidR="000770CC" w:rsidDel="005D4CC1">
              <w:rPr>
                <w:noProof/>
                <w:webHidden/>
              </w:rPr>
              <w:delText>14</w:delText>
            </w:r>
          </w:del>
        </w:p>
        <w:p w14:paraId="2AA26D89" w14:textId="5CB702F8" w:rsidR="00CB15F7" w:rsidDel="005D4CC1" w:rsidRDefault="00CB15F7">
          <w:pPr>
            <w:pStyle w:val="TOC2"/>
            <w:tabs>
              <w:tab w:val="right" w:leader="dot" w:pos="9016"/>
            </w:tabs>
            <w:rPr>
              <w:del w:id="212" w:author="Andrew Instone-Cowie" w:date="2025-07-09T15:27:00Z" w16du:dateUtc="2025-07-09T14:27:00Z"/>
              <w:rFonts w:eastAsiaTheme="minorEastAsia"/>
              <w:noProof/>
              <w:lang w:eastAsia="en-GB"/>
            </w:rPr>
          </w:pPr>
          <w:del w:id="213" w:author="Andrew Instone-Cowie" w:date="2025-07-09T15:27:00Z" w16du:dateUtc="2025-07-09T14:27:00Z">
            <w:r w:rsidRPr="005D4CC1" w:rsidDel="005D4CC1">
              <w:rPr>
                <w:rPrChange w:id="214" w:author="Andrew Instone-Cowie" w:date="2025-07-09T15:27:00Z" w16du:dateUtc="2025-07-09T14:27:00Z">
                  <w:rPr>
                    <w:rStyle w:val="Hyperlink"/>
                    <w:noProof/>
                  </w:rPr>
                </w:rPrChange>
              </w:rPr>
              <w:delText>Where</w:delText>
            </w:r>
            <w:r w:rsidDel="005D4CC1">
              <w:rPr>
                <w:noProof/>
                <w:webHidden/>
              </w:rPr>
              <w:tab/>
            </w:r>
            <w:r w:rsidR="000770CC" w:rsidDel="005D4CC1">
              <w:rPr>
                <w:noProof/>
                <w:webHidden/>
              </w:rPr>
              <w:delText>14</w:delText>
            </w:r>
          </w:del>
        </w:p>
        <w:p w14:paraId="3450DD50" w14:textId="5195B013" w:rsidR="00CB15F7" w:rsidDel="005D4CC1" w:rsidRDefault="00CB15F7">
          <w:pPr>
            <w:pStyle w:val="TOC2"/>
            <w:tabs>
              <w:tab w:val="right" w:leader="dot" w:pos="9016"/>
            </w:tabs>
            <w:rPr>
              <w:del w:id="215" w:author="Andrew Instone-Cowie" w:date="2025-07-09T15:27:00Z" w16du:dateUtc="2025-07-09T14:27:00Z"/>
              <w:rFonts w:eastAsiaTheme="minorEastAsia"/>
              <w:noProof/>
              <w:lang w:eastAsia="en-GB"/>
            </w:rPr>
          </w:pPr>
          <w:del w:id="216" w:author="Andrew Instone-Cowie" w:date="2025-07-09T15:27:00Z" w16du:dateUtc="2025-07-09T14:27:00Z">
            <w:r w:rsidRPr="005D4CC1" w:rsidDel="005D4CC1">
              <w:rPr>
                <w:rPrChange w:id="217" w:author="Andrew Instone-Cowie" w:date="2025-07-09T15:27:00Z" w16du:dateUtc="2025-07-09T14:27:00Z">
                  <w:rPr>
                    <w:rStyle w:val="Hyperlink"/>
                    <w:noProof/>
                  </w:rPr>
                </w:rPrChange>
              </w:rPr>
              <w:delText>How</w:delText>
            </w:r>
            <w:r w:rsidDel="005D4CC1">
              <w:rPr>
                <w:noProof/>
                <w:webHidden/>
              </w:rPr>
              <w:tab/>
            </w:r>
            <w:r w:rsidR="000770CC" w:rsidDel="005D4CC1">
              <w:rPr>
                <w:noProof/>
                <w:webHidden/>
              </w:rPr>
              <w:delText>14</w:delText>
            </w:r>
          </w:del>
        </w:p>
        <w:p w14:paraId="1D4716EA" w14:textId="55610EE8" w:rsidR="00CB15F7" w:rsidDel="005D4CC1" w:rsidRDefault="00CB15F7">
          <w:pPr>
            <w:pStyle w:val="TOC2"/>
            <w:tabs>
              <w:tab w:val="right" w:leader="dot" w:pos="9016"/>
            </w:tabs>
            <w:rPr>
              <w:del w:id="218" w:author="Andrew Instone-Cowie" w:date="2025-07-09T15:27:00Z" w16du:dateUtc="2025-07-09T14:27:00Z"/>
              <w:rFonts w:eastAsiaTheme="minorEastAsia"/>
              <w:noProof/>
              <w:lang w:eastAsia="en-GB"/>
            </w:rPr>
          </w:pPr>
          <w:del w:id="219" w:author="Andrew Instone-Cowie" w:date="2025-07-09T15:27:00Z" w16du:dateUtc="2025-07-09T14:27:00Z">
            <w:r w:rsidRPr="005D4CC1" w:rsidDel="005D4CC1">
              <w:rPr>
                <w:rPrChange w:id="220" w:author="Andrew Instone-Cowie" w:date="2025-07-09T15:27:00Z" w16du:dateUtc="2025-07-09T14:27:00Z">
                  <w:rPr>
                    <w:rStyle w:val="Hyperlink"/>
                    <w:noProof/>
                  </w:rPr>
                </w:rPrChange>
              </w:rPr>
              <w:delText>Who</w:delText>
            </w:r>
            <w:r w:rsidDel="005D4CC1">
              <w:rPr>
                <w:noProof/>
                <w:webHidden/>
              </w:rPr>
              <w:tab/>
            </w:r>
            <w:r w:rsidR="000770CC" w:rsidDel="005D4CC1">
              <w:rPr>
                <w:noProof/>
                <w:webHidden/>
              </w:rPr>
              <w:delText>15</w:delText>
            </w:r>
          </w:del>
        </w:p>
        <w:p w14:paraId="4B46C21C" w14:textId="7BD80BAC" w:rsidR="00CB15F7" w:rsidDel="005D4CC1" w:rsidRDefault="00CB15F7">
          <w:pPr>
            <w:pStyle w:val="TOC1"/>
            <w:tabs>
              <w:tab w:val="right" w:leader="dot" w:pos="9016"/>
            </w:tabs>
            <w:rPr>
              <w:del w:id="221" w:author="Andrew Instone-Cowie" w:date="2025-07-09T15:27:00Z" w16du:dateUtc="2025-07-09T14:27:00Z"/>
              <w:rFonts w:eastAsiaTheme="minorEastAsia"/>
              <w:noProof/>
              <w:lang w:eastAsia="en-GB"/>
            </w:rPr>
          </w:pPr>
          <w:del w:id="222" w:author="Andrew Instone-Cowie" w:date="2025-07-09T15:27:00Z" w16du:dateUtc="2025-07-09T14:27:00Z">
            <w:r w:rsidRPr="005D4CC1" w:rsidDel="005D4CC1">
              <w:rPr>
                <w:rPrChange w:id="223" w:author="Andrew Instone-Cowie" w:date="2025-07-09T15:27:00Z" w16du:dateUtc="2025-07-09T14:27:00Z">
                  <w:rPr>
                    <w:rStyle w:val="Hyperlink"/>
                    <w:noProof/>
                  </w:rPr>
                </w:rPrChange>
              </w:rPr>
              <w:delText>Licensing &amp; Disclaimers</w:delText>
            </w:r>
            <w:r w:rsidDel="005D4CC1">
              <w:rPr>
                <w:noProof/>
                <w:webHidden/>
              </w:rPr>
              <w:tab/>
            </w:r>
            <w:r w:rsidR="000770CC" w:rsidDel="005D4CC1">
              <w:rPr>
                <w:noProof/>
                <w:webHidden/>
              </w:rPr>
              <w:delText>16</w:delText>
            </w:r>
          </w:del>
        </w:p>
        <w:p w14:paraId="7491815D" w14:textId="548AD560" w:rsidR="00CB15F7" w:rsidDel="005D4CC1" w:rsidRDefault="00CB15F7">
          <w:pPr>
            <w:pStyle w:val="TOC2"/>
            <w:tabs>
              <w:tab w:val="right" w:leader="dot" w:pos="9016"/>
            </w:tabs>
            <w:rPr>
              <w:del w:id="224" w:author="Andrew Instone-Cowie" w:date="2025-07-09T15:27:00Z" w16du:dateUtc="2025-07-09T14:27:00Z"/>
              <w:rFonts w:eastAsiaTheme="minorEastAsia"/>
              <w:noProof/>
              <w:lang w:eastAsia="en-GB"/>
            </w:rPr>
          </w:pPr>
          <w:del w:id="225" w:author="Andrew Instone-Cowie" w:date="2025-07-09T15:27:00Z" w16du:dateUtc="2025-07-09T14:27:00Z">
            <w:r w:rsidRPr="005D4CC1" w:rsidDel="005D4CC1">
              <w:rPr>
                <w:rPrChange w:id="226" w:author="Andrew Instone-Cowie" w:date="2025-07-09T15:27:00Z" w16du:dateUtc="2025-07-09T14:27:00Z">
                  <w:rPr>
                    <w:rStyle w:val="Hyperlink"/>
                    <w:noProof/>
                  </w:rPr>
                </w:rPrChange>
              </w:rPr>
              <w:delText>Documentation</w:delText>
            </w:r>
            <w:r w:rsidDel="005D4CC1">
              <w:rPr>
                <w:noProof/>
                <w:webHidden/>
              </w:rPr>
              <w:tab/>
            </w:r>
            <w:r w:rsidR="000770CC" w:rsidDel="005D4CC1">
              <w:rPr>
                <w:noProof/>
                <w:webHidden/>
              </w:rPr>
              <w:delText>16</w:delText>
            </w:r>
          </w:del>
        </w:p>
        <w:p w14:paraId="0D1CBAC9" w14:textId="6F4C1F12" w:rsidR="00CB15F7" w:rsidDel="005D4CC1" w:rsidRDefault="00CB15F7">
          <w:pPr>
            <w:pStyle w:val="TOC2"/>
            <w:tabs>
              <w:tab w:val="right" w:leader="dot" w:pos="9016"/>
            </w:tabs>
            <w:rPr>
              <w:del w:id="227" w:author="Andrew Instone-Cowie" w:date="2025-07-09T15:27:00Z" w16du:dateUtc="2025-07-09T14:27:00Z"/>
              <w:rFonts w:eastAsiaTheme="minorEastAsia"/>
              <w:noProof/>
              <w:lang w:eastAsia="en-GB"/>
            </w:rPr>
          </w:pPr>
          <w:del w:id="228" w:author="Andrew Instone-Cowie" w:date="2025-07-09T15:27:00Z" w16du:dateUtc="2025-07-09T14:27:00Z">
            <w:r w:rsidRPr="005D4CC1" w:rsidDel="005D4CC1">
              <w:rPr>
                <w:rPrChange w:id="229" w:author="Andrew Instone-Cowie" w:date="2025-07-09T15:27:00Z" w16du:dateUtc="2025-07-09T14:27:00Z">
                  <w:rPr>
                    <w:rStyle w:val="Hyperlink"/>
                    <w:noProof/>
                  </w:rPr>
                </w:rPrChange>
              </w:rPr>
              <w:delText>Software</w:delText>
            </w:r>
            <w:r w:rsidDel="005D4CC1">
              <w:rPr>
                <w:noProof/>
                <w:webHidden/>
              </w:rPr>
              <w:tab/>
            </w:r>
            <w:r w:rsidR="000770CC" w:rsidDel="005D4CC1">
              <w:rPr>
                <w:noProof/>
                <w:webHidden/>
              </w:rPr>
              <w:delText>16</w:delText>
            </w:r>
          </w:del>
        </w:p>
        <w:p w14:paraId="22365703" w14:textId="473987BF" w:rsidR="00CB15F7" w:rsidDel="005D4CC1" w:rsidRDefault="00CB15F7">
          <w:pPr>
            <w:pStyle w:val="TOC1"/>
            <w:tabs>
              <w:tab w:val="right" w:leader="dot" w:pos="9016"/>
            </w:tabs>
            <w:rPr>
              <w:del w:id="230" w:author="Andrew Instone-Cowie" w:date="2025-07-09T15:27:00Z" w16du:dateUtc="2025-07-09T14:27:00Z"/>
              <w:rFonts w:eastAsiaTheme="minorEastAsia"/>
              <w:noProof/>
              <w:lang w:eastAsia="en-GB"/>
            </w:rPr>
          </w:pPr>
          <w:del w:id="231" w:author="Andrew Instone-Cowie" w:date="2025-07-09T15:27:00Z" w16du:dateUtc="2025-07-09T14:27:00Z">
            <w:r w:rsidRPr="005D4CC1" w:rsidDel="005D4CC1">
              <w:rPr>
                <w:rPrChange w:id="232" w:author="Andrew Instone-Cowie" w:date="2025-07-09T15:27:00Z" w16du:dateUtc="2025-07-09T14:27:00Z">
                  <w:rPr>
                    <w:rStyle w:val="Hyperlink"/>
                    <w:noProof/>
                  </w:rPr>
                </w:rPrChange>
              </w:rPr>
              <w:delText>Acknowledgements</w:delText>
            </w:r>
            <w:r w:rsidDel="005D4CC1">
              <w:rPr>
                <w:noProof/>
                <w:webHidden/>
              </w:rPr>
              <w:tab/>
            </w:r>
            <w:r w:rsidR="000770CC" w:rsidDel="005D4CC1">
              <w:rPr>
                <w:noProof/>
                <w:webHidden/>
              </w:rPr>
              <w:delText>17</w:delText>
            </w:r>
          </w:del>
        </w:p>
        <w:p w14:paraId="3829239B" w14:textId="3965C219" w:rsidR="001060D5" w:rsidRDefault="004A19E5" w:rsidP="00D16CF7">
          <w:pPr>
            <w:rPr>
              <w:noProof/>
            </w:rPr>
          </w:pPr>
          <w:r>
            <w:rPr>
              <w:b/>
              <w:bCs/>
              <w:noProof/>
            </w:rPr>
            <w:fldChar w:fldCharType="end"/>
          </w:r>
        </w:p>
      </w:sdtContent>
    </w:sdt>
    <w:p w14:paraId="1D47D27E" w14:textId="77777777" w:rsidR="003A3D10" w:rsidRPr="00787764" w:rsidRDefault="00B7322D" w:rsidP="00D32A97">
      <w:pPr>
        <w:pStyle w:val="Heading1"/>
        <w:pageBreakBefore/>
        <w:spacing w:after="100"/>
      </w:pPr>
      <w:bookmarkStart w:id="233" w:name="_Toc202967278"/>
      <w:r>
        <w:lastRenderedPageBreak/>
        <w:t>I</w:t>
      </w:r>
      <w:r w:rsidR="00E35852">
        <w:t>ndex</w:t>
      </w:r>
      <w:r w:rsidR="003A3D10">
        <w:t xml:space="preserve"> of Figures</w:t>
      </w:r>
      <w:bookmarkEnd w:id="233"/>
    </w:p>
    <w:p w14:paraId="51E6FFF7" w14:textId="109C37C4" w:rsidR="005D4CC1" w:rsidRDefault="003A3D10">
      <w:pPr>
        <w:pStyle w:val="TableofFigures"/>
        <w:tabs>
          <w:tab w:val="right" w:leader="dot" w:pos="9016"/>
        </w:tabs>
        <w:spacing w:after="120"/>
        <w:rPr>
          <w:ins w:id="234" w:author="Andrew Instone-Cowie" w:date="2025-07-09T15:27:00Z" w16du:dateUtc="2025-07-09T14:27:00Z"/>
          <w:rFonts w:eastAsiaTheme="minorEastAsia"/>
          <w:noProof/>
          <w:kern w:val="2"/>
          <w:sz w:val="24"/>
          <w:szCs w:val="24"/>
          <w:lang w:eastAsia="en-GB"/>
          <w14:ligatures w14:val="standardContextual"/>
        </w:rPr>
        <w:pPrChange w:id="235" w:author="Andrew Instone-Cowie" w:date="2025-07-09T15:28:00Z" w16du:dateUtc="2025-07-09T14:28:00Z">
          <w:pPr>
            <w:pStyle w:val="TableofFigures"/>
            <w:tabs>
              <w:tab w:val="right" w:leader="dot" w:pos="9016"/>
            </w:tabs>
          </w:pPr>
        </w:pPrChange>
      </w:pPr>
      <w:r>
        <w:rPr>
          <w:i/>
        </w:rPr>
        <w:fldChar w:fldCharType="begin"/>
      </w:r>
      <w:r>
        <w:rPr>
          <w:i/>
        </w:rPr>
        <w:instrText xml:space="preserve"> TOC \h \z \c "Figure" </w:instrText>
      </w:r>
      <w:r>
        <w:rPr>
          <w:i/>
        </w:rPr>
        <w:fldChar w:fldCharType="separate"/>
      </w:r>
      <w:ins w:id="236" w:author="Andrew Instone-Cowie" w:date="2025-07-09T15:27:00Z" w16du:dateUtc="2025-07-09T14:27:00Z">
        <w:r w:rsidR="005D4CC1" w:rsidRPr="00751C49">
          <w:rPr>
            <w:rStyle w:val="Hyperlink"/>
            <w:noProof/>
          </w:rPr>
          <w:fldChar w:fldCharType="begin"/>
        </w:r>
        <w:r w:rsidR="005D4CC1" w:rsidRPr="00751C49">
          <w:rPr>
            <w:rStyle w:val="Hyperlink"/>
            <w:noProof/>
          </w:rPr>
          <w:instrText xml:space="preserve"> </w:instrText>
        </w:r>
        <w:r w:rsidR="005D4CC1">
          <w:rPr>
            <w:noProof/>
          </w:rPr>
          <w:instrText>HYPERLINK \l "_Toc202967307"</w:instrText>
        </w:r>
        <w:r w:rsidR="005D4CC1" w:rsidRPr="00751C49">
          <w:rPr>
            <w:rStyle w:val="Hyperlink"/>
            <w:noProof/>
          </w:rPr>
          <w:instrText xml:space="preserve"> </w:instrText>
        </w:r>
        <w:r w:rsidR="005D4CC1" w:rsidRPr="00751C49">
          <w:rPr>
            <w:rStyle w:val="Hyperlink"/>
            <w:noProof/>
          </w:rPr>
        </w:r>
        <w:r w:rsidR="005D4CC1" w:rsidRPr="00751C49">
          <w:rPr>
            <w:rStyle w:val="Hyperlink"/>
            <w:noProof/>
          </w:rPr>
          <w:fldChar w:fldCharType="separate"/>
        </w:r>
        <w:r w:rsidR="005D4CC1" w:rsidRPr="00751C49">
          <w:rPr>
            <w:rStyle w:val="Hyperlink"/>
            <w:noProof/>
          </w:rPr>
          <w:t>Figure 1 – Documentation Map</w:t>
        </w:r>
        <w:r w:rsidR="005D4CC1">
          <w:rPr>
            <w:noProof/>
            <w:webHidden/>
          </w:rPr>
          <w:tab/>
        </w:r>
        <w:r w:rsidR="005D4CC1">
          <w:rPr>
            <w:noProof/>
            <w:webHidden/>
          </w:rPr>
          <w:fldChar w:fldCharType="begin"/>
        </w:r>
        <w:r w:rsidR="005D4CC1">
          <w:rPr>
            <w:noProof/>
            <w:webHidden/>
          </w:rPr>
          <w:instrText xml:space="preserve"> PAGEREF _Toc202967307 \h </w:instrText>
        </w:r>
      </w:ins>
      <w:r w:rsidR="005D4CC1">
        <w:rPr>
          <w:noProof/>
          <w:webHidden/>
        </w:rPr>
      </w:r>
      <w:ins w:id="237" w:author="Andrew Instone-Cowie" w:date="2025-07-09T15:27:00Z" w16du:dateUtc="2025-07-09T14:27:00Z">
        <w:r w:rsidR="005D4CC1">
          <w:rPr>
            <w:noProof/>
            <w:webHidden/>
          </w:rPr>
          <w:fldChar w:fldCharType="separate"/>
        </w:r>
      </w:ins>
      <w:ins w:id="238" w:author="Andrew Instone-Cowie" w:date="2025-07-09T15:52:00Z" w16du:dateUtc="2025-07-09T14:52:00Z">
        <w:r w:rsidR="006D28B0">
          <w:rPr>
            <w:noProof/>
            <w:webHidden/>
          </w:rPr>
          <w:t>6</w:t>
        </w:r>
      </w:ins>
      <w:ins w:id="239" w:author="Andrew Instone-Cowie" w:date="2025-07-09T15:27:00Z" w16du:dateUtc="2025-07-09T14:27:00Z">
        <w:r w:rsidR="005D4CC1">
          <w:rPr>
            <w:noProof/>
            <w:webHidden/>
          </w:rPr>
          <w:fldChar w:fldCharType="end"/>
        </w:r>
        <w:r w:rsidR="005D4CC1" w:rsidRPr="00751C49">
          <w:rPr>
            <w:rStyle w:val="Hyperlink"/>
            <w:noProof/>
          </w:rPr>
          <w:fldChar w:fldCharType="end"/>
        </w:r>
      </w:ins>
    </w:p>
    <w:p w14:paraId="25F67DA6" w14:textId="208E7BB0" w:rsidR="005D4CC1" w:rsidRDefault="005D4CC1">
      <w:pPr>
        <w:pStyle w:val="TableofFigures"/>
        <w:tabs>
          <w:tab w:val="right" w:leader="dot" w:pos="9016"/>
        </w:tabs>
        <w:spacing w:after="120"/>
        <w:rPr>
          <w:ins w:id="240" w:author="Andrew Instone-Cowie" w:date="2025-07-09T15:27:00Z" w16du:dateUtc="2025-07-09T14:27:00Z"/>
          <w:rFonts w:eastAsiaTheme="minorEastAsia"/>
          <w:noProof/>
          <w:kern w:val="2"/>
          <w:sz w:val="24"/>
          <w:szCs w:val="24"/>
          <w:lang w:eastAsia="en-GB"/>
          <w14:ligatures w14:val="standardContextual"/>
        </w:rPr>
        <w:pPrChange w:id="241" w:author="Andrew Instone-Cowie" w:date="2025-07-09T15:28:00Z" w16du:dateUtc="2025-07-09T14:28:00Z">
          <w:pPr>
            <w:pStyle w:val="TableofFigures"/>
            <w:tabs>
              <w:tab w:val="right" w:leader="dot" w:pos="9016"/>
            </w:tabs>
          </w:pPr>
        </w:pPrChange>
      </w:pPr>
      <w:ins w:id="242" w:author="Andrew Instone-Cowie" w:date="2025-07-09T15:27:00Z" w16du:dateUtc="2025-07-09T14:27:00Z">
        <w:r w:rsidRPr="00751C49">
          <w:rPr>
            <w:rStyle w:val="Hyperlink"/>
            <w:noProof/>
          </w:rPr>
          <w:fldChar w:fldCharType="begin"/>
        </w:r>
        <w:r w:rsidRPr="00751C49">
          <w:rPr>
            <w:rStyle w:val="Hyperlink"/>
            <w:noProof/>
          </w:rPr>
          <w:instrText xml:space="preserve"> </w:instrText>
        </w:r>
        <w:r>
          <w:rPr>
            <w:noProof/>
          </w:rPr>
          <w:instrText>HYPERLINK \l "_Toc202967308"</w:instrText>
        </w:r>
        <w:r w:rsidRPr="00751C49">
          <w:rPr>
            <w:rStyle w:val="Hyperlink"/>
            <w:noProof/>
          </w:rPr>
          <w:instrText xml:space="preserve"> </w:instrText>
        </w:r>
        <w:r w:rsidRPr="00751C49">
          <w:rPr>
            <w:rStyle w:val="Hyperlink"/>
            <w:noProof/>
          </w:rPr>
        </w:r>
        <w:r w:rsidRPr="00751C49">
          <w:rPr>
            <w:rStyle w:val="Hyperlink"/>
            <w:noProof/>
          </w:rPr>
          <w:fldChar w:fldCharType="separate"/>
        </w:r>
        <w:r w:rsidRPr="00751C49">
          <w:rPr>
            <w:rStyle w:val="Hyperlink"/>
            <w:noProof/>
          </w:rPr>
          <w:t>Figure 2 – Liverpool Cathedral Bells</w:t>
        </w:r>
        <w:r>
          <w:rPr>
            <w:noProof/>
            <w:webHidden/>
          </w:rPr>
          <w:tab/>
        </w:r>
        <w:r>
          <w:rPr>
            <w:noProof/>
            <w:webHidden/>
          </w:rPr>
          <w:fldChar w:fldCharType="begin"/>
        </w:r>
        <w:r>
          <w:rPr>
            <w:noProof/>
            <w:webHidden/>
          </w:rPr>
          <w:instrText xml:space="preserve"> PAGEREF _Toc202967308 \h </w:instrText>
        </w:r>
      </w:ins>
      <w:r>
        <w:rPr>
          <w:noProof/>
          <w:webHidden/>
        </w:rPr>
      </w:r>
      <w:ins w:id="243" w:author="Andrew Instone-Cowie" w:date="2025-07-09T15:27:00Z" w16du:dateUtc="2025-07-09T14:27:00Z">
        <w:r>
          <w:rPr>
            <w:noProof/>
            <w:webHidden/>
          </w:rPr>
          <w:fldChar w:fldCharType="separate"/>
        </w:r>
      </w:ins>
      <w:ins w:id="244" w:author="Andrew Instone-Cowie" w:date="2025-07-09T15:52:00Z" w16du:dateUtc="2025-07-09T14:52:00Z">
        <w:r w:rsidR="006D28B0">
          <w:rPr>
            <w:noProof/>
            <w:webHidden/>
          </w:rPr>
          <w:t>8</w:t>
        </w:r>
      </w:ins>
      <w:ins w:id="245" w:author="Andrew Instone-Cowie" w:date="2025-07-09T15:27:00Z" w16du:dateUtc="2025-07-09T14:27:00Z">
        <w:r>
          <w:rPr>
            <w:noProof/>
            <w:webHidden/>
          </w:rPr>
          <w:fldChar w:fldCharType="end"/>
        </w:r>
        <w:r w:rsidRPr="00751C49">
          <w:rPr>
            <w:rStyle w:val="Hyperlink"/>
            <w:noProof/>
          </w:rPr>
          <w:fldChar w:fldCharType="end"/>
        </w:r>
      </w:ins>
    </w:p>
    <w:p w14:paraId="7C3F17C0" w14:textId="4BBCC372" w:rsidR="005D4CC1" w:rsidRDefault="005D4CC1">
      <w:pPr>
        <w:pStyle w:val="TableofFigures"/>
        <w:tabs>
          <w:tab w:val="right" w:leader="dot" w:pos="9016"/>
        </w:tabs>
        <w:spacing w:after="120"/>
        <w:rPr>
          <w:ins w:id="246" w:author="Andrew Instone-Cowie" w:date="2025-07-09T15:27:00Z" w16du:dateUtc="2025-07-09T14:27:00Z"/>
          <w:rFonts w:eastAsiaTheme="minorEastAsia"/>
          <w:noProof/>
          <w:kern w:val="2"/>
          <w:sz w:val="24"/>
          <w:szCs w:val="24"/>
          <w:lang w:eastAsia="en-GB"/>
          <w14:ligatures w14:val="standardContextual"/>
        </w:rPr>
        <w:pPrChange w:id="247" w:author="Andrew Instone-Cowie" w:date="2025-07-09T15:28:00Z" w16du:dateUtc="2025-07-09T14:28:00Z">
          <w:pPr>
            <w:pStyle w:val="TableofFigures"/>
            <w:tabs>
              <w:tab w:val="right" w:leader="dot" w:pos="9016"/>
            </w:tabs>
          </w:pPr>
        </w:pPrChange>
      </w:pPr>
      <w:ins w:id="248" w:author="Andrew Instone-Cowie" w:date="2025-07-09T15:27:00Z" w16du:dateUtc="2025-07-09T14:27:00Z">
        <w:r w:rsidRPr="00751C49">
          <w:rPr>
            <w:rStyle w:val="Hyperlink"/>
            <w:noProof/>
          </w:rPr>
          <w:fldChar w:fldCharType="begin"/>
        </w:r>
        <w:r w:rsidRPr="00751C49">
          <w:rPr>
            <w:rStyle w:val="Hyperlink"/>
            <w:noProof/>
          </w:rPr>
          <w:instrText xml:space="preserve"> </w:instrText>
        </w:r>
        <w:r>
          <w:rPr>
            <w:noProof/>
          </w:rPr>
          <w:instrText>HYPERLINK \l "_Toc202967309"</w:instrText>
        </w:r>
        <w:r w:rsidRPr="00751C49">
          <w:rPr>
            <w:rStyle w:val="Hyperlink"/>
            <w:noProof/>
          </w:rPr>
          <w:instrText xml:space="preserve"> </w:instrText>
        </w:r>
        <w:r w:rsidRPr="00751C49">
          <w:rPr>
            <w:rStyle w:val="Hyperlink"/>
            <w:noProof/>
          </w:rPr>
        </w:r>
        <w:r w:rsidRPr="00751C49">
          <w:rPr>
            <w:rStyle w:val="Hyperlink"/>
            <w:noProof/>
          </w:rPr>
          <w:fldChar w:fldCharType="separate"/>
        </w:r>
        <w:r w:rsidRPr="00751C49">
          <w:rPr>
            <w:rStyle w:val="Hyperlink"/>
            <w:noProof/>
          </w:rPr>
          <w:t>Figure 3 – Saxilby Simulator Installation, Liverpool Cathedral</w:t>
        </w:r>
        <w:r>
          <w:rPr>
            <w:noProof/>
            <w:webHidden/>
          </w:rPr>
          <w:tab/>
        </w:r>
        <w:r>
          <w:rPr>
            <w:noProof/>
            <w:webHidden/>
          </w:rPr>
          <w:fldChar w:fldCharType="begin"/>
        </w:r>
        <w:r>
          <w:rPr>
            <w:noProof/>
            <w:webHidden/>
          </w:rPr>
          <w:instrText xml:space="preserve"> PAGEREF _Toc202967309 \h </w:instrText>
        </w:r>
      </w:ins>
      <w:r>
        <w:rPr>
          <w:noProof/>
          <w:webHidden/>
        </w:rPr>
      </w:r>
      <w:ins w:id="249" w:author="Andrew Instone-Cowie" w:date="2025-07-09T15:27:00Z" w16du:dateUtc="2025-07-09T14:27:00Z">
        <w:r>
          <w:rPr>
            <w:noProof/>
            <w:webHidden/>
          </w:rPr>
          <w:fldChar w:fldCharType="separate"/>
        </w:r>
      </w:ins>
      <w:ins w:id="250" w:author="Andrew Instone-Cowie" w:date="2025-07-09T15:52:00Z" w16du:dateUtc="2025-07-09T14:52:00Z">
        <w:r w:rsidR="006D28B0">
          <w:rPr>
            <w:noProof/>
            <w:webHidden/>
          </w:rPr>
          <w:t>9</w:t>
        </w:r>
      </w:ins>
      <w:ins w:id="251" w:author="Andrew Instone-Cowie" w:date="2025-07-09T15:27:00Z" w16du:dateUtc="2025-07-09T14:27:00Z">
        <w:r>
          <w:rPr>
            <w:noProof/>
            <w:webHidden/>
          </w:rPr>
          <w:fldChar w:fldCharType="end"/>
        </w:r>
        <w:r w:rsidRPr="00751C49">
          <w:rPr>
            <w:rStyle w:val="Hyperlink"/>
            <w:noProof/>
          </w:rPr>
          <w:fldChar w:fldCharType="end"/>
        </w:r>
      </w:ins>
    </w:p>
    <w:p w14:paraId="1B7F27C6" w14:textId="3706D880" w:rsidR="005D4CC1" w:rsidRDefault="005D4CC1">
      <w:pPr>
        <w:pStyle w:val="TableofFigures"/>
        <w:tabs>
          <w:tab w:val="right" w:leader="dot" w:pos="9016"/>
        </w:tabs>
        <w:spacing w:after="120"/>
        <w:rPr>
          <w:ins w:id="252" w:author="Andrew Instone-Cowie" w:date="2025-07-09T15:27:00Z" w16du:dateUtc="2025-07-09T14:27:00Z"/>
          <w:rFonts w:eastAsiaTheme="minorEastAsia"/>
          <w:noProof/>
          <w:kern w:val="2"/>
          <w:sz w:val="24"/>
          <w:szCs w:val="24"/>
          <w:lang w:eastAsia="en-GB"/>
          <w14:ligatures w14:val="standardContextual"/>
        </w:rPr>
        <w:pPrChange w:id="253" w:author="Andrew Instone-Cowie" w:date="2025-07-09T15:28:00Z" w16du:dateUtc="2025-07-09T14:28:00Z">
          <w:pPr>
            <w:pStyle w:val="TableofFigures"/>
            <w:tabs>
              <w:tab w:val="right" w:leader="dot" w:pos="9016"/>
            </w:tabs>
          </w:pPr>
        </w:pPrChange>
      </w:pPr>
      <w:ins w:id="254" w:author="Andrew Instone-Cowie" w:date="2025-07-09T15:27:00Z" w16du:dateUtc="2025-07-09T14:27:00Z">
        <w:r w:rsidRPr="00751C49">
          <w:rPr>
            <w:rStyle w:val="Hyperlink"/>
            <w:noProof/>
          </w:rPr>
          <w:fldChar w:fldCharType="begin"/>
        </w:r>
        <w:r w:rsidRPr="00751C49">
          <w:rPr>
            <w:rStyle w:val="Hyperlink"/>
            <w:noProof/>
          </w:rPr>
          <w:instrText xml:space="preserve"> </w:instrText>
        </w:r>
        <w:r>
          <w:rPr>
            <w:noProof/>
          </w:rPr>
          <w:instrText>HYPERLINK \l "_Toc202967310"</w:instrText>
        </w:r>
        <w:r w:rsidRPr="00751C49">
          <w:rPr>
            <w:rStyle w:val="Hyperlink"/>
            <w:noProof/>
          </w:rPr>
          <w:instrText xml:space="preserve"> </w:instrText>
        </w:r>
        <w:r w:rsidRPr="00751C49">
          <w:rPr>
            <w:rStyle w:val="Hyperlink"/>
            <w:noProof/>
          </w:rPr>
        </w:r>
        <w:r w:rsidRPr="00751C49">
          <w:rPr>
            <w:rStyle w:val="Hyperlink"/>
            <w:noProof/>
          </w:rPr>
          <w:fldChar w:fldCharType="separate"/>
        </w:r>
        <w:r w:rsidRPr="00751C49">
          <w:rPr>
            <w:rStyle w:val="Hyperlink"/>
            <w:noProof/>
          </w:rPr>
          <w:t>Figure 4 – Simulator General Arrangement</w:t>
        </w:r>
        <w:r>
          <w:rPr>
            <w:noProof/>
            <w:webHidden/>
          </w:rPr>
          <w:tab/>
        </w:r>
        <w:r>
          <w:rPr>
            <w:noProof/>
            <w:webHidden/>
          </w:rPr>
          <w:fldChar w:fldCharType="begin"/>
        </w:r>
        <w:r>
          <w:rPr>
            <w:noProof/>
            <w:webHidden/>
          </w:rPr>
          <w:instrText xml:space="preserve"> PAGEREF _Toc202967310 \h </w:instrText>
        </w:r>
      </w:ins>
      <w:r>
        <w:rPr>
          <w:noProof/>
          <w:webHidden/>
        </w:rPr>
      </w:r>
      <w:ins w:id="255" w:author="Andrew Instone-Cowie" w:date="2025-07-09T15:27:00Z" w16du:dateUtc="2025-07-09T14:27:00Z">
        <w:r>
          <w:rPr>
            <w:noProof/>
            <w:webHidden/>
          </w:rPr>
          <w:fldChar w:fldCharType="separate"/>
        </w:r>
      </w:ins>
      <w:ins w:id="256" w:author="Andrew Instone-Cowie" w:date="2025-07-09T15:52:00Z" w16du:dateUtc="2025-07-09T14:52:00Z">
        <w:r w:rsidR="006D28B0">
          <w:rPr>
            <w:noProof/>
            <w:webHidden/>
          </w:rPr>
          <w:t>11</w:t>
        </w:r>
      </w:ins>
      <w:ins w:id="257" w:author="Andrew Instone-Cowie" w:date="2025-07-09T15:27:00Z" w16du:dateUtc="2025-07-09T14:27:00Z">
        <w:r>
          <w:rPr>
            <w:noProof/>
            <w:webHidden/>
          </w:rPr>
          <w:fldChar w:fldCharType="end"/>
        </w:r>
        <w:r w:rsidRPr="00751C49">
          <w:rPr>
            <w:rStyle w:val="Hyperlink"/>
            <w:noProof/>
          </w:rPr>
          <w:fldChar w:fldCharType="end"/>
        </w:r>
      </w:ins>
    </w:p>
    <w:p w14:paraId="782596B1" w14:textId="20D87A60" w:rsidR="005D4CC1" w:rsidRDefault="005D4CC1">
      <w:pPr>
        <w:pStyle w:val="TableofFigures"/>
        <w:tabs>
          <w:tab w:val="right" w:leader="dot" w:pos="9016"/>
        </w:tabs>
        <w:spacing w:after="120"/>
        <w:rPr>
          <w:ins w:id="258" w:author="Andrew Instone-Cowie" w:date="2025-07-09T15:27:00Z" w16du:dateUtc="2025-07-09T14:27:00Z"/>
          <w:rFonts w:eastAsiaTheme="minorEastAsia"/>
          <w:noProof/>
          <w:kern w:val="2"/>
          <w:sz w:val="24"/>
          <w:szCs w:val="24"/>
          <w:lang w:eastAsia="en-GB"/>
          <w14:ligatures w14:val="standardContextual"/>
        </w:rPr>
        <w:pPrChange w:id="259" w:author="Andrew Instone-Cowie" w:date="2025-07-09T15:28:00Z" w16du:dateUtc="2025-07-09T14:28:00Z">
          <w:pPr>
            <w:pStyle w:val="TableofFigures"/>
            <w:tabs>
              <w:tab w:val="right" w:leader="dot" w:pos="9016"/>
            </w:tabs>
          </w:pPr>
        </w:pPrChange>
      </w:pPr>
      <w:ins w:id="260" w:author="Andrew Instone-Cowie" w:date="2025-07-09T15:27:00Z" w16du:dateUtc="2025-07-09T14:27:00Z">
        <w:r w:rsidRPr="00751C49">
          <w:rPr>
            <w:rStyle w:val="Hyperlink"/>
            <w:noProof/>
          </w:rPr>
          <w:fldChar w:fldCharType="begin"/>
        </w:r>
        <w:r w:rsidRPr="00751C49">
          <w:rPr>
            <w:rStyle w:val="Hyperlink"/>
            <w:noProof/>
          </w:rPr>
          <w:instrText xml:space="preserve"> </w:instrText>
        </w:r>
        <w:r>
          <w:rPr>
            <w:noProof/>
          </w:rPr>
          <w:instrText>HYPERLINK \l "_Toc202967311"</w:instrText>
        </w:r>
        <w:r w:rsidRPr="00751C49">
          <w:rPr>
            <w:rStyle w:val="Hyperlink"/>
            <w:noProof/>
          </w:rPr>
          <w:instrText xml:space="preserve"> </w:instrText>
        </w:r>
        <w:r w:rsidRPr="00751C49">
          <w:rPr>
            <w:rStyle w:val="Hyperlink"/>
            <w:noProof/>
          </w:rPr>
        </w:r>
        <w:r w:rsidRPr="00751C49">
          <w:rPr>
            <w:rStyle w:val="Hyperlink"/>
            <w:noProof/>
          </w:rPr>
          <w:fldChar w:fldCharType="separate"/>
        </w:r>
        <w:r w:rsidRPr="00751C49">
          <w:rPr>
            <w:rStyle w:val="Hyperlink"/>
            <w:noProof/>
          </w:rPr>
          <w:t>Figure 5 – A Six Bell Board Set</w:t>
        </w:r>
        <w:r>
          <w:rPr>
            <w:noProof/>
            <w:webHidden/>
          </w:rPr>
          <w:tab/>
        </w:r>
        <w:r>
          <w:rPr>
            <w:noProof/>
            <w:webHidden/>
          </w:rPr>
          <w:fldChar w:fldCharType="begin"/>
        </w:r>
        <w:r>
          <w:rPr>
            <w:noProof/>
            <w:webHidden/>
          </w:rPr>
          <w:instrText xml:space="preserve"> PAGEREF _Toc202967311 \h </w:instrText>
        </w:r>
      </w:ins>
      <w:r>
        <w:rPr>
          <w:noProof/>
          <w:webHidden/>
        </w:rPr>
      </w:r>
      <w:ins w:id="261" w:author="Andrew Instone-Cowie" w:date="2025-07-09T15:27:00Z" w16du:dateUtc="2025-07-09T14:27:00Z">
        <w:r>
          <w:rPr>
            <w:noProof/>
            <w:webHidden/>
          </w:rPr>
          <w:fldChar w:fldCharType="separate"/>
        </w:r>
      </w:ins>
      <w:ins w:id="262" w:author="Andrew Instone-Cowie" w:date="2025-07-09T15:52:00Z" w16du:dateUtc="2025-07-09T14:52:00Z">
        <w:r w:rsidR="006D28B0">
          <w:rPr>
            <w:noProof/>
            <w:webHidden/>
          </w:rPr>
          <w:t>13</w:t>
        </w:r>
      </w:ins>
      <w:ins w:id="263" w:author="Andrew Instone-Cowie" w:date="2025-07-09T15:27:00Z" w16du:dateUtc="2025-07-09T14:27:00Z">
        <w:r>
          <w:rPr>
            <w:noProof/>
            <w:webHidden/>
          </w:rPr>
          <w:fldChar w:fldCharType="end"/>
        </w:r>
        <w:r w:rsidRPr="00751C49">
          <w:rPr>
            <w:rStyle w:val="Hyperlink"/>
            <w:noProof/>
          </w:rPr>
          <w:fldChar w:fldCharType="end"/>
        </w:r>
      </w:ins>
    </w:p>
    <w:p w14:paraId="5512F43E" w14:textId="1C9AE6B9" w:rsidR="005D4CC1" w:rsidRDefault="005D4CC1">
      <w:pPr>
        <w:pStyle w:val="TableofFigures"/>
        <w:tabs>
          <w:tab w:val="right" w:leader="dot" w:pos="9016"/>
        </w:tabs>
        <w:spacing w:after="120"/>
        <w:rPr>
          <w:ins w:id="264" w:author="Andrew Instone-Cowie" w:date="2025-07-09T15:27:00Z" w16du:dateUtc="2025-07-09T14:27:00Z"/>
          <w:rFonts w:eastAsiaTheme="minorEastAsia"/>
          <w:noProof/>
          <w:kern w:val="2"/>
          <w:sz w:val="24"/>
          <w:szCs w:val="24"/>
          <w:lang w:eastAsia="en-GB"/>
          <w14:ligatures w14:val="standardContextual"/>
        </w:rPr>
        <w:pPrChange w:id="265" w:author="Andrew Instone-Cowie" w:date="2025-07-09T15:28:00Z" w16du:dateUtc="2025-07-09T14:28:00Z">
          <w:pPr>
            <w:pStyle w:val="TableofFigures"/>
            <w:tabs>
              <w:tab w:val="right" w:leader="dot" w:pos="9016"/>
            </w:tabs>
          </w:pPr>
        </w:pPrChange>
      </w:pPr>
      <w:ins w:id="266" w:author="Andrew Instone-Cowie" w:date="2025-07-09T15:27:00Z" w16du:dateUtc="2025-07-09T14:27:00Z">
        <w:r w:rsidRPr="00751C49">
          <w:rPr>
            <w:rStyle w:val="Hyperlink"/>
            <w:noProof/>
          </w:rPr>
          <w:fldChar w:fldCharType="begin"/>
        </w:r>
        <w:r w:rsidRPr="00751C49">
          <w:rPr>
            <w:rStyle w:val="Hyperlink"/>
            <w:noProof/>
          </w:rPr>
          <w:instrText xml:space="preserve"> </w:instrText>
        </w:r>
        <w:r>
          <w:rPr>
            <w:noProof/>
          </w:rPr>
          <w:instrText>HYPERLINK \l "_Toc202967312"</w:instrText>
        </w:r>
        <w:r w:rsidRPr="00751C49">
          <w:rPr>
            <w:rStyle w:val="Hyperlink"/>
            <w:noProof/>
          </w:rPr>
          <w:instrText xml:space="preserve"> </w:instrText>
        </w:r>
        <w:r w:rsidRPr="00751C49">
          <w:rPr>
            <w:rStyle w:val="Hyperlink"/>
            <w:noProof/>
          </w:rPr>
        </w:r>
        <w:r w:rsidRPr="00751C49">
          <w:rPr>
            <w:rStyle w:val="Hyperlink"/>
            <w:noProof/>
          </w:rPr>
          <w:fldChar w:fldCharType="separate"/>
        </w:r>
        <w:r w:rsidRPr="00751C49">
          <w:rPr>
            <w:rStyle w:val="Hyperlink"/>
            <w:noProof/>
          </w:rPr>
          <w:t>Figure 6 – Completed Simulator Interface Module</w:t>
        </w:r>
        <w:r>
          <w:rPr>
            <w:noProof/>
            <w:webHidden/>
          </w:rPr>
          <w:tab/>
        </w:r>
        <w:r>
          <w:rPr>
            <w:noProof/>
            <w:webHidden/>
          </w:rPr>
          <w:fldChar w:fldCharType="begin"/>
        </w:r>
        <w:r>
          <w:rPr>
            <w:noProof/>
            <w:webHidden/>
          </w:rPr>
          <w:instrText xml:space="preserve"> PAGEREF _Toc202967312 \h </w:instrText>
        </w:r>
      </w:ins>
      <w:r>
        <w:rPr>
          <w:noProof/>
          <w:webHidden/>
        </w:rPr>
      </w:r>
      <w:ins w:id="267" w:author="Andrew Instone-Cowie" w:date="2025-07-09T15:27:00Z" w16du:dateUtc="2025-07-09T14:27:00Z">
        <w:r>
          <w:rPr>
            <w:noProof/>
            <w:webHidden/>
          </w:rPr>
          <w:fldChar w:fldCharType="separate"/>
        </w:r>
      </w:ins>
      <w:ins w:id="268" w:author="Andrew Instone-Cowie" w:date="2025-07-09T15:52:00Z" w16du:dateUtc="2025-07-09T14:52:00Z">
        <w:r w:rsidR="006D28B0">
          <w:rPr>
            <w:noProof/>
            <w:webHidden/>
          </w:rPr>
          <w:t>13</w:t>
        </w:r>
      </w:ins>
      <w:ins w:id="269" w:author="Andrew Instone-Cowie" w:date="2025-07-09T15:27:00Z" w16du:dateUtc="2025-07-09T14:27:00Z">
        <w:r>
          <w:rPr>
            <w:noProof/>
            <w:webHidden/>
          </w:rPr>
          <w:fldChar w:fldCharType="end"/>
        </w:r>
        <w:r w:rsidRPr="00751C49">
          <w:rPr>
            <w:rStyle w:val="Hyperlink"/>
            <w:noProof/>
          </w:rPr>
          <w:fldChar w:fldCharType="end"/>
        </w:r>
      </w:ins>
    </w:p>
    <w:p w14:paraId="5330D6BF" w14:textId="643C7DE4" w:rsidR="005D4CC1" w:rsidRDefault="005D4CC1">
      <w:pPr>
        <w:pStyle w:val="TableofFigures"/>
        <w:tabs>
          <w:tab w:val="right" w:leader="dot" w:pos="9016"/>
        </w:tabs>
        <w:rPr>
          <w:ins w:id="270" w:author="Andrew Instone-Cowie" w:date="2025-07-09T15:27:00Z" w16du:dateUtc="2025-07-09T14:27:00Z"/>
          <w:rFonts w:eastAsiaTheme="minorEastAsia"/>
          <w:noProof/>
          <w:kern w:val="2"/>
          <w:sz w:val="24"/>
          <w:szCs w:val="24"/>
          <w:lang w:eastAsia="en-GB"/>
          <w14:ligatures w14:val="standardContextual"/>
        </w:rPr>
      </w:pPr>
      <w:ins w:id="271" w:author="Andrew Instone-Cowie" w:date="2025-07-09T15:27:00Z" w16du:dateUtc="2025-07-09T14:27:00Z">
        <w:r w:rsidRPr="00751C49">
          <w:rPr>
            <w:rStyle w:val="Hyperlink"/>
            <w:noProof/>
          </w:rPr>
          <w:fldChar w:fldCharType="begin"/>
        </w:r>
        <w:r w:rsidRPr="00751C49">
          <w:rPr>
            <w:rStyle w:val="Hyperlink"/>
            <w:noProof/>
          </w:rPr>
          <w:instrText xml:space="preserve"> </w:instrText>
        </w:r>
        <w:r>
          <w:rPr>
            <w:noProof/>
          </w:rPr>
          <w:instrText>HYPERLINK \l "_Toc202967313"</w:instrText>
        </w:r>
        <w:r w:rsidRPr="00751C49">
          <w:rPr>
            <w:rStyle w:val="Hyperlink"/>
            <w:noProof/>
          </w:rPr>
          <w:instrText xml:space="preserve"> </w:instrText>
        </w:r>
        <w:r w:rsidRPr="00751C49">
          <w:rPr>
            <w:rStyle w:val="Hyperlink"/>
            <w:noProof/>
          </w:rPr>
        </w:r>
        <w:r w:rsidRPr="00751C49">
          <w:rPr>
            <w:rStyle w:val="Hyperlink"/>
            <w:noProof/>
          </w:rPr>
          <w:fldChar w:fldCharType="separate"/>
        </w:r>
        <w:r w:rsidRPr="00751C49">
          <w:rPr>
            <w:rStyle w:val="Hyperlink"/>
            <w:noProof/>
          </w:rPr>
          <w:t>Figure 7 – Completed Sensor Module</w:t>
        </w:r>
        <w:r>
          <w:rPr>
            <w:noProof/>
            <w:webHidden/>
          </w:rPr>
          <w:tab/>
        </w:r>
        <w:r>
          <w:rPr>
            <w:noProof/>
            <w:webHidden/>
          </w:rPr>
          <w:fldChar w:fldCharType="begin"/>
        </w:r>
        <w:r>
          <w:rPr>
            <w:noProof/>
            <w:webHidden/>
          </w:rPr>
          <w:instrText xml:space="preserve"> PAGEREF _Toc202967313 \h </w:instrText>
        </w:r>
      </w:ins>
      <w:r>
        <w:rPr>
          <w:noProof/>
          <w:webHidden/>
        </w:rPr>
      </w:r>
      <w:ins w:id="272" w:author="Andrew Instone-Cowie" w:date="2025-07-09T15:27:00Z" w16du:dateUtc="2025-07-09T14:27:00Z">
        <w:r>
          <w:rPr>
            <w:noProof/>
            <w:webHidden/>
          </w:rPr>
          <w:fldChar w:fldCharType="separate"/>
        </w:r>
      </w:ins>
      <w:ins w:id="273" w:author="Andrew Instone-Cowie" w:date="2025-07-09T15:52:00Z" w16du:dateUtc="2025-07-09T14:52:00Z">
        <w:r w:rsidR="006D28B0">
          <w:rPr>
            <w:noProof/>
            <w:webHidden/>
          </w:rPr>
          <w:t>14</w:t>
        </w:r>
      </w:ins>
      <w:ins w:id="274" w:author="Andrew Instone-Cowie" w:date="2025-07-09T15:27:00Z" w16du:dateUtc="2025-07-09T14:27:00Z">
        <w:r>
          <w:rPr>
            <w:noProof/>
            <w:webHidden/>
          </w:rPr>
          <w:fldChar w:fldCharType="end"/>
        </w:r>
        <w:r w:rsidRPr="00751C49">
          <w:rPr>
            <w:rStyle w:val="Hyperlink"/>
            <w:noProof/>
          </w:rPr>
          <w:fldChar w:fldCharType="end"/>
        </w:r>
      </w:ins>
    </w:p>
    <w:p w14:paraId="734685C5" w14:textId="13AB50A1" w:rsidR="00CB15F7" w:rsidDel="005D4CC1" w:rsidRDefault="00CB15F7" w:rsidP="00BB2C45">
      <w:pPr>
        <w:pStyle w:val="TableofFigures"/>
        <w:tabs>
          <w:tab w:val="right" w:leader="dot" w:pos="9016"/>
        </w:tabs>
        <w:spacing w:after="100"/>
        <w:rPr>
          <w:del w:id="275" w:author="Andrew Instone-Cowie" w:date="2025-07-09T15:27:00Z" w16du:dateUtc="2025-07-09T14:27:00Z"/>
          <w:rFonts w:eastAsiaTheme="minorEastAsia"/>
          <w:noProof/>
          <w:lang w:eastAsia="en-GB"/>
        </w:rPr>
      </w:pPr>
      <w:del w:id="276" w:author="Andrew Instone-Cowie" w:date="2025-07-09T15:27:00Z" w16du:dateUtc="2025-07-09T14:27:00Z">
        <w:r w:rsidRPr="005D4CC1" w:rsidDel="005D4CC1">
          <w:rPr>
            <w:rPrChange w:id="277" w:author="Andrew Instone-Cowie" w:date="2025-07-09T15:27:00Z" w16du:dateUtc="2025-07-09T14:27:00Z">
              <w:rPr>
                <w:rStyle w:val="Hyperlink"/>
                <w:noProof/>
              </w:rPr>
            </w:rPrChange>
          </w:rPr>
          <w:delText>Figure 1 – Documentation Map</w:delText>
        </w:r>
        <w:r w:rsidDel="005D4CC1">
          <w:rPr>
            <w:noProof/>
            <w:webHidden/>
          </w:rPr>
          <w:tab/>
        </w:r>
        <w:r w:rsidR="000770CC" w:rsidDel="005D4CC1">
          <w:rPr>
            <w:noProof/>
            <w:webHidden/>
          </w:rPr>
          <w:delText>5</w:delText>
        </w:r>
      </w:del>
    </w:p>
    <w:p w14:paraId="7386DB43" w14:textId="5C46B952" w:rsidR="00CB15F7" w:rsidDel="005D4CC1" w:rsidRDefault="00CB15F7" w:rsidP="00BB2C45">
      <w:pPr>
        <w:pStyle w:val="TableofFigures"/>
        <w:tabs>
          <w:tab w:val="right" w:leader="dot" w:pos="9016"/>
        </w:tabs>
        <w:spacing w:after="100"/>
        <w:rPr>
          <w:del w:id="278" w:author="Andrew Instone-Cowie" w:date="2025-07-09T15:27:00Z" w16du:dateUtc="2025-07-09T14:27:00Z"/>
          <w:rFonts w:eastAsiaTheme="minorEastAsia"/>
          <w:noProof/>
          <w:lang w:eastAsia="en-GB"/>
        </w:rPr>
      </w:pPr>
      <w:del w:id="279" w:author="Andrew Instone-Cowie" w:date="2025-07-09T15:27:00Z" w16du:dateUtc="2025-07-09T14:27:00Z">
        <w:r w:rsidRPr="005D4CC1" w:rsidDel="005D4CC1">
          <w:rPr>
            <w:rPrChange w:id="280" w:author="Andrew Instone-Cowie" w:date="2025-07-09T15:27:00Z" w16du:dateUtc="2025-07-09T14:27:00Z">
              <w:rPr>
                <w:rStyle w:val="Hyperlink"/>
                <w:noProof/>
              </w:rPr>
            </w:rPrChange>
          </w:rPr>
          <w:delText>Figure 2 – Liverpool Cathedral Bells</w:delText>
        </w:r>
        <w:r w:rsidDel="005D4CC1">
          <w:rPr>
            <w:noProof/>
            <w:webHidden/>
          </w:rPr>
          <w:tab/>
        </w:r>
        <w:r w:rsidR="000770CC" w:rsidDel="005D4CC1">
          <w:rPr>
            <w:noProof/>
            <w:webHidden/>
          </w:rPr>
          <w:delText>7</w:delText>
        </w:r>
      </w:del>
    </w:p>
    <w:p w14:paraId="17968D8E" w14:textId="3A2B69B1" w:rsidR="00CB15F7" w:rsidDel="005D4CC1" w:rsidRDefault="00CB15F7" w:rsidP="00BB2C45">
      <w:pPr>
        <w:pStyle w:val="TableofFigures"/>
        <w:tabs>
          <w:tab w:val="right" w:leader="dot" w:pos="9016"/>
        </w:tabs>
        <w:spacing w:after="100"/>
        <w:rPr>
          <w:del w:id="281" w:author="Andrew Instone-Cowie" w:date="2025-07-09T15:27:00Z" w16du:dateUtc="2025-07-09T14:27:00Z"/>
          <w:rFonts w:eastAsiaTheme="minorEastAsia"/>
          <w:noProof/>
          <w:lang w:eastAsia="en-GB"/>
        </w:rPr>
      </w:pPr>
      <w:del w:id="282" w:author="Andrew Instone-Cowie" w:date="2025-07-09T15:27:00Z" w16du:dateUtc="2025-07-09T14:27:00Z">
        <w:r w:rsidRPr="005D4CC1" w:rsidDel="005D4CC1">
          <w:rPr>
            <w:rPrChange w:id="283" w:author="Andrew Instone-Cowie" w:date="2025-07-09T15:27:00Z" w16du:dateUtc="2025-07-09T14:27:00Z">
              <w:rPr>
                <w:rStyle w:val="Hyperlink"/>
                <w:noProof/>
              </w:rPr>
            </w:rPrChange>
          </w:rPr>
          <w:delText>Figure 3 – Saxilby Simulator Installation, Liverpool Cathedral</w:delText>
        </w:r>
        <w:r w:rsidDel="005D4CC1">
          <w:rPr>
            <w:noProof/>
            <w:webHidden/>
          </w:rPr>
          <w:tab/>
        </w:r>
        <w:r w:rsidR="000770CC" w:rsidDel="005D4CC1">
          <w:rPr>
            <w:noProof/>
            <w:webHidden/>
          </w:rPr>
          <w:delText>8</w:delText>
        </w:r>
      </w:del>
    </w:p>
    <w:p w14:paraId="05C14FF0" w14:textId="3C485692" w:rsidR="00CB15F7" w:rsidDel="005D4CC1" w:rsidRDefault="00CB15F7" w:rsidP="00BB2C45">
      <w:pPr>
        <w:pStyle w:val="TableofFigures"/>
        <w:tabs>
          <w:tab w:val="right" w:leader="dot" w:pos="9016"/>
        </w:tabs>
        <w:spacing w:after="100"/>
        <w:rPr>
          <w:del w:id="284" w:author="Andrew Instone-Cowie" w:date="2025-07-09T15:27:00Z" w16du:dateUtc="2025-07-09T14:27:00Z"/>
          <w:rFonts w:eastAsiaTheme="minorEastAsia"/>
          <w:noProof/>
          <w:lang w:eastAsia="en-GB"/>
        </w:rPr>
      </w:pPr>
      <w:del w:id="285" w:author="Andrew Instone-Cowie" w:date="2025-07-09T15:27:00Z" w16du:dateUtc="2025-07-09T14:27:00Z">
        <w:r w:rsidRPr="005D4CC1" w:rsidDel="005D4CC1">
          <w:rPr>
            <w:rPrChange w:id="286" w:author="Andrew Instone-Cowie" w:date="2025-07-09T15:27:00Z" w16du:dateUtc="2025-07-09T14:27:00Z">
              <w:rPr>
                <w:rStyle w:val="Hyperlink"/>
                <w:noProof/>
              </w:rPr>
            </w:rPrChange>
          </w:rPr>
          <w:delText>Figure 4 – Simulator General Arrangement</w:delText>
        </w:r>
        <w:r w:rsidDel="005D4CC1">
          <w:rPr>
            <w:noProof/>
            <w:webHidden/>
          </w:rPr>
          <w:tab/>
        </w:r>
        <w:r w:rsidR="000770CC" w:rsidDel="005D4CC1">
          <w:rPr>
            <w:noProof/>
            <w:webHidden/>
          </w:rPr>
          <w:delText>10</w:delText>
        </w:r>
      </w:del>
    </w:p>
    <w:p w14:paraId="64246B60" w14:textId="4C650E40" w:rsidR="00CB15F7" w:rsidDel="005D4CC1" w:rsidRDefault="00CB15F7" w:rsidP="00BB2C45">
      <w:pPr>
        <w:pStyle w:val="TableofFigures"/>
        <w:tabs>
          <w:tab w:val="right" w:leader="dot" w:pos="9016"/>
        </w:tabs>
        <w:spacing w:after="100"/>
        <w:rPr>
          <w:del w:id="287" w:author="Andrew Instone-Cowie" w:date="2025-07-09T15:27:00Z" w16du:dateUtc="2025-07-09T14:27:00Z"/>
          <w:rFonts w:eastAsiaTheme="minorEastAsia"/>
          <w:noProof/>
          <w:lang w:eastAsia="en-GB"/>
        </w:rPr>
      </w:pPr>
      <w:del w:id="288" w:author="Andrew Instone-Cowie" w:date="2025-07-09T15:27:00Z" w16du:dateUtc="2025-07-09T14:27:00Z">
        <w:r w:rsidRPr="005D4CC1" w:rsidDel="005D4CC1">
          <w:rPr>
            <w:rPrChange w:id="289" w:author="Andrew Instone-Cowie" w:date="2025-07-09T15:27:00Z" w16du:dateUtc="2025-07-09T14:27:00Z">
              <w:rPr>
                <w:rStyle w:val="Hyperlink"/>
                <w:noProof/>
              </w:rPr>
            </w:rPrChange>
          </w:rPr>
          <w:delText>Figure 5 – A Six Bell Board Set</w:delText>
        </w:r>
        <w:r w:rsidDel="005D4CC1">
          <w:rPr>
            <w:noProof/>
            <w:webHidden/>
          </w:rPr>
          <w:tab/>
        </w:r>
        <w:r w:rsidR="000770CC" w:rsidDel="005D4CC1">
          <w:rPr>
            <w:noProof/>
            <w:webHidden/>
          </w:rPr>
          <w:delText>12</w:delText>
        </w:r>
      </w:del>
    </w:p>
    <w:p w14:paraId="64381CC3" w14:textId="796AB640" w:rsidR="00CB15F7" w:rsidDel="005D4CC1" w:rsidRDefault="00CB15F7" w:rsidP="00BB2C45">
      <w:pPr>
        <w:pStyle w:val="TableofFigures"/>
        <w:tabs>
          <w:tab w:val="right" w:leader="dot" w:pos="9016"/>
        </w:tabs>
        <w:spacing w:after="100"/>
        <w:rPr>
          <w:del w:id="290" w:author="Andrew Instone-Cowie" w:date="2025-07-09T15:27:00Z" w16du:dateUtc="2025-07-09T14:27:00Z"/>
          <w:rFonts w:eastAsiaTheme="minorEastAsia"/>
          <w:noProof/>
          <w:lang w:eastAsia="en-GB"/>
        </w:rPr>
      </w:pPr>
      <w:del w:id="291" w:author="Andrew Instone-Cowie" w:date="2025-07-09T15:27:00Z" w16du:dateUtc="2025-07-09T14:27:00Z">
        <w:r w:rsidRPr="005D4CC1" w:rsidDel="005D4CC1">
          <w:rPr>
            <w:rPrChange w:id="292" w:author="Andrew Instone-Cowie" w:date="2025-07-09T15:27:00Z" w16du:dateUtc="2025-07-09T14:27:00Z">
              <w:rPr>
                <w:rStyle w:val="Hyperlink"/>
                <w:noProof/>
              </w:rPr>
            </w:rPrChange>
          </w:rPr>
          <w:delText>Figure 6 – Completed Simulator Interface Module</w:delText>
        </w:r>
        <w:r w:rsidDel="005D4CC1">
          <w:rPr>
            <w:noProof/>
            <w:webHidden/>
          </w:rPr>
          <w:tab/>
        </w:r>
        <w:r w:rsidR="000770CC" w:rsidDel="005D4CC1">
          <w:rPr>
            <w:noProof/>
            <w:webHidden/>
          </w:rPr>
          <w:delText>12</w:delText>
        </w:r>
      </w:del>
    </w:p>
    <w:p w14:paraId="57B44B57" w14:textId="4CEF5300" w:rsidR="00CB15F7" w:rsidDel="005D4CC1" w:rsidRDefault="00CB15F7" w:rsidP="00BB2C45">
      <w:pPr>
        <w:pStyle w:val="TableofFigures"/>
        <w:tabs>
          <w:tab w:val="right" w:leader="dot" w:pos="9016"/>
        </w:tabs>
        <w:spacing w:after="100"/>
        <w:rPr>
          <w:del w:id="293" w:author="Andrew Instone-Cowie" w:date="2025-07-09T15:27:00Z" w16du:dateUtc="2025-07-09T14:27:00Z"/>
          <w:rFonts w:eastAsiaTheme="minorEastAsia"/>
          <w:noProof/>
          <w:lang w:eastAsia="en-GB"/>
        </w:rPr>
      </w:pPr>
      <w:del w:id="294" w:author="Andrew Instone-Cowie" w:date="2025-07-09T15:27:00Z" w16du:dateUtc="2025-07-09T14:27:00Z">
        <w:r w:rsidRPr="005D4CC1" w:rsidDel="005D4CC1">
          <w:rPr>
            <w:rPrChange w:id="295" w:author="Andrew Instone-Cowie" w:date="2025-07-09T15:27:00Z" w16du:dateUtc="2025-07-09T14:27:00Z">
              <w:rPr>
                <w:rStyle w:val="Hyperlink"/>
                <w:noProof/>
              </w:rPr>
            </w:rPrChange>
          </w:rPr>
          <w:delText>Figure 7 – Completed Sensor Module</w:delText>
        </w:r>
        <w:r w:rsidDel="005D4CC1">
          <w:rPr>
            <w:noProof/>
            <w:webHidden/>
          </w:rPr>
          <w:tab/>
        </w:r>
        <w:r w:rsidR="000770CC" w:rsidDel="005D4CC1">
          <w:rPr>
            <w:noProof/>
            <w:webHidden/>
          </w:rPr>
          <w:delText>13</w:delText>
        </w:r>
      </w:del>
    </w:p>
    <w:p w14:paraId="6CF22875" w14:textId="20EF8226" w:rsidR="000812EC" w:rsidRDefault="003A3D10" w:rsidP="00BB2C45">
      <w:r>
        <w:fldChar w:fldCharType="end"/>
      </w:r>
      <w:r w:rsidR="000812EC">
        <w:t xml:space="preserve"> </w:t>
      </w:r>
    </w:p>
    <w:p w14:paraId="1473B8C8" w14:textId="3E2A8BB5" w:rsidR="004D7582" w:rsidRPr="00787764" w:rsidRDefault="004D7582" w:rsidP="004E080F">
      <w:pPr>
        <w:pStyle w:val="Heading1"/>
        <w:pageBreakBefore/>
        <w:spacing w:after="100"/>
      </w:pPr>
      <w:bookmarkStart w:id="296" w:name="_Toc202967279"/>
      <w:r>
        <w:lastRenderedPageBreak/>
        <w:t>Document History</w:t>
      </w:r>
      <w:bookmarkEnd w:id="2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876"/>
        <w:gridCol w:w="1285"/>
        <w:gridCol w:w="4759"/>
      </w:tblGrid>
      <w:tr w:rsidR="00D57358" w:rsidRPr="00D57358" w14:paraId="6F93D011" w14:textId="77777777" w:rsidTr="00033C6A">
        <w:tc>
          <w:tcPr>
            <w:tcW w:w="988" w:type="dxa"/>
            <w:shd w:val="clear" w:color="auto" w:fill="D9D9D9" w:themeFill="background1" w:themeFillShade="D9"/>
          </w:tcPr>
          <w:p w14:paraId="36847EF6" w14:textId="77777777" w:rsidR="00483BB7" w:rsidRPr="00212D29" w:rsidRDefault="00483BB7" w:rsidP="00483BB7">
            <w:pPr>
              <w:contextualSpacing/>
              <w:rPr>
                <w:b/>
              </w:rPr>
            </w:pPr>
            <w:r w:rsidRPr="00212D29">
              <w:rPr>
                <w:b/>
              </w:rPr>
              <w:t>Version</w:t>
            </w:r>
          </w:p>
        </w:tc>
        <w:tc>
          <w:tcPr>
            <w:tcW w:w="1876" w:type="dxa"/>
            <w:shd w:val="clear" w:color="auto" w:fill="D9D9D9" w:themeFill="background1" w:themeFillShade="D9"/>
          </w:tcPr>
          <w:p w14:paraId="140786F3" w14:textId="77777777" w:rsidR="00483BB7" w:rsidRPr="00212D29" w:rsidRDefault="00483BB7" w:rsidP="00483BB7">
            <w:pPr>
              <w:contextualSpacing/>
              <w:rPr>
                <w:b/>
              </w:rPr>
            </w:pPr>
            <w:r w:rsidRPr="00212D29">
              <w:rPr>
                <w:b/>
              </w:rPr>
              <w:t>Author</w:t>
            </w:r>
          </w:p>
        </w:tc>
        <w:tc>
          <w:tcPr>
            <w:tcW w:w="1285" w:type="dxa"/>
            <w:shd w:val="clear" w:color="auto" w:fill="D9D9D9" w:themeFill="background1" w:themeFillShade="D9"/>
          </w:tcPr>
          <w:p w14:paraId="7FD0DB1C" w14:textId="77777777" w:rsidR="00483BB7" w:rsidRPr="00212D29" w:rsidRDefault="00483BB7" w:rsidP="00483BB7">
            <w:pPr>
              <w:contextualSpacing/>
              <w:rPr>
                <w:b/>
              </w:rPr>
            </w:pPr>
            <w:r w:rsidRPr="00212D29">
              <w:rPr>
                <w:b/>
              </w:rPr>
              <w:t>Date</w:t>
            </w:r>
          </w:p>
        </w:tc>
        <w:tc>
          <w:tcPr>
            <w:tcW w:w="4759" w:type="dxa"/>
            <w:shd w:val="clear" w:color="auto" w:fill="D9D9D9" w:themeFill="background1" w:themeFillShade="D9"/>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033C6A">
        <w:tc>
          <w:tcPr>
            <w:tcW w:w="988" w:type="dxa"/>
          </w:tcPr>
          <w:p w14:paraId="14A217CF" w14:textId="77777777" w:rsidR="00483BB7" w:rsidRPr="00212D29" w:rsidRDefault="00D57358" w:rsidP="00483BB7">
            <w:pPr>
              <w:contextualSpacing/>
            </w:pPr>
            <w:r w:rsidRPr="00212D29">
              <w:t>0.1</w:t>
            </w:r>
          </w:p>
        </w:tc>
        <w:tc>
          <w:tcPr>
            <w:tcW w:w="1876" w:type="dxa"/>
          </w:tcPr>
          <w:p w14:paraId="29782EF3" w14:textId="77777777" w:rsidR="00483BB7" w:rsidRPr="00212D29" w:rsidRDefault="00483BB7" w:rsidP="00483BB7">
            <w:pPr>
              <w:contextualSpacing/>
            </w:pPr>
            <w:r w:rsidRPr="00212D29">
              <w:t>A J Instone-Cowie</w:t>
            </w:r>
          </w:p>
        </w:tc>
        <w:tc>
          <w:tcPr>
            <w:tcW w:w="1285" w:type="dxa"/>
          </w:tcPr>
          <w:p w14:paraId="02ADF673" w14:textId="49871B78" w:rsidR="00483BB7" w:rsidRPr="00212D29" w:rsidRDefault="009E4E3F">
            <w:pPr>
              <w:contextualSpacing/>
            </w:pPr>
            <w:r>
              <w:t>10</w:t>
            </w:r>
            <w:r w:rsidR="00D230DD" w:rsidRPr="00212D29">
              <w:t>/09</w:t>
            </w:r>
            <w:r w:rsidR="00483BB7" w:rsidRPr="00212D29">
              <w:t>/201</w:t>
            </w:r>
            <w:r w:rsidR="00D57358" w:rsidRPr="00212D29">
              <w:t>8</w:t>
            </w:r>
          </w:p>
        </w:tc>
        <w:tc>
          <w:tcPr>
            <w:tcW w:w="4759" w:type="dxa"/>
          </w:tcPr>
          <w:p w14:paraId="66D448E8" w14:textId="77777777" w:rsidR="00483BB7" w:rsidRPr="00212D29" w:rsidRDefault="00C508EE">
            <w:pPr>
              <w:contextualSpacing/>
            </w:pPr>
            <w:r w:rsidRPr="00212D29">
              <w:t xml:space="preserve">First </w:t>
            </w:r>
            <w:r w:rsidR="00D57358" w:rsidRPr="00212D29">
              <w:t>Draft</w:t>
            </w:r>
            <w:r w:rsidR="00172EEB" w:rsidRPr="00212D29">
              <w:t>.</w:t>
            </w:r>
          </w:p>
        </w:tc>
      </w:tr>
      <w:tr w:rsidR="009F4824" w:rsidRPr="00D57358" w14:paraId="3ADFC153" w14:textId="77777777" w:rsidTr="00033C6A">
        <w:tc>
          <w:tcPr>
            <w:tcW w:w="988" w:type="dxa"/>
          </w:tcPr>
          <w:p w14:paraId="3C194B41" w14:textId="2C764800" w:rsidR="009F4824" w:rsidRPr="00212D29" w:rsidRDefault="009F4824" w:rsidP="009F4824">
            <w:pPr>
              <w:contextualSpacing/>
            </w:pPr>
            <w:r w:rsidRPr="00212D29">
              <w:t>0.</w:t>
            </w:r>
            <w:r>
              <w:t>2</w:t>
            </w:r>
          </w:p>
        </w:tc>
        <w:tc>
          <w:tcPr>
            <w:tcW w:w="1876" w:type="dxa"/>
          </w:tcPr>
          <w:p w14:paraId="3168D28F" w14:textId="1E87BEC9" w:rsidR="009F4824" w:rsidRPr="00212D29" w:rsidRDefault="009F4824" w:rsidP="009F4824">
            <w:pPr>
              <w:contextualSpacing/>
            </w:pPr>
            <w:r w:rsidRPr="00212D29">
              <w:t>A J Instone-Cowie</w:t>
            </w:r>
          </w:p>
        </w:tc>
        <w:tc>
          <w:tcPr>
            <w:tcW w:w="1285" w:type="dxa"/>
          </w:tcPr>
          <w:p w14:paraId="1D62788A" w14:textId="58FBFF35" w:rsidR="009F4824" w:rsidRPr="00212D29" w:rsidRDefault="009F4824" w:rsidP="009F4824">
            <w:pPr>
              <w:contextualSpacing/>
            </w:pPr>
            <w:r>
              <w:t>10</w:t>
            </w:r>
            <w:r w:rsidRPr="00212D29">
              <w:t>/0</w:t>
            </w:r>
            <w:r>
              <w:t>2/2019</w:t>
            </w:r>
          </w:p>
        </w:tc>
        <w:tc>
          <w:tcPr>
            <w:tcW w:w="4759" w:type="dxa"/>
          </w:tcPr>
          <w:p w14:paraId="65B70FA3" w14:textId="3FFCBC1B" w:rsidR="009F4824" w:rsidRPr="00212D29" w:rsidRDefault="009F4824" w:rsidP="009F4824">
            <w:pPr>
              <w:contextualSpacing/>
            </w:pPr>
            <w:r>
              <w:t>Added link to documentation on GitHub.</w:t>
            </w:r>
          </w:p>
        </w:tc>
      </w:tr>
      <w:tr w:rsidR="00F55420" w:rsidRPr="00D57358" w14:paraId="1D60D5E5" w14:textId="77777777" w:rsidTr="00033C6A">
        <w:tc>
          <w:tcPr>
            <w:tcW w:w="988" w:type="dxa"/>
          </w:tcPr>
          <w:p w14:paraId="35085037" w14:textId="59DDCFB8" w:rsidR="00F55420" w:rsidRPr="00212D29" w:rsidRDefault="00F55420" w:rsidP="00F55420">
            <w:pPr>
              <w:contextualSpacing/>
            </w:pPr>
            <w:r w:rsidRPr="00212D29">
              <w:t>0.</w:t>
            </w:r>
            <w:r>
              <w:t>3</w:t>
            </w:r>
          </w:p>
        </w:tc>
        <w:tc>
          <w:tcPr>
            <w:tcW w:w="1876" w:type="dxa"/>
          </w:tcPr>
          <w:p w14:paraId="1AFA1743" w14:textId="507C5969" w:rsidR="00F55420" w:rsidRPr="00212D29" w:rsidRDefault="00F55420" w:rsidP="00F55420">
            <w:pPr>
              <w:contextualSpacing/>
            </w:pPr>
            <w:r w:rsidRPr="00212D29">
              <w:t>A J Instone-Cowie</w:t>
            </w:r>
          </w:p>
        </w:tc>
        <w:tc>
          <w:tcPr>
            <w:tcW w:w="1285" w:type="dxa"/>
          </w:tcPr>
          <w:p w14:paraId="075B318C" w14:textId="01783692" w:rsidR="00F55420" w:rsidRPr="00212D29" w:rsidRDefault="00F55420" w:rsidP="00F55420">
            <w:pPr>
              <w:contextualSpacing/>
            </w:pPr>
            <w:r>
              <w:t>12/05/2019</w:t>
            </w:r>
          </w:p>
        </w:tc>
        <w:tc>
          <w:tcPr>
            <w:tcW w:w="4759" w:type="dxa"/>
          </w:tcPr>
          <w:p w14:paraId="508870EB" w14:textId="0FED58AC" w:rsidR="00F55420" w:rsidRPr="00212D29" w:rsidRDefault="00F55420" w:rsidP="00F55420">
            <w:pPr>
              <w:contextualSpacing/>
            </w:pPr>
            <w:r>
              <w:t>Add support for Second PC Board.</w:t>
            </w:r>
          </w:p>
        </w:tc>
      </w:tr>
      <w:tr w:rsidR="00E76AA3" w:rsidRPr="00D57358" w14:paraId="73680B37" w14:textId="77777777" w:rsidTr="00033C6A">
        <w:tc>
          <w:tcPr>
            <w:tcW w:w="988" w:type="dxa"/>
          </w:tcPr>
          <w:p w14:paraId="3E0A58E6" w14:textId="65F4A8DF" w:rsidR="00E76AA3" w:rsidRPr="00212D29" w:rsidRDefault="00E76AA3" w:rsidP="00E76AA3">
            <w:pPr>
              <w:contextualSpacing/>
            </w:pPr>
            <w:r w:rsidRPr="00212D29">
              <w:t>0.</w:t>
            </w:r>
            <w:r>
              <w:t>4</w:t>
            </w:r>
          </w:p>
        </w:tc>
        <w:tc>
          <w:tcPr>
            <w:tcW w:w="1876" w:type="dxa"/>
          </w:tcPr>
          <w:p w14:paraId="2E0134F1" w14:textId="4A8B6EFC" w:rsidR="00E76AA3" w:rsidRPr="00212D29" w:rsidRDefault="00E76AA3" w:rsidP="00E76AA3">
            <w:pPr>
              <w:contextualSpacing/>
            </w:pPr>
            <w:r w:rsidRPr="00212D29">
              <w:t>A J Instone-Cowie</w:t>
            </w:r>
          </w:p>
        </w:tc>
        <w:tc>
          <w:tcPr>
            <w:tcW w:w="1285" w:type="dxa"/>
          </w:tcPr>
          <w:p w14:paraId="7F58BCAA" w14:textId="7FD82410" w:rsidR="00E76AA3" w:rsidRDefault="00E76AA3" w:rsidP="00E76AA3">
            <w:pPr>
              <w:contextualSpacing/>
            </w:pPr>
            <w:r>
              <w:t>27/05/2019</w:t>
            </w:r>
          </w:p>
        </w:tc>
        <w:tc>
          <w:tcPr>
            <w:tcW w:w="4759" w:type="dxa"/>
          </w:tcPr>
          <w:p w14:paraId="0A4AD207" w14:textId="099C888B" w:rsidR="00E76AA3" w:rsidRDefault="00E76AA3" w:rsidP="00E76AA3">
            <w:pPr>
              <w:contextualSpacing/>
            </w:pPr>
            <w:r>
              <w:t>Added link to ART Simulator Resources website.</w:t>
            </w:r>
          </w:p>
        </w:tc>
      </w:tr>
      <w:tr w:rsidR="00B17270" w:rsidRPr="00D57358" w14:paraId="3267657C" w14:textId="77777777" w:rsidTr="00033C6A">
        <w:tc>
          <w:tcPr>
            <w:tcW w:w="988" w:type="dxa"/>
          </w:tcPr>
          <w:p w14:paraId="7620B360" w14:textId="5B505513" w:rsidR="00B17270" w:rsidRPr="00212D29" w:rsidRDefault="00B17270" w:rsidP="00B17270">
            <w:pPr>
              <w:contextualSpacing/>
            </w:pPr>
            <w:r>
              <w:t>1.0</w:t>
            </w:r>
          </w:p>
        </w:tc>
        <w:tc>
          <w:tcPr>
            <w:tcW w:w="1876" w:type="dxa"/>
          </w:tcPr>
          <w:p w14:paraId="5F8E509A" w14:textId="4913D10E" w:rsidR="00B17270" w:rsidRPr="00212D29" w:rsidRDefault="00B17270" w:rsidP="00B17270">
            <w:pPr>
              <w:contextualSpacing/>
            </w:pPr>
            <w:r w:rsidRPr="00212D29">
              <w:t>A J Instone-Cowie</w:t>
            </w:r>
          </w:p>
        </w:tc>
        <w:tc>
          <w:tcPr>
            <w:tcW w:w="1285" w:type="dxa"/>
          </w:tcPr>
          <w:p w14:paraId="71B715E9" w14:textId="4FB12A29" w:rsidR="00B17270" w:rsidRDefault="00B17270" w:rsidP="00B17270">
            <w:pPr>
              <w:contextualSpacing/>
            </w:pPr>
            <w:r>
              <w:t>03/08/2019</w:t>
            </w:r>
          </w:p>
        </w:tc>
        <w:tc>
          <w:tcPr>
            <w:tcW w:w="4759" w:type="dxa"/>
          </w:tcPr>
          <w:p w14:paraId="17D0700D" w14:textId="40B2C023" w:rsidR="00B17270" w:rsidRDefault="00B17270" w:rsidP="00B17270">
            <w:pPr>
              <w:contextualSpacing/>
            </w:pPr>
            <w:r>
              <w:t>First Release.</w:t>
            </w:r>
          </w:p>
        </w:tc>
      </w:tr>
      <w:tr w:rsidR="00E50AD1" w:rsidRPr="00D57358" w14:paraId="001395E6" w14:textId="77777777" w:rsidTr="00033C6A">
        <w:tc>
          <w:tcPr>
            <w:tcW w:w="988" w:type="dxa"/>
          </w:tcPr>
          <w:p w14:paraId="6935E6F5" w14:textId="3225C2F1" w:rsidR="00E50AD1" w:rsidRDefault="00E50AD1" w:rsidP="00E50AD1">
            <w:pPr>
              <w:contextualSpacing/>
            </w:pPr>
            <w:r>
              <w:t>1.1</w:t>
            </w:r>
          </w:p>
        </w:tc>
        <w:tc>
          <w:tcPr>
            <w:tcW w:w="1876" w:type="dxa"/>
          </w:tcPr>
          <w:p w14:paraId="53EA3685" w14:textId="588CD9AE" w:rsidR="00E50AD1" w:rsidRPr="00212D29" w:rsidRDefault="00E50AD1" w:rsidP="00E50AD1">
            <w:pPr>
              <w:contextualSpacing/>
            </w:pPr>
            <w:r w:rsidRPr="00212D29">
              <w:t>A J Instone-Cowie</w:t>
            </w:r>
          </w:p>
        </w:tc>
        <w:tc>
          <w:tcPr>
            <w:tcW w:w="1285" w:type="dxa"/>
          </w:tcPr>
          <w:p w14:paraId="5B3A6D46" w14:textId="474DA6E5" w:rsidR="00E50AD1" w:rsidRDefault="00A17A1E" w:rsidP="00E50AD1">
            <w:pPr>
              <w:contextualSpacing/>
            </w:pPr>
            <w:r>
              <w:t>01/10</w:t>
            </w:r>
            <w:r w:rsidR="00E50AD1">
              <w:t>/2019</w:t>
            </w:r>
          </w:p>
        </w:tc>
        <w:tc>
          <w:tcPr>
            <w:tcW w:w="4759" w:type="dxa"/>
          </w:tcPr>
          <w:p w14:paraId="6B7EF1EA" w14:textId="493CDD46" w:rsidR="00E50AD1" w:rsidRDefault="00E50AD1" w:rsidP="00E50AD1">
            <w:pPr>
              <w:contextualSpacing/>
            </w:pPr>
            <w:r>
              <w:t>Multi-PC Options.</w:t>
            </w:r>
          </w:p>
        </w:tc>
      </w:tr>
      <w:tr w:rsidR="00390E9E" w:rsidRPr="00D57358" w14:paraId="6677EE59" w14:textId="77777777" w:rsidTr="00033C6A">
        <w:tc>
          <w:tcPr>
            <w:tcW w:w="988" w:type="dxa"/>
          </w:tcPr>
          <w:p w14:paraId="2531F2BC" w14:textId="4F374294" w:rsidR="00390E9E" w:rsidRDefault="00390E9E" w:rsidP="00390E9E">
            <w:pPr>
              <w:contextualSpacing/>
            </w:pPr>
            <w:r>
              <w:t>1.2</w:t>
            </w:r>
          </w:p>
        </w:tc>
        <w:tc>
          <w:tcPr>
            <w:tcW w:w="1876" w:type="dxa"/>
          </w:tcPr>
          <w:p w14:paraId="0839DC35" w14:textId="01ECAED3" w:rsidR="00390E9E" w:rsidRPr="00212D29" w:rsidRDefault="00390E9E" w:rsidP="00390E9E">
            <w:pPr>
              <w:contextualSpacing/>
            </w:pPr>
            <w:r w:rsidRPr="00212D29">
              <w:t>A J Instone-Cowie</w:t>
            </w:r>
          </w:p>
        </w:tc>
        <w:tc>
          <w:tcPr>
            <w:tcW w:w="1285" w:type="dxa"/>
          </w:tcPr>
          <w:p w14:paraId="2EC1A2CA" w14:textId="54CB7119" w:rsidR="00390E9E" w:rsidRDefault="00390E9E" w:rsidP="00390E9E">
            <w:pPr>
              <w:contextualSpacing/>
            </w:pPr>
            <w:r>
              <w:t>18/08/2020</w:t>
            </w:r>
          </w:p>
        </w:tc>
        <w:tc>
          <w:tcPr>
            <w:tcW w:w="4759" w:type="dxa"/>
          </w:tcPr>
          <w:p w14:paraId="558EE870" w14:textId="7E34F894" w:rsidR="00390E9E" w:rsidRDefault="00A5072E" w:rsidP="00390E9E">
            <w:pPr>
              <w:contextualSpacing/>
            </w:pPr>
            <w:r>
              <w:t>Minor update</w:t>
            </w:r>
            <w:r w:rsidR="00390E9E">
              <w:t>.</w:t>
            </w:r>
          </w:p>
        </w:tc>
      </w:tr>
      <w:tr w:rsidR="00033C6A" w:rsidRPr="00D57358" w14:paraId="6FCED12D" w14:textId="77777777" w:rsidTr="00033C6A">
        <w:tc>
          <w:tcPr>
            <w:tcW w:w="988" w:type="dxa"/>
          </w:tcPr>
          <w:p w14:paraId="327C7E99" w14:textId="6E7078B5" w:rsidR="00033C6A" w:rsidRDefault="00033C6A" w:rsidP="00033C6A">
            <w:pPr>
              <w:contextualSpacing/>
            </w:pPr>
            <w:r>
              <w:t>1.3</w:t>
            </w:r>
          </w:p>
        </w:tc>
        <w:tc>
          <w:tcPr>
            <w:tcW w:w="1876" w:type="dxa"/>
          </w:tcPr>
          <w:p w14:paraId="6D11828E" w14:textId="77F2F74E" w:rsidR="00033C6A" w:rsidRPr="00212D29" w:rsidRDefault="00033C6A" w:rsidP="00033C6A">
            <w:pPr>
              <w:contextualSpacing/>
            </w:pPr>
            <w:r w:rsidRPr="00212D29">
              <w:t>A J Instone-Cowie</w:t>
            </w:r>
          </w:p>
        </w:tc>
        <w:tc>
          <w:tcPr>
            <w:tcW w:w="1285" w:type="dxa"/>
          </w:tcPr>
          <w:p w14:paraId="53CA6CA8" w14:textId="1895FC3E" w:rsidR="00033C6A" w:rsidRDefault="00033C6A" w:rsidP="00033C6A">
            <w:pPr>
              <w:contextualSpacing/>
            </w:pPr>
            <w:r>
              <w:t>22/07/2021</w:t>
            </w:r>
          </w:p>
        </w:tc>
        <w:tc>
          <w:tcPr>
            <w:tcW w:w="4759" w:type="dxa"/>
          </w:tcPr>
          <w:p w14:paraId="17B7589A" w14:textId="76302EE8" w:rsidR="00033C6A" w:rsidRDefault="00033C6A" w:rsidP="00033C6A">
            <w:pPr>
              <w:contextualSpacing/>
            </w:pPr>
            <w:r>
              <w:t>Add notes about Faculty Jurisdiction, remove references to COVID-19.</w:t>
            </w:r>
          </w:p>
        </w:tc>
      </w:tr>
      <w:tr w:rsidR="00B06ED2" w:rsidRPr="00D57358" w14:paraId="1390B61B" w14:textId="77777777" w:rsidTr="00033C6A">
        <w:trPr>
          <w:ins w:id="297" w:author="Andrew Instone-Cowie" w:date="2024-06-18T15:45:00Z"/>
        </w:trPr>
        <w:tc>
          <w:tcPr>
            <w:tcW w:w="988" w:type="dxa"/>
          </w:tcPr>
          <w:p w14:paraId="0025590C" w14:textId="4CA39B19" w:rsidR="00B06ED2" w:rsidRDefault="00B06ED2" w:rsidP="00033C6A">
            <w:pPr>
              <w:contextualSpacing/>
              <w:rPr>
                <w:ins w:id="298" w:author="Andrew Instone-Cowie" w:date="2024-06-18T15:45:00Z" w16du:dateUtc="2024-06-18T14:45:00Z"/>
              </w:rPr>
            </w:pPr>
            <w:ins w:id="299" w:author="Andrew Instone-Cowie" w:date="2024-06-18T15:45:00Z" w16du:dateUtc="2024-06-18T14:45:00Z">
              <w:r>
                <w:t>1.4</w:t>
              </w:r>
            </w:ins>
          </w:p>
        </w:tc>
        <w:tc>
          <w:tcPr>
            <w:tcW w:w="1876" w:type="dxa"/>
          </w:tcPr>
          <w:p w14:paraId="33D5D8F5" w14:textId="25D62787" w:rsidR="00B06ED2" w:rsidRPr="00212D29" w:rsidRDefault="00B06ED2" w:rsidP="00033C6A">
            <w:pPr>
              <w:contextualSpacing/>
              <w:rPr>
                <w:ins w:id="300" w:author="Andrew Instone-Cowie" w:date="2024-06-18T15:45:00Z" w16du:dateUtc="2024-06-18T14:45:00Z"/>
              </w:rPr>
            </w:pPr>
            <w:ins w:id="301" w:author="Andrew Instone-Cowie" w:date="2024-06-18T15:46:00Z" w16du:dateUtc="2024-06-18T14:46:00Z">
              <w:r>
                <w:t>A J Instone-Cowie</w:t>
              </w:r>
            </w:ins>
          </w:p>
        </w:tc>
        <w:tc>
          <w:tcPr>
            <w:tcW w:w="1285" w:type="dxa"/>
          </w:tcPr>
          <w:p w14:paraId="2DF1004E" w14:textId="4E55D396" w:rsidR="00B06ED2" w:rsidRDefault="00B06ED2" w:rsidP="00033C6A">
            <w:pPr>
              <w:contextualSpacing/>
              <w:rPr>
                <w:ins w:id="302" w:author="Andrew Instone-Cowie" w:date="2024-06-18T15:45:00Z" w16du:dateUtc="2024-06-18T14:45:00Z"/>
              </w:rPr>
            </w:pPr>
            <w:ins w:id="303" w:author="Andrew Instone-Cowie" w:date="2024-06-18T15:46:00Z" w16du:dateUtc="2024-06-18T14:46:00Z">
              <w:r>
                <w:t>1</w:t>
              </w:r>
            </w:ins>
            <w:ins w:id="304" w:author="Andrew Instone-Cowie" w:date="2024-06-19T10:42:00Z" w16du:dateUtc="2024-06-19T09:42:00Z">
              <w:r w:rsidR="00F33EAD">
                <w:t>9</w:t>
              </w:r>
            </w:ins>
            <w:ins w:id="305" w:author="Andrew Instone-Cowie" w:date="2024-06-18T15:46:00Z" w16du:dateUtc="2024-06-18T14:46:00Z">
              <w:r>
                <w:t>/06/2024</w:t>
              </w:r>
            </w:ins>
          </w:p>
        </w:tc>
        <w:tc>
          <w:tcPr>
            <w:tcW w:w="4759" w:type="dxa"/>
          </w:tcPr>
          <w:p w14:paraId="11A57546" w14:textId="415EAD7D" w:rsidR="00B06ED2" w:rsidRDefault="00B06ED2" w:rsidP="00033C6A">
            <w:pPr>
              <w:contextualSpacing/>
              <w:rPr>
                <w:ins w:id="306" w:author="Andrew Instone-Cowie" w:date="2024-06-18T15:45:00Z" w16du:dateUtc="2024-06-18T14:45:00Z"/>
              </w:rPr>
            </w:pPr>
            <w:ins w:id="307" w:author="Andrew Instone-Cowie" w:date="2024-06-18T15:46:00Z" w16du:dateUtc="2024-06-18T14:46:00Z">
              <w:r>
                <w:t>Update external links</w:t>
              </w:r>
            </w:ins>
            <w:ins w:id="308" w:author="Andrew Instone-Cowie" w:date="2024-06-19T10:42:00Z" w16du:dateUtc="2024-06-19T09:42:00Z">
              <w:r w:rsidR="00F33EAD">
                <w:t>, general text updates.</w:t>
              </w:r>
            </w:ins>
          </w:p>
        </w:tc>
      </w:tr>
      <w:tr w:rsidR="00346A69" w:rsidRPr="00D57358" w14:paraId="1EA4D50C" w14:textId="77777777" w:rsidTr="00033C6A">
        <w:trPr>
          <w:ins w:id="309" w:author="Andrew Instone-Cowie" w:date="2025-05-07T15:58:00Z"/>
        </w:trPr>
        <w:tc>
          <w:tcPr>
            <w:tcW w:w="988" w:type="dxa"/>
          </w:tcPr>
          <w:p w14:paraId="2EB19278" w14:textId="5F6F4F6C" w:rsidR="00346A69" w:rsidRDefault="00346A69" w:rsidP="00346A69">
            <w:pPr>
              <w:contextualSpacing/>
              <w:rPr>
                <w:ins w:id="310" w:author="Andrew Instone-Cowie" w:date="2025-05-07T15:58:00Z" w16du:dateUtc="2025-05-07T14:58:00Z"/>
              </w:rPr>
            </w:pPr>
            <w:ins w:id="311" w:author="Andrew Instone-Cowie" w:date="2025-05-07T15:58:00Z" w16du:dateUtc="2025-05-07T14:58:00Z">
              <w:r>
                <w:t>1.5</w:t>
              </w:r>
            </w:ins>
          </w:p>
        </w:tc>
        <w:tc>
          <w:tcPr>
            <w:tcW w:w="1876" w:type="dxa"/>
          </w:tcPr>
          <w:p w14:paraId="6D4CCF52" w14:textId="4EC0CC34" w:rsidR="00346A69" w:rsidRDefault="00346A69" w:rsidP="00346A69">
            <w:pPr>
              <w:contextualSpacing/>
              <w:rPr>
                <w:ins w:id="312" w:author="Andrew Instone-Cowie" w:date="2025-05-07T15:58:00Z" w16du:dateUtc="2025-05-07T14:58:00Z"/>
              </w:rPr>
            </w:pPr>
            <w:ins w:id="313" w:author="Andrew Instone-Cowie" w:date="2025-05-07T15:58:00Z" w16du:dateUtc="2025-05-07T14:58:00Z">
              <w:r>
                <w:t>A J Instone-Cowie</w:t>
              </w:r>
            </w:ins>
          </w:p>
        </w:tc>
        <w:tc>
          <w:tcPr>
            <w:tcW w:w="1285" w:type="dxa"/>
          </w:tcPr>
          <w:p w14:paraId="36BA72CD" w14:textId="364BD21C" w:rsidR="00346A69" w:rsidRDefault="00346A69" w:rsidP="00346A69">
            <w:pPr>
              <w:contextualSpacing/>
              <w:rPr>
                <w:ins w:id="314" w:author="Andrew Instone-Cowie" w:date="2025-05-07T15:58:00Z" w16du:dateUtc="2025-05-07T14:58:00Z"/>
              </w:rPr>
            </w:pPr>
            <w:ins w:id="315" w:author="Andrew Instone-Cowie" w:date="2025-05-07T15:58:00Z" w16du:dateUtc="2025-05-07T14:58:00Z">
              <w:r>
                <w:t>09/05/2025</w:t>
              </w:r>
            </w:ins>
          </w:p>
        </w:tc>
        <w:tc>
          <w:tcPr>
            <w:tcW w:w="4759" w:type="dxa"/>
          </w:tcPr>
          <w:p w14:paraId="29D2FF9C" w14:textId="50B52269" w:rsidR="00346A69" w:rsidRDefault="00346A69" w:rsidP="00346A69">
            <w:pPr>
              <w:contextualSpacing/>
              <w:rPr>
                <w:ins w:id="316" w:author="Andrew Instone-Cowie" w:date="2025-05-07T15:58:00Z" w16du:dateUtc="2025-05-07T14:58:00Z"/>
              </w:rPr>
            </w:pPr>
            <w:ins w:id="317" w:author="Andrew Instone-Cowie" w:date="2025-05-07T16:10:00Z" w16du:dateUtc="2025-05-07T15:10:00Z">
              <w:r>
                <w:t xml:space="preserve">Restyled MR sensors as “Magnetic Sensors” for consistency with Build &amp; Installation Guide. </w:t>
              </w:r>
            </w:ins>
          </w:p>
        </w:tc>
      </w:tr>
    </w:tbl>
    <w:p w14:paraId="26FA6299" w14:textId="77777777" w:rsidR="006C2C39" w:rsidRDefault="006C2C39" w:rsidP="00756131">
      <w:pPr>
        <w:rPr>
          <w:i/>
          <w:color w:val="00B050"/>
        </w:rPr>
      </w:pPr>
    </w:p>
    <w:p w14:paraId="6EA54818" w14:textId="07F66BDE" w:rsidR="002663FF" w:rsidRPr="00212D29" w:rsidRDefault="002663FF" w:rsidP="00756131">
      <w:pPr>
        <w:rPr>
          <w:i/>
        </w:rPr>
      </w:pPr>
      <w:r w:rsidRPr="00212D29">
        <w:rPr>
          <w:i/>
        </w:rPr>
        <w:t>Copyright ©201</w:t>
      </w:r>
      <w:r w:rsidR="00D57358" w:rsidRPr="00212D29">
        <w:rPr>
          <w:i/>
        </w:rPr>
        <w:t>8</w:t>
      </w:r>
      <w:r w:rsidR="009F4824">
        <w:rPr>
          <w:i/>
        </w:rPr>
        <w:t>-</w:t>
      </w:r>
      <w:r w:rsidR="00390E9E">
        <w:rPr>
          <w:i/>
        </w:rPr>
        <w:t>2</w:t>
      </w:r>
      <w:ins w:id="318" w:author="Andrew Instone-Cowie" w:date="2025-05-07T16:10:00Z" w16du:dateUtc="2025-05-07T15:10:00Z">
        <w:r w:rsidR="00346A69">
          <w:rPr>
            <w:i/>
          </w:rPr>
          <w:t>5</w:t>
        </w:r>
      </w:ins>
      <w:del w:id="319" w:author="Andrew Instone-Cowie" w:date="2024-06-18T15:46:00Z" w16du:dateUtc="2024-06-18T14:46:00Z">
        <w:r w:rsidR="00033C6A" w:rsidDel="00B06ED2">
          <w:rPr>
            <w:i/>
          </w:rPr>
          <w:delText>1</w:delText>
        </w:r>
      </w:del>
      <w:r w:rsidRPr="00212D29">
        <w:rPr>
          <w:i/>
        </w:rPr>
        <w:t xml:space="preserve"> Andrew Instone-Cowie.</w:t>
      </w:r>
    </w:p>
    <w:p w14:paraId="55CBA99E" w14:textId="070C24A1" w:rsidR="007023D1" w:rsidRDefault="007023D1" w:rsidP="00756131">
      <w:pPr>
        <w:rPr>
          <w:i/>
        </w:rPr>
      </w:pPr>
      <w:r w:rsidRPr="00212D29">
        <w:rPr>
          <w:i/>
        </w:rPr>
        <w:t xml:space="preserve">Cover photograph: </w:t>
      </w:r>
      <w:r w:rsidR="00B17270">
        <w:rPr>
          <w:i/>
        </w:rPr>
        <w:t>Prototype magnet mount, Liverpool Cathedral treble</w:t>
      </w:r>
      <w:r w:rsidRPr="00212D29">
        <w:rPr>
          <w:i/>
        </w:rPr>
        <w:t>.</w:t>
      </w:r>
    </w:p>
    <w:p w14:paraId="5679D554" w14:textId="77777777" w:rsidR="005D4CC1" w:rsidRDefault="005D4CC1">
      <w:pPr>
        <w:rPr>
          <w:ins w:id="320" w:author="Andrew Instone-Cowie" w:date="2025-07-09T15:27:00Z" w16du:dateUtc="2025-07-09T14:27:00Z"/>
          <w:rFonts w:asciiTheme="majorHAnsi" w:eastAsiaTheme="majorEastAsia" w:hAnsiTheme="majorHAnsi" w:cstheme="majorBidi"/>
          <w:b/>
          <w:bCs/>
          <w:color w:val="365F91" w:themeColor="accent1" w:themeShade="BF"/>
          <w:sz w:val="28"/>
          <w:szCs w:val="28"/>
        </w:rPr>
      </w:pPr>
      <w:ins w:id="321" w:author="Andrew Instone-Cowie" w:date="2025-07-09T15:27:00Z" w16du:dateUtc="2025-07-09T14:27:00Z">
        <w:r>
          <w:br w:type="page"/>
        </w:r>
      </w:ins>
    </w:p>
    <w:p w14:paraId="0136F7A1" w14:textId="75CD0D08" w:rsidR="00C146CF" w:rsidRDefault="00C146CF" w:rsidP="006C2C39">
      <w:pPr>
        <w:pStyle w:val="Heading1"/>
      </w:pPr>
      <w:bookmarkStart w:id="322" w:name="_Toc202967280"/>
      <w:r>
        <w:lastRenderedPageBreak/>
        <w:t>Licence</w:t>
      </w:r>
      <w:bookmarkEnd w:id="322"/>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w:t>
      </w:r>
      <w:proofErr w:type="spellStart"/>
      <w:r w:rsidRPr="00212D29">
        <w:rPr>
          <w:i/>
        </w:rPr>
        <w:t>ShareAlike</w:t>
      </w:r>
      <w:proofErr w:type="spellEnd"/>
      <w:r w:rsidRPr="00212D29">
        <w:rPr>
          <w:i/>
        </w:rPr>
        <w:t xml:space="preserv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690D3B3" w14:textId="77777777" w:rsidR="00C146CF" w:rsidRDefault="00C146CF" w:rsidP="00C146CF">
      <w:pPr>
        <w:rPr>
          <w:ins w:id="327" w:author="Andrew Instone-Cowie" w:date="2025-07-09T15:26:00Z" w16du:dateUtc="2025-07-09T14:26:00Z"/>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EE7F61F" w14:textId="77777777" w:rsidR="005D4CC1" w:rsidRDefault="005D4CC1" w:rsidP="005D4CC1">
      <w:pPr>
        <w:pStyle w:val="Heading1"/>
        <w:rPr>
          <w:ins w:id="328" w:author="Andrew Instone-Cowie" w:date="2025-07-09T15:27:00Z" w16du:dateUtc="2025-07-09T14:27:00Z"/>
          <w:lang w:eastAsia="en-GB"/>
        </w:rPr>
      </w:pPr>
      <w:bookmarkStart w:id="329" w:name="_Toc202965685"/>
      <w:bookmarkStart w:id="330" w:name="_Toc202967281"/>
      <w:ins w:id="331" w:author="Andrew Instone-Cowie" w:date="2025-07-09T15:27:00Z" w16du:dateUtc="2025-07-09T14:27:00Z">
        <w:r>
          <w:rPr>
            <w:lang w:eastAsia="en-GB"/>
          </w:rPr>
          <w:t>Attribution</w:t>
        </w:r>
        <w:bookmarkEnd w:id="329"/>
        <w:bookmarkEnd w:id="330"/>
      </w:ins>
    </w:p>
    <w:p w14:paraId="53D9E8B7" w14:textId="77777777" w:rsidR="005D4CC1" w:rsidRDefault="005D4CC1" w:rsidP="00780C34">
      <w:pPr>
        <w:rPr>
          <w:ins w:id="332" w:author="Andrew Instone-Cowie" w:date="2025-07-09T15:27:00Z" w16du:dateUtc="2025-07-09T14:27:00Z"/>
        </w:rPr>
      </w:pPr>
      <w:ins w:id="333" w:author="Andrew Instone-Cowie" w:date="2025-07-09T15:27:00Z" w16du:dateUtc="2025-07-09T14:27:00Z">
        <w:r>
          <w:t xml:space="preserve">The </w:t>
        </w:r>
        <w:r w:rsidRPr="00212D29">
          <w:t>Creative Commons Attribution-</w:t>
        </w:r>
        <w:proofErr w:type="spellStart"/>
        <w:r w:rsidRPr="00212D29">
          <w:t>ShareAlike</w:t>
        </w:r>
        <w:proofErr w:type="spellEnd"/>
        <w:r>
          <w:t xml:space="preserve"> (CC BY-SA) licence permits you to re-use this material for any purpose you wish, subject to the conditions of the licence, including providing attribution of the source.</w:t>
        </w:r>
      </w:ins>
    </w:p>
    <w:p w14:paraId="2EDC75F0" w14:textId="77777777" w:rsidR="00780C34" w:rsidRDefault="005D4CC1" w:rsidP="00780C34">
      <w:pPr>
        <w:rPr>
          <w:ins w:id="334" w:author="Andrew Instone-Cowie" w:date="2025-07-09T15:52:00Z" w16du:dateUtc="2025-07-09T14:52:00Z"/>
        </w:rPr>
      </w:pPr>
      <w:ins w:id="335" w:author="Andrew Instone-Cowie" w:date="2025-07-09T15:27:00Z" w16du:dateUtc="2025-07-09T14:27:00Z">
        <w:r>
          <w:t>The following is suggested as a suitable form of attribution for this document, or extracts thereof:</w:t>
        </w:r>
      </w:ins>
    </w:p>
    <w:p w14:paraId="412D3515" w14:textId="11D837AC" w:rsidR="005D4CC1" w:rsidRPr="00780C34" w:rsidRDefault="00780C34" w:rsidP="00780C34">
      <w:pPr>
        <w:rPr>
          <w:ins w:id="336" w:author="Andrew Instone-Cowie" w:date="2025-07-09T15:27:00Z" w16du:dateUtc="2025-07-09T14:27:00Z"/>
          <w:i/>
          <w:rPrChange w:id="337" w:author="Andrew Instone-Cowie" w:date="2025-07-09T15:52:00Z" w16du:dateUtc="2025-07-09T14:52:00Z">
            <w:rPr>
              <w:ins w:id="338" w:author="Andrew Instone-Cowie" w:date="2025-07-09T15:27:00Z" w16du:dateUtc="2025-07-09T14:27:00Z"/>
              <w:i/>
              <w14:textOutline w14:w="9525" w14:cap="rnd" w14:cmpd="sng" w14:algn="ctr">
                <w14:noFill/>
                <w14:prstDash w14:val="solid"/>
                <w14:bevel/>
              </w14:textOutline>
            </w:rPr>
          </w:rPrChange>
        </w:rPr>
      </w:pPr>
      <w:ins w:id="339" w:author="Andrew Instone-Cowie" w:date="2025-07-09T15:52:00Z" w16du:dateUtc="2025-07-09T14:52:00Z">
        <w:r w:rsidRPr="00780C34">
          <w:rPr>
            <w:b/>
            <w:bCs/>
            <w:i/>
            <w14:textOutline w14:w="9525" w14:cap="rnd" w14:cmpd="sng" w14:algn="ctr">
              <w14:noFill/>
              <w14:prstDash w14:val="solid"/>
              <w14:bevel/>
            </w14:textOutline>
          </w:rPr>
          <w:t xml:space="preserve">Type 2 </w:t>
        </w:r>
      </w:ins>
      <w:ins w:id="340" w:author="Andrew Instone-Cowie" w:date="2025-07-09T15:27:00Z" w16du:dateUtc="2025-07-09T14:27:00Z">
        <w:r w:rsidR="005D4CC1" w:rsidRPr="00780C34">
          <w:rPr>
            <w:b/>
            <w:bCs/>
            <w:i/>
            <w14:textOutline w14:w="9525" w14:cap="rnd" w14:cmpd="sng" w14:algn="ctr">
              <w14:noFill/>
              <w14:prstDash w14:val="solid"/>
              <w14:bevel/>
            </w14:textOutline>
          </w:rPr>
          <w:t>Getting Started Guide, Liverpool Ringing Simulator Project</w:t>
        </w:r>
        <w:r w:rsidR="005D4CC1" w:rsidRPr="00780C34">
          <w:rPr>
            <w:i/>
            <w14:textOutline w14:w="9525" w14:cap="rnd" w14:cmpd="sng" w14:algn="ctr">
              <w14:noFill/>
              <w14:prstDash w14:val="solid"/>
              <w14:bevel/>
            </w14:textOutline>
          </w:rPr>
          <w:t xml:space="preserve"> (</w:t>
        </w:r>
        <w:r w:rsidR="005D4CC1" w:rsidRPr="00780C34">
          <w:rPr>
            <w:i/>
            <w14:textOutline w14:w="9525" w14:cap="rnd" w14:cmpd="sng" w14:algn="ctr">
              <w14:noFill/>
              <w14:prstDash w14:val="solid"/>
              <w14:bevel/>
            </w14:textOutline>
          </w:rPr>
          <w:fldChar w:fldCharType="begin"/>
        </w:r>
        <w:r w:rsidR="005D4CC1" w:rsidRPr="00780C34">
          <w:rPr>
            <w:i/>
            <w14:textOutline w14:w="9525" w14:cap="rnd" w14:cmpd="sng" w14:algn="ctr">
              <w14:noFill/>
              <w14:prstDash w14:val="solid"/>
              <w14:bevel/>
            </w14:textOutline>
          </w:rPr>
          <w:instrText>HYPERLINK "https://www.simulators.org.uk"</w:instrText>
        </w:r>
        <w:r w:rsidR="005D4CC1" w:rsidRPr="00780C34">
          <w:rPr>
            <w:i/>
            <w14:textOutline w14:w="9525" w14:cap="rnd" w14:cmpd="sng" w14:algn="ctr">
              <w14:noFill/>
              <w14:prstDash w14:val="solid"/>
              <w14:bevel/>
            </w14:textOutline>
          </w:rPr>
        </w:r>
        <w:r w:rsidR="005D4CC1" w:rsidRPr="00780C34">
          <w:rPr>
            <w:i/>
            <w14:textOutline w14:w="9525" w14:cap="rnd" w14:cmpd="sng" w14:algn="ctr">
              <w14:noFill/>
              <w14:prstDash w14:val="solid"/>
              <w14:bevel/>
            </w14:textOutline>
          </w:rPr>
          <w:fldChar w:fldCharType="separate"/>
        </w:r>
        <w:r w:rsidR="005D4CC1" w:rsidRPr="00780C34">
          <w:rPr>
            <w:rStyle w:val="Hyperlink"/>
            <w:i/>
            <w14:textOutline w14:w="9525" w14:cap="rnd" w14:cmpd="sng" w14:algn="ctr">
              <w14:noFill/>
              <w14:prstDash w14:val="solid"/>
              <w14:bevel/>
            </w14:textOutline>
          </w:rPr>
          <w:t>https://www.simulators.org.uk</w:t>
        </w:r>
        <w:r w:rsidR="005D4CC1" w:rsidRPr="00780C34">
          <w:rPr>
            <w:i/>
            <w14:textOutline w14:w="9525" w14:cap="rnd" w14:cmpd="sng" w14:algn="ctr">
              <w14:noFill/>
              <w14:prstDash w14:val="solid"/>
              <w14:bevel/>
            </w14:textOutline>
          </w:rPr>
          <w:fldChar w:fldCharType="end"/>
        </w:r>
        <w:r w:rsidR="005D4CC1" w:rsidRPr="00780C34">
          <w:rPr>
            <w:i/>
            <w14:textOutline w14:w="9525" w14:cap="rnd" w14:cmpd="sng" w14:algn="ctr">
              <w14:noFill/>
              <w14:prstDash w14:val="solid"/>
              <w14:bevel/>
            </w14:textOutline>
          </w:rPr>
          <w:t>). This document is licensed under the CC BY-SA 4.0 licence (</w:t>
        </w:r>
        <w:r w:rsidR="005D4CC1" w:rsidRPr="00780C34">
          <w:rPr>
            <w:i/>
            <w14:textOutline w14:w="9525" w14:cap="rnd" w14:cmpd="sng" w14:algn="ctr">
              <w14:noFill/>
              <w14:prstDash w14:val="solid"/>
              <w14:bevel/>
            </w14:textOutline>
          </w:rPr>
          <w:fldChar w:fldCharType="begin"/>
        </w:r>
        <w:r w:rsidR="005D4CC1" w:rsidRPr="00780C34">
          <w:rPr>
            <w:i/>
            <w14:textOutline w14:w="9525" w14:cap="rnd" w14:cmpd="sng" w14:algn="ctr">
              <w14:noFill/>
              <w14:prstDash w14:val="solid"/>
              <w14:bevel/>
            </w14:textOutline>
          </w:rPr>
          <w:instrText>HYPERLINK "https://creativecommons.org/licenses/by-sa/4.0/"</w:instrText>
        </w:r>
        <w:r w:rsidR="005D4CC1" w:rsidRPr="00780C34">
          <w:rPr>
            <w:i/>
            <w14:textOutline w14:w="9525" w14:cap="rnd" w14:cmpd="sng" w14:algn="ctr">
              <w14:noFill/>
              <w14:prstDash w14:val="solid"/>
              <w14:bevel/>
            </w14:textOutline>
          </w:rPr>
        </w:r>
        <w:r w:rsidR="005D4CC1" w:rsidRPr="00780C34">
          <w:rPr>
            <w:i/>
            <w14:textOutline w14:w="9525" w14:cap="rnd" w14:cmpd="sng" w14:algn="ctr">
              <w14:noFill/>
              <w14:prstDash w14:val="solid"/>
              <w14:bevel/>
            </w14:textOutline>
          </w:rPr>
          <w:fldChar w:fldCharType="separate"/>
        </w:r>
        <w:r w:rsidR="005D4CC1" w:rsidRPr="00780C34">
          <w:rPr>
            <w:rStyle w:val="Hyperlink"/>
            <w:i/>
            <w14:textOutline w14:w="9525" w14:cap="rnd" w14:cmpd="sng" w14:algn="ctr">
              <w14:noFill/>
              <w14:prstDash w14:val="solid"/>
              <w14:bevel/>
            </w14:textOutline>
          </w:rPr>
          <w:t>https://creativecommons.org/licenses/by-sa/4.0/</w:t>
        </w:r>
        <w:r w:rsidR="005D4CC1" w:rsidRPr="00780C34">
          <w:rPr>
            <w:i/>
            <w14:textOutline w14:w="9525" w14:cap="rnd" w14:cmpd="sng" w14:algn="ctr">
              <w14:noFill/>
              <w14:prstDash w14:val="solid"/>
              <w14:bevel/>
            </w14:textOutline>
          </w:rPr>
          <w:fldChar w:fldCharType="end"/>
        </w:r>
        <w:r w:rsidR="005D4CC1" w:rsidRPr="00780C34">
          <w:rPr>
            <w:i/>
            <w14:textOutline w14:w="9525" w14:cap="rnd" w14:cmpd="sng" w14:algn="ctr">
              <w14:noFill/>
              <w14:prstDash w14:val="solid"/>
              <w14:bevel/>
            </w14:textOutline>
          </w:rPr>
          <w:t>). © 2018-2025 Andrew J Instone-Cowie.</w:t>
        </w:r>
      </w:ins>
    </w:p>
    <w:p w14:paraId="0092DC4D" w14:textId="77777777" w:rsidR="005D4CC1" w:rsidRPr="00212D29" w:rsidRDefault="005D4CC1" w:rsidP="00C146CF">
      <w:pPr>
        <w:rPr>
          <w:i/>
          <w:lang w:eastAsia="en-GB"/>
        </w:rPr>
      </w:pPr>
    </w:p>
    <w:p w14:paraId="7D163D89" w14:textId="77777777" w:rsidR="00212D29" w:rsidRDefault="004E080F" w:rsidP="00212D29">
      <w:pPr>
        <w:pStyle w:val="Heading1"/>
      </w:pPr>
      <w:bookmarkStart w:id="341" w:name="_Toc202967282"/>
      <w:r>
        <w:lastRenderedPageBreak/>
        <w:t>Documentation Map</w:t>
      </w:r>
      <w:bookmarkEnd w:id="341"/>
    </w:p>
    <w:p w14:paraId="5943A3DC" w14:textId="77777777" w:rsidR="00212D29" w:rsidRPr="00212D29" w:rsidRDefault="00212D29" w:rsidP="00212D29">
      <w:pPr>
        <w:keepNext/>
      </w:pPr>
    </w:p>
    <w:p w14:paraId="4B293322" w14:textId="13F2397B" w:rsidR="00D30D7C" w:rsidRDefault="00E50AD1" w:rsidP="00D30D7C">
      <w:pPr>
        <w:keepNext/>
        <w:jc w:val="center"/>
      </w:pPr>
      <w:r>
        <w:rPr>
          <w:noProof/>
        </w:rPr>
        <w:drawing>
          <wp:inline distT="0" distB="0" distL="0" distR="0" wp14:anchorId="364EC043" wp14:editId="1C1980C0">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1 Getting Started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33FCE3ED" w:rsidR="004E080F" w:rsidRDefault="00D30D7C" w:rsidP="00D30D7C">
      <w:pPr>
        <w:pStyle w:val="Caption"/>
        <w:jc w:val="center"/>
      </w:pPr>
      <w:bookmarkStart w:id="342" w:name="_Toc202967307"/>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6D28B0">
        <w:rPr>
          <w:noProof/>
        </w:rPr>
        <w:t>1</w:t>
      </w:r>
      <w:r w:rsidR="00927EE7">
        <w:rPr>
          <w:noProof/>
        </w:rPr>
        <w:fldChar w:fldCharType="end"/>
      </w:r>
      <w:r>
        <w:t xml:space="preserve"> – Documentation Map</w:t>
      </w:r>
      <w:bookmarkEnd w:id="342"/>
    </w:p>
    <w:p w14:paraId="6A46F282" w14:textId="77777777" w:rsidR="004E080F" w:rsidRPr="004E080F" w:rsidRDefault="000306A5" w:rsidP="004E080F">
      <w:pPr>
        <w:pStyle w:val="Heading1"/>
        <w:pageBreakBefore/>
      </w:pPr>
      <w:bookmarkStart w:id="343" w:name="_Toc202967283"/>
      <w:r>
        <w:lastRenderedPageBreak/>
        <w:t>About This Guide</w:t>
      </w:r>
      <w:bookmarkEnd w:id="343"/>
    </w:p>
    <w:p w14:paraId="3ED264FB" w14:textId="55460F76" w:rsidR="004E57EF" w:rsidRDefault="0038103D" w:rsidP="00CF28E1">
      <w:r>
        <w:t xml:space="preserve">The </w:t>
      </w:r>
      <w:r w:rsidR="000E3FE4" w:rsidRPr="00212D29">
        <w:t>Type 2 Liverpool Ringing Simulator</w:t>
      </w:r>
      <w:r w:rsidR="00CF28E1" w:rsidRPr="00212D29">
        <w:t xml:space="preserve"> allows sensors</w:t>
      </w:r>
      <w:r w:rsidR="008B7DA0" w:rsidRPr="00212D29">
        <w:t>,</w:t>
      </w:r>
      <w:r w:rsidR="00CF28E1" w:rsidRPr="00212D29">
        <w:t xml:space="preserve"> attached to </w:t>
      </w:r>
      <w:r w:rsidR="000103DC" w:rsidRPr="00212D29">
        <w:t xml:space="preserve">one or more </w:t>
      </w:r>
      <w:r w:rsidR="00CF28E1" w:rsidRPr="00212D29">
        <w:t>real tower bells or teaching dumb bells</w:t>
      </w:r>
      <w:r w:rsidR="008B7DA0" w:rsidRPr="00212D29">
        <w:t>,</w:t>
      </w:r>
      <w:r w:rsidR="00CF28E1" w:rsidRPr="00212D29">
        <w:t xml:space="preserve"> to be connected to </w:t>
      </w:r>
      <w:r w:rsidR="00A17A1E">
        <w:t xml:space="preserve">a </w:t>
      </w:r>
      <w:r>
        <w:t>S</w:t>
      </w:r>
      <w:r w:rsidR="00CF28E1" w:rsidRPr="00212D29">
        <w:t xml:space="preserve">imulator </w:t>
      </w:r>
      <w:r>
        <w:t>Software P</w:t>
      </w:r>
      <w:r w:rsidR="00CF28E1" w:rsidRPr="00212D29">
        <w:t>ackage such as Abel</w:t>
      </w:r>
      <w:r w:rsidR="00C508EE" w:rsidRPr="00212D29">
        <w:rPr>
          <w:rStyle w:val="FootnoteReference"/>
        </w:rPr>
        <w:footnoteReference w:id="2"/>
      </w:r>
      <w:r w:rsidR="00CF28E1" w:rsidRPr="00212D29">
        <w:t xml:space="preserve">, </w:t>
      </w:r>
      <w:proofErr w:type="spellStart"/>
      <w:r w:rsidR="00CF28E1" w:rsidRPr="00212D29">
        <w:t>Beltower</w:t>
      </w:r>
      <w:proofErr w:type="spellEnd"/>
      <w:r w:rsidR="00C508EE" w:rsidRPr="00212D29">
        <w:rPr>
          <w:rStyle w:val="FootnoteReference"/>
        </w:rPr>
        <w:footnoteReference w:id="3"/>
      </w:r>
      <w:r w:rsidR="00CF28E1" w:rsidRPr="00212D29">
        <w:t xml:space="preserve"> or Virtual Belfry</w:t>
      </w:r>
      <w:r w:rsidR="00C508EE" w:rsidRPr="00212D29">
        <w:rPr>
          <w:rStyle w:val="FootnoteReference"/>
        </w:rPr>
        <w:footnoteReference w:id="4"/>
      </w:r>
      <w:r w:rsidR="00A17A1E">
        <w:t xml:space="preserve"> running on one or more PCs</w:t>
      </w:r>
      <w:r w:rsidR="00CF28E1" w:rsidRPr="00212D29">
        <w:t>.</w:t>
      </w:r>
      <w:r w:rsidR="00FC43B0" w:rsidRPr="00212D29">
        <w:t xml:space="preserve"> This allows you to extend and augment the teaching and practice opportunities in your tower.</w:t>
      </w:r>
    </w:p>
    <w:p w14:paraId="13FCB1A3" w14:textId="097F524A" w:rsidR="0038103D" w:rsidRPr="00212D29" w:rsidRDefault="0038103D" w:rsidP="00CF28E1">
      <w:r w:rsidRPr="00212D29">
        <w:t xml:space="preserve">This </w:t>
      </w:r>
      <w:r w:rsidR="00A07A48">
        <w:rPr>
          <w:b/>
          <w:i/>
        </w:rPr>
        <w:t>Getting Started</w:t>
      </w:r>
      <w:r w:rsidRPr="00133866">
        <w:rPr>
          <w:b/>
          <w:i/>
        </w:rPr>
        <w:t xml:space="preserve"> Guide</w:t>
      </w:r>
      <w:r w:rsidRPr="009F65D8">
        <w:t xml:space="preserve"> </w:t>
      </w:r>
      <w:r w:rsidR="009F65D8" w:rsidRPr="009F65D8">
        <w:t>introduces the Type 2 Liverpool Simulator and the Liverpool Ringing Simulator Project</w:t>
      </w:r>
      <w:r w:rsidRPr="009F65D8">
        <w:t>.</w:t>
      </w:r>
    </w:p>
    <w:p w14:paraId="2878BF69" w14:textId="77777777" w:rsidR="00FC43B0" w:rsidRPr="00212D29" w:rsidRDefault="00FC43B0" w:rsidP="00CF28E1">
      <w:r w:rsidRPr="00212D29">
        <w:t>In this guide you will find:</w:t>
      </w:r>
    </w:p>
    <w:p w14:paraId="3B53EAE6" w14:textId="4FE59C61" w:rsidR="00FC43B0" w:rsidRPr="00212D29" w:rsidRDefault="009F65D8" w:rsidP="006C4A3A">
      <w:pPr>
        <w:pStyle w:val="ListParagraph"/>
        <w:numPr>
          <w:ilvl w:val="0"/>
          <w:numId w:val="10"/>
        </w:numPr>
      </w:pPr>
      <w:r>
        <w:t>The background to the project</w:t>
      </w:r>
      <w:r w:rsidR="00FC43B0" w:rsidRPr="00212D29">
        <w:t>.</w:t>
      </w:r>
    </w:p>
    <w:p w14:paraId="225835B8" w14:textId="6092417E" w:rsidR="009F65D8" w:rsidRDefault="009F65D8" w:rsidP="006C4A3A">
      <w:pPr>
        <w:pStyle w:val="ListParagraph"/>
        <w:numPr>
          <w:ilvl w:val="0"/>
          <w:numId w:val="10"/>
        </w:numPr>
      </w:pPr>
      <w:r>
        <w:t>A brief introduction to the Type 2 Simulator hardware</w:t>
      </w:r>
      <w:r w:rsidR="00A17A1E">
        <w:t xml:space="preserve"> modules</w:t>
      </w:r>
      <w:r>
        <w:t>.</w:t>
      </w:r>
    </w:p>
    <w:p w14:paraId="50800706" w14:textId="4E77F13F" w:rsidR="009F65D8" w:rsidRDefault="009F65D8" w:rsidP="006C4A3A">
      <w:pPr>
        <w:pStyle w:val="ListParagraph"/>
        <w:numPr>
          <w:ilvl w:val="0"/>
          <w:numId w:val="10"/>
        </w:numPr>
      </w:pPr>
      <w:r>
        <w:t>Guidance on planning your simulator installation.</w:t>
      </w:r>
    </w:p>
    <w:p w14:paraId="3CC9448A" w14:textId="279A0C11" w:rsidR="009F65D8" w:rsidRDefault="009F65D8" w:rsidP="00FC43B0">
      <w:r>
        <w:t xml:space="preserve">The other guides contain detailed information on how to build and install the simulator </w:t>
      </w:r>
      <w:r w:rsidR="009747DF">
        <w:t xml:space="preserve">hardware </w:t>
      </w:r>
      <w:r w:rsidR="00A17A1E">
        <w:t xml:space="preserve">modules </w:t>
      </w:r>
      <w:r w:rsidR="009747DF">
        <w:t>and</w:t>
      </w:r>
      <w:r>
        <w:t xml:space="preserve"> configure a selection of popular </w:t>
      </w:r>
      <w:r w:rsidR="00FC43B0" w:rsidRPr="00212D29">
        <w:t>Simulator Software Packages</w:t>
      </w:r>
      <w:r>
        <w:t>. The other guides available are:</w:t>
      </w:r>
    </w:p>
    <w:p w14:paraId="7DB2F07B" w14:textId="5694266E" w:rsidR="009F65D8" w:rsidRPr="009F65D8" w:rsidRDefault="009F65D8" w:rsidP="009F65D8">
      <w:pPr>
        <w:pStyle w:val="ListParagraph"/>
        <w:numPr>
          <w:ilvl w:val="0"/>
          <w:numId w:val="29"/>
        </w:numPr>
        <w:rPr>
          <w:b/>
          <w:i/>
        </w:rPr>
      </w:pPr>
      <w:r w:rsidRPr="009F65D8">
        <w:rPr>
          <w:b/>
          <w:i/>
        </w:rPr>
        <w:t>Build &amp; Installation Guide</w:t>
      </w:r>
    </w:p>
    <w:p w14:paraId="0C932D18" w14:textId="496782A7" w:rsidR="009F65D8" w:rsidRPr="009F65D8" w:rsidRDefault="009F65D8" w:rsidP="009F65D8">
      <w:pPr>
        <w:pStyle w:val="ListParagraph"/>
        <w:numPr>
          <w:ilvl w:val="0"/>
          <w:numId w:val="29"/>
        </w:numPr>
        <w:rPr>
          <w:b/>
          <w:i/>
        </w:rPr>
      </w:pPr>
      <w:r w:rsidRPr="009F65D8">
        <w:rPr>
          <w:b/>
          <w:i/>
        </w:rPr>
        <w:t>Configuring Abel Guide</w:t>
      </w:r>
    </w:p>
    <w:p w14:paraId="230C266C" w14:textId="169AC878" w:rsidR="009F65D8" w:rsidRPr="009F65D8" w:rsidRDefault="009F65D8" w:rsidP="009F65D8">
      <w:pPr>
        <w:pStyle w:val="ListParagraph"/>
        <w:numPr>
          <w:ilvl w:val="0"/>
          <w:numId w:val="29"/>
        </w:numPr>
        <w:rPr>
          <w:b/>
          <w:i/>
        </w:rPr>
      </w:pPr>
      <w:r w:rsidRPr="009F65D8">
        <w:rPr>
          <w:b/>
          <w:i/>
        </w:rPr>
        <w:t xml:space="preserve">Configuring </w:t>
      </w:r>
      <w:proofErr w:type="spellStart"/>
      <w:r w:rsidRPr="009F65D8">
        <w:rPr>
          <w:b/>
          <w:i/>
        </w:rPr>
        <w:t>Beltower</w:t>
      </w:r>
      <w:proofErr w:type="spellEnd"/>
      <w:r w:rsidRPr="009F65D8">
        <w:rPr>
          <w:b/>
          <w:i/>
        </w:rPr>
        <w:t xml:space="preserve"> Guide</w:t>
      </w:r>
    </w:p>
    <w:p w14:paraId="4B0955F2" w14:textId="40EF5327" w:rsidR="009F65D8" w:rsidRDefault="009F65D8" w:rsidP="009F65D8">
      <w:pPr>
        <w:pStyle w:val="ListParagraph"/>
        <w:numPr>
          <w:ilvl w:val="0"/>
          <w:numId w:val="29"/>
        </w:numPr>
        <w:rPr>
          <w:b/>
          <w:i/>
        </w:rPr>
      </w:pPr>
      <w:r w:rsidRPr="009F65D8">
        <w:rPr>
          <w:b/>
          <w:i/>
        </w:rPr>
        <w:t>Configuring Virtual Belfry Guide</w:t>
      </w:r>
    </w:p>
    <w:p w14:paraId="3855CE4B" w14:textId="338FE8B8" w:rsidR="00E50AD1" w:rsidRPr="009F65D8" w:rsidRDefault="00E50AD1" w:rsidP="009F65D8">
      <w:pPr>
        <w:pStyle w:val="ListParagraph"/>
        <w:numPr>
          <w:ilvl w:val="0"/>
          <w:numId w:val="29"/>
        </w:numPr>
        <w:rPr>
          <w:b/>
          <w:i/>
        </w:rPr>
      </w:pPr>
      <w:r>
        <w:rPr>
          <w:b/>
          <w:i/>
        </w:rPr>
        <w:t>Multi-PC Guide</w:t>
      </w:r>
    </w:p>
    <w:p w14:paraId="012163E5" w14:textId="10573C5A" w:rsidR="00FC43B0" w:rsidRPr="00212D29" w:rsidRDefault="00FC43B0" w:rsidP="009F65D8">
      <w:pPr>
        <w:pStyle w:val="ListParagraph"/>
        <w:numPr>
          <w:ilvl w:val="0"/>
          <w:numId w:val="29"/>
        </w:numPr>
      </w:pPr>
      <w:r w:rsidRPr="009F65D8">
        <w:rPr>
          <w:b/>
          <w:i/>
        </w:rPr>
        <w:t>Technical Reference Guide</w:t>
      </w:r>
      <w:r w:rsidRPr="00212D29">
        <w:t>.</w:t>
      </w:r>
    </w:p>
    <w:p w14:paraId="7901FBD0" w14:textId="33D95B3E" w:rsidR="00011217" w:rsidRDefault="00FC43B0" w:rsidP="00FC43B0">
      <w:r w:rsidRPr="00212D29">
        <w:t>Please note that 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7B148A89" w14:textId="77777777" w:rsidR="00DA1ACE" w:rsidRPr="001564E9" w:rsidRDefault="00DA1ACE" w:rsidP="00DA1ACE">
      <w:pPr>
        <w:pStyle w:val="Heading2"/>
      </w:pPr>
      <w:bookmarkStart w:id="356" w:name="_Toc524376974"/>
      <w:bookmarkStart w:id="357" w:name="_Toc202967284"/>
      <w:r w:rsidRPr="001564E9">
        <w:t>First Steps</w:t>
      </w:r>
      <w:bookmarkEnd w:id="356"/>
      <w:bookmarkEnd w:id="357"/>
    </w:p>
    <w:p w14:paraId="333309CB" w14:textId="5AEC3C67" w:rsidR="00DA1ACE" w:rsidRPr="001564E9" w:rsidRDefault="00DA1ACE" w:rsidP="00473B29">
      <w:r w:rsidRPr="001564E9">
        <w:t xml:space="preserve">This guide </w:t>
      </w:r>
      <w:r>
        <w:t xml:space="preserve">is your starting point </w:t>
      </w:r>
      <w:r w:rsidR="006E59B9">
        <w:t xml:space="preserve">for the </w:t>
      </w:r>
      <w:r w:rsidR="00924825">
        <w:t xml:space="preserve">installation of a </w:t>
      </w:r>
      <w:r w:rsidRPr="001564E9">
        <w:t>Type 2 Liverpool Simulator</w:t>
      </w:r>
      <w:r w:rsidR="00924825">
        <w:t xml:space="preserve">. It </w:t>
      </w:r>
      <w:r w:rsidR="006B3146">
        <w:t xml:space="preserve">provides </w:t>
      </w:r>
      <w:r w:rsidR="00BF1435">
        <w:t xml:space="preserve">guidance and </w:t>
      </w:r>
      <w:r w:rsidR="006B3146">
        <w:t>suggestions o</w:t>
      </w:r>
      <w:r w:rsidR="004C170C">
        <w:t>f</w:t>
      </w:r>
      <w:r w:rsidR="006B3146">
        <w:t xml:space="preserve"> things you might want to consider when planning your simulator setup</w:t>
      </w:r>
      <w:r w:rsidR="00473B29">
        <w:t>.</w:t>
      </w:r>
    </w:p>
    <w:p w14:paraId="480B706F" w14:textId="77777777" w:rsidR="00DA1ACE" w:rsidRDefault="00DA1ACE" w:rsidP="00DA1ACE">
      <w:pPr>
        <w:pStyle w:val="Heading2"/>
      </w:pPr>
      <w:bookmarkStart w:id="358" w:name="_Toc524376975"/>
      <w:bookmarkStart w:id="359" w:name="_Toc202967285"/>
      <w:r>
        <w:t>Next Steps</w:t>
      </w:r>
      <w:bookmarkEnd w:id="358"/>
      <w:bookmarkEnd w:id="359"/>
    </w:p>
    <w:p w14:paraId="351947BA" w14:textId="2D71960E" w:rsidR="00574E63" w:rsidRDefault="00473B29" w:rsidP="00FC43B0">
      <w:r>
        <w:t xml:space="preserve">Once you have </w:t>
      </w:r>
      <w:r w:rsidR="006734D1">
        <w:t>completed basic planning</w:t>
      </w:r>
      <w:r w:rsidR="00905170">
        <w:t xml:space="preserve">, </w:t>
      </w:r>
      <w:r w:rsidR="009C59CD">
        <w:t xml:space="preserve">move on to the </w:t>
      </w:r>
      <w:r w:rsidR="009C59CD" w:rsidRPr="0081595C">
        <w:rPr>
          <w:b/>
          <w:i/>
        </w:rPr>
        <w:t>Build &amp; Installation Guide</w:t>
      </w:r>
      <w:r w:rsidR="009C59CD">
        <w:t xml:space="preserve"> </w:t>
      </w:r>
      <w:r w:rsidR="0081595C">
        <w:t xml:space="preserve">for </w:t>
      </w:r>
      <w:r w:rsidRPr="001564E9">
        <w:t>guidance on building and installing the Type 2 Liverpool Simulator</w:t>
      </w:r>
      <w:r w:rsidR="0081595C">
        <w:t xml:space="preserve">, and the </w:t>
      </w:r>
      <w:r w:rsidRPr="001564E9">
        <w:rPr>
          <w:b/>
          <w:i/>
        </w:rPr>
        <w:t>Technical Reference Guide</w:t>
      </w:r>
      <w:r w:rsidR="00BF1435">
        <w:rPr>
          <w:b/>
          <w:i/>
        </w:rPr>
        <w:t xml:space="preserve"> </w:t>
      </w:r>
      <w:r w:rsidR="00BF1435" w:rsidRPr="00BF1435">
        <w:t>if you need more detailed information on a particular topic.</w:t>
      </w:r>
    </w:p>
    <w:p w14:paraId="79966C21" w14:textId="48495793" w:rsidR="009F4824" w:rsidRDefault="009F4824" w:rsidP="00FC43B0">
      <w:r>
        <w:t xml:space="preserve">All the documentation for the Type 2 Liverpool Simulator can be found in the </w:t>
      </w:r>
      <w:r w:rsidRPr="00F55420">
        <w:rPr>
          <w:i/>
        </w:rPr>
        <w:t>docs</w:t>
      </w:r>
      <w:r>
        <w:t xml:space="preserve"> folder on </w:t>
      </w:r>
      <w:r w:rsidRPr="00212D29">
        <w:t>the project GitHub repository</w:t>
      </w:r>
      <w:r>
        <w:t>:</w:t>
      </w:r>
    </w:p>
    <w:p w14:paraId="1011E2D2" w14:textId="09899F12" w:rsidR="009F4824" w:rsidRDefault="009F4824" w:rsidP="00F55420">
      <w:pPr>
        <w:pStyle w:val="ListParagraph"/>
        <w:numPr>
          <w:ilvl w:val="0"/>
          <w:numId w:val="37"/>
        </w:numPr>
      </w:pPr>
      <w:hyperlink r:id="rId11" w:history="1">
        <w:r w:rsidRPr="009F4824">
          <w:rPr>
            <w:rStyle w:val="Hyperlink"/>
          </w:rPr>
          <w:t>https://github.com/Simulators/simulator-type2/tree/master/docs</w:t>
        </w:r>
      </w:hyperlink>
    </w:p>
    <w:p w14:paraId="5C266089" w14:textId="54D400B4" w:rsidR="0060312C" w:rsidRDefault="009F65D8" w:rsidP="00CF647B">
      <w:pPr>
        <w:pStyle w:val="Heading1"/>
        <w:pageBreakBefore/>
      </w:pPr>
      <w:bookmarkStart w:id="360" w:name="_Toc202967286"/>
      <w:r>
        <w:lastRenderedPageBreak/>
        <w:t>Background</w:t>
      </w:r>
      <w:bookmarkEnd w:id="360"/>
    </w:p>
    <w:p w14:paraId="050E3543" w14:textId="22691E54" w:rsidR="009F65D8" w:rsidRDefault="009F65D8" w:rsidP="009F65D8">
      <w:pPr>
        <w:pStyle w:val="Heading2"/>
      </w:pPr>
      <w:bookmarkStart w:id="361" w:name="_Toc472624588"/>
      <w:bookmarkStart w:id="362" w:name="_Toc202967287"/>
      <w:r>
        <w:t xml:space="preserve">The Liverpool </w:t>
      </w:r>
      <w:r w:rsidR="009747DF">
        <w:t>Cathedral</w:t>
      </w:r>
      <w:r>
        <w:t xml:space="preserve"> Simulator</w:t>
      </w:r>
      <w:bookmarkEnd w:id="361"/>
      <w:bookmarkEnd w:id="362"/>
    </w:p>
    <w:p w14:paraId="0D1E00B1" w14:textId="4E42B4EF" w:rsidR="009F65D8" w:rsidRPr="008B7DA0" w:rsidRDefault="009F65D8" w:rsidP="009F65D8">
      <w:r w:rsidRPr="008B7DA0">
        <w:t xml:space="preserve">The Liverpool Ringing Simulator </w:t>
      </w:r>
      <w:r>
        <w:t xml:space="preserve">project </w:t>
      </w:r>
      <w:r w:rsidR="009747DF">
        <w:t>was originally</w:t>
      </w:r>
      <w:r w:rsidRPr="008B7DA0">
        <w:t xml:space="preserve"> based on </w:t>
      </w:r>
      <w:r>
        <w:t xml:space="preserve">work </w:t>
      </w:r>
      <w:r w:rsidRPr="008B7DA0">
        <w:t>undertaken at Liverpool Cathedral to provide a 12-bell simulator for demonstration and training purposes.</w:t>
      </w:r>
    </w:p>
    <w:p w14:paraId="570A6631" w14:textId="175BB842" w:rsidR="009747DF" w:rsidRDefault="009F65D8" w:rsidP="009F65D8">
      <w:r w:rsidRPr="008B7DA0">
        <w:t xml:space="preserve">The tower of Liverpool Cathedral is open to the paying public during the day, except when ringing is taking place. During regular opening hours visitors </w:t>
      </w:r>
      <w:r w:rsidR="009747DF" w:rsidRPr="008B7DA0">
        <w:t>can</w:t>
      </w:r>
      <w:r w:rsidRPr="008B7DA0">
        <w:t xml:space="preserve"> view the bells (which are usually left up) from </w:t>
      </w:r>
      <w:r>
        <w:t xml:space="preserve">a gallery </w:t>
      </w:r>
      <w:r w:rsidRPr="008B7DA0">
        <w:t xml:space="preserve">above as they pass through the upper levels of the </w:t>
      </w:r>
      <w:r w:rsidR="009747DF" w:rsidRPr="008B7DA0">
        <w:t>belfry but</w:t>
      </w:r>
      <w:r w:rsidRPr="008B7DA0">
        <w:t xml:space="preserve"> have no access to the ringing room or belfry floor. These paying visitors are an important revenue stream for the Cathedral</w:t>
      </w:r>
      <w:r w:rsidR="009747DF">
        <w:t>, but d</w:t>
      </w:r>
      <w:r w:rsidRPr="008B7DA0">
        <w:t>uring ringing the tower is closed to visitors for health and safety reasons.</w:t>
      </w:r>
    </w:p>
    <w:p w14:paraId="0E5F2720" w14:textId="77777777" w:rsidR="00441E7E" w:rsidRDefault="00441E7E" w:rsidP="00441E7E">
      <w:pPr>
        <w:keepNext/>
        <w:jc w:val="center"/>
      </w:pPr>
      <w:r>
        <w:rPr>
          <w:noProof/>
        </w:rPr>
        <w:drawing>
          <wp:inline distT="0" distB="0" distL="0" distR="0" wp14:anchorId="4A96259F" wp14:editId="7F62387A">
            <wp:extent cx="3600000" cy="2700000"/>
            <wp:effectExtent l="19050" t="19050" r="19685"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44012_09a4a887.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2700000"/>
                    </a:xfrm>
                    <a:prstGeom prst="rect">
                      <a:avLst/>
                    </a:prstGeom>
                    <a:ln w="12700">
                      <a:solidFill>
                        <a:schemeClr val="tx1"/>
                      </a:solidFill>
                    </a:ln>
                  </pic:spPr>
                </pic:pic>
              </a:graphicData>
            </a:graphic>
          </wp:inline>
        </w:drawing>
      </w:r>
    </w:p>
    <w:p w14:paraId="1025C677" w14:textId="15E37952" w:rsidR="00661D70" w:rsidRDefault="00441E7E" w:rsidP="00441E7E">
      <w:pPr>
        <w:pStyle w:val="Caption"/>
        <w:jc w:val="center"/>
      </w:pPr>
      <w:bookmarkStart w:id="363" w:name="_Toc202967308"/>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6D28B0">
        <w:rPr>
          <w:noProof/>
        </w:rPr>
        <w:t>2</w:t>
      </w:r>
      <w:r w:rsidR="003B0C12">
        <w:rPr>
          <w:noProof/>
        </w:rPr>
        <w:fldChar w:fldCharType="end"/>
      </w:r>
      <w:r>
        <w:t xml:space="preserve"> </w:t>
      </w:r>
      <w:r w:rsidR="00D32A97">
        <w:t>–</w:t>
      </w:r>
      <w:r>
        <w:t xml:space="preserve"> Liverpool Cathedral Bells</w:t>
      </w:r>
      <w:r>
        <w:rPr>
          <w:rStyle w:val="FootnoteReference"/>
        </w:rPr>
        <w:footnoteReference w:id="5"/>
      </w:r>
      <w:bookmarkEnd w:id="363"/>
    </w:p>
    <w:p w14:paraId="2B8D52C1" w14:textId="509E6E99" w:rsidR="009F65D8" w:rsidRPr="008B7DA0" w:rsidRDefault="009F65D8" w:rsidP="009F65D8">
      <w:r w:rsidRPr="008B7DA0">
        <w:t xml:space="preserve">The Cathedral tower </w:t>
      </w:r>
      <w:del w:id="368" w:author="Andrew Instone-Cowie" w:date="2024-06-19T10:43:00Z" w16du:dateUtc="2024-06-19T09:43:00Z">
        <w:r w:rsidR="009747DF" w:rsidDel="00F33EAD">
          <w:delText xml:space="preserve">has </w:delText>
        </w:r>
      </w:del>
      <w:ins w:id="369" w:author="Andrew Instone-Cowie" w:date="2024-06-19T10:43:00Z" w16du:dateUtc="2024-06-19T09:43:00Z">
        <w:r w:rsidR="00F33EAD">
          <w:t xml:space="preserve">was </w:t>
        </w:r>
      </w:ins>
      <w:r w:rsidR="009747DF">
        <w:t xml:space="preserve">also </w:t>
      </w:r>
      <w:del w:id="370" w:author="Andrew Instone-Cowie" w:date="2024-06-19T10:43:00Z" w16du:dateUtc="2024-06-19T09:43:00Z">
        <w:r w:rsidR="009747DF" w:rsidDel="00F33EAD">
          <w:delText xml:space="preserve">been </w:delText>
        </w:r>
      </w:del>
      <w:r w:rsidRPr="008B7DA0">
        <w:t xml:space="preserve">open weekly to the paying public </w:t>
      </w:r>
      <w:r w:rsidR="009747DF">
        <w:t xml:space="preserve">during the summer months </w:t>
      </w:r>
      <w:r w:rsidRPr="008B7DA0">
        <w:t xml:space="preserve">for evening </w:t>
      </w:r>
      <w:r w:rsidRPr="00F357DB">
        <w:rPr>
          <w:i/>
        </w:rPr>
        <w:t>Twilight Tours</w:t>
      </w:r>
      <w:r w:rsidRPr="008B7DA0">
        <w:t xml:space="preserve">, and </w:t>
      </w:r>
      <w:del w:id="371" w:author="Andrew Instone-Cowie" w:date="2024-06-19T10:43:00Z" w16du:dateUtc="2024-06-19T09:43:00Z">
        <w:r w:rsidRPr="008B7DA0" w:rsidDel="00F33EAD">
          <w:delText xml:space="preserve">since </w:delText>
        </w:r>
      </w:del>
      <w:ins w:id="372" w:author="Andrew Instone-Cowie" w:date="2024-06-19T10:43:00Z" w16du:dateUtc="2024-06-19T09:43:00Z">
        <w:r w:rsidR="00F33EAD">
          <w:t>from</w:t>
        </w:r>
        <w:r w:rsidR="00F33EAD" w:rsidRPr="008B7DA0">
          <w:t xml:space="preserve"> </w:t>
        </w:r>
      </w:ins>
      <w:r w:rsidRPr="008B7DA0">
        <w:t xml:space="preserve">2012 this </w:t>
      </w:r>
      <w:del w:id="373" w:author="Andrew Instone-Cowie" w:date="2024-06-19T10:43:00Z" w16du:dateUtc="2024-06-19T09:43:00Z">
        <w:r w:rsidRPr="008B7DA0" w:rsidDel="00F33EAD">
          <w:delText xml:space="preserve">has </w:delText>
        </w:r>
      </w:del>
      <w:ins w:id="374" w:author="Andrew Instone-Cowie" w:date="2024-06-19T10:43:00Z" w16du:dateUtc="2024-06-19T09:43:00Z">
        <w:r w:rsidR="00F33EAD">
          <w:t>was</w:t>
        </w:r>
        <w:r w:rsidR="00F33EAD" w:rsidRPr="008B7DA0">
          <w:t xml:space="preserve"> </w:t>
        </w:r>
      </w:ins>
      <w:del w:id="375" w:author="Andrew Instone-Cowie" w:date="2024-06-19T10:43:00Z" w16du:dateUtc="2024-06-19T09:43:00Z">
        <w:r w:rsidRPr="008B7DA0" w:rsidDel="00F33EAD">
          <w:delText xml:space="preserve">been </w:delText>
        </w:r>
      </w:del>
      <w:r w:rsidRPr="008B7DA0">
        <w:t xml:space="preserve">supplemented </w:t>
      </w:r>
      <w:r w:rsidR="009747DF">
        <w:t xml:space="preserve">once a month </w:t>
      </w:r>
      <w:r w:rsidRPr="008B7DA0">
        <w:t xml:space="preserve">with </w:t>
      </w:r>
      <w:r w:rsidR="009747DF">
        <w:t xml:space="preserve">guided </w:t>
      </w:r>
      <w:r w:rsidRPr="008B7DA0">
        <w:t>access to the ringing room and belfry, under the supervision of the Cathedral ringers. Statistic</w:t>
      </w:r>
      <w:r w:rsidR="009747DF">
        <w:t>s</w:t>
      </w:r>
      <w:r w:rsidRPr="008B7DA0">
        <w:t xml:space="preserve"> show</w:t>
      </w:r>
      <w:ins w:id="376" w:author="Andrew Instone-Cowie" w:date="2024-06-19T10:44:00Z" w16du:dateUtc="2024-06-19T09:44:00Z">
        <w:r w:rsidR="00F33EAD">
          <w:t>ed</w:t>
        </w:r>
      </w:ins>
      <w:r w:rsidRPr="008B7DA0">
        <w:t xml:space="preserve"> that visitor attendances on the “with bells” nights </w:t>
      </w:r>
      <w:del w:id="377" w:author="Andrew Instone-Cowie" w:date="2024-06-19T10:44:00Z" w16du:dateUtc="2024-06-19T09:44:00Z">
        <w:r w:rsidR="009747DF" w:rsidDel="00F33EAD">
          <w:delText>are</w:delText>
        </w:r>
        <w:r w:rsidRPr="008B7DA0" w:rsidDel="00F33EAD">
          <w:delText xml:space="preserve"> </w:delText>
        </w:r>
      </w:del>
      <w:ins w:id="378" w:author="Andrew Instone-Cowie" w:date="2024-06-19T10:44:00Z" w16du:dateUtc="2024-06-19T09:44:00Z">
        <w:r w:rsidR="00F33EAD">
          <w:t>were</w:t>
        </w:r>
        <w:r w:rsidR="00F33EAD" w:rsidRPr="008B7DA0">
          <w:t xml:space="preserve"> </w:t>
        </w:r>
      </w:ins>
      <w:r w:rsidRPr="008B7DA0">
        <w:t xml:space="preserve">well above the average, and </w:t>
      </w:r>
      <w:r w:rsidR="009747DF">
        <w:t>so</w:t>
      </w:r>
      <w:r w:rsidRPr="008B7DA0">
        <w:t xml:space="preserve"> the Cathedral </w:t>
      </w:r>
      <w:r>
        <w:t>were</w:t>
      </w:r>
      <w:r w:rsidRPr="008B7DA0">
        <w:t xml:space="preserve"> keen to </w:t>
      </w:r>
      <w:r w:rsidR="009747DF">
        <w:t xml:space="preserve">develop this </w:t>
      </w:r>
      <w:r w:rsidR="001131B1">
        <w:t>aspect.</w:t>
      </w:r>
      <w:r w:rsidR="001131B1" w:rsidRPr="008B7DA0">
        <w:t xml:space="preserve"> The</w:t>
      </w:r>
      <w:r w:rsidRPr="008B7DA0">
        <w:t xml:space="preserve"> Cathedral ringers </w:t>
      </w:r>
      <w:r>
        <w:t>were</w:t>
      </w:r>
      <w:r w:rsidRPr="008B7DA0">
        <w:t xml:space="preserve"> also keen to use these </w:t>
      </w:r>
      <w:r>
        <w:t xml:space="preserve">events </w:t>
      </w:r>
      <w:r w:rsidRPr="008B7DA0">
        <w:t>as a means of promoting the work of the Cathedral ringers and ringing generally to the public</w:t>
      </w:r>
      <w:ins w:id="379" w:author="Andrew Instone-Cowie" w:date="2024-06-19T10:44:00Z" w16du:dateUtc="2024-06-19T09:44:00Z">
        <w:r w:rsidR="00F33EAD">
          <w:rPr>
            <w:rStyle w:val="FootnoteReference"/>
          </w:rPr>
          <w:footnoteReference w:id="6"/>
        </w:r>
      </w:ins>
      <w:r w:rsidRPr="008B7DA0">
        <w:t>.</w:t>
      </w:r>
    </w:p>
    <w:p w14:paraId="7B9069E2" w14:textId="4FA3B274" w:rsidR="009747DF" w:rsidRDefault="009747DF" w:rsidP="00E558BA">
      <w:pPr>
        <w:keepNext/>
      </w:pPr>
      <w:r>
        <w:lastRenderedPageBreak/>
        <w:t xml:space="preserve">The original </w:t>
      </w:r>
      <w:ins w:id="386" w:author="Andrew Instone-Cowie" w:date="2024-06-19T10:51:00Z" w16du:dateUtc="2024-06-19T09:51:00Z">
        <w:r w:rsidR="003D0990">
          <w:t xml:space="preserve">12-bell </w:t>
        </w:r>
      </w:ins>
      <w:r>
        <w:t xml:space="preserve">Liverpool Ringing Simulator was developed and installed in time for the 2014 </w:t>
      </w:r>
      <w:r w:rsidR="00E558BA">
        <w:t>season</w:t>
      </w:r>
      <w:ins w:id="387" w:author="Andrew Instone-Cowie" w:date="2024-06-19T10:51:00Z" w16du:dateUtc="2024-06-19T09:51:00Z">
        <w:r w:rsidR="003D0990">
          <w:t>,</w:t>
        </w:r>
      </w:ins>
      <w:r w:rsidR="00E558BA">
        <w:t xml:space="preserve"> and</w:t>
      </w:r>
      <w:r>
        <w:t xml:space="preserve"> was later expanded with a</w:t>
      </w:r>
      <w:r w:rsidR="00E558BA">
        <w:t>n additional</w:t>
      </w:r>
      <w:r>
        <w:t xml:space="preserve"> six bell </w:t>
      </w:r>
      <w:proofErr w:type="spellStart"/>
      <w:r>
        <w:t>Saxilby</w:t>
      </w:r>
      <w:proofErr w:type="spellEnd"/>
      <w:r>
        <w:t xml:space="preserve"> simulator set up in the ringing room.</w:t>
      </w:r>
    </w:p>
    <w:p w14:paraId="1EEF717D" w14:textId="77777777" w:rsidR="00E558BA" w:rsidRDefault="00E558BA" w:rsidP="00E558BA">
      <w:pPr>
        <w:keepNext/>
        <w:jc w:val="center"/>
      </w:pPr>
      <w:r>
        <w:rPr>
          <w:noProof/>
        </w:rPr>
        <w:drawing>
          <wp:inline distT="0" distB="0" distL="0" distR="0" wp14:anchorId="2C3E2FED" wp14:editId="103CE237">
            <wp:extent cx="3600000" cy="4798800"/>
            <wp:effectExtent l="19050" t="19050" r="19685"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0413.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4798800"/>
                    </a:xfrm>
                    <a:prstGeom prst="rect">
                      <a:avLst/>
                    </a:prstGeom>
                    <a:ln w="12700">
                      <a:solidFill>
                        <a:schemeClr val="tx1"/>
                      </a:solidFill>
                    </a:ln>
                  </pic:spPr>
                </pic:pic>
              </a:graphicData>
            </a:graphic>
          </wp:inline>
        </w:drawing>
      </w:r>
    </w:p>
    <w:p w14:paraId="40FC4103" w14:textId="10C29C50" w:rsidR="00E558BA" w:rsidRDefault="00E558BA" w:rsidP="00E558BA">
      <w:pPr>
        <w:pStyle w:val="Caption"/>
        <w:jc w:val="center"/>
      </w:pPr>
      <w:bookmarkStart w:id="388" w:name="_Toc202967309"/>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6D28B0">
        <w:rPr>
          <w:noProof/>
        </w:rPr>
        <w:t>3</w:t>
      </w:r>
      <w:r w:rsidR="003B0C12">
        <w:rPr>
          <w:noProof/>
        </w:rPr>
        <w:fldChar w:fldCharType="end"/>
      </w:r>
      <w:r>
        <w:t xml:space="preserve"> – </w:t>
      </w:r>
      <w:proofErr w:type="spellStart"/>
      <w:r>
        <w:t>Saxilby</w:t>
      </w:r>
      <w:proofErr w:type="spellEnd"/>
      <w:r>
        <w:t xml:space="preserve"> Simulator Installation, Liverpool Cathedral</w:t>
      </w:r>
      <w:bookmarkEnd w:id="388"/>
    </w:p>
    <w:p w14:paraId="5E4CE127" w14:textId="6342E98C" w:rsidR="009F65D8" w:rsidRDefault="009747DF" w:rsidP="001131B1">
      <w:pPr>
        <w:pStyle w:val="Heading2"/>
        <w:pageBreakBefore/>
      </w:pPr>
      <w:bookmarkStart w:id="389" w:name="_Toc472624589"/>
      <w:bookmarkStart w:id="390" w:name="_Toc202967288"/>
      <w:r>
        <w:lastRenderedPageBreak/>
        <w:t xml:space="preserve">The Liverpool Ringing Simulator </w:t>
      </w:r>
      <w:r w:rsidR="009F65D8">
        <w:t>Project</w:t>
      </w:r>
      <w:bookmarkEnd w:id="389"/>
      <w:bookmarkEnd w:id="390"/>
    </w:p>
    <w:p w14:paraId="2580CFF8" w14:textId="48B06B6F" w:rsidR="009747DF" w:rsidRDefault="009747DF" w:rsidP="009F65D8">
      <w:r>
        <w:t>From that beginning, the scope of the project has grown, with the aim of producing and publishing designs, software and documentation to enable other towers to build and install their own simulators at relatively low cost.</w:t>
      </w:r>
    </w:p>
    <w:p w14:paraId="3590622D" w14:textId="02A07C13" w:rsidR="00E558BA" w:rsidRDefault="009747DF" w:rsidP="009F65D8">
      <w:r>
        <w:t xml:space="preserve">The objective is straightforward: More simulators in more towers means more time and opportunities for teaching and practice. </w:t>
      </w:r>
      <w:r w:rsidR="00E558BA">
        <w:t xml:space="preserve">Learners can spend more time on the end of a rope, leading to faster learning and better </w:t>
      </w:r>
      <w:r>
        <w:t>engage</w:t>
      </w:r>
      <w:r w:rsidR="00E558BA">
        <w:t>ment. Established bands can extend and improve their capabilities with more opportunities to ring</w:t>
      </w:r>
      <w:r w:rsidR="000812EC">
        <w:t>, including extended ringing such as quarter peals</w:t>
      </w:r>
      <w:r w:rsidR="00E558BA">
        <w:t>.</w:t>
      </w:r>
    </w:p>
    <w:p w14:paraId="03FEA457" w14:textId="77777777" w:rsidR="00E558BA" w:rsidRDefault="009F65D8" w:rsidP="009F65D8">
      <w:r>
        <w:t>The use of simulators has great potential in the training of new ringers</w:t>
      </w:r>
      <w:r w:rsidR="00E558BA">
        <w:t xml:space="preserve"> and the improvement of established bands</w:t>
      </w:r>
      <w:r>
        <w:t xml:space="preserve">, and therefore the Liverpool Ringing Simulator Project seeks to promote the installation and take-up of simulators </w:t>
      </w:r>
      <w:r w:rsidR="00E558BA">
        <w:t xml:space="preserve">in towers </w:t>
      </w:r>
      <w:r>
        <w:t>as a teaching aid.</w:t>
      </w:r>
    </w:p>
    <w:p w14:paraId="67CE925C" w14:textId="32E7B4B3" w:rsidR="00BE39D0" w:rsidRDefault="00BE39D0" w:rsidP="00BE39D0">
      <w:r>
        <w:t>In addition, the project makes all aspects of the design of the simulator available under a Creative Commons licence</w:t>
      </w:r>
      <w:r w:rsidRPr="001F4FB7">
        <w:rPr>
          <w:rStyle w:val="FootnoteReference"/>
        </w:rPr>
        <w:footnoteReference w:id="7"/>
      </w:r>
      <w:r>
        <w:t xml:space="preserve">, and releases all software under the </w:t>
      </w:r>
      <w:r w:rsidRPr="00DA4419">
        <w:t>GNU General Public Licence (GPL)</w:t>
      </w:r>
      <w:r w:rsidRPr="00DA4419">
        <w:rPr>
          <w:rStyle w:val="FootnoteReference"/>
        </w:rPr>
        <w:footnoteReference w:id="8"/>
      </w:r>
      <w:r w:rsidRPr="00DA4419">
        <w:t xml:space="preserve">, </w:t>
      </w:r>
      <w:r>
        <w:t xml:space="preserve">making it the first fully Open Source Hardware simulator, freely available for re-use, adaptation and improvement by other ringers. </w:t>
      </w:r>
    </w:p>
    <w:p w14:paraId="2651E142" w14:textId="15CB0691" w:rsidR="00E558BA" w:rsidRDefault="000812EC" w:rsidP="00E558BA">
      <w:r>
        <w:t>Although t</w:t>
      </w:r>
      <w:r w:rsidR="00E558BA">
        <w:t>he original Liverpool Ringing Simulator worked well, and a number were built and deployed in other towers</w:t>
      </w:r>
      <w:r>
        <w:t>, i</w:t>
      </w:r>
      <w:r w:rsidR="00E558BA">
        <w:t>t became clear from feedback received from builders</w:t>
      </w:r>
      <w:del w:id="399" w:author="Andrew Instone-Cowie" w:date="2024-06-19T10:52:00Z" w16du:dateUtc="2024-06-19T09:52:00Z">
        <w:r w:rsidR="00BE39D0" w:rsidDel="003D0990">
          <w:delText>,</w:delText>
        </w:r>
      </w:del>
      <w:r w:rsidR="00BE39D0">
        <w:t xml:space="preserve"> and our own experiences, that the original simulator could be improved upon, and construction simplified</w:t>
      </w:r>
      <w:r w:rsidR="00D32A97">
        <w:rPr>
          <w:rStyle w:val="FootnoteReference"/>
        </w:rPr>
        <w:footnoteReference w:id="9"/>
      </w:r>
      <w:r w:rsidR="00BE39D0">
        <w:t>.</w:t>
      </w:r>
    </w:p>
    <w:p w14:paraId="21F1E452" w14:textId="57D0DEAD" w:rsidR="00154A4E" w:rsidRDefault="00154A4E" w:rsidP="00154A4E"/>
    <w:p w14:paraId="02FB783B" w14:textId="77777777" w:rsidR="00154A4E" w:rsidRPr="00154A4E" w:rsidRDefault="00154A4E" w:rsidP="00E50AD1">
      <w:pPr>
        <w:jc w:val="center"/>
      </w:pPr>
    </w:p>
    <w:p w14:paraId="1136F97F" w14:textId="607F5B1B" w:rsidR="009F65D8" w:rsidRPr="009F65D8" w:rsidRDefault="009F65D8" w:rsidP="00BE39D0">
      <w:pPr>
        <w:pStyle w:val="Heading1"/>
        <w:pageBreakBefore/>
      </w:pPr>
      <w:bookmarkStart w:id="400" w:name="_Toc202967289"/>
      <w:r>
        <w:lastRenderedPageBreak/>
        <w:t>The Type 2 Simulator</w:t>
      </w:r>
      <w:bookmarkEnd w:id="400"/>
    </w:p>
    <w:p w14:paraId="47524475" w14:textId="7BE482B6" w:rsidR="00970EDC" w:rsidRPr="00212D29" w:rsidRDefault="00BE39D0" w:rsidP="00970EDC">
      <w:r>
        <w:t xml:space="preserve">Full design and construction details can be found in the </w:t>
      </w:r>
      <w:r w:rsidRPr="000812EC">
        <w:rPr>
          <w:b/>
          <w:i/>
        </w:rPr>
        <w:t>Build &amp; Installation Guide</w:t>
      </w:r>
      <w:r>
        <w:t xml:space="preserve">, but in summary the </w:t>
      </w:r>
      <w:r w:rsidR="00970EDC" w:rsidRPr="00212D29">
        <w:t xml:space="preserve">general arrangement of a Simulator installation </w:t>
      </w:r>
      <w:r>
        <w:t>is shown in the diagram below</w:t>
      </w:r>
      <w:r w:rsidR="00970EDC" w:rsidRPr="00212D29">
        <w:t xml:space="preserve">. </w:t>
      </w:r>
    </w:p>
    <w:p w14:paraId="6DB1F433" w14:textId="7BCC0D76" w:rsidR="00E2398C" w:rsidRPr="00212D29" w:rsidRDefault="00B17270" w:rsidP="00CE46AC">
      <w:pPr>
        <w:keepNext/>
      </w:pPr>
      <w:r>
        <w:t xml:space="preserve">The simulator is modular. </w:t>
      </w:r>
      <w:r w:rsidR="00970EDC" w:rsidRPr="00212D29">
        <w:t>Sensor</w:t>
      </w:r>
      <w:r w:rsidR="00A17A1E">
        <w:t xml:space="preserve"> modules</w:t>
      </w:r>
      <w:r w:rsidR="00CE46AC">
        <w:t xml:space="preserve"> </w:t>
      </w:r>
      <w:r w:rsidR="00970EDC" w:rsidRPr="00212D29">
        <w:t>in the belfry</w:t>
      </w:r>
      <w:r w:rsidR="00CF647B" w:rsidRPr="00212D29">
        <w:t>, on</w:t>
      </w:r>
      <w:r w:rsidR="00CE46AC">
        <w:t xml:space="preserve"> up to 16 bells, </w:t>
      </w:r>
      <w:r w:rsidR="00970EDC" w:rsidRPr="00212D29">
        <w:t>are connected to a Simulator Interface</w:t>
      </w:r>
      <w:r w:rsidR="00A17A1E">
        <w:t xml:space="preserve"> module</w:t>
      </w:r>
      <w:r w:rsidR="00970EDC" w:rsidRPr="00212D29">
        <w:t xml:space="preserve">. A single cable </w:t>
      </w:r>
      <w:r w:rsidR="00CE46AC">
        <w:t xml:space="preserve">connects the </w:t>
      </w:r>
      <w:r w:rsidR="00970EDC" w:rsidRPr="00212D29">
        <w:t xml:space="preserve">Interface to </w:t>
      </w:r>
      <w:r w:rsidR="00CE46AC">
        <w:t xml:space="preserve">a </w:t>
      </w:r>
      <w:r w:rsidR="00970EDC" w:rsidRPr="00212D29">
        <w:t>PC</w:t>
      </w:r>
      <w:r w:rsidR="00CF647B" w:rsidRPr="00212D29">
        <w:t xml:space="preserve"> in the ringing room</w:t>
      </w:r>
      <w:r w:rsidR="00CE46AC">
        <w:t>, running one of the commercially available Simulator Software Packages.</w:t>
      </w:r>
      <w:r w:rsidR="00970EDC" w:rsidRPr="00212D29">
        <w:t xml:space="preserve"> The same cable power</w:t>
      </w:r>
      <w:r w:rsidR="00CE46AC">
        <w:t xml:space="preserve">s the Interface and Sensors </w:t>
      </w:r>
      <w:r w:rsidR="00970EDC" w:rsidRPr="00212D29">
        <w:t>from a low voltage power supply</w:t>
      </w:r>
      <w:r w:rsidR="00CE46AC">
        <w:t>.</w:t>
      </w:r>
      <w:r w:rsidR="00970EDC" w:rsidRPr="00212D29">
        <w:t xml:space="preserve"> </w:t>
      </w:r>
    </w:p>
    <w:p w14:paraId="5EF24B5A" w14:textId="77777777" w:rsidR="003A3D10" w:rsidRDefault="000306A5" w:rsidP="003A3D10">
      <w:pPr>
        <w:keepNext/>
        <w:jc w:val="center"/>
      </w:pPr>
      <w:r>
        <w:rPr>
          <w:noProof/>
          <w:lang w:eastAsia="en-GB"/>
        </w:rPr>
        <w:drawing>
          <wp:inline distT="0" distB="0" distL="0" distR="0" wp14:anchorId="5BD3BAE8" wp14:editId="64B62C72">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10419B3B" w14:textId="155225E2" w:rsidR="000F6726" w:rsidRPr="000F6726" w:rsidRDefault="003A3D10" w:rsidP="003A3D10">
      <w:pPr>
        <w:pStyle w:val="Caption"/>
        <w:jc w:val="center"/>
      </w:pPr>
      <w:bookmarkStart w:id="401" w:name="_Toc202967310"/>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6D28B0">
        <w:rPr>
          <w:noProof/>
        </w:rPr>
        <w:t>4</w:t>
      </w:r>
      <w:r w:rsidR="00D15F53">
        <w:rPr>
          <w:noProof/>
        </w:rPr>
        <w:fldChar w:fldCharType="end"/>
      </w:r>
      <w:r>
        <w:t xml:space="preserve"> </w:t>
      </w:r>
      <w:r w:rsidR="003A2793">
        <w:t>–</w:t>
      </w:r>
      <w:r>
        <w:t xml:space="preserve"> Simulator General Arrangement</w:t>
      </w:r>
      <w:bookmarkEnd w:id="401"/>
    </w:p>
    <w:p w14:paraId="1692F959" w14:textId="0E232E2B" w:rsidR="00BE39D0" w:rsidRDefault="00BE39D0" w:rsidP="000812EC">
      <w:pPr>
        <w:pStyle w:val="Heading2"/>
        <w:pageBreakBefore/>
      </w:pPr>
      <w:bookmarkStart w:id="402" w:name="_Toc202967290"/>
      <w:r>
        <w:lastRenderedPageBreak/>
        <w:t>What’s New?</w:t>
      </w:r>
      <w:bookmarkEnd w:id="402"/>
    </w:p>
    <w:p w14:paraId="76AEF027" w14:textId="464B791D" w:rsidR="00BE39D0" w:rsidRDefault="00BE39D0" w:rsidP="00BE39D0">
      <w:r>
        <w:t>The Type 2 simulator has been completely redesigned and updated.</w:t>
      </w:r>
    </w:p>
    <w:p w14:paraId="66AB19FD" w14:textId="1FD387FB" w:rsidR="003B0C12" w:rsidRDefault="003B0C12" w:rsidP="003B0C12">
      <w:pPr>
        <w:pStyle w:val="Heading3"/>
      </w:pPr>
      <w:bookmarkStart w:id="403" w:name="_Toc202967291"/>
      <w:r>
        <w:t>Expanded Capacity</w:t>
      </w:r>
      <w:bookmarkEnd w:id="403"/>
    </w:p>
    <w:p w14:paraId="58722BDE" w14:textId="5C6A4A41" w:rsidR="00BE39D0" w:rsidRDefault="003B0C12" w:rsidP="00CE46AC">
      <w:pPr>
        <w:pStyle w:val="ListParagraph"/>
        <w:numPr>
          <w:ilvl w:val="0"/>
          <w:numId w:val="32"/>
        </w:numPr>
      </w:pPr>
      <w:r w:rsidRPr="003B0C12">
        <w:t>The Type 2 Simulator now supports up to 16</w:t>
      </w:r>
      <w:r w:rsidR="00BE39D0" w:rsidRPr="003B0C12">
        <w:t xml:space="preserve"> sensors on a single interface</w:t>
      </w:r>
      <w:r w:rsidR="00A17A1E">
        <w:t xml:space="preserve"> module</w:t>
      </w:r>
      <w:r w:rsidR="00BE39D0" w:rsidRPr="003B0C12">
        <w:t>.</w:t>
      </w:r>
    </w:p>
    <w:p w14:paraId="0338C08E" w14:textId="72CDCA45" w:rsidR="003B0C12" w:rsidRDefault="003B0C12" w:rsidP="00CE46AC">
      <w:pPr>
        <w:pStyle w:val="ListParagraph"/>
        <w:numPr>
          <w:ilvl w:val="0"/>
          <w:numId w:val="32"/>
        </w:numPr>
      </w:pPr>
      <w:r>
        <w:t xml:space="preserve">These can be real tower bells, practice dumb bells, or any combination. </w:t>
      </w:r>
    </w:p>
    <w:p w14:paraId="5BD59BAC" w14:textId="0E0CD727" w:rsidR="00F55420" w:rsidRPr="003B0C12" w:rsidRDefault="00F55420" w:rsidP="00CE46AC">
      <w:pPr>
        <w:pStyle w:val="ListParagraph"/>
        <w:numPr>
          <w:ilvl w:val="0"/>
          <w:numId w:val="32"/>
        </w:numPr>
      </w:pPr>
      <w:r>
        <w:t xml:space="preserve">The Type 2 Simulator supports </w:t>
      </w:r>
      <w:r w:rsidR="00E50AD1">
        <w:t xml:space="preserve">multiple (up to 16) </w:t>
      </w:r>
      <w:r>
        <w:t>Simulator PCs used concurrently.</w:t>
      </w:r>
    </w:p>
    <w:p w14:paraId="25F795E7" w14:textId="77777777" w:rsidR="003B0C12" w:rsidRDefault="00CE46AC" w:rsidP="003B0C12">
      <w:pPr>
        <w:pStyle w:val="Heading3"/>
      </w:pPr>
      <w:bookmarkStart w:id="404" w:name="_Toc202967292"/>
      <w:r w:rsidRPr="001131B1">
        <w:t xml:space="preserve">Redesigned </w:t>
      </w:r>
      <w:r w:rsidR="003B0C12">
        <w:t>PCBs</w:t>
      </w:r>
      <w:bookmarkEnd w:id="404"/>
    </w:p>
    <w:p w14:paraId="6B448B64" w14:textId="29793F0D" w:rsidR="00BE39D0" w:rsidRPr="003B0C12" w:rsidRDefault="003B0C12" w:rsidP="00CE46AC">
      <w:pPr>
        <w:pStyle w:val="ListParagraph"/>
        <w:numPr>
          <w:ilvl w:val="0"/>
          <w:numId w:val="32"/>
        </w:numPr>
      </w:pPr>
      <w:r w:rsidRPr="003B0C12">
        <w:t xml:space="preserve">The Simulator Interface </w:t>
      </w:r>
      <w:r w:rsidR="00A17A1E">
        <w:t xml:space="preserve">module </w:t>
      </w:r>
      <w:r w:rsidRPr="003B0C12">
        <w:t xml:space="preserve">and Sensor </w:t>
      </w:r>
      <w:r w:rsidR="00A17A1E">
        <w:t xml:space="preserve">module </w:t>
      </w:r>
      <w:r w:rsidR="00B0002C">
        <w:t xml:space="preserve">PCBs </w:t>
      </w:r>
      <w:r w:rsidRPr="003B0C12">
        <w:t xml:space="preserve">have all been redesigned for </w:t>
      </w:r>
      <w:r w:rsidR="00BE39D0" w:rsidRPr="003B0C12">
        <w:t>easier construction.</w:t>
      </w:r>
    </w:p>
    <w:p w14:paraId="0C122FAC" w14:textId="11DC1563" w:rsidR="003B0C12" w:rsidRPr="003B0C12" w:rsidRDefault="003B0C12" w:rsidP="00CE46AC">
      <w:pPr>
        <w:pStyle w:val="ListParagraph"/>
        <w:numPr>
          <w:ilvl w:val="0"/>
          <w:numId w:val="32"/>
        </w:numPr>
      </w:pPr>
      <w:r w:rsidRPr="003B0C12">
        <w:t xml:space="preserve">The Interface PCB is larger, less crowded and has improved heatsinking for the voltage regulator – an additional heatsink will </w:t>
      </w:r>
      <w:r w:rsidR="00B0002C">
        <w:t xml:space="preserve">rarely be </w:t>
      </w:r>
      <w:r w:rsidRPr="003B0C12">
        <w:t>required.</w:t>
      </w:r>
    </w:p>
    <w:p w14:paraId="101C0825" w14:textId="1E706CD0" w:rsidR="003B0C12" w:rsidRDefault="00B0002C" w:rsidP="00CE46AC">
      <w:pPr>
        <w:pStyle w:val="ListParagraph"/>
        <w:numPr>
          <w:ilvl w:val="0"/>
          <w:numId w:val="32"/>
        </w:numPr>
      </w:pPr>
      <w:r>
        <w:t>A</w:t>
      </w:r>
      <w:r w:rsidR="003B0C12" w:rsidRPr="003B0C12">
        <w:t xml:space="preserve"> Power </w:t>
      </w:r>
      <w:r w:rsidR="00A17A1E">
        <w:t xml:space="preserve">module </w:t>
      </w:r>
      <w:r w:rsidR="003B0C12" w:rsidRPr="003B0C12">
        <w:t>PCB simplifies connections between the PC, Interface and power supply in the ringing room.</w:t>
      </w:r>
    </w:p>
    <w:p w14:paraId="47DFB9F9" w14:textId="11C207F0" w:rsidR="003B0C12" w:rsidRDefault="003B0C12" w:rsidP="00CE46AC">
      <w:pPr>
        <w:pStyle w:val="ListParagraph"/>
        <w:numPr>
          <w:ilvl w:val="0"/>
          <w:numId w:val="32"/>
        </w:numPr>
      </w:pPr>
      <w:r>
        <w:t xml:space="preserve">PCB </w:t>
      </w:r>
      <w:r w:rsidR="00A17A1E">
        <w:t xml:space="preserve">header </w:t>
      </w:r>
      <w:r>
        <w:t>pin</w:t>
      </w:r>
      <w:r w:rsidR="00A17A1E">
        <w:t>s</w:t>
      </w:r>
      <w:r>
        <w:t xml:space="preserve"> </w:t>
      </w:r>
      <w:r w:rsidR="0033222D">
        <w:t xml:space="preserve">are replaced </w:t>
      </w:r>
      <w:r>
        <w:t>with RJ45 connectors, which are much easier to assemble.</w:t>
      </w:r>
    </w:p>
    <w:p w14:paraId="336D33D5" w14:textId="2E92F03B" w:rsidR="00D32A97" w:rsidRPr="003B0C12" w:rsidRDefault="00D32A97" w:rsidP="00CE46AC">
      <w:pPr>
        <w:pStyle w:val="ListParagraph"/>
        <w:numPr>
          <w:ilvl w:val="0"/>
          <w:numId w:val="32"/>
        </w:numPr>
      </w:pPr>
      <w:r>
        <w:t>CAM files for PCB “panels” of Sensor and Power PCBs</w:t>
      </w:r>
      <w:r w:rsidR="00A17A1E">
        <w:t xml:space="preserve"> are available</w:t>
      </w:r>
      <w:r>
        <w:t>, reducing costs.</w:t>
      </w:r>
    </w:p>
    <w:p w14:paraId="47B4C281" w14:textId="77777777" w:rsidR="0033222D" w:rsidRPr="000812EC" w:rsidRDefault="0033222D" w:rsidP="0033222D">
      <w:pPr>
        <w:pStyle w:val="Heading3"/>
      </w:pPr>
      <w:bookmarkStart w:id="405" w:name="_Toc202967293"/>
      <w:r>
        <w:t>Simplified Enclosures</w:t>
      </w:r>
      <w:bookmarkEnd w:id="405"/>
    </w:p>
    <w:p w14:paraId="7C969C56" w14:textId="28E9831A" w:rsidR="0033222D" w:rsidRPr="0033222D" w:rsidRDefault="0033222D" w:rsidP="0033222D">
      <w:pPr>
        <w:pStyle w:val="ListParagraph"/>
        <w:numPr>
          <w:ilvl w:val="0"/>
          <w:numId w:val="32"/>
        </w:numPr>
      </w:pPr>
      <w:r w:rsidRPr="0033222D">
        <w:t>Replaced the enclosures with readily available Really Useful™ boxes.</w:t>
      </w:r>
    </w:p>
    <w:p w14:paraId="38F88867" w14:textId="5616C83F" w:rsidR="0033222D" w:rsidRDefault="0033222D" w:rsidP="0033222D">
      <w:pPr>
        <w:pStyle w:val="ListParagraph"/>
        <w:numPr>
          <w:ilvl w:val="0"/>
          <w:numId w:val="32"/>
        </w:numPr>
      </w:pPr>
      <w:r>
        <w:t>Enclosure</w:t>
      </w:r>
      <w:r w:rsidRPr="0033222D">
        <w:t xml:space="preserve"> drilling and cutting are simplified, and much is eliminated altogether.</w:t>
      </w:r>
    </w:p>
    <w:p w14:paraId="430CF74C" w14:textId="07D9DA23" w:rsidR="00A17A1E" w:rsidRDefault="00A17A1E" w:rsidP="0033222D">
      <w:pPr>
        <w:pStyle w:val="ListParagraph"/>
        <w:numPr>
          <w:ilvl w:val="0"/>
          <w:numId w:val="32"/>
        </w:numPr>
      </w:pPr>
      <w:r>
        <w:t>Printable templates are supplied for marking out enclosures for drilling.</w:t>
      </w:r>
    </w:p>
    <w:p w14:paraId="3C20142B" w14:textId="5BB747A5" w:rsidR="0033222D" w:rsidRPr="0033222D" w:rsidRDefault="0033222D" w:rsidP="0033222D">
      <w:pPr>
        <w:pStyle w:val="ListParagraph"/>
        <w:numPr>
          <w:ilvl w:val="0"/>
          <w:numId w:val="32"/>
        </w:numPr>
      </w:pPr>
      <w:r>
        <w:t xml:space="preserve">Enclosure lids simply clip on, eliminating </w:t>
      </w:r>
      <w:r w:rsidR="00A17A1E">
        <w:t xml:space="preserve">many </w:t>
      </w:r>
      <w:r>
        <w:t>tiny screws.</w:t>
      </w:r>
    </w:p>
    <w:p w14:paraId="7FFFBFC3" w14:textId="00D71E2D" w:rsidR="000812EC" w:rsidRPr="000812EC" w:rsidRDefault="003B0C12" w:rsidP="003B0C12">
      <w:pPr>
        <w:pStyle w:val="Heading3"/>
      </w:pPr>
      <w:bookmarkStart w:id="406" w:name="_Toc202967294"/>
      <w:r>
        <w:t>Off the Shelf Cables</w:t>
      </w:r>
      <w:bookmarkEnd w:id="406"/>
    </w:p>
    <w:p w14:paraId="2B507E21" w14:textId="259A303D" w:rsidR="00BE39D0" w:rsidRPr="00B0002C" w:rsidRDefault="0033222D" w:rsidP="00143AAD">
      <w:pPr>
        <w:pStyle w:val="ListParagraph"/>
        <w:numPr>
          <w:ilvl w:val="0"/>
          <w:numId w:val="32"/>
        </w:numPr>
      </w:pPr>
      <w:r>
        <w:t xml:space="preserve">Uses </w:t>
      </w:r>
      <w:r w:rsidRPr="00B0002C">
        <w:t xml:space="preserve">off the shelf </w:t>
      </w:r>
      <w:r>
        <w:t xml:space="preserve">RJ45 </w:t>
      </w:r>
      <w:r w:rsidRPr="00B0002C">
        <w:t>network cables</w:t>
      </w:r>
      <w:r>
        <w:t xml:space="preserve">, eliminating making </w:t>
      </w:r>
      <w:r w:rsidR="00B0002C" w:rsidRPr="00B0002C">
        <w:t>and solder</w:t>
      </w:r>
      <w:r>
        <w:t xml:space="preserve">ing </w:t>
      </w:r>
      <w:r w:rsidR="003B0C12" w:rsidRPr="00B0002C">
        <w:t xml:space="preserve">custom </w:t>
      </w:r>
      <w:r w:rsidR="00B0002C" w:rsidRPr="00B0002C">
        <w:t>cables</w:t>
      </w:r>
      <w:r>
        <w:t>.</w:t>
      </w:r>
      <w:r w:rsidR="00B0002C" w:rsidRPr="00B0002C">
        <w:t xml:space="preserve"> </w:t>
      </w:r>
    </w:p>
    <w:p w14:paraId="3334D210" w14:textId="5925771C" w:rsidR="00B0002C" w:rsidRPr="00B0002C" w:rsidRDefault="00B0002C" w:rsidP="00CE46AC">
      <w:pPr>
        <w:pStyle w:val="ListParagraph"/>
        <w:numPr>
          <w:ilvl w:val="0"/>
          <w:numId w:val="32"/>
        </w:numPr>
      </w:pPr>
      <w:r w:rsidRPr="00B0002C">
        <w:t>Together with the redesigned PCBs</w:t>
      </w:r>
      <w:r w:rsidR="0033222D">
        <w:t xml:space="preserve"> and enclosures</w:t>
      </w:r>
      <w:r w:rsidRPr="00B0002C">
        <w:t xml:space="preserve">, this eliminates the need for </w:t>
      </w:r>
      <w:r w:rsidR="00A17A1E">
        <w:t xml:space="preserve">a large number of </w:t>
      </w:r>
      <w:r w:rsidRPr="00B0002C">
        <w:t xml:space="preserve">wire-to-connector solder joints, and </w:t>
      </w:r>
      <w:r w:rsidR="0033222D">
        <w:t xml:space="preserve">pin </w:t>
      </w:r>
      <w:r w:rsidRPr="00B0002C">
        <w:t xml:space="preserve">crimp </w:t>
      </w:r>
      <w:r w:rsidR="0033222D">
        <w:t>joints</w:t>
      </w:r>
      <w:r w:rsidRPr="00B0002C">
        <w:t>.</w:t>
      </w:r>
    </w:p>
    <w:p w14:paraId="07E32AB7" w14:textId="0926D38D" w:rsidR="000812EC" w:rsidRDefault="0033222D" w:rsidP="000812EC">
      <w:pPr>
        <w:pStyle w:val="ListParagraph"/>
        <w:numPr>
          <w:ilvl w:val="0"/>
          <w:numId w:val="32"/>
        </w:numPr>
      </w:pPr>
      <w:r>
        <w:t>Simplified cabling in the belfry, with “daisy chains” of sensors.</w:t>
      </w:r>
    </w:p>
    <w:p w14:paraId="74FFE0C5" w14:textId="5BFE5609" w:rsidR="0033222D" w:rsidRDefault="0033222D" w:rsidP="0033222D">
      <w:pPr>
        <w:pStyle w:val="Heading3"/>
      </w:pPr>
      <w:bookmarkStart w:id="407" w:name="_Toc202967295"/>
      <w:r>
        <w:t>New Guides</w:t>
      </w:r>
      <w:bookmarkEnd w:id="407"/>
    </w:p>
    <w:p w14:paraId="7C2677E6" w14:textId="77777777" w:rsidR="0033222D" w:rsidRPr="0033222D" w:rsidRDefault="0033222D" w:rsidP="00CE46AC">
      <w:pPr>
        <w:pStyle w:val="ListParagraph"/>
        <w:numPr>
          <w:ilvl w:val="0"/>
          <w:numId w:val="32"/>
        </w:numPr>
      </w:pPr>
      <w:r w:rsidRPr="0033222D">
        <w:t xml:space="preserve">The documentation has been </w:t>
      </w:r>
      <w:r w:rsidR="00CE46AC" w:rsidRPr="0033222D">
        <w:t xml:space="preserve">re-written and reorganised </w:t>
      </w:r>
      <w:r w:rsidRPr="0033222D">
        <w:t>into a series of Guides.</w:t>
      </w:r>
    </w:p>
    <w:p w14:paraId="4FC53123" w14:textId="7A5908C1" w:rsidR="0033222D" w:rsidRPr="0033222D" w:rsidRDefault="0033222D" w:rsidP="00CE46AC">
      <w:pPr>
        <w:pStyle w:val="ListParagraph"/>
        <w:numPr>
          <w:ilvl w:val="0"/>
          <w:numId w:val="32"/>
        </w:numPr>
      </w:pPr>
      <w:r w:rsidRPr="0033222D">
        <w:t xml:space="preserve">The main </w:t>
      </w:r>
      <w:r w:rsidRPr="0033222D">
        <w:rPr>
          <w:b/>
          <w:i/>
        </w:rPr>
        <w:t xml:space="preserve">Build </w:t>
      </w:r>
      <w:r w:rsidR="00BD4C7E">
        <w:rPr>
          <w:b/>
          <w:i/>
        </w:rPr>
        <w:t>&amp;</w:t>
      </w:r>
      <w:r w:rsidRPr="0033222D">
        <w:rPr>
          <w:b/>
          <w:i/>
        </w:rPr>
        <w:t xml:space="preserve"> Installation Guide</w:t>
      </w:r>
      <w:r w:rsidRPr="0033222D">
        <w:t xml:space="preserve"> is </w:t>
      </w:r>
      <w:r w:rsidR="00CE46AC" w:rsidRPr="0033222D">
        <w:t xml:space="preserve">easier to follow, with more </w:t>
      </w:r>
      <w:r w:rsidRPr="0033222D">
        <w:t xml:space="preserve">supplier </w:t>
      </w:r>
      <w:r w:rsidR="00CE46AC" w:rsidRPr="0033222D">
        <w:t xml:space="preserve">part numbers and sources, and focused more on </w:t>
      </w:r>
      <w:r w:rsidRPr="0033222D">
        <w:t>assembly and installation.</w:t>
      </w:r>
    </w:p>
    <w:p w14:paraId="15AB1AC2" w14:textId="5840620D" w:rsidR="0033222D" w:rsidRPr="0033222D" w:rsidRDefault="0033222D" w:rsidP="00CE46AC">
      <w:pPr>
        <w:pStyle w:val="ListParagraph"/>
        <w:numPr>
          <w:ilvl w:val="0"/>
          <w:numId w:val="32"/>
        </w:numPr>
      </w:pPr>
      <w:r w:rsidRPr="0033222D">
        <w:t>Separate guides for basic setup of Abel, Beltower and Virtual Belfry.</w:t>
      </w:r>
    </w:p>
    <w:p w14:paraId="789DDC81" w14:textId="61B2CF77" w:rsidR="000812EC" w:rsidRPr="0033222D" w:rsidRDefault="0033222D" w:rsidP="000812EC">
      <w:pPr>
        <w:pStyle w:val="ListParagraph"/>
        <w:numPr>
          <w:ilvl w:val="0"/>
          <w:numId w:val="32"/>
        </w:numPr>
      </w:pPr>
      <w:r w:rsidRPr="0033222D">
        <w:t xml:space="preserve">A comprehensive </w:t>
      </w:r>
      <w:r w:rsidRPr="0033222D">
        <w:rPr>
          <w:b/>
          <w:i/>
        </w:rPr>
        <w:t>Technical Reference Guide</w:t>
      </w:r>
      <w:r w:rsidRPr="0033222D">
        <w:t xml:space="preserve"> </w:t>
      </w:r>
      <w:r>
        <w:t xml:space="preserve">covering theory and design, and less frequently </w:t>
      </w:r>
      <w:r w:rsidR="00D32A97">
        <w:t>used technical details.</w:t>
      </w:r>
    </w:p>
    <w:p w14:paraId="40F2BDB9" w14:textId="77777777" w:rsidR="00BE39D0" w:rsidRPr="00BE39D0" w:rsidRDefault="00BE39D0" w:rsidP="00BE39D0"/>
    <w:p w14:paraId="1845F051" w14:textId="4E210DCB" w:rsidR="00BE39D0" w:rsidRDefault="00BE39D0" w:rsidP="00BE39D0"/>
    <w:p w14:paraId="651B11B1" w14:textId="2DDB1233" w:rsidR="00BE39D0" w:rsidRDefault="00BE39D0" w:rsidP="00D32A97">
      <w:pPr>
        <w:pStyle w:val="Heading2"/>
        <w:pageBreakBefore/>
      </w:pPr>
      <w:bookmarkStart w:id="408" w:name="_Toc202967296"/>
      <w:r>
        <w:lastRenderedPageBreak/>
        <w:t>What Does It Look Like?</w:t>
      </w:r>
      <w:bookmarkEnd w:id="408"/>
    </w:p>
    <w:p w14:paraId="4855FAE1" w14:textId="1A2C78A0" w:rsidR="00CE46AC" w:rsidRPr="00CE46AC" w:rsidRDefault="00CE46AC" w:rsidP="00CE46AC">
      <w:r>
        <w:t xml:space="preserve">The following photograph shows a full set of </w:t>
      </w:r>
      <w:r w:rsidR="00A17A1E">
        <w:t xml:space="preserve">module </w:t>
      </w:r>
      <w:r>
        <w:t xml:space="preserve">boards for a </w:t>
      </w:r>
      <w:r w:rsidR="00A17A1E">
        <w:t xml:space="preserve">basic </w:t>
      </w:r>
      <w:r w:rsidR="00D32A97">
        <w:t>six-bell</w:t>
      </w:r>
      <w:r>
        <w:t xml:space="preserve"> installation. </w:t>
      </w:r>
      <w:r w:rsidR="00B36A8E">
        <w:t xml:space="preserve">The belfry Interface Board is top left, with the ringing room Power Board below it. On the right are six </w:t>
      </w:r>
      <w:r w:rsidR="00D32A97">
        <w:t>magnet</w:t>
      </w:r>
      <w:ins w:id="409" w:author="Andrew Instone-Cowie" w:date="2025-05-07T15:57:00Z" w16du:dateUtc="2025-05-07T14:57:00Z">
        <w:r w:rsidR="003F3B8E">
          <w:t>ic</w:t>
        </w:r>
      </w:ins>
      <w:del w:id="410" w:author="Andrew Instone-Cowie" w:date="2025-05-07T15:57:00Z" w16du:dateUtc="2025-05-07T14:57:00Z">
        <w:r w:rsidR="00D32A97" w:rsidDel="003F3B8E">
          <w:delText xml:space="preserve">o-resistive </w:delText>
        </w:r>
      </w:del>
      <w:ins w:id="411" w:author="Andrew Instone-Cowie" w:date="2025-05-07T15:57:00Z" w16du:dateUtc="2025-05-07T14:57:00Z">
        <w:r w:rsidR="003F3B8E">
          <w:t xml:space="preserve"> s</w:t>
        </w:r>
      </w:ins>
      <w:del w:id="412" w:author="Andrew Instone-Cowie" w:date="2025-05-07T15:58:00Z" w16du:dateUtc="2025-05-07T14:58:00Z">
        <w:r w:rsidR="00B36A8E" w:rsidDel="003F3B8E">
          <w:delText>S</w:delText>
        </w:r>
      </w:del>
      <w:r w:rsidR="00B36A8E">
        <w:t>ensors.</w:t>
      </w:r>
    </w:p>
    <w:p w14:paraId="4EBC2406" w14:textId="77777777" w:rsidR="00B36A8E" w:rsidRDefault="00CE46AC" w:rsidP="00B36A8E">
      <w:pPr>
        <w:keepNext/>
        <w:jc w:val="center"/>
      </w:pPr>
      <w:r>
        <w:rPr>
          <w:noProof/>
        </w:rPr>
        <w:drawing>
          <wp:inline distT="0" distB="0" distL="0" distR="0" wp14:anchorId="77589625" wp14:editId="260E0EAD">
            <wp:extent cx="4320000" cy="3002400"/>
            <wp:effectExtent l="19050" t="19050" r="2349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0443.jpg"/>
                    <pic:cNvPicPr/>
                  </pic:nvPicPr>
                  <pic:blipFill>
                    <a:blip r:embed="rId15">
                      <a:extLst>
                        <a:ext uri="{28A0092B-C50C-407E-A947-70E740481C1C}">
                          <a14:useLocalDpi xmlns:a14="http://schemas.microsoft.com/office/drawing/2010/main" val="0"/>
                        </a:ext>
                      </a:extLst>
                    </a:blip>
                    <a:stretch>
                      <a:fillRect/>
                    </a:stretch>
                  </pic:blipFill>
                  <pic:spPr>
                    <a:xfrm>
                      <a:off x="0" y="0"/>
                      <a:ext cx="4320000" cy="3002400"/>
                    </a:xfrm>
                    <a:prstGeom prst="rect">
                      <a:avLst/>
                    </a:prstGeom>
                    <a:ln w="12700">
                      <a:solidFill>
                        <a:schemeClr val="tx1"/>
                      </a:solidFill>
                    </a:ln>
                  </pic:spPr>
                </pic:pic>
              </a:graphicData>
            </a:graphic>
          </wp:inline>
        </w:drawing>
      </w:r>
    </w:p>
    <w:p w14:paraId="23B71A8A" w14:textId="5C21CCF3" w:rsidR="00CE46AC" w:rsidRDefault="00B36A8E" w:rsidP="00B36A8E">
      <w:pPr>
        <w:pStyle w:val="Caption"/>
        <w:jc w:val="center"/>
      </w:pPr>
      <w:bookmarkStart w:id="413" w:name="_Toc202967311"/>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6D28B0">
        <w:rPr>
          <w:noProof/>
        </w:rPr>
        <w:t>5</w:t>
      </w:r>
      <w:r w:rsidR="003B0C12">
        <w:rPr>
          <w:noProof/>
        </w:rPr>
        <w:fldChar w:fldCharType="end"/>
      </w:r>
      <w:r>
        <w:t xml:space="preserve"> – A Six Bell Board Set</w:t>
      </w:r>
      <w:bookmarkEnd w:id="413"/>
    </w:p>
    <w:p w14:paraId="4EA51037" w14:textId="0D574896" w:rsidR="00B36A8E" w:rsidRPr="00B36A8E" w:rsidRDefault="00B36A8E" w:rsidP="00B36A8E">
      <w:pPr>
        <w:keepNext/>
      </w:pPr>
      <w:r>
        <w:t>This photograph shows the completed</w:t>
      </w:r>
      <w:r w:rsidR="00A17A1E">
        <w:t xml:space="preserve"> Simulator</w:t>
      </w:r>
      <w:r>
        <w:t xml:space="preserve"> Interface </w:t>
      </w:r>
      <w:r w:rsidR="00A17A1E">
        <w:t xml:space="preserve">module </w:t>
      </w:r>
      <w:r>
        <w:t>in the suggested enclosure, ready for installation in the belfry.</w:t>
      </w:r>
    </w:p>
    <w:p w14:paraId="40DE4212" w14:textId="77777777" w:rsidR="00B36A8E" w:rsidRDefault="00CE46AC" w:rsidP="00B36A8E">
      <w:pPr>
        <w:keepNext/>
        <w:jc w:val="center"/>
      </w:pPr>
      <w:r>
        <w:rPr>
          <w:noProof/>
        </w:rPr>
        <w:drawing>
          <wp:inline distT="0" distB="0" distL="0" distR="0" wp14:anchorId="38785ADA" wp14:editId="4B1024EB">
            <wp:extent cx="4320000" cy="2966400"/>
            <wp:effectExtent l="19050" t="19050" r="2349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0445.jpg"/>
                    <pic:cNvPicPr/>
                  </pic:nvPicPr>
                  <pic:blipFill>
                    <a:blip r:embed="rId16">
                      <a:extLst>
                        <a:ext uri="{28A0092B-C50C-407E-A947-70E740481C1C}">
                          <a14:useLocalDpi xmlns:a14="http://schemas.microsoft.com/office/drawing/2010/main" val="0"/>
                        </a:ext>
                      </a:extLst>
                    </a:blip>
                    <a:stretch>
                      <a:fillRect/>
                    </a:stretch>
                  </pic:blipFill>
                  <pic:spPr>
                    <a:xfrm>
                      <a:off x="0" y="0"/>
                      <a:ext cx="4320000" cy="2966400"/>
                    </a:xfrm>
                    <a:prstGeom prst="rect">
                      <a:avLst/>
                    </a:prstGeom>
                    <a:ln w="12700">
                      <a:solidFill>
                        <a:schemeClr val="tx1"/>
                      </a:solidFill>
                    </a:ln>
                  </pic:spPr>
                </pic:pic>
              </a:graphicData>
            </a:graphic>
          </wp:inline>
        </w:drawing>
      </w:r>
    </w:p>
    <w:p w14:paraId="5C59C01C" w14:textId="103B7F1D" w:rsidR="00CE46AC" w:rsidRDefault="00B36A8E" w:rsidP="00B36A8E">
      <w:pPr>
        <w:pStyle w:val="Caption"/>
        <w:jc w:val="center"/>
      </w:pPr>
      <w:bookmarkStart w:id="414" w:name="_Toc202967312"/>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6D28B0">
        <w:rPr>
          <w:noProof/>
        </w:rPr>
        <w:t>6</w:t>
      </w:r>
      <w:r w:rsidR="003B0C12">
        <w:rPr>
          <w:noProof/>
        </w:rPr>
        <w:fldChar w:fldCharType="end"/>
      </w:r>
      <w:r>
        <w:t xml:space="preserve"> </w:t>
      </w:r>
      <w:r w:rsidR="00D32A97">
        <w:t>–</w:t>
      </w:r>
      <w:r>
        <w:t xml:space="preserve"> Completed </w:t>
      </w:r>
      <w:r w:rsidR="00A17A1E">
        <w:t xml:space="preserve">Simulator </w:t>
      </w:r>
      <w:r>
        <w:t>Interface</w:t>
      </w:r>
      <w:r w:rsidR="00A17A1E">
        <w:t xml:space="preserve"> Module</w:t>
      </w:r>
      <w:bookmarkEnd w:id="414"/>
    </w:p>
    <w:p w14:paraId="492EF01D" w14:textId="5FBE5B46" w:rsidR="00B36A8E" w:rsidRPr="00B36A8E" w:rsidRDefault="00B36A8E" w:rsidP="00B36A8E">
      <w:pPr>
        <w:keepNext/>
      </w:pPr>
      <w:r>
        <w:lastRenderedPageBreak/>
        <w:t xml:space="preserve">This photograph (approximately to scale with the Interface picture above) shows a completed sensor </w:t>
      </w:r>
      <w:r w:rsidR="00A17A1E">
        <w:t xml:space="preserve">module </w:t>
      </w:r>
      <w:r>
        <w:t>ready for installation.</w:t>
      </w:r>
    </w:p>
    <w:p w14:paraId="6E77B5C6" w14:textId="77777777" w:rsidR="00B36A8E" w:rsidRDefault="00CE46AC" w:rsidP="00B36A8E">
      <w:pPr>
        <w:keepNext/>
        <w:jc w:val="center"/>
      </w:pPr>
      <w:r>
        <w:rPr>
          <w:noProof/>
        </w:rPr>
        <w:drawing>
          <wp:inline distT="0" distB="0" distL="0" distR="0" wp14:anchorId="488C4502" wp14:editId="2863569B">
            <wp:extent cx="1980000" cy="2282400"/>
            <wp:effectExtent l="19050" t="19050" r="2032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_0454.jpg"/>
                    <pic:cNvPicPr/>
                  </pic:nvPicPr>
                  <pic:blipFill>
                    <a:blip r:embed="rId17">
                      <a:extLst>
                        <a:ext uri="{28A0092B-C50C-407E-A947-70E740481C1C}">
                          <a14:useLocalDpi xmlns:a14="http://schemas.microsoft.com/office/drawing/2010/main" val="0"/>
                        </a:ext>
                      </a:extLst>
                    </a:blip>
                    <a:stretch>
                      <a:fillRect/>
                    </a:stretch>
                  </pic:blipFill>
                  <pic:spPr>
                    <a:xfrm>
                      <a:off x="0" y="0"/>
                      <a:ext cx="1980000" cy="2282400"/>
                    </a:xfrm>
                    <a:prstGeom prst="rect">
                      <a:avLst/>
                    </a:prstGeom>
                    <a:ln w="12700">
                      <a:solidFill>
                        <a:schemeClr val="tx1"/>
                      </a:solidFill>
                    </a:ln>
                  </pic:spPr>
                </pic:pic>
              </a:graphicData>
            </a:graphic>
          </wp:inline>
        </w:drawing>
      </w:r>
    </w:p>
    <w:p w14:paraId="24C1407D" w14:textId="17532576" w:rsidR="00CE46AC" w:rsidRDefault="00B36A8E" w:rsidP="00B36A8E">
      <w:pPr>
        <w:pStyle w:val="Caption"/>
        <w:jc w:val="center"/>
      </w:pPr>
      <w:bookmarkStart w:id="415" w:name="_Toc202967313"/>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6D28B0">
        <w:rPr>
          <w:noProof/>
        </w:rPr>
        <w:t>7</w:t>
      </w:r>
      <w:r w:rsidR="003B0C12">
        <w:rPr>
          <w:noProof/>
        </w:rPr>
        <w:fldChar w:fldCharType="end"/>
      </w:r>
      <w:r>
        <w:t xml:space="preserve"> </w:t>
      </w:r>
      <w:r w:rsidR="00D32A97">
        <w:t>–</w:t>
      </w:r>
      <w:r>
        <w:t xml:space="preserve"> Completed Sensor</w:t>
      </w:r>
      <w:r w:rsidR="00A17A1E">
        <w:t xml:space="preserve"> Module</w:t>
      </w:r>
      <w:bookmarkEnd w:id="415"/>
    </w:p>
    <w:p w14:paraId="4B498600" w14:textId="6994A859" w:rsidR="00BC200B" w:rsidRDefault="00BC200B" w:rsidP="00E50AD1">
      <w:pPr>
        <w:pStyle w:val="Heading2"/>
      </w:pPr>
      <w:bookmarkStart w:id="416" w:name="_Toc202967297"/>
      <w:r>
        <w:t>Available Modules</w:t>
      </w:r>
      <w:bookmarkEnd w:id="416"/>
    </w:p>
    <w:p w14:paraId="3FFB1632" w14:textId="77777777" w:rsidR="00BC200B" w:rsidRDefault="00BC200B" w:rsidP="00BC200B">
      <w:r>
        <w:t>Designs for the following modules are currently available:</w:t>
      </w:r>
    </w:p>
    <w:p w14:paraId="4A1C736F" w14:textId="264B54EA" w:rsidR="00BC200B" w:rsidRDefault="00BC200B" w:rsidP="00E50AD1">
      <w:pPr>
        <w:pStyle w:val="ListParagraph"/>
        <w:numPr>
          <w:ilvl w:val="0"/>
          <w:numId w:val="38"/>
        </w:numPr>
      </w:pPr>
      <w:r>
        <w:t xml:space="preserve">Power </w:t>
      </w:r>
      <w:r w:rsidR="00A17A1E">
        <w:t>Module</w:t>
      </w:r>
    </w:p>
    <w:p w14:paraId="7EEF8943" w14:textId="33055200" w:rsidR="00BC200B" w:rsidRDefault="00BC200B" w:rsidP="00E50AD1">
      <w:pPr>
        <w:pStyle w:val="ListParagraph"/>
        <w:numPr>
          <w:ilvl w:val="0"/>
          <w:numId w:val="38"/>
        </w:numPr>
      </w:pPr>
      <w:r>
        <w:t xml:space="preserve">Interface </w:t>
      </w:r>
      <w:r w:rsidR="00A17A1E">
        <w:t>Module</w:t>
      </w:r>
    </w:p>
    <w:p w14:paraId="7BE8B4B9" w14:textId="56669086" w:rsidR="00BC200B" w:rsidRDefault="00BC200B" w:rsidP="00E50AD1">
      <w:pPr>
        <w:pStyle w:val="ListParagraph"/>
        <w:numPr>
          <w:ilvl w:val="0"/>
          <w:numId w:val="38"/>
        </w:numPr>
      </w:pPr>
      <w:r>
        <w:t>Magnet</w:t>
      </w:r>
      <w:ins w:id="417" w:author="Andrew Instone-Cowie" w:date="2025-05-07T15:57:00Z" w16du:dateUtc="2025-05-07T14:57:00Z">
        <w:r w:rsidR="003F3B8E">
          <w:t>ic</w:t>
        </w:r>
      </w:ins>
      <w:del w:id="418" w:author="Andrew Instone-Cowie" w:date="2025-05-07T15:57:00Z" w16du:dateUtc="2025-05-07T14:57:00Z">
        <w:r w:rsidDel="003F3B8E">
          <w:delText>o-Resistive</w:delText>
        </w:r>
      </w:del>
      <w:r>
        <w:t xml:space="preserve"> Sensor</w:t>
      </w:r>
      <w:r w:rsidR="00A17A1E">
        <w:t xml:space="preserve"> Module</w:t>
      </w:r>
    </w:p>
    <w:p w14:paraId="5719E53C" w14:textId="73715672" w:rsidR="00BC200B" w:rsidRDefault="00BC200B" w:rsidP="00E50AD1">
      <w:pPr>
        <w:pStyle w:val="ListParagraph"/>
        <w:numPr>
          <w:ilvl w:val="0"/>
          <w:numId w:val="38"/>
        </w:numPr>
      </w:pPr>
      <w:r>
        <w:t>Infra-Red/Generic Sensor</w:t>
      </w:r>
      <w:r w:rsidR="00A17A1E">
        <w:t xml:space="preserve"> Module</w:t>
      </w:r>
    </w:p>
    <w:p w14:paraId="6A48516D" w14:textId="6E279E4B" w:rsidR="00BC200B" w:rsidRDefault="00BC200B" w:rsidP="00E50AD1">
      <w:pPr>
        <w:pStyle w:val="ListParagraph"/>
        <w:numPr>
          <w:ilvl w:val="0"/>
          <w:numId w:val="38"/>
        </w:numPr>
      </w:pPr>
      <w:r>
        <w:t xml:space="preserve">Second PC </w:t>
      </w:r>
      <w:r w:rsidR="00A17A1E">
        <w:t>Module</w:t>
      </w:r>
    </w:p>
    <w:p w14:paraId="7716E5C9" w14:textId="3D94469A" w:rsidR="00E50AD1" w:rsidRDefault="00E50AD1" w:rsidP="00E50AD1">
      <w:pPr>
        <w:pStyle w:val="ListParagraph"/>
        <w:numPr>
          <w:ilvl w:val="0"/>
          <w:numId w:val="38"/>
        </w:numPr>
      </w:pPr>
      <w:r>
        <w:t>Basic Serial Splitter</w:t>
      </w:r>
      <w:r w:rsidR="00A17A1E">
        <w:t xml:space="preserve"> Module</w:t>
      </w:r>
    </w:p>
    <w:p w14:paraId="06C18F56" w14:textId="137E68E7" w:rsidR="009F65D8" w:rsidRDefault="009F65D8" w:rsidP="00CF647B">
      <w:pPr>
        <w:pStyle w:val="Heading1"/>
        <w:pageBreakBefore/>
      </w:pPr>
      <w:bookmarkStart w:id="419" w:name="_Toc202967298"/>
      <w:r>
        <w:lastRenderedPageBreak/>
        <w:t>Planning Your Simulator Installation</w:t>
      </w:r>
      <w:bookmarkEnd w:id="419"/>
    </w:p>
    <w:p w14:paraId="738B332B" w14:textId="120ABD54" w:rsidR="006903E2" w:rsidRPr="006903E2" w:rsidRDefault="006903E2" w:rsidP="006903E2">
      <w:r>
        <w:t xml:space="preserve">Before launching in to sourcing parts and building a simulator, spend some time planning the details of the installation, and, equally importantly, how, when and by whom it will be used. </w:t>
      </w:r>
      <w:r w:rsidR="001C214B">
        <w:t>A simulator is an important asset – t</w:t>
      </w:r>
      <w:r>
        <w:t xml:space="preserve">here </w:t>
      </w:r>
      <w:r w:rsidR="00F072F6">
        <w:t xml:space="preserve">are many simulators which are under-used </w:t>
      </w:r>
      <w:r w:rsidR="00D727E7">
        <w:t xml:space="preserve">or unused because </w:t>
      </w:r>
      <w:r w:rsidR="00D65C60">
        <w:t>these aspects have not been adequately considered.</w:t>
      </w:r>
    </w:p>
    <w:p w14:paraId="730A65B1" w14:textId="2FE68F60" w:rsidR="00D23165" w:rsidRDefault="00D23165" w:rsidP="00D23165">
      <w:pPr>
        <w:pStyle w:val="Heading2"/>
      </w:pPr>
      <w:bookmarkStart w:id="420" w:name="_Toc202967299"/>
      <w:r>
        <w:t>What</w:t>
      </w:r>
      <w:bookmarkEnd w:id="420"/>
    </w:p>
    <w:p w14:paraId="3B171BEF" w14:textId="5338916E" w:rsidR="00D23165" w:rsidRDefault="0073348A" w:rsidP="003924E3">
      <w:pPr>
        <w:pStyle w:val="ListParagraph"/>
        <w:numPr>
          <w:ilvl w:val="0"/>
          <w:numId w:val="33"/>
        </w:numPr>
      </w:pPr>
      <w:r>
        <w:t xml:space="preserve">What </w:t>
      </w:r>
      <w:r w:rsidR="00317E3D">
        <w:t xml:space="preserve">will you need to build your simulator? </w:t>
      </w:r>
      <w:r w:rsidR="00D23165">
        <w:t xml:space="preserve">Read through the </w:t>
      </w:r>
      <w:r w:rsidR="00D23165" w:rsidRPr="003924E3">
        <w:rPr>
          <w:b/>
          <w:i/>
        </w:rPr>
        <w:t xml:space="preserve">Build </w:t>
      </w:r>
      <w:r w:rsidR="00BD4C7E" w:rsidRPr="003924E3">
        <w:rPr>
          <w:b/>
          <w:i/>
        </w:rPr>
        <w:t>&amp; Installation Guide</w:t>
      </w:r>
      <w:r w:rsidR="00B26528">
        <w:t xml:space="preserve"> – Skills, parts, PCBs and installation are all covered.</w:t>
      </w:r>
    </w:p>
    <w:p w14:paraId="5145D4C9" w14:textId="33336BE7" w:rsidR="007F54EF" w:rsidRDefault="00317E3D" w:rsidP="003924E3">
      <w:pPr>
        <w:pStyle w:val="ListParagraph"/>
        <w:numPr>
          <w:ilvl w:val="0"/>
          <w:numId w:val="33"/>
        </w:numPr>
      </w:pPr>
      <w:r>
        <w:t>What Simula</w:t>
      </w:r>
      <w:r w:rsidR="005A76E4">
        <w:t xml:space="preserve">tor Software will you use? </w:t>
      </w:r>
      <w:r w:rsidR="007F54EF">
        <w:t xml:space="preserve">Review the available Simulator Software </w:t>
      </w:r>
      <w:r w:rsidR="00600BBD">
        <w:t>Packages and</w:t>
      </w:r>
      <w:r w:rsidR="007F54EF">
        <w:t xml:space="preserve"> decide which one best meets you needs</w:t>
      </w:r>
      <w:r w:rsidR="007F54EF">
        <w:rPr>
          <w:rStyle w:val="FootnoteReference"/>
        </w:rPr>
        <w:footnoteReference w:id="10"/>
      </w:r>
      <w:r w:rsidR="005A76E4">
        <w:t xml:space="preserve"> - there are links in this Guide</w:t>
      </w:r>
      <w:r w:rsidR="007F54EF">
        <w:t>.</w:t>
      </w:r>
      <w:r w:rsidR="00186BC7">
        <w:t xml:space="preserve"> You wi</w:t>
      </w:r>
      <w:r w:rsidR="00600BBD">
        <w:t xml:space="preserve">ll need to </w:t>
      </w:r>
      <w:r w:rsidR="00A51C0B">
        <w:t>obtain your own licenced copy of the software</w:t>
      </w:r>
      <w:r w:rsidR="00A32103">
        <w:t xml:space="preserve">. If possible, test drive </w:t>
      </w:r>
      <w:r w:rsidR="00F55B9F">
        <w:t>the software before you buy.</w:t>
      </w:r>
    </w:p>
    <w:p w14:paraId="45E3B972" w14:textId="39B3ADBA" w:rsidR="00F5456A" w:rsidRDefault="00F5456A" w:rsidP="003924E3">
      <w:pPr>
        <w:pStyle w:val="ListParagraph"/>
        <w:numPr>
          <w:ilvl w:val="0"/>
          <w:numId w:val="33"/>
        </w:numPr>
      </w:pPr>
      <w:r>
        <w:t>You will</w:t>
      </w:r>
      <w:r w:rsidR="00CD0E89">
        <w:t xml:space="preserve"> also</w:t>
      </w:r>
      <w:r>
        <w:t xml:space="preserve"> need to source a suitable PC </w:t>
      </w:r>
      <w:r w:rsidR="00F049A8">
        <w:t>and speakers.</w:t>
      </w:r>
    </w:p>
    <w:p w14:paraId="3D1C85AC" w14:textId="29AB58DB" w:rsidR="00033C6A" w:rsidRDefault="00033C6A" w:rsidP="003924E3">
      <w:pPr>
        <w:pStyle w:val="ListParagraph"/>
        <w:numPr>
          <w:ilvl w:val="0"/>
          <w:numId w:val="33"/>
        </w:numPr>
      </w:pPr>
      <w:bookmarkStart w:id="421" w:name="_Hlk77857896"/>
      <w:r>
        <w:t xml:space="preserve">If your tower falls under </w:t>
      </w:r>
      <w:r w:rsidR="001C0E70">
        <w:t xml:space="preserve">the </w:t>
      </w:r>
      <w:r>
        <w:t>Church of England Faculty Jurisdiction Rules, then from 1</w:t>
      </w:r>
      <w:r w:rsidRPr="00B06ED2">
        <w:rPr>
          <w:vertAlign w:val="superscript"/>
        </w:rPr>
        <w:t>st</w:t>
      </w:r>
      <w:r>
        <w:t xml:space="preserve"> April 2020 you will need the Archdeacon’s approval for the installation. There is more information about this in the installation section of the </w:t>
      </w:r>
      <w:r w:rsidRPr="003924E3">
        <w:rPr>
          <w:b/>
          <w:i/>
        </w:rPr>
        <w:t>Build &amp; Installation Guide</w:t>
      </w:r>
      <w:r>
        <w:rPr>
          <w:b/>
          <w:i/>
        </w:rPr>
        <w:t>.</w:t>
      </w:r>
    </w:p>
    <w:p w14:paraId="04DBD4A0" w14:textId="6FC3CC46" w:rsidR="00B36A8E" w:rsidRDefault="00B36A8E" w:rsidP="006C2C39">
      <w:pPr>
        <w:pStyle w:val="Heading2"/>
      </w:pPr>
      <w:bookmarkStart w:id="422" w:name="_Toc202967300"/>
      <w:bookmarkEnd w:id="421"/>
      <w:r>
        <w:t>Where</w:t>
      </w:r>
      <w:bookmarkEnd w:id="422"/>
    </w:p>
    <w:p w14:paraId="33AF4E34" w14:textId="34F2656C" w:rsidR="00F049A8" w:rsidRDefault="009203B6" w:rsidP="003924E3">
      <w:pPr>
        <w:pStyle w:val="ListParagraph"/>
        <w:numPr>
          <w:ilvl w:val="0"/>
          <w:numId w:val="34"/>
        </w:numPr>
      </w:pPr>
      <w:r>
        <w:t xml:space="preserve">Where will the </w:t>
      </w:r>
      <w:r w:rsidR="00F049A8">
        <w:t>PC and speakers will be sited in the ringing room</w:t>
      </w:r>
      <w:r>
        <w:t>?</w:t>
      </w:r>
      <w:r w:rsidR="00F049A8">
        <w:t xml:space="preserve"> You will </w:t>
      </w:r>
      <w:r w:rsidR="00A4506C">
        <w:t xml:space="preserve">need </w:t>
      </w:r>
      <w:r>
        <w:t xml:space="preserve">access to </w:t>
      </w:r>
      <w:r w:rsidR="00A4506C">
        <w:t>power sockets for the PC, the power su</w:t>
      </w:r>
      <w:r w:rsidR="0004273E">
        <w:t xml:space="preserve">pply for the Simulator Interface, </w:t>
      </w:r>
      <w:r w:rsidR="00E04BCB">
        <w:t>and possible the speakers.</w:t>
      </w:r>
    </w:p>
    <w:p w14:paraId="1542A016" w14:textId="577DCBD5" w:rsidR="008E58FC" w:rsidRDefault="009203B6" w:rsidP="003924E3">
      <w:pPr>
        <w:pStyle w:val="ListParagraph"/>
        <w:numPr>
          <w:ilvl w:val="0"/>
          <w:numId w:val="34"/>
        </w:numPr>
      </w:pPr>
      <w:r>
        <w:t xml:space="preserve">Where will be </w:t>
      </w:r>
      <w:r w:rsidR="008F5225">
        <w:t xml:space="preserve">Interface </w:t>
      </w:r>
      <w:r w:rsidR="00A17A1E">
        <w:t xml:space="preserve">module </w:t>
      </w:r>
      <w:r w:rsidR="008F5225">
        <w:t>will be located in the belfry</w:t>
      </w:r>
      <w:r w:rsidR="008E58FC">
        <w:t xml:space="preserve">? Somewhere out of the way is best, but handy for </w:t>
      </w:r>
      <w:r w:rsidR="006B594C">
        <w:t>running cables to the sensors.</w:t>
      </w:r>
    </w:p>
    <w:p w14:paraId="634F4EB2" w14:textId="4D18564D" w:rsidR="00033C6A" w:rsidRDefault="008E58FC">
      <w:pPr>
        <w:pStyle w:val="ListParagraph"/>
        <w:numPr>
          <w:ilvl w:val="0"/>
          <w:numId w:val="34"/>
        </w:numPr>
      </w:pPr>
      <w:r>
        <w:t xml:space="preserve">Where will the </w:t>
      </w:r>
      <w:r w:rsidR="008F5225">
        <w:t xml:space="preserve">power/data cable run </w:t>
      </w:r>
      <w:r w:rsidR="003924E3">
        <w:t xml:space="preserve">between the Interface </w:t>
      </w:r>
      <w:r w:rsidR="00A17A1E">
        <w:t xml:space="preserve">module </w:t>
      </w:r>
      <w:r w:rsidR="003924E3">
        <w:t>and PC</w:t>
      </w:r>
      <w:r>
        <w:t>?</w:t>
      </w:r>
    </w:p>
    <w:p w14:paraId="7D3C6E87" w14:textId="09AF826D" w:rsidR="00B36A8E" w:rsidRDefault="00B36A8E" w:rsidP="00B36A8E">
      <w:pPr>
        <w:pStyle w:val="Heading2"/>
      </w:pPr>
      <w:bookmarkStart w:id="423" w:name="_Toc202967301"/>
      <w:r>
        <w:t>How</w:t>
      </w:r>
      <w:bookmarkEnd w:id="423"/>
    </w:p>
    <w:p w14:paraId="0CAB88D8" w14:textId="00F08A5A" w:rsidR="0077238D" w:rsidRDefault="0073348A" w:rsidP="006B594C">
      <w:pPr>
        <w:pStyle w:val="ListParagraph"/>
        <w:numPr>
          <w:ilvl w:val="0"/>
          <w:numId w:val="35"/>
        </w:numPr>
      </w:pPr>
      <w:r>
        <w:t xml:space="preserve">How will the </w:t>
      </w:r>
      <w:r w:rsidR="00CD0E89">
        <w:t>sensor</w:t>
      </w:r>
      <w:r w:rsidR="00A17A1E">
        <w:t xml:space="preserve"> modules</w:t>
      </w:r>
      <w:r w:rsidR="00CD0E89">
        <w:t xml:space="preserve"> will be mounted on the bell frame</w:t>
      </w:r>
      <w:r>
        <w:t>?</w:t>
      </w:r>
      <w:r w:rsidR="006B594C">
        <w:t xml:space="preserve"> </w:t>
      </w:r>
      <w:r w:rsidR="0077238D">
        <w:t xml:space="preserve">There are </w:t>
      </w:r>
      <w:r w:rsidR="006B594C">
        <w:t xml:space="preserve">some </w:t>
      </w:r>
      <w:r w:rsidR="0077238D">
        <w:t xml:space="preserve">suggestions in the </w:t>
      </w:r>
      <w:r w:rsidR="0077238D" w:rsidRPr="00165787">
        <w:rPr>
          <w:b/>
          <w:i/>
        </w:rPr>
        <w:t>Build &amp; Installation Guide</w:t>
      </w:r>
      <w:r w:rsidR="0077238D">
        <w:t>.</w:t>
      </w:r>
    </w:p>
    <w:p w14:paraId="62B8D192" w14:textId="455394FE" w:rsidR="0073348A" w:rsidRDefault="0073348A" w:rsidP="00FF7502">
      <w:pPr>
        <w:pStyle w:val="ListParagraph"/>
        <w:numPr>
          <w:ilvl w:val="0"/>
          <w:numId w:val="35"/>
        </w:numPr>
      </w:pPr>
      <w:r>
        <w:t xml:space="preserve">If you are fitting sensors to real tower bells, </w:t>
      </w:r>
      <w:r w:rsidR="00165787">
        <w:t xml:space="preserve">how will the </w:t>
      </w:r>
      <w:r>
        <w:t xml:space="preserve">bells be silenced – </w:t>
      </w:r>
      <w:r w:rsidR="00FF7502">
        <w:t xml:space="preserve">for example </w:t>
      </w:r>
      <w:r w:rsidR="00165787">
        <w:t>clapper stays</w:t>
      </w:r>
      <w:r w:rsidR="00FF7502">
        <w:t xml:space="preserve"> or ties?</w:t>
      </w:r>
    </w:p>
    <w:p w14:paraId="2A5ABCF7" w14:textId="1E201F28" w:rsidR="00E76AA3" w:rsidRDefault="00711091" w:rsidP="00711091">
      <w:pPr>
        <w:pStyle w:val="ListParagraph"/>
        <w:numPr>
          <w:ilvl w:val="0"/>
          <w:numId w:val="35"/>
        </w:numPr>
      </w:pPr>
      <w:r>
        <w:t xml:space="preserve">How will the Simulator be used? </w:t>
      </w:r>
      <w:r w:rsidRPr="001564E9">
        <w:t>For guidance in this area the ART</w:t>
      </w:r>
      <w:r w:rsidRPr="001564E9">
        <w:rPr>
          <w:rStyle w:val="FootnoteReference"/>
        </w:rPr>
        <w:footnoteReference w:id="11"/>
      </w:r>
      <w:r w:rsidRPr="001564E9">
        <w:t xml:space="preserve"> publication </w:t>
      </w:r>
      <w:r w:rsidRPr="004361F0">
        <w:rPr>
          <w:b/>
          <w:i/>
        </w:rPr>
        <w:t>Teaching with Simulators</w:t>
      </w:r>
      <w:r>
        <w:t xml:space="preserve"> is recommended</w:t>
      </w:r>
      <w:r w:rsidRPr="001564E9">
        <w:t>, available from the ART shop</w:t>
      </w:r>
      <w:r w:rsidRPr="001564E9">
        <w:rPr>
          <w:rStyle w:val="FootnoteReference"/>
        </w:rPr>
        <w:footnoteReference w:id="12"/>
      </w:r>
      <w:r w:rsidRPr="001564E9">
        <w:t>.</w:t>
      </w:r>
      <w:r w:rsidR="00E76AA3">
        <w:t xml:space="preserve"> </w:t>
      </w:r>
    </w:p>
    <w:p w14:paraId="5157F29C" w14:textId="05311658" w:rsidR="00E50AD1" w:rsidRDefault="00E50AD1" w:rsidP="00711091">
      <w:pPr>
        <w:pStyle w:val="ListParagraph"/>
        <w:numPr>
          <w:ilvl w:val="0"/>
          <w:numId w:val="35"/>
        </w:numPr>
      </w:pPr>
      <w:r>
        <w:t xml:space="preserve">How many PCs do you want to use? Read through the </w:t>
      </w:r>
      <w:r w:rsidRPr="00BB2C45">
        <w:rPr>
          <w:b/>
          <w:bCs/>
          <w:i/>
          <w:iCs/>
        </w:rPr>
        <w:t>Multi-PC Guide</w:t>
      </w:r>
      <w:r>
        <w:t xml:space="preserve"> for information on connecting and using multiple PCs</w:t>
      </w:r>
      <w:r w:rsidR="00CB15F7">
        <w:t xml:space="preserve"> with the Second PC module or the Basic Serial Splitter module</w:t>
      </w:r>
      <w:r>
        <w:t>.</w:t>
      </w:r>
    </w:p>
    <w:p w14:paraId="18A591ED" w14:textId="1EB82742" w:rsidR="00711091" w:rsidRPr="00D23165" w:rsidRDefault="00E76AA3" w:rsidP="00711091">
      <w:pPr>
        <w:pStyle w:val="ListParagraph"/>
        <w:numPr>
          <w:ilvl w:val="0"/>
          <w:numId w:val="35"/>
        </w:numPr>
      </w:pPr>
      <w:r>
        <w:t xml:space="preserve">The ART website also has a dedicated </w:t>
      </w:r>
      <w:r w:rsidRPr="00B17270">
        <w:rPr>
          <w:b/>
          <w:i/>
        </w:rPr>
        <w:t>Simulator Resources</w:t>
      </w:r>
      <w:r>
        <w:t xml:space="preserve"> section</w:t>
      </w:r>
      <w:r>
        <w:rPr>
          <w:rStyle w:val="FootnoteReference"/>
        </w:rPr>
        <w:footnoteReference w:id="13"/>
      </w:r>
      <w:r>
        <w:t>.</w:t>
      </w:r>
    </w:p>
    <w:p w14:paraId="7E41894E" w14:textId="333D72D8" w:rsidR="00FF7502" w:rsidRDefault="00B36A8E" w:rsidP="00B17270">
      <w:pPr>
        <w:pStyle w:val="Heading2"/>
        <w:pageBreakBefore/>
      </w:pPr>
      <w:bookmarkStart w:id="432" w:name="_Toc202967302"/>
      <w:r>
        <w:lastRenderedPageBreak/>
        <w:t>Who</w:t>
      </w:r>
      <w:bookmarkEnd w:id="432"/>
    </w:p>
    <w:p w14:paraId="7AD00A13" w14:textId="77777777" w:rsidR="002A3A0C" w:rsidRDefault="00FF7502" w:rsidP="002A3A0C">
      <w:pPr>
        <w:pStyle w:val="ListParagraph"/>
        <w:numPr>
          <w:ilvl w:val="0"/>
          <w:numId w:val="36"/>
        </w:numPr>
      </w:pPr>
      <w:r>
        <w:t xml:space="preserve">This a Build-it-Yourself </w:t>
      </w:r>
      <w:r w:rsidR="00DC42A8">
        <w:t xml:space="preserve">project. </w:t>
      </w:r>
      <w:r w:rsidR="00F14B14">
        <w:t xml:space="preserve">Who will source the parts, and </w:t>
      </w:r>
      <w:r w:rsidR="002A3A0C">
        <w:t>w</w:t>
      </w:r>
      <w:r w:rsidR="00DC42A8">
        <w:t xml:space="preserve">ho will assemble the electronics? </w:t>
      </w:r>
    </w:p>
    <w:p w14:paraId="576B8589" w14:textId="1A1F6F45" w:rsidR="00FF7502" w:rsidRDefault="00DC42A8" w:rsidP="002A3A0C">
      <w:pPr>
        <w:pStyle w:val="ListParagraph"/>
        <w:numPr>
          <w:ilvl w:val="0"/>
          <w:numId w:val="36"/>
        </w:numPr>
      </w:pPr>
      <w:r>
        <w:t xml:space="preserve">Who will install the </w:t>
      </w:r>
      <w:r w:rsidR="00F14B14">
        <w:t>finished Simulator in the tower?</w:t>
      </w:r>
    </w:p>
    <w:p w14:paraId="2B7B1489" w14:textId="7C6A424C" w:rsidR="00F244B6" w:rsidRDefault="002A3A0C" w:rsidP="00143AAD">
      <w:pPr>
        <w:pStyle w:val="ListParagraph"/>
        <w:numPr>
          <w:ilvl w:val="0"/>
          <w:numId w:val="36"/>
        </w:numPr>
      </w:pPr>
      <w:r>
        <w:t>Who will use the Simulator</w:t>
      </w:r>
      <w:r w:rsidR="00F244B6">
        <w:t xml:space="preserve">, and when? </w:t>
      </w:r>
      <w:r w:rsidR="00FD3881">
        <w:t>Will you run additional bell-handling practices</w:t>
      </w:r>
      <w:r w:rsidR="006903E2">
        <w:t xml:space="preserve"> using the simulator</w:t>
      </w:r>
      <w:r w:rsidR="00FD3881">
        <w:t>?</w:t>
      </w:r>
    </w:p>
    <w:p w14:paraId="13DFD796" w14:textId="0482122D" w:rsidR="00B36A8E" w:rsidRDefault="002A3A0C" w:rsidP="00143AAD">
      <w:pPr>
        <w:pStyle w:val="ListParagraph"/>
        <w:numPr>
          <w:ilvl w:val="0"/>
          <w:numId w:val="36"/>
        </w:numPr>
      </w:pPr>
      <w:r>
        <w:t xml:space="preserve">If it’s a shared resource for a group of towers or a guild district, who will </w:t>
      </w:r>
      <w:r w:rsidR="00A61903">
        <w:t xml:space="preserve">coordinate </w:t>
      </w:r>
      <w:r w:rsidR="00E55F3B">
        <w:t xml:space="preserve">its </w:t>
      </w:r>
      <w:r w:rsidR="00A61903">
        <w:t>use?</w:t>
      </w:r>
    </w:p>
    <w:p w14:paraId="0D000BDD" w14:textId="6A7563DB" w:rsidR="001C0E70" w:rsidRDefault="003D0990" w:rsidP="00143AAD">
      <w:pPr>
        <w:pStyle w:val="ListParagraph"/>
        <w:numPr>
          <w:ilvl w:val="0"/>
          <w:numId w:val="36"/>
        </w:numPr>
      </w:pPr>
      <w:ins w:id="433" w:author="Andrew Instone-Cowie" w:date="2024-06-19T10:57:00Z" w16du:dateUtc="2024-06-19T09:57:00Z">
        <w:r>
          <w:t>If applicable, w</w:t>
        </w:r>
      </w:ins>
      <w:del w:id="434" w:author="Andrew Instone-Cowie" w:date="2024-06-19T10:57:00Z" w16du:dateUtc="2024-06-19T09:57:00Z">
        <w:r w:rsidR="001C0E70" w:rsidDel="003D0990">
          <w:delText>W</w:delText>
        </w:r>
      </w:del>
      <w:r w:rsidR="001C0E70">
        <w:t>ho will handle any application for Archdeacon’s approval under the Faculty Jurisdiction Rules?</w:t>
      </w:r>
    </w:p>
    <w:p w14:paraId="3DA37595" w14:textId="13E971C5" w:rsidR="004E080F" w:rsidRDefault="004E080F" w:rsidP="00740E9D">
      <w:pPr>
        <w:pStyle w:val="Heading1"/>
        <w:pageBreakBefore/>
      </w:pPr>
      <w:bookmarkStart w:id="435" w:name="_Toc202967303"/>
      <w:r w:rsidRPr="00A35396">
        <w:lastRenderedPageBreak/>
        <w:t>Licensing &amp; Disclaimers</w:t>
      </w:r>
      <w:bookmarkEnd w:id="435"/>
    </w:p>
    <w:p w14:paraId="7DBE4EF5" w14:textId="63987B0F" w:rsidR="00B36A8E" w:rsidRPr="00B36A8E" w:rsidRDefault="00B36A8E" w:rsidP="00B36A8E">
      <w:r>
        <w:t>These are the standard licences used by the Liverpool Ringing Simulator Project</w:t>
      </w:r>
      <w:r w:rsidR="00D96B38">
        <w:t>.</w:t>
      </w:r>
      <w:r w:rsidR="000812EC">
        <w:t xml:space="preserve"> The licences </w:t>
      </w:r>
      <w:r w:rsidR="00D32A97">
        <w:t>chosen,</w:t>
      </w:r>
      <w:r w:rsidR="000812EC">
        <w:t xml:space="preserve"> and their implications are </w:t>
      </w:r>
      <w:r w:rsidR="00D32A97">
        <w:t>covered</w:t>
      </w:r>
      <w:r w:rsidR="000812EC">
        <w:t xml:space="preserve"> further in the </w:t>
      </w:r>
      <w:r w:rsidR="000812EC" w:rsidRPr="000812EC">
        <w:rPr>
          <w:b/>
          <w:i/>
        </w:rPr>
        <w:t>Technical Reference Guide</w:t>
      </w:r>
      <w:r w:rsidR="000812EC">
        <w:t>.</w:t>
      </w:r>
    </w:p>
    <w:p w14:paraId="42E29D23" w14:textId="77777777" w:rsidR="004E080F" w:rsidRDefault="004E080F" w:rsidP="004E080F">
      <w:pPr>
        <w:pStyle w:val="Heading2"/>
      </w:pPr>
      <w:bookmarkStart w:id="436" w:name="_Toc202967304"/>
      <w:r>
        <w:t>Documentation</w:t>
      </w:r>
      <w:bookmarkEnd w:id="436"/>
    </w:p>
    <w:p w14:paraId="0AB3108C" w14:textId="5D34D411" w:rsidR="004E080F" w:rsidRPr="001F4FB7" w:rsidRDefault="004E080F" w:rsidP="004E080F">
      <w:r w:rsidRPr="001F4FB7">
        <w:t>All original manuals and other documentation (including PCB layout CAD files and schematics) released as part of the Liverpool Ringing Simulator project are released under the Creative Commons Attribution-ShareAlike 4.0 International License (CC BY-SA),</w:t>
      </w:r>
      <w:r w:rsidRPr="001F4FB7">
        <w:rPr>
          <w:rStyle w:val="FootnoteReference"/>
        </w:rPr>
        <w:footnoteReference w:id="14"/>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441" w:name="_Toc202967305"/>
      <w:r>
        <w:t>Software</w:t>
      </w:r>
      <w:bookmarkEnd w:id="441"/>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15"/>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This program is distributed in the hope that it will be useful, but WITHOUT ANY WARRANTY;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446" w:name="_Toc202967306"/>
      <w:r>
        <w:lastRenderedPageBreak/>
        <w:t>Acknowledgements</w:t>
      </w:r>
      <w:bookmarkEnd w:id="446"/>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r w:rsidRPr="00DA4419">
        <w:t>Thanks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St Mary, Chirk,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2FE40638" w:rsidR="00C71FF5" w:rsidRPr="00DA4419" w:rsidRDefault="00C71FF5" w:rsidP="00C71FF5">
      <w:r w:rsidRPr="00DA4419">
        <w:rPr>
          <w:rFonts w:cs="Arial"/>
        </w:rPr>
        <w:t xml:space="preserve">Really Useful Box®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E15A9">
      <w:headerReference w:type="even" r:id="rId18"/>
      <w:headerReference w:type="default" r:id="rId19"/>
      <w:footerReference w:type="even" r:id="rId20"/>
      <w:footerReference w:type="default" r:id="rId21"/>
      <w:footerReference w:type="first" r:id="rId22"/>
      <w:endnotePr>
        <w:numFmt w:val="decimal"/>
      </w:endnotePr>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4950F" w14:textId="77777777" w:rsidR="00142396" w:rsidRDefault="00142396" w:rsidP="00787764">
      <w:pPr>
        <w:spacing w:after="0" w:line="240" w:lineRule="auto"/>
      </w:pPr>
      <w:r>
        <w:separator/>
      </w:r>
    </w:p>
  </w:endnote>
  <w:endnote w:type="continuationSeparator" w:id="0">
    <w:p w14:paraId="2D04603B" w14:textId="77777777" w:rsidR="00142396" w:rsidRDefault="00142396"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2944899"/>
      <w:docPartObj>
        <w:docPartGallery w:val="Page Numbers (Bottom of Page)"/>
        <w:docPartUnique/>
      </w:docPartObj>
    </w:sdtPr>
    <w:sdtEndPr>
      <w:rPr>
        <w:noProof/>
      </w:rPr>
    </w:sdtEndPr>
    <w:sdtContent>
      <w:p w14:paraId="50FCC1E0" w14:textId="77777777" w:rsidR="005C21BE" w:rsidRDefault="005C21BE">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BA68D9D" w14:textId="77777777" w:rsidR="005C21BE" w:rsidRDefault="005C21BE" w:rsidP="00F10E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7228315"/>
      <w:docPartObj>
        <w:docPartGallery w:val="Page Numbers (Bottom of Page)"/>
        <w:docPartUnique/>
      </w:docPartObj>
    </w:sdtPr>
    <w:sdtEndPr>
      <w:rPr>
        <w:noProof/>
      </w:rPr>
    </w:sdtEndPr>
    <w:sdtContent>
      <w:p w14:paraId="25FCE330" w14:textId="77777777" w:rsidR="005C21BE" w:rsidRDefault="005C21BE">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1A46B45" w14:textId="77777777" w:rsidR="005C21BE" w:rsidRDefault="005C21BE"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54543" w14:textId="76037D38" w:rsidR="005C21BE" w:rsidRDefault="005C21BE">
    <w:pPr>
      <w:pStyle w:val="Footer"/>
      <w:jc w:val="center"/>
    </w:pPr>
  </w:p>
  <w:p w14:paraId="542EF09B" w14:textId="77777777" w:rsidR="005C21BE" w:rsidRDefault="005C2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CC187" w14:textId="77777777" w:rsidR="00142396" w:rsidRDefault="00142396" w:rsidP="00787764">
      <w:pPr>
        <w:spacing w:after="0" w:line="240" w:lineRule="auto"/>
      </w:pPr>
      <w:r>
        <w:separator/>
      </w:r>
    </w:p>
  </w:footnote>
  <w:footnote w:type="continuationSeparator" w:id="0">
    <w:p w14:paraId="2EBE101A" w14:textId="77777777" w:rsidR="00142396" w:rsidRDefault="00142396" w:rsidP="00787764">
      <w:pPr>
        <w:spacing w:after="0" w:line="240" w:lineRule="auto"/>
      </w:pPr>
      <w:r>
        <w:continuationSeparator/>
      </w:r>
    </w:p>
  </w:footnote>
  <w:footnote w:id="1">
    <w:p w14:paraId="37BCA9BF" w14:textId="3D5F0E79" w:rsidR="005C21BE" w:rsidRDefault="005C21BE">
      <w:pPr>
        <w:pStyle w:val="FootnoteText"/>
      </w:pPr>
      <w:r>
        <w:rPr>
          <w:rStyle w:val="FootnoteReference"/>
        </w:rPr>
        <w:footnoteRef/>
      </w:r>
      <w:r>
        <w:t xml:space="preserve"> </w:t>
      </w:r>
      <w:r>
        <w:fldChar w:fldCharType="begin"/>
      </w:r>
      <w:ins w:id="323" w:author="Andrew Instone-Cowie" w:date="2024-06-18T15:46:00Z" w16du:dateUtc="2024-06-18T14:46:00Z">
        <w:r w:rsidR="00B06ED2">
          <w:instrText>HYPERLINK "https://creativecommons.org/licenses/by-sa/4.0/"</w:instrText>
        </w:r>
      </w:ins>
      <w:del w:id="324" w:author="Andrew Instone-Cowie" w:date="2024-06-18T15:46:00Z" w16du:dateUtc="2024-06-18T14:46:00Z">
        <w:r w:rsidDel="00B06ED2">
          <w:delInstrText>HYPERLINK "http://creativecommons.org/licenses/by-sa/4.0/"</w:delInstrText>
        </w:r>
      </w:del>
      <w:r>
        <w:fldChar w:fldCharType="separate"/>
      </w:r>
      <w:del w:id="325" w:author="Andrew Instone-Cowie" w:date="2024-06-18T15:46:00Z" w16du:dateUtc="2024-06-18T14:46:00Z">
        <w:r w:rsidRPr="00C146CF" w:rsidDel="00B06ED2">
          <w:rPr>
            <w:rStyle w:val="Hyperlink"/>
          </w:rPr>
          <w:delText>http://creativecommons.org/licenses/by-sa/4.0/</w:delText>
        </w:r>
      </w:del>
      <w:ins w:id="326" w:author="Andrew Instone-Cowie" w:date="2024-06-18T15:46:00Z" w16du:dateUtc="2024-06-18T14:46:00Z">
        <w:r w:rsidR="00B06ED2">
          <w:rPr>
            <w:rStyle w:val="Hyperlink"/>
          </w:rPr>
          <w:t>https://creativecommons.org/licenses/by-sa/4.0/</w:t>
        </w:r>
      </w:ins>
      <w:r>
        <w:rPr>
          <w:rStyle w:val="Hyperlink"/>
        </w:rPr>
        <w:fldChar w:fldCharType="end"/>
      </w:r>
      <w:r>
        <w:rPr>
          <w:i/>
        </w:rPr>
        <w:t xml:space="preserve"> </w:t>
      </w:r>
    </w:p>
  </w:footnote>
  <w:footnote w:id="2">
    <w:p w14:paraId="5BC8C74C" w14:textId="63A36CF6" w:rsidR="005C21BE" w:rsidRDefault="005C21BE">
      <w:pPr>
        <w:pStyle w:val="FootnoteText"/>
      </w:pPr>
      <w:r>
        <w:rPr>
          <w:rStyle w:val="FootnoteReference"/>
        </w:rPr>
        <w:footnoteRef/>
      </w:r>
      <w:r>
        <w:t xml:space="preserve"> </w:t>
      </w:r>
      <w:r>
        <w:fldChar w:fldCharType="begin"/>
      </w:r>
      <w:ins w:id="344" w:author="Andrew Instone-Cowie" w:date="2024-06-18T15:46:00Z" w16du:dateUtc="2024-06-18T14:46:00Z">
        <w:r w:rsidR="00B06ED2">
          <w:instrText>HYPERLINK "https://www.abelsim.co.uk/doc/tbellex1.htm"</w:instrText>
        </w:r>
      </w:ins>
      <w:del w:id="345" w:author="Andrew Instone-Cowie" w:date="2024-06-18T15:46:00Z" w16du:dateUtc="2024-06-18T14:46:00Z">
        <w:r w:rsidDel="00B06ED2">
          <w:delInstrText>HYPERLINK "http://www.abelsim.co.uk/"</w:delInstrText>
        </w:r>
      </w:del>
      <w:r>
        <w:fldChar w:fldCharType="separate"/>
      </w:r>
      <w:del w:id="346" w:author="Andrew Instone-Cowie" w:date="2024-06-18T15:46:00Z" w16du:dateUtc="2024-06-18T14:46:00Z">
        <w:r w:rsidRPr="00997920" w:rsidDel="00B06ED2">
          <w:rPr>
            <w:rStyle w:val="Hyperlink"/>
          </w:rPr>
          <w:delText>http://www.abelsim.co.uk/</w:delText>
        </w:r>
      </w:del>
      <w:ins w:id="347" w:author="Andrew Instone-Cowie" w:date="2024-06-18T15:46:00Z" w16du:dateUtc="2024-06-18T14:46:00Z">
        <w:r w:rsidR="00B06ED2">
          <w:rPr>
            <w:rStyle w:val="Hyperlink"/>
          </w:rPr>
          <w:t>https://www.abelsim.co.uk/</w:t>
        </w:r>
      </w:ins>
      <w:r>
        <w:rPr>
          <w:rStyle w:val="Hyperlink"/>
        </w:rPr>
        <w:fldChar w:fldCharType="end"/>
      </w:r>
      <w:r>
        <w:t xml:space="preserve"> </w:t>
      </w:r>
    </w:p>
  </w:footnote>
  <w:footnote w:id="3">
    <w:p w14:paraId="40929051" w14:textId="55BCD22B" w:rsidR="005C21BE" w:rsidRDefault="005C21BE">
      <w:pPr>
        <w:pStyle w:val="FootnoteText"/>
      </w:pPr>
      <w:r>
        <w:rPr>
          <w:rStyle w:val="FootnoteReference"/>
        </w:rPr>
        <w:footnoteRef/>
      </w:r>
      <w:r>
        <w:t xml:space="preserve"> </w:t>
      </w:r>
      <w:r>
        <w:fldChar w:fldCharType="begin"/>
      </w:r>
      <w:ins w:id="348" w:author="Andrew Instone-Cowie" w:date="2024-06-18T15:46:00Z" w16du:dateUtc="2024-06-18T14:46:00Z">
        <w:r w:rsidR="00B06ED2">
          <w:instrText>HYPERLINK "https://www.beltower.co.uk/"</w:instrText>
        </w:r>
      </w:ins>
      <w:del w:id="349" w:author="Andrew Instone-Cowie" w:date="2024-06-18T15:46:00Z" w16du:dateUtc="2024-06-18T14:46:00Z">
        <w:r w:rsidDel="00B06ED2">
          <w:delInstrText>HYPERLINK "http://www.beltower.co.uk/"</w:delInstrText>
        </w:r>
      </w:del>
      <w:r>
        <w:fldChar w:fldCharType="separate"/>
      </w:r>
      <w:del w:id="350" w:author="Andrew Instone-Cowie" w:date="2024-06-18T15:46:00Z" w16du:dateUtc="2024-06-18T14:46:00Z">
        <w:r w:rsidRPr="00997920" w:rsidDel="00B06ED2">
          <w:rPr>
            <w:rStyle w:val="Hyperlink"/>
          </w:rPr>
          <w:delText>http://www.beltower.co.uk/</w:delText>
        </w:r>
      </w:del>
      <w:ins w:id="351" w:author="Andrew Instone-Cowie" w:date="2024-06-18T15:46:00Z" w16du:dateUtc="2024-06-18T14:46:00Z">
        <w:r w:rsidR="00B06ED2">
          <w:rPr>
            <w:rStyle w:val="Hyperlink"/>
          </w:rPr>
          <w:t>https://www.beltower.co.uk/</w:t>
        </w:r>
      </w:ins>
      <w:r>
        <w:rPr>
          <w:rStyle w:val="Hyperlink"/>
        </w:rPr>
        <w:fldChar w:fldCharType="end"/>
      </w:r>
      <w:r>
        <w:t xml:space="preserve"> </w:t>
      </w:r>
    </w:p>
  </w:footnote>
  <w:footnote w:id="4">
    <w:p w14:paraId="51B747DF" w14:textId="30A9BACA" w:rsidR="005C21BE" w:rsidRDefault="005C21BE">
      <w:pPr>
        <w:pStyle w:val="FootnoteText"/>
      </w:pPr>
      <w:r>
        <w:rPr>
          <w:rStyle w:val="FootnoteReference"/>
        </w:rPr>
        <w:footnoteRef/>
      </w:r>
      <w:r>
        <w:t xml:space="preserve"> </w:t>
      </w:r>
      <w:r>
        <w:fldChar w:fldCharType="begin"/>
      </w:r>
      <w:ins w:id="352" w:author="Andrew Instone-Cowie" w:date="2024-06-18T15:47:00Z" w16du:dateUtc="2024-06-18T14:47:00Z">
        <w:r w:rsidR="00B06ED2">
          <w:instrText>HYPERLINK "https://www.belfryware.com/"</w:instrText>
        </w:r>
      </w:ins>
      <w:del w:id="353" w:author="Andrew Instone-Cowie" w:date="2024-06-18T15:47:00Z" w16du:dateUtc="2024-06-18T14:47:00Z">
        <w:r w:rsidDel="00B06ED2">
          <w:delInstrText>HYPERLINK "http://www.belfryware.com/"</w:delInstrText>
        </w:r>
      </w:del>
      <w:r>
        <w:fldChar w:fldCharType="separate"/>
      </w:r>
      <w:del w:id="354" w:author="Andrew Instone-Cowie" w:date="2024-06-18T15:47:00Z" w16du:dateUtc="2024-06-18T14:47:00Z">
        <w:r w:rsidRPr="00997920" w:rsidDel="00B06ED2">
          <w:rPr>
            <w:rStyle w:val="Hyperlink"/>
          </w:rPr>
          <w:delText>http://www.belfryware.com/</w:delText>
        </w:r>
      </w:del>
      <w:ins w:id="355" w:author="Andrew Instone-Cowie" w:date="2024-06-18T15:47:00Z" w16du:dateUtc="2024-06-18T14:47:00Z">
        <w:r w:rsidR="00B06ED2">
          <w:rPr>
            <w:rStyle w:val="Hyperlink"/>
          </w:rPr>
          <w:t>https://www.belfryware.com/</w:t>
        </w:r>
      </w:ins>
      <w:r>
        <w:rPr>
          <w:rStyle w:val="Hyperlink"/>
        </w:rPr>
        <w:fldChar w:fldCharType="end"/>
      </w:r>
      <w:r>
        <w:t xml:space="preserve"> </w:t>
      </w:r>
    </w:p>
  </w:footnote>
  <w:footnote w:id="5">
    <w:p w14:paraId="4393AB5D" w14:textId="77777777" w:rsidR="005C21BE" w:rsidRDefault="005C21BE" w:rsidP="00441E7E">
      <w:pPr>
        <w:pStyle w:val="FootnoteText"/>
      </w:pPr>
      <w:r>
        <w:rPr>
          <w:rStyle w:val="FootnoteReference"/>
        </w:rPr>
        <w:footnoteRef/>
      </w:r>
      <w:r>
        <w:t xml:space="preserve"> Photograph: “Liverpool Cathedral Bells”. © Chris Downer</w:t>
      </w:r>
    </w:p>
    <w:p w14:paraId="5ABADA22" w14:textId="5D884BF5" w:rsidR="005C21BE" w:rsidRDefault="005C21BE" w:rsidP="00441E7E">
      <w:pPr>
        <w:pStyle w:val="FootnoteText"/>
      </w:pPr>
      <w:r>
        <w:t>[CC BY 2.0 (</w:t>
      </w:r>
      <w:r>
        <w:fldChar w:fldCharType="begin"/>
      </w:r>
      <w:ins w:id="364" w:author="Andrew Instone-Cowie" w:date="2024-06-18T15:47:00Z" w16du:dateUtc="2024-06-18T14:47:00Z">
        <w:r w:rsidR="00B06ED2">
          <w:instrText>HYPERLINK "https://creativecommons.org/licenses/by/2.0"</w:instrText>
        </w:r>
      </w:ins>
      <w:del w:id="365" w:author="Andrew Instone-Cowie" w:date="2024-06-18T15:47:00Z" w16du:dateUtc="2024-06-18T14:47:00Z">
        <w:r w:rsidDel="00B06ED2">
          <w:delInstrText>HYPERLINK "http://creativecommons.org/licenses/by/2.0"</w:delInstrText>
        </w:r>
      </w:del>
      <w:r>
        <w:fldChar w:fldCharType="separate"/>
      </w:r>
      <w:del w:id="366" w:author="Andrew Instone-Cowie" w:date="2024-06-18T15:47:00Z" w16du:dateUtc="2024-06-18T14:47:00Z">
        <w:r w:rsidRPr="00E91ECD" w:rsidDel="00B06ED2">
          <w:rPr>
            <w:rStyle w:val="Hyperlink"/>
          </w:rPr>
          <w:delText>http://creativecommons.org/licenses/by/2.0</w:delText>
        </w:r>
      </w:del>
      <w:ins w:id="367" w:author="Andrew Instone-Cowie" w:date="2024-06-18T15:47:00Z" w16du:dateUtc="2024-06-18T14:47:00Z">
        <w:r w:rsidR="00B06ED2">
          <w:rPr>
            <w:rStyle w:val="Hyperlink"/>
          </w:rPr>
          <w:t>https://creativecommons.org/licenses/by/2.0</w:t>
        </w:r>
      </w:ins>
      <w:r>
        <w:rPr>
          <w:rStyle w:val="Hyperlink"/>
        </w:rPr>
        <w:fldChar w:fldCharType="end"/>
      </w:r>
      <w:r>
        <w:t>)], via geograph.org.uk/p/2444012</w:t>
      </w:r>
    </w:p>
  </w:footnote>
  <w:footnote w:id="6">
    <w:p w14:paraId="6905C416" w14:textId="0E4ED1AB" w:rsidR="00F33EAD" w:rsidRDefault="00F33EAD">
      <w:pPr>
        <w:pStyle w:val="FootnoteText"/>
      </w:pPr>
      <w:ins w:id="380" w:author="Andrew Instone-Cowie" w:date="2024-06-19T10:44:00Z" w16du:dateUtc="2024-06-19T09:44:00Z">
        <w:r>
          <w:rPr>
            <w:rStyle w:val="FootnoteReference"/>
          </w:rPr>
          <w:footnoteRef/>
        </w:r>
        <w:r>
          <w:t xml:space="preserve"> </w:t>
        </w:r>
      </w:ins>
      <w:ins w:id="381" w:author="Andrew Instone-Cowie" w:date="2024-06-19T10:48:00Z" w16du:dateUtc="2024-06-19T09:48:00Z">
        <w:r w:rsidRPr="00F33EAD">
          <w:rPr>
            <w:i/>
            <w:iCs/>
            <w:rPrChange w:id="382" w:author="Andrew Instone-Cowie" w:date="2024-06-19T10:49:00Z" w16du:dateUtc="2024-06-19T09:49:00Z">
              <w:rPr/>
            </w:rPrChange>
          </w:rPr>
          <w:t>Twilight Tours</w:t>
        </w:r>
        <w:r>
          <w:t xml:space="preserve"> </w:t>
        </w:r>
      </w:ins>
      <w:ins w:id="383" w:author="Andrew Instone-Cowie" w:date="2024-06-19T10:49:00Z" w16du:dateUtc="2024-06-19T09:49:00Z">
        <w:r>
          <w:t xml:space="preserve">were suspended because of the COVID-19 pandemic, and </w:t>
        </w:r>
      </w:ins>
      <w:ins w:id="384" w:author="Andrew Instone-Cowie" w:date="2024-06-19T10:48:00Z" w16du:dateUtc="2024-06-19T09:48:00Z">
        <w:r>
          <w:t>at the time of writing in 2024 have not restarted.</w:t>
        </w:r>
      </w:ins>
      <w:ins w:id="385" w:author="Andrew Instone-Cowie" w:date="2024-06-19T10:44:00Z" w16du:dateUtc="2024-06-19T09:44:00Z">
        <w:r>
          <w:t xml:space="preserve"> </w:t>
        </w:r>
      </w:ins>
    </w:p>
  </w:footnote>
  <w:footnote w:id="7">
    <w:p w14:paraId="4B5D26B6" w14:textId="0D50F384" w:rsidR="005C21BE" w:rsidRDefault="005C21BE" w:rsidP="00BE39D0">
      <w:pPr>
        <w:pStyle w:val="FootnoteText"/>
      </w:pPr>
      <w:r>
        <w:rPr>
          <w:rStyle w:val="FootnoteReference"/>
        </w:rPr>
        <w:footnoteRef/>
      </w:r>
      <w:r>
        <w:t xml:space="preserve"> </w:t>
      </w:r>
      <w:r>
        <w:fldChar w:fldCharType="begin"/>
      </w:r>
      <w:ins w:id="391" w:author="Andrew Instone-Cowie" w:date="2024-06-18T15:47:00Z" w16du:dateUtc="2024-06-18T14:47:00Z">
        <w:r w:rsidR="00B06ED2">
          <w:instrText>HYPERLINK "https://creativecommons.org/licenses/by-sa/4.0/"</w:instrText>
        </w:r>
      </w:ins>
      <w:del w:id="392" w:author="Andrew Instone-Cowie" w:date="2024-06-18T15:47:00Z" w16du:dateUtc="2024-06-18T14:47:00Z">
        <w:r w:rsidDel="00B06ED2">
          <w:delInstrText>HYPERLINK "http://creativecommons.org/licenses/by-sa/4.0/"</w:delInstrText>
        </w:r>
      </w:del>
      <w:r>
        <w:fldChar w:fldCharType="separate"/>
      </w:r>
      <w:del w:id="393" w:author="Andrew Instone-Cowie" w:date="2024-06-18T15:47:00Z" w16du:dateUtc="2024-06-18T14:47:00Z">
        <w:r w:rsidRPr="00C146CF" w:rsidDel="00B06ED2">
          <w:rPr>
            <w:rStyle w:val="Hyperlink"/>
          </w:rPr>
          <w:delText>http://creativecommons.org/licenses/by-sa/4.0/</w:delText>
        </w:r>
      </w:del>
      <w:ins w:id="394" w:author="Andrew Instone-Cowie" w:date="2024-06-18T15:47:00Z" w16du:dateUtc="2024-06-18T14:47:00Z">
        <w:r w:rsidR="00B06ED2">
          <w:rPr>
            <w:rStyle w:val="Hyperlink"/>
          </w:rPr>
          <w:t>https://creativecommons.org/licenses/by-sa/4.0/</w:t>
        </w:r>
      </w:ins>
      <w:r>
        <w:rPr>
          <w:rStyle w:val="Hyperlink"/>
        </w:rPr>
        <w:fldChar w:fldCharType="end"/>
      </w:r>
      <w:r>
        <w:rPr>
          <w:i/>
        </w:rPr>
        <w:t xml:space="preserve"> </w:t>
      </w:r>
    </w:p>
  </w:footnote>
  <w:footnote w:id="8">
    <w:p w14:paraId="4FA2E437" w14:textId="6FFEC8BF" w:rsidR="005C21BE" w:rsidRDefault="005C21BE" w:rsidP="00BE39D0">
      <w:pPr>
        <w:pStyle w:val="FootnoteText"/>
      </w:pPr>
      <w:r>
        <w:rPr>
          <w:rStyle w:val="FootnoteReference"/>
        </w:rPr>
        <w:footnoteRef/>
      </w:r>
      <w:r>
        <w:t xml:space="preserve"> </w:t>
      </w:r>
      <w:r>
        <w:fldChar w:fldCharType="begin"/>
      </w:r>
      <w:ins w:id="395" w:author="Andrew Instone-Cowie" w:date="2024-06-18T15:47:00Z" w16du:dateUtc="2024-06-18T14:47:00Z">
        <w:r w:rsidR="00B06ED2">
          <w:instrText>HYPERLINK "https://www.gnu.org/licenses/gpl-3.0.en.html"</w:instrText>
        </w:r>
      </w:ins>
      <w:del w:id="396" w:author="Andrew Instone-Cowie" w:date="2024-06-18T15:47:00Z" w16du:dateUtc="2024-06-18T14:47:00Z">
        <w:r w:rsidDel="00B06ED2">
          <w:delInstrText>HYPERLINK "http://www.gnu.org/licenses/gpl-3.0.en.html"</w:delInstrText>
        </w:r>
      </w:del>
      <w:r>
        <w:fldChar w:fldCharType="separate"/>
      </w:r>
      <w:del w:id="397" w:author="Andrew Instone-Cowie" w:date="2024-06-18T15:47:00Z" w16du:dateUtc="2024-06-18T14:47:00Z">
        <w:r w:rsidRPr="00A50D56" w:rsidDel="00B06ED2">
          <w:rPr>
            <w:rStyle w:val="Hyperlink"/>
          </w:rPr>
          <w:delText>http://www.gnu.org/licenses/gpl-3.0.en.html</w:delText>
        </w:r>
      </w:del>
      <w:ins w:id="398" w:author="Andrew Instone-Cowie" w:date="2024-06-18T15:47:00Z" w16du:dateUtc="2024-06-18T14:47:00Z">
        <w:r w:rsidR="00B06ED2">
          <w:rPr>
            <w:rStyle w:val="Hyperlink"/>
          </w:rPr>
          <w:t>https://www.gnu.org/licenses/gpl-3.0.en.html</w:t>
        </w:r>
      </w:ins>
      <w:r>
        <w:rPr>
          <w:rStyle w:val="Hyperlink"/>
        </w:rPr>
        <w:fldChar w:fldCharType="end"/>
      </w:r>
      <w:r>
        <w:t xml:space="preserve"> </w:t>
      </w:r>
    </w:p>
  </w:footnote>
  <w:footnote w:id="9">
    <w:p w14:paraId="20626191" w14:textId="0DD31BB2" w:rsidR="005C21BE" w:rsidRDefault="005C21BE">
      <w:pPr>
        <w:pStyle w:val="FootnoteText"/>
      </w:pPr>
      <w:r>
        <w:rPr>
          <w:rStyle w:val="FootnoteReference"/>
        </w:rPr>
        <w:footnoteRef/>
      </w:r>
      <w:r>
        <w:t xml:space="preserve"> All the technical documentation, code and design data for the original Liverpool Simulator remains available on GitHub at </w:t>
      </w:r>
      <w:hyperlink r:id="rId1" w:history="1">
        <w:r w:rsidRPr="002423B9">
          <w:rPr>
            <w:rStyle w:val="Hyperlink"/>
          </w:rPr>
          <w:t>https://github.com/Simulators/simulator</w:t>
        </w:r>
      </w:hyperlink>
      <w:r>
        <w:t>.</w:t>
      </w:r>
    </w:p>
  </w:footnote>
  <w:footnote w:id="10">
    <w:p w14:paraId="6E75A30A" w14:textId="45F14D27" w:rsidR="005C21BE" w:rsidRDefault="005C21BE">
      <w:pPr>
        <w:pStyle w:val="FootnoteText"/>
      </w:pPr>
      <w:r>
        <w:rPr>
          <w:rStyle w:val="FootnoteReference"/>
        </w:rPr>
        <w:footnoteRef/>
      </w:r>
      <w:r>
        <w:t xml:space="preserve"> The Liverpool Ringing Simulator Project is agnostic about your choice of Software. Configuration Guides are available for all the leading packages which have been tested with the Simulator – currently Abel, Beltower and Virtual Belfry.</w:t>
      </w:r>
    </w:p>
  </w:footnote>
  <w:footnote w:id="11">
    <w:p w14:paraId="22DBFFA0" w14:textId="77777777" w:rsidR="005C21BE" w:rsidRDefault="005C21BE" w:rsidP="00711091">
      <w:pPr>
        <w:pStyle w:val="FootnoteText"/>
      </w:pPr>
      <w:r>
        <w:rPr>
          <w:rStyle w:val="FootnoteReference"/>
        </w:rPr>
        <w:footnoteRef/>
      </w:r>
      <w:r>
        <w:t xml:space="preserve"> Association of Ringing Teachers</w:t>
      </w:r>
    </w:p>
  </w:footnote>
  <w:footnote w:id="12">
    <w:p w14:paraId="6CEA5E63" w14:textId="75827D05" w:rsidR="005C21BE" w:rsidRDefault="005C21BE" w:rsidP="00711091">
      <w:pPr>
        <w:pStyle w:val="FootnoteText"/>
      </w:pPr>
      <w:r>
        <w:rPr>
          <w:rStyle w:val="FootnoteReference"/>
        </w:rPr>
        <w:footnoteRef/>
      </w:r>
      <w:r>
        <w:t xml:space="preserve"> </w:t>
      </w:r>
      <w:r>
        <w:fldChar w:fldCharType="begin"/>
      </w:r>
      <w:ins w:id="424" w:author="Andrew Instone-Cowie" w:date="2024-06-18T15:49:00Z" w16du:dateUtc="2024-06-18T14:49:00Z">
        <w:r w:rsidR="00B06ED2">
          <w:instrText>HYPERLINK "https://shop.bellringing.org/"</w:instrText>
        </w:r>
      </w:ins>
      <w:del w:id="425" w:author="Andrew Instone-Cowie" w:date="2024-06-18T15:49:00Z" w16du:dateUtc="2024-06-18T14:49:00Z">
        <w:r w:rsidDel="00B06ED2">
          <w:delInstrText>HYPERLINK "http://ringingteachers.org/resource-centre/shop"</w:delInstrText>
        </w:r>
      </w:del>
      <w:r>
        <w:fldChar w:fldCharType="separate"/>
      </w:r>
      <w:del w:id="426" w:author="Andrew Instone-Cowie" w:date="2024-06-18T15:49:00Z" w16du:dateUtc="2024-06-18T14:49:00Z">
        <w:r w:rsidRPr="00490F76" w:rsidDel="00B06ED2">
          <w:rPr>
            <w:rStyle w:val="Hyperlink"/>
          </w:rPr>
          <w:delText>http://ringingteachers.org/resource-centre/shop</w:delText>
        </w:r>
      </w:del>
      <w:ins w:id="427" w:author="Andrew Instone-Cowie" w:date="2024-06-18T15:49:00Z" w16du:dateUtc="2024-06-18T14:49:00Z">
        <w:r w:rsidR="00B06ED2">
          <w:rPr>
            <w:rStyle w:val="Hyperlink"/>
          </w:rPr>
          <w:t>https://shop.bellringing.org/</w:t>
        </w:r>
      </w:ins>
      <w:r>
        <w:rPr>
          <w:rStyle w:val="Hyperlink"/>
        </w:rPr>
        <w:fldChar w:fldCharType="end"/>
      </w:r>
      <w:r>
        <w:t xml:space="preserve"> </w:t>
      </w:r>
    </w:p>
  </w:footnote>
  <w:footnote w:id="13">
    <w:p w14:paraId="095ED69D" w14:textId="1FC5F9B2" w:rsidR="005C21BE" w:rsidRDefault="005C21BE">
      <w:pPr>
        <w:pStyle w:val="FootnoteText"/>
      </w:pPr>
      <w:r>
        <w:rPr>
          <w:rStyle w:val="FootnoteReference"/>
        </w:rPr>
        <w:footnoteRef/>
      </w:r>
      <w:r>
        <w:t xml:space="preserve"> </w:t>
      </w:r>
      <w:r>
        <w:fldChar w:fldCharType="begin"/>
      </w:r>
      <w:ins w:id="428" w:author="Andrew Instone-Cowie" w:date="2024-06-18T15:50:00Z" w16du:dateUtc="2024-06-18T14:50:00Z">
        <w:r w:rsidR="00B06ED2">
          <w:instrText>HYPERLINK "https://ringingteachers.org/simulator-resources"</w:instrText>
        </w:r>
      </w:ins>
      <w:del w:id="429" w:author="Andrew Instone-Cowie" w:date="2024-06-18T15:50:00Z" w16du:dateUtc="2024-06-18T14:50:00Z">
        <w:r w:rsidDel="00B06ED2">
          <w:delInstrText>HYPERLINK "http://ringingteachers.org/resource-centre/simulator-resources"</w:delInstrText>
        </w:r>
      </w:del>
      <w:r>
        <w:fldChar w:fldCharType="separate"/>
      </w:r>
      <w:del w:id="430" w:author="Andrew Instone-Cowie" w:date="2024-06-18T15:50:00Z" w16du:dateUtc="2024-06-18T14:50:00Z">
        <w:r w:rsidRPr="004B10D5" w:rsidDel="00B06ED2">
          <w:rPr>
            <w:rStyle w:val="Hyperlink"/>
          </w:rPr>
          <w:delText>http://ringingteachers.org/resource-centre/simulator-resources</w:delText>
        </w:r>
      </w:del>
      <w:ins w:id="431" w:author="Andrew Instone-Cowie" w:date="2024-06-18T15:50:00Z" w16du:dateUtc="2024-06-18T14:50:00Z">
        <w:r w:rsidR="00B06ED2">
          <w:rPr>
            <w:rStyle w:val="Hyperlink"/>
          </w:rPr>
          <w:t>https://ringingteachers.org/simulator-resources</w:t>
        </w:r>
      </w:ins>
      <w:r>
        <w:rPr>
          <w:rStyle w:val="Hyperlink"/>
        </w:rPr>
        <w:fldChar w:fldCharType="end"/>
      </w:r>
      <w:r>
        <w:t xml:space="preserve"> </w:t>
      </w:r>
    </w:p>
  </w:footnote>
  <w:footnote w:id="14">
    <w:p w14:paraId="025EC7D9" w14:textId="16F03964" w:rsidR="005C21BE" w:rsidRDefault="005C21BE" w:rsidP="004E080F">
      <w:pPr>
        <w:pStyle w:val="FootnoteText"/>
      </w:pPr>
      <w:r>
        <w:rPr>
          <w:rStyle w:val="FootnoteReference"/>
        </w:rPr>
        <w:footnoteRef/>
      </w:r>
      <w:r>
        <w:t xml:space="preserve"> </w:t>
      </w:r>
      <w:r>
        <w:fldChar w:fldCharType="begin"/>
      </w:r>
      <w:ins w:id="437" w:author="Andrew Instone-Cowie" w:date="2024-06-18T15:50:00Z" w16du:dateUtc="2024-06-18T14:50:00Z">
        <w:r w:rsidR="00B06ED2">
          <w:instrText>HYPERLINK "https://creativecommons.org/licenses/by-sa/4.0/"</w:instrText>
        </w:r>
      </w:ins>
      <w:del w:id="438" w:author="Andrew Instone-Cowie" w:date="2024-06-18T15:50:00Z" w16du:dateUtc="2024-06-18T14:50:00Z">
        <w:r w:rsidDel="00B06ED2">
          <w:delInstrText>HYPERLINK "http://creativecommons.org/licenses/by-sa/4.0/"</w:delInstrText>
        </w:r>
      </w:del>
      <w:r>
        <w:fldChar w:fldCharType="separate"/>
      </w:r>
      <w:del w:id="439" w:author="Andrew Instone-Cowie" w:date="2024-06-18T15:50:00Z" w16du:dateUtc="2024-06-18T14:50:00Z">
        <w:r w:rsidRPr="00C146CF" w:rsidDel="00B06ED2">
          <w:rPr>
            <w:rStyle w:val="Hyperlink"/>
          </w:rPr>
          <w:delText>http://creativecommons.org/licenses/by-sa/4.0/</w:delText>
        </w:r>
      </w:del>
      <w:ins w:id="440" w:author="Andrew Instone-Cowie" w:date="2024-06-18T15:50:00Z" w16du:dateUtc="2024-06-18T14:50:00Z">
        <w:r w:rsidR="00B06ED2">
          <w:rPr>
            <w:rStyle w:val="Hyperlink"/>
          </w:rPr>
          <w:t>https://creativecommons.org/licenses/by-sa/4.0/</w:t>
        </w:r>
      </w:ins>
      <w:r>
        <w:rPr>
          <w:rStyle w:val="Hyperlink"/>
        </w:rPr>
        <w:fldChar w:fldCharType="end"/>
      </w:r>
      <w:r>
        <w:rPr>
          <w:i/>
        </w:rPr>
        <w:t xml:space="preserve"> </w:t>
      </w:r>
    </w:p>
  </w:footnote>
  <w:footnote w:id="15">
    <w:p w14:paraId="092578D2" w14:textId="095E7E62" w:rsidR="005C21BE" w:rsidRDefault="005C21BE" w:rsidP="004E080F">
      <w:pPr>
        <w:pStyle w:val="FootnoteText"/>
      </w:pPr>
      <w:r>
        <w:rPr>
          <w:rStyle w:val="FootnoteReference"/>
        </w:rPr>
        <w:footnoteRef/>
      </w:r>
      <w:r>
        <w:t xml:space="preserve"> </w:t>
      </w:r>
      <w:r>
        <w:fldChar w:fldCharType="begin"/>
      </w:r>
      <w:ins w:id="442" w:author="Andrew Instone-Cowie" w:date="2024-06-18T15:50:00Z" w16du:dateUtc="2024-06-18T14:50:00Z">
        <w:r w:rsidR="00B06ED2">
          <w:instrText>HYPERLINK "https://www.gnu.org/licenses/gpl-3.0.en.html"</w:instrText>
        </w:r>
      </w:ins>
      <w:del w:id="443" w:author="Andrew Instone-Cowie" w:date="2024-06-18T15:50:00Z" w16du:dateUtc="2024-06-18T14:50:00Z">
        <w:r w:rsidDel="00B06ED2">
          <w:delInstrText>HYPERLINK "http://www.gnu.org/licenses/gpl-3.0.en.html"</w:delInstrText>
        </w:r>
      </w:del>
      <w:r>
        <w:fldChar w:fldCharType="separate"/>
      </w:r>
      <w:del w:id="444" w:author="Andrew Instone-Cowie" w:date="2024-06-18T15:50:00Z" w16du:dateUtc="2024-06-18T14:50:00Z">
        <w:r w:rsidRPr="00A50D56" w:rsidDel="00B06ED2">
          <w:rPr>
            <w:rStyle w:val="Hyperlink"/>
          </w:rPr>
          <w:delText>http://www.gnu.org/licenses/gpl-3.0.en.html</w:delText>
        </w:r>
      </w:del>
      <w:ins w:id="445" w:author="Andrew Instone-Cowie" w:date="2024-06-18T15:50:00Z" w16du:dateUtc="2024-06-18T14:50:00Z">
        <w:r w:rsidR="00B06ED2">
          <w:rPr>
            <w:rStyle w:val="Hyperlink"/>
          </w:rPr>
          <w:t>https://www.gnu.org/licenses/gpl-3.0.en.html</w:t>
        </w:r>
      </w:ins>
      <w:r>
        <w:rPr>
          <w:rStyle w:val="Hyperlink"/>
        </w:rP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4331C" w14:textId="322695B8" w:rsidR="005C21BE" w:rsidRDefault="005C21BE" w:rsidP="00523B1A">
    <w:pPr>
      <w:pStyle w:val="Header"/>
    </w:pPr>
    <w:r>
      <w:t>Type 2 Simulator – Getting Started Guide 1.</w:t>
    </w:r>
    <w:ins w:id="447" w:author="Andrew Instone-Cowie" w:date="2025-05-07T16:10:00Z" w16du:dateUtc="2025-05-07T15:10:00Z">
      <w:r w:rsidR="00346A69">
        <w:t>5</w:t>
      </w:r>
    </w:ins>
    <w:del w:id="448" w:author="Andrew Instone-Cowie" w:date="2024-06-18T15:45:00Z" w16du:dateUtc="2024-06-18T14:45:00Z">
      <w:r w:rsidDel="00B06ED2">
        <w:delText>3</w:delText>
      </w:r>
    </w:del>
  </w:p>
  <w:p w14:paraId="203BA9E1" w14:textId="7D4E5C3F" w:rsidR="005C21BE" w:rsidRDefault="005C21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85FBA" w14:textId="2A1595A6" w:rsidR="005C21BE" w:rsidRDefault="005C21BE" w:rsidP="00523B1A">
    <w:pPr>
      <w:pStyle w:val="Header"/>
      <w:jc w:val="right"/>
    </w:pPr>
    <w:r>
      <w:t>Type 2 Simulator – Getting Started Guide 1.</w:t>
    </w:r>
    <w:ins w:id="449" w:author="Andrew Instone-Cowie" w:date="2025-05-07T16:10:00Z" w16du:dateUtc="2025-05-07T15:10:00Z">
      <w:r w:rsidR="00346A69">
        <w:t>5</w:t>
      </w:r>
    </w:ins>
    <w:del w:id="450" w:author="Andrew Instone-Cowie" w:date="2024-06-18T15:45:00Z" w16du:dateUtc="2024-06-18T14:45:00Z">
      <w:r w:rsidDel="00B06ED2">
        <w:delText>3</w:delText>
      </w:r>
    </w:del>
  </w:p>
  <w:p w14:paraId="77766CF7" w14:textId="4DA991E2" w:rsidR="005C21BE" w:rsidRDefault="005C21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B34397"/>
    <w:multiLevelType w:val="hybridMultilevel"/>
    <w:tmpl w:val="6FC42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795A81"/>
    <w:multiLevelType w:val="hybridMultilevel"/>
    <w:tmpl w:val="84066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E812A2"/>
    <w:multiLevelType w:val="hybridMultilevel"/>
    <w:tmpl w:val="2B0CF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307FAD"/>
    <w:multiLevelType w:val="hybridMultilevel"/>
    <w:tmpl w:val="AC20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260511"/>
    <w:multiLevelType w:val="hybridMultilevel"/>
    <w:tmpl w:val="32925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714960"/>
    <w:multiLevelType w:val="hybridMultilevel"/>
    <w:tmpl w:val="4EDA9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AB7832"/>
    <w:multiLevelType w:val="hybridMultilevel"/>
    <w:tmpl w:val="EF90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113881"/>
    <w:multiLevelType w:val="hybridMultilevel"/>
    <w:tmpl w:val="CD44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4A421C"/>
    <w:multiLevelType w:val="hybridMultilevel"/>
    <w:tmpl w:val="00C86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7483164">
    <w:abstractNumId w:val="22"/>
  </w:num>
  <w:num w:numId="2" w16cid:durableId="985359076">
    <w:abstractNumId w:val="33"/>
  </w:num>
  <w:num w:numId="3" w16cid:durableId="1182161279">
    <w:abstractNumId w:val="37"/>
  </w:num>
  <w:num w:numId="4" w16cid:durableId="624896180">
    <w:abstractNumId w:val="32"/>
  </w:num>
  <w:num w:numId="5" w16cid:durableId="1842507942">
    <w:abstractNumId w:val="12"/>
  </w:num>
  <w:num w:numId="6" w16cid:durableId="1974872294">
    <w:abstractNumId w:val="26"/>
  </w:num>
  <w:num w:numId="7" w16cid:durableId="574170738">
    <w:abstractNumId w:val="1"/>
  </w:num>
  <w:num w:numId="8" w16cid:durableId="2013024452">
    <w:abstractNumId w:val="9"/>
  </w:num>
  <w:num w:numId="9" w16cid:durableId="1440759550">
    <w:abstractNumId w:val="19"/>
  </w:num>
  <w:num w:numId="10" w16cid:durableId="1740905626">
    <w:abstractNumId w:val="16"/>
  </w:num>
  <w:num w:numId="11" w16cid:durableId="445389074">
    <w:abstractNumId w:val="14"/>
  </w:num>
  <w:num w:numId="12" w16cid:durableId="67191916">
    <w:abstractNumId w:val="8"/>
  </w:num>
  <w:num w:numId="13" w16cid:durableId="506791940">
    <w:abstractNumId w:val="10"/>
  </w:num>
  <w:num w:numId="14" w16cid:durableId="926773423">
    <w:abstractNumId w:val="5"/>
  </w:num>
  <w:num w:numId="15" w16cid:durableId="1914469379">
    <w:abstractNumId w:val="0"/>
  </w:num>
  <w:num w:numId="16" w16cid:durableId="55009812">
    <w:abstractNumId w:val="24"/>
  </w:num>
  <w:num w:numId="17" w16cid:durableId="1824615337">
    <w:abstractNumId w:val="21"/>
  </w:num>
  <w:num w:numId="18" w16cid:durableId="31929390">
    <w:abstractNumId w:val="27"/>
  </w:num>
  <w:num w:numId="19" w16cid:durableId="1075591034">
    <w:abstractNumId w:val="7"/>
  </w:num>
  <w:num w:numId="20" w16cid:durableId="299921983">
    <w:abstractNumId w:val="15"/>
  </w:num>
  <w:num w:numId="21" w16cid:durableId="509493551">
    <w:abstractNumId w:val="35"/>
  </w:num>
  <w:num w:numId="22" w16cid:durableId="200215622">
    <w:abstractNumId w:val="4"/>
  </w:num>
  <w:num w:numId="23" w16cid:durableId="1969580996">
    <w:abstractNumId w:val="25"/>
  </w:num>
  <w:num w:numId="24" w16cid:durableId="529535742">
    <w:abstractNumId w:val="36"/>
  </w:num>
  <w:num w:numId="25" w16cid:durableId="2112385618">
    <w:abstractNumId w:val="6"/>
  </w:num>
  <w:num w:numId="26" w16cid:durableId="1344865056">
    <w:abstractNumId w:val="31"/>
  </w:num>
  <w:num w:numId="27" w16cid:durableId="242641111">
    <w:abstractNumId w:val="17"/>
  </w:num>
  <w:num w:numId="28" w16cid:durableId="498813338">
    <w:abstractNumId w:val="34"/>
  </w:num>
  <w:num w:numId="29" w16cid:durableId="915826308">
    <w:abstractNumId w:val="13"/>
  </w:num>
  <w:num w:numId="30" w16cid:durableId="1548836126">
    <w:abstractNumId w:val="30"/>
  </w:num>
  <w:num w:numId="31" w16cid:durableId="1859781176">
    <w:abstractNumId w:val="29"/>
  </w:num>
  <w:num w:numId="32" w16cid:durableId="1369185080">
    <w:abstractNumId w:val="3"/>
  </w:num>
  <w:num w:numId="33" w16cid:durableId="1065838527">
    <w:abstractNumId w:val="23"/>
  </w:num>
  <w:num w:numId="34" w16cid:durableId="1272317145">
    <w:abstractNumId w:val="28"/>
  </w:num>
  <w:num w:numId="35" w16cid:durableId="218128428">
    <w:abstractNumId w:val="18"/>
  </w:num>
  <w:num w:numId="36" w16cid:durableId="1709987264">
    <w:abstractNumId w:val="20"/>
  </w:num>
  <w:num w:numId="37" w16cid:durableId="791216575">
    <w:abstractNumId w:val="2"/>
  </w:num>
  <w:num w:numId="38" w16cid:durableId="1755587631">
    <w:abstractNumId w:val="11"/>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7"/>
  <w:proofState w:spelling="clean"/>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21"/>
    <w:rsid w:val="00000A96"/>
    <w:rsid w:val="00006D96"/>
    <w:rsid w:val="0001008E"/>
    <w:rsid w:val="000103DC"/>
    <w:rsid w:val="00011217"/>
    <w:rsid w:val="000134F5"/>
    <w:rsid w:val="00017503"/>
    <w:rsid w:val="000175E1"/>
    <w:rsid w:val="00023DC6"/>
    <w:rsid w:val="00026457"/>
    <w:rsid w:val="000279CA"/>
    <w:rsid w:val="000306A5"/>
    <w:rsid w:val="00030E5F"/>
    <w:rsid w:val="00033C6A"/>
    <w:rsid w:val="00035D65"/>
    <w:rsid w:val="0004273E"/>
    <w:rsid w:val="000520CD"/>
    <w:rsid w:val="000542B3"/>
    <w:rsid w:val="000557F9"/>
    <w:rsid w:val="00060914"/>
    <w:rsid w:val="00060CAF"/>
    <w:rsid w:val="0006471A"/>
    <w:rsid w:val="00065D66"/>
    <w:rsid w:val="00071B80"/>
    <w:rsid w:val="000770CC"/>
    <w:rsid w:val="00080785"/>
    <w:rsid w:val="000812EC"/>
    <w:rsid w:val="00083948"/>
    <w:rsid w:val="000843D0"/>
    <w:rsid w:val="00087329"/>
    <w:rsid w:val="000903D8"/>
    <w:rsid w:val="00091FBF"/>
    <w:rsid w:val="0009270C"/>
    <w:rsid w:val="00092A62"/>
    <w:rsid w:val="00094D60"/>
    <w:rsid w:val="00097412"/>
    <w:rsid w:val="000A3B23"/>
    <w:rsid w:val="000B2B8C"/>
    <w:rsid w:val="000B6A29"/>
    <w:rsid w:val="000B6C76"/>
    <w:rsid w:val="000C0ADF"/>
    <w:rsid w:val="000C1F75"/>
    <w:rsid w:val="000C2AFE"/>
    <w:rsid w:val="000C396F"/>
    <w:rsid w:val="000D219F"/>
    <w:rsid w:val="000D3235"/>
    <w:rsid w:val="000D4B02"/>
    <w:rsid w:val="000D773F"/>
    <w:rsid w:val="000E2149"/>
    <w:rsid w:val="000E3FE4"/>
    <w:rsid w:val="000E6CD5"/>
    <w:rsid w:val="000E7515"/>
    <w:rsid w:val="000F197E"/>
    <w:rsid w:val="000F6726"/>
    <w:rsid w:val="000F684D"/>
    <w:rsid w:val="001060D5"/>
    <w:rsid w:val="001077FA"/>
    <w:rsid w:val="00107E45"/>
    <w:rsid w:val="00110B37"/>
    <w:rsid w:val="00111092"/>
    <w:rsid w:val="00111EED"/>
    <w:rsid w:val="001131B1"/>
    <w:rsid w:val="00114560"/>
    <w:rsid w:val="001242B5"/>
    <w:rsid w:val="00124D88"/>
    <w:rsid w:val="00125A57"/>
    <w:rsid w:val="001329CE"/>
    <w:rsid w:val="00133500"/>
    <w:rsid w:val="00133866"/>
    <w:rsid w:val="001346DB"/>
    <w:rsid w:val="00134A23"/>
    <w:rsid w:val="001363EA"/>
    <w:rsid w:val="00136DDA"/>
    <w:rsid w:val="00142396"/>
    <w:rsid w:val="00142C50"/>
    <w:rsid w:val="00142D48"/>
    <w:rsid w:val="00143AAD"/>
    <w:rsid w:val="00143D50"/>
    <w:rsid w:val="0014461C"/>
    <w:rsid w:val="00145656"/>
    <w:rsid w:val="001519A1"/>
    <w:rsid w:val="00152A9A"/>
    <w:rsid w:val="00152C2B"/>
    <w:rsid w:val="00154A4E"/>
    <w:rsid w:val="00155206"/>
    <w:rsid w:val="001562F8"/>
    <w:rsid w:val="00156DB0"/>
    <w:rsid w:val="00162482"/>
    <w:rsid w:val="001631DF"/>
    <w:rsid w:val="00165787"/>
    <w:rsid w:val="001661AB"/>
    <w:rsid w:val="00167E55"/>
    <w:rsid w:val="00170129"/>
    <w:rsid w:val="00172EEB"/>
    <w:rsid w:val="0017543C"/>
    <w:rsid w:val="00176610"/>
    <w:rsid w:val="001818BB"/>
    <w:rsid w:val="00183E7C"/>
    <w:rsid w:val="00186BC7"/>
    <w:rsid w:val="00187C41"/>
    <w:rsid w:val="001933DC"/>
    <w:rsid w:val="00196224"/>
    <w:rsid w:val="001A3114"/>
    <w:rsid w:val="001B2E22"/>
    <w:rsid w:val="001B3732"/>
    <w:rsid w:val="001C0E70"/>
    <w:rsid w:val="001C214B"/>
    <w:rsid w:val="001C5D70"/>
    <w:rsid w:val="001D0907"/>
    <w:rsid w:val="001D15CF"/>
    <w:rsid w:val="001D2322"/>
    <w:rsid w:val="001D57F7"/>
    <w:rsid w:val="001D6AF2"/>
    <w:rsid w:val="001E1E40"/>
    <w:rsid w:val="001E1F78"/>
    <w:rsid w:val="001E396D"/>
    <w:rsid w:val="001E7349"/>
    <w:rsid w:val="001F4FB7"/>
    <w:rsid w:val="001F5333"/>
    <w:rsid w:val="001F5966"/>
    <w:rsid w:val="002038EB"/>
    <w:rsid w:val="00211292"/>
    <w:rsid w:val="0021223B"/>
    <w:rsid w:val="00212D29"/>
    <w:rsid w:val="00215D7E"/>
    <w:rsid w:val="00215F07"/>
    <w:rsid w:val="00217E1E"/>
    <w:rsid w:val="002229FA"/>
    <w:rsid w:val="00224F10"/>
    <w:rsid w:val="00226107"/>
    <w:rsid w:val="002301A9"/>
    <w:rsid w:val="00231358"/>
    <w:rsid w:val="002437BA"/>
    <w:rsid w:val="00251800"/>
    <w:rsid w:val="00256E3C"/>
    <w:rsid w:val="00257834"/>
    <w:rsid w:val="002663FF"/>
    <w:rsid w:val="0027272C"/>
    <w:rsid w:val="002742F0"/>
    <w:rsid w:val="00274F21"/>
    <w:rsid w:val="00276DDE"/>
    <w:rsid w:val="00280E0D"/>
    <w:rsid w:val="00283898"/>
    <w:rsid w:val="00283A0F"/>
    <w:rsid w:val="00285ABD"/>
    <w:rsid w:val="002871BD"/>
    <w:rsid w:val="00287E84"/>
    <w:rsid w:val="0029215C"/>
    <w:rsid w:val="002930DA"/>
    <w:rsid w:val="002937EE"/>
    <w:rsid w:val="00297EA5"/>
    <w:rsid w:val="002A3A0C"/>
    <w:rsid w:val="002A44F4"/>
    <w:rsid w:val="002A4E47"/>
    <w:rsid w:val="002B0B68"/>
    <w:rsid w:val="002B3BDA"/>
    <w:rsid w:val="002B3F80"/>
    <w:rsid w:val="002B672E"/>
    <w:rsid w:val="002B774F"/>
    <w:rsid w:val="002B7A19"/>
    <w:rsid w:val="002B7C93"/>
    <w:rsid w:val="002B7EE5"/>
    <w:rsid w:val="002C2E75"/>
    <w:rsid w:val="002D48B0"/>
    <w:rsid w:val="002E1C6E"/>
    <w:rsid w:val="002E5A4F"/>
    <w:rsid w:val="002E6732"/>
    <w:rsid w:val="002E7B49"/>
    <w:rsid w:val="002F5000"/>
    <w:rsid w:val="002F5C4D"/>
    <w:rsid w:val="002F67A6"/>
    <w:rsid w:val="002F6FC7"/>
    <w:rsid w:val="002F7CAE"/>
    <w:rsid w:val="003105FB"/>
    <w:rsid w:val="00312C51"/>
    <w:rsid w:val="00314976"/>
    <w:rsid w:val="00317E3D"/>
    <w:rsid w:val="0032060D"/>
    <w:rsid w:val="00322AAC"/>
    <w:rsid w:val="00325B20"/>
    <w:rsid w:val="00326979"/>
    <w:rsid w:val="003300EC"/>
    <w:rsid w:val="003313E0"/>
    <w:rsid w:val="0033222D"/>
    <w:rsid w:val="003330E9"/>
    <w:rsid w:val="0034409E"/>
    <w:rsid w:val="00344B53"/>
    <w:rsid w:val="00346A69"/>
    <w:rsid w:val="00351683"/>
    <w:rsid w:val="00351C18"/>
    <w:rsid w:val="00352673"/>
    <w:rsid w:val="00355F79"/>
    <w:rsid w:val="00357DAC"/>
    <w:rsid w:val="00364667"/>
    <w:rsid w:val="0037402A"/>
    <w:rsid w:val="00374BB5"/>
    <w:rsid w:val="00375324"/>
    <w:rsid w:val="00376237"/>
    <w:rsid w:val="00376386"/>
    <w:rsid w:val="00376881"/>
    <w:rsid w:val="00380F33"/>
    <w:rsid w:val="0038103D"/>
    <w:rsid w:val="00382709"/>
    <w:rsid w:val="00385F8B"/>
    <w:rsid w:val="00390E9E"/>
    <w:rsid w:val="003924E3"/>
    <w:rsid w:val="00393B25"/>
    <w:rsid w:val="00395444"/>
    <w:rsid w:val="003A018A"/>
    <w:rsid w:val="003A0C36"/>
    <w:rsid w:val="003A2065"/>
    <w:rsid w:val="003A26C7"/>
    <w:rsid w:val="003A2793"/>
    <w:rsid w:val="003A28B0"/>
    <w:rsid w:val="003A3D10"/>
    <w:rsid w:val="003B0C12"/>
    <w:rsid w:val="003B40EC"/>
    <w:rsid w:val="003B6F74"/>
    <w:rsid w:val="003B7101"/>
    <w:rsid w:val="003C320E"/>
    <w:rsid w:val="003C52F3"/>
    <w:rsid w:val="003D0990"/>
    <w:rsid w:val="003D5EC0"/>
    <w:rsid w:val="003D7BE9"/>
    <w:rsid w:val="003E2F7D"/>
    <w:rsid w:val="003E6321"/>
    <w:rsid w:val="003E6D21"/>
    <w:rsid w:val="003E7E0F"/>
    <w:rsid w:val="003F1EC6"/>
    <w:rsid w:val="003F3B8E"/>
    <w:rsid w:val="004055D3"/>
    <w:rsid w:val="004079B5"/>
    <w:rsid w:val="00407C92"/>
    <w:rsid w:val="00411143"/>
    <w:rsid w:val="00412002"/>
    <w:rsid w:val="00413118"/>
    <w:rsid w:val="00413F10"/>
    <w:rsid w:val="00424328"/>
    <w:rsid w:val="004304DB"/>
    <w:rsid w:val="004311E8"/>
    <w:rsid w:val="00432304"/>
    <w:rsid w:val="004344A1"/>
    <w:rsid w:val="0043570E"/>
    <w:rsid w:val="004361F0"/>
    <w:rsid w:val="00437796"/>
    <w:rsid w:val="004402CA"/>
    <w:rsid w:val="004408BF"/>
    <w:rsid w:val="00441E7E"/>
    <w:rsid w:val="0044502E"/>
    <w:rsid w:val="00455F46"/>
    <w:rsid w:val="004614DE"/>
    <w:rsid w:val="0046319A"/>
    <w:rsid w:val="00466CAD"/>
    <w:rsid w:val="004714E1"/>
    <w:rsid w:val="00471542"/>
    <w:rsid w:val="00473B29"/>
    <w:rsid w:val="004776A2"/>
    <w:rsid w:val="00483BB7"/>
    <w:rsid w:val="00485DDC"/>
    <w:rsid w:val="00492AE5"/>
    <w:rsid w:val="00493697"/>
    <w:rsid w:val="0049533D"/>
    <w:rsid w:val="004A04C9"/>
    <w:rsid w:val="004A1829"/>
    <w:rsid w:val="004A19E5"/>
    <w:rsid w:val="004A3B22"/>
    <w:rsid w:val="004A5B04"/>
    <w:rsid w:val="004B0FDE"/>
    <w:rsid w:val="004B1553"/>
    <w:rsid w:val="004B3E3A"/>
    <w:rsid w:val="004B4F9B"/>
    <w:rsid w:val="004B5029"/>
    <w:rsid w:val="004B72AD"/>
    <w:rsid w:val="004C170C"/>
    <w:rsid w:val="004C27F1"/>
    <w:rsid w:val="004C342C"/>
    <w:rsid w:val="004C42A5"/>
    <w:rsid w:val="004C7E86"/>
    <w:rsid w:val="004D2501"/>
    <w:rsid w:val="004D34F2"/>
    <w:rsid w:val="004D639C"/>
    <w:rsid w:val="004D7582"/>
    <w:rsid w:val="004E0108"/>
    <w:rsid w:val="004E080F"/>
    <w:rsid w:val="004E11FF"/>
    <w:rsid w:val="004E23E2"/>
    <w:rsid w:val="004E2986"/>
    <w:rsid w:val="004E3C76"/>
    <w:rsid w:val="004E4E97"/>
    <w:rsid w:val="004E57EF"/>
    <w:rsid w:val="004F08CB"/>
    <w:rsid w:val="004F0F66"/>
    <w:rsid w:val="004F1145"/>
    <w:rsid w:val="004F3A7E"/>
    <w:rsid w:val="004F644B"/>
    <w:rsid w:val="00500527"/>
    <w:rsid w:val="00503B9B"/>
    <w:rsid w:val="00506102"/>
    <w:rsid w:val="005115DD"/>
    <w:rsid w:val="0051426B"/>
    <w:rsid w:val="00514AB8"/>
    <w:rsid w:val="00520540"/>
    <w:rsid w:val="00523B1A"/>
    <w:rsid w:val="00524404"/>
    <w:rsid w:val="00524945"/>
    <w:rsid w:val="00530DD5"/>
    <w:rsid w:val="00537138"/>
    <w:rsid w:val="005379B9"/>
    <w:rsid w:val="00537B70"/>
    <w:rsid w:val="00542E76"/>
    <w:rsid w:val="00544CBF"/>
    <w:rsid w:val="0055296A"/>
    <w:rsid w:val="00555C57"/>
    <w:rsid w:val="00557FB7"/>
    <w:rsid w:val="0056516D"/>
    <w:rsid w:val="00565E97"/>
    <w:rsid w:val="0056613E"/>
    <w:rsid w:val="00570EE7"/>
    <w:rsid w:val="005713E3"/>
    <w:rsid w:val="00571596"/>
    <w:rsid w:val="00572583"/>
    <w:rsid w:val="00574E63"/>
    <w:rsid w:val="0058461D"/>
    <w:rsid w:val="00584A9D"/>
    <w:rsid w:val="00592C85"/>
    <w:rsid w:val="00593725"/>
    <w:rsid w:val="005972DB"/>
    <w:rsid w:val="005A56D1"/>
    <w:rsid w:val="005A6C99"/>
    <w:rsid w:val="005A76E4"/>
    <w:rsid w:val="005B6B50"/>
    <w:rsid w:val="005B6D89"/>
    <w:rsid w:val="005C2081"/>
    <w:rsid w:val="005C21BE"/>
    <w:rsid w:val="005D1819"/>
    <w:rsid w:val="005D3B0A"/>
    <w:rsid w:val="005D4CC1"/>
    <w:rsid w:val="005D75ED"/>
    <w:rsid w:val="005E0537"/>
    <w:rsid w:val="005E09F9"/>
    <w:rsid w:val="005E14A6"/>
    <w:rsid w:val="005E1F4A"/>
    <w:rsid w:val="005E47F9"/>
    <w:rsid w:val="005F2FD4"/>
    <w:rsid w:val="005F49F3"/>
    <w:rsid w:val="005F5863"/>
    <w:rsid w:val="005F77C3"/>
    <w:rsid w:val="005F7DBB"/>
    <w:rsid w:val="00600BBD"/>
    <w:rsid w:val="0060312C"/>
    <w:rsid w:val="00604085"/>
    <w:rsid w:val="0061073A"/>
    <w:rsid w:val="006128A1"/>
    <w:rsid w:val="00612F36"/>
    <w:rsid w:val="00614224"/>
    <w:rsid w:val="006173D7"/>
    <w:rsid w:val="00620856"/>
    <w:rsid w:val="00621BC0"/>
    <w:rsid w:val="0062540C"/>
    <w:rsid w:val="00631198"/>
    <w:rsid w:val="006350AF"/>
    <w:rsid w:val="00637B7F"/>
    <w:rsid w:val="00640321"/>
    <w:rsid w:val="0064239D"/>
    <w:rsid w:val="00644B80"/>
    <w:rsid w:val="00646DF5"/>
    <w:rsid w:val="00650ABB"/>
    <w:rsid w:val="006561AB"/>
    <w:rsid w:val="00656B1E"/>
    <w:rsid w:val="00661D70"/>
    <w:rsid w:val="00666B73"/>
    <w:rsid w:val="00667773"/>
    <w:rsid w:val="006708BA"/>
    <w:rsid w:val="00671D64"/>
    <w:rsid w:val="00672C50"/>
    <w:rsid w:val="006734D1"/>
    <w:rsid w:val="006734D2"/>
    <w:rsid w:val="00677FFD"/>
    <w:rsid w:val="00681D68"/>
    <w:rsid w:val="00686BAE"/>
    <w:rsid w:val="00687725"/>
    <w:rsid w:val="006903E2"/>
    <w:rsid w:val="006958B3"/>
    <w:rsid w:val="006975F8"/>
    <w:rsid w:val="006A02C6"/>
    <w:rsid w:val="006A710F"/>
    <w:rsid w:val="006B15EE"/>
    <w:rsid w:val="006B3146"/>
    <w:rsid w:val="006B31BA"/>
    <w:rsid w:val="006B3B40"/>
    <w:rsid w:val="006B4401"/>
    <w:rsid w:val="006B594C"/>
    <w:rsid w:val="006B65C2"/>
    <w:rsid w:val="006B7EE2"/>
    <w:rsid w:val="006C00AC"/>
    <w:rsid w:val="006C0468"/>
    <w:rsid w:val="006C1816"/>
    <w:rsid w:val="006C2C39"/>
    <w:rsid w:val="006C4748"/>
    <w:rsid w:val="006C4A3A"/>
    <w:rsid w:val="006C637F"/>
    <w:rsid w:val="006D1561"/>
    <w:rsid w:val="006D1C30"/>
    <w:rsid w:val="006D28B0"/>
    <w:rsid w:val="006E0931"/>
    <w:rsid w:val="006E2676"/>
    <w:rsid w:val="006E29F4"/>
    <w:rsid w:val="006E422A"/>
    <w:rsid w:val="006E5727"/>
    <w:rsid w:val="006E59B9"/>
    <w:rsid w:val="006F0765"/>
    <w:rsid w:val="006F08A8"/>
    <w:rsid w:val="006F4AE0"/>
    <w:rsid w:val="006F74F0"/>
    <w:rsid w:val="006F7DB7"/>
    <w:rsid w:val="007023D1"/>
    <w:rsid w:val="0070333A"/>
    <w:rsid w:val="00705901"/>
    <w:rsid w:val="007077FF"/>
    <w:rsid w:val="00711091"/>
    <w:rsid w:val="00712D31"/>
    <w:rsid w:val="00714478"/>
    <w:rsid w:val="0071502F"/>
    <w:rsid w:val="00715718"/>
    <w:rsid w:val="007214A0"/>
    <w:rsid w:val="00721E34"/>
    <w:rsid w:val="00724660"/>
    <w:rsid w:val="007314EE"/>
    <w:rsid w:val="0073348A"/>
    <w:rsid w:val="0073358F"/>
    <w:rsid w:val="00733A4D"/>
    <w:rsid w:val="00735833"/>
    <w:rsid w:val="00736C53"/>
    <w:rsid w:val="0073712C"/>
    <w:rsid w:val="00740E9D"/>
    <w:rsid w:val="007426D0"/>
    <w:rsid w:val="0074395E"/>
    <w:rsid w:val="00744844"/>
    <w:rsid w:val="00745D9B"/>
    <w:rsid w:val="00746FAD"/>
    <w:rsid w:val="00753436"/>
    <w:rsid w:val="00756131"/>
    <w:rsid w:val="007564FC"/>
    <w:rsid w:val="0076349F"/>
    <w:rsid w:val="007639F0"/>
    <w:rsid w:val="0077238D"/>
    <w:rsid w:val="00777A4E"/>
    <w:rsid w:val="00780C34"/>
    <w:rsid w:val="00781F35"/>
    <w:rsid w:val="00783608"/>
    <w:rsid w:val="0078474A"/>
    <w:rsid w:val="00787764"/>
    <w:rsid w:val="00790655"/>
    <w:rsid w:val="0079138A"/>
    <w:rsid w:val="00794151"/>
    <w:rsid w:val="007964CF"/>
    <w:rsid w:val="00797994"/>
    <w:rsid w:val="00797B39"/>
    <w:rsid w:val="00797DB8"/>
    <w:rsid w:val="00797E30"/>
    <w:rsid w:val="007A0C7C"/>
    <w:rsid w:val="007A4ECF"/>
    <w:rsid w:val="007A69A4"/>
    <w:rsid w:val="007A7BD6"/>
    <w:rsid w:val="007B0911"/>
    <w:rsid w:val="007B3E33"/>
    <w:rsid w:val="007B6FBF"/>
    <w:rsid w:val="007B7AEC"/>
    <w:rsid w:val="007C0697"/>
    <w:rsid w:val="007C3A2A"/>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54EF"/>
    <w:rsid w:val="007F788B"/>
    <w:rsid w:val="007F7E8A"/>
    <w:rsid w:val="008000C0"/>
    <w:rsid w:val="00803592"/>
    <w:rsid w:val="00804988"/>
    <w:rsid w:val="00806B26"/>
    <w:rsid w:val="00811CBE"/>
    <w:rsid w:val="0081281D"/>
    <w:rsid w:val="008131E3"/>
    <w:rsid w:val="0081434A"/>
    <w:rsid w:val="00814FDE"/>
    <w:rsid w:val="0081595C"/>
    <w:rsid w:val="00817250"/>
    <w:rsid w:val="008224DB"/>
    <w:rsid w:val="00827219"/>
    <w:rsid w:val="008303AA"/>
    <w:rsid w:val="008326A6"/>
    <w:rsid w:val="008337DF"/>
    <w:rsid w:val="00835317"/>
    <w:rsid w:val="00840B8C"/>
    <w:rsid w:val="00841C2B"/>
    <w:rsid w:val="00843EE4"/>
    <w:rsid w:val="00844DBE"/>
    <w:rsid w:val="008450F9"/>
    <w:rsid w:val="008458D2"/>
    <w:rsid w:val="00852E7A"/>
    <w:rsid w:val="00853170"/>
    <w:rsid w:val="008533D1"/>
    <w:rsid w:val="0085346D"/>
    <w:rsid w:val="00857896"/>
    <w:rsid w:val="00857E9E"/>
    <w:rsid w:val="008700D2"/>
    <w:rsid w:val="00871D89"/>
    <w:rsid w:val="0087584D"/>
    <w:rsid w:val="008759C7"/>
    <w:rsid w:val="008772AE"/>
    <w:rsid w:val="00877B5C"/>
    <w:rsid w:val="00882400"/>
    <w:rsid w:val="00884FDA"/>
    <w:rsid w:val="00887BF9"/>
    <w:rsid w:val="008911A3"/>
    <w:rsid w:val="0089136C"/>
    <w:rsid w:val="008A236E"/>
    <w:rsid w:val="008A35FF"/>
    <w:rsid w:val="008B0EA2"/>
    <w:rsid w:val="008B1EDE"/>
    <w:rsid w:val="008B2177"/>
    <w:rsid w:val="008B46DB"/>
    <w:rsid w:val="008B621C"/>
    <w:rsid w:val="008B71E7"/>
    <w:rsid w:val="008B7CE4"/>
    <w:rsid w:val="008B7DA0"/>
    <w:rsid w:val="008C6543"/>
    <w:rsid w:val="008C7828"/>
    <w:rsid w:val="008C7A7F"/>
    <w:rsid w:val="008E059E"/>
    <w:rsid w:val="008E15A9"/>
    <w:rsid w:val="008E3B38"/>
    <w:rsid w:val="008E418D"/>
    <w:rsid w:val="008E58FC"/>
    <w:rsid w:val="008E7853"/>
    <w:rsid w:val="008E7D1B"/>
    <w:rsid w:val="008F0E54"/>
    <w:rsid w:val="008F3DF9"/>
    <w:rsid w:val="008F5225"/>
    <w:rsid w:val="008F5297"/>
    <w:rsid w:val="008F67D7"/>
    <w:rsid w:val="008F7177"/>
    <w:rsid w:val="0090134D"/>
    <w:rsid w:val="009030AD"/>
    <w:rsid w:val="00905170"/>
    <w:rsid w:val="00917E91"/>
    <w:rsid w:val="009203B6"/>
    <w:rsid w:val="00924825"/>
    <w:rsid w:val="00924AB5"/>
    <w:rsid w:val="00927EE7"/>
    <w:rsid w:val="009336E2"/>
    <w:rsid w:val="0093516A"/>
    <w:rsid w:val="00936DEF"/>
    <w:rsid w:val="009438BD"/>
    <w:rsid w:val="0095033B"/>
    <w:rsid w:val="0095679A"/>
    <w:rsid w:val="00962E8D"/>
    <w:rsid w:val="009642B2"/>
    <w:rsid w:val="009656B9"/>
    <w:rsid w:val="00965D6A"/>
    <w:rsid w:val="00966018"/>
    <w:rsid w:val="00970EDC"/>
    <w:rsid w:val="00973DB9"/>
    <w:rsid w:val="009746F9"/>
    <w:rsid w:val="009747DF"/>
    <w:rsid w:val="00975A82"/>
    <w:rsid w:val="00980ED9"/>
    <w:rsid w:val="00990D1C"/>
    <w:rsid w:val="0099187D"/>
    <w:rsid w:val="009935F4"/>
    <w:rsid w:val="00994514"/>
    <w:rsid w:val="009A575D"/>
    <w:rsid w:val="009B27F9"/>
    <w:rsid w:val="009B2B07"/>
    <w:rsid w:val="009B47B0"/>
    <w:rsid w:val="009B5FE2"/>
    <w:rsid w:val="009B7054"/>
    <w:rsid w:val="009B7576"/>
    <w:rsid w:val="009C0ED9"/>
    <w:rsid w:val="009C36BF"/>
    <w:rsid w:val="009C59CD"/>
    <w:rsid w:val="009C6B62"/>
    <w:rsid w:val="009D5CA6"/>
    <w:rsid w:val="009D705A"/>
    <w:rsid w:val="009E107B"/>
    <w:rsid w:val="009E4601"/>
    <w:rsid w:val="009E4668"/>
    <w:rsid w:val="009E4E3F"/>
    <w:rsid w:val="009E61CB"/>
    <w:rsid w:val="009F0812"/>
    <w:rsid w:val="009F32C4"/>
    <w:rsid w:val="009F4824"/>
    <w:rsid w:val="009F5001"/>
    <w:rsid w:val="009F65D8"/>
    <w:rsid w:val="00A001B0"/>
    <w:rsid w:val="00A02E53"/>
    <w:rsid w:val="00A061B4"/>
    <w:rsid w:val="00A07A48"/>
    <w:rsid w:val="00A10BC2"/>
    <w:rsid w:val="00A13BF5"/>
    <w:rsid w:val="00A14AB7"/>
    <w:rsid w:val="00A15557"/>
    <w:rsid w:val="00A17A1E"/>
    <w:rsid w:val="00A2147D"/>
    <w:rsid w:val="00A21BA1"/>
    <w:rsid w:val="00A22206"/>
    <w:rsid w:val="00A22B29"/>
    <w:rsid w:val="00A26AE2"/>
    <w:rsid w:val="00A32103"/>
    <w:rsid w:val="00A33666"/>
    <w:rsid w:val="00A35396"/>
    <w:rsid w:val="00A357C8"/>
    <w:rsid w:val="00A4506C"/>
    <w:rsid w:val="00A450E9"/>
    <w:rsid w:val="00A46E0E"/>
    <w:rsid w:val="00A5072E"/>
    <w:rsid w:val="00A50D46"/>
    <w:rsid w:val="00A51C0B"/>
    <w:rsid w:val="00A520C5"/>
    <w:rsid w:val="00A55A46"/>
    <w:rsid w:val="00A61903"/>
    <w:rsid w:val="00A62A0F"/>
    <w:rsid w:val="00A70B19"/>
    <w:rsid w:val="00A764ED"/>
    <w:rsid w:val="00A77120"/>
    <w:rsid w:val="00A81427"/>
    <w:rsid w:val="00A871C0"/>
    <w:rsid w:val="00A93DF4"/>
    <w:rsid w:val="00A960F8"/>
    <w:rsid w:val="00A964DD"/>
    <w:rsid w:val="00A97D27"/>
    <w:rsid w:val="00AA0E6C"/>
    <w:rsid w:val="00AA3753"/>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7EA"/>
    <w:rsid w:val="00AE4E75"/>
    <w:rsid w:val="00AE6363"/>
    <w:rsid w:val="00AF40F7"/>
    <w:rsid w:val="00AF618E"/>
    <w:rsid w:val="00AF683D"/>
    <w:rsid w:val="00B0002C"/>
    <w:rsid w:val="00B0069F"/>
    <w:rsid w:val="00B0640D"/>
    <w:rsid w:val="00B06ED2"/>
    <w:rsid w:val="00B071A3"/>
    <w:rsid w:val="00B1151E"/>
    <w:rsid w:val="00B13AB6"/>
    <w:rsid w:val="00B140FC"/>
    <w:rsid w:val="00B17270"/>
    <w:rsid w:val="00B25124"/>
    <w:rsid w:val="00B26528"/>
    <w:rsid w:val="00B30973"/>
    <w:rsid w:val="00B36828"/>
    <w:rsid w:val="00B36A8E"/>
    <w:rsid w:val="00B37008"/>
    <w:rsid w:val="00B411A8"/>
    <w:rsid w:val="00B4736C"/>
    <w:rsid w:val="00B52FFB"/>
    <w:rsid w:val="00B56143"/>
    <w:rsid w:val="00B62BA1"/>
    <w:rsid w:val="00B64158"/>
    <w:rsid w:val="00B64BA0"/>
    <w:rsid w:val="00B65B84"/>
    <w:rsid w:val="00B7092D"/>
    <w:rsid w:val="00B72F65"/>
    <w:rsid w:val="00B7322D"/>
    <w:rsid w:val="00B74644"/>
    <w:rsid w:val="00B7533B"/>
    <w:rsid w:val="00B75510"/>
    <w:rsid w:val="00B76689"/>
    <w:rsid w:val="00B81758"/>
    <w:rsid w:val="00B836FB"/>
    <w:rsid w:val="00B8755F"/>
    <w:rsid w:val="00B90DE3"/>
    <w:rsid w:val="00B911AA"/>
    <w:rsid w:val="00B9287A"/>
    <w:rsid w:val="00B92A92"/>
    <w:rsid w:val="00B93231"/>
    <w:rsid w:val="00BA08DE"/>
    <w:rsid w:val="00BA093F"/>
    <w:rsid w:val="00BA1450"/>
    <w:rsid w:val="00BA65E4"/>
    <w:rsid w:val="00BB2C45"/>
    <w:rsid w:val="00BB578F"/>
    <w:rsid w:val="00BB5DB9"/>
    <w:rsid w:val="00BB6D5C"/>
    <w:rsid w:val="00BC0C02"/>
    <w:rsid w:val="00BC200B"/>
    <w:rsid w:val="00BC22EA"/>
    <w:rsid w:val="00BC75A4"/>
    <w:rsid w:val="00BD116B"/>
    <w:rsid w:val="00BD25FB"/>
    <w:rsid w:val="00BD4C7E"/>
    <w:rsid w:val="00BD5CAC"/>
    <w:rsid w:val="00BD7089"/>
    <w:rsid w:val="00BE0C5F"/>
    <w:rsid w:val="00BE358B"/>
    <w:rsid w:val="00BE39D0"/>
    <w:rsid w:val="00BE5731"/>
    <w:rsid w:val="00BF1435"/>
    <w:rsid w:val="00BF24E9"/>
    <w:rsid w:val="00BF30B8"/>
    <w:rsid w:val="00C01377"/>
    <w:rsid w:val="00C02830"/>
    <w:rsid w:val="00C03C6E"/>
    <w:rsid w:val="00C077C5"/>
    <w:rsid w:val="00C146CF"/>
    <w:rsid w:val="00C14E3C"/>
    <w:rsid w:val="00C15FE4"/>
    <w:rsid w:val="00C16666"/>
    <w:rsid w:val="00C23EE2"/>
    <w:rsid w:val="00C26866"/>
    <w:rsid w:val="00C2783A"/>
    <w:rsid w:val="00C30F94"/>
    <w:rsid w:val="00C3508E"/>
    <w:rsid w:val="00C375BF"/>
    <w:rsid w:val="00C37C0C"/>
    <w:rsid w:val="00C42E84"/>
    <w:rsid w:val="00C508EE"/>
    <w:rsid w:val="00C5143D"/>
    <w:rsid w:val="00C55B4E"/>
    <w:rsid w:val="00C64E35"/>
    <w:rsid w:val="00C65387"/>
    <w:rsid w:val="00C70B20"/>
    <w:rsid w:val="00C71FF5"/>
    <w:rsid w:val="00C733DC"/>
    <w:rsid w:val="00C7795F"/>
    <w:rsid w:val="00C854F0"/>
    <w:rsid w:val="00C86363"/>
    <w:rsid w:val="00C9401E"/>
    <w:rsid w:val="00C94427"/>
    <w:rsid w:val="00C9540A"/>
    <w:rsid w:val="00CA10C5"/>
    <w:rsid w:val="00CA2473"/>
    <w:rsid w:val="00CA2912"/>
    <w:rsid w:val="00CA2E9E"/>
    <w:rsid w:val="00CB0A05"/>
    <w:rsid w:val="00CB15F7"/>
    <w:rsid w:val="00CB203A"/>
    <w:rsid w:val="00CB2A64"/>
    <w:rsid w:val="00CB38C5"/>
    <w:rsid w:val="00CB469A"/>
    <w:rsid w:val="00CB5FC9"/>
    <w:rsid w:val="00CC20E1"/>
    <w:rsid w:val="00CC3025"/>
    <w:rsid w:val="00CC4315"/>
    <w:rsid w:val="00CD0E89"/>
    <w:rsid w:val="00CD4E00"/>
    <w:rsid w:val="00CD768A"/>
    <w:rsid w:val="00CE0F0B"/>
    <w:rsid w:val="00CE46AC"/>
    <w:rsid w:val="00CE5496"/>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165"/>
    <w:rsid w:val="00D23245"/>
    <w:rsid w:val="00D24C94"/>
    <w:rsid w:val="00D30D7C"/>
    <w:rsid w:val="00D32A97"/>
    <w:rsid w:val="00D3619F"/>
    <w:rsid w:val="00D36A92"/>
    <w:rsid w:val="00D378D7"/>
    <w:rsid w:val="00D40C92"/>
    <w:rsid w:val="00D50639"/>
    <w:rsid w:val="00D51E99"/>
    <w:rsid w:val="00D525A7"/>
    <w:rsid w:val="00D54498"/>
    <w:rsid w:val="00D55A61"/>
    <w:rsid w:val="00D57358"/>
    <w:rsid w:val="00D65C60"/>
    <w:rsid w:val="00D65ECF"/>
    <w:rsid w:val="00D700EA"/>
    <w:rsid w:val="00D717AA"/>
    <w:rsid w:val="00D727E7"/>
    <w:rsid w:val="00D736D6"/>
    <w:rsid w:val="00D761D7"/>
    <w:rsid w:val="00D81B86"/>
    <w:rsid w:val="00D81E25"/>
    <w:rsid w:val="00D8238D"/>
    <w:rsid w:val="00D82A00"/>
    <w:rsid w:val="00D85978"/>
    <w:rsid w:val="00D90F94"/>
    <w:rsid w:val="00D95B3F"/>
    <w:rsid w:val="00D96B38"/>
    <w:rsid w:val="00DA1ACE"/>
    <w:rsid w:val="00DA4419"/>
    <w:rsid w:val="00DA557F"/>
    <w:rsid w:val="00DA5E27"/>
    <w:rsid w:val="00DA65F1"/>
    <w:rsid w:val="00DA711C"/>
    <w:rsid w:val="00DB2BC9"/>
    <w:rsid w:val="00DB3065"/>
    <w:rsid w:val="00DB6478"/>
    <w:rsid w:val="00DB657C"/>
    <w:rsid w:val="00DC03A1"/>
    <w:rsid w:val="00DC3B5F"/>
    <w:rsid w:val="00DC3C21"/>
    <w:rsid w:val="00DC42A8"/>
    <w:rsid w:val="00DC6AE5"/>
    <w:rsid w:val="00DD2547"/>
    <w:rsid w:val="00DD516A"/>
    <w:rsid w:val="00DD60CE"/>
    <w:rsid w:val="00DE5FF8"/>
    <w:rsid w:val="00DF056B"/>
    <w:rsid w:val="00DF18A0"/>
    <w:rsid w:val="00DF1BEF"/>
    <w:rsid w:val="00DF3BEB"/>
    <w:rsid w:val="00DF3D47"/>
    <w:rsid w:val="00DF5A6B"/>
    <w:rsid w:val="00DF74BA"/>
    <w:rsid w:val="00E04BCB"/>
    <w:rsid w:val="00E0584C"/>
    <w:rsid w:val="00E06C8A"/>
    <w:rsid w:val="00E11DDF"/>
    <w:rsid w:val="00E152BA"/>
    <w:rsid w:val="00E15E30"/>
    <w:rsid w:val="00E202D6"/>
    <w:rsid w:val="00E210A4"/>
    <w:rsid w:val="00E21E80"/>
    <w:rsid w:val="00E22C64"/>
    <w:rsid w:val="00E2398C"/>
    <w:rsid w:val="00E23D8C"/>
    <w:rsid w:val="00E25716"/>
    <w:rsid w:val="00E27643"/>
    <w:rsid w:val="00E35643"/>
    <w:rsid w:val="00E35852"/>
    <w:rsid w:val="00E377C0"/>
    <w:rsid w:val="00E410E3"/>
    <w:rsid w:val="00E442F2"/>
    <w:rsid w:val="00E50AD1"/>
    <w:rsid w:val="00E51068"/>
    <w:rsid w:val="00E5198C"/>
    <w:rsid w:val="00E52D99"/>
    <w:rsid w:val="00E558BA"/>
    <w:rsid w:val="00E55F3B"/>
    <w:rsid w:val="00E63440"/>
    <w:rsid w:val="00E648FC"/>
    <w:rsid w:val="00E6503D"/>
    <w:rsid w:val="00E65397"/>
    <w:rsid w:val="00E667C9"/>
    <w:rsid w:val="00E71675"/>
    <w:rsid w:val="00E71E71"/>
    <w:rsid w:val="00E72B38"/>
    <w:rsid w:val="00E76876"/>
    <w:rsid w:val="00E7695A"/>
    <w:rsid w:val="00E76AA3"/>
    <w:rsid w:val="00E76CA8"/>
    <w:rsid w:val="00E832C8"/>
    <w:rsid w:val="00E833F3"/>
    <w:rsid w:val="00E839AD"/>
    <w:rsid w:val="00E8494B"/>
    <w:rsid w:val="00E856B8"/>
    <w:rsid w:val="00E906D4"/>
    <w:rsid w:val="00E91616"/>
    <w:rsid w:val="00EA10C5"/>
    <w:rsid w:val="00EA2591"/>
    <w:rsid w:val="00EA287C"/>
    <w:rsid w:val="00EA451C"/>
    <w:rsid w:val="00EA79DD"/>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01098"/>
    <w:rsid w:val="00F049A8"/>
    <w:rsid w:val="00F072F6"/>
    <w:rsid w:val="00F10033"/>
    <w:rsid w:val="00F10EC4"/>
    <w:rsid w:val="00F13535"/>
    <w:rsid w:val="00F14ACA"/>
    <w:rsid w:val="00F14B14"/>
    <w:rsid w:val="00F159D2"/>
    <w:rsid w:val="00F224B4"/>
    <w:rsid w:val="00F244B6"/>
    <w:rsid w:val="00F2560A"/>
    <w:rsid w:val="00F32849"/>
    <w:rsid w:val="00F33EAD"/>
    <w:rsid w:val="00F34B4A"/>
    <w:rsid w:val="00F357DB"/>
    <w:rsid w:val="00F415EF"/>
    <w:rsid w:val="00F41EE8"/>
    <w:rsid w:val="00F42674"/>
    <w:rsid w:val="00F44AA1"/>
    <w:rsid w:val="00F474FE"/>
    <w:rsid w:val="00F518E7"/>
    <w:rsid w:val="00F5456A"/>
    <w:rsid w:val="00F55420"/>
    <w:rsid w:val="00F55B9F"/>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A12A3"/>
    <w:rsid w:val="00FA21D8"/>
    <w:rsid w:val="00FA2B2C"/>
    <w:rsid w:val="00FA6344"/>
    <w:rsid w:val="00FB1524"/>
    <w:rsid w:val="00FB6DAB"/>
    <w:rsid w:val="00FC0F6F"/>
    <w:rsid w:val="00FC43B0"/>
    <w:rsid w:val="00FC4532"/>
    <w:rsid w:val="00FC55BC"/>
    <w:rsid w:val="00FC562B"/>
    <w:rsid w:val="00FC6553"/>
    <w:rsid w:val="00FD28E1"/>
    <w:rsid w:val="00FD3881"/>
    <w:rsid w:val="00FD485A"/>
    <w:rsid w:val="00FD7B98"/>
    <w:rsid w:val="00FE35A5"/>
    <w:rsid w:val="00FE5199"/>
    <w:rsid w:val="00FE5D4B"/>
    <w:rsid w:val="00FE65AA"/>
    <w:rsid w:val="00FE6BBA"/>
    <w:rsid w:val="00FE6E12"/>
    <w:rsid w:val="00FE7EA5"/>
    <w:rsid w:val="00FF19C3"/>
    <w:rsid w:val="00FF37FC"/>
    <w:rsid w:val="00FF49B2"/>
    <w:rsid w:val="00FF7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 w:type="paragraph" w:styleId="Revision">
    <w:name w:val="Revision"/>
    <w:hidden/>
    <w:uiPriority w:val="99"/>
    <w:semiHidden/>
    <w:rsid w:val="006B44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imulators/simulator-type2/tree/master/docs"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imulators/sim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672DE-EE22-4765-8C81-F980E9215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3220</Words>
  <Characters>18358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01 – Getting Started Guide</vt:lpstr>
    </vt:vector>
  </TitlesOfParts>
  <Company/>
  <LinksUpToDate>false</LinksUpToDate>
  <CharactersWithSpaces>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 – Getting Started Guide</dc:title>
  <dc:creator>Andrew Instone-Cowie</dc:creator>
  <cp:lastModifiedBy>Andrew Instone-Cowie</cp:lastModifiedBy>
  <cp:revision>11</cp:revision>
  <cp:lastPrinted>2025-07-09T14:52:00Z</cp:lastPrinted>
  <dcterms:created xsi:type="dcterms:W3CDTF">2025-05-07T14:58:00Z</dcterms:created>
  <dcterms:modified xsi:type="dcterms:W3CDTF">2025-07-09T14:53:00Z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