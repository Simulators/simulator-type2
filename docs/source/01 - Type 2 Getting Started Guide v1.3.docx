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73CBBC0D" w:rsidR="00E906D4" w:rsidRPr="00212D29" w:rsidRDefault="009E4E3F" w:rsidP="0062540C">
      <w:pPr>
        <w:jc w:val="center"/>
        <w:rPr>
          <w:sz w:val="48"/>
          <w:szCs w:val="48"/>
        </w:rPr>
      </w:pPr>
      <w:r>
        <w:rPr>
          <w:sz w:val="48"/>
          <w:szCs w:val="48"/>
        </w:rPr>
        <w:t>0</w:t>
      </w:r>
      <w:r w:rsidR="00A07A48">
        <w:rPr>
          <w:sz w:val="48"/>
          <w:szCs w:val="48"/>
        </w:rPr>
        <w:t xml:space="preserve">1 – Getting Started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5DFBD7B9" w:rsidR="00F10EC4" w:rsidRDefault="009F65D8" w:rsidP="007E4CA5">
      <w:pPr>
        <w:jc w:val="center"/>
      </w:pPr>
      <w:r>
        <w:rPr>
          <w:noProof/>
          <w:lang w:eastAsia="en-GB"/>
        </w:rPr>
        <w:drawing>
          <wp:inline distT="0" distB="0" distL="0" distR="0" wp14:anchorId="2301CF61" wp14:editId="177D896B">
            <wp:extent cx="3434400" cy="4579200"/>
            <wp:effectExtent l="38100" t="38100" r="33020" b="311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400" cy="4579200"/>
                    </a:xfrm>
                    <a:prstGeom prst="rect">
                      <a:avLst/>
                    </a:prstGeom>
                    <a:ln w="31750" cmpd="thickThin">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0A68AB15" w:rsidR="00D16CF7" w:rsidRPr="008B7DA0" w:rsidRDefault="00D16CF7" w:rsidP="00D16CF7">
      <w:pPr>
        <w:spacing w:after="0"/>
      </w:pPr>
      <w:r w:rsidRPr="008B7DA0">
        <w:t xml:space="preserve">Date: </w:t>
      </w:r>
      <w:ins w:id="0" w:author="Andrew Instone-Cowie" w:date="2021-07-22T14:27:00Z">
        <w:r w:rsidR="00033C6A">
          <w:t>22 July 2021</w:t>
        </w:r>
      </w:ins>
      <w:del w:id="1" w:author="Andrew Instone-Cowie" w:date="2021-07-22T14:27:00Z">
        <w:r w:rsidR="00390E9E" w:rsidDel="00033C6A">
          <w:delText>18 August 2020</w:delText>
        </w:r>
      </w:del>
    </w:p>
    <w:p w14:paraId="7C5BEF11" w14:textId="4F09C6E8" w:rsidR="00D16CF7" w:rsidRPr="008B7DA0" w:rsidRDefault="00D16CF7">
      <w:r w:rsidRPr="008B7DA0">
        <w:t xml:space="preserve">Version: </w:t>
      </w:r>
      <w:r w:rsidR="00B17270">
        <w:t>1.</w:t>
      </w:r>
      <w:ins w:id="2" w:author="Andrew Instone-Cowie" w:date="2021-07-22T14:27:00Z">
        <w:r w:rsidR="00033C6A">
          <w:t>3</w:t>
        </w:r>
      </w:ins>
      <w:del w:id="3" w:author="Andrew Instone-Cowie" w:date="2021-07-22T14:27:00Z">
        <w:r w:rsidR="00390E9E" w:rsidDel="00033C6A">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53B261D2" w14:textId="346746AB" w:rsidR="00CB15F7"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768082" w:history="1">
            <w:r w:rsidR="00CB15F7" w:rsidRPr="00A11B3E">
              <w:rPr>
                <w:rStyle w:val="Hyperlink"/>
                <w:noProof/>
              </w:rPr>
              <w:t>Index of Figures</w:t>
            </w:r>
            <w:r w:rsidR="00CB15F7">
              <w:rPr>
                <w:noProof/>
                <w:webHidden/>
              </w:rPr>
              <w:tab/>
            </w:r>
            <w:r w:rsidR="00CB15F7">
              <w:rPr>
                <w:noProof/>
                <w:webHidden/>
              </w:rPr>
              <w:fldChar w:fldCharType="begin"/>
            </w:r>
            <w:r w:rsidR="00CB15F7">
              <w:rPr>
                <w:noProof/>
                <w:webHidden/>
              </w:rPr>
              <w:instrText xml:space="preserve"> PAGEREF _Toc20768082 \h </w:instrText>
            </w:r>
            <w:r w:rsidR="00CB15F7">
              <w:rPr>
                <w:noProof/>
                <w:webHidden/>
              </w:rPr>
            </w:r>
            <w:r w:rsidR="00CB15F7">
              <w:rPr>
                <w:noProof/>
                <w:webHidden/>
              </w:rPr>
              <w:fldChar w:fldCharType="separate"/>
            </w:r>
            <w:r w:rsidR="005C21BE">
              <w:rPr>
                <w:noProof/>
                <w:webHidden/>
              </w:rPr>
              <w:t>3</w:t>
            </w:r>
            <w:r w:rsidR="00CB15F7">
              <w:rPr>
                <w:noProof/>
                <w:webHidden/>
              </w:rPr>
              <w:fldChar w:fldCharType="end"/>
            </w:r>
          </w:hyperlink>
        </w:p>
        <w:p w14:paraId="7D5FAA53" w14:textId="5AA06224" w:rsidR="00CB15F7" w:rsidRDefault="00CB15F7">
          <w:pPr>
            <w:pStyle w:val="TOC1"/>
            <w:tabs>
              <w:tab w:val="right" w:leader="dot" w:pos="9016"/>
            </w:tabs>
            <w:rPr>
              <w:rFonts w:eastAsiaTheme="minorEastAsia"/>
              <w:noProof/>
              <w:lang w:eastAsia="en-GB"/>
            </w:rPr>
          </w:pPr>
          <w:hyperlink w:anchor="_Toc20768083" w:history="1">
            <w:r w:rsidRPr="00A11B3E">
              <w:rPr>
                <w:rStyle w:val="Hyperlink"/>
                <w:noProof/>
              </w:rPr>
              <w:t>Document History</w:t>
            </w:r>
            <w:r>
              <w:rPr>
                <w:noProof/>
                <w:webHidden/>
              </w:rPr>
              <w:tab/>
            </w:r>
            <w:r>
              <w:rPr>
                <w:noProof/>
                <w:webHidden/>
              </w:rPr>
              <w:fldChar w:fldCharType="begin"/>
            </w:r>
            <w:r>
              <w:rPr>
                <w:noProof/>
                <w:webHidden/>
              </w:rPr>
              <w:instrText xml:space="preserve"> PAGEREF _Toc20768083 \h </w:instrText>
            </w:r>
            <w:r>
              <w:rPr>
                <w:noProof/>
                <w:webHidden/>
              </w:rPr>
            </w:r>
            <w:r>
              <w:rPr>
                <w:noProof/>
                <w:webHidden/>
              </w:rPr>
              <w:fldChar w:fldCharType="separate"/>
            </w:r>
            <w:r w:rsidR="005C21BE">
              <w:rPr>
                <w:noProof/>
                <w:webHidden/>
              </w:rPr>
              <w:t>4</w:t>
            </w:r>
            <w:r>
              <w:rPr>
                <w:noProof/>
                <w:webHidden/>
              </w:rPr>
              <w:fldChar w:fldCharType="end"/>
            </w:r>
          </w:hyperlink>
        </w:p>
        <w:p w14:paraId="5A1627B7" w14:textId="5764DD59" w:rsidR="00CB15F7" w:rsidRDefault="00CB15F7">
          <w:pPr>
            <w:pStyle w:val="TOC1"/>
            <w:tabs>
              <w:tab w:val="right" w:leader="dot" w:pos="9016"/>
            </w:tabs>
            <w:rPr>
              <w:rFonts w:eastAsiaTheme="minorEastAsia"/>
              <w:noProof/>
              <w:lang w:eastAsia="en-GB"/>
            </w:rPr>
          </w:pPr>
          <w:hyperlink w:anchor="_Toc20768084" w:history="1">
            <w:r w:rsidRPr="00A11B3E">
              <w:rPr>
                <w:rStyle w:val="Hyperlink"/>
                <w:noProof/>
              </w:rPr>
              <w:t>Licence</w:t>
            </w:r>
            <w:r>
              <w:rPr>
                <w:noProof/>
                <w:webHidden/>
              </w:rPr>
              <w:tab/>
            </w:r>
            <w:r>
              <w:rPr>
                <w:noProof/>
                <w:webHidden/>
              </w:rPr>
              <w:fldChar w:fldCharType="begin"/>
            </w:r>
            <w:r>
              <w:rPr>
                <w:noProof/>
                <w:webHidden/>
              </w:rPr>
              <w:instrText xml:space="preserve"> PAGEREF _Toc20768084 \h </w:instrText>
            </w:r>
            <w:r>
              <w:rPr>
                <w:noProof/>
                <w:webHidden/>
              </w:rPr>
            </w:r>
            <w:r>
              <w:rPr>
                <w:noProof/>
                <w:webHidden/>
              </w:rPr>
              <w:fldChar w:fldCharType="separate"/>
            </w:r>
            <w:r w:rsidR="005C21BE">
              <w:rPr>
                <w:noProof/>
                <w:webHidden/>
              </w:rPr>
              <w:t>4</w:t>
            </w:r>
            <w:r>
              <w:rPr>
                <w:noProof/>
                <w:webHidden/>
              </w:rPr>
              <w:fldChar w:fldCharType="end"/>
            </w:r>
          </w:hyperlink>
        </w:p>
        <w:p w14:paraId="1EFE712C" w14:textId="51058827" w:rsidR="00CB15F7" w:rsidRDefault="00CB15F7">
          <w:pPr>
            <w:pStyle w:val="TOC1"/>
            <w:tabs>
              <w:tab w:val="right" w:leader="dot" w:pos="9016"/>
            </w:tabs>
            <w:rPr>
              <w:rFonts w:eastAsiaTheme="minorEastAsia"/>
              <w:noProof/>
              <w:lang w:eastAsia="en-GB"/>
            </w:rPr>
          </w:pPr>
          <w:hyperlink w:anchor="_Toc20768085" w:history="1">
            <w:r w:rsidRPr="00A11B3E">
              <w:rPr>
                <w:rStyle w:val="Hyperlink"/>
                <w:noProof/>
              </w:rPr>
              <w:t>Documentation Map</w:t>
            </w:r>
            <w:r>
              <w:rPr>
                <w:noProof/>
                <w:webHidden/>
              </w:rPr>
              <w:tab/>
            </w:r>
            <w:r>
              <w:rPr>
                <w:noProof/>
                <w:webHidden/>
              </w:rPr>
              <w:fldChar w:fldCharType="begin"/>
            </w:r>
            <w:r>
              <w:rPr>
                <w:noProof/>
                <w:webHidden/>
              </w:rPr>
              <w:instrText xml:space="preserve"> PAGEREF _Toc20768085 \h </w:instrText>
            </w:r>
            <w:r>
              <w:rPr>
                <w:noProof/>
                <w:webHidden/>
              </w:rPr>
            </w:r>
            <w:r>
              <w:rPr>
                <w:noProof/>
                <w:webHidden/>
              </w:rPr>
              <w:fldChar w:fldCharType="separate"/>
            </w:r>
            <w:r w:rsidR="005C21BE">
              <w:rPr>
                <w:noProof/>
                <w:webHidden/>
              </w:rPr>
              <w:t>5</w:t>
            </w:r>
            <w:r>
              <w:rPr>
                <w:noProof/>
                <w:webHidden/>
              </w:rPr>
              <w:fldChar w:fldCharType="end"/>
            </w:r>
          </w:hyperlink>
        </w:p>
        <w:p w14:paraId="224868B9" w14:textId="63B87CBD" w:rsidR="00CB15F7" w:rsidRDefault="00CB15F7">
          <w:pPr>
            <w:pStyle w:val="TOC1"/>
            <w:tabs>
              <w:tab w:val="right" w:leader="dot" w:pos="9016"/>
            </w:tabs>
            <w:rPr>
              <w:rFonts w:eastAsiaTheme="minorEastAsia"/>
              <w:noProof/>
              <w:lang w:eastAsia="en-GB"/>
            </w:rPr>
          </w:pPr>
          <w:hyperlink w:anchor="_Toc20768086" w:history="1">
            <w:r w:rsidRPr="00A11B3E">
              <w:rPr>
                <w:rStyle w:val="Hyperlink"/>
                <w:noProof/>
              </w:rPr>
              <w:t>About This Guide</w:t>
            </w:r>
            <w:r>
              <w:rPr>
                <w:noProof/>
                <w:webHidden/>
              </w:rPr>
              <w:tab/>
            </w:r>
            <w:r>
              <w:rPr>
                <w:noProof/>
                <w:webHidden/>
              </w:rPr>
              <w:fldChar w:fldCharType="begin"/>
            </w:r>
            <w:r>
              <w:rPr>
                <w:noProof/>
                <w:webHidden/>
              </w:rPr>
              <w:instrText xml:space="preserve"> PAGEREF _Toc20768086 \h </w:instrText>
            </w:r>
            <w:r>
              <w:rPr>
                <w:noProof/>
                <w:webHidden/>
              </w:rPr>
            </w:r>
            <w:r>
              <w:rPr>
                <w:noProof/>
                <w:webHidden/>
              </w:rPr>
              <w:fldChar w:fldCharType="separate"/>
            </w:r>
            <w:r w:rsidR="005C21BE">
              <w:rPr>
                <w:noProof/>
                <w:webHidden/>
              </w:rPr>
              <w:t>6</w:t>
            </w:r>
            <w:r>
              <w:rPr>
                <w:noProof/>
                <w:webHidden/>
              </w:rPr>
              <w:fldChar w:fldCharType="end"/>
            </w:r>
          </w:hyperlink>
        </w:p>
        <w:p w14:paraId="4EE63C7A" w14:textId="1CCDEC76" w:rsidR="00CB15F7" w:rsidRDefault="00CB15F7">
          <w:pPr>
            <w:pStyle w:val="TOC2"/>
            <w:tabs>
              <w:tab w:val="right" w:leader="dot" w:pos="9016"/>
            </w:tabs>
            <w:rPr>
              <w:rFonts w:eastAsiaTheme="minorEastAsia"/>
              <w:noProof/>
              <w:lang w:eastAsia="en-GB"/>
            </w:rPr>
          </w:pPr>
          <w:hyperlink w:anchor="_Toc20768087" w:history="1">
            <w:r w:rsidRPr="00A11B3E">
              <w:rPr>
                <w:rStyle w:val="Hyperlink"/>
                <w:noProof/>
              </w:rPr>
              <w:t>First Steps</w:t>
            </w:r>
            <w:r>
              <w:rPr>
                <w:noProof/>
                <w:webHidden/>
              </w:rPr>
              <w:tab/>
            </w:r>
            <w:r>
              <w:rPr>
                <w:noProof/>
                <w:webHidden/>
              </w:rPr>
              <w:fldChar w:fldCharType="begin"/>
            </w:r>
            <w:r>
              <w:rPr>
                <w:noProof/>
                <w:webHidden/>
              </w:rPr>
              <w:instrText xml:space="preserve"> PAGEREF _Toc20768087 \h </w:instrText>
            </w:r>
            <w:r>
              <w:rPr>
                <w:noProof/>
                <w:webHidden/>
              </w:rPr>
            </w:r>
            <w:r>
              <w:rPr>
                <w:noProof/>
                <w:webHidden/>
              </w:rPr>
              <w:fldChar w:fldCharType="separate"/>
            </w:r>
            <w:r w:rsidR="005C21BE">
              <w:rPr>
                <w:noProof/>
                <w:webHidden/>
              </w:rPr>
              <w:t>6</w:t>
            </w:r>
            <w:r>
              <w:rPr>
                <w:noProof/>
                <w:webHidden/>
              </w:rPr>
              <w:fldChar w:fldCharType="end"/>
            </w:r>
          </w:hyperlink>
        </w:p>
        <w:p w14:paraId="71AAE1CB" w14:textId="34823AA3" w:rsidR="00CB15F7" w:rsidRDefault="00CB15F7">
          <w:pPr>
            <w:pStyle w:val="TOC2"/>
            <w:tabs>
              <w:tab w:val="right" w:leader="dot" w:pos="9016"/>
            </w:tabs>
            <w:rPr>
              <w:rFonts w:eastAsiaTheme="minorEastAsia"/>
              <w:noProof/>
              <w:lang w:eastAsia="en-GB"/>
            </w:rPr>
          </w:pPr>
          <w:hyperlink w:anchor="_Toc20768088" w:history="1">
            <w:r w:rsidRPr="00A11B3E">
              <w:rPr>
                <w:rStyle w:val="Hyperlink"/>
                <w:noProof/>
              </w:rPr>
              <w:t>Next Steps</w:t>
            </w:r>
            <w:r>
              <w:rPr>
                <w:noProof/>
                <w:webHidden/>
              </w:rPr>
              <w:tab/>
            </w:r>
            <w:r>
              <w:rPr>
                <w:noProof/>
                <w:webHidden/>
              </w:rPr>
              <w:fldChar w:fldCharType="begin"/>
            </w:r>
            <w:r>
              <w:rPr>
                <w:noProof/>
                <w:webHidden/>
              </w:rPr>
              <w:instrText xml:space="preserve"> PAGEREF _Toc20768088 \h </w:instrText>
            </w:r>
            <w:r>
              <w:rPr>
                <w:noProof/>
                <w:webHidden/>
              </w:rPr>
            </w:r>
            <w:r>
              <w:rPr>
                <w:noProof/>
                <w:webHidden/>
              </w:rPr>
              <w:fldChar w:fldCharType="separate"/>
            </w:r>
            <w:r w:rsidR="005C21BE">
              <w:rPr>
                <w:noProof/>
                <w:webHidden/>
              </w:rPr>
              <w:t>6</w:t>
            </w:r>
            <w:r>
              <w:rPr>
                <w:noProof/>
                <w:webHidden/>
              </w:rPr>
              <w:fldChar w:fldCharType="end"/>
            </w:r>
          </w:hyperlink>
        </w:p>
        <w:p w14:paraId="43A521E8" w14:textId="22F099E2" w:rsidR="00CB15F7" w:rsidRDefault="00CB15F7">
          <w:pPr>
            <w:pStyle w:val="TOC1"/>
            <w:tabs>
              <w:tab w:val="right" w:leader="dot" w:pos="9016"/>
            </w:tabs>
            <w:rPr>
              <w:rFonts w:eastAsiaTheme="minorEastAsia"/>
              <w:noProof/>
              <w:lang w:eastAsia="en-GB"/>
            </w:rPr>
          </w:pPr>
          <w:hyperlink w:anchor="_Toc20768089" w:history="1">
            <w:r w:rsidRPr="00A11B3E">
              <w:rPr>
                <w:rStyle w:val="Hyperlink"/>
                <w:noProof/>
              </w:rPr>
              <w:t>Background</w:t>
            </w:r>
            <w:r>
              <w:rPr>
                <w:noProof/>
                <w:webHidden/>
              </w:rPr>
              <w:tab/>
            </w:r>
            <w:r>
              <w:rPr>
                <w:noProof/>
                <w:webHidden/>
              </w:rPr>
              <w:fldChar w:fldCharType="begin"/>
            </w:r>
            <w:r>
              <w:rPr>
                <w:noProof/>
                <w:webHidden/>
              </w:rPr>
              <w:instrText xml:space="preserve"> PAGEREF _Toc20768089 \h </w:instrText>
            </w:r>
            <w:r>
              <w:rPr>
                <w:noProof/>
                <w:webHidden/>
              </w:rPr>
            </w:r>
            <w:r>
              <w:rPr>
                <w:noProof/>
                <w:webHidden/>
              </w:rPr>
              <w:fldChar w:fldCharType="separate"/>
            </w:r>
            <w:r w:rsidR="005C21BE">
              <w:rPr>
                <w:noProof/>
                <w:webHidden/>
              </w:rPr>
              <w:t>7</w:t>
            </w:r>
            <w:r>
              <w:rPr>
                <w:noProof/>
                <w:webHidden/>
              </w:rPr>
              <w:fldChar w:fldCharType="end"/>
            </w:r>
          </w:hyperlink>
        </w:p>
        <w:p w14:paraId="3112902F" w14:textId="1F64B6EC" w:rsidR="00CB15F7" w:rsidRDefault="00CB15F7">
          <w:pPr>
            <w:pStyle w:val="TOC2"/>
            <w:tabs>
              <w:tab w:val="right" w:leader="dot" w:pos="9016"/>
            </w:tabs>
            <w:rPr>
              <w:rFonts w:eastAsiaTheme="minorEastAsia"/>
              <w:noProof/>
              <w:lang w:eastAsia="en-GB"/>
            </w:rPr>
          </w:pPr>
          <w:hyperlink w:anchor="_Toc20768090" w:history="1">
            <w:r w:rsidRPr="00A11B3E">
              <w:rPr>
                <w:rStyle w:val="Hyperlink"/>
                <w:noProof/>
              </w:rPr>
              <w:t>The Liverpool Cathedral Simulator</w:t>
            </w:r>
            <w:r>
              <w:rPr>
                <w:noProof/>
                <w:webHidden/>
              </w:rPr>
              <w:tab/>
            </w:r>
            <w:r>
              <w:rPr>
                <w:noProof/>
                <w:webHidden/>
              </w:rPr>
              <w:fldChar w:fldCharType="begin"/>
            </w:r>
            <w:r>
              <w:rPr>
                <w:noProof/>
                <w:webHidden/>
              </w:rPr>
              <w:instrText xml:space="preserve"> PAGEREF _Toc20768090 \h </w:instrText>
            </w:r>
            <w:r>
              <w:rPr>
                <w:noProof/>
                <w:webHidden/>
              </w:rPr>
            </w:r>
            <w:r>
              <w:rPr>
                <w:noProof/>
                <w:webHidden/>
              </w:rPr>
              <w:fldChar w:fldCharType="separate"/>
            </w:r>
            <w:r w:rsidR="005C21BE">
              <w:rPr>
                <w:noProof/>
                <w:webHidden/>
              </w:rPr>
              <w:t>7</w:t>
            </w:r>
            <w:r>
              <w:rPr>
                <w:noProof/>
                <w:webHidden/>
              </w:rPr>
              <w:fldChar w:fldCharType="end"/>
            </w:r>
          </w:hyperlink>
        </w:p>
        <w:p w14:paraId="303218D1" w14:textId="6828F74D" w:rsidR="00CB15F7" w:rsidRDefault="00CB15F7">
          <w:pPr>
            <w:pStyle w:val="TOC2"/>
            <w:tabs>
              <w:tab w:val="right" w:leader="dot" w:pos="9016"/>
            </w:tabs>
            <w:rPr>
              <w:rFonts w:eastAsiaTheme="minorEastAsia"/>
              <w:noProof/>
              <w:lang w:eastAsia="en-GB"/>
            </w:rPr>
          </w:pPr>
          <w:hyperlink w:anchor="_Toc20768091" w:history="1">
            <w:r w:rsidRPr="00A11B3E">
              <w:rPr>
                <w:rStyle w:val="Hyperlink"/>
                <w:noProof/>
              </w:rPr>
              <w:t>The Liverpool Ringing Simulator Project</w:t>
            </w:r>
            <w:r>
              <w:rPr>
                <w:noProof/>
                <w:webHidden/>
              </w:rPr>
              <w:tab/>
            </w:r>
            <w:r>
              <w:rPr>
                <w:noProof/>
                <w:webHidden/>
              </w:rPr>
              <w:fldChar w:fldCharType="begin"/>
            </w:r>
            <w:r>
              <w:rPr>
                <w:noProof/>
                <w:webHidden/>
              </w:rPr>
              <w:instrText xml:space="preserve"> PAGEREF _Toc20768091 \h </w:instrText>
            </w:r>
            <w:r>
              <w:rPr>
                <w:noProof/>
                <w:webHidden/>
              </w:rPr>
            </w:r>
            <w:r>
              <w:rPr>
                <w:noProof/>
                <w:webHidden/>
              </w:rPr>
              <w:fldChar w:fldCharType="separate"/>
            </w:r>
            <w:r w:rsidR="005C21BE">
              <w:rPr>
                <w:noProof/>
                <w:webHidden/>
              </w:rPr>
              <w:t>9</w:t>
            </w:r>
            <w:r>
              <w:rPr>
                <w:noProof/>
                <w:webHidden/>
              </w:rPr>
              <w:fldChar w:fldCharType="end"/>
            </w:r>
          </w:hyperlink>
        </w:p>
        <w:p w14:paraId="0CEED72E" w14:textId="61BD5D8B" w:rsidR="00CB15F7" w:rsidRDefault="00CB15F7">
          <w:pPr>
            <w:pStyle w:val="TOC1"/>
            <w:tabs>
              <w:tab w:val="right" w:leader="dot" w:pos="9016"/>
            </w:tabs>
            <w:rPr>
              <w:rFonts w:eastAsiaTheme="minorEastAsia"/>
              <w:noProof/>
              <w:lang w:eastAsia="en-GB"/>
            </w:rPr>
          </w:pPr>
          <w:hyperlink w:anchor="_Toc20768092" w:history="1">
            <w:r w:rsidRPr="00A11B3E">
              <w:rPr>
                <w:rStyle w:val="Hyperlink"/>
                <w:noProof/>
              </w:rPr>
              <w:t>The Type 2 Simulator</w:t>
            </w:r>
            <w:r>
              <w:rPr>
                <w:noProof/>
                <w:webHidden/>
              </w:rPr>
              <w:tab/>
            </w:r>
            <w:r>
              <w:rPr>
                <w:noProof/>
                <w:webHidden/>
              </w:rPr>
              <w:fldChar w:fldCharType="begin"/>
            </w:r>
            <w:r>
              <w:rPr>
                <w:noProof/>
                <w:webHidden/>
              </w:rPr>
              <w:instrText xml:space="preserve"> PAGEREF _Toc20768092 \h </w:instrText>
            </w:r>
            <w:r>
              <w:rPr>
                <w:noProof/>
                <w:webHidden/>
              </w:rPr>
            </w:r>
            <w:r>
              <w:rPr>
                <w:noProof/>
                <w:webHidden/>
              </w:rPr>
              <w:fldChar w:fldCharType="separate"/>
            </w:r>
            <w:r w:rsidR="005C21BE">
              <w:rPr>
                <w:noProof/>
                <w:webHidden/>
              </w:rPr>
              <w:t>10</w:t>
            </w:r>
            <w:r>
              <w:rPr>
                <w:noProof/>
                <w:webHidden/>
              </w:rPr>
              <w:fldChar w:fldCharType="end"/>
            </w:r>
          </w:hyperlink>
        </w:p>
        <w:p w14:paraId="41C1BD9A" w14:textId="66021E95" w:rsidR="00CB15F7" w:rsidRDefault="00CB15F7">
          <w:pPr>
            <w:pStyle w:val="TOC2"/>
            <w:tabs>
              <w:tab w:val="right" w:leader="dot" w:pos="9016"/>
            </w:tabs>
            <w:rPr>
              <w:rFonts w:eastAsiaTheme="minorEastAsia"/>
              <w:noProof/>
              <w:lang w:eastAsia="en-GB"/>
            </w:rPr>
          </w:pPr>
          <w:hyperlink w:anchor="_Toc20768093" w:history="1">
            <w:r w:rsidRPr="00A11B3E">
              <w:rPr>
                <w:rStyle w:val="Hyperlink"/>
                <w:noProof/>
              </w:rPr>
              <w:t>What’s New?</w:t>
            </w:r>
            <w:r>
              <w:rPr>
                <w:noProof/>
                <w:webHidden/>
              </w:rPr>
              <w:tab/>
            </w:r>
            <w:r>
              <w:rPr>
                <w:noProof/>
                <w:webHidden/>
              </w:rPr>
              <w:fldChar w:fldCharType="begin"/>
            </w:r>
            <w:r>
              <w:rPr>
                <w:noProof/>
                <w:webHidden/>
              </w:rPr>
              <w:instrText xml:space="preserve"> PAGEREF _Toc20768093 \h </w:instrText>
            </w:r>
            <w:r>
              <w:rPr>
                <w:noProof/>
                <w:webHidden/>
              </w:rPr>
            </w:r>
            <w:r>
              <w:rPr>
                <w:noProof/>
                <w:webHidden/>
              </w:rPr>
              <w:fldChar w:fldCharType="separate"/>
            </w:r>
            <w:r w:rsidR="005C21BE">
              <w:rPr>
                <w:noProof/>
                <w:webHidden/>
              </w:rPr>
              <w:t>11</w:t>
            </w:r>
            <w:r>
              <w:rPr>
                <w:noProof/>
                <w:webHidden/>
              </w:rPr>
              <w:fldChar w:fldCharType="end"/>
            </w:r>
          </w:hyperlink>
        </w:p>
        <w:p w14:paraId="40939822" w14:textId="3CE0BB73" w:rsidR="00CB15F7" w:rsidRDefault="00CB15F7">
          <w:pPr>
            <w:pStyle w:val="TOC3"/>
            <w:tabs>
              <w:tab w:val="right" w:leader="dot" w:pos="9016"/>
            </w:tabs>
            <w:rPr>
              <w:noProof/>
              <w:lang w:val="en-GB" w:eastAsia="en-GB"/>
            </w:rPr>
          </w:pPr>
          <w:hyperlink w:anchor="_Toc20768094" w:history="1">
            <w:r w:rsidRPr="00A11B3E">
              <w:rPr>
                <w:rStyle w:val="Hyperlink"/>
                <w:noProof/>
              </w:rPr>
              <w:t>Expanded Capacity</w:t>
            </w:r>
            <w:r>
              <w:rPr>
                <w:noProof/>
                <w:webHidden/>
              </w:rPr>
              <w:tab/>
            </w:r>
            <w:r>
              <w:rPr>
                <w:noProof/>
                <w:webHidden/>
              </w:rPr>
              <w:fldChar w:fldCharType="begin"/>
            </w:r>
            <w:r>
              <w:rPr>
                <w:noProof/>
                <w:webHidden/>
              </w:rPr>
              <w:instrText xml:space="preserve"> PAGEREF _Toc20768094 \h </w:instrText>
            </w:r>
            <w:r>
              <w:rPr>
                <w:noProof/>
                <w:webHidden/>
              </w:rPr>
            </w:r>
            <w:r>
              <w:rPr>
                <w:noProof/>
                <w:webHidden/>
              </w:rPr>
              <w:fldChar w:fldCharType="separate"/>
            </w:r>
            <w:r w:rsidR="005C21BE">
              <w:rPr>
                <w:noProof/>
                <w:webHidden/>
              </w:rPr>
              <w:t>11</w:t>
            </w:r>
            <w:r>
              <w:rPr>
                <w:noProof/>
                <w:webHidden/>
              </w:rPr>
              <w:fldChar w:fldCharType="end"/>
            </w:r>
          </w:hyperlink>
        </w:p>
        <w:p w14:paraId="79402C5C" w14:textId="29A05CD4" w:rsidR="00CB15F7" w:rsidRDefault="00CB15F7">
          <w:pPr>
            <w:pStyle w:val="TOC3"/>
            <w:tabs>
              <w:tab w:val="right" w:leader="dot" w:pos="9016"/>
            </w:tabs>
            <w:rPr>
              <w:noProof/>
              <w:lang w:val="en-GB" w:eastAsia="en-GB"/>
            </w:rPr>
          </w:pPr>
          <w:hyperlink w:anchor="_Toc20768095" w:history="1">
            <w:r w:rsidRPr="00A11B3E">
              <w:rPr>
                <w:rStyle w:val="Hyperlink"/>
                <w:noProof/>
              </w:rPr>
              <w:t>Redesigned PCBs</w:t>
            </w:r>
            <w:r>
              <w:rPr>
                <w:noProof/>
                <w:webHidden/>
              </w:rPr>
              <w:tab/>
            </w:r>
            <w:r>
              <w:rPr>
                <w:noProof/>
                <w:webHidden/>
              </w:rPr>
              <w:fldChar w:fldCharType="begin"/>
            </w:r>
            <w:r>
              <w:rPr>
                <w:noProof/>
                <w:webHidden/>
              </w:rPr>
              <w:instrText xml:space="preserve"> PAGEREF _Toc20768095 \h </w:instrText>
            </w:r>
            <w:r>
              <w:rPr>
                <w:noProof/>
                <w:webHidden/>
              </w:rPr>
            </w:r>
            <w:r>
              <w:rPr>
                <w:noProof/>
                <w:webHidden/>
              </w:rPr>
              <w:fldChar w:fldCharType="separate"/>
            </w:r>
            <w:r w:rsidR="005C21BE">
              <w:rPr>
                <w:noProof/>
                <w:webHidden/>
              </w:rPr>
              <w:t>11</w:t>
            </w:r>
            <w:r>
              <w:rPr>
                <w:noProof/>
                <w:webHidden/>
              </w:rPr>
              <w:fldChar w:fldCharType="end"/>
            </w:r>
          </w:hyperlink>
        </w:p>
        <w:p w14:paraId="2DF2C7B9" w14:textId="4DDCA590" w:rsidR="00CB15F7" w:rsidRDefault="00CB15F7">
          <w:pPr>
            <w:pStyle w:val="TOC3"/>
            <w:tabs>
              <w:tab w:val="right" w:leader="dot" w:pos="9016"/>
            </w:tabs>
            <w:rPr>
              <w:noProof/>
              <w:lang w:val="en-GB" w:eastAsia="en-GB"/>
            </w:rPr>
          </w:pPr>
          <w:hyperlink w:anchor="_Toc20768096" w:history="1">
            <w:r w:rsidRPr="00A11B3E">
              <w:rPr>
                <w:rStyle w:val="Hyperlink"/>
                <w:noProof/>
              </w:rPr>
              <w:t>Simplified Enclosures</w:t>
            </w:r>
            <w:r>
              <w:rPr>
                <w:noProof/>
                <w:webHidden/>
              </w:rPr>
              <w:tab/>
            </w:r>
            <w:r>
              <w:rPr>
                <w:noProof/>
                <w:webHidden/>
              </w:rPr>
              <w:fldChar w:fldCharType="begin"/>
            </w:r>
            <w:r>
              <w:rPr>
                <w:noProof/>
                <w:webHidden/>
              </w:rPr>
              <w:instrText xml:space="preserve"> PAGEREF _Toc20768096 \h </w:instrText>
            </w:r>
            <w:r>
              <w:rPr>
                <w:noProof/>
                <w:webHidden/>
              </w:rPr>
            </w:r>
            <w:r>
              <w:rPr>
                <w:noProof/>
                <w:webHidden/>
              </w:rPr>
              <w:fldChar w:fldCharType="separate"/>
            </w:r>
            <w:r w:rsidR="005C21BE">
              <w:rPr>
                <w:noProof/>
                <w:webHidden/>
              </w:rPr>
              <w:t>11</w:t>
            </w:r>
            <w:r>
              <w:rPr>
                <w:noProof/>
                <w:webHidden/>
              </w:rPr>
              <w:fldChar w:fldCharType="end"/>
            </w:r>
          </w:hyperlink>
        </w:p>
        <w:p w14:paraId="55E4D940" w14:textId="35113730" w:rsidR="00CB15F7" w:rsidRDefault="00CB15F7">
          <w:pPr>
            <w:pStyle w:val="TOC3"/>
            <w:tabs>
              <w:tab w:val="right" w:leader="dot" w:pos="9016"/>
            </w:tabs>
            <w:rPr>
              <w:noProof/>
              <w:lang w:val="en-GB" w:eastAsia="en-GB"/>
            </w:rPr>
          </w:pPr>
          <w:hyperlink w:anchor="_Toc20768097" w:history="1">
            <w:r w:rsidRPr="00A11B3E">
              <w:rPr>
                <w:rStyle w:val="Hyperlink"/>
                <w:noProof/>
              </w:rPr>
              <w:t>Off the Shelf Cables</w:t>
            </w:r>
            <w:r>
              <w:rPr>
                <w:noProof/>
                <w:webHidden/>
              </w:rPr>
              <w:tab/>
            </w:r>
            <w:r>
              <w:rPr>
                <w:noProof/>
                <w:webHidden/>
              </w:rPr>
              <w:fldChar w:fldCharType="begin"/>
            </w:r>
            <w:r>
              <w:rPr>
                <w:noProof/>
                <w:webHidden/>
              </w:rPr>
              <w:instrText xml:space="preserve"> PAGEREF _Toc20768097 \h </w:instrText>
            </w:r>
            <w:r>
              <w:rPr>
                <w:noProof/>
                <w:webHidden/>
              </w:rPr>
            </w:r>
            <w:r>
              <w:rPr>
                <w:noProof/>
                <w:webHidden/>
              </w:rPr>
              <w:fldChar w:fldCharType="separate"/>
            </w:r>
            <w:r w:rsidR="005C21BE">
              <w:rPr>
                <w:noProof/>
                <w:webHidden/>
              </w:rPr>
              <w:t>11</w:t>
            </w:r>
            <w:r>
              <w:rPr>
                <w:noProof/>
                <w:webHidden/>
              </w:rPr>
              <w:fldChar w:fldCharType="end"/>
            </w:r>
          </w:hyperlink>
        </w:p>
        <w:p w14:paraId="476F4C4F" w14:textId="51B97F24" w:rsidR="00CB15F7" w:rsidRDefault="00CB15F7">
          <w:pPr>
            <w:pStyle w:val="TOC3"/>
            <w:tabs>
              <w:tab w:val="right" w:leader="dot" w:pos="9016"/>
            </w:tabs>
            <w:rPr>
              <w:noProof/>
              <w:lang w:val="en-GB" w:eastAsia="en-GB"/>
            </w:rPr>
          </w:pPr>
          <w:hyperlink w:anchor="_Toc20768098" w:history="1">
            <w:r w:rsidRPr="00A11B3E">
              <w:rPr>
                <w:rStyle w:val="Hyperlink"/>
                <w:noProof/>
              </w:rPr>
              <w:t>New Guides</w:t>
            </w:r>
            <w:r>
              <w:rPr>
                <w:noProof/>
                <w:webHidden/>
              </w:rPr>
              <w:tab/>
            </w:r>
            <w:r>
              <w:rPr>
                <w:noProof/>
                <w:webHidden/>
              </w:rPr>
              <w:fldChar w:fldCharType="begin"/>
            </w:r>
            <w:r>
              <w:rPr>
                <w:noProof/>
                <w:webHidden/>
              </w:rPr>
              <w:instrText xml:space="preserve"> PAGEREF _Toc20768098 \h </w:instrText>
            </w:r>
            <w:r>
              <w:rPr>
                <w:noProof/>
                <w:webHidden/>
              </w:rPr>
            </w:r>
            <w:r>
              <w:rPr>
                <w:noProof/>
                <w:webHidden/>
              </w:rPr>
              <w:fldChar w:fldCharType="separate"/>
            </w:r>
            <w:r w:rsidR="005C21BE">
              <w:rPr>
                <w:noProof/>
                <w:webHidden/>
              </w:rPr>
              <w:t>11</w:t>
            </w:r>
            <w:r>
              <w:rPr>
                <w:noProof/>
                <w:webHidden/>
              </w:rPr>
              <w:fldChar w:fldCharType="end"/>
            </w:r>
          </w:hyperlink>
        </w:p>
        <w:p w14:paraId="13CF474C" w14:textId="0449C799" w:rsidR="00CB15F7" w:rsidRDefault="00CB15F7">
          <w:pPr>
            <w:pStyle w:val="TOC2"/>
            <w:tabs>
              <w:tab w:val="right" w:leader="dot" w:pos="9016"/>
            </w:tabs>
            <w:rPr>
              <w:rFonts w:eastAsiaTheme="minorEastAsia"/>
              <w:noProof/>
              <w:lang w:eastAsia="en-GB"/>
            </w:rPr>
          </w:pPr>
          <w:hyperlink w:anchor="_Toc20768099" w:history="1">
            <w:r w:rsidRPr="00A11B3E">
              <w:rPr>
                <w:rStyle w:val="Hyperlink"/>
                <w:noProof/>
              </w:rPr>
              <w:t>What Does It Look Like?</w:t>
            </w:r>
            <w:r>
              <w:rPr>
                <w:noProof/>
                <w:webHidden/>
              </w:rPr>
              <w:tab/>
            </w:r>
            <w:r>
              <w:rPr>
                <w:noProof/>
                <w:webHidden/>
              </w:rPr>
              <w:fldChar w:fldCharType="begin"/>
            </w:r>
            <w:r>
              <w:rPr>
                <w:noProof/>
                <w:webHidden/>
              </w:rPr>
              <w:instrText xml:space="preserve"> PAGEREF _Toc20768099 \h </w:instrText>
            </w:r>
            <w:r>
              <w:rPr>
                <w:noProof/>
                <w:webHidden/>
              </w:rPr>
            </w:r>
            <w:r>
              <w:rPr>
                <w:noProof/>
                <w:webHidden/>
              </w:rPr>
              <w:fldChar w:fldCharType="separate"/>
            </w:r>
            <w:r w:rsidR="005C21BE">
              <w:rPr>
                <w:noProof/>
                <w:webHidden/>
              </w:rPr>
              <w:t>12</w:t>
            </w:r>
            <w:r>
              <w:rPr>
                <w:noProof/>
                <w:webHidden/>
              </w:rPr>
              <w:fldChar w:fldCharType="end"/>
            </w:r>
          </w:hyperlink>
        </w:p>
        <w:p w14:paraId="11EEE4DC" w14:textId="1156FAC3" w:rsidR="00CB15F7" w:rsidRDefault="00CB15F7">
          <w:pPr>
            <w:pStyle w:val="TOC2"/>
            <w:tabs>
              <w:tab w:val="right" w:leader="dot" w:pos="9016"/>
            </w:tabs>
            <w:rPr>
              <w:rFonts w:eastAsiaTheme="minorEastAsia"/>
              <w:noProof/>
              <w:lang w:eastAsia="en-GB"/>
            </w:rPr>
          </w:pPr>
          <w:hyperlink w:anchor="_Toc20768100" w:history="1">
            <w:r w:rsidRPr="00A11B3E">
              <w:rPr>
                <w:rStyle w:val="Hyperlink"/>
                <w:noProof/>
              </w:rPr>
              <w:t>Available Modules</w:t>
            </w:r>
            <w:r>
              <w:rPr>
                <w:noProof/>
                <w:webHidden/>
              </w:rPr>
              <w:tab/>
            </w:r>
            <w:r>
              <w:rPr>
                <w:noProof/>
                <w:webHidden/>
              </w:rPr>
              <w:fldChar w:fldCharType="begin"/>
            </w:r>
            <w:r>
              <w:rPr>
                <w:noProof/>
                <w:webHidden/>
              </w:rPr>
              <w:instrText xml:space="preserve"> PAGEREF _Toc20768100 \h </w:instrText>
            </w:r>
            <w:r>
              <w:rPr>
                <w:noProof/>
                <w:webHidden/>
              </w:rPr>
            </w:r>
            <w:r>
              <w:rPr>
                <w:noProof/>
                <w:webHidden/>
              </w:rPr>
              <w:fldChar w:fldCharType="separate"/>
            </w:r>
            <w:r w:rsidR="005C21BE">
              <w:rPr>
                <w:noProof/>
                <w:webHidden/>
              </w:rPr>
              <w:t>13</w:t>
            </w:r>
            <w:r>
              <w:rPr>
                <w:noProof/>
                <w:webHidden/>
              </w:rPr>
              <w:fldChar w:fldCharType="end"/>
            </w:r>
          </w:hyperlink>
        </w:p>
        <w:p w14:paraId="14CE92E2" w14:textId="0AB10CB1" w:rsidR="00CB15F7" w:rsidRDefault="00CB15F7">
          <w:pPr>
            <w:pStyle w:val="TOC1"/>
            <w:tabs>
              <w:tab w:val="right" w:leader="dot" w:pos="9016"/>
            </w:tabs>
            <w:rPr>
              <w:rFonts w:eastAsiaTheme="minorEastAsia"/>
              <w:noProof/>
              <w:lang w:eastAsia="en-GB"/>
            </w:rPr>
          </w:pPr>
          <w:hyperlink w:anchor="_Toc20768101" w:history="1">
            <w:r w:rsidRPr="00A11B3E">
              <w:rPr>
                <w:rStyle w:val="Hyperlink"/>
                <w:noProof/>
              </w:rPr>
              <w:t>Planning Your Simulator Installation</w:t>
            </w:r>
            <w:r>
              <w:rPr>
                <w:noProof/>
                <w:webHidden/>
              </w:rPr>
              <w:tab/>
            </w:r>
            <w:r>
              <w:rPr>
                <w:noProof/>
                <w:webHidden/>
              </w:rPr>
              <w:fldChar w:fldCharType="begin"/>
            </w:r>
            <w:r>
              <w:rPr>
                <w:noProof/>
                <w:webHidden/>
              </w:rPr>
              <w:instrText xml:space="preserve"> PAGEREF _Toc20768101 \h </w:instrText>
            </w:r>
            <w:r>
              <w:rPr>
                <w:noProof/>
                <w:webHidden/>
              </w:rPr>
            </w:r>
            <w:r>
              <w:rPr>
                <w:noProof/>
                <w:webHidden/>
              </w:rPr>
              <w:fldChar w:fldCharType="separate"/>
            </w:r>
            <w:r w:rsidR="005C21BE">
              <w:rPr>
                <w:noProof/>
                <w:webHidden/>
              </w:rPr>
              <w:t>14</w:t>
            </w:r>
            <w:r>
              <w:rPr>
                <w:noProof/>
                <w:webHidden/>
              </w:rPr>
              <w:fldChar w:fldCharType="end"/>
            </w:r>
          </w:hyperlink>
        </w:p>
        <w:p w14:paraId="53E59C1A" w14:textId="576E9F9B" w:rsidR="00CB15F7" w:rsidRDefault="00CB15F7">
          <w:pPr>
            <w:pStyle w:val="TOC2"/>
            <w:tabs>
              <w:tab w:val="right" w:leader="dot" w:pos="9016"/>
            </w:tabs>
            <w:rPr>
              <w:rFonts w:eastAsiaTheme="minorEastAsia"/>
              <w:noProof/>
              <w:lang w:eastAsia="en-GB"/>
            </w:rPr>
          </w:pPr>
          <w:hyperlink w:anchor="_Toc20768102" w:history="1">
            <w:r w:rsidRPr="00A11B3E">
              <w:rPr>
                <w:rStyle w:val="Hyperlink"/>
                <w:noProof/>
              </w:rPr>
              <w:t>What</w:t>
            </w:r>
            <w:r>
              <w:rPr>
                <w:noProof/>
                <w:webHidden/>
              </w:rPr>
              <w:tab/>
            </w:r>
            <w:r>
              <w:rPr>
                <w:noProof/>
                <w:webHidden/>
              </w:rPr>
              <w:fldChar w:fldCharType="begin"/>
            </w:r>
            <w:r>
              <w:rPr>
                <w:noProof/>
                <w:webHidden/>
              </w:rPr>
              <w:instrText xml:space="preserve"> PAGEREF _Toc20768102 \h </w:instrText>
            </w:r>
            <w:r>
              <w:rPr>
                <w:noProof/>
                <w:webHidden/>
              </w:rPr>
            </w:r>
            <w:r>
              <w:rPr>
                <w:noProof/>
                <w:webHidden/>
              </w:rPr>
              <w:fldChar w:fldCharType="separate"/>
            </w:r>
            <w:r w:rsidR="005C21BE">
              <w:rPr>
                <w:noProof/>
                <w:webHidden/>
              </w:rPr>
              <w:t>14</w:t>
            </w:r>
            <w:r>
              <w:rPr>
                <w:noProof/>
                <w:webHidden/>
              </w:rPr>
              <w:fldChar w:fldCharType="end"/>
            </w:r>
          </w:hyperlink>
        </w:p>
        <w:p w14:paraId="2AA26D89" w14:textId="451016B8" w:rsidR="00CB15F7" w:rsidRDefault="00CB15F7">
          <w:pPr>
            <w:pStyle w:val="TOC2"/>
            <w:tabs>
              <w:tab w:val="right" w:leader="dot" w:pos="9016"/>
            </w:tabs>
            <w:rPr>
              <w:rFonts w:eastAsiaTheme="minorEastAsia"/>
              <w:noProof/>
              <w:lang w:eastAsia="en-GB"/>
            </w:rPr>
          </w:pPr>
          <w:hyperlink w:anchor="_Toc20768103" w:history="1">
            <w:r w:rsidRPr="00A11B3E">
              <w:rPr>
                <w:rStyle w:val="Hyperlink"/>
                <w:noProof/>
              </w:rPr>
              <w:t>Where</w:t>
            </w:r>
            <w:r>
              <w:rPr>
                <w:noProof/>
                <w:webHidden/>
              </w:rPr>
              <w:tab/>
            </w:r>
            <w:r>
              <w:rPr>
                <w:noProof/>
                <w:webHidden/>
              </w:rPr>
              <w:fldChar w:fldCharType="begin"/>
            </w:r>
            <w:r>
              <w:rPr>
                <w:noProof/>
                <w:webHidden/>
              </w:rPr>
              <w:instrText xml:space="preserve"> PAGEREF _Toc20768103 \h </w:instrText>
            </w:r>
            <w:r>
              <w:rPr>
                <w:noProof/>
                <w:webHidden/>
              </w:rPr>
            </w:r>
            <w:r>
              <w:rPr>
                <w:noProof/>
                <w:webHidden/>
              </w:rPr>
              <w:fldChar w:fldCharType="separate"/>
            </w:r>
            <w:r w:rsidR="005C21BE">
              <w:rPr>
                <w:noProof/>
                <w:webHidden/>
              </w:rPr>
              <w:t>14</w:t>
            </w:r>
            <w:r>
              <w:rPr>
                <w:noProof/>
                <w:webHidden/>
              </w:rPr>
              <w:fldChar w:fldCharType="end"/>
            </w:r>
          </w:hyperlink>
        </w:p>
        <w:p w14:paraId="3450DD50" w14:textId="7A1CEB81" w:rsidR="00CB15F7" w:rsidRDefault="00CB15F7">
          <w:pPr>
            <w:pStyle w:val="TOC2"/>
            <w:tabs>
              <w:tab w:val="right" w:leader="dot" w:pos="9016"/>
            </w:tabs>
            <w:rPr>
              <w:rFonts w:eastAsiaTheme="minorEastAsia"/>
              <w:noProof/>
              <w:lang w:eastAsia="en-GB"/>
            </w:rPr>
          </w:pPr>
          <w:hyperlink w:anchor="_Toc20768104" w:history="1">
            <w:r w:rsidRPr="00A11B3E">
              <w:rPr>
                <w:rStyle w:val="Hyperlink"/>
                <w:noProof/>
              </w:rPr>
              <w:t>How</w:t>
            </w:r>
            <w:r>
              <w:rPr>
                <w:noProof/>
                <w:webHidden/>
              </w:rPr>
              <w:tab/>
            </w:r>
            <w:r>
              <w:rPr>
                <w:noProof/>
                <w:webHidden/>
              </w:rPr>
              <w:fldChar w:fldCharType="begin"/>
            </w:r>
            <w:r>
              <w:rPr>
                <w:noProof/>
                <w:webHidden/>
              </w:rPr>
              <w:instrText xml:space="preserve"> PAGEREF _Toc20768104 \h </w:instrText>
            </w:r>
            <w:r>
              <w:rPr>
                <w:noProof/>
                <w:webHidden/>
              </w:rPr>
            </w:r>
            <w:r>
              <w:rPr>
                <w:noProof/>
                <w:webHidden/>
              </w:rPr>
              <w:fldChar w:fldCharType="separate"/>
            </w:r>
            <w:r w:rsidR="005C21BE">
              <w:rPr>
                <w:noProof/>
                <w:webHidden/>
              </w:rPr>
              <w:t>14</w:t>
            </w:r>
            <w:r>
              <w:rPr>
                <w:noProof/>
                <w:webHidden/>
              </w:rPr>
              <w:fldChar w:fldCharType="end"/>
            </w:r>
          </w:hyperlink>
        </w:p>
        <w:p w14:paraId="1D4716EA" w14:textId="5257B9A5" w:rsidR="00CB15F7" w:rsidRDefault="00CB15F7">
          <w:pPr>
            <w:pStyle w:val="TOC2"/>
            <w:tabs>
              <w:tab w:val="right" w:leader="dot" w:pos="9016"/>
            </w:tabs>
            <w:rPr>
              <w:rFonts w:eastAsiaTheme="minorEastAsia"/>
              <w:noProof/>
              <w:lang w:eastAsia="en-GB"/>
            </w:rPr>
          </w:pPr>
          <w:hyperlink w:anchor="_Toc20768105" w:history="1">
            <w:r w:rsidRPr="00A11B3E">
              <w:rPr>
                <w:rStyle w:val="Hyperlink"/>
                <w:noProof/>
              </w:rPr>
              <w:t>Who</w:t>
            </w:r>
            <w:r>
              <w:rPr>
                <w:noProof/>
                <w:webHidden/>
              </w:rPr>
              <w:tab/>
            </w:r>
            <w:r>
              <w:rPr>
                <w:noProof/>
                <w:webHidden/>
              </w:rPr>
              <w:fldChar w:fldCharType="begin"/>
            </w:r>
            <w:r>
              <w:rPr>
                <w:noProof/>
                <w:webHidden/>
              </w:rPr>
              <w:instrText xml:space="preserve"> PAGEREF _Toc20768105 \h </w:instrText>
            </w:r>
            <w:r>
              <w:rPr>
                <w:noProof/>
                <w:webHidden/>
              </w:rPr>
            </w:r>
            <w:r>
              <w:rPr>
                <w:noProof/>
                <w:webHidden/>
              </w:rPr>
              <w:fldChar w:fldCharType="separate"/>
            </w:r>
            <w:r w:rsidR="005C21BE">
              <w:rPr>
                <w:noProof/>
                <w:webHidden/>
              </w:rPr>
              <w:t>15</w:t>
            </w:r>
            <w:r>
              <w:rPr>
                <w:noProof/>
                <w:webHidden/>
              </w:rPr>
              <w:fldChar w:fldCharType="end"/>
            </w:r>
          </w:hyperlink>
        </w:p>
        <w:p w14:paraId="4B46C21C" w14:textId="7ECA7ECC" w:rsidR="00CB15F7" w:rsidRDefault="00CB15F7">
          <w:pPr>
            <w:pStyle w:val="TOC1"/>
            <w:tabs>
              <w:tab w:val="right" w:leader="dot" w:pos="9016"/>
            </w:tabs>
            <w:rPr>
              <w:rFonts w:eastAsiaTheme="minorEastAsia"/>
              <w:noProof/>
              <w:lang w:eastAsia="en-GB"/>
            </w:rPr>
          </w:pPr>
          <w:hyperlink w:anchor="_Toc20768106" w:history="1">
            <w:r w:rsidRPr="00A11B3E">
              <w:rPr>
                <w:rStyle w:val="Hyperlink"/>
                <w:noProof/>
              </w:rPr>
              <w:t>Licensing &amp; Disclaimers</w:t>
            </w:r>
            <w:r>
              <w:rPr>
                <w:noProof/>
                <w:webHidden/>
              </w:rPr>
              <w:tab/>
            </w:r>
            <w:r>
              <w:rPr>
                <w:noProof/>
                <w:webHidden/>
              </w:rPr>
              <w:fldChar w:fldCharType="begin"/>
            </w:r>
            <w:r>
              <w:rPr>
                <w:noProof/>
                <w:webHidden/>
              </w:rPr>
              <w:instrText xml:space="preserve"> PAGEREF _Toc20768106 \h </w:instrText>
            </w:r>
            <w:r>
              <w:rPr>
                <w:noProof/>
                <w:webHidden/>
              </w:rPr>
            </w:r>
            <w:r>
              <w:rPr>
                <w:noProof/>
                <w:webHidden/>
              </w:rPr>
              <w:fldChar w:fldCharType="separate"/>
            </w:r>
            <w:r w:rsidR="005C21BE">
              <w:rPr>
                <w:noProof/>
                <w:webHidden/>
              </w:rPr>
              <w:t>16</w:t>
            </w:r>
            <w:r>
              <w:rPr>
                <w:noProof/>
                <w:webHidden/>
              </w:rPr>
              <w:fldChar w:fldCharType="end"/>
            </w:r>
          </w:hyperlink>
        </w:p>
        <w:p w14:paraId="7491815D" w14:textId="7E45B61F" w:rsidR="00CB15F7" w:rsidRDefault="00CB15F7">
          <w:pPr>
            <w:pStyle w:val="TOC2"/>
            <w:tabs>
              <w:tab w:val="right" w:leader="dot" w:pos="9016"/>
            </w:tabs>
            <w:rPr>
              <w:rFonts w:eastAsiaTheme="minorEastAsia"/>
              <w:noProof/>
              <w:lang w:eastAsia="en-GB"/>
            </w:rPr>
          </w:pPr>
          <w:hyperlink w:anchor="_Toc20768107" w:history="1">
            <w:r w:rsidRPr="00A11B3E">
              <w:rPr>
                <w:rStyle w:val="Hyperlink"/>
                <w:noProof/>
              </w:rPr>
              <w:t>Documentation</w:t>
            </w:r>
            <w:r>
              <w:rPr>
                <w:noProof/>
                <w:webHidden/>
              </w:rPr>
              <w:tab/>
            </w:r>
            <w:r>
              <w:rPr>
                <w:noProof/>
                <w:webHidden/>
              </w:rPr>
              <w:fldChar w:fldCharType="begin"/>
            </w:r>
            <w:r>
              <w:rPr>
                <w:noProof/>
                <w:webHidden/>
              </w:rPr>
              <w:instrText xml:space="preserve"> PAGEREF _Toc20768107 \h </w:instrText>
            </w:r>
            <w:r>
              <w:rPr>
                <w:noProof/>
                <w:webHidden/>
              </w:rPr>
            </w:r>
            <w:r>
              <w:rPr>
                <w:noProof/>
                <w:webHidden/>
              </w:rPr>
              <w:fldChar w:fldCharType="separate"/>
            </w:r>
            <w:r w:rsidR="005C21BE">
              <w:rPr>
                <w:noProof/>
                <w:webHidden/>
              </w:rPr>
              <w:t>16</w:t>
            </w:r>
            <w:r>
              <w:rPr>
                <w:noProof/>
                <w:webHidden/>
              </w:rPr>
              <w:fldChar w:fldCharType="end"/>
            </w:r>
          </w:hyperlink>
        </w:p>
        <w:p w14:paraId="0D1CBAC9" w14:textId="73CF2D2E" w:rsidR="00CB15F7" w:rsidRDefault="00CB15F7">
          <w:pPr>
            <w:pStyle w:val="TOC2"/>
            <w:tabs>
              <w:tab w:val="right" w:leader="dot" w:pos="9016"/>
            </w:tabs>
            <w:rPr>
              <w:rFonts w:eastAsiaTheme="minorEastAsia"/>
              <w:noProof/>
              <w:lang w:eastAsia="en-GB"/>
            </w:rPr>
          </w:pPr>
          <w:hyperlink w:anchor="_Toc20768108" w:history="1">
            <w:r w:rsidRPr="00A11B3E">
              <w:rPr>
                <w:rStyle w:val="Hyperlink"/>
                <w:noProof/>
              </w:rPr>
              <w:t>Software</w:t>
            </w:r>
            <w:r>
              <w:rPr>
                <w:noProof/>
                <w:webHidden/>
              </w:rPr>
              <w:tab/>
            </w:r>
            <w:r>
              <w:rPr>
                <w:noProof/>
                <w:webHidden/>
              </w:rPr>
              <w:fldChar w:fldCharType="begin"/>
            </w:r>
            <w:r>
              <w:rPr>
                <w:noProof/>
                <w:webHidden/>
              </w:rPr>
              <w:instrText xml:space="preserve"> PAGEREF _Toc20768108 \h </w:instrText>
            </w:r>
            <w:r>
              <w:rPr>
                <w:noProof/>
                <w:webHidden/>
              </w:rPr>
            </w:r>
            <w:r>
              <w:rPr>
                <w:noProof/>
                <w:webHidden/>
              </w:rPr>
              <w:fldChar w:fldCharType="separate"/>
            </w:r>
            <w:r w:rsidR="005C21BE">
              <w:rPr>
                <w:noProof/>
                <w:webHidden/>
              </w:rPr>
              <w:t>16</w:t>
            </w:r>
            <w:r>
              <w:rPr>
                <w:noProof/>
                <w:webHidden/>
              </w:rPr>
              <w:fldChar w:fldCharType="end"/>
            </w:r>
          </w:hyperlink>
        </w:p>
        <w:p w14:paraId="22365703" w14:textId="59AF3121" w:rsidR="00CB15F7" w:rsidRDefault="00CB15F7">
          <w:pPr>
            <w:pStyle w:val="TOC1"/>
            <w:tabs>
              <w:tab w:val="right" w:leader="dot" w:pos="9016"/>
            </w:tabs>
            <w:rPr>
              <w:rFonts w:eastAsiaTheme="minorEastAsia"/>
              <w:noProof/>
              <w:lang w:eastAsia="en-GB"/>
            </w:rPr>
          </w:pPr>
          <w:hyperlink w:anchor="_Toc20768109" w:history="1">
            <w:r w:rsidRPr="00A11B3E">
              <w:rPr>
                <w:rStyle w:val="Hyperlink"/>
                <w:noProof/>
              </w:rPr>
              <w:t>Acknowledgements</w:t>
            </w:r>
            <w:r>
              <w:rPr>
                <w:noProof/>
                <w:webHidden/>
              </w:rPr>
              <w:tab/>
            </w:r>
            <w:r>
              <w:rPr>
                <w:noProof/>
                <w:webHidden/>
              </w:rPr>
              <w:fldChar w:fldCharType="begin"/>
            </w:r>
            <w:r>
              <w:rPr>
                <w:noProof/>
                <w:webHidden/>
              </w:rPr>
              <w:instrText xml:space="preserve"> PAGEREF _Toc20768109 \h </w:instrText>
            </w:r>
            <w:r>
              <w:rPr>
                <w:noProof/>
                <w:webHidden/>
              </w:rPr>
            </w:r>
            <w:r>
              <w:rPr>
                <w:noProof/>
                <w:webHidden/>
              </w:rPr>
              <w:fldChar w:fldCharType="separate"/>
            </w:r>
            <w:r w:rsidR="005C21BE">
              <w:rPr>
                <w:noProof/>
                <w:webHidden/>
              </w:rPr>
              <w:t>17</w:t>
            </w:r>
            <w:r>
              <w:rPr>
                <w:noProof/>
                <w:webHidden/>
              </w:rPr>
              <w:fldChar w:fldCharType="end"/>
            </w:r>
          </w:hyperlink>
        </w:p>
        <w:p w14:paraId="3829239B" w14:textId="3965C219" w:rsidR="001060D5" w:rsidRDefault="004A19E5" w:rsidP="00D16CF7">
          <w:pPr>
            <w:rPr>
              <w:noProof/>
            </w:rPr>
          </w:pPr>
          <w:r>
            <w:rPr>
              <w:b/>
              <w:bCs/>
              <w:noProof/>
            </w:rPr>
            <w:fldChar w:fldCharType="end"/>
          </w:r>
        </w:p>
      </w:sdtContent>
    </w:sdt>
    <w:p w14:paraId="1D47D27E" w14:textId="77777777" w:rsidR="003A3D10" w:rsidRPr="00787764" w:rsidRDefault="00B7322D" w:rsidP="00D32A97">
      <w:pPr>
        <w:pStyle w:val="Heading1"/>
        <w:pageBreakBefore/>
        <w:spacing w:after="100"/>
      </w:pPr>
      <w:bookmarkStart w:id="4" w:name="_Toc20768082"/>
      <w:r>
        <w:lastRenderedPageBreak/>
        <w:t>I</w:t>
      </w:r>
      <w:r w:rsidR="00E35852">
        <w:t>ndex</w:t>
      </w:r>
      <w:r w:rsidR="003A3D10">
        <w:t xml:space="preserve"> of Figures</w:t>
      </w:r>
      <w:bookmarkEnd w:id="4"/>
    </w:p>
    <w:p w14:paraId="734685C5" w14:textId="268688F9" w:rsidR="00CB15F7" w:rsidRDefault="003A3D10" w:rsidP="00BB2C45">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hyperlink w:anchor="_Toc20768110" w:history="1">
        <w:r w:rsidR="00CB15F7" w:rsidRPr="00176D5D">
          <w:rPr>
            <w:rStyle w:val="Hyperlink"/>
            <w:noProof/>
          </w:rPr>
          <w:t>Figure 1 – Documentation Map</w:t>
        </w:r>
        <w:r w:rsidR="00CB15F7">
          <w:rPr>
            <w:noProof/>
            <w:webHidden/>
          </w:rPr>
          <w:tab/>
        </w:r>
        <w:r w:rsidR="00CB15F7">
          <w:rPr>
            <w:noProof/>
            <w:webHidden/>
          </w:rPr>
          <w:fldChar w:fldCharType="begin"/>
        </w:r>
        <w:r w:rsidR="00CB15F7">
          <w:rPr>
            <w:noProof/>
            <w:webHidden/>
          </w:rPr>
          <w:instrText xml:space="preserve"> PAGEREF _Toc20768110 \h </w:instrText>
        </w:r>
        <w:r w:rsidR="00CB15F7">
          <w:rPr>
            <w:noProof/>
            <w:webHidden/>
          </w:rPr>
        </w:r>
        <w:r w:rsidR="00CB15F7">
          <w:rPr>
            <w:noProof/>
            <w:webHidden/>
          </w:rPr>
          <w:fldChar w:fldCharType="separate"/>
        </w:r>
        <w:r w:rsidR="005C21BE">
          <w:rPr>
            <w:noProof/>
            <w:webHidden/>
          </w:rPr>
          <w:t>5</w:t>
        </w:r>
        <w:r w:rsidR="00CB15F7">
          <w:rPr>
            <w:noProof/>
            <w:webHidden/>
          </w:rPr>
          <w:fldChar w:fldCharType="end"/>
        </w:r>
      </w:hyperlink>
    </w:p>
    <w:p w14:paraId="7386DB43" w14:textId="739438F5" w:rsidR="00CB15F7" w:rsidRDefault="00CB15F7" w:rsidP="00BB2C45">
      <w:pPr>
        <w:pStyle w:val="TableofFigures"/>
        <w:tabs>
          <w:tab w:val="right" w:leader="dot" w:pos="9016"/>
        </w:tabs>
        <w:spacing w:after="100"/>
        <w:rPr>
          <w:rFonts w:eastAsiaTheme="minorEastAsia"/>
          <w:noProof/>
          <w:lang w:eastAsia="en-GB"/>
        </w:rPr>
      </w:pPr>
      <w:hyperlink w:anchor="_Toc20768111" w:history="1">
        <w:r w:rsidRPr="00176D5D">
          <w:rPr>
            <w:rStyle w:val="Hyperlink"/>
            <w:noProof/>
          </w:rPr>
          <w:t>Figure 2 – Liverpool Cathedral Bells</w:t>
        </w:r>
        <w:r>
          <w:rPr>
            <w:noProof/>
            <w:webHidden/>
          </w:rPr>
          <w:tab/>
        </w:r>
        <w:r>
          <w:rPr>
            <w:noProof/>
            <w:webHidden/>
          </w:rPr>
          <w:fldChar w:fldCharType="begin"/>
        </w:r>
        <w:r>
          <w:rPr>
            <w:noProof/>
            <w:webHidden/>
          </w:rPr>
          <w:instrText xml:space="preserve"> PAGEREF _Toc20768111 \h </w:instrText>
        </w:r>
        <w:r>
          <w:rPr>
            <w:noProof/>
            <w:webHidden/>
          </w:rPr>
        </w:r>
        <w:r>
          <w:rPr>
            <w:noProof/>
            <w:webHidden/>
          </w:rPr>
          <w:fldChar w:fldCharType="separate"/>
        </w:r>
        <w:r w:rsidR="005C21BE">
          <w:rPr>
            <w:noProof/>
            <w:webHidden/>
          </w:rPr>
          <w:t>7</w:t>
        </w:r>
        <w:r>
          <w:rPr>
            <w:noProof/>
            <w:webHidden/>
          </w:rPr>
          <w:fldChar w:fldCharType="end"/>
        </w:r>
      </w:hyperlink>
    </w:p>
    <w:p w14:paraId="17968D8E" w14:textId="5170BCBA" w:rsidR="00CB15F7" w:rsidRDefault="00CB15F7" w:rsidP="00BB2C45">
      <w:pPr>
        <w:pStyle w:val="TableofFigures"/>
        <w:tabs>
          <w:tab w:val="right" w:leader="dot" w:pos="9016"/>
        </w:tabs>
        <w:spacing w:after="100"/>
        <w:rPr>
          <w:rFonts w:eastAsiaTheme="minorEastAsia"/>
          <w:noProof/>
          <w:lang w:eastAsia="en-GB"/>
        </w:rPr>
      </w:pPr>
      <w:hyperlink w:anchor="_Toc20768112" w:history="1">
        <w:r w:rsidRPr="00176D5D">
          <w:rPr>
            <w:rStyle w:val="Hyperlink"/>
            <w:noProof/>
          </w:rPr>
          <w:t>Figure 3 – Saxilby Simulator Installation, Liverpool Cathedral</w:t>
        </w:r>
        <w:r>
          <w:rPr>
            <w:noProof/>
            <w:webHidden/>
          </w:rPr>
          <w:tab/>
        </w:r>
        <w:r>
          <w:rPr>
            <w:noProof/>
            <w:webHidden/>
          </w:rPr>
          <w:fldChar w:fldCharType="begin"/>
        </w:r>
        <w:r>
          <w:rPr>
            <w:noProof/>
            <w:webHidden/>
          </w:rPr>
          <w:instrText xml:space="preserve"> PAGEREF _Toc20768112 \h </w:instrText>
        </w:r>
        <w:r>
          <w:rPr>
            <w:noProof/>
            <w:webHidden/>
          </w:rPr>
        </w:r>
        <w:r>
          <w:rPr>
            <w:noProof/>
            <w:webHidden/>
          </w:rPr>
          <w:fldChar w:fldCharType="separate"/>
        </w:r>
        <w:r w:rsidR="005C21BE">
          <w:rPr>
            <w:noProof/>
            <w:webHidden/>
          </w:rPr>
          <w:t>8</w:t>
        </w:r>
        <w:r>
          <w:rPr>
            <w:noProof/>
            <w:webHidden/>
          </w:rPr>
          <w:fldChar w:fldCharType="end"/>
        </w:r>
      </w:hyperlink>
    </w:p>
    <w:p w14:paraId="05C14FF0" w14:textId="73460EFB" w:rsidR="00CB15F7" w:rsidRDefault="00CB15F7" w:rsidP="00BB2C45">
      <w:pPr>
        <w:pStyle w:val="TableofFigures"/>
        <w:tabs>
          <w:tab w:val="right" w:leader="dot" w:pos="9016"/>
        </w:tabs>
        <w:spacing w:after="100"/>
        <w:rPr>
          <w:rFonts w:eastAsiaTheme="minorEastAsia"/>
          <w:noProof/>
          <w:lang w:eastAsia="en-GB"/>
        </w:rPr>
      </w:pPr>
      <w:hyperlink w:anchor="_Toc20768113" w:history="1">
        <w:r w:rsidRPr="00176D5D">
          <w:rPr>
            <w:rStyle w:val="Hyperlink"/>
            <w:noProof/>
          </w:rPr>
          <w:t>Figure 4 – Simulator General Arrangement</w:t>
        </w:r>
        <w:r>
          <w:rPr>
            <w:noProof/>
            <w:webHidden/>
          </w:rPr>
          <w:tab/>
        </w:r>
        <w:r>
          <w:rPr>
            <w:noProof/>
            <w:webHidden/>
          </w:rPr>
          <w:fldChar w:fldCharType="begin"/>
        </w:r>
        <w:r>
          <w:rPr>
            <w:noProof/>
            <w:webHidden/>
          </w:rPr>
          <w:instrText xml:space="preserve"> PAGEREF _Toc20768113 \h </w:instrText>
        </w:r>
        <w:r>
          <w:rPr>
            <w:noProof/>
            <w:webHidden/>
          </w:rPr>
        </w:r>
        <w:r>
          <w:rPr>
            <w:noProof/>
            <w:webHidden/>
          </w:rPr>
          <w:fldChar w:fldCharType="separate"/>
        </w:r>
        <w:r w:rsidR="005C21BE">
          <w:rPr>
            <w:noProof/>
            <w:webHidden/>
          </w:rPr>
          <w:t>10</w:t>
        </w:r>
        <w:r>
          <w:rPr>
            <w:noProof/>
            <w:webHidden/>
          </w:rPr>
          <w:fldChar w:fldCharType="end"/>
        </w:r>
      </w:hyperlink>
    </w:p>
    <w:p w14:paraId="64246B60" w14:textId="28CB1541" w:rsidR="00CB15F7" w:rsidRDefault="00CB15F7" w:rsidP="00BB2C45">
      <w:pPr>
        <w:pStyle w:val="TableofFigures"/>
        <w:tabs>
          <w:tab w:val="right" w:leader="dot" w:pos="9016"/>
        </w:tabs>
        <w:spacing w:after="100"/>
        <w:rPr>
          <w:rFonts w:eastAsiaTheme="minorEastAsia"/>
          <w:noProof/>
          <w:lang w:eastAsia="en-GB"/>
        </w:rPr>
      </w:pPr>
      <w:hyperlink w:anchor="_Toc20768114" w:history="1">
        <w:r w:rsidRPr="00176D5D">
          <w:rPr>
            <w:rStyle w:val="Hyperlink"/>
            <w:noProof/>
          </w:rPr>
          <w:t>Figure 5 – A Six Bell Board Set</w:t>
        </w:r>
        <w:r>
          <w:rPr>
            <w:noProof/>
            <w:webHidden/>
          </w:rPr>
          <w:tab/>
        </w:r>
        <w:r>
          <w:rPr>
            <w:noProof/>
            <w:webHidden/>
          </w:rPr>
          <w:fldChar w:fldCharType="begin"/>
        </w:r>
        <w:r>
          <w:rPr>
            <w:noProof/>
            <w:webHidden/>
          </w:rPr>
          <w:instrText xml:space="preserve"> PAGEREF _Toc20768114 \h </w:instrText>
        </w:r>
        <w:r>
          <w:rPr>
            <w:noProof/>
            <w:webHidden/>
          </w:rPr>
        </w:r>
        <w:r>
          <w:rPr>
            <w:noProof/>
            <w:webHidden/>
          </w:rPr>
          <w:fldChar w:fldCharType="separate"/>
        </w:r>
        <w:r w:rsidR="005C21BE">
          <w:rPr>
            <w:noProof/>
            <w:webHidden/>
          </w:rPr>
          <w:t>12</w:t>
        </w:r>
        <w:r>
          <w:rPr>
            <w:noProof/>
            <w:webHidden/>
          </w:rPr>
          <w:fldChar w:fldCharType="end"/>
        </w:r>
      </w:hyperlink>
    </w:p>
    <w:p w14:paraId="64381CC3" w14:textId="68FD21FF" w:rsidR="00CB15F7" w:rsidRDefault="00CB15F7" w:rsidP="00BB2C45">
      <w:pPr>
        <w:pStyle w:val="TableofFigures"/>
        <w:tabs>
          <w:tab w:val="right" w:leader="dot" w:pos="9016"/>
        </w:tabs>
        <w:spacing w:after="100"/>
        <w:rPr>
          <w:rFonts w:eastAsiaTheme="minorEastAsia"/>
          <w:noProof/>
          <w:lang w:eastAsia="en-GB"/>
        </w:rPr>
      </w:pPr>
      <w:hyperlink w:anchor="_Toc20768115" w:history="1">
        <w:r w:rsidRPr="00176D5D">
          <w:rPr>
            <w:rStyle w:val="Hyperlink"/>
            <w:noProof/>
          </w:rPr>
          <w:t>Figure 6 – Completed Simulator Interface Module</w:t>
        </w:r>
        <w:r>
          <w:rPr>
            <w:noProof/>
            <w:webHidden/>
          </w:rPr>
          <w:tab/>
        </w:r>
        <w:r>
          <w:rPr>
            <w:noProof/>
            <w:webHidden/>
          </w:rPr>
          <w:fldChar w:fldCharType="begin"/>
        </w:r>
        <w:r>
          <w:rPr>
            <w:noProof/>
            <w:webHidden/>
          </w:rPr>
          <w:instrText xml:space="preserve"> PAGEREF _Toc20768115 \h </w:instrText>
        </w:r>
        <w:r>
          <w:rPr>
            <w:noProof/>
            <w:webHidden/>
          </w:rPr>
        </w:r>
        <w:r>
          <w:rPr>
            <w:noProof/>
            <w:webHidden/>
          </w:rPr>
          <w:fldChar w:fldCharType="separate"/>
        </w:r>
        <w:r w:rsidR="005C21BE">
          <w:rPr>
            <w:noProof/>
            <w:webHidden/>
          </w:rPr>
          <w:t>12</w:t>
        </w:r>
        <w:r>
          <w:rPr>
            <w:noProof/>
            <w:webHidden/>
          </w:rPr>
          <w:fldChar w:fldCharType="end"/>
        </w:r>
      </w:hyperlink>
    </w:p>
    <w:p w14:paraId="57B44B57" w14:textId="05E4B0E9" w:rsidR="00CB15F7" w:rsidRDefault="00CB15F7" w:rsidP="00BB2C45">
      <w:pPr>
        <w:pStyle w:val="TableofFigures"/>
        <w:tabs>
          <w:tab w:val="right" w:leader="dot" w:pos="9016"/>
        </w:tabs>
        <w:spacing w:after="100"/>
        <w:rPr>
          <w:rFonts w:eastAsiaTheme="minorEastAsia"/>
          <w:noProof/>
          <w:lang w:eastAsia="en-GB"/>
        </w:rPr>
      </w:pPr>
      <w:hyperlink w:anchor="_Toc20768116" w:history="1">
        <w:r w:rsidRPr="00176D5D">
          <w:rPr>
            <w:rStyle w:val="Hyperlink"/>
            <w:noProof/>
          </w:rPr>
          <w:t>Figure 7 – Completed Sensor Module</w:t>
        </w:r>
        <w:r>
          <w:rPr>
            <w:noProof/>
            <w:webHidden/>
          </w:rPr>
          <w:tab/>
        </w:r>
        <w:r>
          <w:rPr>
            <w:noProof/>
            <w:webHidden/>
          </w:rPr>
          <w:fldChar w:fldCharType="begin"/>
        </w:r>
        <w:r>
          <w:rPr>
            <w:noProof/>
            <w:webHidden/>
          </w:rPr>
          <w:instrText xml:space="preserve"> PAGEREF _Toc20768116 \h </w:instrText>
        </w:r>
        <w:r>
          <w:rPr>
            <w:noProof/>
            <w:webHidden/>
          </w:rPr>
        </w:r>
        <w:r>
          <w:rPr>
            <w:noProof/>
            <w:webHidden/>
          </w:rPr>
          <w:fldChar w:fldCharType="separate"/>
        </w:r>
        <w:r w:rsidR="005C21BE">
          <w:rPr>
            <w:noProof/>
            <w:webHidden/>
          </w:rPr>
          <w:t>13</w:t>
        </w:r>
        <w:r>
          <w:rPr>
            <w:noProof/>
            <w:webHidden/>
          </w:rPr>
          <w:fldChar w:fldCharType="end"/>
        </w:r>
      </w:hyperlink>
    </w:p>
    <w:p w14:paraId="6CF22875" w14:textId="20EF8226" w:rsidR="000812EC" w:rsidRDefault="003A3D10" w:rsidP="00BB2C45">
      <w:r>
        <w:fldChar w:fldCharType="end"/>
      </w:r>
      <w:r w:rsidR="000812EC">
        <w:t xml:space="preserve"> </w:t>
      </w:r>
    </w:p>
    <w:p w14:paraId="1473B8C8" w14:textId="3E2A8BB5" w:rsidR="004D7582" w:rsidRPr="00787764" w:rsidRDefault="004D7582" w:rsidP="004E080F">
      <w:pPr>
        <w:pStyle w:val="Heading1"/>
        <w:pageBreakBefore/>
        <w:spacing w:after="100"/>
      </w:pPr>
      <w:bookmarkStart w:id="5" w:name="_Toc20768083"/>
      <w:r>
        <w:lastRenderedPageBreak/>
        <w:t>Document History</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876"/>
        <w:gridCol w:w="1285"/>
        <w:gridCol w:w="4759"/>
      </w:tblGrid>
      <w:tr w:rsidR="00D57358" w:rsidRPr="00D57358" w14:paraId="6F93D011" w14:textId="77777777" w:rsidTr="00033C6A">
        <w:tc>
          <w:tcPr>
            <w:tcW w:w="988"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76"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285"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759"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033C6A">
        <w:tc>
          <w:tcPr>
            <w:tcW w:w="988" w:type="dxa"/>
          </w:tcPr>
          <w:p w14:paraId="14A217CF" w14:textId="77777777" w:rsidR="00483BB7" w:rsidRPr="00212D29" w:rsidRDefault="00D57358" w:rsidP="00483BB7">
            <w:pPr>
              <w:contextualSpacing/>
            </w:pPr>
            <w:r w:rsidRPr="00212D29">
              <w:t>0.1</w:t>
            </w:r>
          </w:p>
        </w:tc>
        <w:tc>
          <w:tcPr>
            <w:tcW w:w="1876" w:type="dxa"/>
          </w:tcPr>
          <w:p w14:paraId="29782EF3" w14:textId="77777777" w:rsidR="00483BB7" w:rsidRPr="00212D29" w:rsidRDefault="00483BB7" w:rsidP="00483BB7">
            <w:pPr>
              <w:contextualSpacing/>
            </w:pPr>
            <w:r w:rsidRPr="00212D29">
              <w:t>A J Instone-Cowie</w:t>
            </w:r>
          </w:p>
        </w:tc>
        <w:tc>
          <w:tcPr>
            <w:tcW w:w="1285" w:type="dxa"/>
          </w:tcPr>
          <w:p w14:paraId="02ADF673" w14:textId="49871B78" w:rsidR="00483BB7" w:rsidRPr="00212D29" w:rsidRDefault="009E4E3F">
            <w:pPr>
              <w:contextualSpacing/>
            </w:pPr>
            <w:r>
              <w:t>10</w:t>
            </w:r>
            <w:r w:rsidR="00D230DD" w:rsidRPr="00212D29">
              <w:t>/09</w:t>
            </w:r>
            <w:r w:rsidR="00483BB7" w:rsidRPr="00212D29">
              <w:t>/201</w:t>
            </w:r>
            <w:r w:rsidR="00D57358" w:rsidRPr="00212D29">
              <w:t>8</w:t>
            </w:r>
          </w:p>
        </w:tc>
        <w:tc>
          <w:tcPr>
            <w:tcW w:w="4759" w:type="dxa"/>
          </w:tcPr>
          <w:p w14:paraId="66D448E8" w14:textId="77777777" w:rsidR="00483BB7" w:rsidRPr="00212D29" w:rsidRDefault="00C508EE">
            <w:pPr>
              <w:contextualSpacing/>
            </w:pPr>
            <w:r w:rsidRPr="00212D29">
              <w:t xml:space="preserve">First </w:t>
            </w:r>
            <w:r w:rsidR="00D57358" w:rsidRPr="00212D29">
              <w:t>Draft</w:t>
            </w:r>
            <w:r w:rsidR="00172EEB" w:rsidRPr="00212D29">
              <w:t>.</w:t>
            </w:r>
          </w:p>
        </w:tc>
      </w:tr>
      <w:tr w:rsidR="009F4824" w:rsidRPr="00D57358" w14:paraId="3ADFC153" w14:textId="77777777" w:rsidTr="00033C6A">
        <w:tc>
          <w:tcPr>
            <w:tcW w:w="988" w:type="dxa"/>
          </w:tcPr>
          <w:p w14:paraId="3C194B41" w14:textId="2C764800" w:rsidR="009F4824" w:rsidRPr="00212D29" w:rsidRDefault="009F4824" w:rsidP="009F4824">
            <w:pPr>
              <w:contextualSpacing/>
            </w:pPr>
            <w:r w:rsidRPr="00212D29">
              <w:t>0.</w:t>
            </w:r>
            <w:r>
              <w:t>2</w:t>
            </w:r>
          </w:p>
        </w:tc>
        <w:tc>
          <w:tcPr>
            <w:tcW w:w="1876" w:type="dxa"/>
          </w:tcPr>
          <w:p w14:paraId="3168D28F" w14:textId="1E87BEC9" w:rsidR="009F4824" w:rsidRPr="00212D29" w:rsidRDefault="009F4824" w:rsidP="009F4824">
            <w:pPr>
              <w:contextualSpacing/>
            </w:pPr>
            <w:r w:rsidRPr="00212D29">
              <w:t>A J Instone-Cowie</w:t>
            </w:r>
          </w:p>
        </w:tc>
        <w:tc>
          <w:tcPr>
            <w:tcW w:w="1285" w:type="dxa"/>
          </w:tcPr>
          <w:p w14:paraId="1D62788A" w14:textId="58FBFF35" w:rsidR="009F4824" w:rsidRPr="00212D29" w:rsidRDefault="009F4824" w:rsidP="009F4824">
            <w:pPr>
              <w:contextualSpacing/>
            </w:pPr>
            <w:r>
              <w:t>10</w:t>
            </w:r>
            <w:r w:rsidRPr="00212D29">
              <w:t>/0</w:t>
            </w:r>
            <w:r>
              <w:t>2/2019</w:t>
            </w:r>
          </w:p>
        </w:tc>
        <w:tc>
          <w:tcPr>
            <w:tcW w:w="4759" w:type="dxa"/>
          </w:tcPr>
          <w:p w14:paraId="65B70FA3" w14:textId="3FFCBC1B" w:rsidR="009F4824" w:rsidRPr="00212D29" w:rsidRDefault="009F4824" w:rsidP="009F4824">
            <w:pPr>
              <w:contextualSpacing/>
            </w:pPr>
            <w:r>
              <w:t>Added link to documentation on GitHub.</w:t>
            </w:r>
          </w:p>
        </w:tc>
      </w:tr>
      <w:tr w:rsidR="00F55420" w:rsidRPr="00D57358" w14:paraId="1D60D5E5" w14:textId="77777777" w:rsidTr="00033C6A">
        <w:tc>
          <w:tcPr>
            <w:tcW w:w="988" w:type="dxa"/>
          </w:tcPr>
          <w:p w14:paraId="35085037" w14:textId="59DDCFB8" w:rsidR="00F55420" w:rsidRPr="00212D29" w:rsidRDefault="00F55420" w:rsidP="00F55420">
            <w:pPr>
              <w:contextualSpacing/>
            </w:pPr>
            <w:r w:rsidRPr="00212D29">
              <w:t>0.</w:t>
            </w:r>
            <w:r>
              <w:t>3</w:t>
            </w:r>
          </w:p>
        </w:tc>
        <w:tc>
          <w:tcPr>
            <w:tcW w:w="1876" w:type="dxa"/>
          </w:tcPr>
          <w:p w14:paraId="1AFA1743" w14:textId="507C5969" w:rsidR="00F55420" w:rsidRPr="00212D29" w:rsidRDefault="00F55420" w:rsidP="00F55420">
            <w:pPr>
              <w:contextualSpacing/>
            </w:pPr>
            <w:r w:rsidRPr="00212D29">
              <w:t>A J Instone-Cowie</w:t>
            </w:r>
          </w:p>
        </w:tc>
        <w:tc>
          <w:tcPr>
            <w:tcW w:w="1285" w:type="dxa"/>
          </w:tcPr>
          <w:p w14:paraId="075B318C" w14:textId="01783692" w:rsidR="00F55420" w:rsidRPr="00212D29" w:rsidRDefault="00F55420" w:rsidP="00F55420">
            <w:pPr>
              <w:contextualSpacing/>
            </w:pPr>
            <w:r>
              <w:t>12/05/2019</w:t>
            </w:r>
          </w:p>
        </w:tc>
        <w:tc>
          <w:tcPr>
            <w:tcW w:w="4759" w:type="dxa"/>
          </w:tcPr>
          <w:p w14:paraId="508870EB" w14:textId="0FED58AC" w:rsidR="00F55420" w:rsidRPr="00212D29" w:rsidRDefault="00F55420" w:rsidP="00F55420">
            <w:pPr>
              <w:contextualSpacing/>
            </w:pPr>
            <w:r>
              <w:t>Add support for Second PC Board.</w:t>
            </w:r>
          </w:p>
        </w:tc>
      </w:tr>
      <w:tr w:rsidR="00E76AA3" w:rsidRPr="00D57358" w14:paraId="73680B37" w14:textId="77777777" w:rsidTr="00033C6A">
        <w:tc>
          <w:tcPr>
            <w:tcW w:w="988" w:type="dxa"/>
          </w:tcPr>
          <w:p w14:paraId="3E0A58E6" w14:textId="65F4A8DF" w:rsidR="00E76AA3" w:rsidRPr="00212D29" w:rsidRDefault="00E76AA3" w:rsidP="00E76AA3">
            <w:pPr>
              <w:contextualSpacing/>
            </w:pPr>
            <w:r w:rsidRPr="00212D29">
              <w:t>0.</w:t>
            </w:r>
            <w:r>
              <w:t>4</w:t>
            </w:r>
          </w:p>
        </w:tc>
        <w:tc>
          <w:tcPr>
            <w:tcW w:w="1876" w:type="dxa"/>
          </w:tcPr>
          <w:p w14:paraId="2E0134F1" w14:textId="4A8B6EFC" w:rsidR="00E76AA3" w:rsidRPr="00212D29" w:rsidRDefault="00E76AA3" w:rsidP="00E76AA3">
            <w:pPr>
              <w:contextualSpacing/>
            </w:pPr>
            <w:r w:rsidRPr="00212D29">
              <w:t>A J Instone-Cowie</w:t>
            </w:r>
          </w:p>
        </w:tc>
        <w:tc>
          <w:tcPr>
            <w:tcW w:w="1285" w:type="dxa"/>
          </w:tcPr>
          <w:p w14:paraId="7F58BCAA" w14:textId="7FD82410" w:rsidR="00E76AA3" w:rsidRDefault="00E76AA3" w:rsidP="00E76AA3">
            <w:pPr>
              <w:contextualSpacing/>
            </w:pPr>
            <w:r>
              <w:t>27/05/2019</w:t>
            </w:r>
          </w:p>
        </w:tc>
        <w:tc>
          <w:tcPr>
            <w:tcW w:w="4759" w:type="dxa"/>
          </w:tcPr>
          <w:p w14:paraId="0A4AD207" w14:textId="099C888B" w:rsidR="00E76AA3" w:rsidRDefault="00E76AA3" w:rsidP="00E76AA3">
            <w:pPr>
              <w:contextualSpacing/>
            </w:pPr>
            <w:r>
              <w:t>Added link to ART Simulator Resources website.</w:t>
            </w:r>
          </w:p>
        </w:tc>
      </w:tr>
      <w:tr w:rsidR="00B17270" w:rsidRPr="00D57358" w14:paraId="3267657C" w14:textId="77777777" w:rsidTr="00033C6A">
        <w:tc>
          <w:tcPr>
            <w:tcW w:w="988" w:type="dxa"/>
          </w:tcPr>
          <w:p w14:paraId="7620B360" w14:textId="5B505513" w:rsidR="00B17270" w:rsidRPr="00212D29" w:rsidRDefault="00B17270" w:rsidP="00B17270">
            <w:pPr>
              <w:contextualSpacing/>
            </w:pPr>
            <w:r>
              <w:t>1.0</w:t>
            </w:r>
          </w:p>
        </w:tc>
        <w:tc>
          <w:tcPr>
            <w:tcW w:w="1876" w:type="dxa"/>
          </w:tcPr>
          <w:p w14:paraId="5F8E509A" w14:textId="4913D10E" w:rsidR="00B17270" w:rsidRPr="00212D29" w:rsidRDefault="00B17270" w:rsidP="00B17270">
            <w:pPr>
              <w:contextualSpacing/>
            </w:pPr>
            <w:r w:rsidRPr="00212D29">
              <w:t>A J Instone-Cowie</w:t>
            </w:r>
          </w:p>
        </w:tc>
        <w:tc>
          <w:tcPr>
            <w:tcW w:w="1285" w:type="dxa"/>
          </w:tcPr>
          <w:p w14:paraId="71B715E9" w14:textId="4FB12A29" w:rsidR="00B17270" w:rsidRDefault="00B17270" w:rsidP="00B17270">
            <w:pPr>
              <w:contextualSpacing/>
            </w:pPr>
            <w:r>
              <w:t>03/08/2019</w:t>
            </w:r>
          </w:p>
        </w:tc>
        <w:tc>
          <w:tcPr>
            <w:tcW w:w="4759" w:type="dxa"/>
          </w:tcPr>
          <w:p w14:paraId="17D0700D" w14:textId="40B2C023" w:rsidR="00B17270" w:rsidRDefault="00B17270" w:rsidP="00B17270">
            <w:pPr>
              <w:contextualSpacing/>
            </w:pPr>
            <w:r>
              <w:t>First Release.</w:t>
            </w:r>
          </w:p>
        </w:tc>
      </w:tr>
      <w:tr w:rsidR="00E50AD1" w:rsidRPr="00D57358" w14:paraId="001395E6" w14:textId="77777777" w:rsidTr="00033C6A">
        <w:tc>
          <w:tcPr>
            <w:tcW w:w="988" w:type="dxa"/>
          </w:tcPr>
          <w:p w14:paraId="6935E6F5" w14:textId="3225C2F1" w:rsidR="00E50AD1" w:rsidRDefault="00E50AD1" w:rsidP="00E50AD1">
            <w:pPr>
              <w:contextualSpacing/>
            </w:pPr>
            <w:r>
              <w:t>1.1</w:t>
            </w:r>
          </w:p>
        </w:tc>
        <w:tc>
          <w:tcPr>
            <w:tcW w:w="1876" w:type="dxa"/>
          </w:tcPr>
          <w:p w14:paraId="53EA3685" w14:textId="588CD9AE" w:rsidR="00E50AD1" w:rsidRPr="00212D29" w:rsidRDefault="00E50AD1" w:rsidP="00E50AD1">
            <w:pPr>
              <w:contextualSpacing/>
            </w:pPr>
            <w:r w:rsidRPr="00212D29">
              <w:t>A J Instone-Cowie</w:t>
            </w:r>
          </w:p>
        </w:tc>
        <w:tc>
          <w:tcPr>
            <w:tcW w:w="1285" w:type="dxa"/>
          </w:tcPr>
          <w:p w14:paraId="5B3A6D46" w14:textId="474DA6E5" w:rsidR="00E50AD1" w:rsidRDefault="00A17A1E" w:rsidP="00E50AD1">
            <w:pPr>
              <w:contextualSpacing/>
            </w:pPr>
            <w:r>
              <w:t>01/10</w:t>
            </w:r>
            <w:r w:rsidR="00E50AD1">
              <w:t>/2019</w:t>
            </w:r>
          </w:p>
        </w:tc>
        <w:tc>
          <w:tcPr>
            <w:tcW w:w="4759" w:type="dxa"/>
          </w:tcPr>
          <w:p w14:paraId="6B7EF1EA" w14:textId="493CDD46" w:rsidR="00E50AD1" w:rsidRDefault="00E50AD1" w:rsidP="00E50AD1">
            <w:pPr>
              <w:contextualSpacing/>
            </w:pPr>
            <w:r>
              <w:t>Multi-PC Options.</w:t>
            </w:r>
          </w:p>
        </w:tc>
      </w:tr>
      <w:tr w:rsidR="00390E9E" w:rsidRPr="00D57358" w14:paraId="6677EE59" w14:textId="77777777" w:rsidTr="00033C6A">
        <w:tc>
          <w:tcPr>
            <w:tcW w:w="988" w:type="dxa"/>
          </w:tcPr>
          <w:p w14:paraId="2531F2BC" w14:textId="4F374294" w:rsidR="00390E9E" w:rsidRDefault="00390E9E" w:rsidP="00390E9E">
            <w:pPr>
              <w:contextualSpacing/>
            </w:pPr>
            <w:r>
              <w:t>1.2</w:t>
            </w:r>
          </w:p>
        </w:tc>
        <w:tc>
          <w:tcPr>
            <w:tcW w:w="1876" w:type="dxa"/>
          </w:tcPr>
          <w:p w14:paraId="0839DC35" w14:textId="01ECAED3" w:rsidR="00390E9E" w:rsidRPr="00212D29" w:rsidRDefault="00390E9E" w:rsidP="00390E9E">
            <w:pPr>
              <w:contextualSpacing/>
            </w:pPr>
            <w:r w:rsidRPr="00212D29">
              <w:t>A J Instone-Cowie</w:t>
            </w:r>
          </w:p>
        </w:tc>
        <w:tc>
          <w:tcPr>
            <w:tcW w:w="1285" w:type="dxa"/>
          </w:tcPr>
          <w:p w14:paraId="2EC1A2CA" w14:textId="54CB7119" w:rsidR="00390E9E" w:rsidRDefault="00390E9E" w:rsidP="00390E9E">
            <w:pPr>
              <w:contextualSpacing/>
            </w:pPr>
            <w:r>
              <w:t>18/08/2020</w:t>
            </w:r>
          </w:p>
        </w:tc>
        <w:tc>
          <w:tcPr>
            <w:tcW w:w="4759" w:type="dxa"/>
          </w:tcPr>
          <w:p w14:paraId="558EE870" w14:textId="7E34F894" w:rsidR="00390E9E" w:rsidRDefault="00A5072E" w:rsidP="00390E9E">
            <w:pPr>
              <w:contextualSpacing/>
            </w:pPr>
            <w:r>
              <w:t>Minor update</w:t>
            </w:r>
            <w:r w:rsidR="00390E9E">
              <w:t>.</w:t>
            </w:r>
          </w:p>
        </w:tc>
      </w:tr>
      <w:tr w:rsidR="00033C6A" w:rsidRPr="00D57358" w14:paraId="6FCED12D" w14:textId="77777777" w:rsidTr="00033C6A">
        <w:trPr>
          <w:ins w:id="6" w:author="Andrew Instone-Cowie" w:date="2021-07-22T14:27:00Z"/>
        </w:trPr>
        <w:tc>
          <w:tcPr>
            <w:tcW w:w="988" w:type="dxa"/>
          </w:tcPr>
          <w:p w14:paraId="327C7E99" w14:textId="6E7078B5" w:rsidR="00033C6A" w:rsidRDefault="00033C6A" w:rsidP="00033C6A">
            <w:pPr>
              <w:contextualSpacing/>
              <w:rPr>
                <w:ins w:id="7" w:author="Andrew Instone-Cowie" w:date="2021-07-22T14:27:00Z"/>
              </w:rPr>
            </w:pPr>
            <w:ins w:id="8" w:author="Andrew Instone-Cowie" w:date="2021-07-22T14:27:00Z">
              <w:r>
                <w:t>1.3</w:t>
              </w:r>
            </w:ins>
          </w:p>
        </w:tc>
        <w:tc>
          <w:tcPr>
            <w:tcW w:w="1876" w:type="dxa"/>
          </w:tcPr>
          <w:p w14:paraId="6D11828E" w14:textId="77F2F74E" w:rsidR="00033C6A" w:rsidRPr="00212D29" w:rsidRDefault="00033C6A" w:rsidP="00033C6A">
            <w:pPr>
              <w:contextualSpacing/>
              <w:rPr>
                <w:ins w:id="9" w:author="Andrew Instone-Cowie" w:date="2021-07-22T14:27:00Z"/>
              </w:rPr>
            </w:pPr>
            <w:ins w:id="10" w:author="Andrew Instone-Cowie" w:date="2021-07-22T14:28:00Z">
              <w:r w:rsidRPr="00212D29">
                <w:t>A J Instone-Cowie</w:t>
              </w:r>
            </w:ins>
          </w:p>
        </w:tc>
        <w:tc>
          <w:tcPr>
            <w:tcW w:w="1285" w:type="dxa"/>
          </w:tcPr>
          <w:p w14:paraId="53CA6CA8" w14:textId="1895FC3E" w:rsidR="00033C6A" w:rsidRDefault="00033C6A" w:rsidP="00033C6A">
            <w:pPr>
              <w:contextualSpacing/>
              <w:rPr>
                <w:ins w:id="11" w:author="Andrew Instone-Cowie" w:date="2021-07-22T14:27:00Z"/>
              </w:rPr>
            </w:pPr>
            <w:ins w:id="12" w:author="Andrew Instone-Cowie" w:date="2021-07-22T14:28:00Z">
              <w:r>
                <w:t>22/07/2021</w:t>
              </w:r>
            </w:ins>
          </w:p>
        </w:tc>
        <w:tc>
          <w:tcPr>
            <w:tcW w:w="4759" w:type="dxa"/>
          </w:tcPr>
          <w:p w14:paraId="17B7589A" w14:textId="76302EE8" w:rsidR="00033C6A" w:rsidRDefault="00033C6A" w:rsidP="00033C6A">
            <w:pPr>
              <w:contextualSpacing/>
              <w:rPr>
                <w:ins w:id="13" w:author="Andrew Instone-Cowie" w:date="2021-07-22T14:27:00Z"/>
              </w:rPr>
            </w:pPr>
            <w:ins w:id="14" w:author="Andrew Instone-Cowie" w:date="2021-07-22T14:28:00Z">
              <w:r>
                <w:t xml:space="preserve">Add notes about Faculty Jurisdiction, remove </w:t>
              </w:r>
            </w:ins>
            <w:ins w:id="15" w:author="Andrew Instone-Cowie" w:date="2021-07-22T14:29:00Z">
              <w:r>
                <w:t xml:space="preserve">references to </w:t>
              </w:r>
            </w:ins>
            <w:ins w:id="16" w:author="Andrew Instone-Cowie" w:date="2021-07-22T14:28:00Z">
              <w:r>
                <w:t>COVID-19</w:t>
              </w:r>
            </w:ins>
            <w:ins w:id="17" w:author="Andrew Instone-Cowie" w:date="2021-07-22T14:29:00Z">
              <w:r>
                <w:t>.</w:t>
              </w:r>
            </w:ins>
          </w:p>
        </w:tc>
      </w:tr>
    </w:tbl>
    <w:p w14:paraId="26FA6299" w14:textId="77777777" w:rsidR="006C2C39" w:rsidRDefault="006C2C39" w:rsidP="00756131">
      <w:pPr>
        <w:rPr>
          <w:i/>
          <w:color w:val="00B050"/>
        </w:rPr>
      </w:pPr>
    </w:p>
    <w:p w14:paraId="6EA54818" w14:textId="6AA5C2E1" w:rsidR="002663FF" w:rsidRPr="00212D29" w:rsidRDefault="002663FF" w:rsidP="00756131">
      <w:pPr>
        <w:rPr>
          <w:i/>
        </w:rPr>
      </w:pPr>
      <w:r w:rsidRPr="00212D29">
        <w:rPr>
          <w:i/>
        </w:rPr>
        <w:t>Copyright ©201</w:t>
      </w:r>
      <w:r w:rsidR="00D57358" w:rsidRPr="00212D29">
        <w:rPr>
          <w:i/>
        </w:rPr>
        <w:t>8</w:t>
      </w:r>
      <w:r w:rsidR="009F4824">
        <w:rPr>
          <w:i/>
        </w:rPr>
        <w:t>-</w:t>
      </w:r>
      <w:r w:rsidR="00390E9E">
        <w:rPr>
          <w:i/>
        </w:rPr>
        <w:t>2</w:t>
      </w:r>
      <w:ins w:id="18" w:author="Andrew Instone-Cowie" w:date="2021-07-22T14:28:00Z">
        <w:r w:rsidR="00033C6A">
          <w:rPr>
            <w:i/>
          </w:rPr>
          <w:t>1</w:t>
        </w:r>
      </w:ins>
      <w:del w:id="19" w:author="Andrew Instone-Cowie" w:date="2021-07-22T14:28:00Z">
        <w:r w:rsidR="00390E9E" w:rsidDel="00033C6A">
          <w:rPr>
            <w:i/>
          </w:rPr>
          <w:delText>0</w:delText>
        </w:r>
      </w:del>
      <w:r w:rsidRPr="00212D29">
        <w:rPr>
          <w:i/>
        </w:rPr>
        <w:t xml:space="preserve"> Andrew Instone-Cowie.</w:t>
      </w:r>
    </w:p>
    <w:p w14:paraId="55CBA99E" w14:textId="070C24A1" w:rsidR="007023D1" w:rsidRDefault="007023D1" w:rsidP="00756131">
      <w:pPr>
        <w:rPr>
          <w:i/>
        </w:rPr>
      </w:pPr>
      <w:r w:rsidRPr="00212D29">
        <w:rPr>
          <w:i/>
        </w:rPr>
        <w:t xml:space="preserve">Cover photograph: </w:t>
      </w:r>
      <w:r w:rsidR="00B17270">
        <w:rPr>
          <w:i/>
        </w:rPr>
        <w:t>Prototype magnet mount, Liverpool Cathedral treble</w:t>
      </w:r>
      <w:r w:rsidRPr="00212D29">
        <w:rPr>
          <w:i/>
        </w:rPr>
        <w:t>.</w:t>
      </w:r>
    </w:p>
    <w:p w14:paraId="0136F7A1" w14:textId="77777777" w:rsidR="00C146CF" w:rsidRDefault="00C146CF" w:rsidP="006C2C39">
      <w:pPr>
        <w:pStyle w:val="Heading1"/>
      </w:pPr>
      <w:bookmarkStart w:id="20" w:name="_Toc20768084"/>
      <w:r>
        <w:t>Licence</w:t>
      </w:r>
      <w:bookmarkEnd w:id="20"/>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w:t>
      </w:r>
      <w:proofErr w:type="gramStart"/>
      <w:r w:rsidRPr="00212D29">
        <w:rPr>
          <w:i/>
          <w:lang w:eastAsia="en-GB"/>
        </w:rPr>
        <w:t>available, and</w:t>
      </w:r>
      <w:proofErr w:type="gramEnd"/>
      <w:r w:rsidRPr="00212D29">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212D29">
        <w:rPr>
          <w:i/>
          <w:lang w:eastAsia="en-GB"/>
        </w:rPr>
        <w:t>whether or not</w:t>
      </w:r>
      <w:proofErr w:type="gramEnd"/>
      <w:r w:rsidRPr="00212D29">
        <w:rPr>
          <w:i/>
          <w:lang w:eastAsia="en-GB"/>
        </w:rPr>
        <w:t xml:space="preserve">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21" w:name="_Toc20768085"/>
      <w:r>
        <w:lastRenderedPageBreak/>
        <w:t>Documentation Map</w:t>
      </w:r>
      <w:bookmarkEnd w:id="21"/>
    </w:p>
    <w:p w14:paraId="5943A3DC" w14:textId="77777777" w:rsidR="00212D29" w:rsidRPr="00212D29" w:rsidRDefault="00212D29" w:rsidP="00212D29">
      <w:pPr>
        <w:keepNext/>
      </w:pPr>
    </w:p>
    <w:p w14:paraId="4B293322" w14:textId="13F2397B" w:rsidR="00D30D7C" w:rsidRDefault="00E50AD1" w:rsidP="00D30D7C">
      <w:pPr>
        <w:keepNext/>
        <w:jc w:val="center"/>
      </w:pPr>
      <w:r>
        <w:rPr>
          <w:noProof/>
        </w:rPr>
        <w:drawing>
          <wp:inline distT="0" distB="0" distL="0" distR="0" wp14:anchorId="364EC043" wp14:editId="1C1980C0">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1 Getting Started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17A9A5AA" w:rsidR="004E080F" w:rsidRDefault="00D30D7C" w:rsidP="00D30D7C">
      <w:pPr>
        <w:pStyle w:val="Caption"/>
        <w:jc w:val="center"/>
      </w:pPr>
      <w:bookmarkStart w:id="22" w:name="_Toc20768110"/>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5C21BE">
        <w:rPr>
          <w:noProof/>
        </w:rPr>
        <w:t>1</w:t>
      </w:r>
      <w:r w:rsidR="00927EE7">
        <w:rPr>
          <w:noProof/>
        </w:rPr>
        <w:fldChar w:fldCharType="end"/>
      </w:r>
      <w:r>
        <w:t xml:space="preserve"> – Documentation Map</w:t>
      </w:r>
      <w:bookmarkEnd w:id="22"/>
    </w:p>
    <w:p w14:paraId="6A46F282" w14:textId="77777777" w:rsidR="004E080F" w:rsidRPr="004E080F" w:rsidRDefault="000306A5" w:rsidP="004E080F">
      <w:pPr>
        <w:pStyle w:val="Heading1"/>
        <w:pageBreakBefore/>
      </w:pPr>
      <w:bookmarkStart w:id="23" w:name="_Toc20768086"/>
      <w:r>
        <w:lastRenderedPageBreak/>
        <w:t>About This Guide</w:t>
      </w:r>
      <w:bookmarkEnd w:id="23"/>
    </w:p>
    <w:p w14:paraId="3ED264FB" w14:textId="55460F76" w:rsidR="004E57EF" w:rsidRDefault="0038103D" w:rsidP="00CF28E1">
      <w:r>
        <w:t xml:space="preserve">The </w:t>
      </w:r>
      <w:r w:rsidR="000E3FE4" w:rsidRPr="00212D29">
        <w:t>Type 2 Liverpool Ringing Simulator</w:t>
      </w:r>
      <w:r w:rsidR="00CF28E1" w:rsidRPr="00212D29">
        <w:t xml:space="preserve"> allows sensors</w:t>
      </w:r>
      <w:r w:rsidR="008B7DA0" w:rsidRPr="00212D29">
        <w:t>,</w:t>
      </w:r>
      <w:r w:rsidR="00CF28E1" w:rsidRPr="00212D29">
        <w:t xml:space="preserve"> attached to </w:t>
      </w:r>
      <w:r w:rsidR="000103DC" w:rsidRPr="00212D29">
        <w:t xml:space="preserve">one or more </w:t>
      </w:r>
      <w:r w:rsidR="00CF28E1" w:rsidRPr="00212D29">
        <w:t>real tower bells or teaching dumb bells</w:t>
      </w:r>
      <w:r w:rsidR="008B7DA0" w:rsidRPr="00212D29">
        <w:t>,</w:t>
      </w:r>
      <w:r w:rsidR="00CF28E1" w:rsidRPr="00212D29">
        <w:t xml:space="preserve"> to be connected to </w:t>
      </w:r>
      <w:r w:rsidR="00A17A1E">
        <w:t xml:space="preserve">a </w:t>
      </w:r>
      <w:r>
        <w:t>S</w:t>
      </w:r>
      <w:r w:rsidR="00CF28E1" w:rsidRPr="00212D29">
        <w:t xml:space="preserve">imulator </w:t>
      </w:r>
      <w:r>
        <w:t>Software P</w:t>
      </w:r>
      <w:r w:rsidR="00CF28E1" w:rsidRPr="00212D29">
        <w:t>ackage such as Abel</w:t>
      </w:r>
      <w:r w:rsidR="00C508EE" w:rsidRPr="00212D29">
        <w:rPr>
          <w:rStyle w:val="FootnoteReference"/>
        </w:rPr>
        <w:footnoteReference w:id="2"/>
      </w:r>
      <w:r w:rsidR="00CF28E1" w:rsidRPr="00212D29">
        <w:t>, Beltower</w:t>
      </w:r>
      <w:r w:rsidR="00C508EE" w:rsidRPr="00212D29">
        <w:rPr>
          <w:rStyle w:val="FootnoteReference"/>
        </w:rPr>
        <w:footnoteReference w:id="3"/>
      </w:r>
      <w:r w:rsidR="00CF28E1" w:rsidRPr="00212D29">
        <w:t xml:space="preserve"> or Virtual Belfry</w:t>
      </w:r>
      <w:r w:rsidR="00C508EE" w:rsidRPr="00212D29">
        <w:rPr>
          <w:rStyle w:val="FootnoteReference"/>
        </w:rPr>
        <w:footnoteReference w:id="4"/>
      </w:r>
      <w:r w:rsidR="00A17A1E">
        <w:t xml:space="preserve"> running on one or more PCs</w:t>
      </w:r>
      <w:r w:rsidR="00CF28E1" w:rsidRPr="00212D29">
        <w:t>.</w:t>
      </w:r>
      <w:r w:rsidR="00FC43B0" w:rsidRPr="00212D29">
        <w:t xml:space="preserve"> This allows you to extend and augment the teaching and practice opportunities in your tower.</w:t>
      </w:r>
    </w:p>
    <w:p w14:paraId="13FCB1A3" w14:textId="097F524A" w:rsidR="0038103D" w:rsidRPr="00212D29" w:rsidRDefault="0038103D" w:rsidP="00CF28E1">
      <w:r w:rsidRPr="00212D29">
        <w:t xml:space="preserve">This </w:t>
      </w:r>
      <w:r w:rsidR="00A07A48">
        <w:rPr>
          <w:b/>
          <w:i/>
        </w:rPr>
        <w:t>Getting Started</w:t>
      </w:r>
      <w:r w:rsidRPr="00133866">
        <w:rPr>
          <w:b/>
          <w:i/>
        </w:rPr>
        <w:t xml:space="preserve"> Guide</w:t>
      </w:r>
      <w:r w:rsidRPr="009F65D8">
        <w:t xml:space="preserve"> </w:t>
      </w:r>
      <w:r w:rsidR="009F65D8" w:rsidRPr="009F65D8">
        <w:t>introduces the Type 2 Liverpool Simulator and the Liverpool Ringing Simulator Project</w:t>
      </w:r>
      <w:r w:rsidRPr="009F65D8">
        <w:t>.</w:t>
      </w:r>
    </w:p>
    <w:p w14:paraId="2878BF69" w14:textId="77777777" w:rsidR="00FC43B0" w:rsidRPr="00212D29" w:rsidRDefault="00FC43B0" w:rsidP="00CF28E1">
      <w:r w:rsidRPr="00212D29">
        <w:t>In this guide you will find:</w:t>
      </w:r>
    </w:p>
    <w:p w14:paraId="3B53EAE6" w14:textId="4FE59C61" w:rsidR="00FC43B0" w:rsidRPr="00212D29" w:rsidRDefault="009F65D8" w:rsidP="006C4A3A">
      <w:pPr>
        <w:pStyle w:val="ListParagraph"/>
        <w:numPr>
          <w:ilvl w:val="0"/>
          <w:numId w:val="10"/>
        </w:numPr>
      </w:pPr>
      <w:r>
        <w:t>The background to the project</w:t>
      </w:r>
      <w:r w:rsidR="00FC43B0" w:rsidRPr="00212D29">
        <w:t>.</w:t>
      </w:r>
    </w:p>
    <w:p w14:paraId="225835B8" w14:textId="6092417E" w:rsidR="009F65D8" w:rsidRDefault="009F65D8" w:rsidP="006C4A3A">
      <w:pPr>
        <w:pStyle w:val="ListParagraph"/>
        <w:numPr>
          <w:ilvl w:val="0"/>
          <w:numId w:val="10"/>
        </w:numPr>
      </w:pPr>
      <w:r>
        <w:t>A brief introduction to the Type 2 Simulator hardware</w:t>
      </w:r>
      <w:r w:rsidR="00A17A1E">
        <w:t xml:space="preserve"> modules</w:t>
      </w:r>
      <w:r>
        <w:t>.</w:t>
      </w:r>
    </w:p>
    <w:p w14:paraId="50800706" w14:textId="4E77F13F" w:rsidR="009F65D8" w:rsidRDefault="009F65D8" w:rsidP="006C4A3A">
      <w:pPr>
        <w:pStyle w:val="ListParagraph"/>
        <w:numPr>
          <w:ilvl w:val="0"/>
          <w:numId w:val="10"/>
        </w:numPr>
      </w:pPr>
      <w:r>
        <w:t>Guidance on planning your simulator installation.</w:t>
      </w:r>
    </w:p>
    <w:p w14:paraId="3CC9448A" w14:textId="279A0C11" w:rsidR="009F65D8" w:rsidRDefault="009F65D8" w:rsidP="00FC43B0">
      <w:r>
        <w:t xml:space="preserve">The other guides contain detailed information on how to build and install the simulator </w:t>
      </w:r>
      <w:r w:rsidR="009747DF">
        <w:t xml:space="preserve">hardware </w:t>
      </w:r>
      <w:r w:rsidR="00A17A1E">
        <w:t xml:space="preserve">modules </w:t>
      </w:r>
      <w:r w:rsidR="009747DF">
        <w:t>and</w:t>
      </w:r>
      <w:r>
        <w:t xml:space="preserve"> configure a selection of popular </w:t>
      </w:r>
      <w:r w:rsidR="00FC43B0" w:rsidRPr="00212D29">
        <w:t>Simulator Software Packages</w:t>
      </w:r>
      <w:r>
        <w:t>. The other guides available are:</w:t>
      </w:r>
    </w:p>
    <w:p w14:paraId="7DB2F07B" w14:textId="5694266E" w:rsidR="009F65D8" w:rsidRPr="009F65D8" w:rsidRDefault="009F65D8" w:rsidP="009F65D8">
      <w:pPr>
        <w:pStyle w:val="ListParagraph"/>
        <w:numPr>
          <w:ilvl w:val="0"/>
          <w:numId w:val="29"/>
        </w:numPr>
        <w:rPr>
          <w:b/>
          <w:i/>
        </w:rPr>
      </w:pPr>
      <w:r w:rsidRPr="009F65D8">
        <w:rPr>
          <w:b/>
          <w:i/>
        </w:rPr>
        <w:t>Build &amp; Installation Guide</w:t>
      </w:r>
    </w:p>
    <w:p w14:paraId="0C932D18" w14:textId="496782A7" w:rsidR="009F65D8" w:rsidRPr="009F65D8" w:rsidRDefault="009F65D8" w:rsidP="009F65D8">
      <w:pPr>
        <w:pStyle w:val="ListParagraph"/>
        <w:numPr>
          <w:ilvl w:val="0"/>
          <w:numId w:val="29"/>
        </w:numPr>
        <w:rPr>
          <w:b/>
          <w:i/>
        </w:rPr>
      </w:pPr>
      <w:r w:rsidRPr="009F65D8">
        <w:rPr>
          <w:b/>
          <w:i/>
        </w:rPr>
        <w:t>Configuring Abel Guide</w:t>
      </w:r>
    </w:p>
    <w:p w14:paraId="230C266C" w14:textId="169AC878" w:rsidR="009F65D8" w:rsidRPr="009F65D8" w:rsidRDefault="009F65D8" w:rsidP="009F65D8">
      <w:pPr>
        <w:pStyle w:val="ListParagraph"/>
        <w:numPr>
          <w:ilvl w:val="0"/>
          <w:numId w:val="29"/>
        </w:numPr>
        <w:rPr>
          <w:b/>
          <w:i/>
        </w:rPr>
      </w:pPr>
      <w:r w:rsidRPr="009F65D8">
        <w:rPr>
          <w:b/>
          <w:i/>
        </w:rPr>
        <w:t>Configuring Beltower Guide</w:t>
      </w:r>
    </w:p>
    <w:p w14:paraId="4B0955F2" w14:textId="40EF5327" w:rsidR="009F65D8" w:rsidRDefault="009F65D8" w:rsidP="009F65D8">
      <w:pPr>
        <w:pStyle w:val="ListParagraph"/>
        <w:numPr>
          <w:ilvl w:val="0"/>
          <w:numId w:val="29"/>
        </w:numPr>
        <w:rPr>
          <w:b/>
          <w:i/>
        </w:rPr>
      </w:pPr>
      <w:r w:rsidRPr="009F65D8">
        <w:rPr>
          <w:b/>
          <w:i/>
        </w:rPr>
        <w:t>Configuring Virtual Belfry Guide</w:t>
      </w:r>
    </w:p>
    <w:p w14:paraId="3855CE4B" w14:textId="338FE8B8" w:rsidR="00E50AD1" w:rsidRPr="009F65D8" w:rsidRDefault="00E50AD1" w:rsidP="009F65D8">
      <w:pPr>
        <w:pStyle w:val="ListParagraph"/>
        <w:numPr>
          <w:ilvl w:val="0"/>
          <w:numId w:val="29"/>
        </w:numPr>
        <w:rPr>
          <w:b/>
          <w:i/>
        </w:rPr>
      </w:pPr>
      <w:r>
        <w:rPr>
          <w:b/>
          <w:i/>
        </w:rPr>
        <w:t>Multi-PC Guide</w:t>
      </w:r>
    </w:p>
    <w:p w14:paraId="012163E5" w14:textId="10573C5A" w:rsidR="00FC43B0" w:rsidRPr="00212D29" w:rsidRDefault="00FC43B0" w:rsidP="009F65D8">
      <w:pPr>
        <w:pStyle w:val="ListParagraph"/>
        <w:numPr>
          <w:ilvl w:val="0"/>
          <w:numId w:val="29"/>
        </w:numPr>
      </w:pPr>
      <w:r w:rsidRPr="009F65D8">
        <w:rPr>
          <w:b/>
          <w:i/>
        </w:rPr>
        <w:t>Technical Reference Guide</w:t>
      </w:r>
      <w:r w:rsidRPr="00212D29">
        <w:t>.</w:t>
      </w:r>
    </w:p>
    <w:p w14:paraId="7901FBD0" w14:textId="33D95B3E"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367EB8A2" w14:textId="16F86EB4" w:rsidR="00390E9E" w:rsidDel="00033C6A" w:rsidRDefault="00390E9E" w:rsidP="00FC43B0">
      <w:pPr>
        <w:rPr>
          <w:del w:id="24" w:author="Andrew Instone-Cowie" w:date="2021-07-22T14:29:00Z"/>
        </w:rPr>
      </w:pPr>
      <w:bookmarkStart w:id="25" w:name="_Hlk48674288"/>
      <w:del w:id="26" w:author="Andrew Instone-Cowie" w:date="2021-07-22T14:29:00Z">
        <w:r w:rsidDel="00033C6A">
          <w:delText xml:space="preserve">In view of the restrictions on ringing arising from COVID-19, there are </w:delText>
        </w:r>
        <w:r w:rsidR="00A5072E" w:rsidDel="00033C6A">
          <w:delText xml:space="preserve">currently </w:delText>
        </w:r>
        <w:r w:rsidDel="00033C6A">
          <w:delText xml:space="preserve">no plans for further development of the </w:delText>
        </w:r>
        <w:r w:rsidRPr="001564E9" w:rsidDel="00033C6A">
          <w:delText>Liverpool Simulator</w:delText>
        </w:r>
        <w:r w:rsidDel="00033C6A">
          <w:delText>.</w:delText>
        </w:r>
      </w:del>
    </w:p>
    <w:p w14:paraId="7B148A89" w14:textId="77777777" w:rsidR="00DA1ACE" w:rsidRPr="001564E9" w:rsidRDefault="00DA1ACE" w:rsidP="00DA1ACE">
      <w:pPr>
        <w:pStyle w:val="Heading2"/>
      </w:pPr>
      <w:bookmarkStart w:id="27" w:name="_Toc524376974"/>
      <w:bookmarkStart w:id="28" w:name="_Toc20768087"/>
      <w:bookmarkEnd w:id="25"/>
      <w:r w:rsidRPr="001564E9">
        <w:t>First Steps</w:t>
      </w:r>
      <w:bookmarkEnd w:id="27"/>
      <w:bookmarkEnd w:id="28"/>
    </w:p>
    <w:p w14:paraId="333309CB" w14:textId="5AEC3C67" w:rsidR="00DA1ACE" w:rsidRPr="001564E9" w:rsidRDefault="00DA1ACE" w:rsidP="00473B29">
      <w:r w:rsidRPr="001564E9">
        <w:t xml:space="preserve">This guide </w:t>
      </w:r>
      <w:r>
        <w:t xml:space="preserve">is your starting point </w:t>
      </w:r>
      <w:r w:rsidR="006E59B9">
        <w:t xml:space="preserve">for the </w:t>
      </w:r>
      <w:r w:rsidR="00924825">
        <w:t xml:space="preserve">installation of a </w:t>
      </w:r>
      <w:r w:rsidRPr="001564E9">
        <w:t>Type 2 Liverpool Simulator</w:t>
      </w:r>
      <w:r w:rsidR="00924825">
        <w:t xml:space="preserve">. It </w:t>
      </w:r>
      <w:r w:rsidR="006B3146">
        <w:t xml:space="preserve">provides </w:t>
      </w:r>
      <w:r w:rsidR="00BF1435">
        <w:t xml:space="preserve">guidance and </w:t>
      </w:r>
      <w:r w:rsidR="006B3146">
        <w:t>suggestions o</w:t>
      </w:r>
      <w:r w:rsidR="004C170C">
        <w:t>f</w:t>
      </w:r>
      <w:r w:rsidR="006B3146">
        <w:t xml:space="preserve"> things you might want to consider when planning your simulator setup</w:t>
      </w:r>
      <w:r w:rsidR="00473B29">
        <w:t>.</w:t>
      </w:r>
    </w:p>
    <w:p w14:paraId="480B706F" w14:textId="77777777" w:rsidR="00DA1ACE" w:rsidRDefault="00DA1ACE" w:rsidP="00DA1ACE">
      <w:pPr>
        <w:pStyle w:val="Heading2"/>
      </w:pPr>
      <w:bookmarkStart w:id="29" w:name="_Toc524376975"/>
      <w:bookmarkStart w:id="30" w:name="_Toc20768088"/>
      <w:r>
        <w:t>Next Steps</w:t>
      </w:r>
      <w:bookmarkEnd w:id="29"/>
      <w:bookmarkEnd w:id="30"/>
    </w:p>
    <w:p w14:paraId="351947BA" w14:textId="2D71960E" w:rsidR="00574E63" w:rsidRDefault="00473B29" w:rsidP="00FC43B0">
      <w:r>
        <w:t xml:space="preserve">Once you have </w:t>
      </w:r>
      <w:r w:rsidR="006734D1">
        <w:t>completed basic planning</w:t>
      </w:r>
      <w:r w:rsidR="00905170">
        <w:t xml:space="preserve">, </w:t>
      </w:r>
      <w:r w:rsidR="009C59CD">
        <w:t xml:space="preserve">move on to the </w:t>
      </w:r>
      <w:r w:rsidR="009C59CD" w:rsidRPr="0081595C">
        <w:rPr>
          <w:b/>
          <w:i/>
        </w:rPr>
        <w:t>Build &amp; Installation Guide</w:t>
      </w:r>
      <w:r w:rsidR="009C59CD">
        <w:t xml:space="preserve"> </w:t>
      </w:r>
      <w:r w:rsidR="0081595C">
        <w:t xml:space="preserve">for </w:t>
      </w:r>
      <w:r w:rsidRPr="001564E9">
        <w:t>guidance on building and installing the Type 2 Liverpool Simulator</w:t>
      </w:r>
      <w:r w:rsidR="0081595C">
        <w:t xml:space="preserve">, and the </w:t>
      </w:r>
      <w:r w:rsidRPr="001564E9">
        <w:rPr>
          <w:b/>
          <w:i/>
        </w:rPr>
        <w:t>Technical Reference Guide</w:t>
      </w:r>
      <w:r w:rsidR="00BF1435">
        <w:rPr>
          <w:b/>
          <w:i/>
        </w:rPr>
        <w:t xml:space="preserve"> </w:t>
      </w:r>
      <w:r w:rsidR="00BF1435" w:rsidRPr="00BF1435">
        <w:t xml:space="preserve">if you need more detailed information on a </w:t>
      </w:r>
      <w:proofErr w:type="gramStart"/>
      <w:r w:rsidR="00BF1435" w:rsidRPr="00BF1435">
        <w:t>particular topic</w:t>
      </w:r>
      <w:proofErr w:type="gramEnd"/>
      <w:r w:rsidR="00BF1435" w:rsidRPr="00BF1435">
        <w:t>.</w:t>
      </w:r>
    </w:p>
    <w:p w14:paraId="79966C21" w14:textId="48495793" w:rsidR="009F4824" w:rsidRDefault="009F4824" w:rsidP="00FC43B0">
      <w:r>
        <w:t xml:space="preserve">All the documentation for the Type 2 Liverpool Simulator can be found in the </w:t>
      </w:r>
      <w:proofErr w:type="gramStart"/>
      <w:r w:rsidRPr="00F55420">
        <w:rPr>
          <w:i/>
        </w:rPr>
        <w:t>docs</w:t>
      </w:r>
      <w:proofErr w:type="gramEnd"/>
      <w:r>
        <w:t xml:space="preserve"> folder on </w:t>
      </w:r>
      <w:r w:rsidRPr="00212D29">
        <w:t>the project GitHub repository</w:t>
      </w:r>
      <w:r>
        <w:t>:</w:t>
      </w:r>
    </w:p>
    <w:p w14:paraId="1011E2D2" w14:textId="4DA8E23C" w:rsidR="009F4824" w:rsidRDefault="00143AAD" w:rsidP="00F55420">
      <w:pPr>
        <w:pStyle w:val="ListParagraph"/>
        <w:numPr>
          <w:ilvl w:val="0"/>
          <w:numId w:val="37"/>
        </w:numPr>
      </w:pPr>
      <w:hyperlink r:id="rId11" w:history="1">
        <w:r w:rsidR="009F4824" w:rsidRPr="009F4824">
          <w:rPr>
            <w:rStyle w:val="Hyperlink"/>
          </w:rPr>
          <w:t>https://github.com/Simulators/simulator-type2/tree/master/docs</w:t>
        </w:r>
      </w:hyperlink>
    </w:p>
    <w:p w14:paraId="5C266089" w14:textId="54D400B4" w:rsidR="0060312C" w:rsidRDefault="009F65D8" w:rsidP="00CF647B">
      <w:pPr>
        <w:pStyle w:val="Heading1"/>
        <w:pageBreakBefore/>
      </w:pPr>
      <w:bookmarkStart w:id="31" w:name="_Toc20768089"/>
      <w:r>
        <w:lastRenderedPageBreak/>
        <w:t>Background</w:t>
      </w:r>
      <w:bookmarkEnd w:id="31"/>
    </w:p>
    <w:p w14:paraId="050E3543" w14:textId="22691E54" w:rsidR="009F65D8" w:rsidRDefault="009F65D8" w:rsidP="009F65D8">
      <w:pPr>
        <w:pStyle w:val="Heading2"/>
      </w:pPr>
      <w:bookmarkStart w:id="32" w:name="_Toc472624588"/>
      <w:bookmarkStart w:id="33" w:name="_Toc20768090"/>
      <w:r>
        <w:t xml:space="preserve">The Liverpool </w:t>
      </w:r>
      <w:r w:rsidR="009747DF">
        <w:t>Cathedral</w:t>
      </w:r>
      <w:r>
        <w:t xml:space="preserve"> Simulator</w:t>
      </w:r>
      <w:bookmarkEnd w:id="32"/>
      <w:bookmarkEnd w:id="33"/>
    </w:p>
    <w:p w14:paraId="0D1E00B1" w14:textId="4E42B4EF" w:rsidR="009F65D8" w:rsidRPr="008B7DA0" w:rsidRDefault="009F65D8" w:rsidP="009F65D8">
      <w:r w:rsidRPr="008B7DA0">
        <w:t xml:space="preserve">The Liverpool Ringing Simulator </w:t>
      </w:r>
      <w:r>
        <w:t xml:space="preserve">project </w:t>
      </w:r>
      <w:r w:rsidR="009747DF">
        <w:t>was originally</w:t>
      </w:r>
      <w:r w:rsidRPr="008B7DA0">
        <w:t xml:space="preserve"> based on </w:t>
      </w:r>
      <w:r>
        <w:t xml:space="preserve">work </w:t>
      </w:r>
      <w:r w:rsidRPr="008B7DA0">
        <w:t>undertaken at Liverpool Cathedral to provide a 12-bell simulator for demonstration and training purposes.</w:t>
      </w:r>
    </w:p>
    <w:p w14:paraId="570A6631" w14:textId="175BB842" w:rsidR="009747DF" w:rsidRDefault="009F65D8" w:rsidP="009F65D8">
      <w:r w:rsidRPr="008B7DA0">
        <w:t xml:space="preserve">The tower of Liverpool Cathedral is open to the paying public during the day, except when ringing is taking place. During regular opening hours visitors </w:t>
      </w:r>
      <w:r w:rsidR="009747DF" w:rsidRPr="008B7DA0">
        <w:t>can</w:t>
      </w:r>
      <w:r w:rsidRPr="008B7DA0">
        <w:t xml:space="preserve"> view the bells (which are usually left up) from </w:t>
      </w:r>
      <w:r>
        <w:t xml:space="preserve">a gallery </w:t>
      </w:r>
      <w:r w:rsidRPr="008B7DA0">
        <w:t xml:space="preserve">above as they pass through the upper levels of the </w:t>
      </w:r>
      <w:r w:rsidR="009747DF" w:rsidRPr="008B7DA0">
        <w:t>belfry but</w:t>
      </w:r>
      <w:r w:rsidRPr="008B7DA0">
        <w:t xml:space="preserve"> have no access to the ringing room or belfry floor. These paying visitors are an important revenue stream for the Cathedral</w:t>
      </w:r>
      <w:r w:rsidR="009747DF">
        <w:t>, but d</w:t>
      </w:r>
      <w:r w:rsidRPr="008B7DA0">
        <w:t>uring ringing the tower is closed to visitors for health and safety reasons.</w:t>
      </w:r>
    </w:p>
    <w:p w14:paraId="0E5F2720" w14:textId="77777777" w:rsidR="00441E7E" w:rsidRDefault="00441E7E" w:rsidP="00441E7E">
      <w:pPr>
        <w:keepNext/>
        <w:jc w:val="center"/>
      </w:pPr>
      <w:r>
        <w:rPr>
          <w:noProof/>
        </w:rPr>
        <w:drawing>
          <wp:inline distT="0" distB="0" distL="0" distR="0" wp14:anchorId="4A96259F" wp14:editId="7F62387A">
            <wp:extent cx="3600000" cy="2700000"/>
            <wp:effectExtent l="19050" t="19050" r="1968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4012_09a4a887.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00000"/>
                    </a:xfrm>
                    <a:prstGeom prst="rect">
                      <a:avLst/>
                    </a:prstGeom>
                    <a:ln w="12700">
                      <a:solidFill>
                        <a:schemeClr val="tx1"/>
                      </a:solidFill>
                    </a:ln>
                  </pic:spPr>
                </pic:pic>
              </a:graphicData>
            </a:graphic>
          </wp:inline>
        </w:drawing>
      </w:r>
    </w:p>
    <w:p w14:paraId="1025C677" w14:textId="7C16D80A" w:rsidR="00661D70" w:rsidRDefault="00441E7E" w:rsidP="00441E7E">
      <w:pPr>
        <w:pStyle w:val="Caption"/>
        <w:jc w:val="center"/>
      </w:pPr>
      <w:bookmarkStart w:id="34" w:name="_Toc20768111"/>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5C21BE">
        <w:rPr>
          <w:noProof/>
        </w:rPr>
        <w:t>2</w:t>
      </w:r>
      <w:r w:rsidR="003B0C12">
        <w:rPr>
          <w:noProof/>
        </w:rPr>
        <w:fldChar w:fldCharType="end"/>
      </w:r>
      <w:r>
        <w:t xml:space="preserve"> </w:t>
      </w:r>
      <w:r w:rsidR="00D32A97">
        <w:t>–</w:t>
      </w:r>
      <w:r>
        <w:t xml:space="preserve"> Liverpool Cathedral Bells</w:t>
      </w:r>
      <w:r>
        <w:rPr>
          <w:rStyle w:val="FootnoteReference"/>
        </w:rPr>
        <w:footnoteReference w:id="5"/>
      </w:r>
      <w:bookmarkEnd w:id="34"/>
    </w:p>
    <w:p w14:paraId="2B8D52C1" w14:textId="1E49C564" w:rsidR="009F65D8" w:rsidRPr="008B7DA0" w:rsidRDefault="009F65D8" w:rsidP="009F65D8">
      <w:r w:rsidRPr="008B7DA0">
        <w:t xml:space="preserve">The Cathedral tower </w:t>
      </w:r>
      <w:r w:rsidR="009747DF">
        <w:t xml:space="preserve">has also been </w:t>
      </w:r>
      <w:r w:rsidRPr="008B7DA0">
        <w:t xml:space="preserve">open weekly to the paying public </w:t>
      </w:r>
      <w:r w:rsidR="009747DF">
        <w:t xml:space="preserve">during the summer months </w:t>
      </w:r>
      <w:r w:rsidRPr="008B7DA0">
        <w:t xml:space="preserve">for evening </w:t>
      </w:r>
      <w:r w:rsidRPr="00F357DB">
        <w:rPr>
          <w:i/>
        </w:rPr>
        <w:t>Twilight Tours</w:t>
      </w:r>
      <w:r w:rsidRPr="008B7DA0">
        <w:t xml:space="preserve">, and since 2012 this has been supplemented </w:t>
      </w:r>
      <w:r w:rsidR="009747DF">
        <w:t xml:space="preserve">once a month </w:t>
      </w:r>
      <w:r w:rsidRPr="008B7DA0">
        <w:t xml:space="preserve">with </w:t>
      </w:r>
      <w:r w:rsidR="009747DF">
        <w:t xml:space="preserve">guided </w:t>
      </w:r>
      <w:r w:rsidRPr="008B7DA0">
        <w:t>access to the ringing room and belfry, under the supervision of the Cathedral ringers. Statistic</w:t>
      </w:r>
      <w:r w:rsidR="009747DF">
        <w:t>s</w:t>
      </w:r>
      <w:r w:rsidRPr="008B7DA0">
        <w:t xml:space="preserve"> show that visitor attendances on the “with bells” nights </w:t>
      </w:r>
      <w:r w:rsidR="009747DF">
        <w:t>are</w:t>
      </w:r>
      <w:r w:rsidRPr="008B7DA0">
        <w:t xml:space="preserve"> well above the average, and </w:t>
      </w:r>
      <w:r w:rsidR="009747DF">
        <w:t>so</w:t>
      </w:r>
      <w:r w:rsidRPr="008B7DA0">
        <w:t xml:space="preserve"> the Cathedral </w:t>
      </w:r>
      <w:r>
        <w:t>were</w:t>
      </w:r>
      <w:r w:rsidRPr="008B7DA0">
        <w:t xml:space="preserve"> keen to </w:t>
      </w:r>
      <w:r w:rsidR="009747DF">
        <w:t xml:space="preserve">develop this </w:t>
      </w:r>
      <w:r w:rsidR="001131B1">
        <w:t>aspect.</w:t>
      </w:r>
      <w:r w:rsidR="001131B1" w:rsidRPr="008B7DA0">
        <w:t xml:space="preserve"> The</w:t>
      </w:r>
      <w:r w:rsidRPr="008B7DA0">
        <w:t xml:space="preserve"> Cathedral ringers </w:t>
      </w:r>
      <w:r>
        <w:t>were</w:t>
      </w:r>
      <w:r w:rsidRPr="008B7DA0">
        <w:t xml:space="preserve"> also keen to use these </w:t>
      </w:r>
      <w:r>
        <w:t xml:space="preserve">events </w:t>
      </w:r>
      <w:r w:rsidRPr="008B7DA0">
        <w:t>as a means of promoting the work of the Cathedral ringers and ringing generally to the public.</w:t>
      </w:r>
    </w:p>
    <w:p w14:paraId="7B9069E2" w14:textId="1DDE0D18" w:rsidR="009747DF" w:rsidRDefault="009747DF" w:rsidP="00E558BA">
      <w:pPr>
        <w:keepNext/>
      </w:pPr>
      <w:r>
        <w:lastRenderedPageBreak/>
        <w:t xml:space="preserve">The original Liverpool Ringing Simulator was developed and installed in time for the 2014 </w:t>
      </w:r>
      <w:r w:rsidR="00E558BA">
        <w:t>season and</w:t>
      </w:r>
      <w:r>
        <w:t xml:space="preserve"> was later expanded with a</w:t>
      </w:r>
      <w:r w:rsidR="00E558BA">
        <w:t>n additional</w:t>
      </w:r>
      <w:r>
        <w:t xml:space="preserve"> six bell </w:t>
      </w:r>
      <w:proofErr w:type="spellStart"/>
      <w:r>
        <w:t>Saxilby</w:t>
      </w:r>
      <w:proofErr w:type="spellEnd"/>
      <w:r>
        <w:t xml:space="preserve"> simulator set up in the ringing room.</w:t>
      </w:r>
    </w:p>
    <w:p w14:paraId="1EEF717D" w14:textId="77777777" w:rsidR="00E558BA" w:rsidRDefault="00E558BA" w:rsidP="00E558BA">
      <w:pPr>
        <w:keepNext/>
        <w:jc w:val="center"/>
      </w:pPr>
      <w:r>
        <w:rPr>
          <w:noProof/>
        </w:rPr>
        <w:drawing>
          <wp:inline distT="0" distB="0" distL="0" distR="0" wp14:anchorId="2C3E2FED" wp14:editId="103CE237">
            <wp:extent cx="3600000" cy="4798800"/>
            <wp:effectExtent l="19050" t="19050" r="1968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0413.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4798800"/>
                    </a:xfrm>
                    <a:prstGeom prst="rect">
                      <a:avLst/>
                    </a:prstGeom>
                    <a:ln w="12700">
                      <a:solidFill>
                        <a:schemeClr val="tx1"/>
                      </a:solidFill>
                    </a:ln>
                  </pic:spPr>
                </pic:pic>
              </a:graphicData>
            </a:graphic>
          </wp:inline>
        </w:drawing>
      </w:r>
    </w:p>
    <w:p w14:paraId="40FC4103" w14:textId="4D3EE92C" w:rsidR="00E558BA" w:rsidRDefault="00E558BA" w:rsidP="00E558BA">
      <w:pPr>
        <w:pStyle w:val="Caption"/>
        <w:jc w:val="center"/>
      </w:pPr>
      <w:bookmarkStart w:id="35" w:name="_Toc20768112"/>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5C21BE">
        <w:rPr>
          <w:noProof/>
        </w:rPr>
        <w:t>3</w:t>
      </w:r>
      <w:r w:rsidR="003B0C12">
        <w:rPr>
          <w:noProof/>
        </w:rPr>
        <w:fldChar w:fldCharType="end"/>
      </w:r>
      <w:r>
        <w:t xml:space="preserve"> – </w:t>
      </w:r>
      <w:proofErr w:type="spellStart"/>
      <w:r>
        <w:t>Saxilby</w:t>
      </w:r>
      <w:proofErr w:type="spellEnd"/>
      <w:r>
        <w:t xml:space="preserve"> Simulator Installation, Liverpool Cathedral</w:t>
      </w:r>
      <w:bookmarkEnd w:id="35"/>
    </w:p>
    <w:p w14:paraId="5E4CE127" w14:textId="6342E98C" w:rsidR="009F65D8" w:rsidRDefault="009747DF" w:rsidP="001131B1">
      <w:pPr>
        <w:pStyle w:val="Heading2"/>
        <w:pageBreakBefore/>
      </w:pPr>
      <w:bookmarkStart w:id="36" w:name="_Toc472624589"/>
      <w:bookmarkStart w:id="37" w:name="_Toc20768091"/>
      <w:r>
        <w:lastRenderedPageBreak/>
        <w:t xml:space="preserve">The Liverpool Ringing Simulator </w:t>
      </w:r>
      <w:r w:rsidR="009F65D8">
        <w:t>Project</w:t>
      </w:r>
      <w:bookmarkEnd w:id="36"/>
      <w:bookmarkEnd w:id="37"/>
    </w:p>
    <w:p w14:paraId="2580CFF8" w14:textId="48B06B6F" w:rsidR="009747DF" w:rsidRDefault="009747DF" w:rsidP="009F65D8">
      <w:r>
        <w:t>From that beginning, the scope of the project has grown, with the aim of producing and publishing designs, software and documentation to enable other towers to build and install their own simulators at relatively low cost.</w:t>
      </w:r>
    </w:p>
    <w:p w14:paraId="3590622D" w14:textId="02A07C13" w:rsidR="00E558BA" w:rsidRDefault="009747DF" w:rsidP="009F65D8">
      <w:r>
        <w:t xml:space="preserve">The objective is straightforward: More simulators in more towers means more time and opportunities for teaching and practice. </w:t>
      </w:r>
      <w:r w:rsidR="00E558BA">
        <w:t xml:space="preserve">Learners can spend more time on the end of a rope, leading to faster learning and better </w:t>
      </w:r>
      <w:r>
        <w:t>engage</w:t>
      </w:r>
      <w:r w:rsidR="00E558BA">
        <w:t>ment. Established bands can extend and improve their capabilities with more opportunities to ring</w:t>
      </w:r>
      <w:r w:rsidR="000812EC">
        <w:t>, including extended ringing such as quarter peals</w:t>
      </w:r>
      <w:r w:rsidR="00E558BA">
        <w:t>.</w:t>
      </w:r>
    </w:p>
    <w:p w14:paraId="03FEA457" w14:textId="77777777" w:rsidR="00E558BA" w:rsidRDefault="009F65D8" w:rsidP="009F65D8">
      <w:r>
        <w:t>The use of simulators has great potential in the training of new ringers</w:t>
      </w:r>
      <w:r w:rsidR="00E558BA">
        <w:t xml:space="preserve"> and the improvement of established bands</w:t>
      </w:r>
      <w:r>
        <w:t xml:space="preserve">, and therefore the Liverpool Ringing Simulator Project seeks to promote the installation and take-up of simulators </w:t>
      </w:r>
      <w:r w:rsidR="00E558BA">
        <w:t xml:space="preserve">in towers </w:t>
      </w:r>
      <w:r>
        <w:t>as a teaching aid.</w:t>
      </w:r>
    </w:p>
    <w:p w14:paraId="67CE925C" w14:textId="32E7B4B3" w:rsidR="00BE39D0" w:rsidRDefault="00BE39D0" w:rsidP="00BE39D0">
      <w:r>
        <w:t>In addition, the project makes all aspects of the design of the simulator available under a Creative Commons licence</w:t>
      </w:r>
      <w:r w:rsidRPr="001F4FB7">
        <w:rPr>
          <w:rStyle w:val="FootnoteReference"/>
        </w:rPr>
        <w:footnoteReference w:id="6"/>
      </w:r>
      <w:r>
        <w:t xml:space="preserve">, and releases all software under the </w:t>
      </w:r>
      <w:r w:rsidRPr="00DA4419">
        <w:t>GNU General Public Licence (GPL)</w:t>
      </w:r>
      <w:r w:rsidRPr="00DA4419">
        <w:rPr>
          <w:rStyle w:val="FootnoteReference"/>
        </w:rPr>
        <w:footnoteReference w:id="7"/>
      </w:r>
      <w:r w:rsidRPr="00DA4419">
        <w:t xml:space="preserve">, </w:t>
      </w:r>
      <w:r>
        <w:t xml:space="preserve">making it the first fully Open Source Hardware simulator, freely available for re-use, adaptation and improvement by other ringers. </w:t>
      </w:r>
    </w:p>
    <w:p w14:paraId="2651E142" w14:textId="25A7659C" w:rsidR="00E558BA" w:rsidRDefault="000812EC" w:rsidP="00E558BA">
      <w:r>
        <w:t>Although t</w:t>
      </w:r>
      <w:r w:rsidR="00E558BA">
        <w:t>he original Liverpool Ringing Simulator worked well, and a number were built and deployed in other towers</w:t>
      </w:r>
      <w:r>
        <w:t>, i</w:t>
      </w:r>
      <w:r w:rsidR="00E558BA">
        <w:t>t became clear from feedback received from builders</w:t>
      </w:r>
      <w:r w:rsidR="00BE39D0">
        <w:t>, and our own experiences, that the original simulator could be improved upon, and construction simplified</w:t>
      </w:r>
      <w:r w:rsidR="00D32A97">
        <w:rPr>
          <w:rStyle w:val="FootnoteReference"/>
        </w:rPr>
        <w:footnoteReference w:id="8"/>
      </w:r>
      <w:r w:rsidR="00BE39D0">
        <w:t>.</w:t>
      </w:r>
    </w:p>
    <w:p w14:paraId="21F1E452" w14:textId="57D0DEAD" w:rsidR="00154A4E" w:rsidRDefault="00154A4E" w:rsidP="00154A4E"/>
    <w:p w14:paraId="02FB783B" w14:textId="77777777" w:rsidR="00154A4E" w:rsidRPr="00154A4E" w:rsidRDefault="00154A4E" w:rsidP="00E50AD1">
      <w:pPr>
        <w:jc w:val="center"/>
      </w:pPr>
    </w:p>
    <w:p w14:paraId="1136F97F" w14:textId="607F5B1B" w:rsidR="009F65D8" w:rsidRPr="009F65D8" w:rsidRDefault="009F65D8" w:rsidP="00BE39D0">
      <w:pPr>
        <w:pStyle w:val="Heading1"/>
        <w:pageBreakBefore/>
      </w:pPr>
      <w:bookmarkStart w:id="38" w:name="_Toc20768092"/>
      <w:r>
        <w:lastRenderedPageBreak/>
        <w:t>The Type 2 Simulator</w:t>
      </w:r>
      <w:bookmarkEnd w:id="38"/>
    </w:p>
    <w:p w14:paraId="47524475" w14:textId="7BE482B6" w:rsidR="00970EDC" w:rsidRPr="00212D29" w:rsidRDefault="00BE39D0" w:rsidP="00970EDC">
      <w:r>
        <w:t xml:space="preserve">Full design and construction details can be found in the </w:t>
      </w:r>
      <w:r w:rsidRPr="000812EC">
        <w:rPr>
          <w:b/>
          <w:i/>
        </w:rPr>
        <w:t>Build &amp; Installation Guide</w:t>
      </w:r>
      <w:r>
        <w:t xml:space="preserve">, but in summary the </w:t>
      </w:r>
      <w:r w:rsidR="00970EDC" w:rsidRPr="00212D29">
        <w:t xml:space="preserve">general arrangement of a Simulator installation </w:t>
      </w:r>
      <w:r>
        <w:t>is shown in the diagram below</w:t>
      </w:r>
      <w:r w:rsidR="00970EDC" w:rsidRPr="00212D29">
        <w:t xml:space="preserve">. </w:t>
      </w:r>
    </w:p>
    <w:p w14:paraId="6DB1F433" w14:textId="7BCC0D76" w:rsidR="00E2398C" w:rsidRPr="00212D29" w:rsidRDefault="00B17270" w:rsidP="00CE46AC">
      <w:pPr>
        <w:keepNext/>
      </w:pPr>
      <w:r>
        <w:t xml:space="preserve">The simulator is modular. </w:t>
      </w:r>
      <w:r w:rsidR="00970EDC" w:rsidRPr="00212D29">
        <w:t>Sensor</w:t>
      </w:r>
      <w:r w:rsidR="00A17A1E">
        <w:t xml:space="preserve"> modules</w:t>
      </w:r>
      <w:r w:rsidR="00CE46AC">
        <w:t xml:space="preserve"> </w:t>
      </w:r>
      <w:r w:rsidR="00970EDC" w:rsidRPr="00212D29">
        <w:t>in the belfry</w:t>
      </w:r>
      <w:r w:rsidR="00CF647B" w:rsidRPr="00212D29">
        <w:t>, on</w:t>
      </w:r>
      <w:r w:rsidR="00CE46AC">
        <w:t xml:space="preserve"> up to 16 bells, </w:t>
      </w:r>
      <w:r w:rsidR="00970EDC" w:rsidRPr="00212D29">
        <w:t>are connected to a Simulator Interface</w:t>
      </w:r>
      <w:r w:rsidR="00A17A1E">
        <w:t xml:space="preserve"> module</w:t>
      </w:r>
      <w:r w:rsidR="00970EDC" w:rsidRPr="00212D29">
        <w:t xml:space="preserve">. A single cable </w:t>
      </w:r>
      <w:r w:rsidR="00CE46AC">
        <w:t xml:space="preserve">connects the </w:t>
      </w:r>
      <w:r w:rsidR="00970EDC" w:rsidRPr="00212D29">
        <w:t xml:space="preserve">Interface to </w:t>
      </w:r>
      <w:r w:rsidR="00CE46AC">
        <w:t xml:space="preserve">a </w:t>
      </w:r>
      <w:r w:rsidR="00970EDC" w:rsidRPr="00212D29">
        <w:t>PC</w:t>
      </w:r>
      <w:r w:rsidR="00CF647B" w:rsidRPr="00212D29">
        <w:t xml:space="preserve"> in the ringing room</w:t>
      </w:r>
      <w:r w:rsidR="00CE46AC">
        <w:t>, running one of the commercially available Simulator Software Packages.</w:t>
      </w:r>
      <w:r w:rsidR="00970EDC" w:rsidRPr="00212D29">
        <w:t xml:space="preserve"> The same cable power</w:t>
      </w:r>
      <w:r w:rsidR="00CE46AC">
        <w:t xml:space="preserve">s the Interface and Sensors </w:t>
      </w:r>
      <w:r w:rsidR="00970EDC" w:rsidRPr="00212D29">
        <w:t>from a low voltage power supply</w:t>
      </w:r>
      <w:r w:rsidR="00CE46AC">
        <w:t>.</w:t>
      </w:r>
      <w:r w:rsidR="00970EDC" w:rsidRPr="00212D29">
        <w:t xml:space="preserve"> </w:t>
      </w:r>
    </w:p>
    <w:p w14:paraId="5EF24B5A" w14:textId="77777777" w:rsidR="003A3D10" w:rsidRDefault="000306A5" w:rsidP="003A3D10">
      <w:pPr>
        <w:keepNext/>
        <w:jc w:val="center"/>
      </w:pPr>
      <w:r>
        <w:rPr>
          <w:noProof/>
          <w:lang w:eastAsia="en-GB"/>
        </w:rPr>
        <w:drawing>
          <wp:inline distT="0" distB="0" distL="0" distR="0" wp14:anchorId="5BD3BAE8" wp14:editId="64B62C72">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10419B3B" w14:textId="0A9A1AC9" w:rsidR="000F6726" w:rsidRPr="000F6726" w:rsidRDefault="003A3D10" w:rsidP="003A3D10">
      <w:pPr>
        <w:pStyle w:val="Caption"/>
        <w:jc w:val="center"/>
      </w:pPr>
      <w:bookmarkStart w:id="39" w:name="_Toc2076811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5C21BE">
        <w:rPr>
          <w:noProof/>
        </w:rPr>
        <w:t>4</w:t>
      </w:r>
      <w:r w:rsidR="00D15F53">
        <w:rPr>
          <w:noProof/>
        </w:rPr>
        <w:fldChar w:fldCharType="end"/>
      </w:r>
      <w:r>
        <w:t xml:space="preserve"> </w:t>
      </w:r>
      <w:r w:rsidR="003A2793">
        <w:t>–</w:t>
      </w:r>
      <w:r>
        <w:t xml:space="preserve"> Simulator General Arrangement</w:t>
      </w:r>
      <w:bookmarkEnd w:id="39"/>
    </w:p>
    <w:p w14:paraId="1692F959" w14:textId="0E232E2B" w:rsidR="00BE39D0" w:rsidRDefault="00BE39D0" w:rsidP="000812EC">
      <w:pPr>
        <w:pStyle w:val="Heading2"/>
        <w:pageBreakBefore/>
      </w:pPr>
      <w:bookmarkStart w:id="40" w:name="_Toc20768093"/>
      <w:r>
        <w:lastRenderedPageBreak/>
        <w:t>What’s New?</w:t>
      </w:r>
      <w:bookmarkEnd w:id="40"/>
    </w:p>
    <w:p w14:paraId="76AEF027" w14:textId="464B791D" w:rsidR="00BE39D0" w:rsidRDefault="00BE39D0" w:rsidP="00BE39D0">
      <w:r>
        <w:t>The Type 2 simulator has been completely redesigned and updated.</w:t>
      </w:r>
    </w:p>
    <w:p w14:paraId="66AB19FD" w14:textId="1FD387FB" w:rsidR="003B0C12" w:rsidRDefault="003B0C12" w:rsidP="003B0C12">
      <w:pPr>
        <w:pStyle w:val="Heading3"/>
      </w:pPr>
      <w:bookmarkStart w:id="41" w:name="_Toc20768094"/>
      <w:r>
        <w:t>Expanded Capacity</w:t>
      </w:r>
      <w:bookmarkEnd w:id="41"/>
    </w:p>
    <w:p w14:paraId="58722BDE" w14:textId="5C6A4A41" w:rsidR="00BE39D0" w:rsidRDefault="003B0C12" w:rsidP="00CE46AC">
      <w:pPr>
        <w:pStyle w:val="ListParagraph"/>
        <w:numPr>
          <w:ilvl w:val="0"/>
          <w:numId w:val="32"/>
        </w:numPr>
      </w:pPr>
      <w:r w:rsidRPr="003B0C12">
        <w:t>The Type 2 Simulator now supports up to 16</w:t>
      </w:r>
      <w:r w:rsidR="00BE39D0" w:rsidRPr="003B0C12">
        <w:t xml:space="preserve"> sensors on a single interface</w:t>
      </w:r>
      <w:r w:rsidR="00A17A1E">
        <w:t xml:space="preserve"> module</w:t>
      </w:r>
      <w:r w:rsidR="00BE39D0" w:rsidRPr="003B0C12">
        <w:t>.</w:t>
      </w:r>
    </w:p>
    <w:p w14:paraId="0338C08E" w14:textId="72CDCA45" w:rsidR="003B0C12" w:rsidRDefault="003B0C12" w:rsidP="00CE46AC">
      <w:pPr>
        <w:pStyle w:val="ListParagraph"/>
        <w:numPr>
          <w:ilvl w:val="0"/>
          <w:numId w:val="32"/>
        </w:numPr>
      </w:pPr>
      <w:r>
        <w:t xml:space="preserve">These can be real tower bells, practice dumb bells, or any combination. </w:t>
      </w:r>
    </w:p>
    <w:p w14:paraId="5BD59BAC" w14:textId="0E0CD727" w:rsidR="00F55420" w:rsidRPr="003B0C12" w:rsidRDefault="00F55420" w:rsidP="00CE46AC">
      <w:pPr>
        <w:pStyle w:val="ListParagraph"/>
        <w:numPr>
          <w:ilvl w:val="0"/>
          <w:numId w:val="32"/>
        </w:numPr>
      </w:pPr>
      <w:r>
        <w:t xml:space="preserve">The Type 2 Simulator supports </w:t>
      </w:r>
      <w:r w:rsidR="00E50AD1">
        <w:t xml:space="preserve">multiple (up to 16) </w:t>
      </w:r>
      <w:r>
        <w:t>Simulator PCs used concurrently.</w:t>
      </w:r>
    </w:p>
    <w:p w14:paraId="25F795E7" w14:textId="77777777" w:rsidR="003B0C12" w:rsidRDefault="00CE46AC" w:rsidP="003B0C12">
      <w:pPr>
        <w:pStyle w:val="Heading3"/>
      </w:pPr>
      <w:bookmarkStart w:id="42" w:name="_Toc20768095"/>
      <w:r w:rsidRPr="001131B1">
        <w:t xml:space="preserve">Redesigned </w:t>
      </w:r>
      <w:r w:rsidR="003B0C12">
        <w:t>PCBs</w:t>
      </w:r>
      <w:bookmarkEnd w:id="42"/>
    </w:p>
    <w:p w14:paraId="6B448B64" w14:textId="29793F0D" w:rsidR="00BE39D0" w:rsidRPr="003B0C12" w:rsidRDefault="003B0C12" w:rsidP="00CE46AC">
      <w:pPr>
        <w:pStyle w:val="ListParagraph"/>
        <w:numPr>
          <w:ilvl w:val="0"/>
          <w:numId w:val="32"/>
        </w:numPr>
      </w:pPr>
      <w:r w:rsidRPr="003B0C12">
        <w:t xml:space="preserve">The Simulator Interface </w:t>
      </w:r>
      <w:r w:rsidR="00A17A1E">
        <w:t xml:space="preserve">module </w:t>
      </w:r>
      <w:r w:rsidRPr="003B0C12">
        <w:t xml:space="preserve">and Sensor </w:t>
      </w:r>
      <w:r w:rsidR="00A17A1E">
        <w:t xml:space="preserve">module </w:t>
      </w:r>
      <w:r w:rsidR="00B0002C">
        <w:t xml:space="preserve">PCBs </w:t>
      </w:r>
      <w:r w:rsidRPr="003B0C12">
        <w:t xml:space="preserve">have all been redesigned for </w:t>
      </w:r>
      <w:r w:rsidR="00BE39D0" w:rsidRPr="003B0C12">
        <w:t>easier construction.</w:t>
      </w:r>
    </w:p>
    <w:p w14:paraId="0C122FAC" w14:textId="11DC1563" w:rsidR="003B0C12" w:rsidRPr="003B0C12" w:rsidRDefault="003B0C12" w:rsidP="00CE46AC">
      <w:pPr>
        <w:pStyle w:val="ListParagraph"/>
        <w:numPr>
          <w:ilvl w:val="0"/>
          <w:numId w:val="32"/>
        </w:numPr>
      </w:pPr>
      <w:r w:rsidRPr="003B0C12">
        <w:t xml:space="preserve">The Interface PCB is larger, less crowded and has improved heatsinking for the voltage regulator – an additional heatsink will </w:t>
      </w:r>
      <w:r w:rsidR="00B0002C">
        <w:t xml:space="preserve">rarely be </w:t>
      </w:r>
      <w:r w:rsidRPr="003B0C12">
        <w:t>required.</w:t>
      </w:r>
    </w:p>
    <w:p w14:paraId="101C0825" w14:textId="1E706CD0" w:rsidR="003B0C12" w:rsidRDefault="00B0002C" w:rsidP="00CE46AC">
      <w:pPr>
        <w:pStyle w:val="ListParagraph"/>
        <w:numPr>
          <w:ilvl w:val="0"/>
          <w:numId w:val="32"/>
        </w:numPr>
      </w:pPr>
      <w:r>
        <w:t>A</w:t>
      </w:r>
      <w:r w:rsidR="003B0C12" w:rsidRPr="003B0C12">
        <w:t xml:space="preserve"> Power </w:t>
      </w:r>
      <w:r w:rsidR="00A17A1E">
        <w:t xml:space="preserve">module </w:t>
      </w:r>
      <w:r w:rsidR="003B0C12" w:rsidRPr="003B0C12">
        <w:t>PCB simplifies connections between the PC, Interface and power supply in the ringing room.</w:t>
      </w:r>
    </w:p>
    <w:p w14:paraId="47DFB9F9" w14:textId="11C207F0" w:rsidR="003B0C12" w:rsidRDefault="003B0C12" w:rsidP="00CE46AC">
      <w:pPr>
        <w:pStyle w:val="ListParagraph"/>
        <w:numPr>
          <w:ilvl w:val="0"/>
          <w:numId w:val="32"/>
        </w:numPr>
      </w:pPr>
      <w:r>
        <w:t xml:space="preserve">PCB </w:t>
      </w:r>
      <w:r w:rsidR="00A17A1E">
        <w:t xml:space="preserve">header </w:t>
      </w:r>
      <w:r>
        <w:t>pin</w:t>
      </w:r>
      <w:r w:rsidR="00A17A1E">
        <w:t>s</w:t>
      </w:r>
      <w:r>
        <w:t xml:space="preserve"> </w:t>
      </w:r>
      <w:r w:rsidR="0033222D">
        <w:t xml:space="preserve">are replaced </w:t>
      </w:r>
      <w:r>
        <w:t>with RJ45 connectors, which are much easier to assemble.</w:t>
      </w:r>
    </w:p>
    <w:p w14:paraId="336D33D5" w14:textId="2E92F03B" w:rsidR="00D32A97" w:rsidRPr="003B0C12" w:rsidRDefault="00D32A97" w:rsidP="00CE46AC">
      <w:pPr>
        <w:pStyle w:val="ListParagraph"/>
        <w:numPr>
          <w:ilvl w:val="0"/>
          <w:numId w:val="32"/>
        </w:numPr>
      </w:pPr>
      <w:r>
        <w:t>CAM files for PCB “panels” of Sensor and Power PCBs</w:t>
      </w:r>
      <w:r w:rsidR="00A17A1E">
        <w:t xml:space="preserve"> are available</w:t>
      </w:r>
      <w:r>
        <w:t>, reducing costs.</w:t>
      </w:r>
    </w:p>
    <w:p w14:paraId="47B4C281" w14:textId="77777777" w:rsidR="0033222D" w:rsidRPr="000812EC" w:rsidRDefault="0033222D" w:rsidP="0033222D">
      <w:pPr>
        <w:pStyle w:val="Heading3"/>
      </w:pPr>
      <w:bookmarkStart w:id="43" w:name="_Toc20768096"/>
      <w:r>
        <w:t>Simplified Enclosures</w:t>
      </w:r>
      <w:bookmarkEnd w:id="43"/>
    </w:p>
    <w:p w14:paraId="7C969C56" w14:textId="28E9831A" w:rsidR="0033222D" w:rsidRPr="0033222D" w:rsidRDefault="0033222D" w:rsidP="0033222D">
      <w:pPr>
        <w:pStyle w:val="ListParagraph"/>
        <w:numPr>
          <w:ilvl w:val="0"/>
          <w:numId w:val="32"/>
        </w:numPr>
      </w:pPr>
      <w:r w:rsidRPr="0033222D">
        <w:t>Replaced the enclosures with readily available Really Useful™ boxes.</w:t>
      </w:r>
    </w:p>
    <w:p w14:paraId="38F88867" w14:textId="5616C83F" w:rsidR="0033222D" w:rsidRDefault="0033222D" w:rsidP="0033222D">
      <w:pPr>
        <w:pStyle w:val="ListParagraph"/>
        <w:numPr>
          <w:ilvl w:val="0"/>
          <w:numId w:val="32"/>
        </w:numPr>
      </w:pPr>
      <w:r>
        <w:t>Enclosure</w:t>
      </w:r>
      <w:r w:rsidRPr="0033222D">
        <w:t xml:space="preserve"> drilling and cutting are simplified, and much is eliminated altogether.</w:t>
      </w:r>
    </w:p>
    <w:p w14:paraId="430CF74C" w14:textId="07D9DA23" w:rsidR="00A17A1E" w:rsidRDefault="00A17A1E" w:rsidP="0033222D">
      <w:pPr>
        <w:pStyle w:val="ListParagraph"/>
        <w:numPr>
          <w:ilvl w:val="0"/>
          <w:numId w:val="32"/>
        </w:numPr>
      </w:pPr>
      <w:r>
        <w:t>Printable templates are supplied for marking out enclosures for drilling.</w:t>
      </w:r>
    </w:p>
    <w:p w14:paraId="3C20142B" w14:textId="5BB747A5" w:rsidR="0033222D" w:rsidRPr="0033222D" w:rsidRDefault="0033222D" w:rsidP="0033222D">
      <w:pPr>
        <w:pStyle w:val="ListParagraph"/>
        <w:numPr>
          <w:ilvl w:val="0"/>
          <w:numId w:val="32"/>
        </w:numPr>
      </w:pPr>
      <w:r>
        <w:t xml:space="preserve">Enclosure lids simply clip on, eliminating </w:t>
      </w:r>
      <w:r w:rsidR="00A17A1E">
        <w:t xml:space="preserve">many </w:t>
      </w:r>
      <w:r>
        <w:t>tiny screws.</w:t>
      </w:r>
    </w:p>
    <w:p w14:paraId="7FFFBFC3" w14:textId="00D71E2D" w:rsidR="000812EC" w:rsidRPr="000812EC" w:rsidRDefault="003B0C12" w:rsidP="003B0C12">
      <w:pPr>
        <w:pStyle w:val="Heading3"/>
      </w:pPr>
      <w:bookmarkStart w:id="44" w:name="_Toc20768097"/>
      <w:r>
        <w:t>Off the Shelf Cables</w:t>
      </w:r>
      <w:bookmarkEnd w:id="44"/>
    </w:p>
    <w:p w14:paraId="2B507E21" w14:textId="259A303D" w:rsidR="00BE39D0" w:rsidRPr="00B0002C" w:rsidRDefault="0033222D" w:rsidP="00143AAD">
      <w:pPr>
        <w:pStyle w:val="ListParagraph"/>
        <w:numPr>
          <w:ilvl w:val="0"/>
          <w:numId w:val="32"/>
        </w:numPr>
      </w:pPr>
      <w:r>
        <w:t xml:space="preserve">Uses </w:t>
      </w:r>
      <w:r w:rsidRPr="00B0002C">
        <w:t xml:space="preserve">off the shelf </w:t>
      </w:r>
      <w:r>
        <w:t xml:space="preserve">RJ45 </w:t>
      </w:r>
      <w:r w:rsidRPr="00B0002C">
        <w:t>network cables</w:t>
      </w:r>
      <w:r>
        <w:t xml:space="preserve">, eliminating making </w:t>
      </w:r>
      <w:r w:rsidR="00B0002C" w:rsidRPr="00B0002C">
        <w:t>and solder</w:t>
      </w:r>
      <w:r>
        <w:t xml:space="preserve">ing </w:t>
      </w:r>
      <w:r w:rsidR="003B0C12" w:rsidRPr="00B0002C">
        <w:t xml:space="preserve">custom </w:t>
      </w:r>
      <w:r w:rsidR="00B0002C" w:rsidRPr="00B0002C">
        <w:t>cables</w:t>
      </w:r>
      <w:r>
        <w:t>.</w:t>
      </w:r>
      <w:r w:rsidR="00B0002C" w:rsidRPr="00B0002C">
        <w:t xml:space="preserve"> </w:t>
      </w:r>
    </w:p>
    <w:p w14:paraId="3334D210" w14:textId="5925771C" w:rsidR="00B0002C" w:rsidRPr="00B0002C" w:rsidRDefault="00B0002C" w:rsidP="00CE46AC">
      <w:pPr>
        <w:pStyle w:val="ListParagraph"/>
        <w:numPr>
          <w:ilvl w:val="0"/>
          <w:numId w:val="32"/>
        </w:numPr>
      </w:pPr>
      <w:r w:rsidRPr="00B0002C">
        <w:t>Together with the redesigned PCBs</w:t>
      </w:r>
      <w:r w:rsidR="0033222D">
        <w:t xml:space="preserve"> and enclosures</w:t>
      </w:r>
      <w:r w:rsidRPr="00B0002C">
        <w:t xml:space="preserve">, this eliminates the need for </w:t>
      </w:r>
      <w:proofErr w:type="gramStart"/>
      <w:r w:rsidR="00A17A1E">
        <w:t>a large number of</w:t>
      </w:r>
      <w:proofErr w:type="gramEnd"/>
      <w:r w:rsidR="00A17A1E">
        <w:t xml:space="preserve"> </w:t>
      </w:r>
      <w:r w:rsidRPr="00B0002C">
        <w:t xml:space="preserve">wire-to-connector solder joints, and </w:t>
      </w:r>
      <w:r w:rsidR="0033222D">
        <w:t xml:space="preserve">pin </w:t>
      </w:r>
      <w:r w:rsidRPr="00B0002C">
        <w:t xml:space="preserve">crimp </w:t>
      </w:r>
      <w:r w:rsidR="0033222D">
        <w:t>joints</w:t>
      </w:r>
      <w:r w:rsidRPr="00B0002C">
        <w:t>.</w:t>
      </w:r>
    </w:p>
    <w:p w14:paraId="07E32AB7" w14:textId="0926D38D" w:rsidR="000812EC" w:rsidRDefault="0033222D" w:rsidP="000812EC">
      <w:pPr>
        <w:pStyle w:val="ListParagraph"/>
        <w:numPr>
          <w:ilvl w:val="0"/>
          <w:numId w:val="32"/>
        </w:numPr>
      </w:pPr>
      <w:r>
        <w:t>Simplified cabling in the belfry, with “daisy chains” of sensors.</w:t>
      </w:r>
    </w:p>
    <w:p w14:paraId="74FFE0C5" w14:textId="5BFE5609" w:rsidR="0033222D" w:rsidRDefault="0033222D" w:rsidP="0033222D">
      <w:pPr>
        <w:pStyle w:val="Heading3"/>
      </w:pPr>
      <w:bookmarkStart w:id="45" w:name="_Toc20768098"/>
      <w:r>
        <w:t>New Guides</w:t>
      </w:r>
      <w:bookmarkEnd w:id="45"/>
    </w:p>
    <w:p w14:paraId="7C2677E6" w14:textId="77777777" w:rsidR="0033222D" w:rsidRPr="0033222D" w:rsidRDefault="0033222D" w:rsidP="00CE46AC">
      <w:pPr>
        <w:pStyle w:val="ListParagraph"/>
        <w:numPr>
          <w:ilvl w:val="0"/>
          <w:numId w:val="32"/>
        </w:numPr>
      </w:pPr>
      <w:r w:rsidRPr="0033222D">
        <w:t xml:space="preserve">The documentation has been </w:t>
      </w:r>
      <w:r w:rsidR="00CE46AC" w:rsidRPr="0033222D">
        <w:t xml:space="preserve">re-written and reorganised </w:t>
      </w:r>
      <w:r w:rsidRPr="0033222D">
        <w:t>into a series of Guides.</w:t>
      </w:r>
    </w:p>
    <w:p w14:paraId="4FC53123" w14:textId="7A5908C1" w:rsidR="0033222D" w:rsidRPr="0033222D" w:rsidRDefault="0033222D" w:rsidP="00CE46AC">
      <w:pPr>
        <w:pStyle w:val="ListParagraph"/>
        <w:numPr>
          <w:ilvl w:val="0"/>
          <w:numId w:val="32"/>
        </w:numPr>
      </w:pPr>
      <w:r w:rsidRPr="0033222D">
        <w:t xml:space="preserve">The main </w:t>
      </w:r>
      <w:r w:rsidRPr="0033222D">
        <w:rPr>
          <w:b/>
          <w:i/>
        </w:rPr>
        <w:t xml:space="preserve">Build </w:t>
      </w:r>
      <w:r w:rsidR="00BD4C7E">
        <w:rPr>
          <w:b/>
          <w:i/>
        </w:rPr>
        <w:t>&amp;</w:t>
      </w:r>
      <w:r w:rsidRPr="0033222D">
        <w:rPr>
          <w:b/>
          <w:i/>
        </w:rPr>
        <w:t xml:space="preserve"> Installation Guide</w:t>
      </w:r>
      <w:r w:rsidRPr="0033222D">
        <w:t xml:space="preserve"> is </w:t>
      </w:r>
      <w:r w:rsidR="00CE46AC" w:rsidRPr="0033222D">
        <w:t xml:space="preserve">easier to follow, with more </w:t>
      </w:r>
      <w:r w:rsidRPr="0033222D">
        <w:t xml:space="preserve">supplier </w:t>
      </w:r>
      <w:r w:rsidR="00CE46AC" w:rsidRPr="0033222D">
        <w:t xml:space="preserve">part numbers and sources, and focused more on </w:t>
      </w:r>
      <w:r w:rsidRPr="0033222D">
        <w:t>assembly and installation.</w:t>
      </w:r>
    </w:p>
    <w:p w14:paraId="15AB1AC2" w14:textId="5840620D" w:rsidR="0033222D" w:rsidRPr="0033222D" w:rsidRDefault="0033222D" w:rsidP="00CE46AC">
      <w:pPr>
        <w:pStyle w:val="ListParagraph"/>
        <w:numPr>
          <w:ilvl w:val="0"/>
          <w:numId w:val="32"/>
        </w:numPr>
      </w:pPr>
      <w:r w:rsidRPr="0033222D">
        <w:t>Separate guides for basic setup of Abel, Beltower and Virtual Belfry.</w:t>
      </w:r>
    </w:p>
    <w:p w14:paraId="789DDC81" w14:textId="61B2CF77" w:rsidR="000812EC" w:rsidRPr="0033222D" w:rsidRDefault="0033222D" w:rsidP="000812EC">
      <w:pPr>
        <w:pStyle w:val="ListParagraph"/>
        <w:numPr>
          <w:ilvl w:val="0"/>
          <w:numId w:val="32"/>
        </w:numPr>
      </w:pPr>
      <w:r w:rsidRPr="0033222D">
        <w:t xml:space="preserve">A comprehensive </w:t>
      </w:r>
      <w:r w:rsidRPr="0033222D">
        <w:rPr>
          <w:b/>
          <w:i/>
        </w:rPr>
        <w:t>Technical Reference Guide</w:t>
      </w:r>
      <w:r w:rsidRPr="0033222D">
        <w:t xml:space="preserve"> </w:t>
      </w:r>
      <w:r>
        <w:t xml:space="preserve">covering theory and design, and less frequently </w:t>
      </w:r>
      <w:r w:rsidR="00D32A97">
        <w:t>used technical details.</w:t>
      </w:r>
    </w:p>
    <w:p w14:paraId="40F2BDB9" w14:textId="77777777" w:rsidR="00BE39D0" w:rsidRPr="00BE39D0" w:rsidRDefault="00BE39D0" w:rsidP="00BE39D0"/>
    <w:p w14:paraId="1845F051" w14:textId="4E210DCB" w:rsidR="00BE39D0" w:rsidRDefault="00BE39D0" w:rsidP="00BE39D0"/>
    <w:p w14:paraId="651B11B1" w14:textId="2DDB1233" w:rsidR="00BE39D0" w:rsidRDefault="00BE39D0" w:rsidP="00D32A97">
      <w:pPr>
        <w:pStyle w:val="Heading2"/>
        <w:pageBreakBefore/>
      </w:pPr>
      <w:bookmarkStart w:id="46" w:name="_Toc20768099"/>
      <w:r>
        <w:lastRenderedPageBreak/>
        <w:t>What Does It Look Like?</w:t>
      </w:r>
      <w:bookmarkEnd w:id="46"/>
    </w:p>
    <w:p w14:paraId="4855FAE1" w14:textId="5C9B7CD7" w:rsidR="00CE46AC" w:rsidRPr="00CE46AC" w:rsidRDefault="00CE46AC" w:rsidP="00CE46AC">
      <w:r>
        <w:t xml:space="preserve">The following photograph shows a full set of </w:t>
      </w:r>
      <w:r w:rsidR="00A17A1E">
        <w:t xml:space="preserve">module </w:t>
      </w:r>
      <w:r>
        <w:t xml:space="preserve">boards for a </w:t>
      </w:r>
      <w:r w:rsidR="00A17A1E">
        <w:t xml:space="preserve">basic </w:t>
      </w:r>
      <w:r w:rsidR="00D32A97">
        <w:t>six-bell</w:t>
      </w:r>
      <w:r>
        <w:t xml:space="preserve"> installation. </w:t>
      </w:r>
      <w:r w:rsidR="00B36A8E">
        <w:t xml:space="preserve">The belfry Interface Board is top left, with the ringing room Power Board below it. On the right are six </w:t>
      </w:r>
      <w:r w:rsidR="00D32A97">
        <w:t xml:space="preserve">magneto-resistive </w:t>
      </w:r>
      <w:r w:rsidR="00B36A8E">
        <w:t>Sensors.</w:t>
      </w:r>
    </w:p>
    <w:p w14:paraId="4EBC2406" w14:textId="77777777" w:rsidR="00B36A8E" w:rsidRDefault="00CE46AC" w:rsidP="00B36A8E">
      <w:pPr>
        <w:keepNext/>
        <w:jc w:val="center"/>
      </w:pPr>
      <w:r>
        <w:rPr>
          <w:noProof/>
        </w:rPr>
        <w:drawing>
          <wp:inline distT="0" distB="0" distL="0" distR="0" wp14:anchorId="77589625" wp14:editId="260E0EAD">
            <wp:extent cx="4320000" cy="300240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0443.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3002400"/>
                    </a:xfrm>
                    <a:prstGeom prst="rect">
                      <a:avLst/>
                    </a:prstGeom>
                    <a:ln w="12700">
                      <a:solidFill>
                        <a:schemeClr val="tx1"/>
                      </a:solidFill>
                    </a:ln>
                  </pic:spPr>
                </pic:pic>
              </a:graphicData>
            </a:graphic>
          </wp:inline>
        </w:drawing>
      </w:r>
    </w:p>
    <w:p w14:paraId="23B71A8A" w14:textId="4092E1A6" w:rsidR="00CE46AC" w:rsidRDefault="00B36A8E" w:rsidP="00B36A8E">
      <w:pPr>
        <w:pStyle w:val="Caption"/>
        <w:jc w:val="center"/>
      </w:pPr>
      <w:bookmarkStart w:id="47" w:name="_Toc20768114"/>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5C21BE">
        <w:rPr>
          <w:noProof/>
        </w:rPr>
        <w:t>5</w:t>
      </w:r>
      <w:r w:rsidR="003B0C12">
        <w:rPr>
          <w:noProof/>
        </w:rPr>
        <w:fldChar w:fldCharType="end"/>
      </w:r>
      <w:r>
        <w:t xml:space="preserve"> – A Six Bell Board Set</w:t>
      </w:r>
      <w:bookmarkEnd w:id="47"/>
    </w:p>
    <w:p w14:paraId="4EA51037" w14:textId="0D574896" w:rsidR="00B36A8E" w:rsidRPr="00B36A8E" w:rsidRDefault="00B36A8E" w:rsidP="00B36A8E">
      <w:pPr>
        <w:keepNext/>
      </w:pPr>
      <w:r>
        <w:t>This photograph shows the completed</w:t>
      </w:r>
      <w:r w:rsidR="00A17A1E">
        <w:t xml:space="preserve"> Simulator</w:t>
      </w:r>
      <w:r>
        <w:t xml:space="preserve"> Interface </w:t>
      </w:r>
      <w:r w:rsidR="00A17A1E">
        <w:t xml:space="preserve">module </w:t>
      </w:r>
      <w:r>
        <w:t>in the suggested enclosure, ready for installation in the belfry.</w:t>
      </w:r>
    </w:p>
    <w:p w14:paraId="40DE4212" w14:textId="77777777" w:rsidR="00B36A8E" w:rsidRDefault="00CE46AC" w:rsidP="00B36A8E">
      <w:pPr>
        <w:keepNext/>
        <w:jc w:val="center"/>
      </w:pPr>
      <w:r>
        <w:rPr>
          <w:noProof/>
        </w:rPr>
        <w:drawing>
          <wp:inline distT="0" distB="0" distL="0" distR="0" wp14:anchorId="38785ADA" wp14:editId="4B1024EB">
            <wp:extent cx="4320000" cy="2966400"/>
            <wp:effectExtent l="19050" t="19050" r="2349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445.jpg"/>
                    <pic:cNvPicPr/>
                  </pic:nvPicPr>
                  <pic:blipFill>
                    <a:blip r:embed="rId16">
                      <a:extLst>
                        <a:ext uri="{28A0092B-C50C-407E-A947-70E740481C1C}">
                          <a14:useLocalDpi xmlns:a14="http://schemas.microsoft.com/office/drawing/2010/main" val="0"/>
                        </a:ext>
                      </a:extLst>
                    </a:blip>
                    <a:stretch>
                      <a:fillRect/>
                    </a:stretch>
                  </pic:blipFill>
                  <pic:spPr>
                    <a:xfrm>
                      <a:off x="0" y="0"/>
                      <a:ext cx="4320000" cy="2966400"/>
                    </a:xfrm>
                    <a:prstGeom prst="rect">
                      <a:avLst/>
                    </a:prstGeom>
                    <a:ln w="12700">
                      <a:solidFill>
                        <a:schemeClr val="tx1"/>
                      </a:solidFill>
                    </a:ln>
                  </pic:spPr>
                </pic:pic>
              </a:graphicData>
            </a:graphic>
          </wp:inline>
        </w:drawing>
      </w:r>
    </w:p>
    <w:p w14:paraId="5C59C01C" w14:textId="063C37F9" w:rsidR="00CE46AC" w:rsidRDefault="00B36A8E" w:rsidP="00B36A8E">
      <w:pPr>
        <w:pStyle w:val="Caption"/>
        <w:jc w:val="center"/>
      </w:pPr>
      <w:bookmarkStart w:id="48" w:name="_Toc20768115"/>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5C21BE">
        <w:rPr>
          <w:noProof/>
        </w:rPr>
        <w:t>6</w:t>
      </w:r>
      <w:r w:rsidR="003B0C12">
        <w:rPr>
          <w:noProof/>
        </w:rPr>
        <w:fldChar w:fldCharType="end"/>
      </w:r>
      <w:r>
        <w:t xml:space="preserve"> </w:t>
      </w:r>
      <w:r w:rsidR="00D32A97">
        <w:t>–</w:t>
      </w:r>
      <w:r>
        <w:t xml:space="preserve"> Completed </w:t>
      </w:r>
      <w:r w:rsidR="00A17A1E">
        <w:t xml:space="preserve">Simulator </w:t>
      </w:r>
      <w:r>
        <w:t>Interface</w:t>
      </w:r>
      <w:r w:rsidR="00A17A1E">
        <w:t xml:space="preserve"> Module</w:t>
      </w:r>
      <w:bookmarkEnd w:id="48"/>
    </w:p>
    <w:p w14:paraId="492EF01D" w14:textId="5FBE5B46" w:rsidR="00B36A8E" w:rsidRPr="00B36A8E" w:rsidRDefault="00B36A8E" w:rsidP="00B36A8E">
      <w:pPr>
        <w:keepNext/>
      </w:pPr>
      <w:r>
        <w:lastRenderedPageBreak/>
        <w:t xml:space="preserve">This photograph (approximately to scale with the Interface picture above) shows a completed sensor </w:t>
      </w:r>
      <w:r w:rsidR="00A17A1E">
        <w:t xml:space="preserve">module </w:t>
      </w:r>
      <w:r>
        <w:t>ready for installation.</w:t>
      </w:r>
    </w:p>
    <w:p w14:paraId="6E77B5C6" w14:textId="77777777" w:rsidR="00B36A8E" w:rsidRDefault="00CE46AC" w:rsidP="00B36A8E">
      <w:pPr>
        <w:keepNext/>
        <w:jc w:val="center"/>
      </w:pPr>
      <w:r>
        <w:rPr>
          <w:noProof/>
        </w:rPr>
        <w:drawing>
          <wp:inline distT="0" distB="0" distL="0" distR="0" wp14:anchorId="488C4502" wp14:editId="2863569B">
            <wp:extent cx="1980000" cy="2282400"/>
            <wp:effectExtent l="19050" t="19050" r="203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0454.jpg"/>
                    <pic:cNvPicPr/>
                  </pic:nvPicPr>
                  <pic:blipFill>
                    <a:blip r:embed="rId17">
                      <a:extLst>
                        <a:ext uri="{28A0092B-C50C-407E-A947-70E740481C1C}">
                          <a14:useLocalDpi xmlns:a14="http://schemas.microsoft.com/office/drawing/2010/main" val="0"/>
                        </a:ext>
                      </a:extLst>
                    </a:blip>
                    <a:stretch>
                      <a:fillRect/>
                    </a:stretch>
                  </pic:blipFill>
                  <pic:spPr>
                    <a:xfrm>
                      <a:off x="0" y="0"/>
                      <a:ext cx="1980000" cy="2282400"/>
                    </a:xfrm>
                    <a:prstGeom prst="rect">
                      <a:avLst/>
                    </a:prstGeom>
                    <a:ln w="12700">
                      <a:solidFill>
                        <a:schemeClr val="tx1"/>
                      </a:solidFill>
                    </a:ln>
                  </pic:spPr>
                </pic:pic>
              </a:graphicData>
            </a:graphic>
          </wp:inline>
        </w:drawing>
      </w:r>
    </w:p>
    <w:p w14:paraId="24C1407D" w14:textId="09F05278" w:rsidR="00CE46AC" w:rsidRDefault="00B36A8E" w:rsidP="00B36A8E">
      <w:pPr>
        <w:pStyle w:val="Caption"/>
        <w:jc w:val="center"/>
      </w:pPr>
      <w:bookmarkStart w:id="49" w:name="_Toc20768116"/>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5C21BE">
        <w:rPr>
          <w:noProof/>
        </w:rPr>
        <w:t>7</w:t>
      </w:r>
      <w:r w:rsidR="003B0C12">
        <w:rPr>
          <w:noProof/>
        </w:rPr>
        <w:fldChar w:fldCharType="end"/>
      </w:r>
      <w:r>
        <w:t xml:space="preserve"> </w:t>
      </w:r>
      <w:r w:rsidR="00D32A97">
        <w:t>–</w:t>
      </w:r>
      <w:r>
        <w:t xml:space="preserve"> Completed Sensor</w:t>
      </w:r>
      <w:r w:rsidR="00A17A1E">
        <w:t xml:space="preserve"> Module</w:t>
      </w:r>
      <w:bookmarkEnd w:id="49"/>
    </w:p>
    <w:p w14:paraId="4B498600" w14:textId="6994A859" w:rsidR="00BC200B" w:rsidRDefault="00BC200B" w:rsidP="00E50AD1">
      <w:pPr>
        <w:pStyle w:val="Heading2"/>
      </w:pPr>
      <w:bookmarkStart w:id="50" w:name="_Toc20768100"/>
      <w:r>
        <w:t>Available Modules</w:t>
      </w:r>
      <w:bookmarkEnd w:id="50"/>
    </w:p>
    <w:p w14:paraId="3FFB1632" w14:textId="77777777" w:rsidR="00BC200B" w:rsidRDefault="00BC200B" w:rsidP="00BC200B">
      <w:r>
        <w:t>Designs for the following modules are currently available:</w:t>
      </w:r>
    </w:p>
    <w:p w14:paraId="4A1C736F" w14:textId="264B54EA" w:rsidR="00BC200B" w:rsidRDefault="00BC200B" w:rsidP="00E50AD1">
      <w:pPr>
        <w:pStyle w:val="ListParagraph"/>
        <w:numPr>
          <w:ilvl w:val="0"/>
          <w:numId w:val="38"/>
        </w:numPr>
      </w:pPr>
      <w:r>
        <w:t xml:space="preserve">Power </w:t>
      </w:r>
      <w:r w:rsidR="00A17A1E">
        <w:t>Module</w:t>
      </w:r>
    </w:p>
    <w:p w14:paraId="7EEF8943" w14:textId="33055200" w:rsidR="00BC200B" w:rsidRDefault="00BC200B" w:rsidP="00E50AD1">
      <w:pPr>
        <w:pStyle w:val="ListParagraph"/>
        <w:numPr>
          <w:ilvl w:val="0"/>
          <w:numId w:val="38"/>
        </w:numPr>
      </w:pPr>
      <w:r>
        <w:t xml:space="preserve">Interface </w:t>
      </w:r>
      <w:r w:rsidR="00A17A1E">
        <w:t>Module</w:t>
      </w:r>
    </w:p>
    <w:p w14:paraId="7BE8B4B9" w14:textId="05EAABBE" w:rsidR="00BC200B" w:rsidRDefault="00BC200B" w:rsidP="00E50AD1">
      <w:pPr>
        <w:pStyle w:val="ListParagraph"/>
        <w:numPr>
          <w:ilvl w:val="0"/>
          <w:numId w:val="38"/>
        </w:numPr>
      </w:pPr>
      <w:r>
        <w:t>Magneto-Resistive Sensor</w:t>
      </w:r>
      <w:r w:rsidR="00A17A1E">
        <w:t xml:space="preserve"> Module</w:t>
      </w:r>
    </w:p>
    <w:p w14:paraId="5719E53C" w14:textId="73715672" w:rsidR="00BC200B" w:rsidRDefault="00BC200B" w:rsidP="00E50AD1">
      <w:pPr>
        <w:pStyle w:val="ListParagraph"/>
        <w:numPr>
          <w:ilvl w:val="0"/>
          <w:numId w:val="38"/>
        </w:numPr>
      </w:pPr>
      <w:r>
        <w:t>Infra-Red/Generic Sensor</w:t>
      </w:r>
      <w:r w:rsidR="00A17A1E">
        <w:t xml:space="preserve"> Module</w:t>
      </w:r>
    </w:p>
    <w:p w14:paraId="6A48516D" w14:textId="6E279E4B" w:rsidR="00BC200B" w:rsidRDefault="00BC200B" w:rsidP="00E50AD1">
      <w:pPr>
        <w:pStyle w:val="ListParagraph"/>
        <w:numPr>
          <w:ilvl w:val="0"/>
          <w:numId w:val="38"/>
        </w:numPr>
      </w:pPr>
      <w:r>
        <w:t xml:space="preserve">Second PC </w:t>
      </w:r>
      <w:r w:rsidR="00A17A1E">
        <w:t>Module</w:t>
      </w:r>
    </w:p>
    <w:p w14:paraId="7716E5C9" w14:textId="3D94469A" w:rsidR="00E50AD1" w:rsidRDefault="00E50AD1" w:rsidP="00E50AD1">
      <w:pPr>
        <w:pStyle w:val="ListParagraph"/>
        <w:numPr>
          <w:ilvl w:val="0"/>
          <w:numId w:val="38"/>
        </w:numPr>
      </w:pPr>
      <w:r>
        <w:t>Basic Serial Splitter</w:t>
      </w:r>
      <w:r w:rsidR="00A17A1E">
        <w:t xml:space="preserve"> Module</w:t>
      </w:r>
    </w:p>
    <w:p w14:paraId="06C18F56" w14:textId="137E68E7" w:rsidR="009F65D8" w:rsidRDefault="009F65D8" w:rsidP="00CF647B">
      <w:pPr>
        <w:pStyle w:val="Heading1"/>
        <w:pageBreakBefore/>
      </w:pPr>
      <w:bookmarkStart w:id="51" w:name="_Toc20768101"/>
      <w:r>
        <w:lastRenderedPageBreak/>
        <w:t>Planning Your Simulator Installation</w:t>
      </w:r>
      <w:bookmarkEnd w:id="51"/>
    </w:p>
    <w:p w14:paraId="738B332B" w14:textId="120ABD54" w:rsidR="006903E2" w:rsidRPr="006903E2" w:rsidRDefault="006903E2" w:rsidP="006903E2">
      <w:r>
        <w:t xml:space="preserve">Before launching in to sourcing parts and building a simulator, spend some time planning the details of the installation, and, equally importantly, how, when and by whom it will be used. </w:t>
      </w:r>
      <w:r w:rsidR="001C214B">
        <w:t>A simulator is an important asset – t</w:t>
      </w:r>
      <w:r>
        <w:t xml:space="preserve">here </w:t>
      </w:r>
      <w:r w:rsidR="00F072F6">
        <w:t xml:space="preserve">are many simulators which are under-used </w:t>
      </w:r>
      <w:r w:rsidR="00D727E7">
        <w:t xml:space="preserve">or unused because </w:t>
      </w:r>
      <w:r w:rsidR="00D65C60">
        <w:t>these aspects have not been adequately considered.</w:t>
      </w:r>
    </w:p>
    <w:p w14:paraId="730A65B1" w14:textId="2FE68F60" w:rsidR="00D23165" w:rsidRDefault="00D23165" w:rsidP="00D23165">
      <w:pPr>
        <w:pStyle w:val="Heading2"/>
      </w:pPr>
      <w:bookmarkStart w:id="52" w:name="_Toc20768102"/>
      <w:r>
        <w:t>What</w:t>
      </w:r>
      <w:bookmarkEnd w:id="52"/>
    </w:p>
    <w:p w14:paraId="3B171BEF" w14:textId="5338916E" w:rsidR="00D23165" w:rsidRDefault="0073348A" w:rsidP="003924E3">
      <w:pPr>
        <w:pStyle w:val="ListParagraph"/>
        <w:numPr>
          <w:ilvl w:val="0"/>
          <w:numId w:val="33"/>
        </w:numPr>
      </w:pPr>
      <w:r>
        <w:t xml:space="preserve">What </w:t>
      </w:r>
      <w:r w:rsidR="00317E3D">
        <w:t xml:space="preserve">will you need to build your simulator? </w:t>
      </w:r>
      <w:r w:rsidR="00D23165">
        <w:t xml:space="preserve">Read through the </w:t>
      </w:r>
      <w:r w:rsidR="00D23165" w:rsidRPr="003924E3">
        <w:rPr>
          <w:b/>
          <w:i/>
        </w:rPr>
        <w:t xml:space="preserve">Build </w:t>
      </w:r>
      <w:r w:rsidR="00BD4C7E" w:rsidRPr="003924E3">
        <w:rPr>
          <w:b/>
          <w:i/>
        </w:rPr>
        <w:t>&amp; Installation Guide</w:t>
      </w:r>
      <w:r w:rsidR="00B26528">
        <w:t xml:space="preserve"> – Skills, parts, PCBs and installation are all covered.</w:t>
      </w:r>
    </w:p>
    <w:p w14:paraId="5145D4C9" w14:textId="33336BE7" w:rsidR="007F54EF" w:rsidRDefault="00317E3D" w:rsidP="003924E3">
      <w:pPr>
        <w:pStyle w:val="ListParagraph"/>
        <w:numPr>
          <w:ilvl w:val="0"/>
          <w:numId w:val="33"/>
        </w:numPr>
      </w:pPr>
      <w:r>
        <w:t>What Simula</w:t>
      </w:r>
      <w:r w:rsidR="005A76E4">
        <w:t xml:space="preserve">tor Software will you use? </w:t>
      </w:r>
      <w:r w:rsidR="007F54EF">
        <w:t xml:space="preserve">Review the available Simulator Software </w:t>
      </w:r>
      <w:r w:rsidR="00600BBD">
        <w:t>Packages and</w:t>
      </w:r>
      <w:r w:rsidR="007F54EF">
        <w:t xml:space="preserve"> decide which one best meets you needs</w:t>
      </w:r>
      <w:r w:rsidR="007F54EF">
        <w:rPr>
          <w:rStyle w:val="FootnoteReference"/>
        </w:rPr>
        <w:footnoteReference w:id="9"/>
      </w:r>
      <w:r w:rsidR="005A76E4">
        <w:t xml:space="preserve"> - there are links in this Guide</w:t>
      </w:r>
      <w:r w:rsidR="007F54EF">
        <w:t>.</w:t>
      </w:r>
      <w:r w:rsidR="00186BC7">
        <w:t xml:space="preserve"> You wi</w:t>
      </w:r>
      <w:r w:rsidR="00600BBD">
        <w:t xml:space="preserve">ll need to </w:t>
      </w:r>
      <w:r w:rsidR="00A51C0B">
        <w:t>obtain your own licenced copy of the software</w:t>
      </w:r>
      <w:r w:rsidR="00A32103">
        <w:t xml:space="preserve">. If possible, test drive </w:t>
      </w:r>
      <w:r w:rsidR="00F55B9F">
        <w:t>the software before you buy.</w:t>
      </w:r>
    </w:p>
    <w:p w14:paraId="45E3B972" w14:textId="39B3ADBA" w:rsidR="00F5456A" w:rsidRDefault="00F5456A" w:rsidP="003924E3">
      <w:pPr>
        <w:pStyle w:val="ListParagraph"/>
        <w:numPr>
          <w:ilvl w:val="0"/>
          <w:numId w:val="33"/>
        </w:numPr>
        <w:rPr>
          <w:ins w:id="53" w:author="Andrew Instone-Cowie" w:date="2021-07-22T14:32:00Z"/>
        </w:rPr>
      </w:pPr>
      <w:r>
        <w:t>You will</w:t>
      </w:r>
      <w:r w:rsidR="00CD0E89">
        <w:t xml:space="preserve"> also</w:t>
      </w:r>
      <w:r>
        <w:t xml:space="preserve"> need to source a suitable PC </w:t>
      </w:r>
      <w:r w:rsidR="00F049A8">
        <w:t>and speakers.</w:t>
      </w:r>
    </w:p>
    <w:p w14:paraId="3D1C85AC" w14:textId="29AB58DB" w:rsidR="00033C6A" w:rsidRDefault="00033C6A" w:rsidP="003924E3">
      <w:pPr>
        <w:pStyle w:val="ListParagraph"/>
        <w:numPr>
          <w:ilvl w:val="0"/>
          <w:numId w:val="33"/>
        </w:numPr>
      </w:pPr>
      <w:bookmarkStart w:id="54" w:name="_Hlk77857896"/>
      <w:bookmarkStart w:id="55" w:name="_GoBack"/>
      <w:ins w:id="56" w:author="Andrew Instone-Cowie" w:date="2021-07-22T14:32:00Z">
        <w:r>
          <w:t xml:space="preserve">If your tower falls under </w:t>
        </w:r>
      </w:ins>
      <w:ins w:id="57" w:author="Andrew Instone-Cowie" w:date="2021-07-22T14:40:00Z">
        <w:r w:rsidR="001C0E70">
          <w:t xml:space="preserve">the </w:t>
        </w:r>
      </w:ins>
      <w:ins w:id="58" w:author="Andrew Instone-Cowie" w:date="2021-07-22T14:32:00Z">
        <w:r>
          <w:t>Church of England Faculty Jurisdiction Rules, then from 1</w:t>
        </w:r>
        <w:r w:rsidRPr="00033C6A">
          <w:rPr>
            <w:vertAlign w:val="superscript"/>
            <w:rPrChange w:id="59" w:author="Andrew Instone-Cowie" w:date="2021-07-22T14:32:00Z">
              <w:rPr/>
            </w:rPrChange>
          </w:rPr>
          <w:t>st</w:t>
        </w:r>
        <w:r>
          <w:t xml:space="preserve"> April 2020 you will need the Archdeacon’s approval for the installation. There </w:t>
        </w:r>
      </w:ins>
      <w:ins w:id="60" w:author="Andrew Instone-Cowie" w:date="2021-07-22T14:33:00Z">
        <w:r>
          <w:t xml:space="preserve">is more information about this in the installation section of the </w:t>
        </w:r>
        <w:r w:rsidRPr="003924E3">
          <w:rPr>
            <w:b/>
            <w:i/>
          </w:rPr>
          <w:t>Build &amp; Installation Guide</w:t>
        </w:r>
        <w:r>
          <w:rPr>
            <w:b/>
            <w:i/>
          </w:rPr>
          <w:t>.</w:t>
        </w:r>
      </w:ins>
    </w:p>
    <w:p w14:paraId="04DBD4A0" w14:textId="6FC3CC46" w:rsidR="00B36A8E" w:rsidRDefault="00B36A8E" w:rsidP="006C2C39">
      <w:pPr>
        <w:pStyle w:val="Heading2"/>
      </w:pPr>
      <w:bookmarkStart w:id="61" w:name="_Toc20768103"/>
      <w:bookmarkEnd w:id="54"/>
      <w:bookmarkEnd w:id="55"/>
      <w:r>
        <w:t>Where</w:t>
      </w:r>
      <w:bookmarkEnd w:id="61"/>
    </w:p>
    <w:p w14:paraId="33AF4E34" w14:textId="34F2656C" w:rsidR="00F049A8" w:rsidRDefault="009203B6" w:rsidP="003924E3">
      <w:pPr>
        <w:pStyle w:val="ListParagraph"/>
        <w:numPr>
          <w:ilvl w:val="0"/>
          <w:numId w:val="34"/>
        </w:numPr>
      </w:pPr>
      <w:r>
        <w:t xml:space="preserve">Where will the </w:t>
      </w:r>
      <w:r w:rsidR="00F049A8">
        <w:t>PC and speakers will be sited in the ringing room</w:t>
      </w:r>
      <w:r>
        <w:t>?</w:t>
      </w:r>
      <w:r w:rsidR="00F049A8">
        <w:t xml:space="preserve"> You will </w:t>
      </w:r>
      <w:r w:rsidR="00A4506C">
        <w:t xml:space="preserve">need </w:t>
      </w:r>
      <w:r>
        <w:t xml:space="preserve">access to </w:t>
      </w:r>
      <w:r w:rsidR="00A4506C">
        <w:t>power sockets for the PC, the power su</w:t>
      </w:r>
      <w:r w:rsidR="0004273E">
        <w:t xml:space="preserve">pply for the Simulator Interface, </w:t>
      </w:r>
      <w:r w:rsidR="00E04BCB">
        <w:t>and possible the speakers.</w:t>
      </w:r>
    </w:p>
    <w:p w14:paraId="1542A016" w14:textId="577DCBD5" w:rsidR="008E58FC" w:rsidRDefault="009203B6" w:rsidP="003924E3">
      <w:pPr>
        <w:pStyle w:val="ListParagraph"/>
        <w:numPr>
          <w:ilvl w:val="0"/>
          <w:numId w:val="34"/>
        </w:numPr>
      </w:pPr>
      <w:r>
        <w:t xml:space="preserve">Where will be </w:t>
      </w:r>
      <w:r w:rsidR="008F5225">
        <w:t xml:space="preserve">Interface </w:t>
      </w:r>
      <w:r w:rsidR="00A17A1E">
        <w:t xml:space="preserve">module </w:t>
      </w:r>
      <w:r w:rsidR="008F5225">
        <w:t xml:space="preserve">will </w:t>
      </w:r>
      <w:proofErr w:type="gramStart"/>
      <w:r w:rsidR="008F5225">
        <w:t>be located in</w:t>
      </w:r>
      <w:proofErr w:type="gramEnd"/>
      <w:r w:rsidR="008F5225">
        <w:t xml:space="preserve"> the belfry</w:t>
      </w:r>
      <w:r w:rsidR="008E58FC">
        <w:t xml:space="preserve">? Somewhere out of the way is best, but handy for </w:t>
      </w:r>
      <w:r w:rsidR="006B594C">
        <w:t>running cables to the sensors.</w:t>
      </w:r>
    </w:p>
    <w:p w14:paraId="634F4EB2" w14:textId="4D18564D" w:rsidR="00033C6A" w:rsidRDefault="008E58FC">
      <w:pPr>
        <w:pStyle w:val="ListParagraph"/>
        <w:numPr>
          <w:ilvl w:val="0"/>
          <w:numId w:val="34"/>
        </w:numPr>
      </w:pPr>
      <w:r>
        <w:t xml:space="preserve">Where will the </w:t>
      </w:r>
      <w:r w:rsidR="008F5225">
        <w:t xml:space="preserve">power/data cable run </w:t>
      </w:r>
      <w:r w:rsidR="003924E3">
        <w:t xml:space="preserve">between the Interface </w:t>
      </w:r>
      <w:r w:rsidR="00A17A1E">
        <w:t xml:space="preserve">module </w:t>
      </w:r>
      <w:r w:rsidR="003924E3">
        <w:t>and PC</w:t>
      </w:r>
      <w:r>
        <w:t>?</w:t>
      </w:r>
    </w:p>
    <w:p w14:paraId="7D3C6E87" w14:textId="09AF826D" w:rsidR="00B36A8E" w:rsidRDefault="00B36A8E" w:rsidP="00B36A8E">
      <w:pPr>
        <w:pStyle w:val="Heading2"/>
      </w:pPr>
      <w:bookmarkStart w:id="62" w:name="_Toc20768104"/>
      <w:r>
        <w:t>How</w:t>
      </w:r>
      <w:bookmarkEnd w:id="62"/>
    </w:p>
    <w:p w14:paraId="0CAB88D8" w14:textId="00F08A5A" w:rsidR="0077238D" w:rsidRDefault="0073348A" w:rsidP="006B594C">
      <w:pPr>
        <w:pStyle w:val="ListParagraph"/>
        <w:numPr>
          <w:ilvl w:val="0"/>
          <w:numId w:val="35"/>
        </w:numPr>
      </w:pPr>
      <w:r>
        <w:t xml:space="preserve">How will the </w:t>
      </w:r>
      <w:r w:rsidR="00CD0E89">
        <w:t>sensor</w:t>
      </w:r>
      <w:r w:rsidR="00A17A1E">
        <w:t xml:space="preserve"> modules</w:t>
      </w:r>
      <w:r w:rsidR="00CD0E89">
        <w:t xml:space="preserve"> will be mounted on the bell frame</w:t>
      </w:r>
      <w:r>
        <w:t>?</w:t>
      </w:r>
      <w:r w:rsidR="006B594C">
        <w:t xml:space="preserve"> </w:t>
      </w:r>
      <w:r w:rsidR="0077238D">
        <w:t xml:space="preserve">There are </w:t>
      </w:r>
      <w:r w:rsidR="006B594C">
        <w:t xml:space="preserve">some </w:t>
      </w:r>
      <w:r w:rsidR="0077238D">
        <w:t xml:space="preserve">suggestions in the </w:t>
      </w:r>
      <w:r w:rsidR="0077238D" w:rsidRPr="00165787">
        <w:rPr>
          <w:b/>
          <w:i/>
        </w:rPr>
        <w:t>Build &amp; Installation Guide</w:t>
      </w:r>
      <w:r w:rsidR="0077238D">
        <w:t>.</w:t>
      </w:r>
    </w:p>
    <w:p w14:paraId="62B8D192" w14:textId="455394FE" w:rsidR="0073348A" w:rsidRDefault="0073348A" w:rsidP="00FF7502">
      <w:pPr>
        <w:pStyle w:val="ListParagraph"/>
        <w:numPr>
          <w:ilvl w:val="0"/>
          <w:numId w:val="35"/>
        </w:numPr>
      </w:pPr>
      <w:r>
        <w:t xml:space="preserve">If you are fitting sensors to real tower bells, </w:t>
      </w:r>
      <w:r w:rsidR="00165787">
        <w:t xml:space="preserve">how will the </w:t>
      </w:r>
      <w:r>
        <w:t xml:space="preserve">bells be silenced – </w:t>
      </w:r>
      <w:r w:rsidR="00FF7502">
        <w:t xml:space="preserve">for example </w:t>
      </w:r>
      <w:r w:rsidR="00165787">
        <w:t>clapper stays</w:t>
      </w:r>
      <w:r w:rsidR="00FF7502">
        <w:t xml:space="preserve"> or ties?</w:t>
      </w:r>
    </w:p>
    <w:p w14:paraId="2A5ABCF7" w14:textId="1E201F28" w:rsidR="00E76AA3" w:rsidRDefault="00711091" w:rsidP="00711091">
      <w:pPr>
        <w:pStyle w:val="ListParagraph"/>
        <w:numPr>
          <w:ilvl w:val="0"/>
          <w:numId w:val="35"/>
        </w:numPr>
      </w:pPr>
      <w:r>
        <w:t xml:space="preserve">How will the Simulator be used? </w:t>
      </w:r>
      <w:r w:rsidRPr="001564E9">
        <w:t>For guidance in this area the ART</w:t>
      </w:r>
      <w:r w:rsidRPr="001564E9">
        <w:rPr>
          <w:rStyle w:val="FootnoteReference"/>
        </w:rPr>
        <w:footnoteReference w:id="10"/>
      </w:r>
      <w:r w:rsidRPr="001564E9">
        <w:t xml:space="preserve"> publication </w:t>
      </w:r>
      <w:r w:rsidRPr="004361F0">
        <w:rPr>
          <w:b/>
          <w:i/>
        </w:rPr>
        <w:t>Teaching with Simulators</w:t>
      </w:r>
      <w:r>
        <w:t xml:space="preserve"> is recommended</w:t>
      </w:r>
      <w:r w:rsidRPr="001564E9">
        <w:t>, available from the ART shop</w:t>
      </w:r>
      <w:r w:rsidRPr="001564E9">
        <w:rPr>
          <w:rStyle w:val="FootnoteReference"/>
        </w:rPr>
        <w:footnoteReference w:id="11"/>
      </w:r>
      <w:r w:rsidRPr="001564E9">
        <w:t>.</w:t>
      </w:r>
      <w:r w:rsidR="00E76AA3">
        <w:t xml:space="preserve"> </w:t>
      </w:r>
    </w:p>
    <w:p w14:paraId="5157F29C" w14:textId="05311658" w:rsidR="00E50AD1" w:rsidRDefault="00E50AD1" w:rsidP="00711091">
      <w:pPr>
        <w:pStyle w:val="ListParagraph"/>
        <w:numPr>
          <w:ilvl w:val="0"/>
          <w:numId w:val="35"/>
        </w:numPr>
      </w:pPr>
      <w:r>
        <w:t xml:space="preserve">How many PCs do you want to use? Read through the </w:t>
      </w:r>
      <w:r w:rsidRPr="00BB2C45">
        <w:rPr>
          <w:b/>
          <w:bCs/>
          <w:i/>
          <w:iCs/>
        </w:rPr>
        <w:t>Multi-PC Guide</w:t>
      </w:r>
      <w:r>
        <w:t xml:space="preserve"> for information on connecting and using multiple PCs</w:t>
      </w:r>
      <w:r w:rsidR="00CB15F7">
        <w:t xml:space="preserve"> with the Second PC module or the Basic Serial Splitter module</w:t>
      </w:r>
      <w:r>
        <w:t>.</w:t>
      </w:r>
    </w:p>
    <w:p w14:paraId="18A591ED" w14:textId="1EB82742" w:rsidR="00711091" w:rsidRPr="00D23165" w:rsidRDefault="00E76AA3" w:rsidP="00711091">
      <w:pPr>
        <w:pStyle w:val="ListParagraph"/>
        <w:numPr>
          <w:ilvl w:val="0"/>
          <w:numId w:val="35"/>
        </w:numPr>
      </w:pPr>
      <w:r>
        <w:t xml:space="preserve">The ART website also has a dedicated </w:t>
      </w:r>
      <w:r w:rsidRPr="00B17270">
        <w:rPr>
          <w:b/>
          <w:i/>
        </w:rPr>
        <w:t>Simulator Resources</w:t>
      </w:r>
      <w:r>
        <w:t xml:space="preserve"> section</w:t>
      </w:r>
      <w:r>
        <w:rPr>
          <w:rStyle w:val="FootnoteReference"/>
        </w:rPr>
        <w:footnoteReference w:id="12"/>
      </w:r>
      <w:r>
        <w:t>.</w:t>
      </w:r>
    </w:p>
    <w:p w14:paraId="7E41894E" w14:textId="333D72D8" w:rsidR="00FF7502" w:rsidRDefault="00B36A8E" w:rsidP="00B17270">
      <w:pPr>
        <w:pStyle w:val="Heading2"/>
        <w:pageBreakBefore/>
      </w:pPr>
      <w:bookmarkStart w:id="63" w:name="_Toc20768105"/>
      <w:r>
        <w:lastRenderedPageBreak/>
        <w:t>Who</w:t>
      </w:r>
      <w:bookmarkEnd w:id="63"/>
    </w:p>
    <w:p w14:paraId="7AD00A13" w14:textId="77777777" w:rsidR="002A3A0C" w:rsidRDefault="00FF7502" w:rsidP="002A3A0C">
      <w:pPr>
        <w:pStyle w:val="ListParagraph"/>
        <w:numPr>
          <w:ilvl w:val="0"/>
          <w:numId w:val="36"/>
        </w:numPr>
      </w:pPr>
      <w:r>
        <w:t xml:space="preserve">This a Build-it-Yourself </w:t>
      </w:r>
      <w:r w:rsidR="00DC42A8">
        <w:t xml:space="preserve">project. </w:t>
      </w:r>
      <w:r w:rsidR="00F14B14">
        <w:t xml:space="preserve">Who will source the parts, and </w:t>
      </w:r>
      <w:r w:rsidR="002A3A0C">
        <w:t>w</w:t>
      </w:r>
      <w:r w:rsidR="00DC42A8">
        <w:t xml:space="preserve">ho will assemble the electronics? </w:t>
      </w:r>
    </w:p>
    <w:p w14:paraId="576B8589" w14:textId="1A1F6F45" w:rsidR="00FF7502" w:rsidRDefault="00DC42A8" w:rsidP="002A3A0C">
      <w:pPr>
        <w:pStyle w:val="ListParagraph"/>
        <w:numPr>
          <w:ilvl w:val="0"/>
          <w:numId w:val="36"/>
        </w:numPr>
      </w:pPr>
      <w:r>
        <w:t xml:space="preserve">Who will install the </w:t>
      </w:r>
      <w:r w:rsidR="00F14B14">
        <w:t>finished Simulator in the tower?</w:t>
      </w:r>
    </w:p>
    <w:p w14:paraId="2B7B1489" w14:textId="7C6A424C" w:rsidR="00F244B6" w:rsidRDefault="002A3A0C" w:rsidP="00143AAD">
      <w:pPr>
        <w:pStyle w:val="ListParagraph"/>
        <w:numPr>
          <w:ilvl w:val="0"/>
          <w:numId w:val="36"/>
        </w:numPr>
      </w:pPr>
      <w:r>
        <w:t>Who will use the Simulator</w:t>
      </w:r>
      <w:r w:rsidR="00F244B6">
        <w:t xml:space="preserve">, and when? </w:t>
      </w:r>
      <w:r w:rsidR="00FD3881">
        <w:t>Will you run additional bell-handling practices</w:t>
      </w:r>
      <w:r w:rsidR="006903E2">
        <w:t xml:space="preserve"> using the simulator</w:t>
      </w:r>
      <w:r w:rsidR="00FD3881">
        <w:t>?</w:t>
      </w:r>
    </w:p>
    <w:p w14:paraId="13DFD796" w14:textId="0482122D" w:rsidR="00B36A8E" w:rsidRDefault="002A3A0C" w:rsidP="00143AAD">
      <w:pPr>
        <w:pStyle w:val="ListParagraph"/>
        <w:numPr>
          <w:ilvl w:val="0"/>
          <w:numId w:val="36"/>
        </w:numPr>
        <w:rPr>
          <w:ins w:id="64" w:author="Andrew Instone-Cowie" w:date="2021-07-22T14:39:00Z"/>
        </w:rPr>
      </w:pPr>
      <w:r>
        <w:t xml:space="preserve">If it’s a shared resource for a group of towers or a guild district, who will </w:t>
      </w:r>
      <w:r w:rsidR="00A61903">
        <w:t xml:space="preserve">coordinate </w:t>
      </w:r>
      <w:r w:rsidR="00E55F3B">
        <w:t xml:space="preserve">its </w:t>
      </w:r>
      <w:r w:rsidR="00A61903">
        <w:t>use?</w:t>
      </w:r>
    </w:p>
    <w:p w14:paraId="0D000BDD" w14:textId="251972B8" w:rsidR="001C0E70" w:rsidRDefault="001C0E70" w:rsidP="00143AAD">
      <w:pPr>
        <w:pStyle w:val="ListParagraph"/>
        <w:numPr>
          <w:ilvl w:val="0"/>
          <w:numId w:val="36"/>
        </w:numPr>
      </w:pPr>
      <w:ins w:id="65" w:author="Andrew Instone-Cowie" w:date="2021-07-22T14:39:00Z">
        <w:r>
          <w:t>Who will ha</w:t>
        </w:r>
      </w:ins>
      <w:ins w:id="66" w:author="Andrew Instone-Cowie" w:date="2021-07-22T14:40:00Z">
        <w:r>
          <w:t>ndle any application for Archdeacon’s approval under the Faculty Jurisdiction Rules?</w:t>
        </w:r>
      </w:ins>
    </w:p>
    <w:p w14:paraId="3DA37595" w14:textId="13E971C5" w:rsidR="004E080F" w:rsidRDefault="004E080F" w:rsidP="00740E9D">
      <w:pPr>
        <w:pStyle w:val="Heading1"/>
        <w:pageBreakBefore/>
      </w:pPr>
      <w:bookmarkStart w:id="67" w:name="_Toc20768106"/>
      <w:r w:rsidRPr="00A35396">
        <w:lastRenderedPageBreak/>
        <w:t>Licensing &amp; Disclaimers</w:t>
      </w:r>
      <w:bookmarkEnd w:id="67"/>
    </w:p>
    <w:p w14:paraId="7DBE4EF5" w14:textId="63987B0F" w:rsidR="00B36A8E" w:rsidRPr="00B36A8E" w:rsidRDefault="00B36A8E" w:rsidP="00B36A8E">
      <w:r>
        <w:t>These are the standard licences used by the Liverpool Ringing Simulator Project</w:t>
      </w:r>
      <w:r w:rsidR="00D96B38">
        <w:t>.</w:t>
      </w:r>
      <w:r w:rsidR="000812EC">
        <w:t xml:space="preserve"> The licences </w:t>
      </w:r>
      <w:r w:rsidR="00D32A97">
        <w:t>chosen,</w:t>
      </w:r>
      <w:r w:rsidR="000812EC">
        <w:t xml:space="preserve"> and their implications are </w:t>
      </w:r>
      <w:r w:rsidR="00D32A97">
        <w:t>covered</w:t>
      </w:r>
      <w:r w:rsidR="000812EC">
        <w:t xml:space="preserve"> further in the </w:t>
      </w:r>
      <w:r w:rsidR="000812EC" w:rsidRPr="000812EC">
        <w:rPr>
          <w:b/>
          <w:i/>
        </w:rPr>
        <w:t>Technical Reference Guide</w:t>
      </w:r>
      <w:r w:rsidR="000812EC">
        <w:t>.</w:t>
      </w:r>
    </w:p>
    <w:p w14:paraId="42E29D23" w14:textId="77777777" w:rsidR="004E080F" w:rsidRDefault="004E080F" w:rsidP="004E080F">
      <w:pPr>
        <w:pStyle w:val="Heading2"/>
      </w:pPr>
      <w:bookmarkStart w:id="68" w:name="_Toc20768107"/>
      <w:r>
        <w:t>Documentation</w:t>
      </w:r>
      <w:bookmarkEnd w:id="68"/>
    </w:p>
    <w:p w14:paraId="0AB3108C" w14:textId="5D34D411" w:rsidR="004E080F" w:rsidRPr="001F4FB7" w:rsidRDefault="004E080F" w:rsidP="004E080F">
      <w:r w:rsidRPr="001F4FB7">
        <w:t>All original manuals and other documentation (including PCB layout CAD files and schematics) released as part of the Liverpool Ringing Simulator project are released under the Creative Commons Attribution-ShareAlike 4.0 International License (CC BY-SA),</w:t>
      </w:r>
      <w:r w:rsidRPr="001F4FB7">
        <w:rPr>
          <w:rStyle w:val="FootnoteReference"/>
        </w:rPr>
        <w:footnoteReference w:id="13"/>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w:t>
      </w:r>
      <w:proofErr w:type="gramStart"/>
      <w:r w:rsidRPr="001F4FB7">
        <w:rPr>
          <w:i/>
          <w:lang w:eastAsia="en-GB"/>
        </w:rPr>
        <w:t>available, and</w:t>
      </w:r>
      <w:proofErr w:type="gramEnd"/>
      <w:r w:rsidRPr="001F4FB7">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1F4FB7">
        <w:rPr>
          <w:i/>
          <w:lang w:eastAsia="en-GB"/>
        </w:rPr>
        <w:t>whether or not</w:t>
      </w:r>
      <w:proofErr w:type="gramEnd"/>
      <w:r w:rsidRPr="001F4FB7">
        <w:rPr>
          <w:i/>
          <w:lang w:eastAsia="en-GB"/>
        </w:rPr>
        <w:t xml:space="preserve">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69" w:name="_Toc20768108"/>
      <w:r>
        <w:t>Software</w:t>
      </w:r>
      <w:bookmarkEnd w:id="69"/>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14"/>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70" w:name="_Toc20768109"/>
      <w:r>
        <w:lastRenderedPageBreak/>
        <w:t>Acknowledgements</w:t>
      </w:r>
      <w:bookmarkEnd w:id="70"/>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proofErr w:type="gramStart"/>
      <w:r w:rsidRPr="00DA4419">
        <w:t>Thanks</w:t>
      </w:r>
      <w:proofErr w:type="gramEnd"/>
      <w:r w:rsidRPr="00DA4419">
        <w:t xml:space="preserve">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 xml:space="preserve">St Mary, </w:t>
      </w:r>
      <w:proofErr w:type="spellStart"/>
      <w:r w:rsidRPr="00DA4419">
        <w:t>Chirk</w:t>
      </w:r>
      <w:proofErr w:type="spellEnd"/>
      <w:r w:rsidRPr="00DA4419">
        <w:t>,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2FE40638" w:rsidR="00C71FF5" w:rsidRPr="00DA4419" w:rsidRDefault="00C71FF5" w:rsidP="00C71FF5">
      <w:r w:rsidRPr="00DA4419">
        <w:rPr>
          <w:rFonts w:cs="Arial"/>
        </w:rPr>
        <w:t xml:space="preserve">Really Useful Box®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E15A9">
      <w:headerReference w:type="even" r:id="rId18"/>
      <w:headerReference w:type="default" r:id="rId19"/>
      <w:footerReference w:type="even" r:id="rId20"/>
      <w:footerReference w:type="default" r:id="rId21"/>
      <w:footerReference w:type="first" r:id="rId22"/>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8D130" w14:textId="77777777" w:rsidR="00FE35A5" w:rsidRDefault="00FE35A5" w:rsidP="00787764">
      <w:pPr>
        <w:spacing w:after="0" w:line="240" w:lineRule="auto"/>
      </w:pPr>
      <w:r>
        <w:separator/>
      </w:r>
    </w:p>
  </w:endnote>
  <w:endnote w:type="continuationSeparator" w:id="0">
    <w:p w14:paraId="6491EDDA" w14:textId="77777777" w:rsidR="00FE35A5" w:rsidRDefault="00FE35A5"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944899"/>
      <w:docPartObj>
        <w:docPartGallery w:val="Page Numbers (Bottom of Page)"/>
        <w:docPartUnique/>
      </w:docPartObj>
    </w:sdtPr>
    <w:sdtEndPr>
      <w:rPr>
        <w:noProof/>
      </w:rPr>
    </w:sdtEndPr>
    <w:sdtContent>
      <w:p w14:paraId="50FCC1E0" w14:textId="77777777" w:rsidR="005C21BE" w:rsidRDefault="005C21BE">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BA68D9D" w14:textId="77777777" w:rsidR="005C21BE" w:rsidRDefault="005C21BE"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228315"/>
      <w:docPartObj>
        <w:docPartGallery w:val="Page Numbers (Bottom of Page)"/>
        <w:docPartUnique/>
      </w:docPartObj>
    </w:sdtPr>
    <w:sdtEndPr>
      <w:rPr>
        <w:noProof/>
      </w:rPr>
    </w:sdtEndPr>
    <w:sdtContent>
      <w:p w14:paraId="25FCE330" w14:textId="77777777" w:rsidR="005C21BE" w:rsidRDefault="005C21BE">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1A46B45" w14:textId="77777777" w:rsidR="005C21BE" w:rsidRDefault="005C21BE"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54543" w14:textId="76037D38" w:rsidR="005C21BE" w:rsidRDefault="005C21BE">
    <w:pPr>
      <w:pStyle w:val="Footer"/>
      <w:jc w:val="center"/>
    </w:pPr>
  </w:p>
  <w:p w14:paraId="542EF09B" w14:textId="77777777" w:rsidR="005C21BE" w:rsidRDefault="005C2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84548" w14:textId="77777777" w:rsidR="00FE35A5" w:rsidRDefault="00FE35A5" w:rsidP="00787764">
      <w:pPr>
        <w:spacing w:after="0" w:line="240" w:lineRule="auto"/>
      </w:pPr>
      <w:r>
        <w:separator/>
      </w:r>
    </w:p>
  </w:footnote>
  <w:footnote w:type="continuationSeparator" w:id="0">
    <w:p w14:paraId="34FE196E" w14:textId="77777777" w:rsidR="00FE35A5" w:rsidRDefault="00FE35A5" w:rsidP="00787764">
      <w:pPr>
        <w:spacing w:after="0" w:line="240" w:lineRule="auto"/>
      </w:pPr>
      <w:r>
        <w:continuationSeparator/>
      </w:r>
    </w:p>
  </w:footnote>
  <w:footnote w:id="1">
    <w:p w14:paraId="37BCA9BF" w14:textId="77777777" w:rsidR="005C21BE" w:rsidRDefault="005C21BE">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BC8C74C" w14:textId="77777777" w:rsidR="005C21BE" w:rsidRDefault="005C21BE">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40929051" w14:textId="77777777" w:rsidR="005C21BE" w:rsidRDefault="005C21BE">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51B747DF" w14:textId="77777777" w:rsidR="005C21BE" w:rsidRDefault="005C21BE">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4393AB5D" w14:textId="77777777" w:rsidR="005C21BE" w:rsidRDefault="005C21BE" w:rsidP="00441E7E">
      <w:pPr>
        <w:pStyle w:val="FootnoteText"/>
      </w:pPr>
      <w:r>
        <w:rPr>
          <w:rStyle w:val="FootnoteReference"/>
        </w:rPr>
        <w:footnoteRef/>
      </w:r>
      <w:r>
        <w:t xml:space="preserve"> Photograph: “Liverpool Cathedral Bells”. © Chris Downer</w:t>
      </w:r>
    </w:p>
    <w:p w14:paraId="5ABADA22" w14:textId="347C61AE" w:rsidR="005C21BE" w:rsidRDefault="005C21BE" w:rsidP="00441E7E">
      <w:pPr>
        <w:pStyle w:val="FootnoteText"/>
      </w:pPr>
      <w:r>
        <w:t>[CC BY 2.0 (</w:t>
      </w:r>
      <w:hyperlink r:id="rId5" w:history="1">
        <w:r w:rsidRPr="00E91ECD">
          <w:rPr>
            <w:rStyle w:val="Hyperlink"/>
          </w:rPr>
          <w:t>http://creativecommons.org/licenses/by/2.0</w:t>
        </w:r>
      </w:hyperlink>
      <w:r>
        <w:t>)], via geograph.org.uk/p/2444012</w:t>
      </w:r>
    </w:p>
  </w:footnote>
  <w:footnote w:id="6">
    <w:p w14:paraId="4B5D26B6" w14:textId="77777777" w:rsidR="005C21BE" w:rsidRDefault="005C21BE" w:rsidP="00BE39D0">
      <w:pPr>
        <w:pStyle w:val="FootnoteText"/>
      </w:pPr>
      <w:r>
        <w:rPr>
          <w:rStyle w:val="FootnoteReference"/>
        </w:rPr>
        <w:footnoteRef/>
      </w:r>
      <w:r>
        <w:t xml:space="preserve"> </w:t>
      </w:r>
      <w:hyperlink r:id="rId6" w:history="1">
        <w:r w:rsidRPr="00C146CF">
          <w:rPr>
            <w:rStyle w:val="Hyperlink"/>
          </w:rPr>
          <w:t>http://creativecommons.org/licenses/by-sa/4.0/</w:t>
        </w:r>
      </w:hyperlink>
      <w:r>
        <w:rPr>
          <w:i/>
        </w:rPr>
        <w:t xml:space="preserve"> </w:t>
      </w:r>
    </w:p>
  </w:footnote>
  <w:footnote w:id="7">
    <w:p w14:paraId="4FA2E437" w14:textId="77777777" w:rsidR="005C21BE" w:rsidRDefault="005C21BE" w:rsidP="00BE39D0">
      <w:pPr>
        <w:pStyle w:val="FootnoteText"/>
      </w:pPr>
      <w:r>
        <w:rPr>
          <w:rStyle w:val="FootnoteReference"/>
        </w:rPr>
        <w:footnoteRef/>
      </w:r>
      <w:r>
        <w:t xml:space="preserve"> </w:t>
      </w:r>
      <w:hyperlink r:id="rId7" w:history="1">
        <w:r w:rsidRPr="00A50D56">
          <w:rPr>
            <w:rStyle w:val="Hyperlink"/>
          </w:rPr>
          <w:t>http://www.gnu.org/licenses/gpl-3.0.en.html</w:t>
        </w:r>
      </w:hyperlink>
      <w:r>
        <w:t xml:space="preserve"> </w:t>
      </w:r>
    </w:p>
  </w:footnote>
  <w:footnote w:id="8">
    <w:p w14:paraId="20626191" w14:textId="0DD31BB2" w:rsidR="005C21BE" w:rsidRDefault="005C21BE">
      <w:pPr>
        <w:pStyle w:val="FootnoteText"/>
      </w:pPr>
      <w:r>
        <w:rPr>
          <w:rStyle w:val="FootnoteReference"/>
        </w:rPr>
        <w:footnoteRef/>
      </w:r>
      <w:r>
        <w:t xml:space="preserve"> All the technical documentation, code and design data for the original Liverpool Simulator remains available on GitHub at </w:t>
      </w:r>
      <w:hyperlink r:id="rId8" w:history="1">
        <w:r w:rsidRPr="002423B9">
          <w:rPr>
            <w:rStyle w:val="Hyperlink"/>
          </w:rPr>
          <w:t>https://github.com/Simulators/simulator</w:t>
        </w:r>
      </w:hyperlink>
      <w:r>
        <w:t>.</w:t>
      </w:r>
    </w:p>
  </w:footnote>
  <w:footnote w:id="9">
    <w:p w14:paraId="6E75A30A" w14:textId="45F14D27" w:rsidR="005C21BE" w:rsidRDefault="005C21BE">
      <w:pPr>
        <w:pStyle w:val="FootnoteText"/>
      </w:pPr>
      <w:r>
        <w:rPr>
          <w:rStyle w:val="FootnoteReference"/>
        </w:rPr>
        <w:footnoteRef/>
      </w:r>
      <w:r>
        <w:t xml:space="preserve"> The Liverpool Ringing Simulator Project is agnostic about your choice of Software. Configuration Guides are available for all the leading packages which have been tested with the Simulator – currently Abel, Beltower and Virtual Belfry.</w:t>
      </w:r>
    </w:p>
  </w:footnote>
  <w:footnote w:id="10">
    <w:p w14:paraId="22DBFFA0" w14:textId="77777777" w:rsidR="005C21BE" w:rsidRDefault="005C21BE" w:rsidP="00711091">
      <w:pPr>
        <w:pStyle w:val="FootnoteText"/>
      </w:pPr>
      <w:r>
        <w:rPr>
          <w:rStyle w:val="FootnoteReference"/>
        </w:rPr>
        <w:footnoteRef/>
      </w:r>
      <w:r>
        <w:t xml:space="preserve"> Association of Ringing Teachers</w:t>
      </w:r>
    </w:p>
  </w:footnote>
  <w:footnote w:id="11">
    <w:p w14:paraId="6CEA5E63" w14:textId="77777777" w:rsidR="005C21BE" w:rsidRDefault="005C21BE" w:rsidP="00711091">
      <w:pPr>
        <w:pStyle w:val="FootnoteText"/>
      </w:pPr>
      <w:r>
        <w:rPr>
          <w:rStyle w:val="FootnoteReference"/>
        </w:rPr>
        <w:footnoteRef/>
      </w:r>
      <w:r>
        <w:t xml:space="preserve"> </w:t>
      </w:r>
      <w:hyperlink r:id="rId9" w:history="1">
        <w:r w:rsidRPr="00490F76">
          <w:rPr>
            <w:rStyle w:val="Hyperlink"/>
          </w:rPr>
          <w:t>http://ringingteachers.org/resource-centre/shop</w:t>
        </w:r>
      </w:hyperlink>
      <w:r>
        <w:t xml:space="preserve"> </w:t>
      </w:r>
    </w:p>
  </w:footnote>
  <w:footnote w:id="12">
    <w:p w14:paraId="095ED69D" w14:textId="5CF56DB4" w:rsidR="005C21BE" w:rsidRDefault="005C21BE">
      <w:pPr>
        <w:pStyle w:val="FootnoteText"/>
      </w:pPr>
      <w:r>
        <w:rPr>
          <w:rStyle w:val="FootnoteReference"/>
        </w:rPr>
        <w:footnoteRef/>
      </w:r>
      <w:r>
        <w:t xml:space="preserve"> </w:t>
      </w:r>
      <w:hyperlink r:id="rId10" w:history="1">
        <w:r w:rsidRPr="004B10D5">
          <w:rPr>
            <w:rStyle w:val="Hyperlink"/>
          </w:rPr>
          <w:t>http://ringingteachers.org/resource-centre/simulator-resources</w:t>
        </w:r>
      </w:hyperlink>
      <w:r>
        <w:t xml:space="preserve"> </w:t>
      </w:r>
    </w:p>
  </w:footnote>
  <w:footnote w:id="13">
    <w:p w14:paraId="025EC7D9" w14:textId="77777777" w:rsidR="005C21BE" w:rsidRDefault="005C21BE" w:rsidP="004E080F">
      <w:pPr>
        <w:pStyle w:val="FootnoteText"/>
      </w:pPr>
      <w:r>
        <w:rPr>
          <w:rStyle w:val="FootnoteReference"/>
        </w:rPr>
        <w:footnoteRef/>
      </w:r>
      <w:r>
        <w:t xml:space="preserve"> </w:t>
      </w:r>
      <w:hyperlink r:id="rId11" w:history="1">
        <w:r w:rsidRPr="00C146CF">
          <w:rPr>
            <w:rStyle w:val="Hyperlink"/>
          </w:rPr>
          <w:t>http://creativecommons.org/licenses/by-sa/4.0/</w:t>
        </w:r>
      </w:hyperlink>
      <w:r>
        <w:rPr>
          <w:i/>
        </w:rPr>
        <w:t xml:space="preserve"> </w:t>
      </w:r>
    </w:p>
  </w:footnote>
  <w:footnote w:id="14">
    <w:p w14:paraId="092578D2" w14:textId="77777777" w:rsidR="005C21BE" w:rsidRDefault="005C21BE" w:rsidP="004E080F">
      <w:pPr>
        <w:pStyle w:val="FootnoteText"/>
      </w:pPr>
      <w:r>
        <w:rPr>
          <w:rStyle w:val="FootnoteReference"/>
        </w:rPr>
        <w:footnoteRef/>
      </w:r>
      <w:r>
        <w:t xml:space="preserve"> </w:t>
      </w:r>
      <w:hyperlink r:id="rId12"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4331C" w14:textId="31CD8346" w:rsidR="005C21BE" w:rsidRDefault="005C21BE" w:rsidP="00523B1A">
    <w:pPr>
      <w:pStyle w:val="Header"/>
    </w:pPr>
    <w:r>
      <w:t>Type 2 Simulator – Getting Started Guide 1.</w:t>
    </w:r>
    <w:ins w:id="71" w:author="Andrew Instone-Cowie" w:date="2021-07-22T14:27:00Z">
      <w:r>
        <w:t>3</w:t>
      </w:r>
    </w:ins>
    <w:del w:id="72" w:author="Andrew Instone-Cowie" w:date="2021-07-22T14:27:00Z">
      <w:r w:rsidDel="00033C6A">
        <w:delText>2</w:delText>
      </w:r>
    </w:del>
  </w:p>
  <w:p w14:paraId="203BA9E1" w14:textId="7D4E5C3F" w:rsidR="005C21BE" w:rsidRDefault="005C21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5FBA" w14:textId="3431D997" w:rsidR="005C21BE" w:rsidRDefault="005C21BE" w:rsidP="00523B1A">
    <w:pPr>
      <w:pStyle w:val="Header"/>
      <w:jc w:val="right"/>
    </w:pPr>
    <w:r>
      <w:t>Type 2 Simulator – Getting Started Guide 1.</w:t>
    </w:r>
    <w:ins w:id="73" w:author="Andrew Instone-Cowie" w:date="2021-07-22T14:27:00Z">
      <w:r>
        <w:t>3</w:t>
      </w:r>
    </w:ins>
    <w:del w:id="74" w:author="Andrew Instone-Cowie" w:date="2021-07-22T14:27:00Z">
      <w:r w:rsidDel="00033C6A">
        <w:delText>2</w:delText>
      </w:r>
    </w:del>
  </w:p>
  <w:p w14:paraId="77766CF7" w14:textId="4DA991E2" w:rsidR="005C21BE" w:rsidRDefault="005C2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34397"/>
    <w:multiLevelType w:val="hybridMultilevel"/>
    <w:tmpl w:val="6FC4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795A81"/>
    <w:multiLevelType w:val="hybridMultilevel"/>
    <w:tmpl w:val="8406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812A2"/>
    <w:multiLevelType w:val="hybridMultilevel"/>
    <w:tmpl w:val="2B0C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307FAD"/>
    <w:multiLevelType w:val="hybridMultilevel"/>
    <w:tmpl w:val="AC2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60511"/>
    <w:multiLevelType w:val="hybridMultilevel"/>
    <w:tmpl w:val="32925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714960"/>
    <w:multiLevelType w:val="hybridMultilevel"/>
    <w:tmpl w:val="4EDA9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B7832"/>
    <w:multiLevelType w:val="hybridMultilevel"/>
    <w:tmpl w:val="EF90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113881"/>
    <w:multiLevelType w:val="hybridMultilevel"/>
    <w:tmpl w:val="CD44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4A421C"/>
    <w:multiLevelType w:val="hybridMultilevel"/>
    <w:tmpl w:val="00C8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7"/>
  </w:num>
  <w:num w:numId="4">
    <w:abstractNumId w:val="32"/>
  </w:num>
  <w:num w:numId="5">
    <w:abstractNumId w:val="12"/>
  </w:num>
  <w:num w:numId="6">
    <w:abstractNumId w:val="26"/>
  </w:num>
  <w:num w:numId="7">
    <w:abstractNumId w:val="1"/>
  </w:num>
  <w:num w:numId="8">
    <w:abstractNumId w:val="9"/>
  </w:num>
  <w:num w:numId="9">
    <w:abstractNumId w:val="19"/>
  </w:num>
  <w:num w:numId="10">
    <w:abstractNumId w:val="16"/>
  </w:num>
  <w:num w:numId="11">
    <w:abstractNumId w:val="14"/>
  </w:num>
  <w:num w:numId="12">
    <w:abstractNumId w:val="8"/>
  </w:num>
  <w:num w:numId="13">
    <w:abstractNumId w:val="10"/>
  </w:num>
  <w:num w:numId="14">
    <w:abstractNumId w:val="5"/>
  </w:num>
  <w:num w:numId="15">
    <w:abstractNumId w:val="0"/>
  </w:num>
  <w:num w:numId="16">
    <w:abstractNumId w:val="24"/>
  </w:num>
  <w:num w:numId="17">
    <w:abstractNumId w:val="21"/>
  </w:num>
  <w:num w:numId="18">
    <w:abstractNumId w:val="27"/>
  </w:num>
  <w:num w:numId="19">
    <w:abstractNumId w:val="7"/>
  </w:num>
  <w:num w:numId="20">
    <w:abstractNumId w:val="15"/>
  </w:num>
  <w:num w:numId="21">
    <w:abstractNumId w:val="35"/>
  </w:num>
  <w:num w:numId="22">
    <w:abstractNumId w:val="4"/>
  </w:num>
  <w:num w:numId="23">
    <w:abstractNumId w:val="25"/>
  </w:num>
  <w:num w:numId="24">
    <w:abstractNumId w:val="36"/>
  </w:num>
  <w:num w:numId="25">
    <w:abstractNumId w:val="6"/>
  </w:num>
  <w:num w:numId="26">
    <w:abstractNumId w:val="31"/>
  </w:num>
  <w:num w:numId="27">
    <w:abstractNumId w:val="17"/>
  </w:num>
  <w:num w:numId="28">
    <w:abstractNumId w:val="34"/>
  </w:num>
  <w:num w:numId="29">
    <w:abstractNumId w:val="13"/>
  </w:num>
  <w:num w:numId="30">
    <w:abstractNumId w:val="30"/>
  </w:num>
  <w:num w:numId="31">
    <w:abstractNumId w:val="29"/>
  </w:num>
  <w:num w:numId="32">
    <w:abstractNumId w:val="3"/>
  </w:num>
  <w:num w:numId="33">
    <w:abstractNumId w:val="23"/>
  </w:num>
  <w:num w:numId="34">
    <w:abstractNumId w:val="28"/>
  </w:num>
  <w:num w:numId="35">
    <w:abstractNumId w:val="18"/>
  </w:num>
  <w:num w:numId="36">
    <w:abstractNumId w:val="20"/>
  </w:num>
  <w:num w:numId="37">
    <w:abstractNumId w:val="2"/>
  </w:num>
  <w:num w:numId="38">
    <w:abstractNumId w:val="1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proofState w:spelling="clean" w:grammar="clean"/>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21"/>
    <w:rsid w:val="00000A96"/>
    <w:rsid w:val="00006D96"/>
    <w:rsid w:val="0001008E"/>
    <w:rsid w:val="000103DC"/>
    <w:rsid w:val="00011217"/>
    <w:rsid w:val="000134F5"/>
    <w:rsid w:val="00017503"/>
    <w:rsid w:val="000175E1"/>
    <w:rsid w:val="00026457"/>
    <w:rsid w:val="000279CA"/>
    <w:rsid w:val="000306A5"/>
    <w:rsid w:val="00030E5F"/>
    <w:rsid w:val="00033C6A"/>
    <w:rsid w:val="00035D65"/>
    <w:rsid w:val="0004273E"/>
    <w:rsid w:val="000520CD"/>
    <w:rsid w:val="000542B3"/>
    <w:rsid w:val="000557F9"/>
    <w:rsid w:val="00060914"/>
    <w:rsid w:val="00060CAF"/>
    <w:rsid w:val="0006471A"/>
    <w:rsid w:val="00065D66"/>
    <w:rsid w:val="00071B80"/>
    <w:rsid w:val="00080785"/>
    <w:rsid w:val="000812EC"/>
    <w:rsid w:val="00083948"/>
    <w:rsid w:val="000843D0"/>
    <w:rsid w:val="00087329"/>
    <w:rsid w:val="000903D8"/>
    <w:rsid w:val="00091FBF"/>
    <w:rsid w:val="0009270C"/>
    <w:rsid w:val="00092A62"/>
    <w:rsid w:val="00094D60"/>
    <w:rsid w:val="00097412"/>
    <w:rsid w:val="000A3B23"/>
    <w:rsid w:val="000B2B8C"/>
    <w:rsid w:val="000B6A29"/>
    <w:rsid w:val="000B6C76"/>
    <w:rsid w:val="000C0ADF"/>
    <w:rsid w:val="000C1F75"/>
    <w:rsid w:val="000C2AFE"/>
    <w:rsid w:val="000C396F"/>
    <w:rsid w:val="000D219F"/>
    <w:rsid w:val="000D3235"/>
    <w:rsid w:val="000D4B02"/>
    <w:rsid w:val="000D773F"/>
    <w:rsid w:val="000E2149"/>
    <w:rsid w:val="000E3FE4"/>
    <w:rsid w:val="000E6CD5"/>
    <w:rsid w:val="000E7515"/>
    <w:rsid w:val="000F197E"/>
    <w:rsid w:val="000F6726"/>
    <w:rsid w:val="000F684D"/>
    <w:rsid w:val="001060D5"/>
    <w:rsid w:val="001077FA"/>
    <w:rsid w:val="00107E45"/>
    <w:rsid w:val="00110B37"/>
    <w:rsid w:val="00111092"/>
    <w:rsid w:val="00111EED"/>
    <w:rsid w:val="001131B1"/>
    <w:rsid w:val="00114560"/>
    <w:rsid w:val="001242B5"/>
    <w:rsid w:val="00124D88"/>
    <w:rsid w:val="00125A57"/>
    <w:rsid w:val="001329CE"/>
    <w:rsid w:val="00133500"/>
    <w:rsid w:val="00133866"/>
    <w:rsid w:val="001346DB"/>
    <w:rsid w:val="00134A23"/>
    <w:rsid w:val="001363EA"/>
    <w:rsid w:val="00136DDA"/>
    <w:rsid w:val="00142C50"/>
    <w:rsid w:val="00142D48"/>
    <w:rsid w:val="00143AAD"/>
    <w:rsid w:val="00143D50"/>
    <w:rsid w:val="0014461C"/>
    <w:rsid w:val="00145656"/>
    <w:rsid w:val="001519A1"/>
    <w:rsid w:val="00152A9A"/>
    <w:rsid w:val="00152C2B"/>
    <w:rsid w:val="00154A4E"/>
    <w:rsid w:val="00155206"/>
    <w:rsid w:val="001562F8"/>
    <w:rsid w:val="00156DB0"/>
    <w:rsid w:val="001631DF"/>
    <w:rsid w:val="00165787"/>
    <w:rsid w:val="001661AB"/>
    <w:rsid w:val="00167E55"/>
    <w:rsid w:val="00170129"/>
    <w:rsid w:val="00172EEB"/>
    <w:rsid w:val="0017543C"/>
    <w:rsid w:val="00176610"/>
    <w:rsid w:val="001818BB"/>
    <w:rsid w:val="00183E7C"/>
    <w:rsid w:val="00186BC7"/>
    <w:rsid w:val="00187C41"/>
    <w:rsid w:val="001933DC"/>
    <w:rsid w:val="00196224"/>
    <w:rsid w:val="001A3114"/>
    <w:rsid w:val="001B2E22"/>
    <w:rsid w:val="001B3732"/>
    <w:rsid w:val="001C0E70"/>
    <w:rsid w:val="001C214B"/>
    <w:rsid w:val="001C5D70"/>
    <w:rsid w:val="001D0907"/>
    <w:rsid w:val="001D15CF"/>
    <w:rsid w:val="001D2322"/>
    <w:rsid w:val="001D57F7"/>
    <w:rsid w:val="001E1E40"/>
    <w:rsid w:val="001E1F78"/>
    <w:rsid w:val="001E396D"/>
    <w:rsid w:val="001E7349"/>
    <w:rsid w:val="001F4FB7"/>
    <w:rsid w:val="001F5333"/>
    <w:rsid w:val="001F5966"/>
    <w:rsid w:val="002038EB"/>
    <w:rsid w:val="00211292"/>
    <w:rsid w:val="0021223B"/>
    <w:rsid w:val="00212D29"/>
    <w:rsid w:val="00215D7E"/>
    <w:rsid w:val="00215F07"/>
    <w:rsid w:val="002229FA"/>
    <w:rsid w:val="00224F10"/>
    <w:rsid w:val="00226107"/>
    <w:rsid w:val="002301A9"/>
    <w:rsid w:val="00231358"/>
    <w:rsid w:val="002437BA"/>
    <w:rsid w:val="00251800"/>
    <w:rsid w:val="00256E3C"/>
    <w:rsid w:val="00257834"/>
    <w:rsid w:val="002663FF"/>
    <w:rsid w:val="0027272C"/>
    <w:rsid w:val="002742F0"/>
    <w:rsid w:val="00274F21"/>
    <w:rsid w:val="00276DDE"/>
    <w:rsid w:val="00280E0D"/>
    <w:rsid w:val="00283898"/>
    <w:rsid w:val="00283A0F"/>
    <w:rsid w:val="00285ABD"/>
    <w:rsid w:val="002871BD"/>
    <w:rsid w:val="00287E84"/>
    <w:rsid w:val="0029215C"/>
    <w:rsid w:val="002930DA"/>
    <w:rsid w:val="002937EE"/>
    <w:rsid w:val="00297EA5"/>
    <w:rsid w:val="002A3A0C"/>
    <w:rsid w:val="002A44F4"/>
    <w:rsid w:val="002A4E47"/>
    <w:rsid w:val="002B0B68"/>
    <w:rsid w:val="002B3BDA"/>
    <w:rsid w:val="002B3F80"/>
    <w:rsid w:val="002B672E"/>
    <w:rsid w:val="002B774F"/>
    <w:rsid w:val="002B7A19"/>
    <w:rsid w:val="002B7C93"/>
    <w:rsid w:val="002B7EE5"/>
    <w:rsid w:val="002C2E75"/>
    <w:rsid w:val="002D48B0"/>
    <w:rsid w:val="002E1C6E"/>
    <w:rsid w:val="002E5A4F"/>
    <w:rsid w:val="002E6732"/>
    <w:rsid w:val="002F5000"/>
    <w:rsid w:val="002F5C4D"/>
    <w:rsid w:val="002F67A6"/>
    <w:rsid w:val="002F6FC7"/>
    <w:rsid w:val="002F7CAE"/>
    <w:rsid w:val="003105FB"/>
    <w:rsid w:val="00312C51"/>
    <w:rsid w:val="00314976"/>
    <w:rsid w:val="00317E3D"/>
    <w:rsid w:val="0032060D"/>
    <w:rsid w:val="00322AAC"/>
    <w:rsid w:val="00325B20"/>
    <w:rsid w:val="00326979"/>
    <w:rsid w:val="003300EC"/>
    <w:rsid w:val="003313E0"/>
    <w:rsid w:val="0033222D"/>
    <w:rsid w:val="003330E9"/>
    <w:rsid w:val="0034409E"/>
    <w:rsid w:val="00344B53"/>
    <w:rsid w:val="00351683"/>
    <w:rsid w:val="00351C18"/>
    <w:rsid w:val="00352673"/>
    <w:rsid w:val="00355F79"/>
    <w:rsid w:val="00357DAC"/>
    <w:rsid w:val="00364667"/>
    <w:rsid w:val="0037402A"/>
    <w:rsid w:val="00374BB5"/>
    <w:rsid w:val="00375324"/>
    <w:rsid w:val="00376237"/>
    <w:rsid w:val="00376386"/>
    <w:rsid w:val="00376881"/>
    <w:rsid w:val="00380F33"/>
    <w:rsid w:val="0038103D"/>
    <w:rsid w:val="00382709"/>
    <w:rsid w:val="00385F8B"/>
    <w:rsid w:val="00390E9E"/>
    <w:rsid w:val="003924E3"/>
    <w:rsid w:val="00393B25"/>
    <w:rsid w:val="00395444"/>
    <w:rsid w:val="003A018A"/>
    <w:rsid w:val="003A0C36"/>
    <w:rsid w:val="003A2065"/>
    <w:rsid w:val="003A26C7"/>
    <w:rsid w:val="003A2793"/>
    <w:rsid w:val="003A28B0"/>
    <w:rsid w:val="003A3D10"/>
    <w:rsid w:val="003B0C12"/>
    <w:rsid w:val="003B40EC"/>
    <w:rsid w:val="003B6F74"/>
    <w:rsid w:val="003B7101"/>
    <w:rsid w:val="003C320E"/>
    <w:rsid w:val="003C52F3"/>
    <w:rsid w:val="003D5EC0"/>
    <w:rsid w:val="003D7BE9"/>
    <w:rsid w:val="003E2F7D"/>
    <w:rsid w:val="003E6321"/>
    <w:rsid w:val="003E6D21"/>
    <w:rsid w:val="003E7E0F"/>
    <w:rsid w:val="003F1EC6"/>
    <w:rsid w:val="004055D3"/>
    <w:rsid w:val="004079B5"/>
    <w:rsid w:val="00407C92"/>
    <w:rsid w:val="00411143"/>
    <w:rsid w:val="00412002"/>
    <w:rsid w:val="00413118"/>
    <w:rsid w:val="00413F10"/>
    <w:rsid w:val="00424328"/>
    <w:rsid w:val="004304DB"/>
    <w:rsid w:val="004311E8"/>
    <w:rsid w:val="00432304"/>
    <w:rsid w:val="004344A1"/>
    <w:rsid w:val="0043570E"/>
    <w:rsid w:val="004361F0"/>
    <w:rsid w:val="00437796"/>
    <w:rsid w:val="004402CA"/>
    <w:rsid w:val="004408BF"/>
    <w:rsid w:val="00441E7E"/>
    <w:rsid w:val="0044502E"/>
    <w:rsid w:val="00455F46"/>
    <w:rsid w:val="004614DE"/>
    <w:rsid w:val="0046319A"/>
    <w:rsid w:val="00466CAD"/>
    <w:rsid w:val="004714E1"/>
    <w:rsid w:val="00471542"/>
    <w:rsid w:val="00473B29"/>
    <w:rsid w:val="004776A2"/>
    <w:rsid w:val="00483BB7"/>
    <w:rsid w:val="00485DDC"/>
    <w:rsid w:val="00492AE5"/>
    <w:rsid w:val="00493697"/>
    <w:rsid w:val="0049533D"/>
    <w:rsid w:val="004A04C9"/>
    <w:rsid w:val="004A1829"/>
    <w:rsid w:val="004A19E5"/>
    <w:rsid w:val="004A3B22"/>
    <w:rsid w:val="004A5B04"/>
    <w:rsid w:val="004B0FDE"/>
    <w:rsid w:val="004B1553"/>
    <w:rsid w:val="004B3E3A"/>
    <w:rsid w:val="004B4F9B"/>
    <w:rsid w:val="004B5029"/>
    <w:rsid w:val="004B72AD"/>
    <w:rsid w:val="004C170C"/>
    <w:rsid w:val="004C27F1"/>
    <w:rsid w:val="004C342C"/>
    <w:rsid w:val="004C42A5"/>
    <w:rsid w:val="004C7E86"/>
    <w:rsid w:val="004D2501"/>
    <w:rsid w:val="004D639C"/>
    <w:rsid w:val="004D7582"/>
    <w:rsid w:val="004E0108"/>
    <w:rsid w:val="004E080F"/>
    <w:rsid w:val="004E23E2"/>
    <w:rsid w:val="004E2986"/>
    <w:rsid w:val="004E3C76"/>
    <w:rsid w:val="004E57EF"/>
    <w:rsid w:val="004F08CB"/>
    <w:rsid w:val="004F0F66"/>
    <w:rsid w:val="004F1145"/>
    <w:rsid w:val="004F3A7E"/>
    <w:rsid w:val="004F644B"/>
    <w:rsid w:val="00500527"/>
    <w:rsid w:val="00503B9B"/>
    <w:rsid w:val="00506102"/>
    <w:rsid w:val="005115DD"/>
    <w:rsid w:val="0051426B"/>
    <w:rsid w:val="00514AB8"/>
    <w:rsid w:val="00520540"/>
    <w:rsid w:val="00523B1A"/>
    <w:rsid w:val="00524404"/>
    <w:rsid w:val="00524945"/>
    <w:rsid w:val="00530DD5"/>
    <w:rsid w:val="00537138"/>
    <w:rsid w:val="005379B9"/>
    <w:rsid w:val="00537B70"/>
    <w:rsid w:val="00542E76"/>
    <w:rsid w:val="00544CBF"/>
    <w:rsid w:val="0055296A"/>
    <w:rsid w:val="00555C57"/>
    <w:rsid w:val="00557FB7"/>
    <w:rsid w:val="0056516D"/>
    <w:rsid w:val="00565E97"/>
    <w:rsid w:val="0056613E"/>
    <w:rsid w:val="00570EE7"/>
    <w:rsid w:val="005713E3"/>
    <w:rsid w:val="00571596"/>
    <w:rsid w:val="00572583"/>
    <w:rsid w:val="00574E63"/>
    <w:rsid w:val="00584A9D"/>
    <w:rsid w:val="00592C85"/>
    <w:rsid w:val="00593725"/>
    <w:rsid w:val="005972DB"/>
    <w:rsid w:val="005A56D1"/>
    <w:rsid w:val="005A6C99"/>
    <w:rsid w:val="005A76E4"/>
    <w:rsid w:val="005B6B50"/>
    <w:rsid w:val="005B6D89"/>
    <w:rsid w:val="005C2081"/>
    <w:rsid w:val="005C21BE"/>
    <w:rsid w:val="005D1819"/>
    <w:rsid w:val="005D3B0A"/>
    <w:rsid w:val="005E0537"/>
    <w:rsid w:val="005E09F9"/>
    <w:rsid w:val="005E14A6"/>
    <w:rsid w:val="005E1F4A"/>
    <w:rsid w:val="005E47F9"/>
    <w:rsid w:val="005F2FD4"/>
    <w:rsid w:val="005F49F3"/>
    <w:rsid w:val="005F5863"/>
    <w:rsid w:val="005F77C3"/>
    <w:rsid w:val="005F7DBB"/>
    <w:rsid w:val="00600BBD"/>
    <w:rsid w:val="0060312C"/>
    <w:rsid w:val="00604085"/>
    <w:rsid w:val="0061073A"/>
    <w:rsid w:val="006128A1"/>
    <w:rsid w:val="00612F36"/>
    <w:rsid w:val="00614224"/>
    <w:rsid w:val="006173D7"/>
    <w:rsid w:val="00620856"/>
    <w:rsid w:val="00621BC0"/>
    <w:rsid w:val="0062540C"/>
    <w:rsid w:val="00631198"/>
    <w:rsid w:val="006350AF"/>
    <w:rsid w:val="00637B7F"/>
    <w:rsid w:val="00640321"/>
    <w:rsid w:val="0064239D"/>
    <w:rsid w:val="00644B80"/>
    <w:rsid w:val="00646DF5"/>
    <w:rsid w:val="00650ABB"/>
    <w:rsid w:val="006561AB"/>
    <w:rsid w:val="00656B1E"/>
    <w:rsid w:val="00661D70"/>
    <w:rsid w:val="00666B73"/>
    <w:rsid w:val="00667773"/>
    <w:rsid w:val="006708BA"/>
    <w:rsid w:val="00671D64"/>
    <w:rsid w:val="00672C50"/>
    <w:rsid w:val="006734D1"/>
    <w:rsid w:val="006734D2"/>
    <w:rsid w:val="00677FFD"/>
    <w:rsid w:val="00681D68"/>
    <w:rsid w:val="00686BAE"/>
    <w:rsid w:val="00687725"/>
    <w:rsid w:val="006903E2"/>
    <w:rsid w:val="006958B3"/>
    <w:rsid w:val="006975F8"/>
    <w:rsid w:val="006A02C6"/>
    <w:rsid w:val="006A710F"/>
    <w:rsid w:val="006B15EE"/>
    <w:rsid w:val="006B3146"/>
    <w:rsid w:val="006B31BA"/>
    <w:rsid w:val="006B3B40"/>
    <w:rsid w:val="006B594C"/>
    <w:rsid w:val="006B65C2"/>
    <w:rsid w:val="006B7EE2"/>
    <w:rsid w:val="006C0468"/>
    <w:rsid w:val="006C1816"/>
    <w:rsid w:val="006C2C39"/>
    <w:rsid w:val="006C4748"/>
    <w:rsid w:val="006C4A3A"/>
    <w:rsid w:val="006C637F"/>
    <w:rsid w:val="006D1561"/>
    <w:rsid w:val="006D1C30"/>
    <w:rsid w:val="006E0931"/>
    <w:rsid w:val="006E2676"/>
    <w:rsid w:val="006E29F4"/>
    <w:rsid w:val="006E422A"/>
    <w:rsid w:val="006E5727"/>
    <w:rsid w:val="006E59B9"/>
    <w:rsid w:val="006F0765"/>
    <w:rsid w:val="006F08A8"/>
    <w:rsid w:val="006F4AE0"/>
    <w:rsid w:val="006F74F0"/>
    <w:rsid w:val="006F7DB7"/>
    <w:rsid w:val="007023D1"/>
    <w:rsid w:val="0070333A"/>
    <w:rsid w:val="00705901"/>
    <w:rsid w:val="007077FF"/>
    <w:rsid w:val="00711091"/>
    <w:rsid w:val="00712D31"/>
    <w:rsid w:val="00714478"/>
    <w:rsid w:val="0071502F"/>
    <w:rsid w:val="00715718"/>
    <w:rsid w:val="007214A0"/>
    <w:rsid w:val="00721E34"/>
    <w:rsid w:val="00724660"/>
    <w:rsid w:val="007314EE"/>
    <w:rsid w:val="0073348A"/>
    <w:rsid w:val="0073358F"/>
    <w:rsid w:val="00733A4D"/>
    <w:rsid w:val="00736C53"/>
    <w:rsid w:val="0073712C"/>
    <w:rsid w:val="00740E9D"/>
    <w:rsid w:val="007426D0"/>
    <w:rsid w:val="0074395E"/>
    <w:rsid w:val="00744844"/>
    <w:rsid w:val="00745D9B"/>
    <w:rsid w:val="00746FAD"/>
    <w:rsid w:val="00753436"/>
    <w:rsid w:val="00756131"/>
    <w:rsid w:val="007564FC"/>
    <w:rsid w:val="0076349F"/>
    <w:rsid w:val="007639F0"/>
    <w:rsid w:val="0077238D"/>
    <w:rsid w:val="00777A4E"/>
    <w:rsid w:val="00781F35"/>
    <w:rsid w:val="00783608"/>
    <w:rsid w:val="0078474A"/>
    <w:rsid w:val="00787764"/>
    <w:rsid w:val="00790655"/>
    <w:rsid w:val="0079138A"/>
    <w:rsid w:val="00794151"/>
    <w:rsid w:val="007964CF"/>
    <w:rsid w:val="00797994"/>
    <w:rsid w:val="00797B39"/>
    <w:rsid w:val="00797DB8"/>
    <w:rsid w:val="00797E30"/>
    <w:rsid w:val="007A0C7C"/>
    <w:rsid w:val="007A4ECF"/>
    <w:rsid w:val="007A69A4"/>
    <w:rsid w:val="007A7BD6"/>
    <w:rsid w:val="007B0911"/>
    <w:rsid w:val="007B6FBF"/>
    <w:rsid w:val="007B7AEC"/>
    <w:rsid w:val="007C0697"/>
    <w:rsid w:val="007C3A2A"/>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54EF"/>
    <w:rsid w:val="007F788B"/>
    <w:rsid w:val="007F7E8A"/>
    <w:rsid w:val="008000C0"/>
    <w:rsid w:val="00803592"/>
    <w:rsid w:val="00804988"/>
    <w:rsid w:val="00806B26"/>
    <w:rsid w:val="00811CBE"/>
    <w:rsid w:val="0081281D"/>
    <w:rsid w:val="008131E3"/>
    <w:rsid w:val="0081434A"/>
    <w:rsid w:val="00814FDE"/>
    <w:rsid w:val="0081595C"/>
    <w:rsid w:val="00817250"/>
    <w:rsid w:val="008224DB"/>
    <w:rsid w:val="00827219"/>
    <w:rsid w:val="008303AA"/>
    <w:rsid w:val="008326A6"/>
    <w:rsid w:val="008337DF"/>
    <w:rsid w:val="00835317"/>
    <w:rsid w:val="00840B8C"/>
    <w:rsid w:val="00841C2B"/>
    <w:rsid w:val="00843EE4"/>
    <w:rsid w:val="00844DBE"/>
    <w:rsid w:val="008450F9"/>
    <w:rsid w:val="008458D2"/>
    <w:rsid w:val="00852E7A"/>
    <w:rsid w:val="00853170"/>
    <w:rsid w:val="008533D1"/>
    <w:rsid w:val="0085346D"/>
    <w:rsid w:val="00857896"/>
    <w:rsid w:val="00857E9E"/>
    <w:rsid w:val="008700D2"/>
    <w:rsid w:val="00871D89"/>
    <w:rsid w:val="0087584D"/>
    <w:rsid w:val="008759C7"/>
    <w:rsid w:val="008772AE"/>
    <w:rsid w:val="00877B5C"/>
    <w:rsid w:val="00882400"/>
    <w:rsid w:val="00884FDA"/>
    <w:rsid w:val="00887BF9"/>
    <w:rsid w:val="008911A3"/>
    <w:rsid w:val="0089136C"/>
    <w:rsid w:val="008A236E"/>
    <w:rsid w:val="008A35FF"/>
    <w:rsid w:val="008B0EA2"/>
    <w:rsid w:val="008B1EDE"/>
    <w:rsid w:val="008B2177"/>
    <w:rsid w:val="008B46DB"/>
    <w:rsid w:val="008B621C"/>
    <w:rsid w:val="008B71E7"/>
    <w:rsid w:val="008B7CE4"/>
    <w:rsid w:val="008B7DA0"/>
    <w:rsid w:val="008C6543"/>
    <w:rsid w:val="008C7828"/>
    <w:rsid w:val="008C7A7F"/>
    <w:rsid w:val="008E059E"/>
    <w:rsid w:val="008E15A9"/>
    <w:rsid w:val="008E3B38"/>
    <w:rsid w:val="008E418D"/>
    <w:rsid w:val="008E58FC"/>
    <w:rsid w:val="008E7853"/>
    <w:rsid w:val="008E7D1B"/>
    <w:rsid w:val="008F0E54"/>
    <w:rsid w:val="008F3DF9"/>
    <w:rsid w:val="008F5225"/>
    <w:rsid w:val="008F5297"/>
    <w:rsid w:val="008F67D7"/>
    <w:rsid w:val="008F7177"/>
    <w:rsid w:val="0090134D"/>
    <w:rsid w:val="009030AD"/>
    <w:rsid w:val="00905170"/>
    <w:rsid w:val="00917E91"/>
    <w:rsid w:val="009203B6"/>
    <w:rsid w:val="00924825"/>
    <w:rsid w:val="00924AB5"/>
    <w:rsid w:val="00927EE7"/>
    <w:rsid w:val="009336E2"/>
    <w:rsid w:val="0093516A"/>
    <w:rsid w:val="00936DEF"/>
    <w:rsid w:val="009438BD"/>
    <w:rsid w:val="0095033B"/>
    <w:rsid w:val="0095679A"/>
    <w:rsid w:val="00962E8D"/>
    <w:rsid w:val="009642B2"/>
    <w:rsid w:val="009656B9"/>
    <w:rsid w:val="00966018"/>
    <w:rsid w:val="00970EDC"/>
    <w:rsid w:val="00973DB9"/>
    <w:rsid w:val="009746F9"/>
    <w:rsid w:val="009747DF"/>
    <w:rsid w:val="00975A82"/>
    <w:rsid w:val="00980ED9"/>
    <w:rsid w:val="00990D1C"/>
    <w:rsid w:val="0099187D"/>
    <w:rsid w:val="009935F4"/>
    <w:rsid w:val="00994514"/>
    <w:rsid w:val="009A575D"/>
    <w:rsid w:val="009B27F9"/>
    <w:rsid w:val="009B2B07"/>
    <w:rsid w:val="009B47B0"/>
    <w:rsid w:val="009B5FE2"/>
    <w:rsid w:val="009B7054"/>
    <w:rsid w:val="009B7576"/>
    <w:rsid w:val="009C0ED9"/>
    <w:rsid w:val="009C36BF"/>
    <w:rsid w:val="009C59CD"/>
    <w:rsid w:val="009C6B62"/>
    <w:rsid w:val="009D5CA6"/>
    <w:rsid w:val="009D705A"/>
    <w:rsid w:val="009E107B"/>
    <w:rsid w:val="009E4601"/>
    <w:rsid w:val="009E4668"/>
    <w:rsid w:val="009E4E3F"/>
    <w:rsid w:val="009F0812"/>
    <w:rsid w:val="009F32C4"/>
    <w:rsid w:val="009F4824"/>
    <w:rsid w:val="009F5001"/>
    <w:rsid w:val="009F65D8"/>
    <w:rsid w:val="00A001B0"/>
    <w:rsid w:val="00A02E53"/>
    <w:rsid w:val="00A061B4"/>
    <w:rsid w:val="00A07A48"/>
    <w:rsid w:val="00A10BC2"/>
    <w:rsid w:val="00A13BF5"/>
    <w:rsid w:val="00A14AB7"/>
    <w:rsid w:val="00A15557"/>
    <w:rsid w:val="00A17A1E"/>
    <w:rsid w:val="00A2147D"/>
    <w:rsid w:val="00A21BA1"/>
    <w:rsid w:val="00A22206"/>
    <w:rsid w:val="00A22B29"/>
    <w:rsid w:val="00A26AE2"/>
    <w:rsid w:val="00A32103"/>
    <w:rsid w:val="00A33666"/>
    <w:rsid w:val="00A35396"/>
    <w:rsid w:val="00A357C8"/>
    <w:rsid w:val="00A4506C"/>
    <w:rsid w:val="00A450E9"/>
    <w:rsid w:val="00A46E0E"/>
    <w:rsid w:val="00A5072E"/>
    <w:rsid w:val="00A50D46"/>
    <w:rsid w:val="00A51C0B"/>
    <w:rsid w:val="00A520C5"/>
    <w:rsid w:val="00A55A46"/>
    <w:rsid w:val="00A61903"/>
    <w:rsid w:val="00A62A0F"/>
    <w:rsid w:val="00A70B19"/>
    <w:rsid w:val="00A764ED"/>
    <w:rsid w:val="00A77120"/>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7EA"/>
    <w:rsid w:val="00AE4E75"/>
    <w:rsid w:val="00AE6363"/>
    <w:rsid w:val="00AF40F7"/>
    <w:rsid w:val="00AF618E"/>
    <w:rsid w:val="00AF683D"/>
    <w:rsid w:val="00B0002C"/>
    <w:rsid w:val="00B0069F"/>
    <w:rsid w:val="00B0640D"/>
    <w:rsid w:val="00B071A3"/>
    <w:rsid w:val="00B1151E"/>
    <w:rsid w:val="00B13AB6"/>
    <w:rsid w:val="00B140FC"/>
    <w:rsid w:val="00B17270"/>
    <w:rsid w:val="00B25124"/>
    <w:rsid w:val="00B26528"/>
    <w:rsid w:val="00B30973"/>
    <w:rsid w:val="00B36828"/>
    <w:rsid w:val="00B36A8E"/>
    <w:rsid w:val="00B37008"/>
    <w:rsid w:val="00B4736C"/>
    <w:rsid w:val="00B52FFB"/>
    <w:rsid w:val="00B56143"/>
    <w:rsid w:val="00B62BA1"/>
    <w:rsid w:val="00B64158"/>
    <w:rsid w:val="00B64BA0"/>
    <w:rsid w:val="00B65B84"/>
    <w:rsid w:val="00B7092D"/>
    <w:rsid w:val="00B72F65"/>
    <w:rsid w:val="00B7322D"/>
    <w:rsid w:val="00B74644"/>
    <w:rsid w:val="00B7533B"/>
    <w:rsid w:val="00B75510"/>
    <w:rsid w:val="00B76689"/>
    <w:rsid w:val="00B81758"/>
    <w:rsid w:val="00B836FB"/>
    <w:rsid w:val="00B8755F"/>
    <w:rsid w:val="00B90DE3"/>
    <w:rsid w:val="00B911AA"/>
    <w:rsid w:val="00B9287A"/>
    <w:rsid w:val="00B92A92"/>
    <w:rsid w:val="00B93231"/>
    <w:rsid w:val="00BA08DE"/>
    <w:rsid w:val="00BA093F"/>
    <w:rsid w:val="00BA1450"/>
    <w:rsid w:val="00BA65E4"/>
    <w:rsid w:val="00BB2C45"/>
    <w:rsid w:val="00BB578F"/>
    <w:rsid w:val="00BB5DB9"/>
    <w:rsid w:val="00BB6D5C"/>
    <w:rsid w:val="00BC0C02"/>
    <w:rsid w:val="00BC200B"/>
    <w:rsid w:val="00BC22EA"/>
    <w:rsid w:val="00BC75A4"/>
    <w:rsid w:val="00BD116B"/>
    <w:rsid w:val="00BD25FB"/>
    <w:rsid w:val="00BD4C7E"/>
    <w:rsid w:val="00BD5CAC"/>
    <w:rsid w:val="00BD7089"/>
    <w:rsid w:val="00BE0C5F"/>
    <w:rsid w:val="00BE358B"/>
    <w:rsid w:val="00BE39D0"/>
    <w:rsid w:val="00BE5731"/>
    <w:rsid w:val="00BF1435"/>
    <w:rsid w:val="00BF24E9"/>
    <w:rsid w:val="00BF30B8"/>
    <w:rsid w:val="00C01377"/>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42E84"/>
    <w:rsid w:val="00C508EE"/>
    <w:rsid w:val="00C5143D"/>
    <w:rsid w:val="00C55B4E"/>
    <w:rsid w:val="00C64E35"/>
    <w:rsid w:val="00C65387"/>
    <w:rsid w:val="00C70B20"/>
    <w:rsid w:val="00C71FF5"/>
    <w:rsid w:val="00C733DC"/>
    <w:rsid w:val="00C7795F"/>
    <w:rsid w:val="00C854F0"/>
    <w:rsid w:val="00C86363"/>
    <w:rsid w:val="00C9401E"/>
    <w:rsid w:val="00C94427"/>
    <w:rsid w:val="00C9540A"/>
    <w:rsid w:val="00CA10C5"/>
    <w:rsid w:val="00CA2473"/>
    <w:rsid w:val="00CA2912"/>
    <w:rsid w:val="00CA2E9E"/>
    <w:rsid w:val="00CB0A05"/>
    <w:rsid w:val="00CB15F7"/>
    <w:rsid w:val="00CB203A"/>
    <w:rsid w:val="00CB2A64"/>
    <w:rsid w:val="00CB38C5"/>
    <w:rsid w:val="00CB469A"/>
    <w:rsid w:val="00CB5FC9"/>
    <w:rsid w:val="00CC20E1"/>
    <w:rsid w:val="00CC3025"/>
    <w:rsid w:val="00CC4315"/>
    <w:rsid w:val="00CD0E89"/>
    <w:rsid w:val="00CD4E00"/>
    <w:rsid w:val="00CD768A"/>
    <w:rsid w:val="00CE0F0B"/>
    <w:rsid w:val="00CE46AC"/>
    <w:rsid w:val="00CE5496"/>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165"/>
    <w:rsid w:val="00D23245"/>
    <w:rsid w:val="00D24C94"/>
    <w:rsid w:val="00D30D7C"/>
    <w:rsid w:val="00D32A97"/>
    <w:rsid w:val="00D3619F"/>
    <w:rsid w:val="00D36A92"/>
    <w:rsid w:val="00D378D7"/>
    <w:rsid w:val="00D40C92"/>
    <w:rsid w:val="00D50639"/>
    <w:rsid w:val="00D51E99"/>
    <w:rsid w:val="00D525A7"/>
    <w:rsid w:val="00D54498"/>
    <w:rsid w:val="00D55A61"/>
    <w:rsid w:val="00D57358"/>
    <w:rsid w:val="00D65C60"/>
    <w:rsid w:val="00D65ECF"/>
    <w:rsid w:val="00D700EA"/>
    <w:rsid w:val="00D717AA"/>
    <w:rsid w:val="00D727E7"/>
    <w:rsid w:val="00D736D6"/>
    <w:rsid w:val="00D761D7"/>
    <w:rsid w:val="00D81B86"/>
    <w:rsid w:val="00D81E25"/>
    <w:rsid w:val="00D8238D"/>
    <w:rsid w:val="00D82A00"/>
    <w:rsid w:val="00D85978"/>
    <w:rsid w:val="00D95B3F"/>
    <w:rsid w:val="00D96B38"/>
    <w:rsid w:val="00DA1ACE"/>
    <w:rsid w:val="00DA4419"/>
    <w:rsid w:val="00DA557F"/>
    <w:rsid w:val="00DA5E27"/>
    <w:rsid w:val="00DA65F1"/>
    <w:rsid w:val="00DA711C"/>
    <w:rsid w:val="00DB2BC9"/>
    <w:rsid w:val="00DB3065"/>
    <w:rsid w:val="00DB6478"/>
    <w:rsid w:val="00DB657C"/>
    <w:rsid w:val="00DC03A1"/>
    <w:rsid w:val="00DC3B5F"/>
    <w:rsid w:val="00DC3C21"/>
    <w:rsid w:val="00DC42A8"/>
    <w:rsid w:val="00DC6AE5"/>
    <w:rsid w:val="00DD2547"/>
    <w:rsid w:val="00DD60CE"/>
    <w:rsid w:val="00DE5FF8"/>
    <w:rsid w:val="00DF056B"/>
    <w:rsid w:val="00DF18A0"/>
    <w:rsid w:val="00DF1BEF"/>
    <w:rsid w:val="00DF3BEB"/>
    <w:rsid w:val="00DF3D47"/>
    <w:rsid w:val="00DF5A6B"/>
    <w:rsid w:val="00DF74BA"/>
    <w:rsid w:val="00E04BCB"/>
    <w:rsid w:val="00E0584C"/>
    <w:rsid w:val="00E06C8A"/>
    <w:rsid w:val="00E11DDF"/>
    <w:rsid w:val="00E152BA"/>
    <w:rsid w:val="00E15E30"/>
    <w:rsid w:val="00E202D6"/>
    <w:rsid w:val="00E210A4"/>
    <w:rsid w:val="00E21E80"/>
    <w:rsid w:val="00E22C64"/>
    <w:rsid w:val="00E2398C"/>
    <w:rsid w:val="00E23D8C"/>
    <w:rsid w:val="00E25716"/>
    <w:rsid w:val="00E27643"/>
    <w:rsid w:val="00E35643"/>
    <w:rsid w:val="00E35852"/>
    <w:rsid w:val="00E377C0"/>
    <w:rsid w:val="00E410E3"/>
    <w:rsid w:val="00E442F2"/>
    <w:rsid w:val="00E50AD1"/>
    <w:rsid w:val="00E51068"/>
    <w:rsid w:val="00E5198C"/>
    <w:rsid w:val="00E52D99"/>
    <w:rsid w:val="00E558BA"/>
    <w:rsid w:val="00E55F3B"/>
    <w:rsid w:val="00E63440"/>
    <w:rsid w:val="00E648FC"/>
    <w:rsid w:val="00E6503D"/>
    <w:rsid w:val="00E65397"/>
    <w:rsid w:val="00E667C9"/>
    <w:rsid w:val="00E71675"/>
    <w:rsid w:val="00E71E71"/>
    <w:rsid w:val="00E72B38"/>
    <w:rsid w:val="00E76876"/>
    <w:rsid w:val="00E76AA3"/>
    <w:rsid w:val="00E76CA8"/>
    <w:rsid w:val="00E832C8"/>
    <w:rsid w:val="00E833F3"/>
    <w:rsid w:val="00E839AD"/>
    <w:rsid w:val="00E8494B"/>
    <w:rsid w:val="00E856B8"/>
    <w:rsid w:val="00E906D4"/>
    <w:rsid w:val="00E91616"/>
    <w:rsid w:val="00EA10C5"/>
    <w:rsid w:val="00EA2591"/>
    <w:rsid w:val="00EA287C"/>
    <w:rsid w:val="00EA451C"/>
    <w:rsid w:val="00EA79DD"/>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01098"/>
    <w:rsid w:val="00F049A8"/>
    <w:rsid w:val="00F072F6"/>
    <w:rsid w:val="00F10033"/>
    <w:rsid w:val="00F10EC4"/>
    <w:rsid w:val="00F13535"/>
    <w:rsid w:val="00F14ACA"/>
    <w:rsid w:val="00F14B14"/>
    <w:rsid w:val="00F159D2"/>
    <w:rsid w:val="00F224B4"/>
    <w:rsid w:val="00F244B6"/>
    <w:rsid w:val="00F2560A"/>
    <w:rsid w:val="00F32849"/>
    <w:rsid w:val="00F34B4A"/>
    <w:rsid w:val="00F357DB"/>
    <w:rsid w:val="00F415EF"/>
    <w:rsid w:val="00F41EE8"/>
    <w:rsid w:val="00F42674"/>
    <w:rsid w:val="00F44AA1"/>
    <w:rsid w:val="00F474FE"/>
    <w:rsid w:val="00F518E7"/>
    <w:rsid w:val="00F5456A"/>
    <w:rsid w:val="00F55420"/>
    <w:rsid w:val="00F55B9F"/>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12A3"/>
    <w:rsid w:val="00FA21D8"/>
    <w:rsid w:val="00FA2B2C"/>
    <w:rsid w:val="00FA6344"/>
    <w:rsid w:val="00FB1524"/>
    <w:rsid w:val="00FB6DAB"/>
    <w:rsid w:val="00FC0F6F"/>
    <w:rsid w:val="00FC43B0"/>
    <w:rsid w:val="00FC4532"/>
    <w:rsid w:val="00FC55BC"/>
    <w:rsid w:val="00FC562B"/>
    <w:rsid w:val="00FC6553"/>
    <w:rsid w:val="00FD28E1"/>
    <w:rsid w:val="00FD3881"/>
    <w:rsid w:val="00FD485A"/>
    <w:rsid w:val="00FD7B98"/>
    <w:rsid w:val="00FE35A5"/>
    <w:rsid w:val="00FE5199"/>
    <w:rsid w:val="00FE5D4B"/>
    <w:rsid w:val="00FE65AA"/>
    <w:rsid w:val="00FE6BBA"/>
    <w:rsid w:val="00FE6E12"/>
    <w:rsid w:val="00FE7EA5"/>
    <w:rsid w:val="00FF19C3"/>
    <w:rsid w:val="00FF37FC"/>
    <w:rsid w:val="00FF49B2"/>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mulators/simulator-type2/tree/master/docs"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Simulators/simulator" TargetMode="External"/><Relationship Id="rId3" Type="http://schemas.openxmlformats.org/officeDocument/2006/relationships/hyperlink" Target="http://www.beltower.co.uk/" TargetMode="External"/><Relationship Id="rId7" Type="http://schemas.openxmlformats.org/officeDocument/2006/relationships/hyperlink" Target="http://www.gnu.org/licenses/gpl-3.0.en.html" TargetMode="External"/><Relationship Id="rId12" Type="http://schemas.openxmlformats.org/officeDocument/2006/relationships/hyperlink" Target="http://www.gnu.org/licenses/gpl-3.0.en.html" TargetMode="External"/><Relationship Id="rId2" Type="http://schemas.openxmlformats.org/officeDocument/2006/relationships/hyperlink" Target="http://www.abelsim.co.uk/" TargetMode="External"/><Relationship Id="rId1" Type="http://schemas.openxmlformats.org/officeDocument/2006/relationships/hyperlink" Target="http://creativecommons.org/licenses/by-sa/4.0/" TargetMode="External"/><Relationship Id="rId6" Type="http://schemas.openxmlformats.org/officeDocument/2006/relationships/hyperlink" Target="http://creativecommons.org/licenses/by-sa/4.0/" TargetMode="External"/><Relationship Id="rId11" Type="http://schemas.openxmlformats.org/officeDocument/2006/relationships/hyperlink" Target="http://creativecommons.org/licenses/by-sa/4.0/" TargetMode="External"/><Relationship Id="rId5" Type="http://schemas.openxmlformats.org/officeDocument/2006/relationships/hyperlink" Target="http://creativecommons.org/licenses/by/2.0" TargetMode="External"/><Relationship Id="rId10" Type="http://schemas.openxmlformats.org/officeDocument/2006/relationships/hyperlink" Target="http://ringingteachers.org/resource-centre/simulator-resources" TargetMode="External"/><Relationship Id="rId4" Type="http://schemas.openxmlformats.org/officeDocument/2006/relationships/hyperlink" Target="http://www.belfryware.com/" TargetMode="External"/><Relationship Id="rId9" Type="http://schemas.openxmlformats.org/officeDocument/2006/relationships/hyperlink" Target="http://ringingteachers.org/resource-centre/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672DE-EE22-4765-8C81-F980E921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01 – Getting Started Guide</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Getting Started Guide</dc:title>
  <dc:creator>Andrew Instone-Cowie</dc:creator>
  <cp:lastModifiedBy>Andrew Instone-Cowie</cp:lastModifiedBy>
  <cp:revision>11</cp:revision>
  <cp:lastPrinted>2021-07-22T13:43:00Z</cp:lastPrinted>
  <dcterms:created xsi:type="dcterms:W3CDTF">2020-08-18T19:08:00Z</dcterms:created>
  <dcterms:modified xsi:type="dcterms:W3CDTF">2021-07-22T15:03:00Z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