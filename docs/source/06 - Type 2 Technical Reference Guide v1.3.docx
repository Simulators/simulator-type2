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63AC2D6" w:rsidR="00F10EC4" w:rsidRDefault="00BF6ECB" w:rsidP="007E4CA5">
      <w:pPr>
        <w:jc w:val="center"/>
      </w:pPr>
      <w:r>
        <w:rPr>
          <w:noProof/>
        </w:rPr>
        <w:drawing>
          <wp:inline distT="0" distB="0" distL="0" distR="0" wp14:anchorId="4751716B" wp14:editId="0BB65AC5">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479EC342" w:rsidR="00D16CF7" w:rsidRPr="008B7DA0" w:rsidRDefault="00D16CF7" w:rsidP="00D16CF7">
      <w:pPr>
        <w:spacing w:after="0"/>
      </w:pPr>
      <w:r w:rsidRPr="008B7DA0">
        <w:t xml:space="preserve">Date: </w:t>
      </w:r>
      <w:del w:id="0" w:author="Andrew Instone-Cowie" w:date="2021-08-10T20:26:00Z">
        <w:r w:rsidR="00A02960" w:rsidDel="00E20243">
          <w:delText xml:space="preserve">18 </w:delText>
        </w:r>
      </w:del>
      <w:ins w:id="1" w:author="Andrew Instone-Cowie" w:date="2021-08-27T13:59:00Z">
        <w:r w:rsidR="00BF59FA">
          <w:t>27</w:t>
        </w:r>
      </w:ins>
      <w:ins w:id="2" w:author="Andrew Instone-Cowie" w:date="2021-08-10T20:26:00Z">
        <w:r w:rsidR="00E20243">
          <w:t xml:space="preserve"> </w:t>
        </w:r>
      </w:ins>
      <w:r w:rsidR="00A02960">
        <w:t xml:space="preserve">August </w:t>
      </w:r>
      <w:r w:rsidR="00CC6E75">
        <w:t>202</w:t>
      </w:r>
      <w:ins w:id="3" w:author="Andrew Instone-Cowie" w:date="2021-08-10T20:26:00Z">
        <w:r w:rsidR="00E20243">
          <w:t>1</w:t>
        </w:r>
      </w:ins>
      <w:del w:id="4" w:author="Andrew Instone-Cowie" w:date="2021-08-10T20:26:00Z">
        <w:r w:rsidR="00CC6E75" w:rsidDel="00E20243">
          <w:delText>0</w:delText>
        </w:r>
      </w:del>
    </w:p>
    <w:p w14:paraId="60B4D2F8" w14:textId="6BBF8ACB" w:rsidR="00D16CF7" w:rsidRPr="008B7DA0" w:rsidRDefault="00D16CF7">
      <w:r w:rsidRPr="008B7DA0">
        <w:t xml:space="preserve">Version: </w:t>
      </w:r>
      <w:r w:rsidR="003912A1">
        <w:t>1.</w:t>
      </w:r>
      <w:ins w:id="5" w:author="Andrew Instone-Cowie" w:date="2021-08-10T20:26:00Z">
        <w:r w:rsidR="00E20243">
          <w:t>3</w:t>
        </w:r>
      </w:ins>
      <w:del w:id="6" w:author="Andrew Instone-Cowie" w:date="2021-08-10T20:26:00Z">
        <w:r w:rsidR="00A02960" w:rsidDel="00E20243">
          <w:delText>2</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F33535D" w14:textId="761107A1" w:rsidR="00CD5701" w:rsidRDefault="004A19E5">
          <w:pPr>
            <w:pStyle w:val="TOC1"/>
            <w:tabs>
              <w:tab w:val="right" w:leader="dot" w:pos="9016"/>
            </w:tabs>
            <w:rPr>
              <w:ins w:id="7" w:author="Andrew Instone-Cowie" w:date="2021-08-25T14:13:00Z"/>
              <w:rFonts w:eastAsiaTheme="minorEastAsia"/>
              <w:noProof/>
              <w:lang w:eastAsia="en-GB"/>
            </w:rPr>
          </w:pPr>
          <w:r>
            <w:fldChar w:fldCharType="begin"/>
          </w:r>
          <w:r>
            <w:instrText xml:space="preserve"> TOC \o "1-3" \h \z \u </w:instrText>
          </w:r>
          <w:r>
            <w:fldChar w:fldCharType="separate"/>
          </w:r>
          <w:ins w:id="8" w:author="Andrew Instone-Cowie" w:date="2021-08-25T14:13:00Z">
            <w:r w:rsidR="00CD5701" w:rsidRPr="005C6B75">
              <w:rPr>
                <w:rStyle w:val="Hyperlink"/>
                <w:noProof/>
              </w:rPr>
              <w:fldChar w:fldCharType="begin"/>
            </w:r>
            <w:r w:rsidR="00CD5701" w:rsidRPr="005C6B75">
              <w:rPr>
                <w:rStyle w:val="Hyperlink"/>
                <w:noProof/>
              </w:rPr>
              <w:instrText xml:space="preserve"> </w:instrText>
            </w:r>
            <w:r w:rsidR="00CD5701">
              <w:rPr>
                <w:noProof/>
              </w:rPr>
              <w:instrText>HYPERLINK \l "_Toc80793196"</w:instrText>
            </w:r>
            <w:r w:rsidR="00CD5701" w:rsidRPr="005C6B75">
              <w:rPr>
                <w:rStyle w:val="Hyperlink"/>
                <w:noProof/>
              </w:rPr>
              <w:instrText xml:space="preserve"> </w:instrText>
            </w:r>
          </w:ins>
          <w:ins w:id="9" w:author="Andrew Instone-Cowie" w:date="2021-08-27T13:59:00Z">
            <w:r w:rsidR="00BF59FA" w:rsidRPr="005C6B75">
              <w:rPr>
                <w:rStyle w:val="Hyperlink"/>
                <w:noProof/>
              </w:rPr>
            </w:r>
          </w:ins>
          <w:ins w:id="10" w:author="Andrew Instone-Cowie" w:date="2021-08-25T14:13:00Z">
            <w:r w:rsidR="00CD5701" w:rsidRPr="005C6B75">
              <w:rPr>
                <w:rStyle w:val="Hyperlink"/>
                <w:noProof/>
              </w:rPr>
              <w:fldChar w:fldCharType="separate"/>
            </w:r>
            <w:r w:rsidR="00CD5701" w:rsidRPr="005C6B75">
              <w:rPr>
                <w:rStyle w:val="Hyperlink"/>
                <w:noProof/>
              </w:rPr>
              <w:t>Index of Figures</w:t>
            </w:r>
            <w:r w:rsidR="00CD5701">
              <w:rPr>
                <w:noProof/>
                <w:webHidden/>
              </w:rPr>
              <w:tab/>
            </w:r>
            <w:r w:rsidR="00CD5701">
              <w:rPr>
                <w:noProof/>
                <w:webHidden/>
              </w:rPr>
              <w:fldChar w:fldCharType="begin"/>
            </w:r>
            <w:r w:rsidR="00CD5701">
              <w:rPr>
                <w:noProof/>
                <w:webHidden/>
              </w:rPr>
              <w:instrText xml:space="preserve"> PAGEREF _Toc80793196 \h </w:instrText>
            </w:r>
          </w:ins>
          <w:r w:rsidR="00CD5701">
            <w:rPr>
              <w:noProof/>
              <w:webHidden/>
            </w:rPr>
          </w:r>
          <w:r w:rsidR="00CD5701">
            <w:rPr>
              <w:noProof/>
              <w:webHidden/>
            </w:rPr>
            <w:fldChar w:fldCharType="separate"/>
          </w:r>
          <w:ins w:id="11" w:author="Andrew Instone-Cowie" w:date="2021-08-27T13:59:00Z">
            <w:r w:rsidR="0021271C">
              <w:rPr>
                <w:noProof/>
                <w:webHidden/>
              </w:rPr>
              <w:t>5</w:t>
            </w:r>
          </w:ins>
          <w:ins w:id="12" w:author="Andrew Instone-Cowie" w:date="2021-08-25T14:13:00Z">
            <w:r w:rsidR="00CD5701">
              <w:rPr>
                <w:noProof/>
                <w:webHidden/>
              </w:rPr>
              <w:fldChar w:fldCharType="end"/>
            </w:r>
            <w:r w:rsidR="00CD5701" w:rsidRPr="005C6B75">
              <w:rPr>
                <w:rStyle w:val="Hyperlink"/>
                <w:noProof/>
              </w:rPr>
              <w:fldChar w:fldCharType="end"/>
            </w:r>
          </w:ins>
        </w:p>
        <w:p w14:paraId="0F11CA14" w14:textId="363C2C46" w:rsidR="00CD5701" w:rsidRDefault="00CD5701">
          <w:pPr>
            <w:pStyle w:val="TOC1"/>
            <w:tabs>
              <w:tab w:val="right" w:leader="dot" w:pos="9016"/>
            </w:tabs>
            <w:rPr>
              <w:ins w:id="13" w:author="Andrew Instone-Cowie" w:date="2021-08-25T14:13:00Z"/>
              <w:rFonts w:eastAsiaTheme="minorEastAsia"/>
              <w:noProof/>
              <w:lang w:eastAsia="en-GB"/>
            </w:rPr>
          </w:pPr>
          <w:ins w:id="1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"_Toc80793197"</w:instrText>
            </w:r>
            <w:r w:rsidRPr="005C6B75">
              <w:rPr>
                <w:rStyle w:val="Hyperlink"/>
                <w:noProof/>
              </w:rPr>
              <w:instrText xml:space="preserve"> </w:instrText>
            </w:r>
          </w:ins>
          <w:ins w:id="15" w:author="Andrew Instone-Cowie" w:date="2021-08-27T13:59:00Z">
            <w:r w:rsidR="00BF59FA" w:rsidRPr="005C6B75">
              <w:rPr>
                <w:rStyle w:val="Hyperlink"/>
                <w:noProof/>
              </w:rPr>
            </w:r>
          </w:ins>
          <w:ins w:id="16" w:author="Andrew Instone-Cowie" w:date="2021-08-25T14:13:00Z">
            <w:r w:rsidRPr="005C6B75">
              <w:rPr>
                <w:rStyle w:val="Hyperlink"/>
                <w:noProof/>
              </w:rPr>
              <w:fldChar w:fldCharType="separate"/>
            </w:r>
            <w:r w:rsidRPr="005C6B75">
              <w:rPr>
                <w:rStyle w:val="Hyperlink"/>
                <w:noProof/>
              </w:rPr>
              <w:t>Index of Tables</w:t>
            </w:r>
            <w:r>
              <w:rPr>
                <w:noProof/>
                <w:webHidden/>
              </w:rPr>
              <w:tab/>
            </w:r>
            <w:r>
              <w:rPr>
                <w:noProof/>
                <w:webHidden/>
              </w:rPr>
              <w:fldChar w:fldCharType="begin"/>
            </w:r>
            <w:r>
              <w:rPr>
                <w:noProof/>
                <w:webHidden/>
              </w:rPr>
              <w:instrText xml:space="preserve"> PAGEREF _Toc80793197 \h </w:instrText>
            </w:r>
          </w:ins>
          <w:r>
            <w:rPr>
              <w:noProof/>
              <w:webHidden/>
            </w:rPr>
          </w:r>
          <w:r>
            <w:rPr>
              <w:noProof/>
              <w:webHidden/>
            </w:rPr>
            <w:fldChar w:fldCharType="separate"/>
          </w:r>
          <w:ins w:id="17" w:author="Andrew Instone-Cowie" w:date="2021-08-27T13:59:00Z">
            <w:r w:rsidR="0021271C">
              <w:rPr>
                <w:noProof/>
                <w:webHidden/>
              </w:rPr>
              <w:t>7</w:t>
            </w:r>
          </w:ins>
          <w:ins w:id="18" w:author="Andrew Instone-Cowie" w:date="2021-08-25T14:13:00Z">
            <w:r>
              <w:rPr>
                <w:noProof/>
                <w:webHidden/>
              </w:rPr>
              <w:fldChar w:fldCharType="end"/>
            </w:r>
            <w:r w:rsidRPr="005C6B75">
              <w:rPr>
                <w:rStyle w:val="Hyperlink"/>
                <w:noProof/>
              </w:rPr>
              <w:fldChar w:fldCharType="end"/>
            </w:r>
          </w:ins>
        </w:p>
        <w:p w14:paraId="38820E56" w14:textId="3EBDAC2C" w:rsidR="00CD5701" w:rsidRDefault="00CD5701">
          <w:pPr>
            <w:pStyle w:val="TOC1"/>
            <w:tabs>
              <w:tab w:val="right" w:leader="dot" w:pos="9016"/>
            </w:tabs>
            <w:rPr>
              <w:ins w:id="19" w:author="Andrew Instone-Cowie" w:date="2021-08-25T14:13:00Z"/>
              <w:rFonts w:eastAsiaTheme="minorEastAsia"/>
              <w:noProof/>
              <w:lang w:eastAsia="en-GB"/>
            </w:rPr>
          </w:pPr>
          <w:ins w:id="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"_Toc80793198"</w:instrText>
            </w:r>
            <w:r w:rsidRPr="005C6B75">
              <w:rPr>
                <w:rStyle w:val="Hyperlink"/>
                <w:noProof/>
              </w:rPr>
              <w:instrText xml:space="preserve"> </w:instrText>
            </w:r>
          </w:ins>
          <w:ins w:id="21" w:author="Andrew Instone-Cowie" w:date="2021-08-27T13:59:00Z">
            <w:r w:rsidR="00BF59FA" w:rsidRPr="005C6B75">
              <w:rPr>
                <w:rStyle w:val="Hyperlink"/>
                <w:noProof/>
              </w:rPr>
            </w:r>
          </w:ins>
          <w:ins w:id="22" w:author="Andrew Instone-Cowie" w:date="2021-08-25T14:13:00Z">
            <w:r w:rsidRPr="005C6B75">
              <w:rPr>
                <w:rStyle w:val="Hyperlink"/>
                <w:noProof/>
              </w:rPr>
              <w:fldChar w:fldCharType="separate"/>
            </w:r>
            <w:r w:rsidRPr="005C6B75">
              <w:rPr>
                <w:rStyle w:val="Hyperlink"/>
                <w:noProof/>
              </w:rPr>
              <w:t>Document History</w:t>
            </w:r>
            <w:r>
              <w:rPr>
                <w:noProof/>
                <w:webHidden/>
              </w:rPr>
              <w:tab/>
            </w:r>
            <w:r>
              <w:rPr>
                <w:noProof/>
                <w:webHidden/>
              </w:rPr>
              <w:fldChar w:fldCharType="begin"/>
            </w:r>
            <w:r>
              <w:rPr>
                <w:noProof/>
                <w:webHidden/>
              </w:rPr>
              <w:instrText xml:space="preserve"> PAGEREF _Toc80793198 \h </w:instrText>
            </w:r>
          </w:ins>
          <w:r>
            <w:rPr>
              <w:noProof/>
              <w:webHidden/>
            </w:rPr>
          </w:r>
          <w:r>
            <w:rPr>
              <w:noProof/>
              <w:webHidden/>
            </w:rPr>
            <w:fldChar w:fldCharType="separate"/>
          </w:r>
          <w:ins w:id="23" w:author="Andrew Instone-Cowie" w:date="2021-08-27T13:59:00Z">
            <w:r w:rsidR="0021271C">
              <w:rPr>
                <w:noProof/>
                <w:webHidden/>
              </w:rPr>
              <w:t>8</w:t>
            </w:r>
          </w:ins>
          <w:ins w:id="24" w:author="Andrew Instone-Cowie" w:date="2021-08-25T14:13:00Z">
            <w:r>
              <w:rPr>
                <w:noProof/>
                <w:webHidden/>
              </w:rPr>
              <w:fldChar w:fldCharType="end"/>
            </w:r>
            <w:r w:rsidRPr="005C6B75">
              <w:rPr>
                <w:rStyle w:val="Hyperlink"/>
                <w:noProof/>
              </w:rPr>
              <w:fldChar w:fldCharType="end"/>
            </w:r>
          </w:ins>
        </w:p>
        <w:p w14:paraId="706CC9C0" w14:textId="746E97DD" w:rsidR="00CD5701" w:rsidRDefault="00CD5701">
          <w:pPr>
            <w:pStyle w:val="TOC1"/>
            <w:tabs>
              <w:tab w:val="right" w:leader="dot" w:pos="9016"/>
            </w:tabs>
            <w:rPr>
              <w:ins w:id="25" w:author="Andrew Instone-Cowie" w:date="2021-08-25T14:13:00Z"/>
              <w:rFonts w:eastAsiaTheme="minorEastAsia"/>
              <w:noProof/>
              <w:lang w:eastAsia="en-GB"/>
            </w:rPr>
          </w:pPr>
          <w:ins w:id="2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"_Toc80793199"</w:instrText>
            </w:r>
            <w:r w:rsidRPr="005C6B75">
              <w:rPr>
                <w:rStyle w:val="Hyperlink"/>
                <w:noProof/>
              </w:rPr>
              <w:instrText xml:space="preserve"> </w:instrText>
            </w:r>
          </w:ins>
          <w:ins w:id="27" w:author="Andrew Instone-Cowie" w:date="2021-08-27T13:59:00Z">
            <w:r w:rsidR="00BF59FA" w:rsidRPr="005C6B75">
              <w:rPr>
                <w:rStyle w:val="Hyperlink"/>
                <w:noProof/>
              </w:rPr>
            </w:r>
          </w:ins>
          <w:ins w:id="28" w:author="Andrew Instone-Cowie" w:date="2021-08-25T14:13:00Z">
            <w:r w:rsidRPr="005C6B75">
              <w:rPr>
                <w:rStyle w:val="Hyperlink"/>
                <w:noProof/>
              </w:rPr>
              <w:fldChar w:fldCharType="separate"/>
            </w:r>
            <w:r w:rsidRPr="005C6B75">
              <w:rPr>
                <w:rStyle w:val="Hyperlink"/>
                <w:noProof/>
              </w:rPr>
              <w:t>Licence</w:t>
            </w:r>
            <w:r>
              <w:rPr>
                <w:noProof/>
                <w:webHidden/>
              </w:rPr>
              <w:tab/>
            </w:r>
            <w:r>
              <w:rPr>
                <w:noProof/>
                <w:webHidden/>
              </w:rPr>
              <w:fldChar w:fldCharType="begin"/>
            </w:r>
            <w:r>
              <w:rPr>
                <w:noProof/>
                <w:webHidden/>
              </w:rPr>
              <w:instrText xml:space="preserve"> PAGEREF _Toc80793199 \h </w:instrText>
            </w:r>
          </w:ins>
          <w:r>
            <w:rPr>
              <w:noProof/>
              <w:webHidden/>
            </w:rPr>
          </w:r>
          <w:r>
            <w:rPr>
              <w:noProof/>
              <w:webHidden/>
            </w:rPr>
            <w:fldChar w:fldCharType="separate"/>
          </w:r>
          <w:ins w:id="29" w:author="Andrew Instone-Cowie" w:date="2021-08-27T13:59:00Z">
            <w:r w:rsidR="0021271C">
              <w:rPr>
                <w:noProof/>
                <w:webHidden/>
              </w:rPr>
              <w:t>8</w:t>
            </w:r>
          </w:ins>
          <w:ins w:id="30" w:author="Andrew Instone-Cowie" w:date="2021-08-25T14:13:00Z">
            <w:r>
              <w:rPr>
                <w:noProof/>
                <w:webHidden/>
              </w:rPr>
              <w:fldChar w:fldCharType="end"/>
            </w:r>
            <w:r w:rsidRPr="005C6B75">
              <w:rPr>
                <w:rStyle w:val="Hyperlink"/>
                <w:noProof/>
              </w:rPr>
              <w:fldChar w:fldCharType="end"/>
            </w:r>
          </w:ins>
        </w:p>
        <w:p w14:paraId="1884BE71" w14:textId="09B00419" w:rsidR="00CD5701" w:rsidRDefault="00CD5701">
          <w:pPr>
            <w:pStyle w:val="TOC1"/>
            <w:tabs>
              <w:tab w:val="right" w:leader="dot" w:pos="9016"/>
            </w:tabs>
            <w:rPr>
              <w:ins w:id="31" w:author="Andrew Instone-Cowie" w:date="2021-08-25T14:13:00Z"/>
              <w:rFonts w:eastAsiaTheme="minorEastAsia"/>
              <w:noProof/>
              <w:lang w:eastAsia="en-GB"/>
            </w:rPr>
          </w:pPr>
          <w:ins w:id="3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"_Toc80793200"</w:instrText>
            </w:r>
            <w:r w:rsidRPr="005C6B75">
              <w:rPr>
                <w:rStyle w:val="Hyperlink"/>
                <w:noProof/>
              </w:rPr>
              <w:instrText xml:space="preserve"> </w:instrText>
            </w:r>
          </w:ins>
          <w:ins w:id="33" w:author="Andrew Instone-Cowie" w:date="2021-08-27T13:59:00Z">
            <w:r w:rsidR="00BF59FA" w:rsidRPr="005C6B75">
              <w:rPr>
                <w:rStyle w:val="Hyperlink"/>
                <w:noProof/>
              </w:rPr>
            </w:r>
          </w:ins>
          <w:ins w:id="34" w:author="Andrew Instone-Cowie" w:date="2021-08-25T14:13:00Z">
            <w:r w:rsidRPr="005C6B75">
              <w:rPr>
                <w:rStyle w:val="Hyperlink"/>
                <w:noProof/>
              </w:rPr>
              <w:fldChar w:fldCharType="separate"/>
            </w:r>
            <w:r w:rsidRPr="005C6B75">
              <w:rPr>
                <w:rStyle w:val="Hyperlink"/>
                <w:noProof/>
              </w:rPr>
              <w:t>Documentation Map</w:t>
            </w:r>
            <w:r>
              <w:rPr>
                <w:noProof/>
                <w:webHidden/>
              </w:rPr>
              <w:tab/>
            </w:r>
            <w:r>
              <w:rPr>
                <w:noProof/>
                <w:webHidden/>
              </w:rPr>
              <w:fldChar w:fldCharType="begin"/>
            </w:r>
            <w:r>
              <w:rPr>
                <w:noProof/>
                <w:webHidden/>
              </w:rPr>
              <w:instrText xml:space="preserve"> PAGEREF _Toc80793200 \h </w:instrText>
            </w:r>
          </w:ins>
          <w:r>
            <w:rPr>
              <w:noProof/>
              <w:webHidden/>
            </w:rPr>
          </w:r>
          <w:r>
            <w:rPr>
              <w:noProof/>
              <w:webHidden/>
            </w:rPr>
            <w:fldChar w:fldCharType="separate"/>
          </w:r>
          <w:ins w:id="35" w:author="Andrew Instone-Cowie" w:date="2021-08-27T13:59:00Z">
            <w:r w:rsidR="0021271C">
              <w:rPr>
                <w:noProof/>
                <w:webHidden/>
              </w:rPr>
              <w:t>9</w:t>
            </w:r>
          </w:ins>
          <w:ins w:id="36" w:author="Andrew Instone-Cowie" w:date="2021-08-25T14:13:00Z">
            <w:r>
              <w:rPr>
                <w:noProof/>
                <w:webHidden/>
              </w:rPr>
              <w:fldChar w:fldCharType="end"/>
            </w:r>
            <w:r w:rsidRPr="005C6B75">
              <w:rPr>
                <w:rStyle w:val="Hyperlink"/>
                <w:noProof/>
              </w:rPr>
              <w:fldChar w:fldCharType="end"/>
            </w:r>
          </w:ins>
        </w:p>
        <w:p w14:paraId="378AB9E9" w14:textId="6C905DB6" w:rsidR="00CD5701" w:rsidRDefault="00CD5701">
          <w:pPr>
            <w:pStyle w:val="TOC1"/>
            <w:tabs>
              <w:tab w:val="right" w:leader="dot" w:pos="9016"/>
            </w:tabs>
            <w:rPr>
              <w:ins w:id="37" w:author="Andrew Instone-Cowie" w:date="2021-08-25T14:13:00Z"/>
              <w:rFonts w:eastAsiaTheme="minorEastAsia"/>
              <w:noProof/>
              <w:lang w:eastAsia="en-GB"/>
            </w:rPr>
          </w:pPr>
          <w:ins w:id="3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"_Toc80793201"</w:instrText>
            </w:r>
            <w:r w:rsidRPr="005C6B75">
              <w:rPr>
                <w:rStyle w:val="Hyperlink"/>
                <w:noProof/>
              </w:rPr>
              <w:instrText xml:space="preserve"> </w:instrText>
            </w:r>
          </w:ins>
          <w:ins w:id="39" w:author="Andrew Instone-Cowie" w:date="2021-08-27T13:59:00Z">
            <w:r w:rsidR="00BF59FA" w:rsidRPr="005C6B75">
              <w:rPr>
                <w:rStyle w:val="Hyperlink"/>
                <w:noProof/>
              </w:rPr>
            </w:r>
          </w:ins>
          <w:ins w:id="40" w:author="Andrew Instone-Cowie" w:date="2021-08-25T14:13:00Z">
            <w:r w:rsidRPr="005C6B75">
              <w:rPr>
                <w:rStyle w:val="Hyperlink"/>
                <w:noProof/>
              </w:rPr>
              <w:fldChar w:fldCharType="separate"/>
            </w:r>
            <w:r w:rsidRPr="005C6B75">
              <w:rPr>
                <w:rStyle w:val="Hyperlink"/>
                <w:noProof/>
              </w:rPr>
              <w:t>About This Guide</w:t>
            </w:r>
            <w:r>
              <w:rPr>
                <w:noProof/>
                <w:webHidden/>
              </w:rPr>
              <w:tab/>
            </w:r>
            <w:r>
              <w:rPr>
                <w:noProof/>
                <w:webHidden/>
              </w:rPr>
              <w:fldChar w:fldCharType="begin"/>
            </w:r>
            <w:r>
              <w:rPr>
                <w:noProof/>
                <w:webHidden/>
              </w:rPr>
              <w:instrText xml:space="preserve"> PAGEREF _Toc80793201 \h </w:instrText>
            </w:r>
          </w:ins>
          <w:r>
            <w:rPr>
              <w:noProof/>
              <w:webHidden/>
            </w:rPr>
          </w:r>
          <w:r>
            <w:rPr>
              <w:noProof/>
              <w:webHidden/>
            </w:rPr>
            <w:fldChar w:fldCharType="separate"/>
          </w:r>
          <w:ins w:id="41" w:author="Andrew Instone-Cowie" w:date="2021-08-27T13:59:00Z">
            <w:r w:rsidR="0021271C">
              <w:rPr>
                <w:noProof/>
                <w:webHidden/>
              </w:rPr>
              <w:t>10</w:t>
            </w:r>
          </w:ins>
          <w:ins w:id="42" w:author="Andrew Instone-Cowie" w:date="2021-08-25T14:13:00Z">
            <w:r>
              <w:rPr>
                <w:noProof/>
                <w:webHidden/>
              </w:rPr>
              <w:fldChar w:fldCharType="end"/>
            </w:r>
            <w:r w:rsidRPr="005C6B75">
              <w:rPr>
                <w:rStyle w:val="Hyperlink"/>
                <w:noProof/>
              </w:rPr>
              <w:fldChar w:fldCharType="end"/>
            </w:r>
          </w:ins>
        </w:p>
        <w:p w14:paraId="600AF6B6" w14:textId="26D5FD56" w:rsidR="00CD5701" w:rsidRDefault="00CD5701">
          <w:pPr>
            <w:pStyle w:val="TOC1"/>
            <w:tabs>
              <w:tab w:val="right" w:leader="dot" w:pos="9016"/>
            </w:tabs>
            <w:rPr>
              <w:ins w:id="43" w:author="Andrew Instone-Cowie" w:date="2021-08-25T14:13:00Z"/>
              <w:rFonts w:eastAsiaTheme="minorEastAsia"/>
              <w:noProof/>
              <w:lang w:eastAsia="en-GB"/>
            </w:rPr>
          </w:pPr>
          <w:ins w:id="4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"_Toc80793202"</w:instrText>
            </w:r>
            <w:r w:rsidRPr="005C6B75">
              <w:rPr>
                <w:rStyle w:val="Hyperlink"/>
                <w:noProof/>
              </w:rPr>
              <w:instrText xml:space="preserve"> </w:instrText>
            </w:r>
          </w:ins>
          <w:ins w:id="45" w:author="Andrew Instone-Cowie" w:date="2021-08-27T13:59:00Z">
            <w:r w:rsidR="00BF59FA" w:rsidRPr="005C6B75">
              <w:rPr>
                <w:rStyle w:val="Hyperlink"/>
                <w:noProof/>
              </w:rPr>
            </w:r>
          </w:ins>
          <w:ins w:id="46" w:author="Andrew Instone-Cowie" w:date="2021-08-25T14:13:00Z">
            <w:r w:rsidRPr="005C6B75">
              <w:rPr>
                <w:rStyle w:val="Hyperlink"/>
                <w:noProof/>
              </w:rPr>
              <w:fldChar w:fldCharType="separate"/>
            </w:r>
            <w:r w:rsidRPr="005C6B75">
              <w:rPr>
                <w:rStyle w:val="Hyperlink"/>
                <w:noProof/>
              </w:rPr>
              <w:t>Typical Type 2 Simulator Installations</w:t>
            </w:r>
            <w:r>
              <w:rPr>
                <w:noProof/>
                <w:webHidden/>
              </w:rPr>
              <w:tab/>
            </w:r>
            <w:r>
              <w:rPr>
                <w:noProof/>
                <w:webHidden/>
              </w:rPr>
              <w:fldChar w:fldCharType="begin"/>
            </w:r>
            <w:r>
              <w:rPr>
                <w:noProof/>
                <w:webHidden/>
              </w:rPr>
              <w:instrText xml:space="preserve"> PAGEREF _Toc80793202 \h </w:instrText>
            </w:r>
          </w:ins>
          <w:r>
            <w:rPr>
              <w:noProof/>
              <w:webHidden/>
            </w:rPr>
          </w:r>
          <w:r>
            <w:rPr>
              <w:noProof/>
              <w:webHidden/>
            </w:rPr>
            <w:fldChar w:fldCharType="separate"/>
          </w:r>
          <w:ins w:id="47" w:author="Andrew Instone-Cowie" w:date="2021-08-27T13:59:00Z">
            <w:r w:rsidR="0021271C">
              <w:rPr>
                <w:noProof/>
                <w:webHidden/>
              </w:rPr>
              <w:t>11</w:t>
            </w:r>
          </w:ins>
          <w:ins w:id="48" w:author="Andrew Instone-Cowie" w:date="2021-08-25T14:13:00Z">
            <w:r>
              <w:rPr>
                <w:noProof/>
                <w:webHidden/>
              </w:rPr>
              <w:fldChar w:fldCharType="end"/>
            </w:r>
            <w:r w:rsidRPr="005C6B75">
              <w:rPr>
                <w:rStyle w:val="Hyperlink"/>
                <w:noProof/>
              </w:rPr>
              <w:fldChar w:fldCharType="end"/>
            </w:r>
          </w:ins>
        </w:p>
        <w:p w14:paraId="1FA78082" w14:textId="7E7E70C0" w:rsidR="00CD5701" w:rsidRDefault="00CD5701">
          <w:pPr>
            <w:pStyle w:val="TOC2"/>
            <w:tabs>
              <w:tab w:val="right" w:leader="dot" w:pos="9016"/>
            </w:tabs>
            <w:rPr>
              <w:ins w:id="49" w:author="Andrew Instone-Cowie" w:date="2021-08-25T14:13:00Z"/>
              <w:rFonts w:eastAsiaTheme="minorEastAsia"/>
              <w:noProof/>
              <w:lang w:eastAsia="en-GB"/>
            </w:rPr>
          </w:pPr>
          <w:ins w:id="5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"_Toc80793203"</w:instrText>
            </w:r>
            <w:r w:rsidRPr="005C6B75">
              <w:rPr>
                <w:rStyle w:val="Hyperlink"/>
                <w:noProof/>
              </w:rPr>
              <w:instrText xml:space="preserve"> </w:instrText>
            </w:r>
          </w:ins>
          <w:ins w:id="51" w:author="Andrew Instone-Cowie" w:date="2021-08-27T13:59:00Z">
            <w:r w:rsidR="00BF59FA" w:rsidRPr="005C6B75">
              <w:rPr>
                <w:rStyle w:val="Hyperlink"/>
                <w:noProof/>
              </w:rPr>
            </w:r>
          </w:ins>
          <w:ins w:id="52" w:author="Andrew Instone-Cowie" w:date="2021-08-25T14:13:00Z">
            <w:r w:rsidRPr="005C6B75">
              <w:rPr>
                <w:rStyle w:val="Hyperlink"/>
                <w:noProof/>
              </w:rPr>
              <w:fldChar w:fldCharType="separate"/>
            </w:r>
            <w:r w:rsidRPr="005C6B75">
              <w:rPr>
                <w:rStyle w:val="Hyperlink"/>
                <w:noProof/>
              </w:rPr>
              <w:t>Basic Configuration</w:t>
            </w:r>
            <w:r>
              <w:rPr>
                <w:noProof/>
                <w:webHidden/>
              </w:rPr>
              <w:tab/>
            </w:r>
            <w:r>
              <w:rPr>
                <w:noProof/>
                <w:webHidden/>
              </w:rPr>
              <w:fldChar w:fldCharType="begin"/>
            </w:r>
            <w:r>
              <w:rPr>
                <w:noProof/>
                <w:webHidden/>
              </w:rPr>
              <w:instrText xml:space="preserve"> PAGEREF _Toc80793203 \h </w:instrText>
            </w:r>
          </w:ins>
          <w:r>
            <w:rPr>
              <w:noProof/>
              <w:webHidden/>
            </w:rPr>
          </w:r>
          <w:r>
            <w:rPr>
              <w:noProof/>
              <w:webHidden/>
            </w:rPr>
            <w:fldChar w:fldCharType="separate"/>
          </w:r>
          <w:ins w:id="53" w:author="Andrew Instone-Cowie" w:date="2021-08-27T13:59:00Z">
            <w:r w:rsidR="0021271C">
              <w:rPr>
                <w:noProof/>
                <w:webHidden/>
              </w:rPr>
              <w:t>11</w:t>
            </w:r>
          </w:ins>
          <w:ins w:id="54" w:author="Andrew Instone-Cowie" w:date="2021-08-25T14:13:00Z">
            <w:r>
              <w:rPr>
                <w:noProof/>
                <w:webHidden/>
              </w:rPr>
              <w:fldChar w:fldCharType="end"/>
            </w:r>
            <w:r w:rsidRPr="005C6B75">
              <w:rPr>
                <w:rStyle w:val="Hyperlink"/>
                <w:noProof/>
              </w:rPr>
              <w:fldChar w:fldCharType="end"/>
            </w:r>
          </w:ins>
        </w:p>
        <w:p w14:paraId="77F9AD47" w14:textId="67105DB2" w:rsidR="00CD5701" w:rsidRDefault="00CD5701">
          <w:pPr>
            <w:pStyle w:val="TOC2"/>
            <w:tabs>
              <w:tab w:val="right" w:leader="dot" w:pos="9016"/>
            </w:tabs>
            <w:rPr>
              <w:ins w:id="55" w:author="Andrew Instone-Cowie" w:date="2021-08-25T14:13:00Z"/>
              <w:rFonts w:eastAsiaTheme="minorEastAsia"/>
              <w:noProof/>
              <w:lang w:eastAsia="en-GB"/>
            </w:rPr>
          </w:pPr>
          <w:ins w:id="5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"_Toc80793204"</w:instrText>
            </w:r>
            <w:r w:rsidRPr="005C6B75">
              <w:rPr>
                <w:rStyle w:val="Hyperlink"/>
                <w:noProof/>
              </w:rPr>
              <w:instrText xml:space="preserve"> </w:instrText>
            </w:r>
          </w:ins>
          <w:ins w:id="57" w:author="Andrew Instone-Cowie" w:date="2021-08-27T13:59:00Z">
            <w:r w:rsidR="00BF59FA" w:rsidRPr="005C6B75">
              <w:rPr>
                <w:rStyle w:val="Hyperlink"/>
                <w:noProof/>
              </w:rPr>
            </w:r>
          </w:ins>
          <w:ins w:id="58" w:author="Andrew Instone-Cowie" w:date="2021-08-25T14:13:00Z">
            <w:r w:rsidRPr="005C6B75">
              <w:rPr>
                <w:rStyle w:val="Hyperlink"/>
                <w:noProof/>
              </w:rPr>
              <w:fldChar w:fldCharType="separate"/>
            </w:r>
            <w:r w:rsidRPr="005C6B75">
              <w:rPr>
                <w:rStyle w:val="Hyperlink"/>
                <w:noProof/>
              </w:rPr>
              <w:t>Second PC Module</w:t>
            </w:r>
            <w:r>
              <w:rPr>
                <w:noProof/>
                <w:webHidden/>
              </w:rPr>
              <w:tab/>
            </w:r>
            <w:r>
              <w:rPr>
                <w:noProof/>
                <w:webHidden/>
              </w:rPr>
              <w:fldChar w:fldCharType="begin"/>
            </w:r>
            <w:r>
              <w:rPr>
                <w:noProof/>
                <w:webHidden/>
              </w:rPr>
              <w:instrText xml:space="preserve"> PAGEREF _Toc80793204 \h </w:instrText>
            </w:r>
          </w:ins>
          <w:r>
            <w:rPr>
              <w:noProof/>
              <w:webHidden/>
            </w:rPr>
          </w:r>
          <w:r>
            <w:rPr>
              <w:noProof/>
              <w:webHidden/>
            </w:rPr>
            <w:fldChar w:fldCharType="separate"/>
          </w:r>
          <w:ins w:id="59" w:author="Andrew Instone-Cowie" w:date="2021-08-27T13:59:00Z">
            <w:r w:rsidR="0021271C">
              <w:rPr>
                <w:noProof/>
                <w:webHidden/>
              </w:rPr>
              <w:t>12</w:t>
            </w:r>
          </w:ins>
          <w:ins w:id="60" w:author="Andrew Instone-Cowie" w:date="2021-08-25T14:13:00Z">
            <w:r>
              <w:rPr>
                <w:noProof/>
                <w:webHidden/>
              </w:rPr>
              <w:fldChar w:fldCharType="end"/>
            </w:r>
            <w:r w:rsidRPr="005C6B75">
              <w:rPr>
                <w:rStyle w:val="Hyperlink"/>
                <w:noProof/>
              </w:rPr>
              <w:fldChar w:fldCharType="end"/>
            </w:r>
          </w:ins>
        </w:p>
        <w:p w14:paraId="40796385" w14:textId="3C6E5C2E" w:rsidR="00CD5701" w:rsidRDefault="00CD5701">
          <w:pPr>
            <w:pStyle w:val="TOC2"/>
            <w:tabs>
              <w:tab w:val="right" w:leader="dot" w:pos="9016"/>
            </w:tabs>
            <w:rPr>
              <w:ins w:id="61" w:author="Andrew Instone-Cowie" w:date="2021-08-25T14:13:00Z"/>
              <w:rFonts w:eastAsiaTheme="minorEastAsia"/>
              <w:noProof/>
              <w:lang w:eastAsia="en-GB"/>
            </w:rPr>
          </w:pPr>
          <w:ins w:id="6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"_Toc80793205"</w:instrText>
            </w:r>
            <w:r w:rsidRPr="005C6B75">
              <w:rPr>
                <w:rStyle w:val="Hyperlink"/>
                <w:noProof/>
              </w:rPr>
              <w:instrText xml:space="preserve"> </w:instrText>
            </w:r>
          </w:ins>
          <w:ins w:id="63" w:author="Andrew Instone-Cowie" w:date="2021-08-27T13:59:00Z">
            <w:r w:rsidR="00BF59FA" w:rsidRPr="005C6B75">
              <w:rPr>
                <w:rStyle w:val="Hyperlink"/>
                <w:noProof/>
              </w:rPr>
            </w:r>
          </w:ins>
          <w:ins w:id="64" w:author="Andrew Instone-Cowie" w:date="2021-08-25T14:13:00Z">
            <w:r w:rsidRPr="005C6B75">
              <w:rPr>
                <w:rStyle w:val="Hyperlink"/>
                <w:noProof/>
              </w:rPr>
              <w:fldChar w:fldCharType="separate"/>
            </w:r>
            <w:r w:rsidRPr="005C6B75">
              <w:rPr>
                <w:rStyle w:val="Hyperlink"/>
                <w:noProof/>
              </w:rPr>
              <w:t>Basic Serial Splitter Module</w:t>
            </w:r>
            <w:r>
              <w:rPr>
                <w:noProof/>
                <w:webHidden/>
              </w:rPr>
              <w:tab/>
            </w:r>
            <w:r>
              <w:rPr>
                <w:noProof/>
                <w:webHidden/>
              </w:rPr>
              <w:fldChar w:fldCharType="begin"/>
            </w:r>
            <w:r>
              <w:rPr>
                <w:noProof/>
                <w:webHidden/>
              </w:rPr>
              <w:instrText xml:space="preserve"> PAGEREF _Toc80793205 \h </w:instrText>
            </w:r>
          </w:ins>
          <w:r>
            <w:rPr>
              <w:noProof/>
              <w:webHidden/>
            </w:rPr>
          </w:r>
          <w:r>
            <w:rPr>
              <w:noProof/>
              <w:webHidden/>
            </w:rPr>
            <w:fldChar w:fldCharType="separate"/>
          </w:r>
          <w:ins w:id="65" w:author="Andrew Instone-Cowie" w:date="2021-08-27T13:59:00Z">
            <w:r w:rsidR="0021271C">
              <w:rPr>
                <w:noProof/>
                <w:webHidden/>
              </w:rPr>
              <w:t>13</w:t>
            </w:r>
          </w:ins>
          <w:ins w:id="66" w:author="Andrew Instone-Cowie" w:date="2021-08-25T14:13:00Z">
            <w:r>
              <w:rPr>
                <w:noProof/>
                <w:webHidden/>
              </w:rPr>
              <w:fldChar w:fldCharType="end"/>
            </w:r>
            <w:r w:rsidRPr="005C6B75">
              <w:rPr>
                <w:rStyle w:val="Hyperlink"/>
                <w:noProof/>
              </w:rPr>
              <w:fldChar w:fldCharType="end"/>
            </w:r>
          </w:ins>
        </w:p>
        <w:p w14:paraId="0BEBC05C" w14:textId="6DCF8F04" w:rsidR="00CD5701" w:rsidRDefault="00CD5701">
          <w:pPr>
            <w:pStyle w:val="TOC1"/>
            <w:tabs>
              <w:tab w:val="right" w:leader="dot" w:pos="9016"/>
            </w:tabs>
            <w:rPr>
              <w:ins w:id="67" w:author="Andrew Instone-Cowie" w:date="2021-08-25T14:13:00Z"/>
              <w:rFonts w:eastAsiaTheme="minorEastAsia"/>
              <w:noProof/>
              <w:lang w:eastAsia="en-GB"/>
            </w:rPr>
          </w:pPr>
          <w:ins w:id="6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"_Toc80793206"</w:instrText>
            </w:r>
            <w:r w:rsidRPr="005C6B75">
              <w:rPr>
                <w:rStyle w:val="Hyperlink"/>
                <w:noProof/>
              </w:rPr>
              <w:instrText xml:space="preserve"> </w:instrText>
            </w:r>
          </w:ins>
          <w:ins w:id="69" w:author="Andrew Instone-Cowie" w:date="2021-08-27T13:59:00Z">
            <w:r w:rsidR="00BF59FA" w:rsidRPr="005C6B75">
              <w:rPr>
                <w:rStyle w:val="Hyperlink"/>
                <w:noProof/>
              </w:rPr>
            </w:r>
          </w:ins>
          <w:ins w:id="70" w:author="Andrew Instone-Cowie" w:date="2021-08-25T14:13:00Z">
            <w:r w:rsidRPr="005C6B75">
              <w:rPr>
                <w:rStyle w:val="Hyperlink"/>
                <w:noProof/>
              </w:rPr>
              <w:fldChar w:fldCharType="separate"/>
            </w:r>
            <w:r w:rsidRPr="005C6B75">
              <w:rPr>
                <w:rStyle w:val="Hyperlink"/>
                <w:noProof/>
              </w:rPr>
              <w:t>Simulator Overview</w:t>
            </w:r>
            <w:r>
              <w:rPr>
                <w:noProof/>
                <w:webHidden/>
              </w:rPr>
              <w:tab/>
            </w:r>
            <w:r>
              <w:rPr>
                <w:noProof/>
                <w:webHidden/>
              </w:rPr>
              <w:fldChar w:fldCharType="begin"/>
            </w:r>
            <w:r>
              <w:rPr>
                <w:noProof/>
                <w:webHidden/>
              </w:rPr>
              <w:instrText xml:space="preserve"> PAGEREF _Toc80793206 \h </w:instrText>
            </w:r>
          </w:ins>
          <w:r>
            <w:rPr>
              <w:noProof/>
              <w:webHidden/>
            </w:rPr>
          </w:r>
          <w:r>
            <w:rPr>
              <w:noProof/>
              <w:webHidden/>
            </w:rPr>
            <w:fldChar w:fldCharType="separate"/>
          </w:r>
          <w:ins w:id="71" w:author="Andrew Instone-Cowie" w:date="2021-08-27T13:59:00Z">
            <w:r w:rsidR="0021271C">
              <w:rPr>
                <w:noProof/>
                <w:webHidden/>
              </w:rPr>
              <w:t>14</w:t>
            </w:r>
          </w:ins>
          <w:ins w:id="72" w:author="Andrew Instone-Cowie" w:date="2021-08-25T14:13:00Z">
            <w:r>
              <w:rPr>
                <w:noProof/>
                <w:webHidden/>
              </w:rPr>
              <w:fldChar w:fldCharType="end"/>
            </w:r>
            <w:r w:rsidRPr="005C6B75">
              <w:rPr>
                <w:rStyle w:val="Hyperlink"/>
                <w:noProof/>
              </w:rPr>
              <w:fldChar w:fldCharType="end"/>
            </w:r>
          </w:ins>
        </w:p>
        <w:p w14:paraId="6E3F3122" w14:textId="178AEF79" w:rsidR="00CD5701" w:rsidRDefault="00CD5701">
          <w:pPr>
            <w:pStyle w:val="TOC2"/>
            <w:tabs>
              <w:tab w:val="right" w:leader="dot" w:pos="9016"/>
            </w:tabs>
            <w:rPr>
              <w:ins w:id="73" w:author="Andrew Instone-Cowie" w:date="2021-08-25T14:13:00Z"/>
              <w:rFonts w:eastAsiaTheme="minorEastAsia"/>
              <w:noProof/>
              <w:lang w:eastAsia="en-GB"/>
            </w:rPr>
          </w:pPr>
          <w:ins w:id="7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"_Toc80793207"</w:instrText>
            </w:r>
            <w:r w:rsidRPr="005C6B75">
              <w:rPr>
                <w:rStyle w:val="Hyperlink"/>
                <w:noProof/>
              </w:rPr>
              <w:instrText xml:space="preserve"> </w:instrText>
            </w:r>
          </w:ins>
          <w:ins w:id="75" w:author="Andrew Instone-Cowie" w:date="2021-08-27T13:59:00Z">
            <w:r w:rsidR="00BF59FA" w:rsidRPr="005C6B75">
              <w:rPr>
                <w:rStyle w:val="Hyperlink"/>
                <w:noProof/>
              </w:rPr>
            </w:r>
          </w:ins>
          <w:ins w:id="76" w:author="Andrew Instone-Cowie" w:date="2021-08-25T14:13:00Z">
            <w:r w:rsidRPr="005C6B75">
              <w:rPr>
                <w:rStyle w:val="Hyperlink"/>
                <w:noProof/>
              </w:rPr>
              <w:fldChar w:fldCharType="separate"/>
            </w:r>
            <w:r w:rsidRPr="005C6B75">
              <w:rPr>
                <w:rStyle w:val="Hyperlink"/>
                <w:noProof/>
              </w:rPr>
              <w:t>Bell Sensing Methods</w:t>
            </w:r>
            <w:r>
              <w:rPr>
                <w:noProof/>
                <w:webHidden/>
              </w:rPr>
              <w:tab/>
            </w:r>
            <w:r>
              <w:rPr>
                <w:noProof/>
                <w:webHidden/>
              </w:rPr>
              <w:fldChar w:fldCharType="begin"/>
            </w:r>
            <w:r>
              <w:rPr>
                <w:noProof/>
                <w:webHidden/>
              </w:rPr>
              <w:instrText xml:space="preserve"> PAGEREF _Toc80793207 \h </w:instrText>
            </w:r>
          </w:ins>
          <w:r>
            <w:rPr>
              <w:noProof/>
              <w:webHidden/>
            </w:rPr>
          </w:r>
          <w:r>
            <w:rPr>
              <w:noProof/>
              <w:webHidden/>
            </w:rPr>
            <w:fldChar w:fldCharType="separate"/>
          </w:r>
          <w:ins w:id="77" w:author="Andrew Instone-Cowie" w:date="2021-08-27T13:59:00Z">
            <w:r w:rsidR="0021271C">
              <w:rPr>
                <w:noProof/>
                <w:webHidden/>
              </w:rPr>
              <w:t>14</w:t>
            </w:r>
          </w:ins>
          <w:ins w:id="78" w:author="Andrew Instone-Cowie" w:date="2021-08-25T14:13:00Z">
            <w:r>
              <w:rPr>
                <w:noProof/>
                <w:webHidden/>
              </w:rPr>
              <w:fldChar w:fldCharType="end"/>
            </w:r>
            <w:r w:rsidRPr="005C6B75">
              <w:rPr>
                <w:rStyle w:val="Hyperlink"/>
                <w:noProof/>
              </w:rPr>
              <w:fldChar w:fldCharType="end"/>
            </w:r>
          </w:ins>
        </w:p>
        <w:p w14:paraId="094CC989" w14:textId="6A858454" w:rsidR="00CD5701" w:rsidRDefault="00CD5701">
          <w:pPr>
            <w:pStyle w:val="TOC3"/>
            <w:tabs>
              <w:tab w:val="right" w:leader="dot" w:pos="9016"/>
            </w:tabs>
            <w:rPr>
              <w:ins w:id="79" w:author="Andrew Instone-Cowie" w:date="2021-08-25T14:13:00Z"/>
              <w:noProof/>
              <w:lang w:val="en-GB" w:eastAsia="en-GB"/>
            </w:rPr>
          </w:pPr>
          <w:ins w:id="8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"_Toc80793208"</w:instrText>
            </w:r>
            <w:r w:rsidRPr="005C6B75">
              <w:rPr>
                <w:rStyle w:val="Hyperlink"/>
                <w:noProof/>
              </w:rPr>
              <w:instrText xml:space="preserve"> </w:instrText>
            </w:r>
          </w:ins>
          <w:ins w:id="81" w:author="Andrew Instone-Cowie" w:date="2021-08-27T13:59:00Z">
            <w:r w:rsidR="00BF59FA" w:rsidRPr="005C6B75">
              <w:rPr>
                <w:rStyle w:val="Hyperlink"/>
                <w:noProof/>
              </w:rPr>
            </w:r>
          </w:ins>
          <w:ins w:id="82" w:author="Andrew Instone-Cowie" w:date="2021-08-25T14:13:00Z">
            <w:r w:rsidRPr="005C6B75">
              <w:rPr>
                <w:rStyle w:val="Hyperlink"/>
                <w:noProof/>
              </w:rPr>
              <w:fldChar w:fldCharType="separate"/>
            </w:r>
            <w:r w:rsidRPr="005C6B75">
              <w:rPr>
                <w:rStyle w:val="Hyperlink"/>
                <w:noProof/>
              </w:rPr>
              <w:t>Sensor Types</w:t>
            </w:r>
            <w:r>
              <w:rPr>
                <w:noProof/>
                <w:webHidden/>
              </w:rPr>
              <w:tab/>
            </w:r>
            <w:r>
              <w:rPr>
                <w:noProof/>
                <w:webHidden/>
              </w:rPr>
              <w:fldChar w:fldCharType="begin"/>
            </w:r>
            <w:r>
              <w:rPr>
                <w:noProof/>
                <w:webHidden/>
              </w:rPr>
              <w:instrText xml:space="preserve"> PAGEREF _Toc80793208 \h </w:instrText>
            </w:r>
          </w:ins>
          <w:r>
            <w:rPr>
              <w:noProof/>
              <w:webHidden/>
            </w:rPr>
          </w:r>
          <w:r>
            <w:rPr>
              <w:noProof/>
              <w:webHidden/>
            </w:rPr>
            <w:fldChar w:fldCharType="separate"/>
          </w:r>
          <w:ins w:id="83" w:author="Andrew Instone-Cowie" w:date="2021-08-27T13:59:00Z">
            <w:r w:rsidR="0021271C">
              <w:rPr>
                <w:noProof/>
                <w:webHidden/>
              </w:rPr>
              <w:t>14</w:t>
            </w:r>
          </w:ins>
          <w:ins w:id="84" w:author="Andrew Instone-Cowie" w:date="2021-08-25T14:13:00Z">
            <w:r>
              <w:rPr>
                <w:noProof/>
                <w:webHidden/>
              </w:rPr>
              <w:fldChar w:fldCharType="end"/>
            </w:r>
            <w:r w:rsidRPr="005C6B75">
              <w:rPr>
                <w:rStyle w:val="Hyperlink"/>
                <w:noProof/>
              </w:rPr>
              <w:fldChar w:fldCharType="end"/>
            </w:r>
          </w:ins>
        </w:p>
        <w:p w14:paraId="61DC3AB3" w14:textId="6D2692DF" w:rsidR="00CD5701" w:rsidRDefault="00CD5701">
          <w:pPr>
            <w:pStyle w:val="TOC2"/>
            <w:tabs>
              <w:tab w:val="right" w:leader="dot" w:pos="9016"/>
            </w:tabs>
            <w:rPr>
              <w:ins w:id="85" w:author="Andrew Instone-Cowie" w:date="2021-08-25T14:13:00Z"/>
              <w:rFonts w:eastAsiaTheme="minorEastAsia"/>
              <w:noProof/>
              <w:lang w:eastAsia="en-GB"/>
            </w:rPr>
          </w:pPr>
          <w:ins w:id="8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"_Toc80793209"</w:instrText>
            </w:r>
            <w:r w:rsidRPr="005C6B75">
              <w:rPr>
                <w:rStyle w:val="Hyperlink"/>
                <w:noProof/>
              </w:rPr>
              <w:instrText xml:space="preserve"> </w:instrText>
            </w:r>
          </w:ins>
          <w:ins w:id="87" w:author="Andrew Instone-Cowie" w:date="2021-08-27T13:59:00Z">
            <w:r w:rsidR="00BF59FA" w:rsidRPr="005C6B75">
              <w:rPr>
                <w:rStyle w:val="Hyperlink"/>
                <w:noProof/>
              </w:rPr>
            </w:r>
          </w:ins>
          <w:ins w:id="88" w:author="Andrew Instone-Cowie" w:date="2021-08-25T14:13:00Z">
            <w:r w:rsidRPr="005C6B75">
              <w:rPr>
                <w:rStyle w:val="Hyperlink"/>
                <w:noProof/>
              </w:rPr>
              <w:fldChar w:fldCharType="separate"/>
            </w:r>
            <w:r w:rsidRPr="005C6B75">
              <w:rPr>
                <w:rStyle w:val="Hyperlink"/>
                <w:noProof/>
              </w:rPr>
              <w:t>Single vs Dual Trigger</w:t>
            </w:r>
            <w:r>
              <w:rPr>
                <w:noProof/>
                <w:webHidden/>
              </w:rPr>
              <w:tab/>
            </w:r>
            <w:r>
              <w:rPr>
                <w:noProof/>
                <w:webHidden/>
              </w:rPr>
              <w:fldChar w:fldCharType="begin"/>
            </w:r>
            <w:r>
              <w:rPr>
                <w:noProof/>
                <w:webHidden/>
              </w:rPr>
              <w:instrText xml:space="preserve"> PAGEREF _Toc80793209 \h </w:instrText>
            </w:r>
          </w:ins>
          <w:r>
            <w:rPr>
              <w:noProof/>
              <w:webHidden/>
            </w:rPr>
          </w:r>
          <w:r>
            <w:rPr>
              <w:noProof/>
              <w:webHidden/>
            </w:rPr>
            <w:fldChar w:fldCharType="separate"/>
          </w:r>
          <w:ins w:id="89" w:author="Andrew Instone-Cowie" w:date="2021-08-27T13:59:00Z">
            <w:r w:rsidR="0021271C">
              <w:rPr>
                <w:noProof/>
                <w:webHidden/>
              </w:rPr>
              <w:t>15</w:t>
            </w:r>
          </w:ins>
          <w:ins w:id="90" w:author="Andrew Instone-Cowie" w:date="2021-08-25T14:13:00Z">
            <w:r>
              <w:rPr>
                <w:noProof/>
                <w:webHidden/>
              </w:rPr>
              <w:fldChar w:fldCharType="end"/>
            </w:r>
            <w:r w:rsidRPr="005C6B75">
              <w:rPr>
                <w:rStyle w:val="Hyperlink"/>
                <w:noProof/>
              </w:rPr>
              <w:fldChar w:fldCharType="end"/>
            </w:r>
          </w:ins>
        </w:p>
        <w:p w14:paraId="58C4CC21" w14:textId="78F23BCB" w:rsidR="00CD5701" w:rsidRDefault="00CD5701">
          <w:pPr>
            <w:pStyle w:val="TOC3"/>
            <w:tabs>
              <w:tab w:val="right" w:leader="dot" w:pos="9016"/>
            </w:tabs>
            <w:rPr>
              <w:ins w:id="91" w:author="Andrew Instone-Cowie" w:date="2021-08-25T14:13:00Z"/>
              <w:noProof/>
              <w:lang w:val="en-GB" w:eastAsia="en-GB"/>
            </w:rPr>
          </w:pPr>
          <w:ins w:id="9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"_Toc80793210"</w:instrText>
            </w:r>
            <w:r w:rsidRPr="005C6B75">
              <w:rPr>
                <w:rStyle w:val="Hyperlink"/>
                <w:noProof/>
              </w:rPr>
              <w:instrText xml:space="preserve"> </w:instrText>
            </w:r>
          </w:ins>
          <w:ins w:id="93" w:author="Andrew Instone-Cowie" w:date="2021-08-27T13:59:00Z">
            <w:r w:rsidR="00BF59FA" w:rsidRPr="005C6B75">
              <w:rPr>
                <w:rStyle w:val="Hyperlink"/>
                <w:noProof/>
              </w:rPr>
            </w:r>
          </w:ins>
          <w:ins w:id="94" w:author="Andrew Instone-Cowie" w:date="2021-08-25T14:13:00Z">
            <w:r w:rsidRPr="005C6B75">
              <w:rPr>
                <w:rStyle w:val="Hyperlink"/>
                <w:noProof/>
              </w:rPr>
              <w:fldChar w:fldCharType="separate"/>
            </w:r>
            <w:r w:rsidRPr="005C6B75">
              <w:rPr>
                <w:rStyle w:val="Hyperlink"/>
                <w:noProof/>
              </w:rPr>
              <w:t>Dual Triggers</w:t>
            </w:r>
            <w:r>
              <w:rPr>
                <w:noProof/>
                <w:webHidden/>
              </w:rPr>
              <w:tab/>
            </w:r>
            <w:r>
              <w:rPr>
                <w:noProof/>
                <w:webHidden/>
              </w:rPr>
              <w:fldChar w:fldCharType="begin"/>
            </w:r>
            <w:r>
              <w:rPr>
                <w:noProof/>
                <w:webHidden/>
              </w:rPr>
              <w:instrText xml:space="preserve"> PAGEREF _Toc80793210 \h </w:instrText>
            </w:r>
          </w:ins>
          <w:r>
            <w:rPr>
              <w:noProof/>
              <w:webHidden/>
            </w:rPr>
          </w:r>
          <w:r>
            <w:rPr>
              <w:noProof/>
              <w:webHidden/>
            </w:rPr>
            <w:fldChar w:fldCharType="separate"/>
          </w:r>
          <w:ins w:id="95" w:author="Andrew Instone-Cowie" w:date="2021-08-27T13:59:00Z">
            <w:r w:rsidR="0021271C">
              <w:rPr>
                <w:noProof/>
                <w:webHidden/>
              </w:rPr>
              <w:t>15</w:t>
            </w:r>
          </w:ins>
          <w:ins w:id="96" w:author="Andrew Instone-Cowie" w:date="2021-08-25T14:13:00Z">
            <w:r>
              <w:rPr>
                <w:noProof/>
                <w:webHidden/>
              </w:rPr>
              <w:fldChar w:fldCharType="end"/>
            </w:r>
            <w:r w:rsidRPr="005C6B75">
              <w:rPr>
                <w:rStyle w:val="Hyperlink"/>
                <w:noProof/>
              </w:rPr>
              <w:fldChar w:fldCharType="end"/>
            </w:r>
          </w:ins>
        </w:p>
        <w:p w14:paraId="10D7E56F" w14:textId="39A1902B" w:rsidR="00CD5701" w:rsidRDefault="00CD5701">
          <w:pPr>
            <w:pStyle w:val="TOC3"/>
            <w:tabs>
              <w:tab w:val="right" w:leader="dot" w:pos="9016"/>
            </w:tabs>
            <w:rPr>
              <w:ins w:id="97" w:author="Andrew Instone-Cowie" w:date="2021-08-25T14:13:00Z"/>
              <w:noProof/>
              <w:lang w:val="en-GB" w:eastAsia="en-GB"/>
            </w:rPr>
          </w:pPr>
          <w:ins w:id="9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"_Toc80793211"</w:instrText>
            </w:r>
            <w:r w:rsidRPr="005C6B75">
              <w:rPr>
                <w:rStyle w:val="Hyperlink"/>
                <w:noProof/>
              </w:rPr>
              <w:instrText xml:space="preserve"> </w:instrText>
            </w:r>
          </w:ins>
          <w:ins w:id="99" w:author="Andrew Instone-Cowie" w:date="2021-08-27T13:59:00Z">
            <w:r w:rsidR="00BF59FA" w:rsidRPr="005C6B75">
              <w:rPr>
                <w:rStyle w:val="Hyperlink"/>
                <w:noProof/>
              </w:rPr>
            </w:r>
          </w:ins>
          <w:ins w:id="100" w:author="Andrew Instone-Cowie" w:date="2021-08-25T14:13:00Z">
            <w:r w:rsidRPr="005C6B75">
              <w:rPr>
                <w:rStyle w:val="Hyperlink"/>
                <w:noProof/>
              </w:rPr>
              <w:fldChar w:fldCharType="separate"/>
            </w:r>
            <w:r w:rsidRPr="005C6B75">
              <w:rPr>
                <w:rStyle w:val="Hyperlink"/>
                <w:noProof/>
              </w:rPr>
              <w:t>Single Trigger</w:t>
            </w:r>
            <w:r>
              <w:rPr>
                <w:noProof/>
                <w:webHidden/>
              </w:rPr>
              <w:tab/>
            </w:r>
            <w:r>
              <w:rPr>
                <w:noProof/>
                <w:webHidden/>
              </w:rPr>
              <w:fldChar w:fldCharType="begin"/>
            </w:r>
            <w:r>
              <w:rPr>
                <w:noProof/>
                <w:webHidden/>
              </w:rPr>
              <w:instrText xml:space="preserve"> PAGEREF _Toc80793211 \h </w:instrText>
            </w:r>
          </w:ins>
          <w:r>
            <w:rPr>
              <w:noProof/>
              <w:webHidden/>
            </w:rPr>
          </w:r>
          <w:r>
            <w:rPr>
              <w:noProof/>
              <w:webHidden/>
            </w:rPr>
            <w:fldChar w:fldCharType="separate"/>
          </w:r>
          <w:ins w:id="101" w:author="Andrew Instone-Cowie" w:date="2021-08-27T13:59:00Z">
            <w:r w:rsidR="0021271C">
              <w:rPr>
                <w:noProof/>
                <w:webHidden/>
              </w:rPr>
              <w:t>16</w:t>
            </w:r>
          </w:ins>
          <w:ins w:id="102" w:author="Andrew Instone-Cowie" w:date="2021-08-25T14:13:00Z">
            <w:r>
              <w:rPr>
                <w:noProof/>
                <w:webHidden/>
              </w:rPr>
              <w:fldChar w:fldCharType="end"/>
            </w:r>
            <w:r w:rsidRPr="005C6B75">
              <w:rPr>
                <w:rStyle w:val="Hyperlink"/>
                <w:noProof/>
              </w:rPr>
              <w:fldChar w:fldCharType="end"/>
            </w:r>
          </w:ins>
        </w:p>
        <w:p w14:paraId="458985D3" w14:textId="42BAEE94" w:rsidR="00CD5701" w:rsidRDefault="00CD5701">
          <w:pPr>
            <w:pStyle w:val="TOC1"/>
            <w:tabs>
              <w:tab w:val="right" w:leader="dot" w:pos="9016"/>
            </w:tabs>
            <w:rPr>
              <w:ins w:id="103" w:author="Andrew Instone-Cowie" w:date="2021-08-25T14:13:00Z"/>
              <w:rFonts w:eastAsiaTheme="minorEastAsia"/>
              <w:noProof/>
              <w:lang w:eastAsia="en-GB"/>
            </w:rPr>
          </w:pPr>
          <w:ins w:id="10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"_Toc80793212"</w:instrText>
            </w:r>
            <w:r w:rsidRPr="005C6B75">
              <w:rPr>
                <w:rStyle w:val="Hyperlink"/>
                <w:noProof/>
              </w:rPr>
              <w:instrText xml:space="preserve"> </w:instrText>
            </w:r>
          </w:ins>
          <w:ins w:id="105" w:author="Andrew Instone-Cowie" w:date="2021-08-27T13:59:00Z">
            <w:r w:rsidR="00BF59FA" w:rsidRPr="005C6B75">
              <w:rPr>
                <w:rStyle w:val="Hyperlink"/>
                <w:noProof/>
              </w:rPr>
            </w:r>
          </w:ins>
          <w:ins w:id="106" w:author="Andrew Instone-Cowie" w:date="2021-08-25T14:13:00Z">
            <w:r w:rsidRPr="005C6B75">
              <w:rPr>
                <w:rStyle w:val="Hyperlink"/>
                <w:noProof/>
              </w:rPr>
              <w:fldChar w:fldCharType="separate"/>
            </w:r>
            <w:r w:rsidRPr="005C6B75">
              <w:rPr>
                <w:rStyle w:val="Hyperlink"/>
                <w:noProof/>
              </w:rPr>
              <w:t>Simulator Interface Module Hardware</w:t>
            </w:r>
            <w:r>
              <w:rPr>
                <w:noProof/>
                <w:webHidden/>
              </w:rPr>
              <w:tab/>
            </w:r>
            <w:r>
              <w:rPr>
                <w:noProof/>
                <w:webHidden/>
              </w:rPr>
              <w:fldChar w:fldCharType="begin"/>
            </w:r>
            <w:r>
              <w:rPr>
                <w:noProof/>
                <w:webHidden/>
              </w:rPr>
              <w:instrText xml:space="preserve"> PAGEREF _Toc80793212 \h </w:instrText>
            </w:r>
          </w:ins>
          <w:r>
            <w:rPr>
              <w:noProof/>
              <w:webHidden/>
            </w:rPr>
          </w:r>
          <w:r>
            <w:rPr>
              <w:noProof/>
              <w:webHidden/>
            </w:rPr>
            <w:fldChar w:fldCharType="separate"/>
          </w:r>
          <w:ins w:id="107" w:author="Andrew Instone-Cowie" w:date="2021-08-27T13:59:00Z">
            <w:r w:rsidR="0021271C">
              <w:rPr>
                <w:noProof/>
                <w:webHidden/>
              </w:rPr>
              <w:t>18</w:t>
            </w:r>
          </w:ins>
          <w:ins w:id="108" w:author="Andrew Instone-Cowie" w:date="2021-08-25T14:13:00Z">
            <w:r>
              <w:rPr>
                <w:noProof/>
                <w:webHidden/>
              </w:rPr>
              <w:fldChar w:fldCharType="end"/>
            </w:r>
            <w:r w:rsidRPr="005C6B75">
              <w:rPr>
                <w:rStyle w:val="Hyperlink"/>
                <w:noProof/>
              </w:rPr>
              <w:fldChar w:fldCharType="end"/>
            </w:r>
          </w:ins>
        </w:p>
        <w:p w14:paraId="47DFD9D3" w14:textId="210F443E" w:rsidR="00CD5701" w:rsidRDefault="00CD5701">
          <w:pPr>
            <w:pStyle w:val="TOC2"/>
            <w:tabs>
              <w:tab w:val="right" w:leader="dot" w:pos="9016"/>
            </w:tabs>
            <w:rPr>
              <w:ins w:id="109" w:author="Andrew Instone-Cowie" w:date="2021-08-25T14:13:00Z"/>
              <w:rFonts w:eastAsiaTheme="minorEastAsia"/>
              <w:noProof/>
              <w:lang w:eastAsia="en-GB"/>
            </w:rPr>
          </w:pPr>
          <w:ins w:id="11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"_Toc80793213"</w:instrText>
            </w:r>
            <w:r w:rsidRPr="005C6B75">
              <w:rPr>
                <w:rStyle w:val="Hyperlink"/>
                <w:noProof/>
              </w:rPr>
              <w:instrText xml:space="preserve"> </w:instrText>
            </w:r>
          </w:ins>
          <w:ins w:id="111" w:author="Andrew Instone-Cowie" w:date="2021-08-27T13:59:00Z">
            <w:r w:rsidR="00BF59FA" w:rsidRPr="005C6B75">
              <w:rPr>
                <w:rStyle w:val="Hyperlink"/>
                <w:noProof/>
              </w:rPr>
            </w:r>
          </w:ins>
          <w:ins w:id="112" w:author="Andrew Instone-Cowie" w:date="2021-08-25T14:13:00Z">
            <w:r w:rsidRPr="005C6B75">
              <w:rPr>
                <w:rStyle w:val="Hyperlink"/>
                <w:noProof/>
              </w:rPr>
              <w:fldChar w:fldCharType="separate"/>
            </w:r>
            <w:r w:rsidRPr="005C6B75">
              <w:rPr>
                <w:rStyle w:val="Hyperlink"/>
                <w:noProof/>
              </w:rPr>
              <w:t>Overview</w:t>
            </w:r>
            <w:r>
              <w:rPr>
                <w:noProof/>
                <w:webHidden/>
              </w:rPr>
              <w:tab/>
            </w:r>
            <w:r>
              <w:rPr>
                <w:noProof/>
                <w:webHidden/>
              </w:rPr>
              <w:fldChar w:fldCharType="begin"/>
            </w:r>
            <w:r>
              <w:rPr>
                <w:noProof/>
                <w:webHidden/>
              </w:rPr>
              <w:instrText xml:space="preserve"> PAGEREF _Toc80793213 \h </w:instrText>
            </w:r>
          </w:ins>
          <w:r>
            <w:rPr>
              <w:noProof/>
              <w:webHidden/>
            </w:rPr>
          </w:r>
          <w:r>
            <w:rPr>
              <w:noProof/>
              <w:webHidden/>
            </w:rPr>
            <w:fldChar w:fldCharType="separate"/>
          </w:r>
          <w:ins w:id="113" w:author="Andrew Instone-Cowie" w:date="2021-08-27T13:59:00Z">
            <w:r w:rsidR="0021271C">
              <w:rPr>
                <w:noProof/>
                <w:webHidden/>
              </w:rPr>
              <w:t>18</w:t>
            </w:r>
          </w:ins>
          <w:ins w:id="114" w:author="Andrew Instone-Cowie" w:date="2021-08-25T14:13:00Z">
            <w:r>
              <w:rPr>
                <w:noProof/>
                <w:webHidden/>
              </w:rPr>
              <w:fldChar w:fldCharType="end"/>
            </w:r>
            <w:r w:rsidRPr="005C6B75">
              <w:rPr>
                <w:rStyle w:val="Hyperlink"/>
                <w:noProof/>
              </w:rPr>
              <w:fldChar w:fldCharType="end"/>
            </w:r>
          </w:ins>
        </w:p>
        <w:p w14:paraId="71B45C40" w14:textId="2FBFCFB4" w:rsidR="00CD5701" w:rsidRDefault="00CD5701">
          <w:pPr>
            <w:pStyle w:val="TOC2"/>
            <w:tabs>
              <w:tab w:val="right" w:leader="dot" w:pos="9016"/>
            </w:tabs>
            <w:rPr>
              <w:ins w:id="115" w:author="Andrew Instone-Cowie" w:date="2021-08-25T14:13:00Z"/>
              <w:rFonts w:eastAsiaTheme="minorEastAsia"/>
              <w:noProof/>
              <w:lang w:eastAsia="en-GB"/>
            </w:rPr>
          </w:pPr>
          <w:ins w:id="1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"_Toc80793214"</w:instrText>
            </w:r>
            <w:r w:rsidRPr="005C6B75">
              <w:rPr>
                <w:rStyle w:val="Hyperlink"/>
                <w:noProof/>
              </w:rPr>
              <w:instrText xml:space="preserve"> </w:instrText>
            </w:r>
          </w:ins>
          <w:ins w:id="117" w:author="Andrew Instone-Cowie" w:date="2021-08-27T13:59:00Z">
            <w:r w:rsidR="00BF59FA" w:rsidRPr="005C6B75">
              <w:rPr>
                <w:rStyle w:val="Hyperlink"/>
                <w:noProof/>
              </w:rPr>
            </w:r>
          </w:ins>
          <w:ins w:id="118" w:author="Andrew Instone-Cowie" w:date="2021-08-25T14:13:00Z">
            <w:r w:rsidRPr="005C6B75">
              <w:rPr>
                <w:rStyle w:val="Hyperlink"/>
                <w:noProof/>
              </w:rPr>
              <w:fldChar w:fldCharType="separate"/>
            </w:r>
            <w:r w:rsidRPr="005C6B75">
              <w:rPr>
                <w:rStyle w:val="Hyperlink"/>
                <w:noProof/>
              </w:rPr>
              <w:t>Hardware Options</w:t>
            </w:r>
            <w:r>
              <w:rPr>
                <w:noProof/>
                <w:webHidden/>
              </w:rPr>
              <w:tab/>
            </w:r>
            <w:r>
              <w:rPr>
                <w:noProof/>
                <w:webHidden/>
              </w:rPr>
              <w:fldChar w:fldCharType="begin"/>
            </w:r>
            <w:r>
              <w:rPr>
                <w:noProof/>
                <w:webHidden/>
              </w:rPr>
              <w:instrText xml:space="preserve"> PAGEREF _Toc80793214 \h </w:instrText>
            </w:r>
          </w:ins>
          <w:r>
            <w:rPr>
              <w:noProof/>
              <w:webHidden/>
            </w:rPr>
          </w:r>
          <w:r>
            <w:rPr>
              <w:noProof/>
              <w:webHidden/>
            </w:rPr>
            <w:fldChar w:fldCharType="separate"/>
          </w:r>
          <w:ins w:id="119" w:author="Andrew Instone-Cowie" w:date="2021-08-27T13:59:00Z">
            <w:r w:rsidR="0021271C">
              <w:rPr>
                <w:noProof/>
                <w:webHidden/>
              </w:rPr>
              <w:t>18</w:t>
            </w:r>
          </w:ins>
          <w:ins w:id="120" w:author="Andrew Instone-Cowie" w:date="2021-08-25T14:13:00Z">
            <w:r>
              <w:rPr>
                <w:noProof/>
                <w:webHidden/>
              </w:rPr>
              <w:fldChar w:fldCharType="end"/>
            </w:r>
            <w:r w:rsidRPr="005C6B75">
              <w:rPr>
                <w:rStyle w:val="Hyperlink"/>
                <w:noProof/>
              </w:rPr>
              <w:fldChar w:fldCharType="end"/>
            </w:r>
          </w:ins>
        </w:p>
        <w:p w14:paraId="2F43F2F8" w14:textId="69383A8A" w:rsidR="00CD5701" w:rsidRDefault="00CD5701">
          <w:pPr>
            <w:pStyle w:val="TOC2"/>
            <w:tabs>
              <w:tab w:val="right" w:leader="dot" w:pos="9016"/>
            </w:tabs>
            <w:rPr>
              <w:ins w:id="121" w:author="Andrew Instone-Cowie" w:date="2021-08-25T14:13:00Z"/>
              <w:rFonts w:eastAsiaTheme="minorEastAsia"/>
              <w:noProof/>
              <w:lang w:eastAsia="en-GB"/>
            </w:rPr>
          </w:pPr>
          <w:ins w:id="12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"_Toc80793215"</w:instrText>
            </w:r>
            <w:r w:rsidRPr="005C6B75">
              <w:rPr>
                <w:rStyle w:val="Hyperlink"/>
                <w:noProof/>
              </w:rPr>
              <w:instrText xml:space="preserve"> </w:instrText>
            </w:r>
          </w:ins>
          <w:ins w:id="123" w:author="Andrew Instone-Cowie" w:date="2021-08-27T13:59:00Z">
            <w:r w:rsidR="00BF59FA" w:rsidRPr="005C6B75">
              <w:rPr>
                <w:rStyle w:val="Hyperlink"/>
                <w:noProof/>
              </w:rPr>
            </w:r>
          </w:ins>
          <w:ins w:id="124" w:author="Andrew Instone-Cowie" w:date="2021-08-25T14:13:00Z">
            <w:r w:rsidRPr="005C6B75">
              <w:rPr>
                <w:rStyle w:val="Hyperlink"/>
                <w:noProof/>
              </w:rPr>
              <w:fldChar w:fldCharType="separate"/>
            </w:r>
            <w:r w:rsidRPr="005C6B75">
              <w:rPr>
                <w:rStyle w:val="Hyperlink"/>
                <w:noProof/>
              </w:rPr>
              <w:t>Hardware Interrupts</w:t>
            </w:r>
            <w:r>
              <w:rPr>
                <w:noProof/>
                <w:webHidden/>
              </w:rPr>
              <w:tab/>
            </w:r>
            <w:r>
              <w:rPr>
                <w:noProof/>
                <w:webHidden/>
              </w:rPr>
              <w:fldChar w:fldCharType="begin"/>
            </w:r>
            <w:r>
              <w:rPr>
                <w:noProof/>
                <w:webHidden/>
              </w:rPr>
              <w:instrText xml:space="preserve"> PAGEREF _Toc80793215 \h </w:instrText>
            </w:r>
          </w:ins>
          <w:r>
            <w:rPr>
              <w:noProof/>
              <w:webHidden/>
            </w:rPr>
          </w:r>
          <w:r>
            <w:rPr>
              <w:noProof/>
              <w:webHidden/>
            </w:rPr>
            <w:fldChar w:fldCharType="separate"/>
          </w:r>
          <w:ins w:id="125" w:author="Andrew Instone-Cowie" w:date="2021-08-27T13:59:00Z">
            <w:r w:rsidR="0021271C">
              <w:rPr>
                <w:noProof/>
                <w:webHidden/>
              </w:rPr>
              <w:t>18</w:t>
            </w:r>
          </w:ins>
          <w:ins w:id="126" w:author="Andrew Instone-Cowie" w:date="2021-08-25T14:13:00Z">
            <w:r>
              <w:rPr>
                <w:noProof/>
                <w:webHidden/>
              </w:rPr>
              <w:fldChar w:fldCharType="end"/>
            </w:r>
            <w:r w:rsidRPr="005C6B75">
              <w:rPr>
                <w:rStyle w:val="Hyperlink"/>
                <w:noProof/>
              </w:rPr>
              <w:fldChar w:fldCharType="end"/>
            </w:r>
          </w:ins>
        </w:p>
        <w:p w14:paraId="5CCCE756" w14:textId="58CE9B31" w:rsidR="00CD5701" w:rsidRDefault="00CD5701">
          <w:pPr>
            <w:pStyle w:val="TOC2"/>
            <w:tabs>
              <w:tab w:val="right" w:leader="dot" w:pos="9016"/>
            </w:tabs>
            <w:rPr>
              <w:ins w:id="127" w:author="Andrew Instone-Cowie" w:date="2021-08-25T14:13:00Z"/>
              <w:rFonts w:eastAsiaTheme="minorEastAsia"/>
              <w:noProof/>
              <w:lang w:eastAsia="en-GB"/>
            </w:rPr>
          </w:pPr>
          <w:ins w:id="12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"_Toc80793216"</w:instrText>
            </w:r>
            <w:r w:rsidRPr="005C6B75">
              <w:rPr>
                <w:rStyle w:val="Hyperlink"/>
                <w:noProof/>
              </w:rPr>
              <w:instrText xml:space="preserve"> </w:instrText>
            </w:r>
          </w:ins>
          <w:ins w:id="129" w:author="Andrew Instone-Cowie" w:date="2021-08-27T13:59:00Z">
            <w:r w:rsidR="00BF59FA" w:rsidRPr="005C6B75">
              <w:rPr>
                <w:rStyle w:val="Hyperlink"/>
                <w:noProof/>
              </w:rPr>
            </w:r>
          </w:ins>
          <w:ins w:id="130" w:author="Andrew Instone-Cowie" w:date="2021-08-25T14:13:00Z">
            <w:r w:rsidRPr="005C6B75">
              <w:rPr>
                <w:rStyle w:val="Hyperlink"/>
                <w:noProof/>
              </w:rPr>
              <w:fldChar w:fldCharType="separate"/>
            </w:r>
            <w:r w:rsidRPr="005C6B75">
              <w:rPr>
                <w:rStyle w:val="Hyperlink"/>
                <w:noProof/>
              </w:rPr>
              <w:t>Microcontroller Hardware</w:t>
            </w:r>
            <w:r>
              <w:rPr>
                <w:noProof/>
                <w:webHidden/>
              </w:rPr>
              <w:tab/>
            </w:r>
            <w:r>
              <w:rPr>
                <w:noProof/>
                <w:webHidden/>
              </w:rPr>
              <w:fldChar w:fldCharType="begin"/>
            </w:r>
            <w:r>
              <w:rPr>
                <w:noProof/>
                <w:webHidden/>
              </w:rPr>
              <w:instrText xml:space="preserve"> PAGEREF _Toc80793216 \h </w:instrText>
            </w:r>
          </w:ins>
          <w:r>
            <w:rPr>
              <w:noProof/>
              <w:webHidden/>
            </w:rPr>
          </w:r>
          <w:r>
            <w:rPr>
              <w:noProof/>
              <w:webHidden/>
            </w:rPr>
            <w:fldChar w:fldCharType="separate"/>
          </w:r>
          <w:ins w:id="131" w:author="Andrew Instone-Cowie" w:date="2021-08-27T13:59:00Z">
            <w:r w:rsidR="0021271C">
              <w:rPr>
                <w:noProof/>
                <w:webHidden/>
              </w:rPr>
              <w:t>19</w:t>
            </w:r>
          </w:ins>
          <w:ins w:id="132" w:author="Andrew Instone-Cowie" w:date="2021-08-25T14:13:00Z">
            <w:r>
              <w:rPr>
                <w:noProof/>
                <w:webHidden/>
              </w:rPr>
              <w:fldChar w:fldCharType="end"/>
            </w:r>
            <w:r w:rsidRPr="005C6B75">
              <w:rPr>
                <w:rStyle w:val="Hyperlink"/>
                <w:noProof/>
              </w:rPr>
              <w:fldChar w:fldCharType="end"/>
            </w:r>
          </w:ins>
        </w:p>
        <w:p w14:paraId="3BD3C6E1" w14:textId="5CEB7142" w:rsidR="00CD5701" w:rsidRDefault="00CD5701">
          <w:pPr>
            <w:pStyle w:val="TOC2"/>
            <w:tabs>
              <w:tab w:val="right" w:leader="dot" w:pos="9016"/>
            </w:tabs>
            <w:rPr>
              <w:ins w:id="133" w:author="Andrew Instone-Cowie" w:date="2021-08-25T14:13:00Z"/>
              <w:rFonts w:eastAsiaTheme="minorEastAsia"/>
              <w:noProof/>
              <w:lang w:eastAsia="en-GB"/>
            </w:rPr>
          </w:pPr>
          <w:ins w:id="13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"_Toc80793217"</w:instrText>
            </w:r>
            <w:r w:rsidRPr="005C6B75">
              <w:rPr>
                <w:rStyle w:val="Hyperlink"/>
                <w:noProof/>
              </w:rPr>
              <w:instrText xml:space="preserve"> </w:instrText>
            </w:r>
          </w:ins>
          <w:ins w:id="135" w:author="Andrew Instone-Cowie" w:date="2021-08-27T13:59:00Z">
            <w:r w:rsidR="00BF59FA" w:rsidRPr="005C6B75">
              <w:rPr>
                <w:rStyle w:val="Hyperlink"/>
                <w:noProof/>
              </w:rPr>
            </w:r>
          </w:ins>
          <w:ins w:id="136" w:author="Andrew Instone-Cowie" w:date="2021-08-25T14:13:00Z">
            <w:r w:rsidRPr="005C6B75">
              <w:rPr>
                <w:rStyle w:val="Hyperlink"/>
                <w:noProof/>
              </w:rPr>
              <w:fldChar w:fldCharType="separate"/>
            </w:r>
            <w:r w:rsidRPr="005C6B75">
              <w:rPr>
                <w:rStyle w:val="Hyperlink"/>
                <w:noProof/>
              </w:rPr>
              <w:t>Serial Line Driver</w:t>
            </w:r>
            <w:r>
              <w:rPr>
                <w:noProof/>
                <w:webHidden/>
              </w:rPr>
              <w:tab/>
            </w:r>
            <w:r>
              <w:rPr>
                <w:noProof/>
                <w:webHidden/>
              </w:rPr>
              <w:fldChar w:fldCharType="begin"/>
            </w:r>
            <w:r>
              <w:rPr>
                <w:noProof/>
                <w:webHidden/>
              </w:rPr>
              <w:instrText xml:space="preserve"> PAGEREF _Toc80793217 \h </w:instrText>
            </w:r>
          </w:ins>
          <w:r>
            <w:rPr>
              <w:noProof/>
              <w:webHidden/>
            </w:rPr>
          </w:r>
          <w:r>
            <w:rPr>
              <w:noProof/>
              <w:webHidden/>
            </w:rPr>
            <w:fldChar w:fldCharType="separate"/>
          </w:r>
          <w:ins w:id="137" w:author="Andrew Instone-Cowie" w:date="2021-08-27T13:59:00Z">
            <w:r w:rsidR="0021271C">
              <w:rPr>
                <w:noProof/>
                <w:webHidden/>
              </w:rPr>
              <w:t>19</w:t>
            </w:r>
          </w:ins>
          <w:ins w:id="138" w:author="Andrew Instone-Cowie" w:date="2021-08-25T14:13:00Z">
            <w:r>
              <w:rPr>
                <w:noProof/>
                <w:webHidden/>
              </w:rPr>
              <w:fldChar w:fldCharType="end"/>
            </w:r>
            <w:r w:rsidRPr="005C6B75">
              <w:rPr>
                <w:rStyle w:val="Hyperlink"/>
                <w:noProof/>
              </w:rPr>
              <w:fldChar w:fldCharType="end"/>
            </w:r>
          </w:ins>
        </w:p>
        <w:p w14:paraId="46816A26" w14:textId="6D65D050" w:rsidR="00CD5701" w:rsidRDefault="00CD5701">
          <w:pPr>
            <w:pStyle w:val="TOC2"/>
            <w:tabs>
              <w:tab w:val="right" w:leader="dot" w:pos="9016"/>
            </w:tabs>
            <w:rPr>
              <w:ins w:id="139" w:author="Andrew Instone-Cowie" w:date="2021-08-25T14:13:00Z"/>
              <w:rFonts w:eastAsiaTheme="minorEastAsia"/>
              <w:noProof/>
              <w:lang w:eastAsia="en-GB"/>
            </w:rPr>
          </w:pPr>
          <w:ins w:id="14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"_Toc80793218"</w:instrText>
            </w:r>
            <w:r w:rsidRPr="005C6B75">
              <w:rPr>
                <w:rStyle w:val="Hyperlink"/>
                <w:noProof/>
              </w:rPr>
              <w:instrText xml:space="preserve"> </w:instrText>
            </w:r>
          </w:ins>
          <w:ins w:id="141" w:author="Andrew Instone-Cowie" w:date="2021-08-27T13:59:00Z">
            <w:r w:rsidR="00BF59FA" w:rsidRPr="005C6B75">
              <w:rPr>
                <w:rStyle w:val="Hyperlink"/>
                <w:noProof/>
              </w:rPr>
            </w:r>
          </w:ins>
          <w:ins w:id="142" w:author="Andrew Instone-Cowie" w:date="2021-08-25T14:13:00Z">
            <w:r w:rsidRPr="005C6B75">
              <w:rPr>
                <w:rStyle w:val="Hyperlink"/>
                <w:noProof/>
              </w:rPr>
              <w:fldChar w:fldCharType="separate"/>
            </w:r>
            <w:r w:rsidRPr="005C6B75">
              <w:rPr>
                <w:rStyle w:val="Hyperlink"/>
                <w:noProof/>
              </w:rPr>
              <w:t>Microcontroller Configuration</w:t>
            </w:r>
            <w:r>
              <w:rPr>
                <w:noProof/>
                <w:webHidden/>
              </w:rPr>
              <w:tab/>
            </w:r>
            <w:r>
              <w:rPr>
                <w:noProof/>
                <w:webHidden/>
              </w:rPr>
              <w:fldChar w:fldCharType="begin"/>
            </w:r>
            <w:r>
              <w:rPr>
                <w:noProof/>
                <w:webHidden/>
              </w:rPr>
              <w:instrText xml:space="preserve"> PAGEREF _Toc80793218 \h </w:instrText>
            </w:r>
          </w:ins>
          <w:r>
            <w:rPr>
              <w:noProof/>
              <w:webHidden/>
            </w:rPr>
          </w:r>
          <w:r>
            <w:rPr>
              <w:noProof/>
              <w:webHidden/>
            </w:rPr>
            <w:fldChar w:fldCharType="separate"/>
          </w:r>
          <w:ins w:id="143" w:author="Andrew Instone-Cowie" w:date="2021-08-27T13:59:00Z">
            <w:r w:rsidR="0021271C">
              <w:rPr>
                <w:noProof/>
                <w:webHidden/>
              </w:rPr>
              <w:t>20</w:t>
            </w:r>
          </w:ins>
          <w:ins w:id="144" w:author="Andrew Instone-Cowie" w:date="2021-08-25T14:13:00Z">
            <w:r>
              <w:rPr>
                <w:noProof/>
                <w:webHidden/>
              </w:rPr>
              <w:fldChar w:fldCharType="end"/>
            </w:r>
            <w:r w:rsidRPr="005C6B75">
              <w:rPr>
                <w:rStyle w:val="Hyperlink"/>
                <w:noProof/>
              </w:rPr>
              <w:fldChar w:fldCharType="end"/>
            </w:r>
          </w:ins>
        </w:p>
        <w:p w14:paraId="6DD2076C" w14:textId="66AC8D4B" w:rsidR="00CD5701" w:rsidRDefault="00CD5701">
          <w:pPr>
            <w:pStyle w:val="TOC3"/>
            <w:tabs>
              <w:tab w:val="right" w:leader="dot" w:pos="9016"/>
            </w:tabs>
            <w:rPr>
              <w:ins w:id="145" w:author="Andrew Instone-Cowie" w:date="2021-08-25T14:13:00Z"/>
              <w:noProof/>
              <w:lang w:val="en-GB" w:eastAsia="en-GB"/>
            </w:rPr>
          </w:pPr>
          <w:ins w:id="14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"_Toc80793219"</w:instrText>
            </w:r>
            <w:r w:rsidRPr="005C6B75">
              <w:rPr>
                <w:rStyle w:val="Hyperlink"/>
                <w:noProof/>
              </w:rPr>
              <w:instrText xml:space="preserve"> </w:instrText>
            </w:r>
          </w:ins>
          <w:ins w:id="147" w:author="Andrew Instone-Cowie" w:date="2021-08-27T13:59:00Z">
            <w:r w:rsidR="00BF59FA" w:rsidRPr="005C6B75">
              <w:rPr>
                <w:rStyle w:val="Hyperlink"/>
                <w:noProof/>
              </w:rPr>
            </w:r>
          </w:ins>
          <w:ins w:id="148" w:author="Andrew Instone-Cowie" w:date="2021-08-25T14:13:00Z">
            <w:r w:rsidRPr="005C6B75">
              <w:rPr>
                <w:rStyle w:val="Hyperlink"/>
                <w:noProof/>
              </w:rPr>
              <w:fldChar w:fldCharType="separate"/>
            </w:r>
            <w:r w:rsidRPr="005C6B75">
              <w:rPr>
                <w:rStyle w:val="Hyperlink"/>
                <w:noProof/>
              </w:rPr>
              <w:t>Microcontroller I/O Pins</w:t>
            </w:r>
            <w:r>
              <w:rPr>
                <w:noProof/>
                <w:webHidden/>
              </w:rPr>
              <w:tab/>
            </w:r>
            <w:r>
              <w:rPr>
                <w:noProof/>
                <w:webHidden/>
              </w:rPr>
              <w:fldChar w:fldCharType="begin"/>
            </w:r>
            <w:r>
              <w:rPr>
                <w:noProof/>
                <w:webHidden/>
              </w:rPr>
              <w:instrText xml:space="preserve"> PAGEREF _Toc80793219 \h </w:instrText>
            </w:r>
          </w:ins>
          <w:r>
            <w:rPr>
              <w:noProof/>
              <w:webHidden/>
            </w:rPr>
          </w:r>
          <w:r>
            <w:rPr>
              <w:noProof/>
              <w:webHidden/>
            </w:rPr>
            <w:fldChar w:fldCharType="separate"/>
          </w:r>
          <w:ins w:id="149" w:author="Andrew Instone-Cowie" w:date="2021-08-27T13:59:00Z">
            <w:r w:rsidR="0021271C">
              <w:rPr>
                <w:noProof/>
                <w:webHidden/>
              </w:rPr>
              <w:t>20</w:t>
            </w:r>
          </w:ins>
          <w:ins w:id="150" w:author="Andrew Instone-Cowie" w:date="2021-08-25T14:13:00Z">
            <w:r>
              <w:rPr>
                <w:noProof/>
                <w:webHidden/>
              </w:rPr>
              <w:fldChar w:fldCharType="end"/>
            </w:r>
            <w:r w:rsidRPr="005C6B75">
              <w:rPr>
                <w:rStyle w:val="Hyperlink"/>
                <w:noProof/>
              </w:rPr>
              <w:fldChar w:fldCharType="end"/>
            </w:r>
          </w:ins>
        </w:p>
        <w:p w14:paraId="2D73AF59" w14:textId="40882BB5" w:rsidR="00CD5701" w:rsidRDefault="00CD5701">
          <w:pPr>
            <w:pStyle w:val="TOC3"/>
            <w:tabs>
              <w:tab w:val="right" w:leader="dot" w:pos="9016"/>
            </w:tabs>
            <w:rPr>
              <w:ins w:id="151" w:author="Andrew Instone-Cowie" w:date="2021-08-25T14:13:00Z"/>
              <w:noProof/>
              <w:lang w:val="en-GB" w:eastAsia="en-GB"/>
            </w:rPr>
          </w:pPr>
          <w:ins w:id="15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"_Toc80793220"</w:instrText>
            </w:r>
            <w:r w:rsidRPr="005C6B75">
              <w:rPr>
                <w:rStyle w:val="Hyperlink"/>
                <w:noProof/>
              </w:rPr>
              <w:instrText xml:space="preserve"> </w:instrText>
            </w:r>
          </w:ins>
          <w:ins w:id="153" w:author="Andrew Instone-Cowie" w:date="2021-08-27T13:59:00Z">
            <w:r w:rsidR="00BF59FA" w:rsidRPr="005C6B75">
              <w:rPr>
                <w:rStyle w:val="Hyperlink"/>
                <w:noProof/>
              </w:rPr>
            </w:r>
          </w:ins>
          <w:ins w:id="154" w:author="Andrew Instone-Cowie" w:date="2021-08-25T14:13:00Z">
            <w:r w:rsidRPr="005C6B75">
              <w:rPr>
                <w:rStyle w:val="Hyperlink"/>
                <w:noProof/>
              </w:rPr>
              <w:fldChar w:fldCharType="separate"/>
            </w:r>
            <w:r w:rsidRPr="005C6B75">
              <w:rPr>
                <w:rStyle w:val="Hyperlink"/>
                <w:noProof/>
              </w:rPr>
              <w:t>Microcontroller Fuse Settings</w:t>
            </w:r>
            <w:r>
              <w:rPr>
                <w:noProof/>
                <w:webHidden/>
              </w:rPr>
              <w:tab/>
            </w:r>
            <w:r>
              <w:rPr>
                <w:noProof/>
                <w:webHidden/>
              </w:rPr>
              <w:fldChar w:fldCharType="begin"/>
            </w:r>
            <w:r>
              <w:rPr>
                <w:noProof/>
                <w:webHidden/>
              </w:rPr>
              <w:instrText xml:space="preserve"> PAGEREF _Toc80793220 \h </w:instrText>
            </w:r>
          </w:ins>
          <w:r>
            <w:rPr>
              <w:noProof/>
              <w:webHidden/>
            </w:rPr>
          </w:r>
          <w:r>
            <w:rPr>
              <w:noProof/>
              <w:webHidden/>
            </w:rPr>
            <w:fldChar w:fldCharType="separate"/>
          </w:r>
          <w:ins w:id="155" w:author="Andrew Instone-Cowie" w:date="2021-08-27T13:59:00Z">
            <w:r w:rsidR="0021271C">
              <w:rPr>
                <w:noProof/>
                <w:webHidden/>
              </w:rPr>
              <w:t>21</w:t>
            </w:r>
          </w:ins>
          <w:ins w:id="156" w:author="Andrew Instone-Cowie" w:date="2021-08-25T14:13:00Z">
            <w:r>
              <w:rPr>
                <w:noProof/>
                <w:webHidden/>
              </w:rPr>
              <w:fldChar w:fldCharType="end"/>
            </w:r>
            <w:r w:rsidRPr="005C6B75">
              <w:rPr>
                <w:rStyle w:val="Hyperlink"/>
                <w:noProof/>
              </w:rPr>
              <w:fldChar w:fldCharType="end"/>
            </w:r>
          </w:ins>
        </w:p>
        <w:p w14:paraId="4A1ABF93" w14:textId="3072C371" w:rsidR="00CD5701" w:rsidRDefault="00CD5701">
          <w:pPr>
            <w:pStyle w:val="TOC2"/>
            <w:tabs>
              <w:tab w:val="right" w:leader="dot" w:pos="9016"/>
            </w:tabs>
            <w:rPr>
              <w:ins w:id="157" w:author="Andrew Instone-Cowie" w:date="2021-08-25T14:13:00Z"/>
              <w:rFonts w:eastAsiaTheme="minorEastAsia"/>
              <w:noProof/>
              <w:lang w:eastAsia="en-GB"/>
            </w:rPr>
          </w:pPr>
          <w:ins w:id="15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"_Toc80793221"</w:instrText>
            </w:r>
            <w:r w:rsidRPr="005C6B75">
              <w:rPr>
                <w:rStyle w:val="Hyperlink"/>
                <w:noProof/>
              </w:rPr>
              <w:instrText xml:space="preserve"> </w:instrText>
            </w:r>
          </w:ins>
          <w:ins w:id="159" w:author="Andrew Instone-Cowie" w:date="2021-08-27T13:59:00Z">
            <w:r w:rsidR="00BF59FA" w:rsidRPr="005C6B75">
              <w:rPr>
                <w:rStyle w:val="Hyperlink"/>
                <w:noProof/>
              </w:rPr>
            </w:r>
          </w:ins>
          <w:ins w:id="160" w:author="Andrew Instone-Cowie" w:date="2021-08-25T14:13:00Z">
            <w:r w:rsidRPr="005C6B75">
              <w:rPr>
                <w:rStyle w:val="Hyperlink"/>
                <w:noProof/>
              </w:rPr>
              <w:fldChar w:fldCharType="separate"/>
            </w:r>
            <w:r w:rsidRPr="005C6B75">
              <w:rPr>
                <w:rStyle w:val="Hyperlink"/>
                <w:noProof/>
              </w:rPr>
              <w:t>Power Supply</w:t>
            </w:r>
            <w:r>
              <w:rPr>
                <w:noProof/>
                <w:webHidden/>
              </w:rPr>
              <w:tab/>
            </w:r>
            <w:r>
              <w:rPr>
                <w:noProof/>
                <w:webHidden/>
              </w:rPr>
              <w:fldChar w:fldCharType="begin"/>
            </w:r>
            <w:r>
              <w:rPr>
                <w:noProof/>
                <w:webHidden/>
              </w:rPr>
              <w:instrText xml:space="preserve"> PAGEREF _Toc80793221 \h </w:instrText>
            </w:r>
          </w:ins>
          <w:r>
            <w:rPr>
              <w:noProof/>
              <w:webHidden/>
            </w:rPr>
          </w:r>
          <w:r>
            <w:rPr>
              <w:noProof/>
              <w:webHidden/>
            </w:rPr>
            <w:fldChar w:fldCharType="separate"/>
          </w:r>
          <w:ins w:id="161" w:author="Andrew Instone-Cowie" w:date="2021-08-27T13:59:00Z">
            <w:r w:rsidR="0021271C">
              <w:rPr>
                <w:noProof/>
                <w:webHidden/>
              </w:rPr>
              <w:t>22</w:t>
            </w:r>
          </w:ins>
          <w:ins w:id="162" w:author="Andrew Instone-Cowie" w:date="2021-08-25T14:13:00Z">
            <w:r>
              <w:rPr>
                <w:noProof/>
                <w:webHidden/>
              </w:rPr>
              <w:fldChar w:fldCharType="end"/>
            </w:r>
            <w:r w:rsidRPr="005C6B75">
              <w:rPr>
                <w:rStyle w:val="Hyperlink"/>
                <w:noProof/>
              </w:rPr>
              <w:fldChar w:fldCharType="end"/>
            </w:r>
          </w:ins>
        </w:p>
        <w:p w14:paraId="7F3446DC" w14:textId="20B48BA9" w:rsidR="00CD5701" w:rsidRDefault="00CD5701">
          <w:pPr>
            <w:pStyle w:val="TOC3"/>
            <w:tabs>
              <w:tab w:val="right" w:leader="dot" w:pos="9016"/>
            </w:tabs>
            <w:rPr>
              <w:ins w:id="163" w:author="Andrew Instone-Cowie" w:date="2021-08-25T14:13:00Z"/>
              <w:noProof/>
              <w:lang w:val="en-GB" w:eastAsia="en-GB"/>
            </w:rPr>
          </w:pPr>
          <w:ins w:id="16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"_Toc80793222"</w:instrText>
            </w:r>
            <w:r w:rsidRPr="005C6B75">
              <w:rPr>
                <w:rStyle w:val="Hyperlink"/>
                <w:noProof/>
              </w:rPr>
              <w:instrText xml:space="preserve"> </w:instrText>
            </w:r>
          </w:ins>
          <w:ins w:id="165" w:author="Andrew Instone-Cowie" w:date="2021-08-27T13:59:00Z">
            <w:r w:rsidR="00BF59FA" w:rsidRPr="005C6B75">
              <w:rPr>
                <w:rStyle w:val="Hyperlink"/>
                <w:noProof/>
              </w:rPr>
            </w:r>
          </w:ins>
          <w:ins w:id="166" w:author="Andrew Instone-Cowie" w:date="2021-08-25T14:13:00Z">
            <w:r w:rsidRPr="005C6B75">
              <w:rPr>
                <w:rStyle w:val="Hyperlink"/>
                <w:noProof/>
              </w:rPr>
              <w:fldChar w:fldCharType="separate"/>
            </w:r>
            <w:r w:rsidRPr="005C6B75">
              <w:rPr>
                <w:rStyle w:val="Hyperlink"/>
                <w:noProof/>
              </w:rPr>
              <w:t>Typical Current Requirements</w:t>
            </w:r>
            <w:r>
              <w:rPr>
                <w:noProof/>
                <w:webHidden/>
              </w:rPr>
              <w:tab/>
            </w:r>
            <w:r>
              <w:rPr>
                <w:noProof/>
                <w:webHidden/>
              </w:rPr>
              <w:fldChar w:fldCharType="begin"/>
            </w:r>
            <w:r>
              <w:rPr>
                <w:noProof/>
                <w:webHidden/>
              </w:rPr>
              <w:instrText xml:space="preserve"> PAGEREF _Toc80793222 \h </w:instrText>
            </w:r>
          </w:ins>
          <w:r>
            <w:rPr>
              <w:noProof/>
              <w:webHidden/>
            </w:rPr>
          </w:r>
          <w:r>
            <w:rPr>
              <w:noProof/>
              <w:webHidden/>
            </w:rPr>
            <w:fldChar w:fldCharType="separate"/>
          </w:r>
          <w:ins w:id="167" w:author="Andrew Instone-Cowie" w:date="2021-08-27T13:59:00Z">
            <w:r w:rsidR="0021271C">
              <w:rPr>
                <w:noProof/>
                <w:webHidden/>
              </w:rPr>
              <w:t>22</w:t>
            </w:r>
          </w:ins>
          <w:ins w:id="168" w:author="Andrew Instone-Cowie" w:date="2021-08-25T14:13:00Z">
            <w:r>
              <w:rPr>
                <w:noProof/>
                <w:webHidden/>
              </w:rPr>
              <w:fldChar w:fldCharType="end"/>
            </w:r>
            <w:r w:rsidRPr="005C6B75">
              <w:rPr>
                <w:rStyle w:val="Hyperlink"/>
                <w:noProof/>
              </w:rPr>
              <w:fldChar w:fldCharType="end"/>
            </w:r>
          </w:ins>
        </w:p>
        <w:p w14:paraId="138F6BAC" w14:textId="4AC107FE" w:rsidR="00CD5701" w:rsidRDefault="00CD5701">
          <w:pPr>
            <w:pStyle w:val="TOC3"/>
            <w:tabs>
              <w:tab w:val="right" w:leader="dot" w:pos="9016"/>
            </w:tabs>
            <w:rPr>
              <w:ins w:id="169" w:author="Andrew Instone-Cowie" w:date="2021-08-25T14:13:00Z"/>
              <w:noProof/>
              <w:lang w:val="en-GB" w:eastAsia="en-GB"/>
            </w:rPr>
          </w:pPr>
          <w:ins w:id="17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"_Toc80793223"</w:instrText>
            </w:r>
            <w:r w:rsidRPr="005C6B75">
              <w:rPr>
                <w:rStyle w:val="Hyperlink"/>
                <w:noProof/>
              </w:rPr>
              <w:instrText xml:space="preserve"> </w:instrText>
            </w:r>
          </w:ins>
          <w:ins w:id="171" w:author="Andrew Instone-Cowie" w:date="2021-08-27T13:59:00Z">
            <w:r w:rsidR="00BF59FA" w:rsidRPr="005C6B75">
              <w:rPr>
                <w:rStyle w:val="Hyperlink"/>
                <w:noProof/>
              </w:rPr>
            </w:r>
          </w:ins>
          <w:ins w:id="172" w:author="Andrew Instone-Cowie" w:date="2021-08-25T14:13:00Z">
            <w:r w:rsidRPr="005C6B75">
              <w:rPr>
                <w:rStyle w:val="Hyperlink"/>
                <w:noProof/>
              </w:rPr>
              <w:fldChar w:fldCharType="separate"/>
            </w:r>
            <w:r w:rsidRPr="005C6B75">
              <w:rPr>
                <w:rStyle w:val="Hyperlink"/>
                <w:noProof/>
              </w:rPr>
              <w:t>Microcontroller Package Ratings</w:t>
            </w:r>
            <w:r>
              <w:rPr>
                <w:noProof/>
                <w:webHidden/>
              </w:rPr>
              <w:tab/>
            </w:r>
            <w:r>
              <w:rPr>
                <w:noProof/>
                <w:webHidden/>
              </w:rPr>
              <w:fldChar w:fldCharType="begin"/>
            </w:r>
            <w:r>
              <w:rPr>
                <w:noProof/>
                <w:webHidden/>
              </w:rPr>
              <w:instrText xml:space="preserve"> PAGEREF _Toc80793223 \h </w:instrText>
            </w:r>
          </w:ins>
          <w:r>
            <w:rPr>
              <w:noProof/>
              <w:webHidden/>
            </w:rPr>
          </w:r>
          <w:r>
            <w:rPr>
              <w:noProof/>
              <w:webHidden/>
            </w:rPr>
            <w:fldChar w:fldCharType="separate"/>
          </w:r>
          <w:ins w:id="173" w:author="Andrew Instone-Cowie" w:date="2021-08-27T13:59:00Z">
            <w:r w:rsidR="0021271C">
              <w:rPr>
                <w:noProof/>
                <w:webHidden/>
              </w:rPr>
              <w:t>22</w:t>
            </w:r>
          </w:ins>
          <w:ins w:id="174" w:author="Andrew Instone-Cowie" w:date="2021-08-25T14:13:00Z">
            <w:r>
              <w:rPr>
                <w:noProof/>
                <w:webHidden/>
              </w:rPr>
              <w:fldChar w:fldCharType="end"/>
            </w:r>
            <w:r w:rsidRPr="005C6B75">
              <w:rPr>
                <w:rStyle w:val="Hyperlink"/>
                <w:noProof/>
              </w:rPr>
              <w:fldChar w:fldCharType="end"/>
            </w:r>
          </w:ins>
        </w:p>
        <w:p w14:paraId="002261CE" w14:textId="7986D9E0" w:rsidR="00CD5701" w:rsidRDefault="00CD5701">
          <w:pPr>
            <w:pStyle w:val="TOC3"/>
            <w:tabs>
              <w:tab w:val="right" w:leader="dot" w:pos="9016"/>
            </w:tabs>
            <w:rPr>
              <w:ins w:id="175" w:author="Andrew Instone-Cowie" w:date="2021-08-25T14:13:00Z"/>
              <w:noProof/>
              <w:lang w:val="en-GB" w:eastAsia="en-GB"/>
            </w:rPr>
          </w:pPr>
          <w:ins w:id="17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"_Toc80793224"</w:instrText>
            </w:r>
            <w:r w:rsidRPr="005C6B75">
              <w:rPr>
                <w:rStyle w:val="Hyperlink"/>
                <w:noProof/>
              </w:rPr>
              <w:instrText xml:space="preserve"> </w:instrText>
            </w:r>
          </w:ins>
          <w:ins w:id="177" w:author="Andrew Instone-Cowie" w:date="2021-08-27T13:59:00Z">
            <w:r w:rsidR="00BF59FA" w:rsidRPr="005C6B75">
              <w:rPr>
                <w:rStyle w:val="Hyperlink"/>
                <w:noProof/>
              </w:rPr>
            </w:r>
          </w:ins>
          <w:ins w:id="178" w:author="Andrew Instone-Cowie" w:date="2021-08-25T14:13:00Z">
            <w:r w:rsidRPr="005C6B75">
              <w:rPr>
                <w:rStyle w:val="Hyperlink"/>
                <w:noProof/>
              </w:rPr>
              <w:fldChar w:fldCharType="separate"/>
            </w:r>
            <w:r w:rsidRPr="005C6B75">
              <w:rPr>
                <w:rStyle w:val="Hyperlink"/>
                <w:noProof/>
              </w:rPr>
              <w:t>Voltage Regulator</w:t>
            </w:r>
            <w:r>
              <w:rPr>
                <w:noProof/>
                <w:webHidden/>
              </w:rPr>
              <w:tab/>
            </w:r>
            <w:r>
              <w:rPr>
                <w:noProof/>
                <w:webHidden/>
              </w:rPr>
              <w:fldChar w:fldCharType="begin"/>
            </w:r>
            <w:r>
              <w:rPr>
                <w:noProof/>
                <w:webHidden/>
              </w:rPr>
              <w:instrText xml:space="preserve"> PAGEREF _Toc80793224 \h </w:instrText>
            </w:r>
          </w:ins>
          <w:r>
            <w:rPr>
              <w:noProof/>
              <w:webHidden/>
            </w:rPr>
          </w:r>
          <w:r>
            <w:rPr>
              <w:noProof/>
              <w:webHidden/>
            </w:rPr>
            <w:fldChar w:fldCharType="separate"/>
          </w:r>
          <w:ins w:id="179" w:author="Andrew Instone-Cowie" w:date="2021-08-27T13:59:00Z">
            <w:r w:rsidR="0021271C">
              <w:rPr>
                <w:noProof/>
                <w:webHidden/>
              </w:rPr>
              <w:t>22</w:t>
            </w:r>
          </w:ins>
          <w:ins w:id="180" w:author="Andrew Instone-Cowie" w:date="2021-08-25T14:13:00Z">
            <w:r>
              <w:rPr>
                <w:noProof/>
                <w:webHidden/>
              </w:rPr>
              <w:fldChar w:fldCharType="end"/>
            </w:r>
            <w:r w:rsidRPr="005C6B75">
              <w:rPr>
                <w:rStyle w:val="Hyperlink"/>
                <w:noProof/>
              </w:rPr>
              <w:fldChar w:fldCharType="end"/>
            </w:r>
          </w:ins>
        </w:p>
        <w:p w14:paraId="420ED7C7" w14:textId="4253286A" w:rsidR="00CD5701" w:rsidRDefault="00CD5701">
          <w:pPr>
            <w:pStyle w:val="TOC3"/>
            <w:tabs>
              <w:tab w:val="right" w:leader="dot" w:pos="9016"/>
            </w:tabs>
            <w:rPr>
              <w:ins w:id="181" w:author="Andrew Instone-Cowie" w:date="2021-08-25T14:13:00Z"/>
              <w:noProof/>
              <w:lang w:val="en-GB" w:eastAsia="en-GB"/>
            </w:rPr>
          </w:pPr>
          <w:ins w:id="18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"_Toc80793225"</w:instrText>
            </w:r>
            <w:r w:rsidRPr="005C6B75">
              <w:rPr>
                <w:rStyle w:val="Hyperlink"/>
                <w:noProof/>
              </w:rPr>
              <w:instrText xml:space="preserve"> </w:instrText>
            </w:r>
          </w:ins>
          <w:ins w:id="183" w:author="Andrew Instone-Cowie" w:date="2021-08-27T13:59:00Z">
            <w:r w:rsidR="00BF59FA" w:rsidRPr="005C6B75">
              <w:rPr>
                <w:rStyle w:val="Hyperlink"/>
                <w:noProof/>
              </w:rPr>
            </w:r>
          </w:ins>
          <w:ins w:id="184" w:author="Andrew Instone-Cowie" w:date="2021-08-25T14:13:00Z">
            <w:r w:rsidRPr="005C6B75">
              <w:rPr>
                <w:rStyle w:val="Hyperlink"/>
                <w:noProof/>
              </w:rPr>
              <w:fldChar w:fldCharType="separate"/>
            </w:r>
            <w:r w:rsidRPr="005C6B75">
              <w:rPr>
                <w:rStyle w:val="Hyperlink"/>
                <w:noProof/>
              </w:rPr>
              <w:t>Cable Voltage Drop</w:t>
            </w:r>
            <w:r>
              <w:rPr>
                <w:noProof/>
                <w:webHidden/>
              </w:rPr>
              <w:tab/>
            </w:r>
            <w:r>
              <w:rPr>
                <w:noProof/>
                <w:webHidden/>
              </w:rPr>
              <w:fldChar w:fldCharType="begin"/>
            </w:r>
            <w:r>
              <w:rPr>
                <w:noProof/>
                <w:webHidden/>
              </w:rPr>
              <w:instrText xml:space="preserve"> PAGEREF _Toc80793225 \h </w:instrText>
            </w:r>
          </w:ins>
          <w:r>
            <w:rPr>
              <w:noProof/>
              <w:webHidden/>
            </w:rPr>
          </w:r>
          <w:r>
            <w:rPr>
              <w:noProof/>
              <w:webHidden/>
            </w:rPr>
            <w:fldChar w:fldCharType="separate"/>
          </w:r>
          <w:ins w:id="185" w:author="Andrew Instone-Cowie" w:date="2021-08-27T13:59:00Z">
            <w:r w:rsidR="0021271C">
              <w:rPr>
                <w:noProof/>
                <w:webHidden/>
              </w:rPr>
              <w:t>22</w:t>
            </w:r>
          </w:ins>
          <w:ins w:id="186" w:author="Andrew Instone-Cowie" w:date="2021-08-25T14:13:00Z">
            <w:r>
              <w:rPr>
                <w:noProof/>
                <w:webHidden/>
              </w:rPr>
              <w:fldChar w:fldCharType="end"/>
            </w:r>
            <w:r w:rsidRPr="005C6B75">
              <w:rPr>
                <w:rStyle w:val="Hyperlink"/>
                <w:noProof/>
              </w:rPr>
              <w:fldChar w:fldCharType="end"/>
            </w:r>
          </w:ins>
        </w:p>
        <w:p w14:paraId="4E78D31F" w14:textId="05791C36" w:rsidR="00CD5701" w:rsidRDefault="00CD5701">
          <w:pPr>
            <w:pStyle w:val="TOC3"/>
            <w:tabs>
              <w:tab w:val="right" w:leader="dot" w:pos="9016"/>
            </w:tabs>
            <w:rPr>
              <w:ins w:id="187" w:author="Andrew Instone-Cowie" w:date="2021-08-25T14:13:00Z"/>
              <w:noProof/>
              <w:lang w:val="en-GB" w:eastAsia="en-GB"/>
            </w:rPr>
          </w:pPr>
          <w:ins w:id="18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"_Toc80793226"</w:instrText>
            </w:r>
            <w:r w:rsidRPr="005C6B75">
              <w:rPr>
                <w:rStyle w:val="Hyperlink"/>
                <w:noProof/>
              </w:rPr>
              <w:instrText xml:space="preserve"> </w:instrText>
            </w:r>
          </w:ins>
          <w:ins w:id="189" w:author="Andrew Instone-Cowie" w:date="2021-08-27T13:59:00Z">
            <w:r w:rsidR="00BF59FA" w:rsidRPr="005C6B75">
              <w:rPr>
                <w:rStyle w:val="Hyperlink"/>
                <w:noProof/>
              </w:rPr>
            </w:r>
          </w:ins>
          <w:ins w:id="190" w:author="Andrew Instone-Cowie" w:date="2021-08-25T14:13:00Z">
            <w:r w:rsidRPr="005C6B75">
              <w:rPr>
                <w:rStyle w:val="Hyperlink"/>
                <w:noProof/>
              </w:rPr>
              <w:fldChar w:fldCharType="separate"/>
            </w:r>
            <w:r w:rsidRPr="005C6B75">
              <w:rPr>
                <w:rStyle w:val="Hyperlink"/>
                <w:noProof/>
              </w:rPr>
              <w:t>Heat Dissipation</w:t>
            </w:r>
            <w:r>
              <w:rPr>
                <w:noProof/>
                <w:webHidden/>
              </w:rPr>
              <w:tab/>
            </w:r>
            <w:r>
              <w:rPr>
                <w:noProof/>
                <w:webHidden/>
              </w:rPr>
              <w:fldChar w:fldCharType="begin"/>
            </w:r>
            <w:r>
              <w:rPr>
                <w:noProof/>
                <w:webHidden/>
              </w:rPr>
              <w:instrText xml:space="preserve"> PAGEREF _Toc80793226 \h </w:instrText>
            </w:r>
          </w:ins>
          <w:r>
            <w:rPr>
              <w:noProof/>
              <w:webHidden/>
            </w:rPr>
          </w:r>
          <w:r>
            <w:rPr>
              <w:noProof/>
              <w:webHidden/>
            </w:rPr>
            <w:fldChar w:fldCharType="separate"/>
          </w:r>
          <w:ins w:id="191" w:author="Andrew Instone-Cowie" w:date="2021-08-27T13:59:00Z">
            <w:r w:rsidR="0021271C">
              <w:rPr>
                <w:noProof/>
                <w:webHidden/>
              </w:rPr>
              <w:t>23</w:t>
            </w:r>
          </w:ins>
          <w:ins w:id="192" w:author="Andrew Instone-Cowie" w:date="2021-08-25T14:13:00Z">
            <w:r>
              <w:rPr>
                <w:noProof/>
                <w:webHidden/>
              </w:rPr>
              <w:fldChar w:fldCharType="end"/>
            </w:r>
            <w:r w:rsidRPr="005C6B75">
              <w:rPr>
                <w:rStyle w:val="Hyperlink"/>
                <w:noProof/>
              </w:rPr>
              <w:fldChar w:fldCharType="end"/>
            </w:r>
          </w:ins>
        </w:p>
        <w:p w14:paraId="0C482EB9" w14:textId="1FFF16DA" w:rsidR="00CD5701" w:rsidRDefault="00CD5701">
          <w:pPr>
            <w:pStyle w:val="TOC2"/>
            <w:tabs>
              <w:tab w:val="right" w:leader="dot" w:pos="9016"/>
            </w:tabs>
            <w:rPr>
              <w:ins w:id="193" w:author="Andrew Instone-Cowie" w:date="2021-08-25T14:13:00Z"/>
              <w:rFonts w:eastAsiaTheme="minorEastAsia"/>
              <w:noProof/>
              <w:lang w:eastAsia="en-GB"/>
            </w:rPr>
          </w:pPr>
          <w:ins w:id="19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"_Toc80793227"</w:instrText>
            </w:r>
            <w:r w:rsidRPr="005C6B75">
              <w:rPr>
                <w:rStyle w:val="Hyperlink"/>
                <w:noProof/>
              </w:rPr>
              <w:instrText xml:space="preserve"> </w:instrText>
            </w:r>
          </w:ins>
          <w:ins w:id="195" w:author="Andrew Instone-Cowie" w:date="2021-08-27T13:59:00Z">
            <w:r w:rsidR="00BF59FA" w:rsidRPr="005C6B75">
              <w:rPr>
                <w:rStyle w:val="Hyperlink"/>
                <w:noProof/>
              </w:rPr>
            </w:r>
          </w:ins>
          <w:ins w:id="196" w:author="Andrew Instone-Cowie" w:date="2021-08-25T14:13:00Z">
            <w:r w:rsidRPr="005C6B75">
              <w:rPr>
                <w:rStyle w:val="Hyperlink"/>
                <w:noProof/>
              </w:rPr>
              <w:fldChar w:fldCharType="separate"/>
            </w:r>
            <w:r w:rsidRPr="005C6B75">
              <w:rPr>
                <w:rStyle w:val="Hyperlink"/>
                <w:noProof/>
              </w:rPr>
              <w:t>Hardware Compatibility</w:t>
            </w:r>
            <w:r>
              <w:rPr>
                <w:noProof/>
                <w:webHidden/>
              </w:rPr>
              <w:tab/>
            </w:r>
            <w:r>
              <w:rPr>
                <w:noProof/>
                <w:webHidden/>
              </w:rPr>
              <w:fldChar w:fldCharType="begin"/>
            </w:r>
            <w:r>
              <w:rPr>
                <w:noProof/>
                <w:webHidden/>
              </w:rPr>
              <w:instrText xml:space="preserve"> PAGEREF _Toc80793227 \h </w:instrText>
            </w:r>
          </w:ins>
          <w:r>
            <w:rPr>
              <w:noProof/>
              <w:webHidden/>
            </w:rPr>
          </w:r>
          <w:r>
            <w:rPr>
              <w:noProof/>
              <w:webHidden/>
            </w:rPr>
            <w:fldChar w:fldCharType="separate"/>
          </w:r>
          <w:ins w:id="197" w:author="Andrew Instone-Cowie" w:date="2021-08-27T13:59:00Z">
            <w:r w:rsidR="0021271C">
              <w:rPr>
                <w:noProof/>
                <w:webHidden/>
              </w:rPr>
              <w:t>24</w:t>
            </w:r>
          </w:ins>
          <w:ins w:id="198" w:author="Andrew Instone-Cowie" w:date="2021-08-25T14:13:00Z">
            <w:r>
              <w:rPr>
                <w:noProof/>
                <w:webHidden/>
              </w:rPr>
              <w:fldChar w:fldCharType="end"/>
            </w:r>
            <w:r w:rsidRPr="005C6B75">
              <w:rPr>
                <w:rStyle w:val="Hyperlink"/>
                <w:noProof/>
              </w:rPr>
              <w:fldChar w:fldCharType="end"/>
            </w:r>
          </w:ins>
        </w:p>
        <w:p w14:paraId="4835163F" w14:textId="15ED83B3" w:rsidR="00CD5701" w:rsidRDefault="00CD5701">
          <w:pPr>
            <w:pStyle w:val="TOC1"/>
            <w:tabs>
              <w:tab w:val="right" w:leader="dot" w:pos="9016"/>
            </w:tabs>
            <w:rPr>
              <w:ins w:id="199" w:author="Andrew Instone-Cowie" w:date="2021-08-25T14:13:00Z"/>
              <w:rFonts w:eastAsiaTheme="minorEastAsia"/>
              <w:noProof/>
              <w:lang w:eastAsia="en-GB"/>
            </w:rPr>
          </w:pPr>
          <w:ins w:id="200" w:author="Andrew Instone-Cowie" w:date="2021-08-25T14:13:00Z">
            <w:r w:rsidRPr="005C6B75">
              <w:rPr>
                <w:rStyle w:val="Hyperlink"/>
                <w:noProof/>
              </w:rPr>
              <w:lastRenderedPageBreak/>
              <w:fldChar w:fldCharType="begin"/>
            </w:r>
            <w:r w:rsidRPr="005C6B75">
              <w:rPr>
                <w:rStyle w:val="Hyperlink"/>
                <w:noProof/>
              </w:rPr>
              <w:instrText xml:space="preserve"> </w:instrText>
            </w:r>
            <w:r>
              <w:rPr>
                <w:noProof/>
              </w:rPr>
              <w:instrText>HYPERLINK \l "_Toc80793228"</w:instrText>
            </w:r>
            <w:r w:rsidRPr="005C6B75">
              <w:rPr>
                <w:rStyle w:val="Hyperlink"/>
                <w:noProof/>
              </w:rPr>
              <w:instrText xml:space="preserve"> </w:instrText>
            </w:r>
          </w:ins>
          <w:ins w:id="201" w:author="Andrew Instone-Cowie" w:date="2021-08-27T13:59:00Z">
            <w:r w:rsidR="00BF59FA" w:rsidRPr="005C6B75">
              <w:rPr>
                <w:rStyle w:val="Hyperlink"/>
                <w:noProof/>
              </w:rPr>
            </w:r>
          </w:ins>
          <w:ins w:id="202" w:author="Andrew Instone-Cowie" w:date="2021-08-25T14:13:00Z">
            <w:r w:rsidRPr="005C6B75">
              <w:rPr>
                <w:rStyle w:val="Hyperlink"/>
                <w:noProof/>
              </w:rPr>
              <w:fldChar w:fldCharType="separate"/>
            </w:r>
            <w:r w:rsidRPr="005C6B75">
              <w:rPr>
                <w:rStyle w:val="Hyperlink"/>
                <w:noProof/>
              </w:rPr>
              <w:t>Basic Serial Splitter Module Hardware</w:t>
            </w:r>
            <w:r>
              <w:rPr>
                <w:noProof/>
                <w:webHidden/>
              </w:rPr>
              <w:tab/>
            </w:r>
            <w:r>
              <w:rPr>
                <w:noProof/>
                <w:webHidden/>
              </w:rPr>
              <w:fldChar w:fldCharType="begin"/>
            </w:r>
            <w:r>
              <w:rPr>
                <w:noProof/>
                <w:webHidden/>
              </w:rPr>
              <w:instrText xml:space="preserve"> PAGEREF _Toc80793228 \h </w:instrText>
            </w:r>
          </w:ins>
          <w:r>
            <w:rPr>
              <w:noProof/>
              <w:webHidden/>
            </w:rPr>
          </w:r>
          <w:r>
            <w:rPr>
              <w:noProof/>
              <w:webHidden/>
            </w:rPr>
            <w:fldChar w:fldCharType="separate"/>
          </w:r>
          <w:ins w:id="203" w:author="Andrew Instone-Cowie" w:date="2021-08-27T13:59:00Z">
            <w:r w:rsidR="0021271C">
              <w:rPr>
                <w:noProof/>
                <w:webHidden/>
              </w:rPr>
              <w:t>25</w:t>
            </w:r>
          </w:ins>
          <w:ins w:id="204" w:author="Andrew Instone-Cowie" w:date="2021-08-25T14:13:00Z">
            <w:r>
              <w:rPr>
                <w:noProof/>
                <w:webHidden/>
              </w:rPr>
              <w:fldChar w:fldCharType="end"/>
            </w:r>
            <w:r w:rsidRPr="005C6B75">
              <w:rPr>
                <w:rStyle w:val="Hyperlink"/>
                <w:noProof/>
              </w:rPr>
              <w:fldChar w:fldCharType="end"/>
            </w:r>
          </w:ins>
        </w:p>
        <w:p w14:paraId="37A33AB7" w14:textId="24B80DDB" w:rsidR="00CD5701" w:rsidRDefault="00CD5701">
          <w:pPr>
            <w:pStyle w:val="TOC2"/>
            <w:tabs>
              <w:tab w:val="right" w:leader="dot" w:pos="9016"/>
            </w:tabs>
            <w:rPr>
              <w:ins w:id="205" w:author="Andrew Instone-Cowie" w:date="2021-08-25T14:13:00Z"/>
              <w:rFonts w:eastAsiaTheme="minorEastAsia"/>
              <w:noProof/>
              <w:lang w:eastAsia="en-GB"/>
            </w:rPr>
          </w:pPr>
          <w:ins w:id="20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"_Toc80793229"</w:instrText>
            </w:r>
            <w:r w:rsidRPr="005C6B75">
              <w:rPr>
                <w:rStyle w:val="Hyperlink"/>
                <w:noProof/>
              </w:rPr>
              <w:instrText xml:space="preserve"> </w:instrText>
            </w:r>
          </w:ins>
          <w:ins w:id="207" w:author="Andrew Instone-Cowie" w:date="2021-08-27T13:59:00Z">
            <w:r w:rsidR="00BF59FA" w:rsidRPr="005C6B75">
              <w:rPr>
                <w:rStyle w:val="Hyperlink"/>
                <w:noProof/>
              </w:rPr>
            </w:r>
          </w:ins>
          <w:ins w:id="208" w:author="Andrew Instone-Cowie" w:date="2021-08-25T14:13:00Z">
            <w:r w:rsidRPr="005C6B75">
              <w:rPr>
                <w:rStyle w:val="Hyperlink"/>
                <w:noProof/>
              </w:rPr>
              <w:fldChar w:fldCharType="separate"/>
            </w:r>
            <w:r w:rsidRPr="005C6B75">
              <w:rPr>
                <w:rStyle w:val="Hyperlink"/>
                <w:noProof/>
              </w:rPr>
              <w:t>Overview</w:t>
            </w:r>
            <w:r>
              <w:rPr>
                <w:noProof/>
                <w:webHidden/>
              </w:rPr>
              <w:tab/>
            </w:r>
            <w:r>
              <w:rPr>
                <w:noProof/>
                <w:webHidden/>
              </w:rPr>
              <w:fldChar w:fldCharType="begin"/>
            </w:r>
            <w:r>
              <w:rPr>
                <w:noProof/>
                <w:webHidden/>
              </w:rPr>
              <w:instrText xml:space="preserve"> PAGEREF _Toc80793229 \h </w:instrText>
            </w:r>
          </w:ins>
          <w:r>
            <w:rPr>
              <w:noProof/>
              <w:webHidden/>
            </w:rPr>
          </w:r>
          <w:r>
            <w:rPr>
              <w:noProof/>
              <w:webHidden/>
            </w:rPr>
            <w:fldChar w:fldCharType="separate"/>
          </w:r>
          <w:ins w:id="209" w:author="Andrew Instone-Cowie" w:date="2021-08-27T13:59:00Z">
            <w:r w:rsidR="0021271C">
              <w:rPr>
                <w:noProof/>
                <w:webHidden/>
              </w:rPr>
              <w:t>25</w:t>
            </w:r>
          </w:ins>
          <w:ins w:id="210" w:author="Andrew Instone-Cowie" w:date="2021-08-25T14:13:00Z">
            <w:r>
              <w:rPr>
                <w:noProof/>
                <w:webHidden/>
              </w:rPr>
              <w:fldChar w:fldCharType="end"/>
            </w:r>
            <w:r w:rsidRPr="005C6B75">
              <w:rPr>
                <w:rStyle w:val="Hyperlink"/>
                <w:noProof/>
              </w:rPr>
              <w:fldChar w:fldCharType="end"/>
            </w:r>
          </w:ins>
        </w:p>
        <w:p w14:paraId="0C10516E" w14:textId="28D7A9C2" w:rsidR="00CD5701" w:rsidRDefault="00CD5701">
          <w:pPr>
            <w:pStyle w:val="TOC2"/>
            <w:tabs>
              <w:tab w:val="right" w:leader="dot" w:pos="9016"/>
            </w:tabs>
            <w:rPr>
              <w:ins w:id="211" w:author="Andrew Instone-Cowie" w:date="2021-08-25T14:13:00Z"/>
              <w:rFonts w:eastAsiaTheme="minorEastAsia"/>
              <w:noProof/>
              <w:lang w:eastAsia="en-GB"/>
            </w:rPr>
          </w:pPr>
          <w:ins w:id="2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"_Toc80793230"</w:instrText>
            </w:r>
            <w:r w:rsidRPr="005C6B75">
              <w:rPr>
                <w:rStyle w:val="Hyperlink"/>
                <w:noProof/>
              </w:rPr>
              <w:instrText xml:space="preserve"> </w:instrText>
            </w:r>
          </w:ins>
          <w:ins w:id="213" w:author="Andrew Instone-Cowie" w:date="2021-08-27T13:59:00Z">
            <w:r w:rsidR="00BF59FA" w:rsidRPr="005C6B75">
              <w:rPr>
                <w:rStyle w:val="Hyperlink"/>
                <w:noProof/>
              </w:rPr>
            </w:r>
          </w:ins>
          <w:ins w:id="214" w:author="Andrew Instone-Cowie" w:date="2021-08-25T14:13:00Z">
            <w:r w:rsidRPr="005C6B75">
              <w:rPr>
                <w:rStyle w:val="Hyperlink"/>
                <w:noProof/>
              </w:rPr>
              <w:fldChar w:fldCharType="separate"/>
            </w:r>
            <w:r w:rsidRPr="005C6B75">
              <w:rPr>
                <w:rStyle w:val="Hyperlink"/>
                <w:noProof/>
              </w:rPr>
              <w:t>Serial Line Drivers</w:t>
            </w:r>
            <w:r>
              <w:rPr>
                <w:noProof/>
                <w:webHidden/>
              </w:rPr>
              <w:tab/>
            </w:r>
            <w:r>
              <w:rPr>
                <w:noProof/>
                <w:webHidden/>
              </w:rPr>
              <w:fldChar w:fldCharType="begin"/>
            </w:r>
            <w:r>
              <w:rPr>
                <w:noProof/>
                <w:webHidden/>
              </w:rPr>
              <w:instrText xml:space="preserve"> PAGEREF _Toc80793230 \h </w:instrText>
            </w:r>
          </w:ins>
          <w:r>
            <w:rPr>
              <w:noProof/>
              <w:webHidden/>
            </w:rPr>
          </w:r>
          <w:r>
            <w:rPr>
              <w:noProof/>
              <w:webHidden/>
            </w:rPr>
            <w:fldChar w:fldCharType="separate"/>
          </w:r>
          <w:ins w:id="215" w:author="Andrew Instone-Cowie" w:date="2021-08-27T13:59:00Z">
            <w:r w:rsidR="0021271C">
              <w:rPr>
                <w:noProof/>
                <w:webHidden/>
              </w:rPr>
              <w:t>25</w:t>
            </w:r>
          </w:ins>
          <w:ins w:id="216" w:author="Andrew Instone-Cowie" w:date="2021-08-25T14:13:00Z">
            <w:r>
              <w:rPr>
                <w:noProof/>
                <w:webHidden/>
              </w:rPr>
              <w:fldChar w:fldCharType="end"/>
            </w:r>
            <w:r w:rsidRPr="005C6B75">
              <w:rPr>
                <w:rStyle w:val="Hyperlink"/>
                <w:noProof/>
              </w:rPr>
              <w:fldChar w:fldCharType="end"/>
            </w:r>
          </w:ins>
        </w:p>
        <w:p w14:paraId="69109F5B" w14:textId="0F3B6738" w:rsidR="00CD5701" w:rsidRDefault="00CD5701">
          <w:pPr>
            <w:pStyle w:val="TOC2"/>
            <w:tabs>
              <w:tab w:val="right" w:leader="dot" w:pos="9016"/>
            </w:tabs>
            <w:rPr>
              <w:ins w:id="217" w:author="Andrew Instone-Cowie" w:date="2021-08-25T14:13:00Z"/>
              <w:rFonts w:eastAsiaTheme="minorEastAsia"/>
              <w:noProof/>
              <w:lang w:eastAsia="en-GB"/>
            </w:rPr>
          </w:pPr>
          <w:ins w:id="21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"_Toc80793231"</w:instrText>
            </w:r>
            <w:r w:rsidRPr="005C6B75">
              <w:rPr>
                <w:rStyle w:val="Hyperlink"/>
                <w:noProof/>
              </w:rPr>
              <w:instrText xml:space="preserve"> </w:instrText>
            </w:r>
          </w:ins>
          <w:ins w:id="219" w:author="Andrew Instone-Cowie" w:date="2021-08-27T13:59:00Z">
            <w:r w:rsidR="00BF59FA" w:rsidRPr="005C6B75">
              <w:rPr>
                <w:rStyle w:val="Hyperlink"/>
                <w:noProof/>
              </w:rPr>
            </w:r>
          </w:ins>
          <w:ins w:id="220" w:author="Andrew Instone-Cowie" w:date="2021-08-25T14:13:00Z">
            <w:r w:rsidRPr="005C6B75">
              <w:rPr>
                <w:rStyle w:val="Hyperlink"/>
                <w:noProof/>
              </w:rPr>
              <w:fldChar w:fldCharType="separate"/>
            </w:r>
            <w:r w:rsidRPr="005C6B75">
              <w:rPr>
                <w:rStyle w:val="Hyperlink"/>
                <w:noProof/>
              </w:rPr>
              <w:t>PCB Design</w:t>
            </w:r>
            <w:r>
              <w:rPr>
                <w:noProof/>
                <w:webHidden/>
              </w:rPr>
              <w:tab/>
            </w:r>
            <w:r>
              <w:rPr>
                <w:noProof/>
                <w:webHidden/>
              </w:rPr>
              <w:fldChar w:fldCharType="begin"/>
            </w:r>
            <w:r>
              <w:rPr>
                <w:noProof/>
                <w:webHidden/>
              </w:rPr>
              <w:instrText xml:space="preserve"> PAGEREF _Toc80793231 \h </w:instrText>
            </w:r>
          </w:ins>
          <w:r>
            <w:rPr>
              <w:noProof/>
              <w:webHidden/>
            </w:rPr>
          </w:r>
          <w:r>
            <w:rPr>
              <w:noProof/>
              <w:webHidden/>
            </w:rPr>
            <w:fldChar w:fldCharType="separate"/>
          </w:r>
          <w:ins w:id="221" w:author="Andrew Instone-Cowie" w:date="2021-08-27T13:59:00Z">
            <w:r w:rsidR="0021271C">
              <w:rPr>
                <w:noProof/>
                <w:webHidden/>
              </w:rPr>
              <w:t>25</w:t>
            </w:r>
          </w:ins>
          <w:ins w:id="222" w:author="Andrew Instone-Cowie" w:date="2021-08-25T14:13:00Z">
            <w:r>
              <w:rPr>
                <w:noProof/>
                <w:webHidden/>
              </w:rPr>
              <w:fldChar w:fldCharType="end"/>
            </w:r>
            <w:r w:rsidRPr="005C6B75">
              <w:rPr>
                <w:rStyle w:val="Hyperlink"/>
                <w:noProof/>
              </w:rPr>
              <w:fldChar w:fldCharType="end"/>
            </w:r>
          </w:ins>
        </w:p>
        <w:p w14:paraId="3DBE6151" w14:textId="3BE60FDC" w:rsidR="00CD5701" w:rsidRDefault="00CD5701">
          <w:pPr>
            <w:pStyle w:val="TOC2"/>
            <w:tabs>
              <w:tab w:val="right" w:leader="dot" w:pos="9016"/>
            </w:tabs>
            <w:rPr>
              <w:ins w:id="223" w:author="Andrew Instone-Cowie" w:date="2021-08-25T14:13:00Z"/>
              <w:rFonts w:eastAsiaTheme="minorEastAsia"/>
              <w:noProof/>
              <w:lang w:eastAsia="en-GB"/>
            </w:rPr>
          </w:pPr>
          <w:ins w:id="22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"_Toc80793232"</w:instrText>
            </w:r>
            <w:r w:rsidRPr="005C6B75">
              <w:rPr>
                <w:rStyle w:val="Hyperlink"/>
                <w:noProof/>
              </w:rPr>
              <w:instrText xml:space="preserve"> </w:instrText>
            </w:r>
          </w:ins>
          <w:ins w:id="225" w:author="Andrew Instone-Cowie" w:date="2021-08-27T13:59:00Z">
            <w:r w:rsidR="00BF59FA" w:rsidRPr="005C6B75">
              <w:rPr>
                <w:rStyle w:val="Hyperlink"/>
                <w:noProof/>
              </w:rPr>
            </w:r>
          </w:ins>
          <w:ins w:id="226" w:author="Andrew Instone-Cowie" w:date="2021-08-25T14:13:00Z">
            <w:r w:rsidRPr="005C6B75">
              <w:rPr>
                <w:rStyle w:val="Hyperlink"/>
                <w:noProof/>
              </w:rPr>
              <w:fldChar w:fldCharType="separate"/>
            </w:r>
            <w:r w:rsidRPr="005C6B75">
              <w:rPr>
                <w:rStyle w:val="Hyperlink"/>
                <w:noProof/>
              </w:rPr>
              <w:t>Power Supply</w:t>
            </w:r>
            <w:r>
              <w:rPr>
                <w:noProof/>
                <w:webHidden/>
              </w:rPr>
              <w:tab/>
            </w:r>
            <w:r>
              <w:rPr>
                <w:noProof/>
                <w:webHidden/>
              </w:rPr>
              <w:fldChar w:fldCharType="begin"/>
            </w:r>
            <w:r>
              <w:rPr>
                <w:noProof/>
                <w:webHidden/>
              </w:rPr>
              <w:instrText xml:space="preserve"> PAGEREF _Toc80793232 \h </w:instrText>
            </w:r>
          </w:ins>
          <w:r>
            <w:rPr>
              <w:noProof/>
              <w:webHidden/>
            </w:rPr>
          </w:r>
          <w:r>
            <w:rPr>
              <w:noProof/>
              <w:webHidden/>
            </w:rPr>
            <w:fldChar w:fldCharType="separate"/>
          </w:r>
          <w:ins w:id="227" w:author="Andrew Instone-Cowie" w:date="2021-08-27T13:59:00Z">
            <w:r w:rsidR="0021271C">
              <w:rPr>
                <w:noProof/>
                <w:webHidden/>
              </w:rPr>
              <w:t>25</w:t>
            </w:r>
          </w:ins>
          <w:ins w:id="228" w:author="Andrew Instone-Cowie" w:date="2021-08-25T14:13:00Z">
            <w:r>
              <w:rPr>
                <w:noProof/>
                <w:webHidden/>
              </w:rPr>
              <w:fldChar w:fldCharType="end"/>
            </w:r>
            <w:r w:rsidRPr="005C6B75">
              <w:rPr>
                <w:rStyle w:val="Hyperlink"/>
                <w:noProof/>
              </w:rPr>
              <w:fldChar w:fldCharType="end"/>
            </w:r>
          </w:ins>
        </w:p>
        <w:p w14:paraId="4BA8328C" w14:textId="58D1C6CA" w:rsidR="00CD5701" w:rsidRDefault="00CD5701">
          <w:pPr>
            <w:pStyle w:val="TOC2"/>
            <w:tabs>
              <w:tab w:val="right" w:leader="dot" w:pos="9016"/>
            </w:tabs>
            <w:rPr>
              <w:ins w:id="229" w:author="Andrew Instone-Cowie" w:date="2021-08-25T14:13:00Z"/>
              <w:rFonts w:eastAsiaTheme="minorEastAsia"/>
              <w:noProof/>
              <w:lang w:eastAsia="en-GB"/>
            </w:rPr>
          </w:pPr>
          <w:ins w:id="23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"_Toc80793233"</w:instrText>
            </w:r>
            <w:r w:rsidRPr="005C6B75">
              <w:rPr>
                <w:rStyle w:val="Hyperlink"/>
                <w:noProof/>
              </w:rPr>
              <w:instrText xml:space="preserve"> </w:instrText>
            </w:r>
          </w:ins>
          <w:ins w:id="231" w:author="Andrew Instone-Cowie" w:date="2021-08-27T13:59:00Z">
            <w:r w:rsidR="00BF59FA" w:rsidRPr="005C6B75">
              <w:rPr>
                <w:rStyle w:val="Hyperlink"/>
                <w:noProof/>
              </w:rPr>
            </w:r>
          </w:ins>
          <w:ins w:id="232" w:author="Andrew Instone-Cowie" w:date="2021-08-25T14:13:00Z">
            <w:r w:rsidRPr="005C6B75">
              <w:rPr>
                <w:rStyle w:val="Hyperlink"/>
                <w:noProof/>
              </w:rPr>
              <w:fldChar w:fldCharType="separate"/>
            </w:r>
            <w:r w:rsidRPr="005C6B75">
              <w:rPr>
                <w:rStyle w:val="Hyperlink"/>
                <w:noProof/>
              </w:rPr>
              <w:t>Downstream Data</w:t>
            </w:r>
            <w:r>
              <w:rPr>
                <w:noProof/>
                <w:webHidden/>
              </w:rPr>
              <w:tab/>
            </w:r>
            <w:r>
              <w:rPr>
                <w:noProof/>
                <w:webHidden/>
              </w:rPr>
              <w:fldChar w:fldCharType="begin"/>
            </w:r>
            <w:r>
              <w:rPr>
                <w:noProof/>
                <w:webHidden/>
              </w:rPr>
              <w:instrText xml:space="preserve"> PAGEREF _Toc80793233 \h </w:instrText>
            </w:r>
          </w:ins>
          <w:r>
            <w:rPr>
              <w:noProof/>
              <w:webHidden/>
            </w:rPr>
          </w:r>
          <w:r>
            <w:rPr>
              <w:noProof/>
              <w:webHidden/>
            </w:rPr>
            <w:fldChar w:fldCharType="separate"/>
          </w:r>
          <w:ins w:id="233" w:author="Andrew Instone-Cowie" w:date="2021-08-27T13:59:00Z">
            <w:r w:rsidR="0021271C">
              <w:rPr>
                <w:noProof/>
                <w:webHidden/>
              </w:rPr>
              <w:t>26</w:t>
            </w:r>
          </w:ins>
          <w:ins w:id="234" w:author="Andrew Instone-Cowie" w:date="2021-08-25T14:13:00Z">
            <w:r>
              <w:rPr>
                <w:noProof/>
                <w:webHidden/>
              </w:rPr>
              <w:fldChar w:fldCharType="end"/>
            </w:r>
            <w:r w:rsidRPr="005C6B75">
              <w:rPr>
                <w:rStyle w:val="Hyperlink"/>
                <w:noProof/>
              </w:rPr>
              <w:fldChar w:fldCharType="end"/>
            </w:r>
          </w:ins>
        </w:p>
        <w:p w14:paraId="0EA801B3" w14:textId="3572DE6F" w:rsidR="00CD5701" w:rsidRDefault="00CD5701">
          <w:pPr>
            <w:pStyle w:val="TOC3"/>
            <w:tabs>
              <w:tab w:val="right" w:leader="dot" w:pos="9016"/>
            </w:tabs>
            <w:rPr>
              <w:ins w:id="235" w:author="Andrew Instone-Cowie" w:date="2021-08-25T14:13:00Z"/>
              <w:noProof/>
              <w:lang w:val="en-GB" w:eastAsia="en-GB"/>
            </w:rPr>
          </w:pPr>
          <w:ins w:id="23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"_Toc80793234"</w:instrText>
            </w:r>
            <w:r w:rsidRPr="005C6B75">
              <w:rPr>
                <w:rStyle w:val="Hyperlink"/>
                <w:noProof/>
              </w:rPr>
              <w:instrText xml:space="preserve"> </w:instrText>
            </w:r>
          </w:ins>
          <w:ins w:id="237" w:author="Andrew Instone-Cowie" w:date="2021-08-27T13:59:00Z">
            <w:r w:rsidR="00BF59FA" w:rsidRPr="005C6B75">
              <w:rPr>
                <w:rStyle w:val="Hyperlink"/>
                <w:noProof/>
              </w:rPr>
            </w:r>
          </w:ins>
          <w:ins w:id="238" w:author="Andrew Instone-Cowie" w:date="2021-08-25T14:13:00Z">
            <w:r w:rsidRPr="005C6B75">
              <w:rPr>
                <w:rStyle w:val="Hyperlink"/>
                <w:noProof/>
              </w:rPr>
              <w:fldChar w:fldCharType="separate"/>
            </w:r>
            <w:r w:rsidRPr="005C6B75">
              <w:rPr>
                <w:rStyle w:val="Hyperlink"/>
                <w:noProof/>
              </w:rPr>
              <w:t>Fan-Out Calculation</w:t>
            </w:r>
            <w:r>
              <w:rPr>
                <w:noProof/>
                <w:webHidden/>
              </w:rPr>
              <w:tab/>
            </w:r>
            <w:r>
              <w:rPr>
                <w:noProof/>
                <w:webHidden/>
              </w:rPr>
              <w:fldChar w:fldCharType="begin"/>
            </w:r>
            <w:r>
              <w:rPr>
                <w:noProof/>
                <w:webHidden/>
              </w:rPr>
              <w:instrText xml:space="preserve"> PAGEREF _Toc80793234 \h </w:instrText>
            </w:r>
          </w:ins>
          <w:r>
            <w:rPr>
              <w:noProof/>
              <w:webHidden/>
            </w:rPr>
          </w:r>
          <w:r>
            <w:rPr>
              <w:noProof/>
              <w:webHidden/>
            </w:rPr>
            <w:fldChar w:fldCharType="separate"/>
          </w:r>
          <w:ins w:id="239" w:author="Andrew Instone-Cowie" w:date="2021-08-27T13:59:00Z">
            <w:r w:rsidR="0021271C">
              <w:rPr>
                <w:noProof/>
                <w:webHidden/>
              </w:rPr>
              <w:t>27</w:t>
            </w:r>
          </w:ins>
          <w:ins w:id="240" w:author="Andrew Instone-Cowie" w:date="2021-08-25T14:13:00Z">
            <w:r>
              <w:rPr>
                <w:noProof/>
                <w:webHidden/>
              </w:rPr>
              <w:fldChar w:fldCharType="end"/>
            </w:r>
            <w:r w:rsidRPr="005C6B75">
              <w:rPr>
                <w:rStyle w:val="Hyperlink"/>
                <w:noProof/>
              </w:rPr>
              <w:fldChar w:fldCharType="end"/>
            </w:r>
          </w:ins>
        </w:p>
        <w:p w14:paraId="5E55E586" w14:textId="39732E86" w:rsidR="00CD5701" w:rsidRDefault="00CD5701">
          <w:pPr>
            <w:pStyle w:val="TOC2"/>
            <w:tabs>
              <w:tab w:val="right" w:leader="dot" w:pos="9016"/>
            </w:tabs>
            <w:rPr>
              <w:ins w:id="241" w:author="Andrew Instone-Cowie" w:date="2021-08-25T14:13:00Z"/>
              <w:rFonts w:eastAsiaTheme="minorEastAsia"/>
              <w:noProof/>
              <w:lang w:eastAsia="en-GB"/>
            </w:rPr>
          </w:pPr>
          <w:ins w:id="24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"_Toc80793235"</w:instrText>
            </w:r>
            <w:r w:rsidRPr="005C6B75">
              <w:rPr>
                <w:rStyle w:val="Hyperlink"/>
                <w:noProof/>
              </w:rPr>
              <w:instrText xml:space="preserve"> </w:instrText>
            </w:r>
          </w:ins>
          <w:ins w:id="243" w:author="Andrew Instone-Cowie" w:date="2021-08-27T13:59:00Z">
            <w:r w:rsidR="00BF59FA" w:rsidRPr="005C6B75">
              <w:rPr>
                <w:rStyle w:val="Hyperlink"/>
                <w:noProof/>
              </w:rPr>
            </w:r>
          </w:ins>
          <w:ins w:id="244" w:author="Andrew Instone-Cowie" w:date="2021-08-25T14:13:00Z">
            <w:r w:rsidRPr="005C6B75">
              <w:rPr>
                <w:rStyle w:val="Hyperlink"/>
                <w:noProof/>
              </w:rPr>
              <w:fldChar w:fldCharType="separate"/>
            </w:r>
            <w:r w:rsidRPr="005C6B75">
              <w:rPr>
                <w:rStyle w:val="Hyperlink"/>
                <w:noProof/>
              </w:rPr>
              <w:t>Upstream Data</w:t>
            </w:r>
            <w:r>
              <w:rPr>
                <w:noProof/>
                <w:webHidden/>
              </w:rPr>
              <w:tab/>
            </w:r>
            <w:r>
              <w:rPr>
                <w:noProof/>
                <w:webHidden/>
              </w:rPr>
              <w:fldChar w:fldCharType="begin"/>
            </w:r>
            <w:r>
              <w:rPr>
                <w:noProof/>
                <w:webHidden/>
              </w:rPr>
              <w:instrText xml:space="preserve"> PAGEREF _Toc80793235 \h </w:instrText>
            </w:r>
          </w:ins>
          <w:r>
            <w:rPr>
              <w:noProof/>
              <w:webHidden/>
            </w:rPr>
          </w:r>
          <w:r>
            <w:rPr>
              <w:noProof/>
              <w:webHidden/>
            </w:rPr>
            <w:fldChar w:fldCharType="separate"/>
          </w:r>
          <w:ins w:id="245" w:author="Andrew Instone-Cowie" w:date="2021-08-27T13:59:00Z">
            <w:r w:rsidR="0021271C">
              <w:rPr>
                <w:noProof/>
                <w:webHidden/>
              </w:rPr>
              <w:t>28</w:t>
            </w:r>
          </w:ins>
          <w:ins w:id="246" w:author="Andrew Instone-Cowie" w:date="2021-08-25T14:13:00Z">
            <w:r>
              <w:rPr>
                <w:noProof/>
                <w:webHidden/>
              </w:rPr>
              <w:fldChar w:fldCharType="end"/>
            </w:r>
            <w:r w:rsidRPr="005C6B75">
              <w:rPr>
                <w:rStyle w:val="Hyperlink"/>
                <w:noProof/>
              </w:rPr>
              <w:fldChar w:fldCharType="end"/>
            </w:r>
          </w:ins>
        </w:p>
        <w:p w14:paraId="20533A0C" w14:textId="4ECABFC2" w:rsidR="00CD5701" w:rsidRDefault="00CD5701">
          <w:pPr>
            <w:pStyle w:val="TOC3"/>
            <w:tabs>
              <w:tab w:val="right" w:leader="dot" w:pos="9016"/>
            </w:tabs>
            <w:rPr>
              <w:ins w:id="247" w:author="Andrew Instone-Cowie" w:date="2021-08-25T14:13:00Z"/>
              <w:noProof/>
              <w:lang w:val="en-GB" w:eastAsia="en-GB"/>
            </w:rPr>
          </w:pPr>
          <w:ins w:id="24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"_Toc80793236"</w:instrText>
            </w:r>
            <w:r w:rsidRPr="005C6B75">
              <w:rPr>
                <w:rStyle w:val="Hyperlink"/>
                <w:noProof/>
              </w:rPr>
              <w:instrText xml:space="preserve"> </w:instrText>
            </w:r>
          </w:ins>
          <w:ins w:id="249" w:author="Andrew Instone-Cowie" w:date="2021-08-27T13:59:00Z">
            <w:r w:rsidR="00BF59FA" w:rsidRPr="005C6B75">
              <w:rPr>
                <w:rStyle w:val="Hyperlink"/>
                <w:noProof/>
              </w:rPr>
            </w:r>
          </w:ins>
          <w:ins w:id="250" w:author="Andrew Instone-Cowie" w:date="2021-08-25T14:13:00Z">
            <w:r w:rsidRPr="005C6B75">
              <w:rPr>
                <w:rStyle w:val="Hyperlink"/>
                <w:noProof/>
              </w:rPr>
              <w:fldChar w:fldCharType="separate"/>
            </w:r>
            <w:r w:rsidRPr="005C6B75">
              <w:rPr>
                <w:rStyle w:val="Hyperlink"/>
                <w:noProof/>
              </w:rPr>
              <w:t>Transmitter Disabling</w:t>
            </w:r>
            <w:r>
              <w:rPr>
                <w:noProof/>
                <w:webHidden/>
              </w:rPr>
              <w:tab/>
            </w:r>
            <w:r>
              <w:rPr>
                <w:noProof/>
                <w:webHidden/>
              </w:rPr>
              <w:fldChar w:fldCharType="begin"/>
            </w:r>
            <w:r>
              <w:rPr>
                <w:noProof/>
                <w:webHidden/>
              </w:rPr>
              <w:instrText xml:space="preserve"> PAGEREF _Toc80793236 \h </w:instrText>
            </w:r>
          </w:ins>
          <w:r>
            <w:rPr>
              <w:noProof/>
              <w:webHidden/>
            </w:rPr>
          </w:r>
          <w:r>
            <w:rPr>
              <w:noProof/>
              <w:webHidden/>
            </w:rPr>
            <w:fldChar w:fldCharType="separate"/>
          </w:r>
          <w:ins w:id="251" w:author="Andrew Instone-Cowie" w:date="2021-08-27T13:59:00Z">
            <w:r w:rsidR="0021271C">
              <w:rPr>
                <w:noProof/>
                <w:webHidden/>
              </w:rPr>
              <w:t>29</w:t>
            </w:r>
          </w:ins>
          <w:ins w:id="252" w:author="Andrew Instone-Cowie" w:date="2021-08-25T14:13:00Z">
            <w:r>
              <w:rPr>
                <w:noProof/>
                <w:webHidden/>
              </w:rPr>
              <w:fldChar w:fldCharType="end"/>
            </w:r>
            <w:r w:rsidRPr="005C6B75">
              <w:rPr>
                <w:rStyle w:val="Hyperlink"/>
                <w:noProof/>
              </w:rPr>
              <w:fldChar w:fldCharType="end"/>
            </w:r>
          </w:ins>
        </w:p>
        <w:p w14:paraId="33E69535" w14:textId="3E32D7BF" w:rsidR="00CD5701" w:rsidRDefault="00CD5701">
          <w:pPr>
            <w:pStyle w:val="TOC1"/>
            <w:tabs>
              <w:tab w:val="right" w:leader="dot" w:pos="9016"/>
            </w:tabs>
            <w:rPr>
              <w:ins w:id="253" w:author="Andrew Instone-Cowie" w:date="2021-08-25T14:13:00Z"/>
              <w:rFonts w:eastAsiaTheme="minorEastAsia"/>
              <w:noProof/>
              <w:lang w:eastAsia="en-GB"/>
            </w:rPr>
          </w:pPr>
          <w:ins w:id="25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"_Toc80793237"</w:instrText>
            </w:r>
            <w:r w:rsidRPr="005C6B75">
              <w:rPr>
                <w:rStyle w:val="Hyperlink"/>
                <w:noProof/>
              </w:rPr>
              <w:instrText xml:space="preserve"> </w:instrText>
            </w:r>
          </w:ins>
          <w:ins w:id="255" w:author="Andrew Instone-Cowie" w:date="2021-08-27T13:59:00Z">
            <w:r w:rsidR="00BF59FA" w:rsidRPr="005C6B75">
              <w:rPr>
                <w:rStyle w:val="Hyperlink"/>
                <w:noProof/>
              </w:rPr>
            </w:r>
          </w:ins>
          <w:ins w:id="256" w:author="Andrew Instone-Cowie" w:date="2021-08-25T14:13:00Z">
            <w:r w:rsidRPr="005C6B75">
              <w:rPr>
                <w:rStyle w:val="Hyperlink"/>
                <w:noProof/>
              </w:rPr>
              <w:fldChar w:fldCharType="separate"/>
            </w:r>
            <w:r w:rsidRPr="005C6B75">
              <w:rPr>
                <w:rStyle w:val="Hyperlink"/>
                <w:noProof/>
              </w:rPr>
              <w:t>Circuit Protection</w:t>
            </w:r>
            <w:r>
              <w:rPr>
                <w:noProof/>
                <w:webHidden/>
              </w:rPr>
              <w:tab/>
            </w:r>
            <w:r>
              <w:rPr>
                <w:noProof/>
                <w:webHidden/>
              </w:rPr>
              <w:fldChar w:fldCharType="begin"/>
            </w:r>
            <w:r>
              <w:rPr>
                <w:noProof/>
                <w:webHidden/>
              </w:rPr>
              <w:instrText xml:space="preserve"> PAGEREF _Toc80793237 \h </w:instrText>
            </w:r>
          </w:ins>
          <w:r>
            <w:rPr>
              <w:noProof/>
              <w:webHidden/>
            </w:rPr>
          </w:r>
          <w:r>
            <w:rPr>
              <w:noProof/>
              <w:webHidden/>
            </w:rPr>
            <w:fldChar w:fldCharType="separate"/>
          </w:r>
          <w:ins w:id="257" w:author="Andrew Instone-Cowie" w:date="2021-08-27T13:59:00Z">
            <w:r w:rsidR="0021271C">
              <w:rPr>
                <w:noProof/>
                <w:webHidden/>
              </w:rPr>
              <w:t>31</w:t>
            </w:r>
          </w:ins>
          <w:ins w:id="258" w:author="Andrew Instone-Cowie" w:date="2021-08-25T14:13:00Z">
            <w:r>
              <w:rPr>
                <w:noProof/>
                <w:webHidden/>
              </w:rPr>
              <w:fldChar w:fldCharType="end"/>
            </w:r>
            <w:r w:rsidRPr="005C6B75">
              <w:rPr>
                <w:rStyle w:val="Hyperlink"/>
                <w:noProof/>
              </w:rPr>
              <w:fldChar w:fldCharType="end"/>
            </w:r>
          </w:ins>
        </w:p>
        <w:p w14:paraId="2FF6EA98" w14:textId="68AE27A5" w:rsidR="00CD5701" w:rsidRDefault="00CD5701">
          <w:pPr>
            <w:pStyle w:val="TOC2"/>
            <w:tabs>
              <w:tab w:val="right" w:leader="dot" w:pos="9016"/>
            </w:tabs>
            <w:rPr>
              <w:ins w:id="259" w:author="Andrew Instone-Cowie" w:date="2021-08-25T14:13:00Z"/>
              <w:rFonts w:eastAsiaTheme="minorEastAsia"/>
              <w:noProof/>
              <w:lang w:eastAsia="en-GB"/>
            </w:rPr>
          </w:pPr>
          <w:ins w:id="26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"_Toc80793238"</w:instrText>
            </w:r>
            <w:r w:rsidRPr="005C6B75">
              <w:rPr>
                <w:rStyle w:val="Hyperlink"/>
                <w:noProof/>
              </w:rPr>
              <w:instrText xml:space="preserve"> </w:instrText>
            </w:r>
          </w:ins>
          <w:ins w:id="261" w:author="Andrew Instone-Cowie" w:date="2021-08-27T13:59:00Z">
            <w:r w:rsidR="00BF59FA" w:rsidRPr="005C6B75">
              <w:rPr>
                <w:rStyle w:val="Hyperlink"/>
                <w:noProof/>
              </w:rPr>
            </w:r>
          </w:ins>
          <w:ins w:id="262" w:author="Andrew Instone-Cowie" w:date="2021-08-25T14:13:00Z">
            <w:r w:rsidRPr="005C6B75">
              <w:rPr>
                <w:rStyle w:val="Hyperlink"/>
                <w:noProof/>
              </w:rPr>
              <w:fldChar w:fldCharType="separate"/>
            </w:r>
            <w:r w:rsidRPr="005C6B75">
              <w:rPr>
                <w:rStyle w:val="Hyperlink"/>
                <w:noProof/>
              </w:rPr>
              <w:t>Over-Current Protection</w:t>
            </w:r>
            <w:r>
              <w:rPr>
                <w:noProof/>
                <w:webHidden/>
              </w:rPr>
              <w:tab/>
            </w:r>
            <w:r>
              <w:rPr>
                <w:noProof/>
                <w:webHidden/>
              </w:rPr>
              <w:fldChar w:fldCharType="begin"/>
            </w:r>
            <w:r>
              <w:rPr>
                <w:noProof/>
                <w:webHidden/>
              </w:rPr>
              <w:instrText xml:space="preserve"> PAGEREF _Toc80793238 \h </w:instrText>
            </w:r>
          </w:ins>
          <w:r>
            <w:rPr>
              <w:noProof/>
              <w:webHidden/>
            </w:rPr>
          </w:r>
          <w:r>
            <w:rPr>
              <w:noProof/>
              <w:webHidden/>
            </w:rPr>
            <w:fldChar w:fldCharType="separate"/>
          </w:r>
          <w:ins w:id="263" w:author="Andrew Instone-Cowie" w:date="2021-08-27T13:59:00Z">
            <w:r w:rsidR="0021271C">
              <w:rPr>
                <w:noProof/>
                <w:webHidden/>
              </w:rPr>
              <w:t>31</w:t>
            </w:r>
          </w:ins>
          <w:ins w:id="264" w:author="Andrew Instone-Cowie" w:date="2021-08-25T14:13:00Z">
            <w:r>
              <w:rPr>
                <w:noProof/>
                <w:webHidden/>
              </w:rPr>
              <w:fldChar w:fldCharType="end"/>
            </w:r>
            <w:r w:rsidRPr="005C6B75">
              <w:rPr>
                <w:rStyle w:val="Hyperlink"/>
                <w:noProof/>
              </w:rPr>
              <w:fldChar w:fldCharType="end"/>
            </w:r>
          </w:ins>
        </w:p>
        <w:p w14:paraId="2E92A8FA" w14:textId="6C6C3F50" w:rsidR="00CD5701" w:rsidRDefault="00CD5701">
          <w:pPr>
            <w:pStyle w:val="TOC2"/>
            <w:tabs>
              <w:tab w:val="right" w:leader="dot" w:pos="9016"/>
            </w:tabs>
            <w:rPr>
              <w:ins w:id="265" w:author="Andrew Instone-Cowie" w:date="2021-08-25T14:13:00Z"/>
              <w:rFonts w:eastAsiaTheme="minorEastAsia"/>
              <w:noProof/>
              <w:lang w:eastAsia="en-GB"/>
            </w:rPr>
          </w:pPr>
          <w:ins w:id="26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"_Toc80793239"</w:instrText>
            </w:r>
            <w:r w:rsidRPr="005C6B75">
              <w:rPr>
                <w:rStyle w:val="Hyperlink"/>
                <w:noProof/>
              </w:rPr>
              <w:instrText xml:space="preserve"> </w:instrText>
            </w:r>
          </w:ins>
          <w:ins w:id="267" w:author="Andrew Instone-Cowie" w:date="2021-08-27T13:59:00Z">
            <w:r w:rsidR="00BF59FA" w:rsidRPr="005C6B75">
              <w:rPr>
                <w:rStyle w:val="Hyperlink"/>
                <w:noProof/>
              </w:rPr>
            </w:r>
          </w:ins>
          <w:ins w:id="268" w:author="Andrew Instone-Cowie" w:date="2021-08-25T14:13:00Z">
            <w:r w:rsidRPr="005C6B75">
              <w:rPr>
                <w:rStyle w:val="Hyperlink"/>
                <w:noProof/>
              </w:rPr>
              <w:fldChar w:fldCharType="separate"/>
            </w:r>
            <w:r w:rsidRPr="005C6B75">
              <w:rPr>
                <w:rStyle w:val="Hyperlink"/>
                <w:noProof/>
              </w:rPr>
              <w:t>Polarity Protection</w:t>
            </w:r>
            <w:r>
              <w:rPr>
                <w:noProof/>
                <w:webHidden/>
              </w:rPr>
              <w:tab/>
            </w:r>
            <w:r>
              <w:rPr>
                <w:noProof/>
                <w:webHidden/>
              </w:rPr>
              <w:fldChar w:fldCharType="begin"/>
            </w:r>
            <w:r>
              <w:rPr>
                <w:noProof/>
                <w:webHidden/>
              </w:rPr>
              <w:instrText xml:space="preserve"> PAGEREF _Toc80793239 \h </w:instrText>
            </w:r>
          </w:ins>
          <w:r>
            <w:rPr>
              <w:noProof/>
              <w:webHidden/>
            </w:rPr>
          </w:r>
          <w:r>
            <w:rPr>
              <w:noProof/>
              <w:webHidden/>
            </w:rPr>
            <w:fldChar w:fldCharType="separate"/>
          </w:r>
          <w:ins w:id="269" w:author="Andrew Instone-Cowie" w:date="2021-08-27T13:59:00Z">
            <w:r w:rsidR="0021271C">
              <w:rPr>
                <w:noProof/>
                <w:webHidden/>
              </w:rPr>
              <w:t>31</w:t>
            </w:r>
          </w:ins>
          <w:ins w:id="270" w:author="Andrew Instone-Cowie" w:date="2021-08-25T14:13:00Z">
            <w:r>
              <w:rPr>
                <w:noProof/>
                <w:webHidden/>
              </w:rPr>
              <w:fldChar w:fldCharType="end"/>
            </w:r>
            <w:r w:rsidRPr="005C6B75">
              <w:rPr>
                <w:rStyle w:val="Hyperlink"/>
                <w:noProof/>
              </w:rPr>
              <w:fldChar w:fldCharType="end"/>
            </w:r>
          </w:ins>
        </w:p>
        <w:p w14:paraId="4B695DE7" w14:textId="3111D24D" w:rsidR="00CD5701" w:rsidRDefault="00CD5701">
          <w:pPr>
            <w:pStyle w:val="TOC2"/>
            <w:tabs>
              <w:tab w:val="right" w:leader="dot" w:pos="9016"/>
            </w:tabs>
            <w:rPr>
              <w:ins w:id="271" w:author="Andrew Instone-Cowie" w:date="2021-08-25T14:13:00Z"/>
              <w:rFonts w:eastAsiaTheme="minorEastAsia"/>
              <w:noProof/>
              <w:lang w:eastAsia="en-GB"/>
            </w:rPr>
          </w:pPr>
          <w:ins w:id="27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"_Toc80793240"</w:instrText>
            </w:r>
            <w:r w:rsidRPr="005C6B75">
              <w:rPr>
                <w:rStyle w:val="Hyperlink"/>
                <w:noProof/>
              </w:rPr>
              <w:instrText xml:space="preserve"> </w:instrText>
            </w:r>
          </w:ins>
          <w:ins w:id="273" w:author="Andrew Instone-Cowie" w:date="2021-08-27T13:59:00Z">
            <w:r w:rsidR="00BF59FA" w:rsidRPr="005C6B75">
              <w:rPr>
                <w:rStyle w:val="Hyperlink"/>
                <w:noProof/>
              </w:rPr>
            </w:r>
          </w:ins>
          <w:ins w:id="274" w:author="Andrew Instone-Cowie" w:date="2021-08-25T14:13:00Z">
            <w:r w:rsidRPr="005C6B75">
              <w:rPr>
                <w:rStyle w:val="Hyperlink"/>
                <w:noProof/>
              </w:rPr>
              <w:fldChar w:fldCharType="separate"/>
            </w:r>
            <w:r w:rsidRPr="005C6B75">
              <w:rPr>
                <w:rStyle w:val="Hyperlink"/>
                <w:noProof/>
              </w:rPr>
              <w:t>Transient Voltage Suppression</w:t>
            </w:r>
            <w:r>
              <w:rPr>
                <w:noProof/>
                <w:webHidden/>
              </w:rPr>
              <w:tab/>
            </w:r>
            <w:r>
              <w:rPr>
                <w:noProof/>
                <w:webHidden/>
              </w:rPr>
              <w:fldChar w:fldCharType="begin"/>
            </w:r>
            <w:r>
              <w:rPr>
                <w:noProof/>
                <w:webHidden/>
              </w:rPr>
              <w:instrText xml:space="preserve"> PAGEREF _Toc80793240 \h </w:instrText>
            </w:r>
          </w:ins>
          <w:r>
            <w:rPr>
              <w:noProof/>
              <w:webHidden/>
            </w:rPr>
          </w:r>
          <w:r>
            <w:rPr>
              <w:noProof/>
              <w:webHidden/>
            </w:rPr>
            <w:fldChar w:fldCharType="separate"/>
          </w:r>
          <w:ins w:id="275" w:author="Andrew Instone-Cowie" w:date="2021-08-27T13:59:00Z">
            <w:r w:rsidR="0021271C">
              <w:rPr>
                <w:noProof/>
                <w:webHidden/>
              </w:rPr>
              <w:t>32</w:t>
            </w:r>
          </w:ins>
          <w:ins w:id="276" w:author="Andrew Instone-Cowie" w:date="2021-08-25T14:13:00Z">
            <w:r>
              <w:rPr>
                <w:noProof/>
                <w:webHidden/>
              </w:rPr>
              <w:fldChar w:fldCharType="end"/>
            </w:r>
            <w:r w:rsidRPr="005C6B75">
              <w:rPr>
                <w:rStyle w:val="Hyperlink"/>
                <w:noProof/>
              </w:rPr>
              <w:fldChar w:fldCharType="end"/>
            </w:r>
          </w:ins>
        </w:p>
        <w:p w14:paraId="24445404" w14:textId="6E463BCB" w:rsidR="00CD5701" w:rsidRDefault="00CD5701">
          <w:pPr>
            <w:pStyle w:val="TOC3"/>
            <w:tabs>
              <w:tab w:val="right" w:leader="dot" w:pos="9016"/>
            </w:tabs>
            <w:rPr>
              <w:ins w:id="277" w:author="Andrew Instone-Cowie" w:date="2021-08-25T14:13:00Z"/>
              <w:noProof/>
              <w:lang w:val="en-GB" w:eastAsia="en-GB"/>
            </w:rPr>
          </w:pPr>
          <w:ins w:id="27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"_Toc80793241"</w:instrText>
            </w:r>
            <w:r w:rsidRPr="005C6B75">
              <w:rPr>
                <w:rStyle w:val="Hyperlink"/>
                <w:noProof/>
              </w:rPr>
              <w:instrText xml:space="preserve"> </w:instrText>
            </w:r>
          </w:ins>
          <w:ins w:id="279" w:author="Andrew Instone-Cowie" w:date="2021-08-27T13:59:00Z">
            <w:r w:rsidR="00BF59FA" w:rsidRPr="005C6B75">
              <w:rPr>
                <w:rStyle w:val="Hyperlink"/>
                <w:noProof/>
              </w:rPr>
            </w:r>
          </w:ins>
          <w:ins w:id="280" w:author="Andrew Instone-Cowie" w:date="2021-08-25T14:13:00Z">
            <w:r w:rsidRPr="005C6B75">
              <w:rPr>
                <w:rStyle w:val="Hyperlink"/>
                <w:noProof/>
              </w:rPr>
              <w:fldChar w:fldCharType="separate"/>
            </w:r>
            <w:r w:rsidRPr="005C6B75">
              <w:rPr>
                <w:rStyle w:val="Hyperlink"/>
                <w:noProof/>
              </w:rPr>
              <w:t>Uni-Directional TVS Diodes</w:t>
            </w:r>
            <w:r>
              <w:rPr>
                <w:noProof/>
                <w:webHidden/>
              </w:rPr>
              <w:tab/>
            </w:r>
            <w:r>
              <w:rPr>
                <w:noProof/>
                <w:webHidden/>
              </w:rPr>
              <w:fldChar w:fldCharType="begin"/>
            </w:r>
            <w:r>
              <w:rPr>
                <w:noProof/>
                <w:webHidden/>
              </w:rPr>
              <w:instrText xml:space="preserve"> PAGEREF _Toc80793241 \h </w:instrText>
            </w:r>
          </w:ins>
          <w:r>
            <w:rPr>
              <w:noProof/>
              <w:webHidden/>
            </w:rPr>
          </w:r>
          <w:r>
            <w:rPr>
              <w:noProof/>
              <w:webHidden/>
            </w:rPr>
            <w:fldChar w:fldCharType="separate"/>
          </w:r>
          <w:ins w:id="281" w:author="Andrew Instone-Cowie" w:date="2021-08-27T13:59:00Z">
            <w:r w:rsidR="0021271C">
              <w:rPr>
                <w:noProof/>
                <w:webHidden/>
              </w:rPr>
              <w:t>33</w:t>
            </w:r>
          </w:ins>
          <w:ins w:id="282" w:author="Andrew Instone-Cowie" w:date="2021-08-25T14:13:00Z">
            <w:r>
              <w:rPr>
                <w:noProof/>
                <w:webHidden/>
              </w:rPr>
              <w:fldChar w:fldCharType="end"/>
            </w:r>
            <w:r w:rsidRPr="005C6B75">
              <w:rPr>
                <w:rStyle w:val="Hyperlink"/>
                <w:noProof/>
              </w:rPr>
              <w:fldChar w:fldCharType="end"/>
            </w:r>
          </w:ins>
        </w:p>
        <w:p w14:paraId="6C57E2E9" w14:textId="5D4AA818" w:rsidR="00CD5701" w:rsidRDefault="00CD5701">
          <w:pPr>
            <w:pStyle w:val="TOC3"/>
            <w:tabs>
              <w:tab w:val="right" w:leader="dot" w:pos="9016"/>
            </w:tabs>
            <w:rPr>
              <w:ins w:id="283" w:author="Andrew Instone-Cowie" w:date="2021-08-25T14:13:00Z"/>
              <w:noProof/>
              <w:lang w:val="en-GB" w:eastAsia="en-GB"/>
            </w:rPr>
          </w:pPr>
          <w:ins w:id="28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"_Toc80793242"</w:instrText>
            </w:r>
            <w:r w:rsidRPr="005C6B75">
              <w:rPr>
                <w:rStyle w:val="Hyperlink"/>
                <w:noProof/>
              </w:rPr>
              <w:instrText xml:space="preserve"> </w:instrText>
            </w:r>
          </w:ins>
          <w:ins w:id="285" w:author="Andrew Instone-Cowie" w:date="2021-08-27T13:59:00Z">
            <w:r w:rsidR="00BF59FA" w:rsidRPr="005C6B75">
              <w:rPr>
                <w:rStyle w:val="Hyperlink"/>
                <w:noProof/>
              </w:rPr>
            </w:r>
          </w:ins>
          <w:ins w:id="286" w:author="Andrew Instone-Cowie" w:date="2021-08-25T14:13:00Z">
            <w:r w:rsidRPr="005C6B75">
              <w:rPr>
                <w:rStyle w:val="Hyperlink"/>
                <w:noProof/>
              </w:rPr>
              <w:fldChar w:fldCharType="separate"/>
            </w:r>
            <w:r w:rsidRPr="005C6B75">
              <w:rPr>
                <w:rStyle w:val="Hyperlink"/>
                <w:noProof/>
              </w:rPr>
              <w:t>Bi-Directional TVS Diodes</w:t>
            </w:r>
            <w:r>
              <w:rPr>
                <w:noProof/>
                <w:webHidden/>
              </w:rPr>
              <w:tab/>
            </w:r>
            <w:r>
              <w:rPr>
                <w:noProof/>
                <w:webHidden/>
              </w:rPr>
              <w:fldChar w:fldCharType="begin"/>
            </w:r>
            <w:r>
              <w:rPr>
                <w:noProof/>
                <w:webHidden/>
              </w:rPr>
              <w:instrText xml:space="preserve"> PAGEREF _Toc80793242 \h </w:instrText>
            </w:r>
          </w:ins>
          <w:r>
            <w:rPr>
              <w:noProof/>
              <w:webHidden/>
            </w:rPr>
          </w:r>
          <w:r>
            <w:rPr>
              <w:noProof/>
              <w:webHidden/>
            </w:rPr>
            <w:fldChar w:fldCharType="separate"/>
          </w:r>
          <w:ins w:id="287" w:author="Andrew Instone-Cowie" w:date="2021-08-27T13:59:00Z">
            <w:r w:rsidR="0021271C">
              <w:rPr>
                <w:noProof/>
                <w:webHidden/>
              </w:rPr>
              <w:t>35</w:t>
            </w:r>
          </w:ins>
          <w:ins w:id="288" w:author="Andrew Instone-Cowie" w:date="2021-08-25T14:13:00Z">
            <w:r>
              <w:rPr>
                <w:noProof/>
                <w:webHidden/>
              </w:rPr>
              <w:fldChar w:fldCharType="end"/>
            </w:r>
            <w:r w:rsidRPr="005C6B75">
              <w:rPr>
                <w:rStyle w:val="Hyperlink"/>
                <w:noProof/>
              </w:rPr>
              <w:fldChar w:fldCharType="end"/>
            </w:r>
          </w:ins>
        </w:p>
        <w:p w14:paraId="02A8ED19" w14:textId="165A3560" w:rsidR="00CD5701" w:rsidRDefault="00CD5701">
          <w:pPr>
            <w:pStyle w:val="TOC3"/>
            <w:tabs>
              <w:tab w:val="right" w:leader="dot" w:pos="9016"/>
            </w:tabs>
            <w:rPr>
              <w:ins w:id="289" w:author="Andrew Instone-Cowie" w:date="2021-08-25T14:13:00Z"/>
              <w:noProof/>
              <w:lang w:val="en-GB" w:eastAsia="en-GB"/>
            </w:rPr>
          </w:pPr>
          <w:ins w:id="29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"_Toc80793243"</w:instrText>
            </w:r>
            <w:r w:rsidRPr="005C6B75">
              <w:rPr>
                <w:rStyle w:val="Hyperlink"/>
                <w:noProof/>
              </w:rPr>
              <w:instrText xml:space="preserve"> </w:instrText>
            </w:r>
          </w:ins>
          <w:ins w:id="291" w:author="Andrew Instone-Cowie" w:date="2021-08-27T13:59:00Z">
            <w:r w:rsidR="00BF59FA" w:rsidRPr="005C6B75">
              <w:rPr>
                <w:rStyle w:val="Hyperlink"/>
                <w:noProof/>
              </w:rPr>
            </w:r>
          </w:ins>
          <w:ins w:id="292" w:author="Andrew Instone-Cowie" w:date="2021-08-25T14:13:00Z">
            <w:r w:rsidRPr="005C6B75">
              <w:rPr>
                <w:rStyle w:val="Hyperlink"/>
                <w:noProof/>
              </w:rPr>
              <w:fldChar w:fldCharType="separate"/>
            </w:r>
            <w:r w:rsidRPr="005C6B75">
              <w:rPr>
                <w:rStyle w:val="Hyperlink"/>
                <w:noProof/>
              </w:rPr>
              <w:t>Leakage Current Issues</w:t>
            </w:r>
            <w:r>
              <w:rPr>
                <w:noProof/>
                <w:webHidden/>
              </w:rPr>
              <w:tab/>
            </w:r>
            <w:r>
              <w:rPr>
                <w:noProof/>
                <w:webHidden/>
              </w:rPr>
              <w:fldChar w:fldCharType="begin"/>
            </w:r>
            <w:r>
              <w:rPr>
                <w:noProof/>
                <w:webHidden/>
              </w:rPr>
              <w:instrText xml:space="preserve"> PAGEREF _Toc80793243 \h </w:instrText>
            </w:r>
          </w:ins>
          <w:r>
            <w:rPr>
              <w:noProof/>
              <w:webHidden/>
            </w:rPr>
          </w:r>
          <w:r>
            <w:rPr>
              <w:noProof/>
              <w:webHidden/>
            </w:rPr>
            <w:fldChar w:fldCharType="separate"/>
          </w:r>
          <w:ins w:id="293" w:author="Andrew Instone-Cowie" w:date="2021-08-27T13:59:00Z">
            <w:r w:rsidR="0021271C">
              <w:rPr>
                <w:noProof/>
                <w:webHidden/>
              </w:rPr>
              <w:t>36</w:t>
            </w:r>
          </w:ins>
          <w:ins w:id="294" w:author="Andrew Instone-Cowie" w:date="2021-08-25T14:13:00Z">
            <w:r>
              <w:rPr>
                <w:noProof/>
                <w:webHidden/>
              </w:rPr>
              <w:fldChar w:fldCharType="end"/>
            </w:r>
            <w:r w:rsidRPr="005C6B75">
              <w:rPr>
                <w:rStyle w:val="Hyperlink"/>
                <w:noProof/>
              </w:rPr>
              <w:fldChar w:fldCharType="end"/>
            </w:r>
          </w:ins>
        </w:p>
        <w:p w14:paraId="259C93A7" w14:textId="2AC24284" w:rsidR="00CD5701" w:rsidRDefault="00CD5701">
          <w:pPr>
            <w:pStyle w:val="TOC1"/>
            <w:tabs>
              <w:tab w:val="right" w:leader="dot" w:pos="9016"/>
            </w:tabs>
            <w:rPr>
              <w:ins w:id="295" w:author="Andrew Instone-Cowie" w:date="2021-08-25T14:13:00Z"/>
              <w:rFonts w:eastAsiaTheme="minorEastAsia"/>
              <w:noProof/>
              <w:lang w:eastAsia="en-GB"/>
            </w:rPr>
          </w:pPr>
          <w:ins w:id="29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"_Toc80793244"</w:instrText>
            </w:r>
            <w:r w:rsidRPr="005C6B75">
              <w:rPr>
                <w:rStyle w:val="Hyperlink"/>
                <w:noProof/>
              </w:rPr>
              <w:instrText xml:space="preserve"> </w:instrText>
            </w:r>
          </w:ins>
          <w:ins w:id="297" w:author="Andrew Instone-Cowie" w:date="2021-08-27T13:59:00Z">
            <w:r w:rsidR="00BF59FA" w:rsidRPr="005C6B75">
              <w:rPr>
                <w:rStyle w:val="Hyperlink"/>
                <w:noProof/>
              </w:rPr>
            </w:r>
          </w:ins>
          <w:ins w:id="298" w:author="Andrew Instone-Cowie" w:date="2021-08-25T14:13:00Z">
            <w:r w:rsidRPr="005C6B75">
              <w:rPr>
                <w:rStyle w:val="Hyperlink"/>
                <w:noProof/>
              </w:rPr>
              <w:fldChar w:fldCharType="separate"/>
            </w:r>
            <w:r w:rsidRPr="005C6B75">
              <w:rPr>
                <w:rStyle w:val="Hyperlink"/>
                <w:noProof/>
              </w:rPr>
              <w:t>Connector Pin-Outs</w:t>
            </w:r>
            <w:r>
              <w:rPr>
                <w:noProof/>
                <w:webHidden/>
              </w:rPr>
              <w:tab/>
            </w:r>
            <w:r>
              <w:rPr>
                <w:noProof/>
                <w:webHidden/>
              </w:rPr>
              <w:fldChar w:fldCharType="begin"/>
            </w:r>
            <w:r>
              <w:rPr>
                <w:noProof/>
                <w:webHidden/>
              </w:rPr>
              <w:instrText xml:space="preserve"> PAGEREF _Toc80793244 \h </w:instrText>
            </w:r>
          </w:ins>
          <w:r>
            <w:rPr>
              <w:noProof/>
              <w:webHidden/>
            </w:rPr>
          </w:r>
          <w:r>
            <w:rPr>
              <w:noProof/>
              <w:webHidden/>
            </w:rPr>
            <w:fldChar w:fldCharType="separate"/>
          </w:r>
          <w:ins w:id="299" w:author="Andrew Instone-Cowie" w:date="2021-08-27T13:59:00Z">
            <w:r w:rsidR="0021271C">
              <w:rPr>
                <w:noProof/>
                <w:webHidden/>
              </w:rPr>
              <w:t>38</w:t>
            </w:r>
          </w:ins>
          <w:ins w:id="300" w:author="Andrew Instone-Cowie" w:date="2021-08-25T14:13:00Z">
            <w:r>
              <w:rPr>
                <w:noProof/>
                <w:webHidden/>
              </w:rPr>
              <w:fldChar w:fldCharType="end"/>
            </w:r>
            <w:r w:rsidRPr="005C6B75">
              <w:rPr>
                <w:rStyle w:val="Hyperlink"/>
                <w:noProof/>
              </w:rPr>
              <w:fldChar w:fldCharType="end"/>
            </w:r>
          </w:ins>
        </w:p>
        <w:p w14:paraId="02D930A9" w14:textId="051DDB1C" w:rsidR="00CD5701" w:rsidRDefault="00CD5701">
          <w:pPr>
            <w:pStyle w:val="TOC2"/>
            <w:tabs>
              <w:tab w:val="right" w:leader="dot" w:pos="9016"/>
            </w:tabs>
            <w:rPr>
              <w:ins w:id="301" w:author="Andrew Instone-Cowie" w:date="2021-08-25T14:13:00Z"/>
              <w:rFonts w:eastAsiaTheme="minorEastAsia"/>
              <w:noProof/>
              <w:lang w:eastAsia="en-GB"/>
            </w:rPr>
          </w:pPr>
          <w:ins w:id="30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"_Toc80793245"</w:instrText>
            </w:r>
            <w:r w:rsidRPr="005C6B75">
              <w:rPr>
                <w:rStyle w:val="Hyperlink"/>
                <w:noProof/>
              </w:rPr>
              <w:instrText xml:space="preserve"> </w:instrText>
            </w:r>
          </w:ins>
          <w:ins w:id="303" w:author="Andrew Instone-Cowie" w:date="2021-08-27T13:59:00Z">
            <w:r w:rsidR="00BF59FA" w:rsidRPr="005C6B75">
              <w:rPr>
                <w:rStyle w:val="Hyperlink"/>
                <w:noProof/>
              </w:rPr>
            </w:r>
          </w:ins>
          <w:ins w:id="304" w:author="Andrew Instone-Cowie" w:date="2021-08-25T14:13:00Z">
            <w:r w:rsidRPr="005C6B75">
              <w:rPr>
                <w:rStyle w:val="Hyperlink"/>
                <w:noProof/>
              </w:rPr>
              <w:fldChar w:fldCharType="separate"/>
            </w:r>
            <w:r w:rsidRPr="005C6B75">
              <w:rPr>
                <w:rStyle w:val="Hyperlink"/>
                <w:noProof/>
              </w:rPr>
              <w:t>Multiple Device Conventions</w:t>
            </w:r>
            <w:r>
              <w:rPr>
                <w:noProof/>
                <w:webHidden/>
              </w:rPr>
              <w:tab/>
            </w:r>
            <w:r>
              <w:rPr>
                <w:noProof/>
                <w:webHidden/>
              </w:rPr>
              <w:fldChar w:fldCharType="begin"/>
            </w:r>
            <w:r>
              <w:rPr>
                <w:noProof/>
                <w:webHidden/>
              </w:rPr>
              <w:instrText xml:space="preserve"> PAGEREF _Toc80793245 \h </w:instrText>
            </w:r>
          </w:ins>
          <w:r>
            <w:rPr>
              <w:noProof/>
              <w:webHidden/>
            </w:rPr>
          </w:r>
          <w:r>
            <w:rPr>
              <w:noProof/>
              <w:webHidden/>
            </w:rPr>
            <w:fldChar w:fldCharType="separate"/>
          </w:r>
          <w:ins w:id="305" w:author="Andrew Instone-Cowie" w:date="2021-08-27T13:59:00Z">
            <w:r w:rsidR="0021271C">
              <w:rPr>
                <w:noProof/>
                <w:webHidden/>
              </w:rPr>
              <w:t>38</w:t>
            </w:r>
          </w:ins>
          <w:ins w:id="306" w:author="Andrew Instone-Cowie" w:date="2021-08-25T14:13:00Z">
            <w:r>
              <w:rPr>
                <w:noProof/>
                <w:webHidden/>
              </w:rPr>
              <w:fldChar w:fldCharType="end"/>
            </w:r>
            <w:r w:rsidRPr="005C6B75">
              <w:rPr>
                <w:rStyle w:val="Hyperlink"/>
                <w:noProof/>
              </w:rPr>
              <w:fldChar w:fldCharType="end"/>
            </w:r>
          </w:ins>
        </w:p>
        <w:p w14:paraId="612C7658" w14:textId="6513A53C" w:rsidR="00CD5701" w:rsidRDefault="00CD5701">
          <w:pPr>
            <w:pStyle w:val="TOC2"/>
            <w:tabs>
              <w:tab w:val="right" w:leader="dot" w:pos="9016"/>
            </w:tabs>
            <w:rPr>
              <w:ins w:id="307" w:author="Andrew Instone-Cowie" w:date="2021-08-25T14:13:00Z"/>
              <w:rFonts w:eastAsiaTheme="minorEastAsia"/>
              <w:noProof/>
              <w:lang w:eastAsia="en-GB"/>
            </w:rPr>
          </w:pPr>
          <w:ins w:id="30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"_Toc80793246"</w:instrText>
            </w:r>
            <w:r w:rsidRPr="005C6B75">
              <w:rPr>
                <w:rStyle w:val="Hyperlink"/>
                <w:noProof/>
              </w:rPr>
              <w:instrText xml:space="preserve"> </w:instrText>
            </w:r>
          </w:ins>
          <w:ins w:id="309" w:author="Andrew Instone-Cowie" w:date="2021-08-27T13:59:00Z">
            <w:r w:rsidR="00BF59FA" w:rsidRPr="005C6B75">
              <w:rPr>
                <w:rStyle w:val="Hyperlink"/>
                <w:noProof/>
              </w:rPr>
            </w:r>
          </w:ins>
          <w:ins w:id="310" w:author="Andrew Instone-Cowie" w:date="2021-08-25T14:13:00Z">
            <w:r w:rsidRPr="005C6B75">
              <w:rPr>
                <w:rStyle w:val="Hyperlink"/>
                <w:noProof/>
              </w:rPr>
              <w:fldChar w:fldCharType="separate"/>
            </w:r>
            <w:r w:rsidRPr="005C6B75">
              <w:rPr>
                <w:rStyle w:val="Hyperlink"/>
                <w:noProof/>
              </w:rPr>
              <w:t>Sensor Module Connector</w:t>
            </w:r>
            <w:r>
              <w:rPr>
                <w:noProof/>
                <w:webHidden/>
              </w:rPr>
              <w:tab/>
            </w:r>
            <w:r>
              <w:rPr>
                <w:noProof/>
                <w:webHidden/>
              </w:rPr>
              <w:fldChar w:fldCharType="begin"/>
            </w:r>
            <w:r>
              <w:rPr>
                <w:noProof/>
                <w:webHidden/>
              </w:rPr>
              <w:instrText xml:space="preserve"> PAGEREF _Toc80793246 \h </w:instrText>
            </w:r>
          </w:ins>
          <w:r>
            <w:rPr>
              <w:noProof/>
              <w:webHidden/>
            </w:rPr>
          </w:r>
          <w:r>
            <w:rPr>
              <w:noProof/>
              <w:webHidden/>
            </w:rPr>
            <w:fldChar w:fldCharType="separate"/>
          </w:r>
          <w:ins w:id="311" w:author="Andrew Instone-Cowie" w:date="2021-08-27T13:59:00Z">
            <w:r w:rsidR="0021271C">
              <w:rPr>
                <w:noProof/>
                <w:webHidden/>
              </w:rPr>
              <w:t>39</w:t>
            </w:r>
          </w:ins>
          <w:ins w:id="312" w:author="Andrew Instone-Cowie" w:date="2021-08-25T14:13:00Z">
            <w:r>
              <w:rPr>
                <w:noProof/>
                <w:webHidden/>
              </w:rPr>
              <w:fldChar w:fldCharType="end"/>
            </w:r>
            <w:r w:rsidRPr="005C6B75">
              <w:rPr>
                <w:rStyle w:val="Hyperlink"/>
                <w:noProof/>
              </w:rPr>
              <w:fldChar w:fldCharType="end"/>
            </w:r>
          </w:ins>
        </w:p>
        <w:p w14:paraId="01C4FB98" w14:textId="2C0D3AEB" w:rsidR="00CD5701" w:rsidRDefault="00CD5701">
          <w:pPr>
            <w:pStyle w:val="TOC2"/>
            <w:tabs>
              <w:tab w:val="right" w:leader="dot" w:pos="9016"/>
            </w:tabs>
            <w:rPr>
              <w:ins w:id="313" w:author="Andrew Instone-Cowie" w:date="2021-08-25T14:13:00Z"/>
              <w:rFonts w:eastAsiaTheme="minorEastAsia"/>
              <w:noProof/>
              <w:lang w:eastAsia="en-GB"/>
            </w:rPr>
          </w:pPr>
          <w:ins w:id="31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"_Toc80793247"</w:instrText>
            </w:r>
            <w:r w:rsidRPr="005C6B75">
              <w:rPr>
                <w:rStyle w:val="Hyperlink"/>
                <w:noProof/>
              </w:rPr>
              <w:instrText xml:space="preserve"> </w:instrText>
            </w:r>
          </w:ins>
          <w:ins w:id="315" w:author="Andrew Instone-Cowie" w:date="2021-08-27T13:59:00Z">
            <w:r w:rsidR="00BF59FA" w:rsidRPr="005C6B75">
              <w:rPr>
                <w:rStyle w:val="Hyperlink"/>
                <w:noProof/>
              </w:rPr>
            </w:r>
          </w:ins>
          <w:ins w:id="316" w:author="Andrew Instone-Cowie" w:date="2021-08-25T14:13:00Z">
            <w:r w:rsidRPr="005C6B75">
              <w:rPr>
                <w:rStyle w:val="Hyperlink"/>
                <w:noProof/>
              </w:rPr>
              <w:fldChar w:fldCharType="separate"/>
            </w:r>
            <w:r w:rsidRPr="005C6B75">
              <w:rPr>
                <w:rStyle w:val="Hyperlink"/>
                <w:noProof/>
              </w:rPr>
              <w:t>Simulator Interface Module Sensor Connector</w:t>
            </w:r>
            <w:r>
              <w:rPr>
                <w:noProof/>
                <w:webHidden/>
              </w:rPr>
              <w:tab/>
            </w:r>
            <w:r>
              <w:rPr>
                <w:noProof/>
                <w:webHidden/>
              </w:rPr>
              <w:fldChar w:fldCharType="begin"/>
            </w:r>
            <w:r>
              <w:rPr>
                <w:noProof/>
                <w:webHidden/>
              </w:rPr>
              <w:instrText xml:space="preserve"> PAGEREF _Toc80793247 \h </w:instrText>
            </w:r>
          </w:ins>
          <w:r>
            <w:rPr>
              <w:noProof/>
              <w:webHidden/>
            </w:rPr>
          </w:r>
          <w:r>
            <w:rPr>
              <w:noProof/>
              <w:webHidden/>
            </w:rPr>
            <w:fldChar w:fldCharType="separate"/>
          </w:r>
          <w:ins w:id="317" w:author="Andrew Instone-Cowie" w:date="2021-08-27T13:59:00Z">
            <w:r w:rsidR="0021271C">
              <w:rPr>
                <w:noProof/>
                <w:webHidden/>
              </w:rPr>
              <w:t>40</w:t>
            </w:r>
          </w:ins>
          <w:ins w:id="318" w:author="Andrew Instone-Cowie" w:date="2021-08-25T14:13:00Z">
            <w:r>
              <w:rPr>
                <w:noProof/>
                <w:webHidden/>
              </w:rPr>
              <w:fldChar w:fldCharType="end"/>
            </w:r>
            <w:r w:rsidRPr="005C6B75">
              <w:rPr>
                <w:rStyle w:val="Hyperlink"/>
                <w:noProof/>
              </w:rPr>
              <w:fldChar w:fldCharType="end"/>
            </w:r>
          </w:ins>
        </w:p>
        <w:p w14:paraId="7CF4B6BB" w14:textId="3B3203BA" w:rsidR="00CD5701" w:rsidRDefault="00CD5701">
          <w:pPr>
            <w:pStyle w:val="TOC2"/>
            <w:tabs>
              <w:tab w:val="right" w:leader="dot" w:pos="9016"/>
            </w:tabs>
            <w:rPr>
              <w:ins w:id="319" w:author="Andrew Instone-Cowie" w:date="2021-08-25T14:13:00Z"/>
              <w:rFonts w:eastAsiaTheme="minorEastAsia"/>
              <w:noProof/>
              <w:lang w:eastAsia="en-GB"/>
            </w:rPr>
          </w:pPr>
          <w:ins w:id="3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"_Toc80793248"</w:instrText>
            </w:r>
            <w:r w:rsidRPr="005C6B75">
              <w:rPr>
                <w:rStyle w:val="Hyperlink"/>
                <w:noProof/>
              </w:rPr>
              <w:instrText xml:space="preserve"> </w:instrText>
            </w:r>
          </w:ins>
          <w:ins w:id="321" w:author="Andrew Instone-Cowie" w:date="2021-08-27T13:59:00Z">
            <w:r w:rsidR="00BF59FA" w:rsidRPr="005C6B75">
              <w:rPr>
                <w:rStyle w:val="Hyperlink"/>
                <w:noProof/>
              </w:rPr>
            </w:r>
          </w:ins>
          <w:ins w:id="322" w:author="Andrew Instone-Cowie" w:date="2021-08-25T14:13:00Z">
            <w:r w:rsidRPr="005C6B75">
              <w:rPr>
                <w:rStyle w:val="Hyperlink"/>
                <w:noProof/>
              </w:rPr>
              <w:fldChar w:fldCharType="separate"/>
            </w:r>
            <w:r w:rsidRPr="005C6B75">
              <w:rPr>
                <w:rStyle w:val="Hyperlink"/>
                <w:noProof/>
              </w:rPr>
              <w:t>Simulator Interface Module Power/Data Connector</w:t>
            </w:r>
            <w:r>
              <w:rPr>
                <w:noProof/>
                <w:webHidden/>
              </w:rPr>
              <w:tab/>
            </w:r>
            <w:r>
              <w:rPr>
                <w:noProof/>
                <w:webHidden/>
              </w:rPr>
              <w:fldChar w:fldCharType="begin"/>
            </w:r>
            <w:r>
              <w:rPr>
                <w:noProof/>
                <w:webHidden/>
              </w:rPr>
              <w:instrText xml:space="preserve"> PAGEREF _Toc80793248 \h </w:instrText>
            </w:r>
          </w:ins>
          <w:r>
            <w:rPr>
              <w:noProof/>
              <w:webHidden/>
            </w:rPr>
          </w:r>
          <w:r>
            <w:rPr>
              <w:noProof/>
              <w:webHidden/>
            </w:rPr>
            <w:fldChar w:fldCharType="separate"/>
          </w:r>
          <w:ins w:id="323" w:author="Andrew Instone-Cowie" w:date="2021-08-27T13:59:00Z">
            <w:r w:rsidR="0021271C">
              <w:rPr>
                <w:noProof/>
                <w:webHidden/>
              </w:rPr>
              <w:t>41</w:t>
            </w:r>
          </w:ins>
          <w:ins w:id="324" w:author="Andrew Instone-Cowie" w:date="2021-08-25T14:13:00Z">
            <w:r>
              <w:rPr>
                <w:noProof/>
                <w:webHidden/>
              </w:rPr>
              <w:fldChar w:fldCharType="end"/>
            </w:r>
            <w:r w:rsidRPr="005C6B75">
              <w:rPr>
                <w:rStyle w:val="Hyperlink"/>
                <w:noProof/>
              </w:rPr>
              <w:fldChar w:fldCharType="end"/>
            </w:r>
          </w:ins>
        </w:p>
        <w:p w14:paraId="53130CD6" w14:textId="24864419" w:rsidR="00CD5701" w:rsidRDefault="00CD5701">
          <w:pPr>
            <w:pStyle w:val="TOC2"/>
            <w:tabs>
              <w:tab w:val="right" w:leader="dot" w:pos="9016"/>
            </w:tabs>
            <w:rPr>
              <w:ins w:id="325" w:author="Andrew Instone-Cowie" w:date="2021-08-25T14:13:00Z"/>
              <w:rFonts w:eastAsiaTheme="minorEastAsia"/>
              <w:noProof/>
              <w:lang w:eastAsia="en-GB"/>
            </w:rPr>
          </w:pPr>
          <w:ins w:id="32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"_Toc80793249"</w:instrText>
            </w:r>
            <w:r w:rsidRPr="005C6B75">
              <w:rPr>
                <w:rStyle w:val="Hyperlink"/>
                <w:noProof/>
              </w:rPr>
              <w:instrText xml:space="preserve"> </w:instrText>
            </w:r>
          </w:ins>
          <w:ins w:id="327" w:author="Andrew Instone-Cowie" w:date="2021-08-27T13:59:00Z">
            <w:r w:rsidR="00BF59FA" w:rsidRPr="005C6B75">
              <w:rPr>
                <w:rStyle w:val="Hyperlink"/>
                <w:noProof/>
              </w:rPr>
            </w:r>
          </w:ins>
          <w:ins w:id="328" w:author="Andrew Instone-Cowie" w:date="2021-08-25T14:13:00Z">
            <w:r w:rsidRPr="005C6B75">
              <w:rPr>
                <w:rStyle w:val="Hyperlink"/>
                <w:noProof/>
              </w:rPr>
              <w:fldChar w:fldCharType="separate"/>
            </w:r>
            <w:r w:rsidRPr="005C6B75">
              <w:rPr>
                <w:rStyle w:val="Hyperlink"/>
                <w:noProof/>
              </w:rPr>
              <w:t>Power Module Power/Data Connector</w:t>
            </w:r>
            <w:r>
              <w:rPr>
                <w:noProof/>
                <w:webHidden/>
              </w:rPr>
              <w:tab/>
            </w:r>
            <w:r>
              <w:rPr>
                <w:noProof/>
                <w:webHidden/>
              </w:rPr>
              <w:fldChar w:fldCharType="begin"/>
            </w:r>
            <w:r>
              <w:rPr>
                <w:noProof/>
                <w:webHidden/>
              </w:rPr>
              <w:instrText xml:space="preserve"> PAGEREF _Toc80793249 \h </w:instrText>
            </w:r>
          </w:ins>
          <w:r>
            <w:rPr>
              <w:noProof/>
              <w:webHidden/>
            </w:rPr>
          </w:r>
          <w:r>
            <w:rPr>
              <w:noProof/>
              <w:webHidden/>
            </w:rPr>
            <w:fldChar w:fldCharType="separate"/>
          </w:r>
          <w:ins w:id="329" w:author="Andrew Instone-Cowie" w:date="2021-08-27T13:59:00Z">
            <w:r w:rsidR="0021271C">
              <w:rPr>
                <w:noProof/>
                <w:webHidden/>
              </w:rPr>
              <w:t>42</w:t>
            </w:r>
          </w:ins>
          <w:ins w:id="330" w:author="Andrew Instone-Cowie" w:date="2021-08-25T14:13:00Z">
            <w:r>
              <w:rPr>
                <w:noProof/>
                <w:webHidden/>
              </w:rPr>
              <w:fldChar w:fldCharType="end"/>
            </w:r>
            <w:r w:rsidRPr="005C6B75">
              <w:rPr>
                <w:rStyle w:val="Hyperlink"/>
                <w:noProof/>
              </w:rPr>
              <w:fldChar w:fldCharType="end"/>
            </w:r>
          </w:ins>
        </w:p>
        <w:p w14:paraId="1CE043B0" w14:textId="6F2A99A1" w:rsidR="00CD5701" w:rsidRDefault="00CD5701">
          <w:pPr>
            <w:pStyle w:val="TOC2"/>
            <w:tabs>
              <w:tab w:val="right" w:leader="dot" w:pos="9016"/>
            </w:tabs>
            <w:rPr>
              <w:ins w:id="331" w:author="Andrew Instone-Cowie" w:date="2021-08-25T14:13:00Z"/>
              <w:rFonts w:eastAsiaTheme="minorEastAsia"/>
              <w:noProof/>
              <w:lang w:eastAsia="en-GB"/>
            </w:rPr>
          </w:pPr>
          <w:ins w:id="33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"_Toc80793250"</w:instrText>
            </w:r>
            <w:r w:rsidRPr="005C6B75">
              <w:rPr>
                <w:rStyle w:val="Hyperlink"/>
                <w:noProof/>
              </w:rPr>
              <w:instrText xml:space="preserve"> </w:instrText>
            </w:r>
          </w:ins>
          <w:ins w:id="333" w:author="Andrew Instone-Cowie" w:date="2021-08-27T13:59:00Z">
            <w:r w:rsidR="00BF59FA" w:rsidRPr="005C6B75">
              <w:rPr>
                <w:rStyle w:val="Hyperlink"/>
                <w:noProof/>
              </w:rPr>
            </w:r>
          </w:ins>
          <w:ins w:id="334" w:author="Andrew Instone-Cowie" w:date="2021-08-25T14:13:00Z">
            <w:r w:rsidRPr="005C6B75">
              <w:rPr>
                <w:rStyle w:val="Hyperlink"/>
                <w:noProof/>
              </w:rPr>
              <w:fldChar w:fldCharType="separate"/>
            </w:r>
            <w:r w:rsidRPr="005C6B75">
              <w:rPr>
                <w:rStyle w:val="Hyperlink"/>
                <w:noProof/>
              </w:rPr>
              <w:t>Second PC Module Connector</w:t>
            </w:r>
            <w:r>
              <w:rPr>
                <w:noProof/>
                <w:webHidden/>
              </w:rPr>
              <w:tab/>
            </w:r>
            <w:r>
              <w:rPr>
                <w:noProof/>
                <w:webHidden/>
              </w:rPr>
              <w:fldChar w:fldCharType="begin"/>
            </w:r>
            <w:r>
              <w:rPr>
                <w:noProof/>
                <w:webHidden/>
              </w:rPr>
              <w:instrText xml:space="preserve"> PAGEREF _Toc80793250 \h </w:instrText>
            </w:r>
          </w:ins>
          <w:r>
            <w:rPr>
              <w:noProof/>
              <w:webHidden/>
            </w:rPr>
          </w:r>
          <w:r>
            <w:rPr>
              <w:noProof/>
              <w:webHidden/>
            </w:rPr>
            <w:fldChar w:fldCharType="separate"/>
          </w:r>
          <w:ins w:id="335" w:author="Andrew Instone-Cowie" w:date="2021-08-27T13:59:00Z">
            <w:r w:rsidR="0021271C">
              <w:rPr>
                <w:noProof/>
                <w:webHidden/>
              </w:rPr>
              <w:t>43</w:t>
            </w:r>
          </w:ins>
          <w:ins w:id="336" w:author="Andrew Instone-Cowie" w:date="2021-08-25T14:13:00Z">
            <w:r>
              <w:rPr>
                <w:noProof/>
                <w:webHidden/>
              </w:rPr>
              <w:fldChar w:fldCharType="end"/>
            </w:r>
            <w:r w:rsidRPr="005C6B75">
              <w:rPr>
                <w:rStyle w:val="Hyperlink"/>
                <w:noProof/>
              </w:rPr>
              <w:fldChar w:fldCharType="end"/>
            </w:r>
          </w:ins>
        </w:p>
        <w:p w14:paraId="62917786" w14:textId="5BABA5FB" w:rsidR="00CD5701" w:rsidRDefault="00CD5701">
          <w:pPr>
            <w:pStyle w:val="TOC2"/>
            <w:tabs>
              <w:tab w:val="right" w:leader="dot" w:pos="9016"/>
            </w:tabs>
            <w:rPr>
              <w:ins w:id="337" w:author="Andrew Instone-Cowie" w:date="2021-08-25T14:13:00Z"/>
              <w:rFonts w:eastAsiaTheme="minorEastAsia"/>
              <w:noProof/>
              <w:lang w:eastAsia="en-GB"/>
            </w:rPr>
          </w:pPr>
          <w:ins w:id="33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"_Toc80793251"</w:instrText>
            </w:r>
            <w:r w:rsidRPr="005C6B75">
              <w:rPr>
                <w:rStyle w:val="Hyperlink"/>
                <w:noProof/>
              </w:rPr>
              <w:instrText xml:space="preserve"> </w:instrText>
            </w:r>
          </w:ins>
          <w:ins w:id="339" w:author="Andrew Instone-Cowie" w:date="2021-08-27T13:59:00Z">
            <w:r w:rsidR="00BF59FA" w:rsidRPr="005C6B75">
              <w:rPr>
                <w:rStyle w:val="Hyperlink"/>
                <w:noProof/>
              </w:rPr>
            </w:r>
          </w:ins>
          <w:ins w:id="340" w:author="Andrew Instone-Cowie" w:date="2021-08-25T14:13:00Z">
            <w:r w:rsidRPr="005C6B75">
              <w:rPr>
                <w:rStyle w:val="Hyperlink"/>
                <w:noProof/>
              </w:rPr>
              <w:fldChar w:fldCharType="separate"/>
            </w:r>
            <w:r w:rsidRPr="005C6B75">
              <w:rPr>
                <w:rStyle w:val="Hyperlink"/>
                <w:noProof/>
              </w:rPr>
              <w:t>Basic Serial Splitter Module Connector</w:t>
            </w:r>
            <w:r>
              <w:rPr>
                <w:noProof/>
                <w:webHidden/>
              </w:rPr>
              <w:tab/>
            </w:r>
            <w:r>
              <w:rPr>
                <w:noProof/>
                <w:webHidden/>
              </w:rPr>
              <w:fldChar w:fldCharType="begin"/>
            </w:r>
            <w:r>
              <w:rPr>
                <w:noProof/>
                <w:webHidden/>
              </w:rPr>
              <w:instrText xml:space="preserve"> PAGEREF _Toc80793251 \h </w:instrText>
            </w:r>
          </w:ins>
          <w:r>
            <w:rPr>
              <w:noProof/>
              <w:webHidden/>
            </w:rPr>
          </w:r>
          <w:r>
            <w:rPr>
              <w:noProof/>
              <w:webHidden/>
            </w:rPr>
            <w:fldChar w:fldCharType="separate"/>
          </w:r>
          <w:ins w:id="341" w:author="Andrew Instone-Cowie" w:date="2021-08-27T13:59:00Z">
            <w:r w:rsidR="0021271C">
              <w:rPr>
                <w:noProof/>
                <w:webHidden/>
              </w:rPr>
              <w:t>44</w:t>
            </w:r>
          </w:ins>
          <w:ins w:id="342" w:author="Andrew Instone-Cowie" w:date="2021-08-25T14:13:00Z">
            <w:r>
              <w:rPr>
                <w:noProof/>
                <w:webHidden/>
              </w:rPr>
              <w:fldChar w:fldCharType="end"/>
            </w:r>
            <w:r w:rsidRPr="005C6B75">
              <w:rPr>
                <w:rStyle w:val="Hyperlink"/>
                <w:noProof/>
              </w:rPr>
              <w:fldChar w:fldCharType="end"/>
            </w:r>
          </w:ins>
        </w:p>
        <w:p w14:paraId="01A33F8D" w14:textId="472125AC" w:rsidR="00CD5701" w:rsidRDefault="00CD5701">
          <w:pPr>
            <w:pStyle w:val="TOC2"/>
            <w:tabs>
              <w:tab w:val="right" w:leader="dot" w:pos="9016"/>
            </w:tabs>
            <w:rPr>
              <w:ins w:id="343" w:author="Andrew Instone-Cowie" w:date="2021-08-25T14:13:00Z"/>
              <w:rFonts w:eastAsiaTheme="minorEastAsia"/>
              <w:noProof/>
              <w:lang w:eastAsia="en-GB"/>
            </w:rPr>
          </w:pPr>
          <w:ins w:id="34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"_Toc80793252"</w:instrText>
            </w:r>
            <w:r w:rsidRPr="005C6B75">
              <w:rPr>
                <w:rStyle w:val="Hyperlink"/>
                <w:noProof/>
              </w:rPr>
              <w:instrText xml:space="preserve"> </w:instrText>
            </w:r>
          </w:ins>
          <w:ins w:id="345" w:author="Andrew Instone-Cowie" w:date="2021-08-27T13:59:00Z">
            <w:r w:rsidR="00BF59FA" w:rsidRPr="005C6B75">
              <w:rPr>
                <w:rStyle w:val="Hyperlink"/>
                <w:noProof/>
              </w:rPr>
            </w:r>
          </w:ins>
          <w:ins w:id="346" w:author="Andrew Instone-Cowie" w:date="2021-08-25T14:13:00Z">
            <w:r w:rsidRPr="005C6B75">
              <w:rPr>
                <w:rStyle w:val="Hyperlink"/>
                <w:noProof/>
              </w:rPr>
              <w:fldChar w:fldCharType="separate"/>
            </w:r>
            <w:r w:rsidRPr="005C6B75">
              <w:rPr>
                <w:rStyle w:val="Hyperlink"/>
                <w:noProof/>
              </w:rPr>
              <w:t>DB9 Serial Connectors</w:t>
            </w:r>
            <w:r>
              <w:rPr>
                <w:noProof/>
                <w:webHidden/>
              </w:rPr>
              <w:tab/>
            </w:r>
            <w:r>
              <w:rPr>
                <w:noProof/>
                <w:webHidden/>
              </w:rPr>
              <w:fldChar w:fldCharType="begin"/>
            </w:r>
            <w:r>
              <w:rPr>
                <w:noProof/>
                <w:webHidden/>
              </w:rPr>
              <w:instrText xml:space="preserve"> PAGEREF _Toc80793252 \h </w:instrText>
            </w:r>
          </w:ins>
          <w:r>
            <w:rPr>
              <w:noProof/>
              <w:webHidden/>
            </w:rPr>
          </w:r>
          <w:r>
            <w:rPr>
              <w:noProof/>
              <w:webHidden/>
            </w:rPr>
            <w:fldChar w:fldCharType="separate"/>
          </w:r>
          <w:ins w:id="347" w:author="Andrew Instone-Cowie" w:date="2021-08-27T13:59:00Z">
            <w:r w:rsidR="0021271C">
              <w:rPr>
                <w:noProof/>
                <w:webHidden/>
              </w:rPr>
              <w:t>45</w:t>
            </w:r>
          </w:ins>
          <w:ins w:id="348" w:author="Andrew Instone-Cowie" w:date="2021-08-25T14:13:00Z">
            <w:r>
              <w:rPr>
                <w:noProof/>
                <w:webHidden/>
              </w:rPr>
              <w:fldChar w:fldCharType="end"/>
            </w:r>
            <w:r w:rsidRPr="005C6B75">
              <w:rPr>
                <w:rStyle w:val="Hyperlink"/>
                <w:noProof/>
              </w:rPr>
              <w:fldChar w:fldCharType="end"/>
            </w:r>
          </w:ins>
        </w:p>
        <w:p w14:paraId="6EC9BEF7" w14:textId="1F32DA98" w:rsidR="00CD5701" w:rsidRDefault="00CD5701">
          <w:pPr>
            <w:pStyle w:val="TOC3"/>
            <w:tabs>
              <w:tab w:val="right" w:leader="dot" w:pos="9016"/>
            </w:tabs>
            <w:rPr>
              <w:ins w:id="349" w:author="Andrew Instone-Cowie" w:date="2021-08-25T14:13:00Z"/>
              <w:noProof/>
              <w:lang w:val="en-GB" w:eastAsia="en-GB"/>
            </w:rPr>
          </w:pPr>
          <w:ins w:id="35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"_Toc80793253"</w:instrText>
            </w:r>
            <w:r w:rsidRPr="005C6B75">
              <w:rPr>
                <w:rStyle w:val="Hyperlink"/>
                <w:noProof/>
              </w:rPr>
              <w:instrText xml:space="preserve"> </w:instrText>
            </w:r>
          </w:ins>
          <w:ins w:id="351" w:author="Andrew Instone-Cowie" w:date="2021-08-27T13:59:00Z">
            <w:r w:rsidR="00BF59FA" w:rsidRPr="005C6B75">
              <w:rPr>
                <w:rStyle w:val="Hyperlink"/>
                <w:noProof/>
              </w:rPr>
            </w:r>
          </w:ins>
          <w:ins w:id="352" w:author="Andrew Instone-Cowie" w:date="2021-08-25T14:13:00Z">
            <w:r w:rsidRPr="005C6B75">
              <w:rPr>
                <w:rStyle w:val="Hyperlink"/>
                <w:noProof/>
              </w:rPr>
              <w:fldChar w:fldCharType="separate"/>
            </w:r>
            <w:r w:rsidRPr="005C6B75">
              <w:rPr>
                <w:rStyle w:val="Hyperlink"/>
                <w:noProof/>
              </w:rPr>
              <w:t>DTEs &amp; DCEs</w:t>
            </w:r>
            <w:r>
              <w:rPr>
                <w:noProof/>
                <w:webHidden/>
              </w:rPr>
              <w:tab/>
            </w:r>
            <w:r>
              <w:rPr>
                <w:noProof/>
                <w:webHidden/>
              </w:rPr>
              <w:fldChar w:fldCharType="begin"/>
            </w:r>
            <w:r>
              <w:rPr>
                <w:noProof/>
                <w:webHidden/>
              </w:rPr>
              <w:instrText xml:space="preserve"> PAGEREF _Toc80793253 \h </w:instrText>
            </w:r>
          </w:ins>
          <w:r>
            <w:rPr>
              <w:noProof/>
              <w:webHidden/>
            </w:rPr>
          </w:r>
          <w:r>
            <w:rPr>
              <w:noProof/>
              <w:webHidden/>
            </w:rPr>
            <w:fldChar w:fldCharType="separate"/>
          </w:r>
          <w:ins w:id="353" w:author="Andrew Instone-Cowie" w:date="2021-08-27T13:59:00Z">
            <w:r w:rsidR="0021271C">
              <w:rPr>
                <w:noProof/>
                <w:webHidden/>
              </w:rPr>
              <w:t>45</w:t>
            </w:r>
          </w:ins>
          <w:ins w:id="354" w:author="Andrew Instone-Cowie" w:date="2021-08-25T14:13:00Z">
            <w:r>
              <w:rPr>
                <w:noProof/>
                <w:webHidden/>
              </w:rPr>
              <w:fldChar w:fldCharType="end"/>
            </w:r>
            <w:r w:rsidRPr="005C6B75">
              <w:rPr>
                <w:rStyle w:val="Hyperlink"/>
                <w:noProof/>
              </w:rPr>
              <w:fldChar w:fldCharType="end"/>
            </w:r>
          </w:ins>
        </w:p>
        <w:p w14:paraId="4CAFF328" w14:textId="6F69E7C4" w:rsidR="00CD5701" w:rsidRDefault="00CD5701">
          <w:pPr>
            <w:pStyle w:val="TOC3"/>
            <w:tabs>
              <w:tab w:val="right" w:leader="dot" w:pos="9016"/>
            </w:tabs>
            <w:rPr>
              <w:ins w:id="355" w:author="Andrew Instone-Cowie" w:date="2021-08-25T14:13:00Z"/>
              <w:noProof/>
              <w:lang w:val="en-GB" w:eastAsia="en-GB"/>
            </w:rPr>
          </w:pPr>
          <w:ins w:id="35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"_Toc80793254"</w:instrText>
            </w:r>
            <w:r w:rsidRPr="005C6B75">
              <w:rPr>
                <w:rStyle w:val="Hyperlink"/>
                <w:noProof/>
              </w:rPr>
              <w:instrText xml:space="preserve"> </w:instrText>
            </w:r>
          </w:ins>
          <w:ins w:id="357" w:author="Andrew Instone-Cowie" w:date="2021-08-27T13:59:00Z">
            <w:r w:rsidR="00BF59FA" w:rsidRPr="005C6B75">
              <w:rPr>
                <w:rStyle w:val="Hyperlink"/>
                <w:noProof/>
              </w:rPr>
            </w:r>
          </w:ins>
          <w:ins w:id="358" w:author="Andrew Instone-Cowie" w:date="2021-08-25T14:13:00Z">
            <w:r w:rsidRPr="005C6B75">
              <w:rPr>
                <w:rStyle w:val="Hyperlink"/>
                <w:noProof/>
              </w:rPr>
              <w:fldChar w:fldCharType="separate"/>
            </w:r>
            <w:r w:rsidRPr="005C6B75">
              <w:rPr>
                <w:rStyle w:val="Hyperlink"/>
                <w:noProof/>
              </w:rPr>
              <w:t>Power Module</w:t>
            </w:r>
            <w:r>
              <w:rPr>
                <w:noProof/>
                <w:webHidden/>
              </w:rPr>
              <w:tab/>
            </w:r>
            <w:r>
              <w:rPr>
                <w:noProof/>
                <w:webHidden/>
              </w:rPr>
              <w:fldChar w:fldCharType="begin"/>
            </w:r>
            <w:r>
              <w:rPr>
                <w:noProof/>
                <w:webHidden/>
              </w:rPr>
              <w:instrText xml:space="preserve"> PAGEREF _Toc80793254 \h </w:instrText>
            </w:r>
          </w:ins>
          <w:r>
            <w:rPr>
              <w:noProof/>
              <w:webHidden/>
            </w:rPr>
          </w:r>
          <w:r>
            <w:rPr>
              <w:noProof/>
              <w:webHidden/>
            </w:rPr>
            <w:fldChar w:fldCharType="separate"/>
          </w:r>
          <w:ins w:id="359" w:author="Andrew Instone-Cowie" w:date="2021-08-27T13:59:00Z">
            <w:r w:rsidR="0021271C">
              <w:rPr>
                <w:noProof/>
                <w:webHidden/>
              </w:rPr>
              <w:t>46</w:t>
            </w:r>
          </w:ins>
          <w:ins w:id="360" w:author="Andrew Instone-Cowie" w:date="2021-08-25T14:13:00Z">
            <w:r>
              <w:rPr>
                <w:noProof/>
                <w:webHidden/>
              </w:rPr>
              <w:fldChar w:fldCharType="end"/>
            </w:r>
            <w:r w:rsidRPr="005C6B75">
              <w:rPr>
                <w:rStyle w:val="Hyperlink"/>
                <w:noProof/>
              </w:rPr>
              <w:fldChar w:fldCharType="end"/>
            </w:r>
          </w:ins>
        </w:p>
        <w:p w14:paraId="15101A6E" w14:textId="463B0A4E" w:rsidR="00CD5701" w:rsidRDefault="00CD5701">
          <w:pPr>
            <w:pStyle w:val="TOC3"/>
            <w:tabs>
              <w:tab w:val="right" w:leader="dot" w:pos="9016"/>
            </w:tabs>
            <w:rPr>
              <w:ins w:id="361" w:author="Andrew Instone-Cowie" w:date="2021-08-25T14:13:00Z"/>
              <w:noProof/>
              <w:lang w:val="en-GB" w:eastAsia="en-GB"/>
            </w:rPr>
          </w:pPr>
          <w:ins w:id="36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"_Toc80793255"</w:instrText>
            </w:r>
            <w:r w:rsidRPr="005C6B75">
              <w:rPr>
                <w:rStyle w:val="Hyperlink"/>
                <w:noProof/>
              </w:rPr>
              <w:instrText xml:space="preserve"> </w:instrText>
            </w:r>
          </w:ins>
          <w:ins w:id="363" w:author="Andrew Instone-Cowie" w:date="2021-08-27T13:59:00Z">
            <w:r w:rsidR="00BF59FA" w:rsidRPr="005C6B75">
              <w:rPr>
                <w:rStyle w:val="Hyperlink"/>
                <w:noProof/>
              </w:rPr>
            </w:r>
          </w:ins>
          <w:ins w:id="364" w:author="Andrew Instone-Cowie" w:date="2021-08-25T14:13:00Z">
            <w:r w:rsidRPr="005C6B75">
              <w:rPr>
                <w:rStyle w:val="Hyperlink"/>
                <w:noProof/>
              </w:rPr>
              <w:fldChar w:fldCharType="separate"/>
            </w:r>
            <w:r w:rsidRPr="005C6B75">
              <w:rPr>
                <w:rStyle w:val="Hyperlink"/>
                <w:noProof/>
              </w:rPr>
              <w:t>Second PC Module</w:t>
            </w:r>
            <w:r>
              <w:rPr>
                <w:noProof/>
                <w:webHidden/>
              </w:rPr>
              <w:tab/>
            </w:r>
            <w:r>
              <w:rPr>
                <w:noProof/>
                <w:webHidden/>
              </w:rPr>
              <w:fldChar w:fldCharType="begin"/>
            </w:r>
            <w:r>
              <w:rPr>
                <w:noProof/>
                <w:webHidden/>
              </w:rPr>
              <w:instrText xml:space="preserve"> PAGEREF _Toc80793255 \h </w:instrText>
            </w:r>
          </w:ins>
          <w:r>
            <w:rPr>
              <w:noProof/>
              <w:webHidden/>
            </w:rPr>
          </w:r>
          <w:r>
            <w:rPr>
              <w:noProof/>
              <w:webHidden/>
            </w:rPr>
            <w:fldChar w:fldCharType="separate"/>
          </w:r>
          <w:ins w:id="365" w:author="Andrew Instone-Cowie" w:date="2021-08-27T13:59:00Z">
            <w:r w:rsidR="0021271C">
              <w:rPr>
                <w:noProof/>
                <w:webHidden/>
              </w:rPr>
              <w:t>46</w:t>
            </w:r>
          </w:ins>
          <w:ins w:id="366" w:author="Andrew Instone-Cowie" w:date="2021-08-25T14:13:00Z">
            <w:r>
              <w:rPr>
                <w:noProof/>
                <w:webHidden/>
              </w:rPr>
              <w:fldChar w:fldCharType="end"/>
            </w:r>
            <w:r w:rsidRPr="005C6B75">
              <w:rPr>
                <w:rStyle w:val="Hyperlink"/>
                <w:noProof/>
              </w:rPr>
              <w:fldChar w:fldCharType="end"/>
            </w:r>
          </w:ins>
        </w:p>
        <w:p w14:paraId="25D299B9" w14:textId="4725784E" w:rsidR="00CD5701" w:rsidRDefault="00CD5701">
          <w:pPr>
            <w:pStyle w:val="TOC3"/>
            <w:tabs>
              <w:tab w:val="right" w:leader="dot" w:pos="9016"/>
            </w:tabs>
            <w:rPr>
              <w:ins w:id="367" w:author="Andrew Instone-Cowie" w:date="2021-08-25T14:13:00Z"/>
              <w:noProof/>
              <w:lang w:val="en-GB" w:eastAsia="en-GB"/>
            </w:rPr>
          </w:pPr>
          <w:ins w:id="36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"_Toc80793256"</w:instrText>
            </w:r>
            <w:r w:rsidRPr="005C6B75">
              <w:rPr>
                <w:rStyle w:val="Hyperlink"/>
                <w:noProof/>
              </w:rPr>
              <w:instrText xml:space="preserve"> </w:instrText>
            </w:r>
          </w:ins>
          <w:ins w:id="369" w:author="Andrew Instone-Cowie" w:date="2021-08-27T13:59:00Z">
            <w:r w:rsidR="00BF59FA" w:rsidRPr="005C6B75">
              <w:rPr>
                <w:rStyle w:val="Hyperlink"/>
                <w:noProof/>
              </w:rPr>
            </w:r>
          </w:ins>
          <w:ins w:id="370" w:author="Andrew Instone-Cowie" w:date="2021-08-25T14:13:00Z">
            <w:r w:rsidRPr="005C6B75">
              <w:rPr>
                <w:rStyle w:val="Hyperlink"/>
                <w:noProof/>
              </w:rPr>
              <w:fldChar w:fldCharType="separate"/>
            </w:r>
            <w:r w:rsidRPr="005C6B75">
              <w:rPr>
                <w:rStyle w:val="Hyperlink"/>
                <w:noProof/>
              </w:rPr>
              <w:t>Basic Serial Splitter Module</w:t>
            </w:r>
            <w:r>
              <w:rPr>
                <w:noProof/>
                <w:webHidden/>
              </w:rPr>
              <w:tab/>
            </w:r>
            <w:r>
              <w:rPr>
                <w:noProof/>
                <w:webHidden/>
              </w:rPr>
              <w:fldChar w:fldCharType="begin"/>
            </w:r>
            <w:r>
              <w:rPr>
                <w:noProof/>
                <w:webHidden/>
              </w:rPr>
              <w:instrText xml:space="preserve"> PAGEREF _Toc80793256 \h </w:instrText>
            </w:r>
          </w:ins>
          <w:r>
            <w:rPr>
              <w:noProof/>
              <w:webHidden/>
            </w:rPr>
          </w:r>
          <w:r>
            <w:rPr>
              <w:noProof/>
              <w:webHidden/>
            </w:rPr>
            <w:fldChar w:fldCharType="separate"/>
          </w:r>
          <w:ins w:id="371" w:author="Andrew Instone-Cowie" w:date="2021-08-27T13:59:00Z">
            <w:r w:rsidR="0021271C">
              <w:rPr>
                <w:noProof/>
                <w:webHidden/>
              </w:rPr>
              <w:t>47</w:t>
            </w:r>
          </w:ins>
          <w:ins w:id="372" w:author="Andrew Instone-Cowie" w:date="2021-08-25T14:13:00Z">
            <w:r>
              <w:rPr>
                <w:noProof/>
                <w:webHidden/>
              </w:rPr>
              <w:fldChar w:fldCharType="end"/>
            </w:r>
            <w:r w:rsidRPr="005C6B75">
              <w:rPr>
                <w:rStyle w:val="Hyperlink"/>
                <w:noProof/>
              </w:rPr>
              <w:fldChar w:fldCharType="end"/>
            </w:r>
          </w:ins>
        </w:p>
        <w:p w14:paraId="1B6004AF" w14:textId="26997D38" w:rsidR="00CD5701" w:rsidRDefault="00CD5701">
          <w:pPr>
            <w:pStyle w:val="TOC1"/>
            <w:tabs>
              <w:tab w:val="right" w:leader="dot" w:pos="9016"/>
            </w:tabs>
            <w:rPr>
              <w:ins w:id="373" w:author="Andrew Instone-Cowie" w:date="2021-08-25T14:13:00Z"/>
              <w:rFonts w:eastAsiaTheme="minorEastAsia"/>
              <w:noProof/>
              <w:lang w:eastAsia="en-GB"/>
            </w:rPr>
          </w:pPr>
          <w:ins w:id="37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"_Toc80793257"</w:instrText>
            </w:r>
            <w:r w:rsidRPr="005C6B75">
              <w:rPr>
                <w:rStyle w:val="Hyperlink"/>
                <w:noProof/>
              </w:rPr>
              <w:instrText xml:space="preserve"> </w:instrText>
            </w:r>
          </w:ins>
          <w:ins w:id="375" w:author="Andrew Instone-Cowie" w:date="2021-08-27T13:59:00Z">
            <w:r w:rsidR="00BF59FA" w:rsidRPr="005C6B75">
              <w:rPr>
                <w:rStyle w:val="Hyperlink"/>
                <w:noProof/>
              </w:rPr>
            </w:r>
          </w:ins>
          <w:ins w:id="376" w:author="Andrew Instone-Cowie" w:date="2021-08-25T14:13:00Z">
            <w:r w:rsidRPr="005C6B75">
              <w:rPr>
                <w:rStyle w:val="Hyperlink"/>
                <w:noProof/>
              </w:rPr>
              <w:fldChar w:fldCharType="separate"/>
            </w:r>
            <w:r w:rsidRPr="005C6B75">
              <w:rPr>
                <w:rStyle w:val="Hyperlink"/>
                <w:noProof/>
              </w:rPr>
              <w:t>Simulator Interface Module Firmware</w:t>
            </w:r>
            <w:r>
              <w:rPr>
                <w:noProof/>
                <w:webHidden/>
              </w:rPr>
              <w:tab/>
            </w:r>
            <w:r>
              <w:rPr>
                <w:noProof/>
                <w:webHidden/>
              </w:rPr>
              <w:fldChar w:fldCharType="begin"/>
            </w:r>
            <w:r>
              <w:rPr>
                <w:noProof/>
                <w:webHidden/>
              </w:rPr>
              <w:instrText xml:space="preserve"> PAGEREF _Toc80793257 \h </w:instrText>
            </w:r>
          </w:ins>
          <w:r>
            <w:rPr>
              <w:noProof/>
              <w:webHidden/>
            </w:rPr>
          </w:r>
          <w:r>
            <w:rPr>
              <w:noProof/>
              <w:webHidden/>
            </w:rPr>
            <w:fldChar w:fldCharType="separate"/>
          </w:r>
          <w:ins w:id="377" w:author="Andrew Instone-Cowie" w:date="2021-08-27T13:59:00Z">
            <w:r w:rsidR="0021271C">
              <w:rPr>
                <w:noProof/>
                <w:webHidden/>
              </w:rPr>
              <w:t>48</w:t>
            </w:r>
          </w:ins>
          <w:ins w:id="378" w:author="Andrew Instone-Cowie" w:date="2021-08-25T14:13:00Z">
            <w:r>
              <w:rPr>
                <w:noProof/>
                <w:webHidden/>
              </w:rPr>
              <w:fldChar w:fldCharType="end"/>
            </w:r>
            <w:r w:rsidRPr="005C6B75">
              <w:rPr>
                <w:rStyle w:val="Hyperlink"/>
                <w:noProof/>
              </w:rPr>
              <w:fldChar w:fldCharType="end"/>
            </w:r>
          </w:ins>
        </w:p>
        <w:p w14:paraId="4DA06313" w14:textId="7814128D" w:rsidR="00CD5701" w:rsidRDefault="00CD5701">
          <w:pPr>
            <w:pStyle w:val="TOC2"/>
            <w:tabs>
              <w:tab w:val="right" w:leader="dot" w:pos="9016"/>
            </w:tabs>
            <w:rPr>
              <w:ins w:id="379" w:author="Andrew Instone-Cowie" w:date="2021-08-25T14:13:00Z"/>
              <w:rFonts w:eastAsiaTheme="minorEastAsia"/>
              <w:noProof/>
              <w:lang w:eastAsia="en-GB"/>
            </w:rPr>
          </w:pPr>
          <w:ins w:id="38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"_Toc80793258"</w:instrText>
            </w:r>
            <w:r w:rsidRPr="005C6B75">
              <w:rPr>
                <w:rStyle w:val="Hyperlink"/>
                <w:noProof/>
              </w:rPr>
              <w:instrText xml:space="preserve"> </w:instrText>
            </w:r>
          </w:ins>
          <w:ins w:id="381" w:author="Andrew Instone-Cowie" w:date="2021-08-27T13:59:00Z">
            <w:r w:rsidR="00BF59FA" w:rsidRPr="005C6B75">
              <w:rPr>
                <w:rStyle w:val="Hyperlink"/>
                <w:noProof/>
              </w:rPr>
            </w:r>
          </w:ins>
          <w:ins w:id="382" w:author="Andrew Instone-Cowie" w:date="2021-08-25T14:13:00Z">
            <w:r w:rsidRPr="005C6B75">
              <w:rPr>
                <w:rStyle w:val="Hyperlink"/>
                <w:noProof/>
              </w:rPr>
              <w:fldChar w:fldCharType="separate"/>
            </w:r>
            <w:r w:rsidRPr="005C6B75">
              <w:rPr>
                <w:rStyle w:val="Hyperlink"/>
                <w:noProof/>
              </w:rPr>
              <w:t>Sensor Characteristics</w:t>
            </w:r>
            <w:r>
              <w:rPr>
                <w:noProof/>
                <w:webHidden/>
              </w:rPr>
              <w:tab/>
            </w:r>
            <w:r>
              <w:rPr>
                <w:noProof/>
                <w:webHidden/>
              </w:rPr>
              <w:fldChar w:fldCharType="begin"/>
            </w:r>
            <w:r>
              <w:rPr>
                <w:noProof/>
                <w:webHidden/>
              </w:rPr>
              <w:instrText xml:space="preserve"> PAGEREF _Toc80793258 \h </w:instrText>
            </w:r>
          </w:ins>
          <w:r>
            <w:rPr>
              <w:noProof/>
              <w:webHidden/>
            </w:rPr>
          </w:r>
          <w:r>
            <w:rPr>
              <w:noProof/>
              <w:webHidden/>
            </w:rPr>
            <w:fldChar w:fldCharType="separate"/>
          </w:r>
          <w:ins w:id="383" w:author="Andrew Instone-Cowie" w:date="2021-08-27T13:59:00Z">
            <w:r w:rsidR="0021271C">
              <w:rPr>
                <w:noProof/>
                <w:webHidden/>
              </w:rPr>
              <w:t>48</w:t>
            </w:r>
          </w:ins>
          <w:ins w:id="384" w:author="Andrew Instone-Cowie" w:date="2021-08-25T14:13:00Z">
            <w:r>
              <w:rPr>
                <w:noProof/>
                <w:webHidden/>
              </w:rPr>
              <w:fldChar w:fldCharType="end"/>
            </w:r>
            <w:r w:rsidRPr="005C6B75">
              <w:rPr>
                <w:rStyle w:val="Hyperlink"/>
                <w:noProof/>
              </w:rPr>
              <w:fldChar w:fldCharType="end"/>
            </w:r>
          </w:ins>
        </w:p>
        <w:p w14:paraId="1D059DE8" w14:textId="0BD7848E" w:rsidR="00CD5701" w:rsidRDefault="00CD5701">
          <w:pPr>
            <w:pStyle w:val="TOC2"/>
            <w:tabs>
              <w:tab w:val="right" w:leader="dot" w:pos="9016"/>
            </w:tabs>
            <w:rPr>
              <w:ins w:id="385" w:author="Andrew Instone-Cowie" w:date="2021-08-25T14:13:00Z"/>
              <w:rFonts w:eastAsiaTheme="minorEastAsia"/>
              <w:noProof/>
              <w:lang w:eastAsia="en-GB"/>
            </w:rPr>
          </w:pPr>
          <w:ins w:id="38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"_Toc80793259"</w:instrText>
            </w:r>
            <w:r w:rsidRPr="005C6B75">
              <w:rPr>
                <w:rStyle w:val="Hyperlink"/>
                <w:noProof/>
              </w:rPr>
              <w:instrText xml:space="preserve"> </w:instrText>
            </w:r>
          </w:ins>
          <w:ins w:id="387" w:author="Andrew Instone-Cowie" w:date="2021-08-27T13:59:00Z">
            <w:r w:rsidR="00BF59FA" w:rsidRPr="005C6B75">
              <w:rPr>
                <w:rStyle w:val="Hyperlink"/>
                <w:noProof/>
              </w:rPr>
            </w:r>
          </w:ins>
          <w:ins w:id="388" w:author="Andrew Instone-Cowie" w:date="2021-08-25T14:13:00Z">
            <w:r w:rsidRPr="005C6B75">
              <w:rPr>
                <w:rStyle w:val="Hyperlink"/>
                <w:noProof/>
              </w:rPr>
              <w:fldChar w:fldCharType="separate"/>
            </w:r>
            <w:r w:rsidRPr="005C6B75">
              <w:rPr>
                <w:rStyle w:val="Hyperlink"/>
                <w:noProof/>
              </w:rPr>
              <w:t>Firmware Design</w:t>
            </w:r>
            <w:r>
              <w:rPr>
                <w:noProof/>
                <w:webHidden/>
              </w:rPr>
              <w:tab/>
            </w:r>
            <w:r>
              <w:rPr>
                <w:noProof/>
                <w:webHidden/>
              </w:rPr>
              <w:fldChar w:fldCharType="begin"/>
            </w:r>
            <w:r>
              <w:rPr>
                <w:noProof/>
                <w:webHidden/>
              </w:rPr>
              <w:instrText xml:space="preserve"> PAGEREF _Toc80793259 \h </w:instrText>
            </w:r>
          </w:ins>
          <w:r>
            <w:rPr>
              <w:noProof/>
              <w:webHidden/>
            </w:rPr>
          </w:r>
          <w:r>
            <w:rPr>
              <w:noProof/>
              <w:webHidden/>
            </w:rPr>
            <w:fldChar w:fldCharType="separate"/>
          </w:r>
          <w:ins w:id="389" w:author="Andrew Instone-Cowie" w:date="2021-08-27T13:59:00Z">
            <w:r w:rsidR="0021271C">
              <w:rPr>
                <w:noProof/>
                <w:webHidden/>
              </w:rPr>
              <w:t>49</w:t>
            </w:r>
          </w:ins>
          <w:ins w:id="390" w:author="Andrew Instone-Cowie" w:date="2021-08-25T14:13:00Z">
            <w:r>
              <w:rPr>
                <w:noProof/>
                <w:webHidden/>
              </w:rPr>
              <w:fldChar w:fldCharType="end"/>
            </w:r>
            <w:r w:rsidRPr="005C6B75">
              <w:rPr>
                <w:rStyle w:val="Hyperlink"/>
                <w:noProof/>
              </w:rPr>
              <w:fldChar w:fldCharType="end"/>
            </w:r>
          </w:ins>
        </w:p>
        <w:p w14:paraId="7B878420" w14:textId="68849143" w:rsidR="00CD5701" w:rsidRDefault="00CD5701">
          <w:pPr>
            <w:pStyle w:val="TOC3"/>
            <w:tabs>
              <w:tab w:val="right" w:leader="dot" w:pos="9016"/>
            </w:tabs>
            <w:rPr>
              <w:ins w:id="391" w:author="Andrew Instone-Cowie" w:date="2021-08-25T14:13:00Z"/>
              <w:noProof/>
              <w:lang w:val="en-GB" w:eastAsia="en-GB"/>
            </w:rPr>
          </w:pPr>
          <w:ins w:id="39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"_Toc80793260"</w:instrText>
            </w:r>
            <w:r w:rsidRPr="005C6B75">
              <w:rPr>
                <w:rStyle w:val="Hyperlink"/>
                <w:noProof/>
              </w:rPr>
              <w:instrText xml:space="preserve"> </w:instrText>
            </w:r>
          </w:ins>
          <w:ins w:id="393" w:author="Andrew Instone-Cowie" w:date="2021-08-27T13:59:00Z">
            <w:r w:rsidR="00BF59FA" w:rsidRPr="005C6B75">
              <w:rPr>
                <w:rStyle w:val="Hyperlink"/>
                <w:noProof/>
              </w:rPr>
            </w:r>
          </w:ins>
          <w:ins w:id="394" w:author="Andrew Instone-Cowie" w:date="2021-08-25T14:13:00Z">
            <w:r w:rsidRPr="005C6B75">
              <w:rPr>
                <w:rStyle w:val="Hyperlink"/>
                <w:noProof/>
              </w:rPr>
              <w:fldChar w:fldCharType="separate"/>
            </w:r>
            <w:r w:rsidRPr="005C6B75">
              <w:rPr>
                <w:rStyle w:val="Hyperlink"/>
                <w:noProof/>
              </w:rPr>
              <w:t>Interrupt Driven vs Polling</w:t>
            </w:r>
            <w:r>
              <w:rPr>
                <w:noProof/>
                <w:webHidden/>
              </w:rPr>
              <w:tab/>
            </w:r>
            <w:r>
              <w:rPr>
                <w:noProof/>
                <w:webHidden/>
              </w:rPr>
              <w:fldChar w:fldCharType="begin"/>
            </w:r>
            <w:r>
              <w:rPr>
                <w:noProof/>
                <w:webHidden/>
              </w:rPr>
              <w:instrText xml:space="preserve"> PAGEREF _Toc80793260 \h </w:instrText>
            </w:r>
          </w:ins>
          <w:r>
            <w:rPr>
              <w:noProof/>
              <w:webHidden/>
            </w:rPr>
          </w:r>
          <w:r>
            <w:rPr>
              <w:noProof/>
              <w:webHidden/>
            </w:rPr>
            <w:fldChar w:fldCharType="separate"/>
          </w:r>
          <w:ins w:id="395" w:author="Andrew Instone-Cowie" w:date="2021-08-27T13:59:00Z">
            <w:r w:rsidR="0021271C">
              <w:rPr>
                <w:noProof/>
                <w:webHidden/>
              </w:rPr>
              <w:t>49</w:t>
            </w:r>
          </w:ins>
          <w:ins w:id="396" w:author="Andrew Instone-Cowie" w:date="2021-08-25T14:13:00Z">
            <w:r>
              <w:rPr>
                <w:noProof/>
                <w:webHidden/>
              </w:rPr>
              <w:fldChar w:fldCharType="end"/>
            </w:r>
            <w:r w:rsidRPr="005C6B75">
              <w:rPr>
                <w:rStyle w:val="Hyperlink"/>
                <w:noProof/>
              </w:rPr>
              <w:fldChar w:fldCharType="end"/>
            </w:r>
          </w:ins>
        </w:p>
        <w:p w14:paraId="18E4BE55" w14:textId="7C5B7E73" w:rsidR="00CD5701" w:rsidRDefault="00CD5701">
          <w:pPr>
            <w:pStyle w:val="TOC3"/>
            <w:tabs>
              <w:tab w:val="right" w:leader="dot" w:pos="9016"/>
            </w:tabs>
            <w:rPr>
              <w:ins w:id="397" w:author="Andrew Instone-Cowie" w:date="2021-08-25T14:13:00Z"/>
              <w:noProof/>
              <w:lang w:val="en-GB" w:eastAsia="en-GB"/>
            </w:rPr>
          </w:pPr>
          <w:ins w:id="39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"_Toc80793261"</w:instrText>
            </w:r>
            <w:r w:rsidRPr="005C6B75">
              <w:rPr>
                <w:rStyle w:val="Hyperlink"/>
                <w:noProof/>
              </w:rPr>
              <w:instrText xml:space="preserve"> </w:instrText>
            </w:r>
          </w:ins>
          <w:ins w:id="399" w:author="Andrew Instone-Cowie" w:date="2021-08-27T13:59:00Z">
            <w:r w:rsidR="00BF59FA" w:rsidRPr="005C6B75">
              <w:rPr>
                <w:rStyle w:val="Hyperlink"/>
                <w:noProof/>
              </w:rPr>
            </w:r>
          </w:ins>
          <w:ins w:id="400" w:author="Andrew Instone-Cowie" w:date="2021-08-25T14:13:00Z">
            <w:r w:rsidRPr="005C6B75">
              <w:rPr>
                <w:rStyle w:val="Hyperlink"/>
                <w:noProof/>
              </w:rPr>
              <w:fldChar w:fldCharType="separate"/>
            </w:r>
            <w:r w:rsidRPr="005C6B75">
              <w:rPr>
                <w:rStyle w:val="Hyperlink"/>
                <w:noProof/>
              </w:rPr>
              <w:t>State Machine Operation</w:t>
            </w:r>
            <w:r>
              <w:rPr>
                <w:noProof/>
                <w:webHidden/>
              </w:rPr>
              <w:tab/>
            </w:r>
            <w:r>
              <w:rPr>
                <w:noProof/>
                <w:webHidden/>
              </w:rPr>
              <w:fldChar w:fldCharType="begin"/>
            </w:r>
            <w:r>
              <w:rPr>
                <w:noProof/>
                <w:webHidden/>
              </w:rPr>
              <w:instrText xml:space="preserve"> PAGEREF _Toc80793261 \h </w:instrText>
            </w:r>
          </w:ins>
          <w:r>
            <w:rPr>
              <w:noProof/>
              <w:webHidden/>
            </w:rPr>
          </w:r>
          <w:r>
            <w:rPr>
              <w:noProof/>
              <w:webHidden/>
            </w:rPr>
            <w:fldChar w:fldCharType="separate"/>
          </w:r>
          <w:ins w:id="401" w:author="Andrew Instone-Cowie" w:date="2021-08-27T13:59:00Z">
            <w:r w:rsidR="0021271C">
              <w:rPr>
                <w:noProof/>
                <w:webHidden/>
              </w:rPr>
              <w:t>50</w:t>
            </w:r>
          </w:ins>
          <w:ins w:id="402" w:author="Andrew Instone-Cowie" w:date="2021-08-25T14:13:00Z">
            <w:r>
              <w:rPr>
                <w:noProof/>
                <w:webHidden/>
              </w:rPr>
              <w:fldChar w:fldCharType="end"/>
            </w:r>
            <w:r w:rsidRPr="005C6B75">
              <w:rPr>
                <w:rStyle w:val="Hyperlink"/>
                <w:noProof/>
              </w:rPr>
              <w:fldChar w:fldCharType="end"/>
            </w:r>
          </w:ins>
        </w:p>
        <w:p w14:paraId="1A667C5A" w14:textId="2241FDBA" w:rsidR="00CD5701" w:rsidRDefault="00CD5701">
          <w:pPr>
            <w:pStyle w:val="TOC3"/>
            <w:tabs>
              <w:tab w:val="right" w:leader="dot" w:pos="9016"/>
            </w:tabs>
            <w:rPr>
              <w:ins w:id="403" w:author="Andrew Instone-Cowie" w:date="2021-08-25T14:13:00Z"/>
              <w:noProof/>
              <w:lang w:val="en-GB" w:eastAsia="en-GB"/>
            </w:rPr>
          </w:pPr>
          <w:ins w:id="404" w:author="Andrew Instone-Cowie" w:date="2021-08-25T14:13:00Z">
            <w:r w:rsidRPr="005C6B75">
              <w:rPr>
                <w:rStyle w:val="Hyperlink"/>
                <w:noProof/>
              </w:rPr>
              <w:lastRenderedPageBreak/>
              <w:fldChar w:fldCharType="begin"/>
            </w:r>
            <w:r w:rsidRPr="005C6B75">
              <w:rPr>
                <w:rStyle w:val="Hyperlink"/>
                <w:noProof/>
              </w:rPr>
              <w:instrText xml:space="preserve"> </w:instrText>
            </w:r>
            <w:r>
              <w:rPr>
                <w:noProof/>
              </w:rPr>
              <w:instrText>HYPERLINK \l "_Toc80793262"</w:instrText>
            </w:r>
            <w:r w:rsidRPr="005C6B75">
              <w:rPr>
                <w:rStyle w:val="Hyperlink"/>
                <w:noProof/>
              </w:rPr>
              <w:instrText xml:space="preserve"> </w:instrText>
            </w:r>
          </w:ins>
          <w:ins w:id="405" w:author="Andrew Instone-Cowie" w:date="2021-08-27T13:59:00Z">
            <w:r w:rsidR="00BF59FA" w:rsidRPr="005C6B75">
              <w:rPr>
                <w:rStyle w:val="Hyperlink"/>
                <w:noProof/>
              </w:rPr>
            </w:r>
          </w:ins>
          <w:ins w:id="406" w:author="Andrew Instone-Cowie" w:date="2021-08-25T14:13:00Z">
            <w:r w:rsidRPr="005C6B75">
              <w:rPr>
                <w:rStyle w:val="Hyperlink"/>
                <w:noProof/>
              </w:rPr>
              <w:fldChar w:fldCharType="separate"/>
            </w:r>
            <w:r w:rsidRPr="005C6B75">
              <w:rPr>
                <w:rStyle w:val="Hyperlink"/>
                <w:noProof/>
              </w:rPr>
              <w:t>Timer Issues</w:t>
            </w:r>
            <w:r>
              <w:rPr>
                <w:noProof/>
                <w:webHidden/>
              </w:rPr>
              <w:tab/>
            </w:r>
            <w:r>
              <w:rPr>
                <w:noProof/>
                <w:webHidden/>
              </w:rPr>
              <w:fldChar w:fldCharType="begin"/>
            </w:r>
            <w:r>
              <w:rPr>
                <w:noProof/>
                <w:webHidden/>
              </w:rPr>
              <w:instrText xml:space="preserve"> PAGEREF _Toc80793262 \h </w:instrText>
            </w:r>
          </w:ins>
          <w:r>
            <w:rPr>
              <w:noProof/>
              <w:webHidden/>
            </w:rPr>
          </w:r>
          <w:r>
            <w:rPr>
              <w:noProof/>
              <w:webHidden/>
            </w:rPr>
            <w:fldChar w:fldCharType="separate"/>
          </w:r>
          <w:ins w:id="407" w:author="Andrew Instone-Cowie" w:date="2021-08-27T13:59:00Z">
            <w:r w:rsidR="0021271C">
              <w:rPr>
                <w:noProof/>
                <w:webHidden/>
              </w:rPr>
              <w:t>52</w:t>
            </w:r>
          </w:ins>
          <w:ins w:id="408" w:author="Andrew Instone-Cowie" w:date="2021-08-25T14:13:00Z">
            <w:r>
              <w:rPr>
                <w:noProof/>
                <w:webHidden/>
              </w:rPr>
              <w:fldChar w:fldCharType="end"/>
            </w:r>
            <w:r w:rsidRPr="005C6B75">
              <w:rPr>
                <w:rStyle w:val="Hyperlink"/>
                <w:noProof/>
              </w:rPr>
              <w:fldChar w:fldCharType="end"/>
            </w:r>
          </w:ins>
        </w:p>
        <w:p w14:paraId="68BD4862" w14:textId="5F9B4581" w:rsidR="00CD5701" w:rsidRDefault="00CD5701">
          <w:pPr>
            <w:pStyle w:val="TOC3"/>
            <w:tabs>
              <w:tab w:val="right" w:leader="dot" w:pos="9016"/>
            </w:tabs>
            <w:rPr>
              <w:ins w:id="409" w:author="Andrew Instone-Cowie" w:date="2021-08-25T14:13:00Z"/>
              <w:noProof/>
              <w:lang w:val="en-GB" w:eastAsia="en-GB"/>
            </w:rPr>
          </w:pPr>
          <w:ins w:id="41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"_Toc80793263"</w:instrText>
            </w:r>
            <w:r w:rsidRPr="005C6B75">
              <w:rPr>
                <w:rStyle w:val="Hyperlink"/>
                <w:noProof/>
              </w:rPr>
              <w:instrText xml:space="preserve"> </w:instrText>
            </w:r>
          </w:ins>
          <w:ins w:id="411" w:author="Andrew Instone-Cowie" w:date="2021-08-27T13:59:00Z">
            <w:r w:rsidR="00BF59FA" w:rsidRPr="005C6B75">
              <w:rPr>
                <w:rStyle w:val="Hyperlink"/>
                <w:noProof/>
              </w:rPr>
            </w:r>
          </w:ins>
          <w:ins w:id="412" w:author="Andrew Instone-Cowie" w:date="2021-08-25T14:13:00Z">
            <w:r w:rsidRPr="005C6B75">
              <w:rPr>
                <w:rStyle w:val="Hyperlink"/>
                <w:noProof/>
              </w:rPr>
              <w:fldChar w:fldCharType="separate"/>
            </w:r>
            <w:r w:rsidRPr="005C6B75">
              <w:rPr>
                <w:rStyle w:val="Hyperlink"/>
                <w:noProof/>
              </w:rPr>
              <w:t>Sensor De-Bouncing</w:t>
            </w:r>
            <w:r>
              <w:rPr>
                <w:noProof/>
                <w:webHidden/>
              </w:rPr>
              <w:tab/>
            </w:r>
            <w:r>
              <w:rPr>
                <w:noProof/>
                <w:webHidden/>
              </w:rPr>
              <w:fldChar w:fldCharType="begin"/>
            </w:r>
            <w:r>
              <w:rPr>
                <w:noProof/>
                <w:webHidden/>
              </w:rPr>
              <w:instrText xml:space="preserve"> PAGEREF _Toc80793263 \h </w:instrText>
            </w:r>
          </w:ins>
          <w:r>
            <w:rPr>
              <w:noProof/>
              <w:webHidden/>
            </w:rPr>
          </w:r>
          <w:r>
            <w:rPr>
              <w:noProof/>
              <w:webHidden/>
            </w:rPr>
            <w:fldChar w:fldCharType="separate"/>
          </w:r>
          <w:ins w:id="413" w:author="Andrew Instone-Cowie" w:date="2021-08-27T13:59:00Z">
            <w:r w:rsidR="0021271C">
              <w:rPr>
                <w:noProof/>
                <w:webHidden/>
              </w:rPr>
              <w:t>52</w:t>
            </w:r>
          </w:ins>
          <w:ins w:id="414" w:author="Andrew Instone-Cowie" w:date="2021-08-25T14:13:00Z">
            <w:r>
              <w:rPr>
                <w:noProof/>
                <w:webHidden/>
              </w:rPr>
              <w:fldChar w:fldCharType="end"/>
            </w:r>
            <w:r w:rsidRPr="005C6B75">
              <w:rPr>
                <w:rStyle w:val="Hyperlink"/>
                <w:noProof/>
              </w:rPr>
              <w:fldChar w:fldCharType="end"/>
            </w:r>
          </w:ins>
        </w:p>
        <w:p w14:paraId="408EC094" w14:textId="6BD6FEEE" w:rsidR="00CD5701" w:rsidRDefault="00CD5701">
          <w:pPr>
            <w:pStyle w:val="TOC3"/>
            <w:tabs>
              <w:tab w:val="right" w:leader="dot" w:pos="9016"/>
            </w:tabs>
            <w:rPr>
              <w:ins w:id="415" w:author="Andrew Instone-Cowie" w:date="2021-08-25T14:13:00Z"/>
              <w:noProof/>
              <w:lang w:val="en-GB" w:eastAsia="en-GB"/>
            </w:rPr>
          </w:pPr>
          <w:ins w:id="4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"_Toc80793264"</w:instrText>
            </w:r>
            <w:r w:rsidRPr="005C6B75">
              <w:rPr>
                <w:rStyle w:val="Hyperlink"/>
                <w:noProof/>
              </w:rPr>
              <w:instrText xml:space="preserve"> </w:instrText>
            </w:r>
          </w:ins>
          <w:ins w:id="417" w:author="Andrew Instone-Cowie" w:date="2021-08-27T13:59:00Z">
            <w:r w:rsidR="00BF59FA" w:rsidRPr="005C6B75">
              <w:rPr>
                <w:rStyle w:val="Hyperlink"/>
                <w:noProof/>
              </w:rPr>
            </w:r>
          </w:ins>
          <w:ins w:id="418" w:author="Andrew Instone-Cowie" w:date="2021-08-25T14:13:00Z">
            <w:r w:rsidRPr="005C6B75">
              <w:rPr>
                <w:rStyle w:val="Hyperlink"/>
                <w:noProof/>
              </w:rPr>
              <w:fldChar w:fldCharType="separate"/>
            </w:r>
            <w:r w:rsidRPr="005C6B75">
              <w:rPr>
                <w:rStyle w:val="Hyperlink"/>
                <w:noProof/>
              </w:rPr>
              <w:t>Debugging &amp; Timing Features</w:t>
            </w:r>
            <w:r>
              <w:rPr>
                <w:noProof/>
                <w:webHidden/>
              </w:rPr>
              <w:tab/>
            </w:r>
            <w:r>
              <w:rPr>
                <w:noProof/>
                <w:webHidden/>
              </w:rPr>
              <w:fldChar w:fldCharType="begin"/>
            </w:r>
            <w:r>
              <w:rPr>
                <w:noProof/>
                <w:webHidden/>
              </w:rPr>
              <w:instrText xml:space="preserve"> PAGEREF _Toc80793264 \h </w:instrText>
            </w:r>
          </w:ins>
          <w:r>
            <w:rPr>
              <w:noProof/>
              <w:webHidden/>
            </w:rPr>
          </w:r>
          <w:r>
            <w:rPr>
              <w:noProof/>
              <w:webHidden/>
            </w:rPr>
            <w:fldChar w:fldCharType="separate"/>
          </w:r>
          <w:ins w:id="419" w:author="Andrew Instone-Cowie" w:date="2021-08-27T13:59:00Z">
            <w:r w:rsidR="0021271C">
              <w:rPr>
                <w:noProof/>
                <w:webHidden/>
              </w:rPr>
              <w:t>53</w:t>
            </w:r>
          </w:ins>
          <w:ins w:id="420" w:author="Andrew Instone-Cowie" w:date="2021-08-25T14:13:00Z">
            <w:r>
              <w:rPr>
                <w:noProof/>
                <w:webHidden/>
              </w:rPr>
              <w:fldChar w:fldCharType="end"/>
            </w:r>
            <w:r w:rsidRPr="005C6B75">
              <w:rPr>
                <w:rStyle w:val="Hyperlink"/>
                <w:noProof/>
              </w:rPr>
              <w:fldChar w:fldCharType="end"/>
            </w:r>
          </w:ins>
        </w:p>
        <w:p w14:paraId="3F7EB399" w14:textId="190DC1FE" w:rsidR="00CD5701" w:rsidRDefault="00CD5701">
          <w:pPr>
            <w:pStyle w:val="TOC3"/>
            <w:tabs>
              <w:tab w:val="right" w:leader="dot" w:pos="9016"/>
            </w:tabs>
            <w:rPr>
              <w:ins w:id="421" w:author="Andrew Instone-Cowie" w:date="2021-08-25T14:13:00Z"/>
              <w:noProof/>
              <w:lang w:val="en-GB" w:eastAsia="en-GB"/>
            </w:rPr>
          </w:pPr>
          <w:ins w:id="42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"_Toc80793265"</w:instrText>
            </w:r>
            <w:r w:rsidRPr="005C6B75">
              <w:rPr>
                <w:rStyle w:val="Hyperlink"/>
                <w:noProof/>
              </w:rPr>
              <w:instrText xml:space="preserve"> </w:instrText>
            </w:r>
          </w:ins>
          <w:ins w:id="423" w:author="Andrew Instone-Cowie" w:date="2021-08-27T13:59:00Z">
            <w:r w:rsidR="00BF59FA" w:rsidRPr="005C6B75">
              <w:rPr>
                <w:rStyle w:val="Hyperlink"/>
                <w:noProof/>
              </w:rPr>
            </w:r>
          </w:ins>
          <w:ins w:id="424" w:author="Andrew Instone-Cowie" w:date="2021-08-25T14:13:00Z">
            <w:r w:rsidRPr="005C6B75">
              <w:rPr>
                <w:rStyle w:val="Hyperlink"/>
                <w:noProof/>
              </w:rPr>
              <w:fldChar w:fldCharType="separate"/>
            </w:r>
            <w:r w:rsidRPr="005C6B75">
              <w:rPr>
                <w:rStyle w:val="Hyperlink"/>
                <w:noProof/>
              </w:rPr>
              <w:t>Serial Input &amp; Command Line Interface</w:t>
            </w:r>
            <w:r>
              <w:rPr>
                <w:noProof/>
                <w:webHidden/>
              </w:rPr>
              <w:tab/>
            </w:r>
            <w:r>
              <w:rPr>
                <w:noProof/>
                <w:webHidden/>
              </w:rPr>
              <w:fldChar w:fldCharType="begin"/>
            </w:r>
            <w:r>
              <w:rPr>
                <w:noProof/>
                <w:webHidden/>
              </w:rPr>
              <w:instrText xml:space="preserve"> PAGEREF _Toc80793265 \h </w:instrText>
            </w:r>
          </w:ins>
          <w:r>
            <w:rPr>
              <w:noProof/>
              <w:webHidden/>
            </w:rPr>
          </w:r>
          <w:r>
            <w:rPr>
              <w:noProof/>
              <w:webHidden/>
            </w:rPr>
            <w:fldChar w:fldCharType="separate"/>
          </w:r>
          <w:ins w:id="425" w:author="Andrew Instone-Cowie" w:date="2021-08-27T13:59:00Z">
            <w:r w:rsidR="0021271C">
              <w:rPr>
                <w:noProof/>
                <w:webHidden/>
              </w:rPr>
              <w:t>55</w:t>
            </w:r>
          </w:ins>
          <w:ins w:id="426" w:author="Andrew Instone-Cowie" w:date="2021-08-25T14:13:00Z">
            <w:r>
              <w:rPr>
                <w:noProof/>
                <w:webHidden/>
              </w:rPr>
              <w:fldChar w:fldCharType="end"/>
            </w:r>
            <w:r w:rsidRPr="005C6B75">
              <w:rPr>
                <w:rStyle w:val="Hyperlink"/>
                <w:noProof/>
              </w:rPr>
              <w:fldChar w:fldCharType="end"/>
            </w:r>
          </w:ins>
        </w:p>
        <w:p w14:paraId="7ABCD982" w14:textId="594E867B" w:rsidR="00CD5701" w:rsidRDefault="00CD5701">
          <w:pPr>
            <w:pStyle w:val="TOC3"/>
            <w:tabs>
              <w:tab w:val="right" w:leader="dot" w:pos="9016"/>
            </w:tabs>
            <w:rPr>
              <w:ins w:id="427" w:author="Andrew Instone-Cowie" w:date="2021-08-25T14:13:00Z"/>
              <w:noProof/>
              <w:lang w:val="en-GB" w:eastAsia="en-GB"/>
            </w:rPr>
          </w:pPr>
          <w:ins w:id="42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"_Toc80793266"</w:instrText>
            </w:r>
            <w:r w:rsidRPr="005C6B75">
              <w:rPr>
                <w:rStyle w:val="Hyperlink"/>
                <w:noProof/>
              </w:rPr>
              <w:instrText xml:space="preserve"> </w:instrText>
            </w:r>
          </w:ins>
          <w:ins w:id="429" w:author="Andrew Instone-Cowie" w:date="2021-08-27T13:59:00Z">
            <w:r w:rsidR="00BF59FA" w:rsidRPr="005C6B75">
              <w:rPr>
                <w:rStyle w:val="Hyperlink"/>
                <w:noProof/>
              </w:rPr>
            </w:r>
          </w:ins>
          <w:ins w:id="430" w:author="Andrew Instone-Cowie" w:date="2021-08-25T14:13:00Z">
            <w:r w:rsidRPr="005C6B75">
              <w:rPr>
                <w:rStyle w:val="Hyperlink"/>
                <w:noProof/>
              </w:rPr>
              <w:fldChar w:fldCharType="separate"/>
            </w:r>
            <w:r w:rsidRPr="005C6B75">
              <w:rPr>
                <w:rStyle w:val="Hyperlink"/>
                <w:noProof/>
              </w:rPr>
              <w:t>Sensor Enable/Disable</w:t>
            </w:r>
            <w:r>
              <w:rPr>
                <w:noProof/>
                <w:webHidden/>
              </w:rPr>
              <w:tab/>
            </w:r>
            <w:r>
              <w:rPr>
                <w:noProof/>
                <w:webHidden/>
              </w:rPr>
              <w:fldChar w:fldCharType="begin"/>
            </w:r>
            <w:r>
              <w:rPr>
                <w:noProof/>
                <w:webHidden/>
              </w:rPr>
              <w:instrText xml:space="preserve"> PAGEREF _Toc80793266 \h </w:instrText>
            </w:r>
          </w:ins>
          <w:r>
            <w:rPr>
              <w:noProof/>
              <w:webHidden/>
            </w:rPr>
          </w:r>
          <w:r>
            <w:rPr>
              <w:noProof/>
              <w:webHidden/>
            </w:rPr>
            <w:fldChar w:fldCharType="separate"/>
          </w:r>
          <w:ins w:id="431" w:author="Andrew Instone-Cowie" w:date="2021-08-27T13:59:00Z">
            <w:r w:rsidR="0021271C">
              <w:rPr>
                <w:noProof/>
                <w:webHidden/>
              </w:rPr>
              <w:t>55</w:t>
            </w:r>
          </w:ins>
          <w:ins w:id="432" w:author="Andrew Instone-Cowie" w:date="2021-08-25T14:13:00Z">
            <w:r>
              <w:rPr>
                <w:noProof/>
                <w:webHidden/>
              </w:rPr>
              <w:fldChar w:fldCharType="end"/>
            </w:r>
            <w:r w:rsidRPr="005C6B75">
              <w:rPr>
                <w:rStyle w:val="Hyperlink"/>
                <w:noProof/>
              </w:rPr>
              <w:fldChar w:fldCharType="end"/>
            </w:r>
          </w:ins>
        </w:p>
        <w:p w14:paraId="39F143C4" w14:textId="2B47A9EA" w:rsidR="00CD5701" w:rsidRDefault="00CD5701">
          <w:pPr>
            <w:pStyle w:val="TOC3"/>
            <w:tabs>
              <w:tab w:val="right" w:leader="dot" w:pos="9016"/>
            </w:tabs>
            <w:rPr>
              <w:ins w:id="433" w:author="Andrew Instone-Cowie" w:date="2021-08-25T14:13:00Z"/>
              <w:noProof/>
              <w:lang w:val="en-GB" w:eastAsia="en-GB"/>
            </w:rPr>
          </w:pPr>
          <w:ins w:id="43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"_Toc80793267"</w:instrText>
            </w:r>
            <w:r w:rsidRPr="005C6B75">
              <w:rPr>
                <w:rStyle w:val="Hyperlink"/>
                <w:noProof/>
              </w:rPr>
              <w:instrText xml:space="preserve"> </w:instrText>
            </w:r>
          </w:ins>
          <w:ins w:id="435" w:author="Andrew Instone-Cowie" w:date="2021-08-27T13:59:00Z">
            <w:r w:rsidR="00BF59FA" w:rsidRPr="005C6B75">
              <w:rPr>
                <w:rStyle w:val="Hyperlink"/>
                <w:noProof/>
              </w:rPr>
            </w:r>
          </w:ins>
          <w:ins w:id="436" w:author="Andrew Instone-Cowie" w:date="2021-08-25T14:13:00Z">
            <w:r w:rsidRPr="005C6B75">
              <w:rPr>
                <w:rStyle w:val="Hyperlink"/>
                <w:noProof/>
              </w:rPr>
              <w:fldChar w:fldCharType="separate"/>
            </w:r>
            <w:r w:rsidRPr="005C6B75">
              <w:rPr>
                <w:rStyle w:val="Hyperlink"/>
                <w:noProof/>
              </w:rPr>
              <w:t>Memory Footprint</w:t>
            </w:r>
            <w:r>
              <w:rPr>
                <w:noProof/>
                <w:webHidden/>
              </w:rPr>
              <w:tab/>
            </w:r>
            <w:r>
              <w:rPr>
                <w:noProof/>
                <w:webHidden/>
              </w:rPr>
              <w:fldChar w:fldCharType="begin"/>
            </w:r>
            <w:r>
              <w:rPr>
                <w:noProof/>
                <w:webHidden/>
              </w:rPr>
              <w:instrText xml:space="preserve"> PAGEREF _Toc80793267 \h </w:instrText>
            </w:r>
          </w:ins>
          <w:r>
            <w:rPr>
              <w:noProof/>
              <w:webHidden/>
            </w:rPr>
          </w:r>
          <w:r>
            <w:rPr>
              <w:noProof/>
              <w:webHidden/>
            </w:rPr>
            <w:fldChar w:fldCharType="separate"/>
          </w:r>
          <w:ins w:id="437" w:author="Andrew Instone-Cowie" w:date="2021-08-27T13:59:00Z">
            <w:r w:rsidR="0021271C">
              <w:rPr>
                <w:noProof/>
                <w:webHidden/>
              </w:rPr>
              <w:t>56</w:t>
            </w:r>
          </w:ins>
          <w:ins w:id="438" w:author="Andrew Instone-Cowie" w:date="2021-08-25T14:13:00Z">
            <w:r>
              <w:rPr>
                <w:noProof/>
                <w:webHidden/>
              </w:rPr>
              <w:fldChar w:fldCharType="end"/>
            </w:r>
            <w:r w:rsidRPr="005C6B75">
              <w:rPr>
                <w:rStyle w:val="Hyperlink"/>
                <w:noProof/>
              </w:rPr>
              <w:fldChar w:fldCharType="end"/>
            </w:r>
          </w:ins>
        </w:p>
        <w:p w14:paraId="77C193A3" w14:textId="10184380" w:rsidR="00CD5701" w:rsidRDefault="00CD5701">
          <w:pPr>
            <w:pStyle w:val="TOC2"/>
            <w:tabs>
              <w:tab w:val="right" w:leader="dot" w:pos="9016"/>
            </w:tabs>
            <w:rPr>
              <w:ins w:id="439" w:author="Andrew Instone-Cowie" w:date="2021-08-25T14:13:00Z"/>
              <w:rFonts w:eastAsiaTheme="minorEastAsia"/>
              <w:noProof/>
              <w:lang w:eastAsia="en-GB"/>
            </w:rPr>
          </w:pPr>
          <w:ins w:id="44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"_Toc80793268"</w:instrText>
            </w:r>
            <w:r w:rsidRPr="005C6B75">
              <w:rPr>
                <w:rStyle w:val="Hyperlink"/>
                <w:noProof/>
              </w:rPr>
              <w:instrText xml:space="preserve"> </w:instrText>
            </w:r>
          </w:ins>
          <w:ins w:id="441" w:author="Andrew Instone-Cowie" w:date="2021-08-27T13:59:00Z">
            <w:r w:rsidR="00BF59FA" w:rsidRPr="005C6B75">
              <w:rPr>
                <w:rStyle w:val="Hyperlink"/>
                <w:noProof/>
              </w:rPr>
            </w:r>
          </w:ins>
          <w:ins w:id="442" w:author="Andrew Instone-Cowie" w:date="2021-08-25T14:13:00Z">
            <w:r w:rsidRPr="005C6B75">
              <w:rPr>
                <w:rStyle w:val="Hyperlink"/>
                <w:noProof/>
              </w:rPr>
              <w:fldChar w:fldCharType="separate"/>
            </w:r>
            <w:r w:rsidRPr="005C6B75">
              <w:rPr>
                <w:rStyle w:val="Hyperlink"/>
                <w:noProof/>
              </w:rPr>
              <w:t>Metrics</w:t>
            </w:r>
            <w:r>
              <w:rPr>
                <w:noProof/>
                <w:webHidden/>
              </w:rPr>
              <w:tab/>
            </w:r>
            <w:r>
              <w:rPr>
                <w:noProof/>
                <w:webHidden/>
              </w:rPr>
              <w:fldChar w:fldCharType="begin"/>
            </w:r>
            <w:r>
              <w:rPr>
                <w:noProof/>
                <w:webHidden/>
              </w:rPr>
              <w:instrText xml:space="preserve"> PAGEREF _Toc80793268 \h </w:instrText>
            </w:r>
          </w:ins>
          <w:r>
            <w:rPr>
              <w:noProof/>
              <w:webHidden/>
            </w:rPr>
          </w:r>
          <w:r>
            <w:rPr>
              <w:noProof/>
              <w:webHidden/>
            </w:rPr>
            <w:fldChar w:fldCharType="separate"/>
          </w:r>
          <w:ins w:id="443" w:author="Andrew Instone-Cowie" w:date="2021-08-27T13:59:00Z">
            <w:r w:rsidR="0021271C">
              <w:rPr>
                <w:noProof/>
                <w:webHidden/>
              </w:rPr>
              <w:t>57</w:t>
            </w:r>
          </w:ins>
          <w:ins w:id="444" w:author="Andrew Instone-Cowie" w:date="2021-08-25T14:13:00Z">
            <w:r>
              <w:rPr>
                <w:noProof/>
                <w:webHidden/>
              </w:rPr>
              <w:fldChar w:fldCharType="end"/>
            </w:r>
            <w:r w:rsidRPr="005C6B75">
              <w:rPr>
                <w:rStyle w:val="Hyperlink"/>
                <w:noProof/>
              </w:rPr>
              <w:fldChar w:fldCharType="end"/>
            </w:r>
          </w:ins>
        </w:p>
        <w:p w14:paraId="5849C176" w14:textId="3E0939F4" w:rsidR="00CD5701" w:rsidRDefault="00CD5701">
          <w:pPr>
            <w:pStyle w:val="TOC3"/>
            <w:tabs>
              <w:tab w:val="right" w:leader="dot" w:pos="9016"/>
            </w:tabs>
            <w:rPr>
              <w:ins w:id="445" w:author="Andrew Instone-Cowie" w:date="2021-08-25T14:13:00Z"/>
              <w:noProof/>
              <w:lang w:val="en-GB" w:eastAsia="en-GB"/>
            </w:rPr>
          </w:pPr>
          <w:ins w:id="44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"_Toc80793269"</w:instrText>
            </w:r>
            <w:r w:rsidRPr="005C6B75">
              <w:rPr>
                <w:rStyle w:val="Hyperlink"/>
                <w:noProof/>
              </w:rPr>
              <w:instrText xml:space="preserve"> </w:instrText>
            </w:r>
          </w:ins>
          <w:ins w:id="447" w:author="Andrew Instone-Cowie" w:date="2021-08-27T13:59:00Z">
            <w:r w:rsidR="00BF59FA" w:rsidRPr="005C6B75">
              <w:rPr>
                <w:rStyle w:val="Hyperlink"/>
                <w:noProof/>
              </w:rPr>
            </w:r>
          </w:ins>
          <w:ins w:id="448" w:author="Andrew Instone-Cowie" w:date="2021-08-25T14:13:00Z">
            <w:r w:rsidRPr="005C6B75">
              <w:rPr>
                <w:rStyle w:val="Hyperlink"/>
                <w:noProof/>
              </w:rPr>
              <w:fldChar w:fldCharType="separate"/>
            </w:r>
            <w:r w:rsidRPr="005C6B75">
              <w:rPr>
                <w:rStyle w:val="Hyperlink"/>
                <w:noProof/>
              </w:rPr>
              <w:t>Inter-Blow Interval Requirements</w:t>
            </w:r>
            <w:r>
              <w:rPr>
                <w:noProof/>
                <w:webHidden/>
              </w:rPr>
              <w:tab/>
            </w:r>
            <w:r>
              <w:rPr>
                <w:noProof/>
                <w:webHidden/>
              </w:rPr>
              <w:fldChar w:fldCharType="begin"/>
            </w:r>
            <w:r>
              <w:rPr>
                <w:noProof/>
                <w:webHidden/>
              </w:rPr>
              <w:instrText xml:space="preserve"> PAGEREF _Toc80793269 \h </w:instrText>
            </w:r>
          </w:ins>
          <w:r>
            <w:rPr>
              <w:noProof/>
              <w:webHidden/>
            </w:rPr>
          </w:r>
          <w:r>
            <w:rPr>
              <w:noProof/>
              <w:webHidden/>
            </w:rPr>
            <w:fldChar w:fldCharType="separate"/>
          </w:r>
          <w:ins w:id="449" w:author="Andrew Instone-Cowie" w:date="2021-08-27T13:59:00Z">
            <w:r w:rsidR="0021271C">
              <w:rPr>
                <w:noProof/>
                <w:webHidden/>
              </w:rPr>
              <w:t>57</w:t>
            </w:r>
          </w:ins>
          <w:ins w:id="450" w:author="Andrew Instone-Cowie" w:date="2021-08-25T14:13:00Z">
            <w:r>
              <w:rPr>
                <w:noProof/>
                <w:webHidden/>
              </w:rPr>
              <w:fldChar w:fldCharType="end"/>
            </w:r>
            <w:r w:rsidRPr="005C6B75">
              <w:rPr>
                <w:rStyle w:val="Hyperlink"/>
                <w:noProof/>
              </w:rPr>
              <w:fldChar w:fldCharType="end"/>
            </w:r>
          </w:ins>
        </w:p>
        <w:p w14:paraId="208F9F6A" w14:textId="5CFF04E8" w:rsidR="00CD5701" w:rsidRDefault="00CD5701">
          <w:pPr>
            <w:pStyle w:val="TOC3"/>
            <w:tabs>
              <w:tab w:val="right" w:leader="dot" w:pos="9016"/>
            </w:tabs>
            <w:rPr>
              <w:ins w:id="451" w:author="Andrew Instone-Cowie" w:date="2021-08-25T14:13:00Z"/>
              <w:noProof/>
              <w:lang w:val="en-GB" w:eastAsia="en-GB"/>
            </w:rPr>
          </w:pPr>
          <w:ins w:id="45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"_Toc80793270"</w:instrText>
            </w:r>
            <w:r w:rsidRPr="005C6B75">
              <w:rPr>
                <w:rStyle w:val="Hyperlink"/>
                <w:noProof/>
              </w:rPr>
              <w:instrText xml:space="preserve"> </w:instrText>
            </w:r>
          </w:ins>
          <w:ins w:id="453" w:author="Andrew Instone-Cowie" w:date="2021-08-27T13:59:00Z">
            <w:r w:rsidR="00BF59FA" w:rsidRPr="005C6B75">
              <w:rPr>
                <w:rStyle w:val="Hyperlink"/>
                <w:noProof/>
              </w:rPr>
            </w:r>
          </w:ins>
          <w:ins w:id="454" w:author="Andrew Instone-Cowie" w:date="2021-08-25T14:13:00Z">
            <w:r w:rsidRPr="005C6B75">
              <w:rPr>
                <w:rStyle w:val="Hyperlink"/>
                <w:noProof/>
              </w:rPr>
              <w:fldChar w:fldCharType="separate"/>
            </w:r>
            <w:r w:rsidRPr="005C6B75">
              <w:rPr>
                <w:rStyle w:val="Hyperlink"/>
                <w:noProof/>
              </w:rPr>
              <w:t>Inter-Row Interval Requirements</w:t>
            </w:r>
            <w:r>
              <w:rPr>
                <w:noProof/>
                <w:webHidden/>
              </w:rPr>
              <w:tab/>
            </w:r>
            <w:r>
              <w:rPr>
                <w:noProof/>
                <w:webHidden/>
              </w:rPr>
              <w:fldChar w:fldCharType="begin"/>
            </w:r>
            <w:r>
              <w:rPr>
                <w:noProof/>
                <w:webHidden/>
              </w:rPr>
              <w:instrText xml:space="preserve"> PAGEREF _Toc80793270 \h </w:instrText>
            </w:r>
          </w:ins>
          <w:r>
            <w:rPr>
              <w:noProof/>
              <w:webHidden/>
            </w:rPr>
          </w:r>
          <w:r>
            <w:rPr>
              <w:noProof/>
              <w:webHidden/>
            </w:rPr>
            <w:fldChar w:fldCharType="separate"/>
          </w:r>
          <w:ins w:id="455" w:author="Andrew Instone-Cowie" w:date="2021-08-27T13:59:00Z">
            <w:r w:rsidR="0021271C">
              <w:rPr>
                <w:noProof/>
                <w:webHidden/>
              </w:rPr>
              <w:t>58</w:t>
            </w:r>
          </w:ins>
          <w:ins w:id="456" w:author="Andrew Instone-Cowie" w:date="2021-08-25T14:13:00Z">
            <w:r>
              <w:rPr>
                <w:noProof/>
                <w:webHidden/>
              </w:rPr>
              <w:fldChar w:fldCharType="end"/>
            </w:r>
            <w:r w:rsidRPr="005C6B75">
              <w:rPr>
                <w:rStyle w:val="Hyperlink"/>
                <w:noProof/>
              </w:rPr>
              <w:fldChar w:fldCharType="end"/>
            </w:r>
          </w:ins>
        </w:p>
        <w:p w14:paraId="40E36D4A" w14:textId="54984592" w:rsidR="00CD5701" w:rsidRDefault="00CD5701">
          <w:pPr>
            <w:pStyle w:val="TOC3"/>
            <w:tabs>
              <w:tab w:val="right" w:leader="dot" w:pos="9016"/>
            </w:tabs>
            <w:rPr>
              <w:ins w:id="457" w:author="Andrew Instone-Cowie" w:date="2021-08-25T14:13:00Z"/>
              <w:noProof/>
              <w:lang w:val="en-GB" w:eastAsia="en-GB"/>
            </w:rPr>
          </w:pPr>
          <w:ins w:id="45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"_Toc80793271"</w:instrText>
            </w:r>
            <w:r w:rsidRPr="005C6B75">
              <w:rPr>
                <w:rStyle w:val="Hyperlink"/>
                <w:noProof/>
              </w:rPr>
              <w:instrText xml:space="preserve"> </w:instrText>
            </w:r>
          </w:ins>
          <w:ins w:id="459" w:author="Andrew Instone-Cowie" w:date="2021-08-27T13:59:00Z">
            <w:r w:rsidR="00BF59FA" w:rsidRPr="005C6B75">
              <w:rPr>
                <w:rStyle w:val="Hyperlink"/>
                <w:noProof/>
              </w:rPr>
            </w:r>
          </w:ins>
          <w:ins w:id="460" w:author="Andrew Instone-Cowie" w:date="2021-08-25T14:13:00Z">
            <w:r w:rsidRPr="005C6B75">
              <w:rPr>
                <w:rStyle w:val="Hyperlink"/>
                <w:noProof/>
              </w:rPr>
              <w:fldChar w:fldCharType="separate"/>
            </w:r>
            <w:r w:rsidRPr="005C6B75">
              <w:rPr>
                <w:rStyle w:val="Hyperlink"/>
                <w:noProof/>
              </w:rPr>
              <w:t>Sensor Pulse Duration</w:t>
            </w:r>
            <w:r>
              <w:rPr>
                <w:noProof/>
                <w:webHidden/>
              </w:rPr>
              <w:tab/>
            </w:r>
            <w:r>
              <w:rPr>
                <w:noProof/>
                <w:webHidden/>
              </w:rPr>
              <w:fldChar w:fldCharType="begin"/>
            </w:r>
            <w:r>
              <w:rPr>
                <w:noProof/>
                <w:webHidden/>
              </w:rPr>
              <w:instrText xml:space="preserve"> PAGEREF _Toc80793271 \h </w:instrText>
            </w:r>
          </w:ins>
          <w:r>
            <w:rPr>
              <w:noProof/>
              <w:webHidden/>
            </w:rPr>
          </w:r>
          <w:r>
            <w:rPr>
              <w:noProof/>
              <w:webHidden/>
            </w:rPr>
            <w:fldChar w:fldCharType="separate"/>
          </w:r>
          <w:ins w:id="461" w:author="Andrew Instone-Cowie" w:date="2021-08-27T13:59:00Z">
            <w:r w:rsidR="0021271C">
              <w:rPr>
                <w:noProof/>
                <w:webHidden/>
              </w:rPr>
              <w:t>58</w:t>
            </w:r>
          </w:ins>
          <w:ins w:id="462" w:author="Andrew Instone-Cowie" w:date="2021-08-25T14:13:00Z">
            <w:r>
              <w:rPr>
                <w:noProof/>
                <w:webHidden/>
              </w:rPr>
              <w:fldChar w:fldCharType="end"/>
            </w:r>
            <w:r w:rsidRPr="005C6B75">
              <w:rPr>
                <w:rStyle w:val="Hyperlink"/>
                <w:noProof/>
              </w:rPr>
              <w:fldChar w:fldCharType="end"/>
            </w:r>
          </w:ins>
        </w:p>
        <w:p w14:paraId="6FE48A2B" w14:textId="72C4476E" w:rsidR="00CD5701" w:rsidRDefault="00CD5701">
          <w:pPr>
            <w:pStyle w:val="TOC2"/>
            <w:tabs>
              <w:tab w:val="right" w:leader="dot" w:pos="9016"/>
            </w:tabs>
            <w:rPr>
              <w:ins w:id="463" w:author="Andrew Instone-Cowie" w:date="2021-08-25T14:13:00Z"/>
              <w:rFonts w:eastAsiaTheme="minorEastAsia"/>
              <w:noProof/>
              <w:lang w:eastAsia="en-GB"/>
            </w:rPr>
          </w:pPr>
          <w:ins w:id="46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"_Toc80793272"</w:instrText>
            </w:r>
            <w:r w:rsidRPr="005C6B75">
              <w:rPr>
                <w:rStyle w:val="Hyperlink"/>
                <w:noProof/>
              </w:rPr>
              <w:instrText xml:space="preserve"> </w:instrText>
            </w:r>
          </w:ins>
          <w:ins w:id="465" w:author="Andrew Instone-Cowie" w:date="2021-08-27T13:59:00Z">
            <w:r w:rsidR="00BF59FA" w:rsidRPr="005C6B75">
              <w:rPr>
                <w:rStyle w:val="Hyperlink"/>
                <w:noProof/>
              </w:rPr>
            </w:r>
          </w:ins>
          <w:ins w:id="466" w:author="Andrew Instone-Cowie" w:date="2021-08-25T14:13:00Z">
            <w:r w:rsidRPr="005C6B75">
              <w:rPr>
                <w:rStyle w:val="Hyperlink"/>
                <w:noProof/>
              </w:rPr>
              <w:fldChar w:fldCharType="separate"/>
            </w:r>
            <w:r w:rsidRPr="005C6B75">
              <w:rPr>
                <w:rStyle w:val="Hyperlink"/>
                <w:noProof/>
              </w:rPr>
              <w:t>Potential Problems</w:t>
            </w:r>
            <w:r>
              <w:rPr>
                <w:noProof/>
                <w:webHidden/>
              </w:rPr>
              <w:tab/>
            </w:r>
            <w:r>
              <w:rPr>
                <w:noProof/>
                <w:webHidden/>
              </w:rPr>
              <w:fldChar w:fldCharType="begin"/>
            </w:r>
            <w:r>
              <w:rPr>
                <w:noProof/>
                <w:webHidden/>
              </w:rPr>
              <w:instrText xml:space="preserve"> PAGEREF _Toc80793272 \h </w:instrText>
            </w:r>
          </w:ins>
          <w:r>
            <w:rPr>
              <w:noProof/>
              <w:webHidden/>
            </w:rPr>
          </w:r>
          <w:r>
            <w:rPr>
              <w:noProof/>
              <w:webHidden/>
            </w:rPr>
            <w:fldChar w:fldCharType="separate"/>
          </w:r>
          <w:ins w:id="467" w:author="Andrew Instone-Cowie" w:date="2021-08-27T13:59:00Z">
            <w:r w:rsidR="0021271C">
              <w:rPr>
                <w:noProof/>
                <w:webHidden/>
              </w:rPr>
              <w:t>60</w:t>
            </w:r>
          </w:ins>
          <w:ins w:id="468" w:author="Andrew Instone-Cowie" w:date="2021-08-25T14:13:00Z">
            <w:r>
              <w:rPr>
                <w:noProof/>
                <w:webHidden/>
              </w:rPr>
              <w:fldChar w:fldCharType="end"/>
            </w:r>
            <w:r w:rsidRPr="005C6B75">
              <w:rPr>
                <w:rStyle w:val="Hyperlink"/>
                <w:noProof/>
              </w:rPr>
              <w:fldChar w:fldCharType="end"/>
            </w:r>
          </w:ins>
        </w:p>
        <w:p w14:paraId="2D958F1B" w14:textId="5067C2A5" w:rsidR="00CD5701" w:rsidRDefault="00CD5701">
          <w:pPr>
            <w:pStyle w:val="TOC3"/>
            <w:tabs>
              <w:tab w:val="right" w:leader="dot" w:pos="9016"/>
            </w:tabs>
            <w:rPr>
              <w:ins w:id="469" w:author="Andrew Instone-Cowie" w:date="2021-08-25T14:13:00Z"/>
              <w:noProof/>
              <w:lang w:val="en-GB" w:eastAsia="en-GB"/>
            </w:rPr>
          </w:pPr>
          <w:ins w:id="47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"_Toc80793273"</w:instrText>
            </w:r>
            <w:r w:rsidRPr="005C6B75">
              <w:rPr>
                <w:rStyle w:val="Hyperlink"/>
                <w:noProof/>
              </w:rPr>
              <w:instrText xml:space="preserve"> </w:instrText>
            </w:r>
          </w:ins>
          <w:ins w:id="471" w:author="Andrew Instone-Cowie" w:date="2021-08-27T13:59:00Z">
            <w:r w:rsidR="00BF59FA" w:rsidRPr="005C6B75">
              <w:rPr>
                <w:rStyle w:val="Hyperlink"/>
                <w:noProof/>
              </w:rPr>
            </w:r>
          </w:ins>
          <w:ins w:id="472" w:author="Andrew Instone-Cowie" w:date="2021-08-25T14:13:00Z">
            <w:r w:rsidRPr="005C6B75">
              <w:rPr>
                <w:rStyle w:val="Hyperlink"/>
                <w:noProof/>
              </w:rPr>
              <w:fldChar w:fldCharType="separate"/>
            </w:r>
            <w:r w:rsidRPr="005C6B75">
              <w:rPr>
                <w:rStyle w:val="Hyperlink"/>
                <w:noProof/>
              </w:rPr>
              <w:t>Missed Sensor Signals</w:t>
            </w:r>
            <w:r>
              <w:rPr>
                <w:noProof/>
                <w:webHidden/>
              </w:rPr>
              <w:tab/>
            </w:r>
            <w:r>
              <w:rPr>
                <w:noProof/>
                <w:webHidden/>
              </w:rPr>
              <w:fldChar w:fldCharType="begin"/>
            </w:r>
            <w:r>
              <w:rPr>
                <w:noProof/>
                <w:webHidden/>
              </w:rPr>
              <w:instrText xml:space="preserve"> PAGEREF _Toc80793273 \h </w:instrText>
            </w:r>
          </w:ins>
          <w:r>
            <w:rPr>
              <w:noProof/>
              <w:webHidden/>
            </w:rPr>
          </w:r>
          <w:r>
            <w:rPr>
              <w:noProof/>
              <w:webHidden/>
            </w:rPr>
            <w:fldChar w:fldCharType="separate"/>
          </w:r>
          <w:ins w:id="473" w:author="Andrew Instone-Cowie" w:date="2021-08-27T13:59:00Z">
            <w:r w:rsidR="0021271C">
              <w:rPr>
                <w:noProof/>
                <w:webHidden/>
              </w:rPr>
              <w:t>60</w:t>
            </w:r>
          </w:ins>
          <w:ins w:id="474" w:author="Andrew Instone-Cowie" w:date="2021-08-25T14:13:00Z">
            <w:r>
              <w:rPr>
                <w:noProof/>
                <w:webHidden/>
              </w:rPr>
              <w:fldChar w:fldCharType="end"/>
            </w:r>
            <w:r w:rsidRPr="005C6B75">
              <w:rPr>
                <w:rStyle w:val="Hyperlink"/>
                <w:noProof/>
              </w:rPr>
              <w:fldChar w:fldCharType="end"/>
            </w:r>
          </w:ins>
        </w:p>
        <w:p w14:paraId="5D9FBF78" w14:textId="070F2F6A" w:rsidR="00CD5701" w:rsidRDefault="00CD5701">
          <w:pPr>
            <w:pStyle w:val="TOC3"/>
            <w:tabs>
              <w:tab w:val="right" w:leader="dot" w:pos="9016"/>
            </w:tabs>
            <w:rPr>
              <w:ins w:id="475" w:author="Andrew Instone-Cowie" w:date="2021-08-25T14:13:00Z"/>
              <w:noProof/>
              <w:lang w:val="en-GB" w:eastAsia="en-GB"/>
            </w:rPr>
          </w:pPr>
          <w:ins w:id="47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"_Toc80793274"</w:instrText>
            </w:r>
            <w:r w:rsidRPr="005C6B75">
              <w:rPr>
                <w:rStyle w:val="Hyperlink"/>
                <w:noProof/>
              </w:rPr>
              <w:instrText xml:space="preserve"> </w:instrText>
            </w:r>
          </w:ins>
          <w:ins w:id="477" w:author="Andrew Instone-Cowie" w:date="2021-08-27T13:59:00Z">
            <w:r w:rsidR="00BF59FA" w:rsidRPr="005C6B75">
              <w:rPr>
                <w:rStyle w:val="Hyperlink"/>
                <w:noProof/>
              </w:rPr>
            </w:r>
          </w:ins>
          <w:ins w:id="478" w:author="Andrew Instone-Cowie" w:date="2021-08-25T14:13:00Z">
            <w:r w:rsidRPr="005C6B75">
              <w:rPr>
                <w:rStyle w:val="Hyperlink"/>
                <w:noProof/>
              </w:rPr>
              <w:fldChar w:fldCharType="separate"/>
            </w:r>
            <w:r w:rsidRPr="005C6B75">
              <w:rPr>
                <w:rStyle w:val="Hyperlink"/>
                <w:noProof/>
              </w:rPr>
              <w:t>Duplicated Sensor Signals</w:t>
            </w:r>
            <w:r>
              <w:rPr>
                <w:noProof/>
                <w:webHidden/>
              </w:rPr>
              <w:tab/>
            </w:r>
            <w:r>
              <w:rPr>
                <w:noProof/>
                <w:webHidden/>
              </w:rPr>
              <w:fldChar w:fldCharType="begin"/>
            </w:r>
            <w:r>
              <w:rPr>
                <w:noProof/>
                <w:webHidden/>
              </w:rPr>
              <w:instrText xml:space="preserve"> PAGEREF _Toc80793274 \h </w:instrText>
            </w:r>
          </w:ins>
          <w:r>
            <w:rPr>
              <w:noProof/>
              <w:webHidden/>
            </w:rPr>
          </w:r>
          <w:r>
            <w:rPr>
              <w:noProof/>
              <w:webHidden/>
            </w:rPr>
            <w:fldChar w:fldCharType="separate"/>
          </w:r>
          <w:ins w:id="479" w:author="Andrew Instone-Cowie" w:date="2021-08-27T13:59:00Z">
            <w:r w:rsidR="0021271C">
              <w:rPr>
                <w:noProof/>
                <w:webHidden/>
              </w:rPr>
              <w:t>60</w:t>
            </w:r>
          </w:ins>
          <w:ins w:id="480" w:author="Andrew Instone-Cowie" w:date="2021-08-25T14:13:00Z">
            <w:r>
              <w:rPr>
                <w:noProof/>
                <w:webHidden/>
              </w:rPr>
              <w:fldChar w:fldCharType="end"/>
            </w:r>
            <w:r w:rsidRPr="005C6B75">
              <w:rPr>
                <w:rStyle w:val="Hyperlink"/>
                <w:noProof/>
              </w:rPr>
              <w:fldChar w:fldCharType="end"/>
            </w:r>
          </w:ins>
        </w:p>
        <w:p w14:paraId="5481556E" w14:textId="06E0FFBC" w:rsidR="00CD5701" w:rsidRDefault="00CD5701">
          <w:pPr>
            <w:pStyle w:val="TOC3"/>
            <w:tabs>
              <w:tab w:val="right" w:leader="dot" w:pos="9016"/>
            </w:tabs>
            <w:rPr>
              <w:ins w:id="481" w:author="Andrew Instone-Cowie" w:date="2021-08-25T14:13:00Z"/>
              <w:noProof/>
              <w:lang w:val="en-GB" w:eastAsia="en-GB"/>
            </w:rPr>
          </w:pPr>
          <w:ins w:id="48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"_Toc80793275"</w:instrText>
            </w:r>
            <w:r w:rsidRPr="005C6B75">
              <w:rPr>
                <w:rStyle w:val="Hyperlink"/>
                <w:noProof/>
              </w:rPr>
              <w:instrText xml:space="preserve"> </w:instrText>
            </w:r>
          </w:ins>
          <w:ins w:id="483" w:author="Andrew Instone-Cowie" w:date="2021-08-27T13:59:00Z">
            <w:r w:rsidR="00BF59FA" w:rsidRPr="005C6B75">
              <w:rPr>
                <w:rStyle w:val="Hyperlink"/>
                <w:noProof/>
              </w:rPr>
            </w:r>
          </w:ins>
          <w:ins w:id="484" w:author="Andrew Instone-Cowie" w:date="2021-08-25T14:13:00Z">
            <w:r w:rsidRPr="005C6B75">
              <w:rPr>
                <w:rStyle w:val="Hyperlink"/>
                <w:noProof/>
              </w:rPr>
              <w:fldChar w:fldCharType="separate"/>
            </w:r>
            <w:r w:rsidRPr="005C6B75">
              <w:rPr>
                <w:rStyle w:val="Hyperlink"/>
                <w:noProof/>
              </w:rPr>
              <w:t>Variable Odd-Struckness</w:t>
            </w:r>
            <w:r>
              <w:rPr>
                <w:noProof/>
                <w:webHidden/>
              </w:rPr>
              <w:tab/>
            </w:r>
            <w:r>
              <w:rPr>
                <w:noProof/>
                <w:webHidden/>
              </w:rPr>
              <w:fldChar w:fldCharType="begin"/>
            </w:r>
            <w:r>
              <w:rPr>
                <w:noProof/>
                <w:webHidden/>
              </w:rPr>
              <w:instrText xml:space="preserve"> PAGEREF _Toc80793275 \h </w:instrText>
            </w:r>
          </w:ins>
          <w:r>
            <w:rPr>
              <w:noProof/>
              <w:webHidden/>
            </w:rPr>
          </w:r>
          <w:r>
            <w:rPr>
              <w:noProof/>
              <w:webHidden/>
            </w:rPr>
            <w:fldChar w:fldCharType="separate"/>
          </w:r>
          <w:ins w:id="485" w:author="Andrew Instone-Cowie" w:date="2021-08-27T13:59:00Z">
            <w:r w:rsidR="0021271C">
              <w:rPr>
                <w:noProof/>
                <w:webHidden/>
              </w:rPr>
              <w:t>61</w:t>
            </w:r>
          </w:ins>
          <w:ins w:id="486" w:author="Andrew Instone-Cowie" w:date="2021-08-25T14:13:00Z">
            <w:r>
              <w:rPr>
                <w:noProof/>
                <w:webHidden/>
              </w:rPr>
              <w:fldChar w:fldCharType="end"/>
            </w:r>
            <w:r w:rsidRPr="005C6B75">
              <w:rPr>
                <w:rStyle w:val="Hyperlink"/>
                <w:noProof/>
              </w:rPr>
              <w:fldChar w:fldCharType="end"/>
            </w:r>
          </w:ins>
        </w:p>
        <w:p w14:paraId="00B739F3" w14:textId="50E8967E" w:rsidR="00CD5701" w:rsidRDefault="00CD5701">
          <w:pPr>
            <w:pStyle w:val="TOC3"/>
            <w:tabs>
              <w:tab w:val="right" w:leader="dot" w:pos="9016"/>
            </w:tabs>
            <w:rPr>
              <w:ins w:id="487" w:author="Andrew Instone-Cowie" w:date="2021-08-25T14:13:00Z"/>
              <w:noProof/>
              <w:lang w:val="en-GB" w:eastAsia="en-GB"/>
            </w:rPr>
          </w:pPr>
          <w:ins w:id="48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"_Toc80793276"</w:instrText>
            </w:r>
            <w:r w:rsidRPr="005C6B75">
              <w:rPr>
                <w:rStyle w:val="Hyperlink"/>
                <w:noProof/>
              </w:rPr>
              <w:instrText xml:space="preserve"> </w:instrText>
            </w:r>
          </w:ins>
          <w:ins w:id="489" w:author="Andrew Instone-Cowie" w:date="2021-08-27T13:59:00Z">
            <w:r w:rsidR="00BF59FA" w:rsidRPr="005C6B75">
              <w:rPr>
                <w:rStyle w:val="Hyperlink"/>
                <w:noProof/>
              </w:rPr>
            </w:r>
          </w:ins>
          <w:ins w:id="490" w:author="Andrew Instone-Cowie" w:date="2021-08-25T14:13:00Z">
            <w:r w:rsidRPr="005C6B75">
              <w:rPr>
                <w:rStyle w:val="Hyperlink"/>
                <w:noProof/>
              </w:rPr>
              <w:fldChar w:fldCharType="separate"/>
            </w:r>
            <w:r w:rsidRPr="005C6B75">
              <w:rPr>
                <w:rStyle w:val="Hyperlink"/>
                <w:noProof/>
              </w:rPr>
              <w:t>Latency</w:t>
            </w:r>
            <w:r>
              <w:rPr>
                <w:noProof/>
                <w:webHidden/>
              </w:rPr>
              <w:tab/>
            </w:r>
            <w:r>
              <w:rPr>
                <w:noProof/>
                <w:webHidden/>
              </w:rPr>
              <w:fldChar w:fldCharType="begin"/>
            </w:r>
            <w:r>
              <w:rPr>
                <w:noProof/>
                <w:webHidden/>
              </w:rPr>
              <w:instrText xml:space="preserve"> PAGEREF _Toc80793276 \h </w:instrText>
            </w:r>
          </w:ins>
          <w:r>
            <w:rPr>
              <w:noProof/>
              <w:webHidden/>
            </w:rPr>
          </w:r>
          <w:r>
            <w:rPr>
              <w:noProof/>
              <w:webHidden/>
            </w:rPr>
            <w:fldChar w:fldCharType="separate"/>
          </w:r>
          <w:ins w:id="491" w:author="Andrew Instone-Cowie" w:date="2021-08-27T13:59:00Z">
            <w:r w:rsidR="0021271C">
              <w:rPr>
                <w:noProof/>
                <w:webHidden/>
              </w:rPr>
              <w:t>62</w:t>
            </w:r>
          </w:ins>
          <w:ins w:id="492" w:author="Andrew Instone-Cowie" w:date="2021-08-25T14:13:00Z">
            <w:r>
              <w:rPr>
                <w:noProof/>
                <w:webHidden/>
              </w:rPr>
              <w:fldChar w:fldCharType="end"/>
            </w:r>
            <w:r w:rsidRPr="005C6B75">
              <w:rPr>
                <w:rStyle w:val="Hyperlink"/>
                <w:noProof/>
              </w:rPr>
              <w:fldChar w:fldCharType="end"/>
            </w:r>
          </w:ins>
        </w:p>
        <w:p w14:paraId="1036E2B7" w14:textId="5597B8D7" w:rsidR="00CD5701" w:rsidRDefault="00CD5701">
          <w:pPr>
            <w:pStyle w:val="TOC2"/>
            <w:tabs>
              <w:tab w:val="right" w:leader="dot" w:pos="9016"/>
            </w:tabs>
            <w:rPr>
              <w:ins w:id="493" w:author="Andrew Instone-Cowie" w:date="2021-08-25T14:13:00Z"/>
              <w:rFonts w:eastAsiaTheme="minorEastAsia"/>
              <w:noProof/>
              <w:lang w:eastAsia="en-GB"/>
            </w:rPr>
          </w:pPr>
          <w:ins w:id="49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"_Toc80793277"</w:instrText>
            </w:r>
            <w:r w:rsidRPr="005C6B75">
              <w:rPr>
                <w:rStyle w:val="Hyperlink"/>
                <w:noProof/>
              </w:rPr>
              <w:instrText xml:space="preserve"> </w:instrText>
            </w:r>
          </w:ins>
          <w:ins w:id="495" w:author="Andrew Instone-Cowie" w:date="2021-08-27T13:59:00Z">
            <w:r w:rsidR="00BF59FA" w:rsidRPr="005C6B75">
              <w:rPr>
                <w:rStyle w:val="Hyperlink"/>
                <w:noProof/>
              </w:rPr>
            </w:r>
          </w:ins>
          <w:ins w:id="496" w:author="Andrew Instone-Cowie" w:date="2021-08-25T14:13:00Z">
            <w:r w:rsidRPr="005C6B75">
              <w:rPr>
                <w:rStyle w:val="Hyperlink"/>
                <w:noProof/>
              </w:rPr>
              <w:fldChar w:fldCharType="separate"/>
            </w:r>
            <w:r w:rsidRPr="005C6B75">
              <w:rPr>
                <w:rStyle w:val="Hyperlink"/>
                <w:noProof/>
              </w:rPr>
              <w:t>Software Development &amp; Compatibility</w:t>
            </w:r>
            <w:r>
              <w:rPr>
                <w:noProof/>
                <w:webHidden/>
              </w:rPr>
              <w:tab/>
            </w:r>
            <w:r>
              <w:rPr>
                <w:noProof/>
                <w:webHidden/>
              </w:rPr>
              <w:fldChar w:fldCharType="begin"/>
            </w:r>
            <w:r>
              <w:rPr>
                <w:noProof/>
                <w:webHidden/>
              </w:rPr>
              <w:instrText xml:space="preserve"> PAGEREF _Toc80793277 \h </w:instrText>
            </w:r>
          </w:ins>
          <w:r>
            <w:rPr>
              <w:noProof/>
              <w:webHidden/>
            </w:rPr>
          </w:r>
          <w:r>
            <w:rPr>
              <w:noProof/>
              <w:webHidden/>
            </w:rPr>
            <w:fldChar w:fldCharType="separate"/>
          </w:r>
          <w:ins w:id="497" w:author="Andrew Instone-Cowie" w:date="2021-08-27T13:59:00Z">
            <w:r w:rsidR="0021271C">
              <w:rPr>
                <w:noProof/>
                <w:webHidden/>
              </w:rPr>
              <w:t>65</w:t>
            </w:r>
          </w:ins>
          <w:ins w:id="498" w:author="Andrew Instone-Cowie" w:date="2021-08-25T14:13:00Z">
            <w:r>
              <w:rPr>
                <w:noProof/>
                <w:webHidden/>
              </w:rPr>
              <w:fldChar w:fldCharType="end"/>
            </w:r>
            <w:r w:rsidRPr="005C6B75">
              <w:rPr>
                <w:rStyle w:val="Hyperlink"/>
                <w:noProof/>
              </w:rPr>
              <w:fldChar w:fldCharType="end"/>
            </w:r>
          </w:ins>
        </w:p>
        <w:p w14:paraId="24A44C3E" w14:textId="299D9FA2" w:rsidR="00CD5701" w:rsidRDefault="00CD5701">
          <w:pPr>
            <w:pStyle w:val="TOC3"/>
            <w:tabs>
              <w:tab w:val="right" w:leader="dot" w:pos="9016"/>
            </w:tabs>
            <w:rPr>
              <w:ins w:id="499" w:author="Andrew Instone-Cowie" w:date="2021-08-25T14:13:00Z"/>
              <w:noProof/>
              <w:lang w:val="en-GB" w:eastAsia="en-GB"/>
            </w:rPr>
          </w:pPr>
          <w:ins w:id="50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"_Toc80793278"</w:instrText>
            </w:r>
            <w:r w:rsidRPr="005C6B75">
              <w:rPr>
                <w:rStyle w:val="Hyperlink"/>
                <w:noProof/>
              </w:rPr>
              <w:instrText xml:space="preserve"> </w:instrText>
            </w:r>
          </w:ins>
          <w:ins w:id="501" w:author="Andrew Instone-Cowie" w:date="2021-08-27T13:59:00Z">
            <w:r w:rsidR="00BF59FA" w:rsidRPr="005C6B75">
              <w:rPr>
                <w:rStyle w:val="Hyperlink"/>
                <w:noProof/>
              </w:rPr>
            </w:r>
          </w:ins>
          <w:ins w:id="502" w:author="Andrew Instone-Cowie" w:date="2021-08-25T14:13:00Z">
            <w:r w:rsidRPr="005C6B75">
              <w:rPr>
                <w:rStyle w:val="Hyperlink"/>
                <w:noProof/>
              </w:rPr>
              <w:fldChar w:fldCharType="separate"/>
            </w:r>
            <w:r w:rsidRPr="005C6B75">
              <w:rPr>
                <w:rStyle w:val="Hyperlink"/>
                <w:noProof/>
              </w:rPr>
              <w:t>Development Environment</w:t>
            </w:r>
            <w:r>
              <w:rPr>
                <w:noProof/>
                <w:webHidden/>
              </w:rPr>
              <w:tab/>
            </w:r>
            <w:r>
              <w:rPr>
                <w:noProof/>
                <w:webHidden/>
              </w:rPr>
              <w:fldChar w:fldCharType="begin"/>
            </w:r>
            <w:r>
              <w:rPr>
                <w:noProof/>
                <w:webHidden/>
              </w:rPr>
              <w:instrText xml:space="preserve"> PAGEREF _Toc80793278 \h </w:instrText>
            </w:r>
          </w:ins>
          <w:r>
            <w:rPr>
              <w:noProof/>
              <w:webHidden/>
            </w:rPr>
          </w:r>
          <w:r>
            <w:rPr>
              <w:noProof/>
              <w:webHidden/>
            </w:rPr>
            <w:fldChar w:fldCharType="separate"/>
          </w:r>
          <w:ins w:id="503" w:author="Andrew Instone-Cowie" w:date="2021-08-27T13:59:00Z">
            <w:r w:rsidR="0021271C">
              <w:rPr>
                <w:noProof/>
                <w:webHidden/>
              </w:rPr>
              <w:t>65</w:t>
            </w:r>
          </w:ins>
          <w:ins w:id="504" w:author="Andrew Instone-Cowie" w:date="2021-08-25T14:13:00Z">
            <w:r>
              <w:rPr>
                <w:noProof/>
                <w:webHidden/>
              </w:rPr>
              <w:fldChar w:fldCharType="end"/>
            </w:r>
            <w:r w:rsidRPr="005C6B75">
              <w:rPr>
                <w:rStyle w:val="Hyperlink"/>
                <w:noProof/>
              </w:rPr>
              <w:fldChar w:fldCharType="end"/>
            </w:r>
          </w:ins>
        </w:p>
        <w:p w14:paraId="4E0DA99F" w14:textId="21CEA56C" w:rsidR="00CD5701" w:rsidRDefault="00CD5701">
          <w:pPr>
            <w:pStyle w:val="TOC3"/>
            <w:tabs>
              <w:tab w:val="right" w:leader="dot" w:pos="9016"/>
            </w:tabs>
            <w:rPr>
              <w:ins w:id="505" w:author="Andrew Instone-Cowie" w:date="2021-08-25T14:13:00Z"/>
              <w:noProof/>
              <w:lang w:val="en-GB" w:eastAsia="en-GB"/>
            </w:rPr>
          </w:pPr>
          <w:ins w:id="50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"_Toc80793279"</w:instrText>
            </w:r>
            <w:r w:rsidRPr="005C6B75">
              <w:rPr>
                <w:rStyle w:val="Hyperlink"/>
                <w:noProof/>
              </w:rPr>
              <w:instrText xml:space="preserve"> </w:instrText>
            </w:r>
          </w:ins>
          <w:ins w:id="507" w:author="Andrew Instone-Cowie" w:date="2021-08-27T13:59:00Z">
            <w:r w:rsidR="00BF59FA" w:rsidRPr="005C6B75">
              <w:rPr>
                <w:rStyle w:val="Hyperlink"/>
                <w:noProof/>
              </w:rPr>
            </w:r>
          </w:ins>
          <w:ins w:id="508" w:author="Andrew Instone-Cowie" w:date="2021-08-25T14:13:00Z">
            <w:r w:rsidRPr="005C6B75">
              <w:rPr>
                <w:rStyle w:val="Hyperlink"/>
                <w:noProof/>
              </w:rPr>
              <w:fldChar w:fldCharType="separate"/>
            </w:r>
            <w:r w:rsidRPr="005C6B75">
              <w:rPr>
                <w:rStyle w:val="Hyperlink"/>
                <w:noProof/>
              </w:rPr>
              <w:t>Source Code Availability</w:t>
            </w:r>
            <w:r>
              <w:rPr>
                <w:noProof/>
                <w:webHidden/>
              </w:rPr>
              <w:tab/>
            </w:r>
            <w:r>
              <w:rPr>
                <w:noProof/>
                <w:webHidden/>
              </w:rPr>
              <w:fldChar w:fldCharType="begin"/>
            </w:r>
            <w:r>
              <w:rPr>
                <w:noProof/>
                <w:webHidden/>
              </w:rPr>
              <w:instrText xml:space="preserve"> PAGEREF _Toc80793279 \h </w:instrText>
            </w:r>
          </w:ins>
          <w:r>
            <w:rPr>
              <w:noProof/>
              <w:webHidden/>
            </w:rPr>
          </w:r>
          <w:r>
            <w:rPr>
              <w:noProof/>
              <w:webHidden/>
            </w:rPr>
            <w:fldChar w:fldCharType="separate"/>
          </w:r>
          <w:ins w:id="509" w:author="Andrew Instone-Cowie" w:date="2021-08-27T13:59:00Z">
            <w:r w:rsidR="0021271C">
              <w:rPr>
                <w:noProof/>
                <w:webHidden/>
              </w:rPr>
              <w:t>65</w:t>
            </w:r>
          </w:ins>
          <w:ins w:id="510" w:author="Andrew Instone-Cowie" w:date="2021-08-25T14:13:00Z">
            <w:r>
              <w:rPr>
                <w:noProof/>
                <w:webHidden/>
              </w:rPr>
              <w:fldChar w:fldCharType="end"/>
            </w:r>
            <w:r w:rsidRPr="005C6B75">
              <w:rPr>
                <w:rStyle w:val="Hyperlink"/>
                <w:noProof/>
              </w:rPr>
              <w:fldChar w:fldCharType="end"/>
            </w:r>
          </w:ins>
        </w:p>
        <w:p w14:paraId="7D3118B4" w14:textId="757C10B1" w:rsidR="00CD5701" w:rsidRDefault="00CD5701">
          <w:pPr>
            <w:pStyle w:val="TOC3"/>
            <w:tabs>
              <w:tab w:val="right" w:leader="dot" w:pos="9016"/>
            </w:tabs>
            <w:rPr>
              <w:ins w:id="511" w:author="Andrew Instone-Cowie" w:date="2021-08-25T14:13:00Z"/>
              <w:noProof/>
              <w:lang w:val="en-GB" w:eastAsia="en-GB"/>
            </w:rPr>
          </w:pPr>
          <w:ins w:id="5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"_Toc80793280"</w:instrText>
            </w:r>
            <w:r w:rsidRPr="005C6B75">
              <w:rPr>
                <w:rStyle w:val="Hyperlink"/>
                <w:noProof/>
              </w:rPr>
              <w:instrText xml:space="preserve"> </w:instrText>
            </w:r>
          </w:ins>
          <w:ins w:id="513" w:author="Andrew Instone-Cowie" w:date="2021-08-27T13:59:00Z">
            <w:r w:rsidR="00BF59FA" w:rsidRPr="005C6B75">
              <w:rPr>
                <w:rStyle w:val="Hyperlink"/>
                <w:noProof/>
              </w:rPr>
            </w:r>
          </w:ins>
          <w:ins w:id="514" w:author="Andrew Instone-Cowie" w:date="2021-08-25T14:13:00Z">
            <w:r w:rsidRPr="005C6B75">
              <w:rPr>
                <w:rStyle w:val="Hyperlink"/>
                <w:noProof/>
              </w:rPr>
              <w:fldChar w:fldCharType="separate"/>
            </w:r>
            <w:r w:rsidRPr="005C6B75">
              <w:rPr>
                <w:rStyle w:val="Hyperlink"/>
                <w:noProof/>
              </w:rPr>
              <w:t>Simulator Software Compatibility</w:t>
            </w:r>
            <w:r>
              <w:rPr>
                <w:noProof/>
                <w:webHidden/>
              </w:rPr>
              <w:tab/>
            </w:r>
            <w:r>
              <w:rPr>
                <w:noProof/>
                <w:webHidden/>
              </w:rPr>
              <w:fldChar w:fldCharType="begin"/>
            </w:r>
            <w:r>
              <w:rPr>
                <w:noProof/>
                <w:webHidden/>
              </w:rPr>
              <w:instrText xml:space="preserve"> PAGEREF _Toc80793280 \h </w:instrText>
            </w:r>
          </w:ins>
          <w:r>
            <w:rPr>
              <w:noProof/>
              <w:webHidden/>
            </w:rPr>
          </w:r>
          <w:r>
            <w:rPr>
              <w:noProof/>
              <w:webHidden/>
            </w:rPr>
            <w:fldChar w:fldCharType="separate"/>
          </w:r>
          <w:ins w:id="515" w:author="Andrew Instone-Cowie" w:date="2021-08-27T13:59:00Z">
            <w:r w:rsidR="0021271C">
              <w:rPr>
                <w:noProof/>
                <w:webHidden/>
              </w:rPr>
              <w:t>65</w:t>
            </w:r>
          </w:ins>
          <w:ins w:id="516" w:author="Andrew Instone-Cowie" w:date="2021-08-25T14:13:00Z">
            <w:r>
              <w:rPr>
                <w:noProof/>
                <w:webHidden/>
              </w:rPr>
              <w:fldChar w:fldCharType="end"/>
            </w:r>
            <w:r w:rsidRPr="005C6B75">
              <w:rPr>
                <w:rStyle w:val="Hyperlink"/>
                <w:noProof/>
              </w:rPr>
              <w:fldChar w:fldCharType="end"/>
            </w:r>
          </w:ins>
        </w:p>
        <w:p w14:paraId="5F8DB51D" w14:textId="1873B469" w:rsidR="00CD5701" w:rsidRDefault="00CD5701">
          <w:pPr>
            <w:pStyle w:val="TOC1"/>
            <w:tabs>
              <w:tab w:val="right" w:leader="dot" w:pos="9016"/>
            </w:tabs>
            <w:rPr>
              <w:ins w:id="517" w:author="Andrew Instone-Cowie" w:date="2021-08-25T14:13:00Z"/>
              <w:rFonts w:eastAsiaTheme="minorEastAsia"/>
              <w:noProof/>
              <w:lang w:eastAsia="en-GB"/>
            </w:rPr>
          </w:pPr>
          <w:ins w:id="51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"_Toc80793281"</w:instrText>
            </w:r>
            <w:r w:rsidRPr="005C6B75">
              <w:rPr>
                <w:rStyle w:val="Hyperlink"/>
                <w:noProof/>
              </w:rPr>
              <w:instrText xml:space="preserve"> </w:instrText>
            </w:r>
          </w:ins>
          <w:ins w:id="519" w:author="Andrew Instone-Cowie" w:date="2021-08-27T13:59:00Z">
            <w:r w:rsidR="00BF59FA" w:rsidRPr="005C6B75">
              <w:rPr>
                <w:rStyle w:val="Hyperlink"/>
                <w:noProof/>
              </w:rPr>
            </w:r>
          </w:ins>
          <w:ins w:id="520" w:author="Andrew Instone-Cowie" w:date="2021-08-25T14:13:00Z">
            <w:r w:rsidRPr="005C6B75">
              <w:rPr>
                <w:rStyle w:val="Hyperlink"/>
                <w:noProof/>
              </w:rPr>
              <w:fldChar w:fldCharType="separate"/>
            </w:r>
            <w:r w:rsidRPr="005C6B75">
              <w:rPr>
                <w:rStyle w:val="Hyperlink"/>
                <w:noProof/>
              </w:rPr>
              <w:t>USB-to-Serial Adapters</w:t>
            </w:r>
            <w:r>
              <w:rPr>
                <w:noProof/>
                <w:webHidden/>
              </w:rPr>
              <w:tab/>
            </w:r>
            <w:r>
              <w:rPr>
                <w:noProof/>
                <w:webHidden/>
              </w:rPr>
              <w:fldChar w:fldCharType="begin"/>
            </w:r>
            <w:r>
              <w:rPr>
                <w:noProof/>
                <w:webHidden/>
              </w:rPr>
              <w:instrText xml:space="preserve"> PAGEREF _Toc80793281 \h </w:instrText>
            </w:r>
          </w:ins>
          <w:r>
            <w:rPr>
              <w:noProof/>
              <w:webHidden/>
            </w:rPr>
          </w:r>
          <w:r>
            <w:rPr>
              <w:noProof/>
              <w:webHidden/>
            </w:rPr>
            <w:fldChar w:fldCharType="separate"/>
          </w:r>
          <w:ins w:id="521" w:author="Andrew Instone-Cowie" w:date="2021-08-27T13:59:00Z">
            <w:r w:rsidR="0021271C">
              <w:rPr>
                <w:noProof/>
                <w:webHidden/>
              </w:rPr>
              <w:t>66</w:t>
            </w:r>
          </w:ins>
          <w:ins w:id="522" w:author="Andrew Instone-Cowie" w:date="2021-08-25T14:13:00Z">
            <w:r>
              <w:rPr>
                <w:noProof/>
                <w:webHidden/>
              </w:rPr>
              <w:fldChar w:fldCharType="end"/>
            </w:r>
            <w:r w:rsidRPr="005C6B75">
              <w:rPr>
                <w:rStyle w:val="Hyperlink"/>
                <w:noProof/>
              </w:rPr>
              <w:fldChar w:fldCharType="end"/>
            </w:r>
          </w:ins>
        </w:p>
        <w:p w14:paraId="5A69FFF6" w14:textId="17A0ED15" w:rsidR="00CD5701" w:rsidRDefault="00CD5701">
          <w:pPr>
            <w:pStyle w:val="TOC3"/>
            <w:tabs>
              <w:tab w:val="right" w:leader="dot" w:pos="9016"/>
            </w:tabs>
            <w:rPr>
              <w:ins w:id="523" w:author="Andrew Instone-Cowie" w:date="2021-08-25T14:13:00Z"/>
              <w:noProof/>
              <w:lang w:val="en-GB" w:eastAsia="en-GB"/>
            </w:rPr>
          </w:pPr>
          <w:ins w:id="52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"_Toc80793282"</w:instrText>
            </w:r>
            <w:r w:rsidRPr="005C6B75">
              <w:rPr>
                <w:rStyle w:val="Hyperlink"/>
                <w:noProof/>
              </w:rPr>
              <w:instrText xml:space="preserve"> </w:instrText>
            </w:r>
          </w:ins>
          <w:ins w:id="525" w:author="Andrew Instone-Cowie" w:date="2021-08-27T13:59:00Z">
            <w:r w:rsidR="00BF59FA" w:rsidRPr="005C6B75">
              <w:rPr>
                <w:rStyle w:val="Hyperlink"/>
                <w:noProof/>
              </w:rPr>
            </w:r>
          </w:ins>
          <w:ins w:id="526" w:author="Andrew Instone-Cowie" w:date="2021-08-25T14:13:00Z">
            <w:r w:rsidRPr="005C6B75">
              <w:rPr>
                <w:rStyle w:val="Hyperlink"/>
                <w:noProof/>
              </w:rPr>
              <w:fldChar w:fldCharType="separate"/>
            </w:r>
            <w:r w:rsidRPr="005C6B75">
              <w:rPr>
                <w:rStyle w:val="Hyperlink"/>
                <w:noProof/>
              </w:rPr>
              <w:t>Driver Installation</w:t>
            </w:r>
            <w:r>
              <w:rPr>
                <w:noProof/>
                <w:webHidden/>
              </w:rPr>
              <w:tab/>
            </w:r>
            <w:r>
              <w:rPr>
                <w:noProof/>
                <w:webHidden/>
              </w:rPr>
              <w:fldChar w:fldCharType="begin"/>
            </w:r>
            <w:r>
              <w:rPr>
                <w:noProof/>
                <w:webHidden/>
              </w:rPr>
              <w:instrText xml:space="preserve"> PAGEREF _Toc80793282 \h </w:instrText>
            </w:r>
          </w:ins>
          <w:r>
            <w:rPr>
              <w:noProof/>
              <w:webHidden/>
            </w:rPr>
          </w:r>
          <w:r>
            <w:rPr>
              <w:noProof/>
              <w:webHidden/>
            </w:rPr>
            <w:fldChar w:fldCharType="separate"/>
          </w:r>
          <w:ins w:id="527" w:author="Andrew Instone-Cowie" w:date="2021-08-27T13:59:00Z">
            <w:r w:rsidR="0021271C">
              <w:rPr>
                <w:noProof/>
                <w:webHidden/>
              </w:rPr>
              <w:t>67</w:t>
            </w:r>
          </w:ins>
          <w:ins w:id="528" w:author="Andrew Instone-Cowie" w:date="2021-08-25T14:13:00Z">
            <w:r>
              <w:rPr>
                <w:noProof/>
                <w:webHidden/>
              </w:rPr>
              <w:fldChar w:fldCharType="end"/>
            </w:r>
            <w:r w:rsidRPr="005C6B75">
              <w:rPr>
                <w:rStyle w:val="Hyperlink"/>
                <w:noProof/>
              </w:rPr>
              <w:fldChar w:fldCharType="end"/>
            </w:r>
          </w:ins>
        </w:p>
        <w:p w14:paraId="2F8D65D2" w14:textId="7C6104B0" w:rsidR="00CD5701" w:rsidRDefault="00CD5701">
          <w:pPr>
            <w:pStyle w:val="TOC3"/>
            <w:tabs>
              <w:tab w:val="right" w:leader="dot" w:pos="9016"/>
            </w:tabs>
            <w:rPr>
              <w:ins w:id="529" w:author="Andrew Instone-Cowie" w:date="2021-08-25T14:13:00Z"/>
              <w:noProof/>
              <w:lang w:val="en-GB" w:eastAsia="en-GB"/>
            </w:rPr>
          </w:pPr>
          <w:ins w:id="53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"_Toc80793283"</w:instrText>
            </w:r>
            <w:r w:rsidRPr="005C6B75">
              <w:rPr>
                <w:rStyle w:val="Hyperlink"/>
                <w:noProof/>
              </w:rPr>
              <w:instrText xml:space="preserve"> </w:instrText>
            </w:r>
          </w:ins>
          <w:ins w:id="531" w:author="Andrew Instone-Cowie" w:date="2021-08-27T13:59:00Z">
            <w:r w:rsidR="00BF59FA" w:rsidRPr="005C6B75">
              <w:rPr>
                <w:rStyle w:val="Hyperlink"/>
                <w:noProof/>
              </w:rPr>
            </w:r>
          </w:ins>
          <w:ins w:id="532" w:author="Andrew Instone-Cowie" w:date="2021-08-25T14:13:00Z">
            <w:r w:rsidRPr="005C6B75">
              <w:rPr>
                <w:rStyle w:val="Hyperlink"/>
                <w:noProof/>
              </w:rPr>
              <w:fldChar w:fldCharType="separate"/>
            </w:r>
            <w:r w:rsidRPr="005C6B75">
              <w:rPr>
                <w:rStyle w:val="Hyperlink"/>
                <w:noProof/>
              </w:rPr>
              <w:t>Driver Verification</w:t>
            </w:r>
            <w:r>
              <w:rPr>
                <w:noProof/>
                <w:webHidden/>
              </w:rPr>
              <w:tab/>
            </w:r>
            <w:r>
              <w:rPr>
                <w:noProof/>
                <w:webHidden/>
              </w:rPr>
              <w:fldChar w:fldCharType="begin"/>
            </w:r>
            <w:r>
              <w:rPr>
                <w:noProof/>
                <w:webHidden/>
              </w:rPr>
              <w:instrText xml:space="preserve"> PAGEREF _Toc80793283 \h </w:instrText>
            </w:r>
          </w:ins>
          <w:r>
            <w:rPr>
              <w:noProof/>
              <w:webHidden/>
            </w:rPr>
          </w:r>
          <w:r>
            <w:rPr>
              <w:noProof/>
              <w:webHidden/>
            </w:rPr>
            <w:fldChar w:fldCharType="separate"/>
          </w:r>
          <w:ins w:id="533" w:author="Andrew Instone-Cowie" w:date="2021-08-27T13:59:00Z">
            <w:r w:rsidR="0021271C">
              <w:rPr>
                <w:noProof/>
                <w:webHidden/>
              </w:rPr>
              <w:t>69</w:t>
            </w:r>
          </w:ins>
          <w:ins w:id="534" w:author="Andrew Instone-Cowie" w:date="2021-08-25T14:13:00Z">
            <w:r>
              <w:rPr>
                <w:noProof/>
                <w:webHidden/>
              </w:rPr>
              <w:fldChar w:fldCharType="end"/>
            </w:r>
            <w:r w:rsidRPr="005C6B75">
              <w:rPr>
                <w:rStyle w:val="Hyperlink"/>
                <w:noProof/>
              </w:rPr>
              <w:fldChar w:fldCharType="end"/>
            </w:r>
          </w:ins>
        </w:p>
        <w:p w14:paraId="5E8800E1" w14:textId="154754D3" w:rsidR="00CD5701" w:rsidRDefault="00CD5701">
          <w:pPr>
            <w:pStyle w:val="TOC3"/>
            <w:tabs>
              <w:tab w:val="right" w:leader="dot" w:pos="9016"/>
            </w:tabs>
            <w:rPr>
              <w:ins w:id="535" w:author="Andrew Instone-Cowie" w:date="2021-08-25T14:13:00Z"/>
              <w:noProof/>
              <w:lang w:val="en-GB" w:eastAsia="en-GB"/>
            </w:rPr>
          </w:pPr>
          <w:ins w:id="53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"_Toc80793284"</w:instrText>
            </w:r>
            <w:r w:rsidRPr="005C6B75">
              <w:rPr>
                <w:rStyle w:val="Hyperlink"/>
                <w:noProof/>
              </w:rPr>
              <w:instrText xml:space="preserve"> </w:instrText>
            </w:r>
          </w:ins>
          <w:ins w:id="537" w:author="Andrew Instone-Cowie" w:date="2021-08-27T13:59:00Z">
            <w:r w:rsidR="00BF59FA" w:rsidRPr="005C6B75">
              <w:rPr>
                <w:rStyle w:val="Hyperlink"/>
                <w:noProof/>
              </w:rPr>
            </w:r>
          </w:ins>
          <w:ins w:id="538" w:author="Andrew Instone-Cowie" w:date="2021-08-25T14:13:00Z">
            <w:r w:rsidRPr="005C6B75">
              <w:rPr>
                <w:rStyle w:val="Hyperlink"/>
                <w:noProof/>
              </w:rPr>
              <w:fldChar w:fldCharType="separate"/>
            </w:r>
            <w:r w:rsidRPr="005C6B75">
              <w:rPr>
                <w:rStyle w:val="Hyperlink"/>
                <w:noProof/>
              </w:rPr>
              <w:t>COM Port Reconfiguration</w:t>
            </w:r>
            <w:r>
              <w:rPr>
                <w:noProof/>
                <w:webHidden/>
              </w:rPr>
              <w:tab/>
            </w:r>
            <w:r>
              <w:rPr>
                <w:noProof/>
                <w:webHidden/>
              </w:rPr>
              <w:fldChar w:fldCharType="begin"/>
            </w:r>
            <w:r>
              <w:rPr>
                <w:noProof/>
                <w:webHidden/>
              </w:rPr>
              <w:instrText xml:space="preserve"> PAGEREF _Toc80793284 \h </w:instrText>
            </w:r>
          </w:ins>
          <w:r>
            <w:rPr>
              <w:noProof/>
              <w:webHidden/>
            </w:rPr>
          </w:r>
          <w:r>
            <w:rPr>
              <w:noProof/>
              <w:webHidden/>
            </w:rPr>
            <w:fldChar w:fldCharType="separate"/>
          </w:r>
          <w:ins w:id="539" w:author="Andrew Instone-Cowie" w:date="2021-08-27T13:59:00Z">
            <w:r w:rsidR="0021271C">
              <w:rPr>
                <w:noProof/>
                <w:webHidden/>
              </w:rPr>
              <w:t>72</w:t>
            </w:r>
          </w:ins>
          <w:ins w:id="540" w:author="Andrew Instone-Cowie" w:date="2021-08-25T14:13:00Z">
            <w:r>
              <w:rPr>
                <w:noProof/>
                <w:webHidden/>
              </w:rPr>
              <w:fldChar w:fldCharType="end"/>
            </w:r>
            <w:r w:rsidRPr="005C6B75">
              <w:rPr>
                <w:rStyle w:val="Hyperlink"/>
                <w:noProof/>
              </w:rPr>
              <w:fldChar w:fldCharType="end"/>
            </w:r>
          </w:ins>
        </w:p>
        <w:p w14:paraId="22969E8B" w14:textId="1A1A0D9E" w:rsidR="00CD5701" w:rsidRDefault="00CD5701">
          <w:pPr>
            <w:pStyle w:val="TOC1"/>
            <w:tabs>
              <w:tab w:val="right" w:leader="dot" w:pos="9016"/>
            </w:tabs>
            <w:rPr>
              <w:ins w:id="541" w:author="Andrew Instone-Cowie" w:date="2021-08-25T14:13:00Z"/>
              <w:rFonts w:eastAsiaTheme="minorEastAsia"/>
              <w:noProof/>
              <w:lang w:eastAsia="en-GB"/>
            </w:rPr>
          </w:pPr>
          <w:ins w:id="54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"_Toc80793285"</w:instrText>
            </w:r>
            <w:r w:rsidRPr="005C6B75">
              <w:rPr>
                <w:rStyle w:val="Hyperlink"/>
                <w:noProof/>
              </w:rPr>
              <w:instrText xml:space="preserve"> </w:instrText>
            </w:r>
          </w:ins>
          <w:ins w:id="543" w:author="Andrew Instone-Cowie" w:date="2021-08-27T13:59:00Z">
            <w:r w:rsidR="00BF59FA" w:rsidRPr="005C6B75">
              <w:rPr>
                <w:rStyle w:val="Hyperlink"/>
                <w:noProof/>
              </w:rPr>
            </w:r>
          </w:ins>
          <w:ins w:id="544" w:author="Andrew Instone-Cowie" w:date="2021-08-25T14:13:00Z">
            <w:r w:rsidRPr="005C6B75">
              <w:rPr>
                <w:rStyle w:val="Hyperlink"/>
                <w:noProof/>
              </w:rPr>
              <w:fldChar w:fldCharType="separate"/>
            </w:r>
            <w:r w:rsidRPr="005C6B75">
              <w:rPr>
                <w:rStyle w:val="Hyperlink"/>
                <w:noProof/>
              </w:rPr>
              <w:t>Appendices</w:t>
            </w:r>
            <w:r>
              <w:rPr>
                <w:noProof/>
                <w:webHidden/>
              </w:rPr>
              <w:tab/>
            </w:r>
            <w:r>
              <w:rPr>
                <w:noProof/>
                <w:webHidden/>
              </w:rPr>
              <w:fldChar w:fldCharType="begin"/>
            </w:r>
            <w:r>
              <w:rPr>
                <w:noProof/>
                <w:webHidden/>
              </w:rPr>
              <w:instrText xml:space="preserve"> PAGEREF _Toc80793285 \h </w:instrText>
            </w:r>
          </w:ins>
          <w:r>
            <w:rPr>
              <w:noProof/>
              <w:webHidden/>
            </w:rPr>
          </w:r>
          <w:r>
            <w:rPr>
              <w:noProof/>
              <w:webHidden/>
            </w:rPr>
            <w:fldChar w:fldCharType="separate"/>
          </w:r>
          <w:ins w:id="545" w:author="Andrew Instone-Cowie" w:date="2021-08-27T13:59:00Z">
            <w:r w:rsidR="0021271C">
              <w:rPr>
                <w:noProof/>
                <w:webHidden/>
              </w:rPr>
              <w:t>76</w:t>
            </w:r>
          </w:ins>
          <w:ins w:id="546" w:author="Andrew Instone-Cowie" w:date="2021-08-25T14:13:00Z">
            <w:r>
              <w:rPr>
                <w:noProof/>
                <w:webHidden/>
              </w:rPr>
              <w:fldChar w:fldCharType="end"/>
            </w:r>
            <w:r w:rsidRPr="005C6B75">
              <w:rPr>
                <w:rStyle w:val="Hyperlink"/>
                <w:noProof/>
              </w:rPr>
              <w:fldChar w:fldCharType="end"/>
            </w:r>
          </w:ins>
        </w:p>
        <w:p w14:paraId="074CF611" w14:textId="4CA6A18B" w:rsidR="00CD5701" w:rsidRDefault="00CD5701">
          <w:pPr>
            <w:pStyle w:val="TOC2"/>
            <w:tabs>
              <w:tab w:val="right" w:leader="dot" w:pos="9016"/>
            </w:tabs>
            <w:rPr>
              <w:ins w:id="547" w:author="Andrew Instone-Cowie" w:date="2021-08-25T14:13:00Z"/>
              <w:rFonts w:eastAsiaTheme="minorEastAsia"/>
              <w:noProof/>
              <w:lang w:eastAsia="en-GB"/>
            </w:rPr>
          </w:pPr>
          <w:ins w:id="54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"_Toc80793286"</w:instrText>
            </w:r>
            <w:r w:rsidRPr="005C6B75">
              <w:rPr>
                <w:rStyle w:val="Hyperlink"/>
                <w:noProof/>
              </w:rPr>
              <w:instrText xml:space="preserve"> </w:instrText>
            </w:r>
          </w:ins>
          <w:ins w:id="549" w:author="Andrew Instone-Cowie" w:date="2021-08-27T13:59:00Z">
            <w:r w:rsidR="00BF59FA" w:rsidRPr="005C6B75">
              <w:rPr>
                <w:rStyle w:val="Hyperlink"/>
                <w:noProof/>
              </w:rPr>
            </w:r>
          </w:ins>
          <w:ins w:id="550" w:author="Andrew Instone-Cowie" w:date="2021-08-25T14:13:00Z">
            <w:r w:rsidRPr="005C6B75">
              <w:rPr>
                <w:rStyle w:val="Hyperlink"/>
                <w:noProof/>
              </w:rPr>
              <w:fldChar w:fldCharType="separate"/>
            </w:r>
            <w:r w:rsidRPr="005C6B75">
              <w:rPr>
                <w:rStyle w:val="Hyperlink"/>
                <w:noProof/>
              </w:rPr>
              <w:t>Appendix A: MBI Protocol Description</w:t>
            </w:r>
            <w:r>
              <w:rPr>
                <w:noProof/>
                <w:webHidden/>
              </w:rPr>
              <w:tab/>
            </w:r>
            <w:r>
              <w:rPr>
                <w:noProof/>
                <w:webHidden/>
              </w:rPr>
              <w:fldChar w:fldCharType="begin"/>
            </w:r>
            <w:r>
              <w:rPr>
                <w:noProof/>
                <w:webHidden/>
              </w:rPr>
              <w:instrText xml:space="preserve"> PAGEREF _Toc80793286 \h </w:instrText>
            </w:r>
          </w:ins>
          <w:r>
            <w:rPr>
              <w:noProof/>
              <w:webHidden/>
            </w:rPr>
          </w:r>
          <w:r>
            <w:rPr>
              <w:noProof/>
              <w:webHidden/>
            </w:rPr>
            <w:fldChar w:fldCharType="separate"/>
          </w:r>
          <w:ins w:id="551" w:author="Andrew Instone-Cowie" w:date="2021-08-27T13:59:00Z">
            <w:r w:rsidR="0021271C">
              <w:rPr>
                <w:noProof/>
                <w:webHidden/>
              </w:rPr>
              <w:t>76</w:t>
            </w:r>
          </w:ins>
          <w:ins w:id="552" w:author="Andrew Instone-Cowie" w:date="2021-08-25T14:13:00Z">
            <w:r>
              <w:rPr>
                <w:noProof/>
                <w:webHidden/>
              </w:rPr>
              <w:fldChar w:fldCharType="end"/>
            </w:r>
            <w:r w:rsidRPr="005C6B75">
              <w:rPr>
                <w:rStyle w:val="Hyperlink"/>
                <w:noProof/>
              </w:rPr>
              <w:fldChar w:fldCharType="end"/>
            </w:r>
          </w:ins>
        </w:p>
        <w:p w14:paraId="2E88AD2A" w14:textId="4A904042" w:rsidR="00CD5701" w:rsidRDefault="00CD5701">
          <w:pPr>
            <w:pStyle w:val="TOC2"/>
            <w:tabs>
              <w:tab w:val="right" w:leader="dot" w:pos="9016"/>
            </w:tabs>
            <w:rPr>
              <w:ins w:id="553" w:author="Andrew Instone-Cowie" w:date="2021-08-25T14:13:00Z"/>
              <w:rFonts w:eastAsiaTheme="minorEastAsia"/>
              <w:noProof/>
              <w:lang w:eastAsia="en-GB"/>
            </w:rPr>
          </w:pPr>
          <w:ins w:id="55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"_Toc80793287"</w:instrText>
            </w:r>
            <w:r w:rsidRPr="005C6B75">
              <w:rPr>
                <w:rStyle w:val="Hyperlink"/>
                <w:noProof/>
              </w:rPr>
              <w:instrText xml:space="preserve"> </w:instrText>
            </w:r>
          </w:ins>
          <w:ins w:id="555" w:author="Andrew Instone-Cowie" w:date="2021-08-27T13:59:00Z">
            <w:r w:rsidR="00BF59FA" w:rsidRPr="005C6B75">
              <w:rPr>
                <w:rStyle w:val="Hyperlink"/>
                <w:noProof/>
              </w:rPr>
            </w:r>
          </w:ins>
          <w:ins w:id="556" w:author="Andrew Instone-Cowie" w:date="2021-08-25T14:13:00Z">
            <w:r w:rsidRPr="005C6B75">
              <w:rPr>
                <w:rStyle w:val="Hyperlink"/>
                <w:noProof/>
              </w:rPr>
              <w:fldChar w:fldCharType="separate"/>
            </w:r>
            <w:r w:rsidRPr="005C6B75">
              <w:rPr>
                <w:rStyle w:val="Hyperlink"/>
                <w:noProof/>
              </w:rPr>
              <w:t>Appendix B: MBI Protocol Commands</w:t>
            </w:r>
            <w:r>
              <w:rPr>
                <w:noProof/>
                <w:webHidden/>
              </w:rPr>
              <w:tab/>
            </w:r>
            <w:r>
              <w:rPr>
                <w:noProof/>
                <w:webHidden/>
              </w:rPr>
              <w:fldChar w:fldCharType="begin"/>
            </w:r>
            <w:r>
              <w:rPr>
                <w:noProof/>
                <w:webHidden/>
              </w:rPr>
              <w:instrText xml:space="preserve"> PAGEREF _Toc80793287 \h </w:instrText>
            </w:r>
          </w:ins>
          <w:r>
            <w:rPr>
              <w:noProof/>
              <w:webHidden/>
            </w:rPr>
          </w:r>
          <w:r>
            <w:rPr>
              <w:noProof/>
              <w:webHidden/>
            </w:rPr>
            <w:fldChar w:fldCharType="separate"/>
          </w:r>
          <w:ins w:id="557" w:author="Andrew Instone-Cowie" w:date="2021-08-27T13:59:00Z">
            <w:r w:rsidR="0021271C">
              <w:rPr>
                <w:noProof/>
                <w:webHidden/>
              </w:rPr>
              <w:t>77</w:t>
            </w:r>
          </w:ins>
          <w:ins w:id="558" w:author="Andrew Instone-Cowie" w:date="2021-08-25T14:13:00Z">
            <w:r>
              <w:rPr>
                <w:noProof/>
                <w:webHidden/>
              </w:rPr>
              <w:fldChar w:fldCharType="end"/>
            </w:r>
            <w:r w:rsidRPr="005C6B75">
              <w:rPr>
                <w:rStyle w:val="Hyperlink"/>
                <w:noProof/>
              </w:rPr>
              <w:fldChar w:fldCharType="end"/>
            </w:r>
          </w:ins>
        </w:p>
        <w:p w14:paraId="4C67E692" w14:textId="1B0AE31A" w:rsidR="00CD5701" w:rsidRDefault="00CD5701">
          <w:pPr>
            <w:pStyle w:val="TOC2"/>
            <w:tabs>
              <w:tab w:val="right" w:leader="dot" w:pos="9016"/>
            </w:tabs>
            <w:rPr>
              <w:ins w:id="559" w:author="Andrew Instone-Cowie" w:date="2021-08-25T14:13:00Z"/>
              <w:rFonts w:eastAsiaTheme="minorEastAsia"/>
              <w:noProof/>
              <w:lang w:eastAsia="en-GB"/>
            </w:rPr>
          </w:pPr>
          <w:ins w:id="56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"_Toc80793288"</w:instrText>
            </w:r>
            <w:r w:rsidRPr="005C6B75">
              <w:rPr>
                <w:rStyle w:val="Hyperlink"/>
                <w:noProof/>
              </w:rPr>
              <w:instrText xml:space="preserve"> </w:instrText>
            </w:r>
          </w:ins>
          <w:ins w:id="561" w:author="Andrew Instone-Cowie" w:date="2021-08-27T13:59:00Z">
            <w:r w:rsidR="00BF59FA" w:rsidRPr="005C6B75">
              <w:rPr>
                <w:rStyle w:val="Hyperlink"/>
                <w:noProof/>
              </w:rPr>
            </w:r>
          </w:ins>
          <w:ins w:id="562" w:author="Andrew Instone-Cowie" w:date="2021-08-25T14:13:00Z">
            <w:r w:rsidRPr="005C6B75">
              <w:rPr>
                <w:rStyle w:val="Hyperlink"/>
                <w:noProof/>
              </w:rPr>
              <w:fldChar w:fldCharType="separate"/>
            </w:r>
            <w:r w:rsidRPr="005C6B75">
              <w:rPr>
                <w:rStyle w:val="Hyperlink"/>
                <w:noProof/>
              </w:rPr>
              <w:t>Appendix C: Metrics Tables</w:t>
            </w:r>
            <w:r>
              <w:rPr>
                <w:noProof/>
                <w:webHidden/>
              </w:rPr>
              <w:tab/>
            </w:r>
            <w:r>
              <w:rPr>
                <w:noProof/>
                <w:webHidden/>
              </w:rPr>
              <w:fldChar w:fldCharType="begin"/>
            </w:r>
            <w:r>
              <w:rPr>
                <w:noProof/>
                <w:webHidden/>
              </w:rPr>
              <w:instrText xml:space="preserve"> PAGEREF _Toc80793288 \h </w:instrText>
            </w:r>
          </w:ins>
          <w:r>
            <w:rPr>
              <w:noProof/>
              <w:webHidden/>
            </w:rPr>
          </w:r>
          <w:r>
            <w:rPr>
              <w:noProof/>
              <w:webHidden/>
            </w:rPr>
            <w:fldChar w:fldCharType="separate"/>
          </w:r>
          <w:ins w:id="563" w:author="Andrew Instone-Cowie" w:date="2021-08-27T13:59:00Z">
            <w:r w:rsidR="0021271C">
              <w:rPr>
                <w:noProof/>
                <w:webHidden/>
              </w:rPr>
              <w:t>78</w:t>
            </w:r>
          </w:ins>
          <w:ins w:id="564" w:author="Andrew Instone-Cowie" w:date="2021-08-25T14:13:00Z">
            <w:r>
              <w:rPr>
                <w:noProof/>
                <w:webHidden/>
              </w:rPr>
              <w:fldChar w:fldCharType="end"/>
            </w:r>
            <w:r w:rsidRPr="005C6B75">
              <w:rPr>
                <w:rStyle w:val="Hyperlink"/>
                <w:noProof/>
              </w:rPr>
              <w:fldChar w:fldCharType="end"/>
            </w:r>
          </w:ins>
        </w:p>
        <w:p w14:paraId="49053F5D" w14:textId="0CD2F567" w:rsidR="00CD5701" w:rsidRDefault="00CD5701">
          <w:pPr>
            <w:pStyle w:val="TOC3"/>
            <w:tabs>
              <w:tab w:val="right" w:leader="dot" w:pos="9016"/>
            </w:tabs>
            <w:rPr>
              <w:ins w:id="565" w:author="Andrew Instone-Cowie" w:date="2021-08-25T14:13:00Z"/>
              <w:noProof/>
              <w:lang w:val="en-GB" w:eastAsia="en-GB"/>
            </w:rPr>
          </w:pPr>
          <w:ins w:id="56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"_Toc80793289"</w:instrText>
            </w:r>
            <w:r w:rsidRPr="005C6B75">
              <w:rPr>
                <w:rStyle w:val="Hyperlink"/>
                <w:noProof/>
              </w:rPr>
              <w:instrText xml:space="preserve"> </w:instrText>
            </w:r>
          </w:ins>
          <w:ins w:id="567" w:author="Andrew Instone-Cowie" w:date="2021-08-27T13:59:00Z">
            <w:r w:rsidR="00BF59FA" w:rsidRPr="005C6B75">
              <w:rPr>
                <w:rStyle w:val="Hyperlink"/>
                <w:noProof/>
              </w:rPr>
            </w:r>
          </w:ins>
          <w:ins w:id="568" w:author="Andrew Instone-Cowie" w:date="2021-08-25T14:13:00Z">
            <w:r w:rsidRPr="005C6B75">
              <w:rPr>
                <w:rStyle w:val="Hyperlink"/>
                <w:noProof/>
              </w:rPr>
              <w:fldChar w:fldCharType="separate"/>
            </w:r>
            <w:r w:rsidRPr="005C6B75">
              <w:rPr>
                <w:rStyle w:val="Hyperlink"/>
                <w:noProof/>
              </w:rPr>
              <w:t>Inter-Blow &amp; Inter-Row Interval</w:t>
            </w:r>
            <w:r>
              <w:rPr>
                <w:noProof/>
                <w:webHidden/>
              </w:rPr>
              <w:tab/>
            </w:r>
            <w:r>
              <w:rPr>
                <w:noProof/>
                <w:webHidden/>
              </w:rPr>
              <w:fldChar w:fldCharType="begin"/>
            </w:r>
            <w:r>
              <w:rPr>
                <w:noProof/>
                <w:webHidden/>
              </w:rPr>
              <w:instrText xml:space="preserve"> PAGEREF _Toc80793289 \h </w:instrText>
            </w:r>
          </w:ins>
          <w:r>
            <w:rPr>
              <w:noProof/>
              <w:webHidden/>
            </w:rPr>
          </w:r>
          <w:r>
            <w:rPr>
              <w:noProof/>
              <w:webHidden/>
            </w:rPr>
            <w:fldChar w:fldCharType="separate"/>
          </w:r>
          <w:ins w:id="569" w:author="Andrew Instone-Cowie" w:date="2021-08-27T13:59:00Z">
            <w:r w:rsidR="0021271C">
              <w:rPr>
                <w:noProof/>
                <w:webHidden/>
              </w:rPr>
              <w:t>78</w:t>
            </w:r>
          </w:ins>
          <w:ins w:id="570" w:author="Andrew Instone-Cowie" w:date="2021-08-25T14:13:00Z">
            <w:r>
              <w:rPr>
                <w:noProof/>
                <w:webHidden/>
              </w:rPr>
              <w:fldChar w:fldCharType="end"/>
            </w:r>
            <w:r w:rsidRPr="005C6B75">
              <w:rPr>
                <w:rStyle w:val="Hyperlink"/>
                <w:noProof/>
              </w:rPr>
              <w:fldChar w:fldCharType="end"/>
            </w:r>
          </w:ins>
        </w:p>
        <w:p w14:paraId="695CA1D5" w14:textId="4071F1C6" w:rsidR="00CD5701" w:rsidRDefault="00CD5701">
          <w:pPr>
            <w:pStyle w:val="TOC3"/>
            <w:tabs>
              <w:tab w:val="right" w:leader="dot" w:pos="9016"/>
            </w:tabs>
            <w:rPr>
              <w:ins w:id="571" w:author="Andrew Instone-Cowie" w:date="2021-08-25T14:13:00Z"/>
              <w:noProof/>
              <w:lang w:val="en-GB" w:eastAsia="en-GB"/>
            </w:rPr>
          </w:pPr>
          <w:ins w:id="57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"_Toc80793290"</w:instrText>
            </w:r>
            <w:r w:rsidRPr="005C6B75">
              <w:rPr>
                <w:rStyle w:val="Hyperlink"/>
                <w:noProof/>
              </w:rPr>
              <w:instrText xml:space="preserve"> </w:instrText>
            </w:r>
          </w:ins>
          <w:ins w:id="573" w:author="Andrew Instone-Cowie" w:date="2021-08-27T13:59:00Z">
            <w:r w:rsidR="00BF59FA" w:rsidRPr="005C6B75">
              <w:rPr>
                <w:rStyle w:val="Hyperlink"/>
                <w:noProof/>
              </w:rPr>
            </w:r>
          </w:ins>
          <w:ins w:id="574" w:author="Andrew Instone-Cowie" w:date="2021-08-25T14:13:00Z">
            <w:r w:rsidRPr="005C6B75">
              <w:rPr>
                <w:rStyle w:val="Hyperlink"/>
                <w:noProof/>
              </w:rPr>
              <w:fldChar w:fldCharType="separate"/>
            </w:r>
            <w:r w:rsidRPr="005C6B75">
              <w:rPr>
                <w:rStyle w:val="Hyperlink"/>
                <w:noProof/>
              </w:rPr>
              <w:t>Sensor Pulse Duration</w:t>
            </w:r>
            <w:r>
              <w:rPr>
                <w:noProof/>
                <w:webHidden/>
              </w:rPr>
              <w:tab/>
            </w:r>
            <w:r>
              <w:rPr>
                <w:noProof/>
                <w:webHidden/>
              </w:rPr>
              <w:fldChar w:fldCharType="begin"/>
            </w:r>
            <w:r>
              <w:rPr>
                <w:noProof/>
                <w:webHidden/>
              </w:rPr>
              <w:instrText xml:space="preserve"> PAGEREF _Toc80793290 \h </w:instrText>
            </w:r>
          </w:ins>
          <w:r>
            <w:rPr>
              <w:noProof/>
              <w:webHidden/>
            </w:rPr>
          </w:r>
          <w:r>
            <w:rPr>
              <w:noProof/>
              <w:webHidden/>
            </w:rPr>
            <w:fldChar w:fldCharType="separate"/>
          </w:r>
          <w:ins w:id="575" w:author="Andrew Instone-Cowie" w:date="2021-08-27T13:59:00Z">
            <w:r w:rsidR="0021271C">
              <w:rPr>
                <w:noProof/>
                <w:webHidden/>
              </w:rPr>
              <w:t>79</w:t>
            </w:r>
          </w:ins>
          <w:ins w:id="576" w:author="Andrew Instone-Cowie" w:date="2021-08-25T14:13:00Z">
            <w:r>
              <w:rPr>
                <w:noProof/>
                <w:webHidden/>
              </w:rPr>
              <w:fldChar w:fldCharType="end"/>
            </w:r>
            <w:r w:rsidRPr="005C6B75">
              <w:rPr>
                <w:rStyle w:val="Hyperlink"/>
                <w:noProof/>
              </w:rPr>
              <w:fldChar w:fldCharType="end"/>
            </w:r>
          </w:ins>
        </w:p>
        <w:p w14:paraId="21B95A6C" w14:textId="4EF1F5EE" w:rsidR="00CD5701" w:rsidRDefault="00CD5701">
          <w:pPr>
            <w:pStyle w:val="TOC3"/>
            <w:tabs>
              <w:tab w:val="right" w:leader="dot" w:pos="9016"/>
            </w:tabs>
            <w:rPr>
              <w:ins w:id="577" w:author="Andrew Instone-Cowie" w:date="2021-08-25T14:13:00Z"/>
              <w:noProof/>
              <w:lang w:val="en-GB" w:eastAsia="en-GB"/>
            </w:rPr>
          </w:pPr>
          <w:ins w:id="57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"_Toc80793291"</w:instrText>
            </w:r>
            <w:r w:rsidRPr="005C6B75">
              <w:rPr>
                <w:rStyle w:val="Hyperlink"/>
                <w:noProof/>
              </w:rPr>
              <w:instrText xml:space="preserve"> </w:instrText>
            </w:r>
          </w:ins>
          <w:ins w:id="579" w:author="Andrew Instone-Cowie" w:date="2021-08-27T13:59:00Z">
            <w:r w:rsidR="00BF59FA" w:rsidRPr="005C6B75">
              <w:rPr>
                <w:rStyle w:val="Hyperlink"/>
                <w:noProof/>
              </w:rPr>
            </w:r>
          </w:ins>
          <w:ins w:id="580" w:author="Andrew Instone-Cowie" w:date="2021-08-25T14:13:00Z">
            <w:r w:rsidRPr="005C6B75">
              <w:rPr>
                <w:rStyle w:val="Hyperlink"/>
                <w:noProof/>
              </w:rPr>
              <w:fldChar w:fldCharType="separate"/>
            </w:r>
            <w:r w:rsidRPr="005C6B75">
              <w:rPr>
                <w:rStyle w:val="Hyperlink"/>
                <w:noProof/>
              </w:rPr>
              <w:t>BDC-to-Strike Intervals</w:t>
            </w:r>
            <w:r>
              <w:rPr>
                <w:noProof/>
                <w:webHidden/>
              </w:rPr>
              <w:tab/>
            </w:r>
            <w:r>
              <w:rPr>
                <w:noProof/>
                <w:webHidden/>
              </w:rPr>
              <w:fldChar w:fldCharType="begin"/>
            </w:r>
            <w:r>
              <w:rPr>
                <w:noProof/>
                <w:webHidden/>
              </w:rPr>
              <w:instrText xml:space="preserve"> PAGEREF _Toc80793291 \h </w:instrText>
            </w:r>
          </w:ins>
          <w:r>
            <w:rPr>
              <w:noProof/>
              <w:webHidden/>
            </w:rPr>
          </w:r>
          <w:r>
            <w:rPr>
              <w:noProof/>
              <w:webHidden/>
            </w:rPr>
            <w:fldChar w:fldCharType="separate"/>
          </w:r>
          <w:ins w:id="581" w:author="Andrew Instone-Cowie" w:date="2021-08-27T13:59:00Z">
            <w:r w:rsidR="0021271C">
              <w:rPr>
                <w:noProof/>
                <w:webHidden/>
              </w:rPr>
              <w:t>80</w:t>
            </w:r>
          </w:ins>
          <w:ins w:id="582" w:author="Andrew Instone-Cowie" w:date="2021-08-25T14:13:00Z">
            <w:r>
              <w:rPr>
                <w:noProof/>
                <w:webHidden/>
              </w:rPr>
              <w:fldChar w:fldCharType="end"/>
            </w:r>
            <w:r w:rsidRPr="005C6B75">
              <w:rPr>
                <w:rStyle w:val="Hyperlink"/>
                <w:noProof/>
              </w:rPr>
              <w:fldChar w:fldCharType="end"/>
            </w:r>
          </w:ins>
        </w:p>
        <w:p w14:paraId="5ECEA63E" w14:textId="193320C0" w:rsidR="00CD5701" w:rsidRDefault="00CD5701">
          <w:pPr>
            <w:pStyle w:val="TOC2"/>
            <w:tabs>
              <w:tab w:val="right" w:leader="dot" w:pos="9016"/>
            </w:tabs>
            <w:rPr>
              <w:ins w:id="583" w:author="Andrew Instone-Cowie" w:date="2021-08-25T14:13:00Z"/>
              <w:rFonts w:eastAsiaTheme="minorEastAsia"/>
              <w:noProof/>
              <w:lang w:eastAsia="en-GB"/>
            </w:rPr>
          </w:pPr>
          <w:ins w:id="58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"_Toc80793292"</w:instrText>
            </w:r>
            <w:r w:rsidRPr="005C6B75">
              <w:rPr>
                <w:rStyle w:val="Hyperlink"/>
                <w:noProof/>
              </w:rPr>
              <w:instrText xml:space="preserve"> </w:instrText>
            </w:r>
          </w:ins>
          <w:ins w:id="585" w:author="Andrew Instone-Cowie" w:date="2021-08-27T13:59:00Z">
            <w:r w:rsidR="00BF59FA" w:rsidRPr="005C6B75">
              <w:rPr>
                <w:rStyle w:val="Hyperlink"/>
                <w:noProof/>
              </w:rPr>
            </w:r>
          </w:ins>
          <w:ins w:id="586" w:author="Andrew Instone-Cowie" w:date="2021-08-25T14:13:00Z">
            <w:r w:rsidRPr="005C6B75">
              <w:rPr>
                <w:rStyle w:val="Hyperlink"/>
                <w:noProof/>
              </w:rPr>
              <w:fldChar w:fldCharType="separate"/>
            </w:r>
            <w:r w:rsidRPr="005C6B75">
              <w:rPr>
                <w:rStyle w:val="Hyperlink"/>
                <w:noProof/>
              </w:rPr>
              <w:t>Appendix D: CLI Command Reference</w:t>
            </w:r>
            <w:r>
              <w:rPr>
                <w:noProof/>
                <w:webHidden/>
              </w:rPr>
              <w:tab/>
            </w:r>
            <w:r>
              <w:rPr>
                <w:noProof/>
                <w:webHidden/>
              </w:rPr>
              <w:fldChar w:fldCharType="begin"/>
            </w:r>
            <w:r>
              <w:rPr>
                <w:noProof/>
                <w:webHidden/>
              </w:rPr>
              <w:instrText xml:space="preserve"> PAGEREF _Toc80793292 \h </w:instrText>
            </w:r>
          </w:ins>
          <w:r>
            <w:rPr>
              <w:noProof/>
              <w:webHidden/>
            </w:rPr>
          </w:r>
          <w:r>
            <w:rPr>
              <w:noProof/>
              <w:webHidden/>
            </w:rPr>
            <w:fldChar w:fldCharType="separate"/>
          </w:r>
          <w:ins w:id="587" w:author="Andrew Instone-Cowie" w:date="2021-08-27T13:59:00Z">
            <w:r w:rsidR="0021271C">
              <w:rPr>
                <w:noProof/>
                <w:webHidden/>
              </w:rPr>
              <w:t>81</w:t>
            </w:r>
          </w:ins>
          <w:ins w:id="588" w:author="Andrew Instone-Cowie" w:date="2021-08-25T14:13:00Z">
            <w:r>
              <w:rPr>
                <w:noProof/>
                <w:webHidden/>
              </w:rPr>
              <w:fldChar w:fldCharType="end"/>
            </w:r>
            <w:r w:rsidRPr="005C6B75">
              <w:rPr>
                <w:rStyle w:val="Hyperlink"/>
                <w:noProof/>
              </w:rPr>
              <w:fldChar w:fldCharType="end"/>
            </w:r>
          </w:ins>
        </w:p>
        <w:p w14:paraId="38CC7D87" w14:textId="097BD0C3" w:rsidR="00CD5701" w:rsidRDefault="00CD5701">
          <w:pPr>
            <w:pStyle w:val="TOC2"/>
            <w:tabs>
              <w:tab w:val="right" w:leader="dot" w:pos="9016"/>
            </w:tabs>
            <w:rPr>
              <w:ins w:id="589" w:author="Andrew Instone-Cowie" w:date="2021-08-25T14:13:00Z"/>
              <w:rFonts w:eastAsiaTheme="minorEastAsia"/>
              <w:noProof/>
              <w:lang w:eastAsia="en-GB"/>
            </w:rPr>
          </w:pPr>
          <w:ins w:id="59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"_Toc80793293"</w:instrText>
            </w:r>
            <w:r w:rsidRPr="005C6B75">
              <w:rPr>
                <w:rStyle w:val="Hyperlink"/>
                <w:noProof/>
              </w:rPr>
              <w:instrText xml:space="preserve"> </w:instrText>
            </w:r>
          </w:ins>
          <w:ins w:id="591" w:author="Andrew Instone-Cowie" w:date="2021-08-27T13:59:00Z">
            <w:r w:rsidR="00BF59FA" w:rsidRPr="005C6B75">
              <w:rPr>
                <w:rStyle w:val="Hyperlink"/>
                <w:noProof/>
              </w:rPr>
            </w:r>
          </w:ins>
          <w:ins w:id="592" w:author="Andrew Instone-Cowie" w:date="2021-08-25T14:13:00Z">
            <w:r w:rsidRPr="005C6B75">
              <w:rPr>
                <w:rStyle w:val="Hyperlink"/>
                <w:noProof/>
              </w:rPr>
              <w:fldChar w:fldCharType="separate"/>
            </w:r>
            <w:r w:rsidRPr="005C6B75">
              <w:rPr>
                <w:rStyle w:val="Hyperlink"/>
                <w:noProof/>
              </w:rPr>
              <w:t>Appendix E: Diagnostic LED Codes</w:t>
            </w:r>
            <w:r>
              <w:rPr>
                <w:noProof/>
                <w:webHidden/>
              </w:rPr>
              <w:tab/>
            </w:r>
            <w:r>
              <w:rPr>
                <w:noProof/>
                <w:webHidden/>
              </w:rPr>
              <w:fldChar w:fldCharType="begin"/>
            </w:r>
            <w:r>
              <w:rPr>
                <w:noProof/>
                <w:webHidden/>
              </w:rPr>
              <w:instrText xml:space="preserve"> PAGEREF _Toc80793293 \h </w:instrText>
            </w:r>
          </w:ins>
          <w:r>
            <w:rPr>
              <w:noProof/>
              <w:webHidden/>
            </w:rPr>
          </w:r>
          <w:r>
            <w:rPr>
              <w:noProof/>
              <w:webHidden/>
            </w:rPr>
            <w:fldChar w:fldCharType="separate"/>
          </w:r>
          <w:ins w:id="593" w:author="Andrew Instone-Cowie" w:date="2021-08-27T13:59:00Z">
            <w:r w:rsidR="0021271C">
              <w:rPr>
                <w:noProof/>
                <w:webHidden/>
              </w:rPr>
              <w:t>83</w:t>
            </w:r>
          </w:ins>
          <w:ins w:id="594" w:author="Andrew Instone-Cowie" w:date="2021-08-25T14:13:00Z">
            <w:r>
              <w:rPr>
                <w:noProof/>
                <w:webHidden/>
              </w:rPr>
              <w:fldChar w:fldCharType="end"/>
            </w:r>
            <w:r w:rsidRPr="005C6B75">
              <w:rPr>
                <w:rStyle w:val="Hyperlink"/>
                <w:noProof/>
              </w:rPr>
              <w:fldChar w:fldCharType="end"/>
            </w:r>
          </w:ins>
        </w:p>
        <w:p w14:paraId="17F87831" w14:textId="3E35F4AF" w:rsidR="00CD5701" w:rsidRDefault="00CD5701">
          <w:pPr>
            <w:pStyle w:val="TOC2"/>
            <w:tabs>
              <w:tab w:val="right" w:leader="dot" w:pos="9016"/>
            </w:tabs>
            <w:rPr>
              <w:ins w:id="595" w:author="Andrew Instone-Cowie" w:date="2021-08-25T14:13:00Z"/>
              <w:rFonts w:eastAsiaTheme="minorEastAsia"/>
              <w:noProof/>
              <w:lang w:eastAsia="en-GB"/>
            </w:rPr>
          </w:pPr>
          <w:ins w:id="59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"_Toc80793294"</w:instrText>
            </w:r>
            <w:r w:rsidRPr="005C6B75">
              <w:rPr>
                <w:rStyle w:val="Hyperlink"/>
                <w:noProof/>
              </w:rPr>
              <w:instrText xml:space="preserve"> </w:instrText>
            </w:r>
          </w:ins>
          <w:ins w:id="597" w:author="Andrew Instone-Cowie" w:date="2021-08-27T13:59:00Z">
            <w:r w:rsidR="00BF59FA" w:rsidRPr="005C6B75">
              <w:rPr>
                <w:rStyle w:val="Hyperlink"/>
                <w:noProof/>
              </w:rPr>
            </w:r>
          </w:ins>
          <w:ins w:id="598" w:author="Andrew Instone-Cowie" w:date="2021-08-25T14:13:00Z">
            <w:r w:rsidRPr="005C6B75">
              <w:rPr>
                <w:rStyle w:val="Hyperlink"/>
                <w:noProof/>
              </w:rPr>
              <w:fldChar w:fldCharType="separate"/>
            </w:r>
            <w:r w:rsidRPr="005C6B75">
              <w:rPr>
                <w:rStyle w:val="Hyperlink"/>
                <w:noProof/>
              </w:rPr>
              <w:t>Appendix F: Useful Links</w:t>
            </w:r>
            <w:r>
              <w:rPr>
                <w:noProof/>
                <w:webHidden/>
              </w:rPr>
              <w:tab/>
            </w:r>
            <w:r>
              <w:rPr>
                <w:noProof/>
                <w:webHidden/>
              </w:rPr>
              <w:fldChar w:fldCharType="begin"/>
            </w:r>
            <w:r>
              <w:rPr>
                <w:noProof/>
                <w:webHidden/>
              </w:rPr>
              <w:instrText xml:space="preserve"> PAGEREF _Toc80793294 \h </w:instrText>
            </w:r>
          </w:ins>
          <w:r>
            <w:rPr>
              <w:noProof/>
              <w:webHidden/>
            </w:rPr>
          </w:r>
          <w:r>
            <w:rPr>
              <w:noProof/>
              <w:webHidden/>
            </w:rPr>
            <w:fldChar w:fldCharType="separate"/>
          </w:r>
          <w:ins w:id="599" w:author="Andrew Instone-Cowie" w:date="2021-08-27T13:59:00Z">
            <w:r w:rsidR="0021271C">
              <w:rPr>
                <w:noProof/>
                <w:webHidden/>
              </w:rPr>
              <w:t>84</w:t>
            </w:r>
          </w:ins>
          <w:ins w:id="600" w:author="Andrew Instone-Cowie" w:date="2021-08-25T14:13:00Z">
            <w:r>
              <w:rPr>
                <w:noProof/>
                <w:webHidden/>
              </w:rPr>
              <w:fldChar w:fldCharType="end"/>
            </w:r>
            <w:r w:rsidRPr="005C6B75">
              <w:rPr>
                <w:rStyle w:val="Hyperlink"/>
                <w:noProof/>
              </w:rPr>
              <w:fldChar w:fldCharType="end"/>
            </w:r>
          </w:ins>
        </w:p>
        <w:p w14:paraId="3227A29A" w14:textId="7CC9C463" w:rsidR="00CD5701" w:rsidRDefault="00CD5701">
          <w:pPr>
            <w:pStyle w:val="TOC2"/>
            <w:tabs>
              <w:tab w:val="right" w:leader="dot" w:pos="9016"/>
            </w:tabs>
            <w:rPr>
              <w:ins w:id="601" w:author="Andrew Instone-Cowie" w:date="2021-08-25T14:13:00Z"/>
              <w:rFonts w:eastAsiaTheme="minorEastAsia"/>
              <w:noProof/>
              <w:lang w:eastAsia="en-GB"/>
            </w:rPr>
          </w:pPr>
          <w:ins w:id="60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"_Toc80793295"</w:instrText>
            </w:r>
            <w:r w:rsidRPr="005C6B75">
              <w:rPr>
                <w:rStyle w:val="Hyperlink"/>
                <w:noProof/>
              </w:rPr>
              <w:instrText xml:space="preserve"> </w:instrText>
            </w:r>
          </w:ins>
          <w:ins w:id="603" w:author="Andrew Instone-Cowie" w:date="2021-08-27T13:59:00Z">
            <w:r w:rsidR="00BF59FA" w:rsidRPr="005C6B75">
              <w:rPr>
                <w:rStyle w:val="Hyperlink"/>
                <w:noProof/>
              </w:rPr>
            </w:r>
          </w:ins>
          <w:ins w:id="604" w:author="Andrew Instone-Cowie" w:date="2021-08-25T14:13:00Z">
            <w:r w:rsidRPr="005C6B75">
              <w:rPr>
                <w:rStyle w:val="Hyperlink"/>
                <w:noProof/>
              </w:rPr>
              <w:fldChar w:fldCharType="separate"/>
            </w:r>
            <w:r w:rsidRPr="005C6B75">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_Toc80793295 \h </w:instrText>
            </w:r>
          </w:ins>
          <w:r>
            <w:rPr>
              <w:noProof/>
              <w:webHidden/>
            </w:rPr>
          </w:r>
          <w:r>
            <w:rPr>
              <w:noProof/>
              <w:webHidden/>
            </w:rPr>
            <w:fldChar w:fldCharType="separate"/>
          </w:r>
          <w:ins w:id="605" w:author="Andrew Instone-Cowie" w:date="2021-08-27T13:59:00Z">
            <w:r w:rsidR="0021271C">
              <w:rPr>
                <w:noProof/>
                <w:webHidden/>
              </w:rPr>
              <w:t>85</w:t>
            </w:r>
          </w:ins>
          <w:ins w:id="606" w:author="Andrew Instone-Cowie" w:date="2021-08-25T14:13:00Z">
            <w:r>
              <w:rPr>
                <w:noProof/>
                <w:webHidden/>
              </w:rPr>
              <w:fldChar w:fldCharType="end"/>
            </w:r>
            <w:r w:rsidRPr="005C6B75">
              <w:rPr>
                <w:rStyle w:val="Hyperlink"/>
                <w:noProof/>
              </w:rPr>
              <w:fldChar w:fldCharType="end"/>
            </w:r>
          </w:ins>
        </w:p>
        <w:p w14:paraId="3595CDA1" w14:textId="3FCE3F7E" w:rsidR="00CD5701" w:rsidRDefault="00CD5701">
          <w:pPr>
            <w:pStyle w:val="TOC1"/>
            <w:tabs>
              <w:tab w:val="right" w:leader="dot" w:pos="9016"/>
            </w:tabs>
            <w:rPr>
              <w:ins w:id="607" w:author="Andrew Instone-Cowie" w:date="2021-08-25T14:13:00Z"/>
              <w:rFonts w:eastAsiaTheme="minorEastAsia"/>
              <w:noProof/>
              <w:lang w:eastAsia="en-GB"/>
            </w:rPr>
          </w:pPr>
          <w:ins w:id="608" w:author="Andrew Instone-Cowie" w:date="2021-08-25T14:13:00Z">
            <w:r w:rsidRPr="005C6B75">
              <w:rPr>
                <w:rStyle w:val="Hyperlink"/>
                <w:noProof/>
              </w:rPr>
              <w:lastRenderedPageBreak/>
              <w:fldChar w:fldCharType="begin"/>
            </w:r>
            <w:r w:rsidRPr="005C6B75">
              <w:rPr>
                <w:rStyle w:val="Hyperlink"/>
                <w:noProof/>
              </w:rPr>
              <w:instrText xml:space="preserve"> </w:instrText>
            </w:r>
            <w:r>
              <w:rPr>
                <w:noProof/>
              </w:rPr>
              <w:instrText>HYPERLINK \l "_Toc80793296"</w:instrText>
            </w:r>
            <w:r w:rsidRPr="005C6B75">
              <w:rPr>
                <w:rStyle w:val="Hyperlink"/>
                <w:noProof/>
              </w:rPr>
              <w:instrText xml:space="preserve"> </w:instrText>
            </w:r>
          </w:ins>
          <w:ins w:id="609" w:author="Andrew Instone-Cowie" w:date="2021-08-27T13:59:00Z">
            <w:r w:rsidR="00BF59FA" w:rsidRPr="005C6B75">
              <w:rPr>
                <w:rStyle w:val="Hyperlink"/>
                <w:noProof/>
              </w:rPr>
            </w:r>
          </w:ins>
          <w:ins w:id="610" w:author="Andrew Instone-Cowie" w:date="2021-08-25T14:13:00Z">
            <w:r w:rsidRPr="005C6B75">
              <w:rPr>
                <w:rStyle w:val="Hyperlink"/>
                <w:noProof/>
              </w:rPr>
              <w:fldChar w:fldCharType="separate"/>
            </w:r>
            <w:r w:rsidRPr="005C6B75">
              <w:rPr>
                <w:rStyle w:val="Hyperlink"/>
                <w:noProof/>
              </w:rPr>
              <w:t>Licensing &amp; Disclaimers</w:t>
            </w:r>
            <w:r>
              <w:rPr>
                <w:noProof/>
                <w:webHidden/>
              </w:rPr>
              <w:tab/>
            </w:r>
            <w:r>
              <w:rPr>
                <w:noProof/>
                <w:webHidden/>
              </w:rPr>
              <w:fldChar w:fldCharType="begin"/>
            </w:r>
            <w:r>
              <w:rPr>
                <w:noProof/>
                <w:webHidden/>
              </w:rPr>
              <w:instrText xml:space="preserve"> PAGEREF _Toc80793296 \h </w:instrText>
            </w:r>
          </w:ins>
          <w:r>
            <w:rPr>
              <w:noProof/>
              <w:webHidden/>
            </w:rPr>
          </w:r>
          <w:r>
            <w:rPr>
              <w:noProof/>
              <w:webHidden/>
            </w:rPr>
            <w:fldChar w:fldCharType="separate"/>
          </w:r>
          <w:ins w:id="611" w:author="Andrew Instone-Cowie" w:date="2021-08-27T13:59:00Z">
            <w:r w:rsidR="0021271C">
              <w:rPr>
                <w:noProof/>
                <w:webHidden/>
              </w:rPr>
              <w:t>86</w:t>
            </w:r>
          </w:ins>
          <w:ins w:id="612" w:author="Andrew Instone-Cowie" w:date="2021-08-25T14:13:00Z">
            <w:r>
              <w:rPr>
                <w:noProof/>
                <w:webHidden/>
              </w:rPr>
              <w:fldChar w:fldCharType="end"/>
            </w:r>
            <w:r w:rsidRPr="005C6B75">
              <w:rPr>
                <w:rStyle w:val="Hyperlink"/>
                <w:noProof/>
              </w:rPr>
              <w:fldChar w:fldCharType="end"/>
            </w:r>
          </w:ins>
        </w:p>
        <w:p w14:paraId="4EFE719A" w14:textId="091F2760" w:rsidR="00CD5701" w:rsidRDefault="00CD5701">
          <w:pPr>
            <w:pStyle w:val="TOC2"/>
            <w:tabs>
              <w:tab w:val="right" w:leader="dot" w:pos="9016"/>
            </w:tabs>
            <w:rPr>
              <w:ins w:id="613" w:author="Andrew Instone-Cowie" w:date="2021-08-25T14:13:00Z"/>
              <w:rFonts w:eastAsiaTheme="minorEastAsia"/>
              <w:noProof/>
              <w:lang w:eastAsia="en-GB"/>
            </w:rPr>
          </w:pPr>
          <w:ins w:id="61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"_Toc80793297"</w:instrText>
            </w:r>
            <w:r w:rsidRPr="005C6B75">
              <w:rPr>
                <w:rStyle w:val="Hyperlink"/>
                <w:noProof/>
              </w:rPr>
              <w:instrText xml:space="preserve"> </w:instrText>
            </w:r>
          </w:ins>
          <w:ins w:id="615" w:author="Andrew Instone-Cowie" w:date="2021-08-27T13:59:00Z">
            <w:r w:rsidR="00BF59FA" w:rsidRPr="005C6B75">
              <w:rPr>
                <w:rStyle w:val="Hyperlink"/>
                <w:noProof/>
              </w:rPr>
            </w:r>
          </w:ins>
          <w:ins w:id="616" w:author="Andrew Instone-Cowie" w:date="2021-08-25T14:13:00Z">
            <w:r w:rsidRPr="005C6B75">
              <w:rPr>
                <w:rStyle w:val="Hyperlink"/>
                <w:noProof/>
              </w:rPr>
              <w:fldChar w:fldCharType="separate"/>
            </w:r>
            <w:r w:rsidRPr="005C6B75">
              <w:rPr>
                <w:rStyle w:val="Hyperlink"/>
                <w:noProof/>
              </w:rPr>
              <w:t>Documentation</w:t>
            </w:r>
            <w:r>
              <w:rPr>
                <w:noProof/>
                <w:webHidden/>
              </w:rPr>
              <w:tab/>
            </w:r>
            <w:r>
              <w:rPr>
                <w:noProof/>
                <w:webHidden/>
              </w:rPr>
              <w:fldChar w:fldCharType="begin"/>
            </w:r>
            <w:r>
              <w:rPr>
                <w:noProof/>
                <w:webHidden/>
              </w:rPr>
              <w:instrText xml:space="preserve"> PAGEREF _Toc80793297 \h </w:instrText>
            </w:r>
          </w:ins>
          <w:r>
            <w:rPr>
              <w:noProof/>
              <w:webHidden/>
            </w:rPr>
          </w:r>
          <w:r>
            <w:rPr>
              <w:noProof/>
              <w:webHidden/>
            </w:rPr>
            <w:fldChar w:fldCharType="separate"/>
          </w:r>
          <w:ins w:id="617" w:author="Andrew Instone-Cowie" w:date="2021-08-27T13:59:00Z">
            <w:r w:rsidR="0021271C">
              <w:rPr>
                <w:noProof/>
                <w:webHidden/>
              </w:rPr>
              <w:t>86</w:t>
            </w:r>
          </w:ins>
          <w:ins w:id="618" w:author="Andrew Instone-Cowie" w:date="2021-08-25T14:13:00Z">
            <w:r>
              <w:rPr>
                <w:noProof/>
                <w:webHidden/>
              </w:rPr>
              <w:fldChar w:fldCharType="end"/>
            </w:r>
            <w:r w:rsidRPr="005C6B75">
              <w:rPr>
                <w:rStyle w:val="Hyperlink"/>
                <w:noProof/>
              </w:rPr>
              <w:fldChar w:fldCharType="end"/>
            </w:r>
          </w:ins>
        </w:p>
        <w:p w14:paraId="1259122A" w14:textId="3C86FF15" w:rsidR="00CD5701" w:rsidRDefault="00CD5701">
          <w:pPr>
            <w:pStyle w:val="TOC2"/>
            <w:tabs>
              <w:tab w:val="right" w:leader="dot" w:pos="9016"/>
            </w:tabs>
            <w:rPr>
              <w:ins w:id="619" w:author="Andrew Instone-Cowie" w:date="2021-08-25T14:13:00Z"/>
              <w:rFonts w:eastAsiaTheme="minorEastAsia"/>
              <w:noProof/>
              <w:lang w:eastAsia="en-GB"/>
            </w:rPr>
          </w:pPr>
          <w:ins w:id="6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"_Toc80793298"</w:instrText>
            </w:r>
            <w:r w:rsidRPr="005C6B75">
              <w:rPr>
                <w:rStyle w:val="Hyperlink"/>
                <w:noProof/>
              </w:rPr>
              <w:instrText xml:space="preserve"> </w:instrText>
            </w:r>
          </w:ins>
          <w:ins w:id="621" w:author="Andrew Instone-Cowie" w:date="2021-08-27T13:59:00Z">
            <w:r w:rsidR="00BF59FA" w:rsidRPr="005C6B75">
              <w:rPr>
                <w:rStyle w:val="Hyperlink"/>
                <w:noProof/>
              </w:rPr>
            </w:r>
          </w:ins>
          <w:ins w:id="622" w:author="Andrew Instone-Cowie" w:date="2021-08-25T14:13:00Z">
            <w:r w:rsidRPr="005C6B75">
              <w:rPr>
                <w:rStyle w:val="Hyperlink"/>
                <w:noProof/>
              </w:rPr>
              <w:fldChar w:fldCharType="separate"/>
            </w:r>
            <w:r w:rsidRPr="005C6B75">
              <w:rPr>
                <w:rStyle w:val="Hyperlink"/>
                <w:noProof/>
              </w:rPr>
              <w:t>Software</w:t>
            </w:r>
            <w:r>
              <w:rPr>
                <w:noProof/>
                <w:webHidden/>
              </w:rPr>
              <w:tab/>
            </w:r>
            <w:r>
              <w:rPr>
                <w:noProof/>
                <w:webHidden/>
              </w:rPr>
              <w:fldChar w:fldCharType="begin"/>
            </w:r>
            <w:r>
              <w:rPr>
                <w:noProof/>
                <w:webHidden/>
              </w:rPr>
              <w:instrText xml:space="preserve"> PAGEREF _Toc80793298 \h </w:instrText>
            </w:r>
          </w:ins>
          <w:r>
            <w:rPr>
              <w:noProof/>
              <w:webHidden/>
            </w:rPr>
          </w:r>
          <w:r>
            <w:rPr>
              <w:noProof/>
              <w:webHidden/>
            </w:rPr>
            <w:fldChar w:fldCharType="separate"/>
          </w:r>
          <w:ins w:id="623" w:author="Andrew Instone-Cowie" w:date="2021-08-27T13:59:00Z">
            <w:r w:rsidR="0021271C">
              <w:rPr>
                <w:noProof/>
                <w:webHidden/>
              </w:rPr>
              <w:t>86</w:t>
            </w:r>
          </w:ins>
          <w:ins w:id="624" w:author="Andrew Instone-Cowie" w:date="2021-08-25T14:13:00Z">
            <w:r>
              <w:rPr>
                <w:noProof/>
                <w:webHidden/>
              </w:rPr>
              <w:fldChar w:fldCharType="end"/>
            </w:r>
            <w:r w:rsidRPr="005C6B75">
              <w:rPr>
                <w:rStyle w:val="Hyperlink"/>
                <w:noProof/>
              </w:rPr>
              <w:fldChar w:fldCharType="end"/>
            </w:r>
          </w:ins>
        </w:p>
        <w:p w14:paraId="7E1A9A57" w14:textId="3FCA959F" w:rsidR="00CD5701" w:rsidRDefault="00CD5701">
          <w:pPr>
            <w:pStyle w:val="TOC1"/>
            <w:tabs>
              <w:tab w:val="right" w:leader="dot" w:pos="9016"/>
            </w:tabs>
            <w:rPr>
              <w:ins w:id="625" w:author="Andrew Instone-Cowie" w:date="2021-08-25T14:13:00Z"/>
              <w:rFonts w:eastAsiaTheme="minorEastAsia"/>
              <w:noProof/>
              <w:lang w:eastAsia="en-GB"/>
            </w:rPr>
          </w:pPr>
          <w:ins w:id="62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"_Toc80793299"</w:instrText>
            </w:r>
            <w:r w:rsidRPr="005C6B75">
              <w:rPr>
                <w:rStyle w:val="Hyperlink"/>
                <w:noProof/>
              </w:rPr>
              <w:instrText xml:space="preserve"> </w:instrText>
            </w:r>
          </w:ins>
          <w:ins w:id="627" w:author="Andrew Instone-Cowie" w:date="2021-08-27T13:59:00Z">
            <w:r w:rsidR="00BF59FA" w:rsidRPr="005C6B75">
              <w:rPr>
                <w:rStyle w:val="Hyperlink"/>
                <w:noProof/>
              </w:rPr>
            </w:r>
          </w:ins>
          <w:ins w:id="628" w:author="Andrew Instone-Cowie" w:date="2021-08-25T14:13:00Z">
            <w:r w:rsidRPr="005C6B75">
              <w:rPr>
                <w:rStyle w:val="Hyperlink"/>
                <w:noProof/>
              </w:rPr>
              <w:fldChar w:fldCharType="separate"/>
            </w:r>
            <w:r w:rsidRPr="005C6B75">
              <w:rPr>
                <w:rStyle w:val="Hyperlink"/>
                <w:noProof/>
              </w:rPr>
              <w:t>Acknowledgements</w:t>
            </w:r>
            <w:r>
              <w:rPr>
                <w:noProof/>
                <w:webHidden/>
              </w:rPr>
              <w:tab/>
            </w:r>
            <w:r>
              <w:rPr>
                <w:noProof/>
                <w:webHidden/>
              </w:rPr>
              <w:fldChar w:fldCharType="begin"/>
            </w:r>
            <w:r>
              <w:rPr>
                <w:noProof/>
                <w:webHidden/>
              </w:rPr>
              <w:instrText xml:space="preserve"> PAGEREF _Toc80793299 \h </w:instrText>
            </w:r>
          </w:ins>
          <w:r>
            <w:rPr>
              <w:noProof/>
              <w:webHidden/>
            </w:rPr>
          </w:r>
          <w:r>
            <w:rPr>
              <w:noProof/>
              <w:webHidden/>
            </w:rPr>
            <w:fldChar w:fldCharType="separate"/>
          </w:r>
          <w:ins w:id="629" w:author="Andrew Instone-Cowie" w:date="2021-08-27T13:59:00Z">
            <w:r w:rsidR="0021271C">
              <w:rPr>
                <w:noProof/>
                <w:webHidden/>
              </w:rPr>
              <w:t>87</w:t>
            </w:r>
          </w:ins>
          <w:ins w:id="630" w:author="Andrew Instone-Cowie" w:date="2021-08-25T14:13:00Z">
            <w:r>
              <w:rPr>
                <w:noProof/>
                <w:webHidden/>
              </w:rPr>
              <w:fldChar w:fldCharType="end"/>
            </w:r>
            <w:r w:rsidRPr="005C6B75">
              <w:rPr>
                <w:rStyle w:val="Hyperlink"/>
                <w:noProof/>
              </w:rPr>
              <w:fldChar w:fldCharType="end"/>
            </w:r>
          </w:ins>
        </w:p>
        <w:p w14:paraId="1967886C" w14:textId="5D9FE793" w:rsidR="00012709" w:rsidDel="00095F1B" w:rsidRDefault="00012709">
          <w:pPr>
            <w:pStyle w:val="TOC1"/>
            <w:tabs>
              <w:tab w:val="right" w:leader="dot" w:pos="9016"/>
            </w:tabs>
            <w:rPr>
              <w:del w:id="631" w:author="Andrew Instone-Cowie" w:date="2021-08-10T21:33:00Z"/>
              <w:rFonts w:eastAsiaTheme="minorEastAsia"/>
              <w:noProof/>
              <w:lang w:eastAsia="en-GB"/>
            </w:rPr>
          </w:pPr>
          <w:del w:id="632" w:author="Andrew Instone-Cowie" w:date="2021-08-10T21:33:00Z">
            <w:r w:rsidRPr="00095F1B" w:rsidDel="00095F1B">
              <w:rPr>
                <w:noProof/>
                <w:rPrChange w:id="633" w:author="Andrew Instone-Cowie" w:date="2021-08-10T21:33:00Z">
                  <w:rPr>
                    <w:rStyle w:val="Hyperlink"/>
                    <w:noProof/>
                  </w:rPr>
                </w:rPrChange>
              </w:rPr>
              <w:delText>Index of Figures</w:delText>
            </w:r>
            <w:r w:rsidDel="00095F1B">
              <w:rPr>
                <w:noProof/>
                <w:webHidden/>
              </w:rPr>
              <w:tab/>
            </w:r>
            <w:r w:rsidR="00CA0B7C" w:rsidDel="00095F1B">
              <w:rPr>
                <w:noProof/>
                <w:webHidden/>
              </w:rPr>
              <w:delText>4</w:delText>
            </w:r>
          </w:del>
        </w:p>
        <w:p w14:paraId="33E96250" w14:textId="7111969B" w:rsidR="00012709" w:rsidDel="00095F1B" w:rsidRDefault="00012709">
          <w:pPr>
            <w:pStyle w:val="TOC1"/>
            <w:tabs>
              <w:tab w:val="right" w:leader="dot" w:pos="9016"/>
            </w:tabs>
            <w:rPr>
              <w:del w:id="634" w:author="Andrew Instone-Cowie" w:date="2021-08-10T21:33:00Z"/>
              <w:rFonts w:eastAsiaTheme="minorEastAsia"/>
              <w:noProof/>
              <w:lang w:eastAsia="en-GB"/>
            </w:rPr>
          </w:pPr>
          <w:del w:id="635" w:author="Andrew Instone-Cowie" w:date="2021-08-10T21:33:00Z">
            <w:r w:rsidRPr="00095F1B" w:rsidDel="00095F1B">
              <w:rPr>
                <w:noProof/>
                <w:rPrChange w:id="636" w:author="Andrew Instone-Cowie" w:date="2021-08-10T21:33:00Z">
                  <w:rPr>
                    <w:rStyle w:val="Hyperlink"/>
                    <w:noProof/>
                  </w:rPr>
                </w:rPrChange>
              </w:rPr>
              <w:delText>Index of Tables</w:delText>
            </w:r>
            <w:r w:rsidDel="00095F1B">
              <w:rPr>
                <w:noProof/>
                <w:webHidden/>
              </w:rPr>
              <w:tab/>
            </w:r>
            <w:r w:rsidR="00CA0B7C" w:rsidDel="00095F1B">
              <w:rPr>
                <w:noProof/>
                <w:webHidden/>
              </w:rPr>
              <w:delText>6</w:delText>
            </w:r>
          </w:del>
        </w:p>
        <w:p w14:paraId="1B6D710E" w14:textId="44F629F5" w:rsidR="00012709" w:rsidDel="00095F1B" w:rsidRDefault="00012709">
          <w:pPr>
            <w:pStyle w:val="TOC1"/>
            <w:tabs>
              <w:tab w:val="right" w:leader="dot" w:pos="9016"/>
            </w:tabs>
            <w:rPr>
              <w:del w:id="637" w:author="Andrew Instone-Cowie" w:date="2021-08-10T21:33:00Z"/>
              <w:rFonts w:eastAsiaTheme="minorEastAsia"/>
              <w:noProof/>
              <w:lang w:eastAsia="en-GB"/>
            </w:rPr>
          </w:pPr>
          <w:del w:id="638" w:author="Andrew Instone-Cowie" w:date="2021-08-10T21:33:00Z">
            <w:r w:rsidRPr="00095F1B" w:rsidDel="00095F1B">
              <w:rPr>
                <w:noProof/>
                <w:rPrChange w:id="639" w:author="Andrew Instone-Cowie" w:date="2021-08-10T21:33:00Z">
                  <w:rPr>
                    <w:rStyle w:val="Hyperlink"/>
                    <w:noProof/>
                  </w:rPr>
                </w:rPrChange>
              </w:rPr>
              <w:delText>Document History</w:delText>
            </w:r>
            <w:r w:rsidDel="00095F1B">
              <w:rPr>
                <w:noProof/>
                <w:webHidden/>
              </w:rPr>
              <w:tab/>
            </w:r>
            <w:r w:rsidR="00CA0B7C" w:rsidDel="00095F1B">
              <w:rPr>
                <w:noProof/>
                <w:webHidden/>
              </w:rPr>
              <w:delText>7</w:delText>
            </w:r>
          </w:del>
        </w:p>
        <w:p w14:paraId="5096DF55" w14:textId="4820FD40" w:rsidR="00012709" w:rsidDel="00095F1B" w:rsidRDefault="00012709">
          <w:pPr>
            <w:pStyle w:val="TOC1"/>
            <w:tabs>
              <w:tab w:val="right" w:leader="dot" w:pos="9016"/>
            </w:tabs>
            <w:rPr>
              <w:del w:id="640" w:author="Andrew Instone-Cowie" w:date="2021-08-10T21:33:00Z"/>
              <w:rFonts w:eastAsiaTheme="minorEastAsia"/>
              <w:noProof/>
              <w:lang w:eastAsia="en-GB"/>
            </w:rPr>
          </w:pPr>
          <w:del w:id="641" w:author="Andrew Instone-Cowie" w:date="2021-08-10T21:33:00Z">
            <w:r w:rsidRPr="00095F1B" w:rsidDel="00095F1B">
              <w:rPr>
                <w:noProof/>
                <w:rPrChange w:id="642" w:author="Andrew Instone-Cowie" w:date="2021-08-10T21:33:00Z">
                  <w:rPr>
                    <w:rStyle w:val="Hyperlink"/>
                    <w:noProof/>
                  </w:rPr>
                </w:rPrChange>
              </w:rPr>
              <w:delText>Licence</w:delText>
            </w:r>
            <w:r w:rsidDel="00095F1B">
              <w:rPr>
                <w:noProof/>
                <w:webHidden/>
              </w:rPr>
              <w:tab/>
            </w:r>
            <w:r w:rsidR="00CA0B7C" w:rsidDel="00095F1B">
              <w:rPr>
                <w:noProof/>
                <w:webHidden/>
              </w:rPr>
              <w:delText>7</w:delText>
            </w:r>
          </w:del>
        </w:p>
        <w:p w14:paraId="47029107" w14:textId="636E616B" w:rsidR="00012709" w:rsidDel="00095F1B" w:rsidRDefault="00012709">
          <w:pPr>
            <w:pStyle w:val="TOC1"/>
            <w:tabs>
              <w:tab w:val="right" w:leader="dot" w:pos="9016"/>
            </w:tabs>
            <w:rPr>
              <w:del w:id="643" w:author="Andrew Instone-Cowie" w:date="2021-08-10T21:33:00Z"/>
              <w:rFonts w:eastAsiaTheme="minorEastAsia"/>
              <w:noProof/>
              <w:lang w:eastAsia="en-GB"/>
            </w:rPr>
          </w:pPr>
          <w:del w:id="644" w:author="Andrew Instone-Cowie" w:date="2021-08-10T21:33:00Z">
            <w:r w:rsidRPr="00095F1B" w:rsidDel="00095F1B">
              <w:rPr>
                <w:noProof/>
                <w:rPrChange w:id="645" w:author="Andrew Instone-Cowie" w:date="2021-08-10T21:33:00Z">
                  <w:rPr>
                    <w:rStyle w:val="Hyperlink"/>
                    <w:noProof/>
                  </w:rPr>
                </w:rPrChange>
              </w:rPr>
              <w:delText>Documentation Map</w:delText>
            </w:r>
            <w:r w:rsidDel="00095F1B">
              <w:rPr>
                <w:noProof/>
                <w:webHidden/>
              </w:rPr>
              <w:tab/>
            </w:r>
            <w:r w:rsidR="00CA0B7C" w:rsidDel="00095F1B">
              <w:rPr>
                <w:noProof/>
                <w:webHidden/>
              </w:rPr>
              <w:delText>8</w:delText>
            </w:r>
          </w:del>
        </w:p>
        <w:p w14:paraId="48828884" w14:textId="3F6F2204" w:rsidR="00012709" w:rsidDel="00095F1B" w:rsidRDefault="00012709">
          <w:pPr>
            <w:pStyle w:val="TOC1"/>
            <w:tabs>
              <w:tab w:val="right" w:leader="dot" w:pos="9016"/>
            </w:tabs>
            <w:rPr>
              <w:del w:id="646" w:author="Andrew Instone-Cowie" w:date="2021-08-10T21:33:00Z"/>
              <w:rFonts w:eastAsiaTheme="minorEastAsia"/>
              <w:noProof/>
              <w:lang w:eastAsia="en-GB"/>
            </w:rPr>
          </w:pPr>
          <w:del w:id="647" w:author="Andrew Instone-Cowie" w:date="2021-08-10T21:33:00Z">
            <w:r w:rsidRPr="00095F1B" w:rsidDel="00095F1B">
              <w:rPr>
                <w:noProof/>
                <w:rPrChange w:id="648" w:author="Andrew Instone-Cowie" w:date="2021-08-10T21:33:00Z">
                  <w:rPr>
                    <w:rStyle w:val="Hyperlink"/>
                    <w:noProof/>
                  </w:rPr>
                </w:rPrChange>
              </w:rPr>
              <w:delText>About This Guide</w:delText>
            </w:r>
            <w:r w:rsidDel="00095F1B">
              <w:rPr>
                <w:noProof/>
                <w:webHidden/>
              </w:rPr>
              <w:tab/>
            </w:r>
            <w:r w:rsidR="00CA0B7C" w:rsidDel="00095F1B">
              <w:rPr>
                <w:noProof/>
                <w:webHidden/>
              </w:rPr>
              <w:delText>9</w:delText>
            </w:r>
          </w:del>
        </w:p>
        <w:p w14:paraId="52BC1B06" w14:textId="60EC2338" w:rsidR="00012709" w:rsidDel="00095F1B" w:rsidRDefault="00012709">
          <w:pPr>
            <w:pStyle w:val="TOC1"/>
            <w:tabs>
              <w:tab w:val="right" w:leader="dot" w:pos="9016"/>
            </w:tabs>
            <w:rPr>
              <w:del w:id="649" w:author="Andrew Instone-Cowie" w:date="2021-08-10T21:33:00Z"/>
              <w:rFonts w:eastAsiaTheme="minorEastAsia"/>
              <w:noProof/>
              <w:lang w:eastAsia="en-GB"/>
            </w:rPr>
          </w:pPr>
          <w:del w:id="650" w:author="Andrew Instone-Cowie" w:date="2021-08-10T21:33:00Z">
            <w:r w:rsidRPr="00095F1B" w:rsidDel="00095F1B">
              <w:rPr>
                <w:noProof/>
                <w:rPrChange w:id="651" w:author="Andrew Instone-Cowie" w:date="2021-08-10T21:33:00Z">
                  <w:rPr>
                    <w:rStyle w:val="Hyperlink"/>
                    <w:noProof/>
                  </w:rPr>
                </w:rPrChange>
              </w:rPr>
              <w:delText>Typical Type 2 Simulator Installations</w:delText>
            </w:r>
            <w:r w:rsidDel="00095F1B">
              <w:rPr>
                <w:noProof/>
                <w:webHidden/>
              </w:rPr>
              <w:tab/>
            </w:r>
            <w:r w:rsidR="00CA0B7C" w:rsidDel="00095F1B">
              <w:rPr>
                <w:noProof/>
                <w:webHidden/>
              </w:rPr>
              <w:delText>10</w:delText>
            </w:r>
          </w:del>
        </w:p>
        <w:p w14:paraId="1565A4AD" w14:textId="44149C85" w:rsidR="00012709" w:rsidDel="00095F1B" w:rsidRDefault="00012709">
          <w:pPr>
            <w:pStyle w:val="TOC2"/>
            <w:tabs>
              <w:tab w:val="right" w:leader="dot" w:pos="9016"/>
            </w:tabs>
            <w:rPr>
              <w:del w:id="652" w:author="Andrew Instone-Cowie" w:date="2021-08-10T21:33:00Z"/>
              <w:rFonts w:eastAsiaTheme="minorEastAsia"/>
              <w:noProof/>
              <w:lang w:eastAsia="en-GB"/>
            </w:rPr>
          </w:pPr>
          <w:del w:id="653" w:author="Andrew Instone-Cowie" w:date="2021-08-10T21:33:00Z">
            <w:r w:rsidRPr="00095F1B" w:rsidDel="00095F1B">
              <w:rPr>
                <w:noProof/>
                <w:rPrChange w:id="654" w:author="Andrew Instone-Cowie" w:date="2021-08-10T21:33:00Z">
                  <w:rPr>
                    <w:rStyle w:val="Hyperlink"/>
                    <w:noProof/>
                  </w:rPr>
                </w:rPrChange>
              </w:rPr>
              <w:delText>Basic Configuration</w:delText>
            </w:r>
            <w:r w:rsidDel="00095F1B">
              <w:rPr>
                <w:noProof/>
                <w:webHidden/>
              </w:rPr>
              <w:tab/>
            </w:r>
            <w:r w:rsidR="00CA0B7C" w:rsidDel="00095F1B">
              <w:rPr>
                <w:noProof/>
                <w:webHidden/>
              </w:rPr>
              <w:delText>10</w:delText>
            </w:r>
          </w:del>
        </w:p>
        <w:p w14:paraId="776B3F1C" w14:textId="43C92140" w:rsidR="00012709" w:rsidDel="00095F1B" w:rsidRDefault="00012709">
          <w:pPr>
            <w:pStyle w:val="TOC2"/>
            <w:tabs>
              <w:tab w:val="right" w:leader="dot" w:pos="9016"/>
            </w:tabs>
            <w:rPr>
              <w:del w:id="655" w:author="Andrew Instone-Cowie" w:date="2021-08-10T21:33:00Z"/>
              <w:rFonts w:eastAsiaTheme="minorEastAsia"/>
              <w:noProof/>
              <w:lang w:eastAsia="en-GB"/>
            </w:rPr>
          </w:pPr>
          <w:del w:id="656" w:author="Andrew Instone-Cowie" w:date="2021-08-10T21:33:00Z">
            <w:r w:rsidRPr="00095F1B" w:rsidDel="00095F1B">
              <w:rPr>
                <w:noProof/>
                <w:rPrChange w:id="657" w:author="Andrew Instone-Cowie" w:date="2021-08-10T21:33:00Z">
                  <w:rPr>
                    <w:rStyle w:val="Hyperlink"/>
                    <w:noProof/>
                  </w:rPr>
                </w:rPrChange>
              </w:rPr>
              <w:delText>Second PC Module</w:delText>
            </w:r>
            <w:r w:rsidDel="00095F1B">
              <w:rPr>
                <w:noProof/>
                <w:webHidden/>
              </w:rPr>
              <w:tab/>
            </w:r>
            <w:r w:rsidR="00CA0B7C" w:rsidDel="00095F1B">
              <w:rPr>
                <w:noProof/>
                <w:webHidden/>
              </w:rPr>
              <w:delText>11</w:delText>
            </w:r>
          </w:del>
        </w:p>
        <w:p w14:paraId="68611333" w14:textId="0A0E9BDD" w:rsidR="00012709" w:rsidDel="00095F1B" w:rsidRDefault="00012709">
          <w:pPr>
            <w:pStyle w:val="TOC2"/>
            <w:tabs>
              <w:tab w:val="right" w:leader="dot" w:pos="9016"/>
            </w:tabs>
            <w:rPr>
              <w:del w:id="658" w:author="Andrew Instone-Cowie" w:date="2021-08-10T21:33:00Z"/>
              <w:rFonts w:eastAsiaTheme="minorEastAsia"/>
              <w:noProof/>
              <w:lang w:eastAsia="en-GB"/>
            </w:rPr>
          </w:pPr>
          <w:del w:id="659" w:author="Andrew Instone-Cowie" w:date="2021-08-10T21:33:00Z">
            <w:r w:rsidRPr="00095F1B" w:rsidDel="00095F1B">
              <w:rPr>
                <w:noProof/>
                <w:rPrChange w:id="660" w:author="Andrew Instone-Cowie" w:date="2021-08-10T21:33:00Z">
                  <w:rPr>
                    <w:rStyle w:val="Hyperlink"/>
                    <w:noProof/>
                  </w:rPr>
                </w:rPrChange>
              </w:rPr>
              <w:delText>Basic Serial Splitter Module</w:delText>
            </w:r>
            <w:r w:rsidDel="00095F1B">
              <w:rPr>
                <w:noProof/>
                <w:webHidden/>
              </w:rPr>
              <w:tab/>
            </w:r>
            <w:r w:rsidR="00CA0B7C" w:rsidDel="00095F1B">
              <w:rPr>
                <w:noProof/>
                <w:webHidden/>
              </w:rPr>
              <w:delText>12</w:delText>
            </w:r>
          </w:del>
        </w:p>
        <w:p w14:paraId="6F2A7972" w14:textId="6234BD8E" w:rsidR="00012709" w:rsidDel="00095F1B" w:rsidRDefault="00012709">
          <w:pPr>
            <w:pStyle w:val="TOC1"/>
            <w:tabs>
              <w:tab w:val="right" w:leader="dot" w:pos="9016"/>
            </w:tabs>
            <w:rPr>
              <w:del w:id="661" w:author="Andrew Instone-Cowie" w:date="2021-08-10T21:33:00Z"/>
              <w:rFonts w:eastAsiaTheme="minorEastAsia"/>
              <w:noProof/>
              <w:lang w:eastAsia="en-GB"/>
            </w:rPr>
          </w:pPr>
          <w:del w:id="662" w:author="Andrew Instone-Cowie" w:date="2021-08-10T21:33:00Z">
            <w:r w:rsidRPr="00095F1B" w:rsidDel="00095F1B">
              <w:rPr>
                <w:noProof/>
                <w:rPrChange w:id="663" w:author="Andrew Instone-Cowie" w:date="2021-08-10T21:33:00Z">
                  <w:rPr>
                    <w:rStyle w:val="Hyperlink"/>
                    <w:noProof/>
                  </w:rPr>
                </w:rPrChange>
              </w:rPr>
              <w:delText>Simulator Overview</w:delText>
            </w:r>
            <w:r w:rsidDel="00095F1B">
              <w:rPr>
                <w:noProof/>
                <w:webHidden/>
              </w:rPr>
              <w:tab/>
            </w:r>
            <w:r w:rsidR="00CA0B7C" w:rsidDel="00095F1B">
              <w:rPr>
                <w:noProof/>
                <w:webHidden/>
              </w:rPr>
              <w:delText>13</w:delText>
            </w:r>
          </w:del>
        </w:p>
        <w:p w14:paraId="4B81F629" w14:textId="2BA0E161" w:rsidR="00012709" w:rsidDel="00095F1B" w:rsidRDefault="00012709">
          <w:pPr>
            <w:pStyle w:val="TOC2"/>
            <w:tabs>
              <w:tab w:val="right" w:leader="dot" w:pos="9016"/>
            </w:tabs>
            <w:rPr>
              <w:del w:id="664" w:author="Andrew Instone-Cowie" w:date="2021-08-10T21:33:00Z"/>
              <w:rFonts w:eastAsiaTheme="minorEastAsia"/>
              <w:noProof/>
              <w:lang w:eastAsia="en-GB"/>
            </w:rPr>
          </w:pPr>
          <w:del w:id="665" w:author="Andrew Instone-Cowie" w:date="2021-08-10T21:33:00Z">
            <w:r w:rsidRPr="00095F1B" w:rsidDel="00095F1B">
              <w:rPr>
                <w:noProof/>
                <w:rPrChange w:id="666" w:author="Andrew Instone-Cowie" w:date="2021-08-10T21:33:00Z">
                  <w:rPr>
                    <w:rStyle w:val="Hyperlink"/>
                    <w:noProof/>
                  </w:rPr>
                </w:rPrChange>
              </w:rPr>
              <w:delText>Bell Sensing Methods</w:delText>
            </w:r>
            <w:r w:rsidDel="00095F1B">
              <w:rPr>
                <w:noProof/>
                <w:webHidden/>
              </w:rPr>
              <w:tab/>
            </w:r>
            <w:r w:rsidR="00CA0B7C" w:rsidDel="00095F1B">
              <w:rPr>
                <w:noProof/>
                <w:webHidden/>
              </w:rPr>
              <w:delText>13</w:delText>
            </w:r>
          </w:del>
        </w:p>
        <w:p w14:paraId="53CD6486" w14:textId="2828968F" w:rsidR="00012709" w:rsidDel="00095F1B" w:rsidRDefault="00012709">
          <w:pPr>
            <w:pStyle w:val="TOC3"/>
            <w:tabs>
              <w:tab w:val="right" w:leader="dot" w:pos="9016"/>
            </w:tabs>
            <w:rPr>
              <w:del w:id="667" w:author="Andrew Instone-Cowie" w:date="2021-08-10T21:33:00Z"/>
              <w:noProof/>
              <w:lang w:val="en-GB" w:eastAsia="en-GB"/>
            </w:rPr>
          </w:pPr>
          <w:del w:id="668" w:author="Andrew Instone-Cowie" w:date="2021-08-10T21:33:00Z">
            <w:r w:rsidRPr="00095F1B" w:rsidDel="00095F1B">
              <w:rPr>
                <w:noProof/>
                <w:rPrChange w:id="669" w:author="Andrew Instone-Cowie" w:date="2021-08-10T21:33:00Z">
                  <w:rPr>
                    <w:rStyle w:val="Hyperlink"/>
                    <w:noProof/>
                  </w:rPr>
                </w:rPrChange>
              </w:rPr>
              <w:delText>Sensor Types</w:delText>
            </w:r>
            <w:r w:rsidDel="00095F1B">
              <w:rPr>
                <w:noProof/>
                <w:webHidden/>
              </w:rPr>
              <w:tab/>
            </w:r>
            <w:r w:rsidR="00CA0B7C" w:rsidDel="00095F1B">
              <w:rPr>
                <w:noProof/>
                <w:webHidden/>
              </w:rPr>
              <w:delText>13</w:delText>
            </w:r>
          </w:del>
        </w:p>
        <w:p w14:paraId="09965C86" w14:textId="0915D136" w:rsidR="00012709" w:rsidDel="00095F1B" w:rsidRDefault="00012709">
          <w:pPr>
            <w:pStyle w:val="TOC2"/>
            <w:tabs>
              <w:tab w:val="right" w:leader="dot" w:pos="9016"/>
            </w:tabs>
            <w:rPr>
              <w:del w:id="670" w:author="Andrew Instone-Cowie" w:date="2021-08-10T21:33:00Z"/>
              <w:rFonts w:eastAsiaTheme="minorEastAsia"/>
              <w:noProof/>
              <w:lang w:eastAsia="en-GB"/>
            </w:rPr>
          </w:pPr>
          <w:del w:id="671" w:author="Andrew Instone-Cowie" w:date="2021-08-10T21:33:00Z">
            <w:r w:rsidRPr="00095F1B" w:rsidDel="00095F1B">
              <w:rPr>
                <w:noProof/>
                <w:rPrChange w:id="672" w:author="Andrew Instone-Cowie" w:date="2021-08-10T21:33:00Z">
                  <w:rPr>
                    <w:rStyle w:val="Hyperlink"/>
                    <w:noProof/>
                  </w:rPr>
                </w:rPrChange>
              </w:rPr>
              <w:delText>Single vs Dual Trigger</w:delText>
            </w:r>
            <w:r w:rsidDel="00095F1B">
              <w:rPr>
                <w:noProof/>
                <w:webHidden/>
              </w:rPr>
              <w:tab/>
            </w:r>
            <w:r w:rsidR="00CA0B7C" w:rsidDel="00095F1B">
              <w:rPr>
                <w:noProof/>
                <w:webHidden/>
              </w:rPr>
              <w:delText>14</w:delText>
            </w:r>
          </w:del>
        </w:p>
        <w:p w14:paraId="68682D1C" w14:textId="035447EB" w:rsidR="00012709" w:rsidDel="00095F1B" w:rsidRDefault="00012709">
          <w:pPr>
            <w:pStyle w:val="TOC3"/>
            <w:tabs>
              <w:tab w:val="right" w:leader="dot" w:pos="9016"/>
            </w:tabs>
            <w:rPr>
              <w:del w:id="673" w:author="Andrew Instone-Cowie" w:date="2021-08-10T21:33:00Z"/>
              <w:noProof/>
              <w:lang w:val="en-GB" w:eastAsia="en-GB"/>
            </w:rPr>
          </w:pPr>
          <w:del w:id="674" w:author="Andrew Instone-Cowie" w:date="2021-08-10T21:33:00Z">
            <w:r w:rsidRPr="00095F1B" w:rsidDel="00095F1B">
              <w:rPr>
                <w:noProof/>
                <w:rPrChange w:id="675" w:author="Andrew Instone-Cowie" w:date="2021-08-10T21:33:00Z">
                  <w:rPr>
                    <w:rStyle w:val="Hyperlink"/>
                    <w:noProof/>
                  </w:rPr>
                </w:rPrChange>
              </w:rPr>
              <w:delText>Dual Triggers</w:delText>
            </w:r>
            <w:r w:rsidDel="00095F1B">
              <w:rPr>
                <w:noProof/>
                <w:webHidden/>
              </w:rPr>
              <w:tab/>
            </w:r>
            <w:r w:rsidR="00CA0B7C" w:rsidDel="00095F1B">
              <w:rPr>
                <w:noProof/>
                <w:webHidden/>
              </w:rPr>
              <w:delText>14</w:delText>
            </w:r>
          </w:del>
        </w:p>
        <w:p w14:paraId="7F97805B" w14:textId="54168F69" w:rsidR="00012709" w:rsidDel="00095F1B" w:rsidRDefault="00012709">
          <w:pPr>
            <w:pStyle w:val="TOC3"/>
            <w:tabs>
              <w:tab w:val="right" w:leader="dot" w:pos="9016"/>
            </w:tabs>
            <w:rPr>
              <w:del w:id="676" w:author="Andrew Instone-Cowie" w:date="2021-08-10T21:33:00Z"/>
              <w:noProof/>
              <w:lang w:val="en-GB" w:eastAsia="en-GB"/>
            </w:rPr>
          </w:pPr>
          <w:del w:id="677" w:author="Andrew Instone-Cowie" w:date="2021-08-10T21:33:00Z">
            <w:r w:rsidRPr="00095F1B" w:rsidDel="00095F1B">
              <w:rPr>
                <w:noProof/>
                <w:rPrChange w:id="678" w:author="Andrew Instone-Cowie" w:date="2021-08-10T21:33:00Z">
                  <w:rPr>
                    <w:rStyle w:val="Hyperlink"/>
                    <w:noProof/>
                  </w:rPr>
                </w:rPrChange>
              </w:rPr>
              <w:delText>Single Trigger</w:delText>
            </w:r>
            <w:r w:rsidDel="00095F1B">
              <w:rPr>
                <w:noProof/>
                <w:webHidden/>
              </w:rPr>
              <w:tab/>
            </w:r>
            <w:r w:rsidR="00CA0B7C" w:rsidDel="00095F1B">
              <w:rPr>
                <w:noProof/>
                <w:webHidden/>
              </w:rPr>
              <w:delText>15</w:delText>
            </w:r>
          </w:del>
        </w:p>
        <w:p w14:paraId="7224268E" w14:textId="7E2D6F5F" w:rsidR="00012709" w:rsidDel="00095F1B" w:rsidRDefault="00012709">
          <w:pPr>
            <w:pStyle w:val="TOC1"/>
            <w:tabs>
              <w:tab w:val="right" w:leader="dot" w:pos="9016"/>
            </w:tabs>
            <w:rPr>
              <w:del w:id="679" w:author="Andrew Instone-Cowie" w:date="2021-08-10T21:33:00Z"/>
              <w:rFonts w:eastAsiaTheme="minorEastAsia"/>
              <w:noProof/>
              <w:lang w:eastAsia="en-GB"/>
            </w:rPr>
          </w:pPr>
          <w:del w:id="680" w:author="Andrew Instone-Cowie" w:date="2021-08-10T21:33:00Z">
            <w:r w:rsidRPr="00095F1B" w:rsidDel="00095F1B">
              <w:rPr>
                <w:noProof/>
                <w:rPrChange w:id="681" w:author="Andrew Instone-Cowie" w:date="2021-08-10T21:33:00Z">
                  <w:rPr>
                    <w:rStyle w:val="Hyperlink"/>
                    <w:noProof/>
                  </w:rPr>
                </w:rPrChange>
              </w:rPr>
              <w:delText>Simulator Interface Module Hardware</w:delText>
            </w:r>
            <w:r w:rsidDel="00095F1B">
              <w:rPr>
                <w:noProof/>
                <w:webHidden/>
              </w:rPr>
              <w:tab/>
            </w:r>
            <w:r w:rsidR="00CA0B7C" w:rsidDel="00095F1B">
              <w:rPr>
                <w:noProof/>
                <w:webHidden/>
              </w:rPr>
              <w:delText>17</w:delText>
            </w:r>
          </w:del>
        </w:p>
        <w:p w14:paraId="6FE80D65" w14:textId="7B9881DB" w:rsidR="00012709" w:rsidDel="00095F1B" w:rsidRDefault="00012709">
          <w:pPr>
            <w:pStyle w:val="TOC2"/>
            <w:tabs>
              <w:tab w:val="right" w:leader="dot" w:pos="9016"/>
            </w:tabs>
            <w:rPr>
              <w:del w:id="682" w:author="Andrew Instone-Cowie" w:date="2021-08-10T21:33:00Z"/>
              <w:rFonts w:eastAsiaTheme="minorEastAsia"/>
              <w:noProof/>
              <w:lang w:eastAsia="en-GB"/>
            </w:rPr>
          </w:pPr>
          <w:del w:id="683" w:author="Andrew Instone-Cowie" w:date="2021-08-10T21:33:00Z">
            <w:r w:rsidRPr="00095F1B" w:rsidDel="00095F1B">
              <w:rPr>
                <w:noProof/>
                <w:rPrChange w:id="684" w:author="Andrew Instone-Cowie" w:date="2021-08-10T21:33:00Z">
                  <w:rPr>
                    <w:rStyle w:val="Hyperlink"/>
                    <w:noProof/>
                  </w:rPr>
                </w:rPrChange>
              </w:rPr>
              <w:delText>Overview</w:delText>
            </w:r>
            <w:r w:rsidDel="00095F1B">
              <w:rPr>
                <w:noProof/>
                <w:webHidden/>
              </w:rPr>
              <w:tab/>
            </w:r>
            <w:r w:rsidR="00CA0B7C" w:rsidDel="00095F1B">
              <w:rPr>
                <w:noProof/>
                <w:webHidden/>
              </w:rPr>
              <w:delText>17</w:delText>
            </w:r>
          </w:del>
        </w:p>
        <w:p w14:paraId="3456C69D" w14:textId="1BF72583" w:rsidR="00012709" w:rsidDel="00095F1B" w:rsidRDefault="00012709">
          <w:pPr>
            <w:pStyle w:val="TOC2"/>
            <w:tabs>
              <w:tab w:val="right" w:leader="dot" w:pos="9016"/>
            </w:tabs>
            <w:rPr>
              <w:del w:id="685" w:author="Andrew Instone-Cowie" w:date="2021-08-10T21:33:00Z"/>
              <w:rFonts w:eastAsiaTheme="minorEastAsia"/>
              <w:noProof/>
              <w:lang w:eastAsia="en-GB"/>
            </w:rPr>
          </w:pPr>
          <w:del w:id="686" w:author="Andrew Instone-Cowie" w:date="2021-08-10T21:33:00Z">
            <w:r w:rsidRPr="00095F1B" w:rsidDel="00095F1B">
              <w:rPr>
                <w:noProof/>
                <w:rPrChange w:id="687" w:author="Andrew Instone-Cowie" w:date="2021-08-10T21:33:00Z">
                  <w:rPr>
                    <w:rStyle w:val="Hyperlink"/>
                    <w:noProof/>
                  </w:rPr>
                </w:rPrChange>
              </w:rPr>
              <w:delText>Hardware Options</w:delText>
            </w:r>
            <w:r w:rsidDel="00095F1B">
              <w:rPr>
                <w:noProof/>
                <w:webHidden/>
              </w:rPr>
              <w:tab/>
            </w:r>
            <w:r w:rsidR="00CA0B7C" w:rsidDel="00095F1B">
              <w:rPr>
                <w:noProof/>
                <w:webHidden/>
              </w:rPr>
              <w:delText>17</w:delText>
            </w:r>
          </w:del>
        </w:p>
        <w:p w14:paraId="000E56AC" w14:textId="5F65588A" w:rsidR="00012709" w:rsidDel="00095F1B" w:rsidRDefault="00012709">
          <w:pPr>
            <w:pStyle w:val="TOC2"/>
            <w:tabs>
              <w:tab w:val="right" w:leader="dot" w:pos="9016"/>
            </w:tabs>
            <w:rPr>
              <w:del w:id="688" w:author="Andrew Instone-Cowie" w:date="2021-08-10T21:33:00Z"/>
              <w:rFonts w:eastAsiaTheme="minorEastAsia"/>
              <w:noProof/>
              <w:lang w:eastAsia="en-GB"/>
            </w:rPr>
          </w:pPr>
          <w:del w:id="689" w:author="Andrew Instone-Cowie" w:date="2021-08-10T21:33:00Z">
            <w:r w:rsidRPr="00095F1B" w:rsidDel="00095F1B">
              <w:rPr>
                <w:noProof/>
                <w:rPrChange w:id="690" w:author="Andrew Instone-Cowie" w:date="2021-08-10T21:33:00Z">
                  <w:rPr>
                    <w:rStyle w:val="Hyperlink"/>
                    <w:noProof/>
                  </w:rPr>
                </w:rPrChange>
              </w:rPr>
              <w:delText>Hardware Interrupts</w:delText>
            </w:r>
            <w:r w:rsidDel="00095F1B">
              <w:rPr>
                <w:noProof/>
                <w:webHidden/>
              </w:rPr>
              <w:tab/>
            </w:r>
            <w:r w:rsidR="00CA0B7C" w:rsidDel="00095F1B">
              <w:rPr>
                <w:noProof/>
                <w:webHidden/>
              </w:rPr>
              <w:delText>17</w:delText>
            </w:r>
          </w:del>
        </w:p>
        <w:p w14:paraId="411FAB99" w14:textId="0E818EB8" w:rsidR="00012709" w:rsidDel="00095F1B" w:rsidRDefault="00012709">
          <w:pPr>
            <w:pStyle w:val="TOC2"/>
            <w:tabs>
              <w:tab w:val="right" w:leader="dot" w:pos="9016"/>
            </w:tabs>
            <w:rPr>
              <w:del w:id="691" w:author="Andrew Instone-Cowie" w:date="2021-08-10T21:33:00Z"/>
              <w:rFonts w:eastAsiaTheme="minorEastAsia"/>
              <w:noProof/>
              <w:lang w:eastAsia="en-GB"/>
            </w:rPr>
          </w:pPr>
          <w:del w:id="692" w:author="Andrew Instone-Cowie" w:date="2021-08-10T21:33:00Z">
            <w:r w:rsidRPr="00095F1B" w:rsidDel="00095F1B">
              <w:rPr>
                <w:noProof/>
                <w:rPrChange w:id="693" w:author="Andrew Instone-Cowie" w:date="2021-08-10T21:33:00Z">
                  <w:rPr>
                    <w:rStyle w:val="Hyperlink"/>
                    <w:noProof/>
                  </w:rPr>
                </w:rPrChange>
              </w:rPr>
              <w:delText>Microcontroller Hardware</w:delText>
            </w:r>
            <w:r w:rsidDel="00095F1B">
              <w:rPr>
                <w:noProof/>
                <w:webHidden/>
              </w:rPr>
              <w:tab/>
            </w:r>
            <w:r w:rsidR="00CA0B7C" w:rsidDel="00095F1B">
              <w:rPr>
                <w:noProof/>
                <w:webHidden/>
              </w:rPr>
              <w:delText>18</w:delText>
            </w:r>
          </w:del>
        </w:p>
        <w:p w14:paraId="7706DF60" w14:textId="51723D14" w:rsidR="00012709" w:rsidDel="00095F1B" w:rsidRDefault="00012709">
          <w:pPr>
            <w:pStyle w:val="TOC2"/>
            <w:tabs>
              <w:tab w:val="right" w:leader="dot" w:pos="9016"/>
            </w:tabs>
            <w:rPr>
              <w:del w:id="694" w:author="Andrew Instone-Cowie" w:date="2021-08-10T21:33:00Z"/>
              <w:rFonts w:eastAsiaTheme="minorEastAsia"/>
              <w:noProof/>
              <w:lang w:eastAsia="en-GB"/>
            </w:rPr>
          </w:pPr>
          <w:del w:id="695" w:author="Andrew Instone-Cowie" w:date="2021-08-10T21:33:00Z">
            <w:r w:rsidRPr="00095F1B" w:rsidDel="00095F1B">
              <w:rPr>
                <w:noProof/>
                <w:rPrChange w:id="696" w:author="Andrew Instone-Cowie" w:date="2021-08-10T21:33:00Z">
                  <w:rPr>
                    <w:rStyle w:val="Hyperlink"/>
                    <w:noProof/>
                  </w:rPr>
                </w:rPrChange>
              </w:rPr>
              <w:delText>Serial Line Driver</w:delText>
            </w:r>
            <w:r w:rsidDel="00095F1B">
              <w:rPr>
                <w:noProof/>
                <w:webHidden/>
              </w:rPr>
              <w:tab/>
            </w:r>
            <w:r w:rsidR="00CA0B7C" w:rsidDel="00095F1B">
              <w:rPr>
                <w:noProof/>
                <w:webHidden/>
              </w:rPr>
              <w:delText>18</w:delText>
            </w:r>
          </w:del>
        </w:p>
        <w:p w14:paraId="5DB468B3" w14:textId="23940AF4" w:rsidR="00012709" w:rsidDel="00095F1B" w:rsidRDefault="00012709">
          <w:pPr>
            <w:pStyle w:val="TOC2"/>
            <w:tabs>
              <w:tab w:val="right" w:leader="dot" w:pos="9016"/>
            </w:tabs>
            <w:rPr>
              <w:del w:id="697" w:author="Andrew Instone-Cowie" w:date="2021-08-10T21:33:00Z"/>
              <w:rFonts w:eastAsiaTheme="minorEastAsia"/>
              <w:noProof/>
              <w:lang w:eastAsia="en-GB"/>
            </w:rPr>
          </w:pPr>
          <w:del w:id="698" w:author="Andrew Instone-Cowie" w:date="2021-08-10T21:33:00Z">
            <w:r w:rsidRPr="00095F1B" w:rsidDel="00095F1B">
              <w:rPr>
                <w:noProof/>
                <w:rPrChange w:id="699" w:author="Andrew Instone-Cowie" w:date="2021-08-10T21:33:00Z">
                  <w:rPr>
                    <w:rStyle w:val="Hyperlink"/>
                    <w:noProof/>
                  </w:rPr>
                </w:rPrChange>
              </w:rPr>
              <w:delText>Transient Voltage Suppression</w:delText>
            </w:r>
            <w:r w:rsidDel="00095F1B">
              <w:rPr>
                <w:noProof/>
                <w:webHidden/>
              </w:rPr>
              <w:tab/>
            </w:r>
            <w:r w:rsidR="00CA0B7C" w:rsidDel="00095F1B">
              <w:rPr>
                <w:noProof/>
                <w:webHidden/>
              </w:rPr>
              <w:delText>18</w:delText>
            </w:r>
          </w:del>
        </w:p>
        <w:p w14:paraId="6D217A8F" w14:textId="53BB45EF" w:rsidR="00012709" w:rsidDel="00095F1B" w:rsidRDefault="00012709">
          <w:pPr>
            <w:pStyle w:val="TOC2"/>
            <w:tabs>
              <w:tab w:val="right" w:leader="dot" w:pos="9016"/>
            </w:tabs>
            <w:rPr>
              <w:del w:id="700" w:author="Andrew Instone-Cowie" w:date="2021-08-10T21:33:00Z"/>
              <w:rFonts w:eastAsiaTheme="minorEastAsia"/>
              <w:noProof/>
              <w:lang w:eastAsia="en-GB"/>
            </w:rPr>
          </w:pPr>
          <w:del w:id="701" w:author="Andrew Instone-Cowie" w:date="2021-08-10T21:33:00Z">
            <w:r w:rsidRPr="00095F1B" w:rsidDel="00095F1B">
              <w:rPr>
                <w:noProof/>
                <w:rPrChange w:id="702" w:author="Andrew Instone-Cowie" w:date="2021-08-10T21:33:00Z">
                  <w:rPr>
                    <w:rStyle w:val="Hyperlink"/>
                    <w:noProof/>
                  </w:rPr>
                </w:rPrChange>
              </w:rPr>
              <w:delText>Microcontroller Configuration</w:delText>
            </w:r>
            <w:r w:rsidDel="00095F1B">
              <w:rPr>
                <w:noProof/>
                <w:webHidden/>
              </w:rPr>
              <w:tab/>
            </w:r>
            <w:r w:rsidR="00CA0B7C" w:rsidDel="00095F1B">
              <w:rPr>
                <w:noProof/>
                <w:webHidden/>
              </w:rPr>
              <w:delText>19</w:delText>
            </w:r>
          </w:del>
        </w:p>
        <w:p w14:paraId="3867B07E" w14:textId="1AE162F7" w:rsidR="00012709" w:rsidDel="00095F1B" w:rsidRDefault="00012709">
          <w:pPr>
            <w:pStyle w:val="TOC3"/>
            <w:tabs>
              <w:tab w:val="right" w:leader="dot" w:pos="9016"/>
            </w:tabs>
            <w:rPr>
              <w:del w:id="703" w:author="Andrew Instone-Cowie" w:date="2021-08-10T21:33:00Z"/>
              <w:noProof/>
              <w:lang w:val="en-GB" w:eastAsia="en-GB"/>
            </w:rPr>
          </w:pPr>
          <w:del w:id="704" w:author="Andrew Instone-Cowie" w:date="2021-08-10T21:33:00Z">
            <w:r w:rsidRPr="00095F1B" w:rsidDel="00095F1B">
              <w:rPr>
                <w:noProof/>
                <w:rPrChange w:id="705" w:author="Andrew Instone-Cowie" w:date="2021-08-10T21:33:00Z">
                  <w:rPr>
                    <w:rStyle w:val="Hyperlink"/>
                    <w:noProof/>
                  </w:rPr>
                </w:rPrChange>
              </w:rPr>
              <w:delText>Microcontroller I/O Pins</w:delText>
            </w:r>
            <w:r w:rsidDel="00095F1B">
              <w:rPr>
                <w:noProof/>
                <w:webHidden/>
              </w:rPr>
              <w:tab/>
            </w:r>
            <w:r w:rsidR="00CA0B7C" w:rsidDel="00095F1B">
              <w:rPr>
                <w:noProof/>
                <w:webHidden/>
              </w:rPr>
              <w:delText>19</w:delText>
            </w:r>
          </w:del>
        </w:p>
        <w:p w14:paraId="7CEAA504" w14:textId="73872725" w:rsidR="00012709" w:rsidDel="00095F1B" w:rsidRDefault="00012709">
          <w:pPr>
            <w:pStyle w:val="TOC3"/>
            <w:tabs>
              <w:tab w:val="right" w:leader="dot" w:pos="9016"/>
            </w:tabs>
            <w:rPr>
              <w:del w:id="706" w:author="Andrew Instone-Cowie" w:date="2021-08-10T21:33:00Z"/>
              <w:noProof/>
              <w:lang w:val="en-GB" w:eastAsia="en-GB"/>
            </w:rPr>
          </w:pPr>
          <w:del w:id="707" w:author="Andrew Instone-Cowie" w:date="2021-08-10T21:33:00Z">
            <w:r w:rsidRPr="00095F1B" w:rsidDel="00095F1B">
              <w:rPr>
                <w:noProof/>
                <w:rPrChange w:id="708" w:author="Andrew Instone-Cowie" w:date="2021-08-10T21:33:00Z">
                  <w:rPr>
                    <w:rStyle w:val="Hyperlink"/>
                    <w:noProof/>
                  </w:rPr>
                </w:rPrChange>
              </w:rPr>
              <w:delText>Microcontroller Fuse Settings</w:delText>
            </w:r>
            <w:r w:rsidDel="00095F1B">
              <w:rPr>
                <w:noProof/>
                <w:webHidden/>
              </w:rPr>
              <w:tab/>
            </w:r>
            <w:r w:rsidR="00CA0B7C" w:rsidDel="00095F1B">
              <w:rPr>
                <w:noProof/>
                <w:webHidden/>
              </w:rPr>
              <w:delText>20</w:delText>
            </w:r>
          </w:del>
        </w:p>
        <w:p w14:paraId="50C98316" w14:textId="7D6FFDEE" w:rsidR="00012709" w:rsidDel="00095F1B" w:rsidRDefault="00012709">
          <w:pPr>
            <w:pStyle w:val="TOC2"/>
            <w:tabs>
              <w:tab w:val="right" w:leader="dot" w:pos="9016"/>
            </w:tabs>
            <w:rPr>
              <w:del w:id="709" w:author="Andrew Instone-Cowie" w:date="2021-08-10T21:33:00Z"/>
              <w:rFonts w:eastAsiaTheme="minorEastAsia"/>
              <w:noProof/>
              <w:lang w:eastAsia="en-GB"/>
            </w:rPr>
          </w:pPr>
          <w:del w:id="710" w:author="Andrew Instone-Cowie" w:date="2021-08-10T21:33:00Z">
            <w:r w:rsidRPr="00095F1B" w:rsidDel="00095F1B">
              <w:rPr>
                <w:noProof/>
                <w:rPrChange w:id="711" w:author="Andrew Instone-Cowie" w:date="2021-08-10T21:33:00Z">
                  <w:rPr>
                    <w:rStyle w:val="Hyperlink"/>
                    <w:noProof/>
                  </w:rPr>
                </w:rPrChange>
              </w:rPr>
              <w:delText>Power Supply</w:delText>
            </w:r>
            <w:r w:rsidDel="00095F1B">
              <w:rPr>
                <w:noProof/>
                <w:webHidden/>
              </w:rPr>
              <w:tab/>
            </w:r>
            <w:r w:rsidR="00CA0B7C" w:rsidDel="00095F1B">
              <w:rPr>
                <w:noProof/>
                <w:webHidden/>
              </w:rPr>
              <w:delText>21</w:delText>
            </w:r>
          </w:del>
        </w:p>
        <w:p w14:paraId="5DB6CDEA" w14:textId="35D5A7F2" w:rsidR="00012709" w:rsidDel="00095F1B" w:rsidRDefault="00012709">
          <w:pPr>
            <w:pStyle w:val="TOC3"/>
            <w:tabs>
              <w:tab w:val="right" w:leader="dot" w:pos="9016"/>
            </w:tabs>
            <w:rPr>
              <w:del w:id="712" w:author="Andrew Instone-Cowie" w:date="2021-08-10T21:33:00Z"/>
              <w:noProof/>
              <w:lang w:val="en-GB" w:eastAsia="en-GB"/>
            </w:rPr>
          </w:pPr>
          <w:del w:id="713" w:author="Andrew Instone-Cowie" w:date="2021-08-10T21:33:00Z">
            <w:r w:rsidRPr="00095F1B" w:rsidDel="00095F1B">
              <w:rPr>
                <w:noProof/>
                <w:rPrChange w:id="714" w:author="Andrew Instone-Cowie" w:date="2021-08-10T21:33:00Z">
                  <w:rPr>
                    <w:rStyle w:val="Hyperlink"/>
                    <w:noProof/>
                  </w:rPr>
                </w:rPrChange>
              </w:rPr>
              <w:delText>Typical Current Requirements</w:delText>
            </w:r>
            <w:r w:rsidDel="00095F1B">
              <w:rPr>
                <w:noProof/>
                <w:webHidden/>
              </w:rPr>
              <w:tab/>
            </w:r>
            <w:r w:rsidR="00CA0B7C" w:rsidDel="00095F1B">
              <w:rPr>
                <w:noProof/>
                <w:webHidden/>
              </w:rPr>
              <w:delText>21</w:delText>
            </w:r>
          </w:del>
        </w:p>
        <w:p w14:paraId="49066B90" w14:textId="4B6E2842" w:rsidR="00012709" w:rsidDel="00095F1B" w:rsidRDefault="00012709">
          <w:pPr>
            <w:pStyle w:val="TOC3"/>
            <w:tabs>
              <w:tab w:val="right" w:leader="dot" w:pos="9016"/>
            </w:tabs>
            <w:rPr>
              <w:del w:id="715" w:author="Andrew Instone-Cowie" w:date="2021-08-10T21:33:00Z"/>
              <w:noProof/>
              <w:lang w:val="en-GB" w:eastAsia="en-GB"/>
            </w:rPr>
          </w:pPr>
          <w:del w:id="716" w:author="Andrew Instone-Cowie" w:date="2021-08-10T21:33:00Z">
            <w:r w:rsidRPr="00095F1B" w:rsidDel="00095F1B">
              <w:rPr>
                <w:noProof/>
                <w:rPrChange w:id="717" w:author="Andrew Instone-Cowie" w:date="2021-08-10T21:33:00Z">
                  <w:rPr>
                    <w:rStyle w:val="Hyperlink"/>
                    <w:noProof/>
                  </w:rPr>
                </w:rPrChange>
              </w:rPr>
              <w:delText>Microcontroller Package Ratings</w:delText>
            </w:r>
            <w:r w:rsidDel="00095F1B">
              <w:rPr>
                <w:noProof/>
                <w:webHidden/>
              </w:rPr>
              <w:tab/>
            </w:r>
            <w:r w:rsidR="00CA0B7C" w:rsidDel="00095F1B">
              <w:rPr>
                <w:noProof/>
                <w:webHidden/>
              </w:rPr>
              <w:delText>21</w:delText>
            </w:r>
          </w:del>
        </w:p>
        <w:p w14:paraId="16596030" w14:textId="25495B9E" w:rsidR="00012709" w:rsidDel="00095F1B" w:rsidRDefault="00012709">
          <w:pPr>
            <w:pStyle w:val="TOC3"/>
            <w:tabs>
              <w:tab w:val="right" w:leader="dot" w:pos="9016"/>
            </w:tabs>
            <w:rPr>
              <w:del w:id="718" w:author="Andrew Instone-Cowie" w:date="2021-08-10T21:33:00Z"/>
              <w:noProof/>
              <w:lang w:val="en-GB" w:eastAsia="en-GB"/>
            </w:rPr>
          </w:pPr>
          <w:del w:id="719" w:author="Andrew Instone-Cowie" w:date="2021-08-10T21:33:00Z">
            <w:r w:rsidRPr="00095F1B" w:rsidDel="00095F1B">
              <w:rPr>
                <w:noProof/>
                <w:rPrChange w:id="720" w:author="Andrew Instone-Cowie" w:date="2021-08-10T21:33:00Z">
                  <w:rPr>
                    <w:rStyle w:val="Hyperlink"/>
                    <w:noProof/>
                  </w:rPr>
                </w:rPrChange>
              </w:rPr>
              <w:delText>Voltage Regulator</w:delText>
            </w:r>
            <w:r w:rsidDel="00095F1B">
              <w:rPr>
                <w:noProof/>
                <w:webHidden/>
              </w:rPr>
              <w:tab/>
            </w:r>
            <w:r w:rsidR="00CA0B7C" w:rsidDel="00095F1B">
              <w:rPr>
                <w:noProof/>
                <w:webHidden/>
              </w:rPr>
              <w:delText>21</w:delText>
            </w:r>
          </w:del>
        </w:p>
        <w:p w14:paraId="7DCBC1FD" w14:textId="1EEB4251" w:rsidR="00012709" w:rsidDel="00095F1B" w:rsidRDefault="00012709">
          <w:pPr>
            <w:pStyle w:val="TOC3"/>
            <w:tabs>
              <w:tab w:val="right" w:leader="dot" w:pos="9016"/>
            </w:tabs>
            <w:rPr>
              <w:del w:id="721" w:author="Andrew Instone-Cowie" w:date="2021-08-10T21:33:00Z"/>
              <w:noProof/>
              <w:lang w:val="en-GB" w:eastAsia="en-GB"/>
            </w:rPr>
          </w:pPr>
          <w:del w:id="722" w:author="Andrew Instone-Cowie" w:date="2021-08-10T21:33:00Z">
            <w:r w:rsidRPr="00095F1B" w:rsidDel="00095F1B">
              <w:rPr>
                <w:noProof/>
                <w:rPrChange w:id="723" w:author="Andrew Instone-Cowie" w:date="2021-08-10T21:33:00Z">
                  <w:rPr>
                    <w:rStyle w:val="Hyperlink"/>
                    <w:noProof/>
                  </w:rPr>
                </w:rPrChange>
              </w:rPr>
              <w:delText>Cable Voltage Drop</w:delText>
            </w:r>
            <w:r w:rsidDel="00095F1B">
              <w:rPr>
                <w:noProof/>
                <w:webHidden/>
              </w:rPr>
              <w:tab/>
            </w:r>
            <w:r w:rsidR="00CA0B7C" w:rsidDel="00095F1B">
              <w:rPr>
                <w:noProof/>
                <w:webHidden/>
              </w:rPr>
              <w:delText>21</w:delText>
            </w:r>
          </w:del>
        </w:p>
        <w:p w14:paraId="0CDDFBBA" w14:textId="76843392" w:rsidR="00012709" w:rsidDel="00095F1B" w:rsidRDefault="00012709">
          <w:pPr>
            <w:pStyle w:val="TOC3"/>
            <w:tabs>
              <w:tab w:val="right" w:leader="dot" w:pos="9016"/>
            </w:tabs>
            <w:rPr>
              <w:del w:id="724" w:author="Andrew Instone-Cowie" w:date="2021-08-10T21:33:00Z"/>
              <w:noProof/>
              <w:lang w:val="en-GB" w:eastAsia="en-GB"/>
            </w:rPr>
          </w:pPr>
          <w:del w:id="725" w:author="Andrew Instone-Cowie" w:date="2021-08-10T21:33:00Z">
            <w:r w:rsidRPr="00095F1B" w:rsidDel="00095F1B">
              <w:rPr>
                <w:noProof/>
                <w:rPrChange w:id="726" w:author="Andrew Instone-Cowie" w:date="2021-08-10T21:33:00Z">
                  <w:rPr>
                    <w:rStyle w:val="Hyperlink"/>
                    <w:noProof/>
                  </w:rPr>
                </w:rPrChange>
              </w:rPr>
              <w:delText>Heat Dissipation</w:delText>
            </w:r>
            <w:r w:rsidDel="00095F1B">
              <w:rPr>
                <w:noProof/>
                <w:webHidden/>
              </w:rPr>
              <w:tab/>
            </w:r>
            <w:r w:rsidR="00CA0B7C" w:rsidDel="00095F1B">
              <w:rPr>
                <w:noProof/>
                <w:webHidden/>
              </w:rPr>
              <w:delText>22</w:delText>
            </w:r>
          </w:del>
        </w:p>
        <w:p w14:paraId="3B0EC8F1" w14:textId="47CC7983" w:rsidR="00012709" w:rsidDel="00095F1B" w:rsidRDefault="00012709">
          <w:pPr>
            <w:pStyle w:val="TOC3"/>
            <w:tabs>
              <w:tab w:val="right" w:leader="dot" w:pos="9016"/>
            </w:tabs>
            <w:rPr>
              <w:del w:id="727" w:author="Andrew Instone-Cowie" w:date="2021-08-10T21:33:00Z"/>
              <w:noProof/>
              <w:lang w:val="en-GB" w:eastAsia="en-GB"/>
            </w:rPr>
          </w:pPr>
          <w:del w:id="728" w:author="Andrew Instone-Cowie" w:date="2021-08-10T21:33:00Z">
            <w:r w:rsidRPr="00095F1B" w:rsidDel="00095F1B">
              <w:rPr>
                <w:noProof/>
                <w:rPrChange w:id="729" w:author="Andrew Instone-Cowie" w:date="2021-08-10T21:33:00Z">
                  <w:rPr>
                    <w:rStyle w:val="Hyperlink"/>
                    <w:noProof/>
                  </w:rPr>
                </w:rPrChange>
              </w:rPr>
              <w:delText>Fusing</w:delText>
            </w:r>
            <w:r w:rsidDel="00095F1B">
              <w:rPr>
                <w:noProof/>
                <w:webHidden/>
              </w:rPr>
              <w:tab/>
            </w:r>
            <w:r w:rsidR="00CA0B7C" w:rsidDel="00095F1B">
              <w:rPr>
                <w:noProof/>
                <w:webHidden/>
              </w:rPr>
              <w:delText>22</w:delText>
            </w:r>
          </w:del>
        </w:p>
        <w:p w14:paraId="413F8C22" w14:textId="24705BAB" w:rsidR="00012709" w:rsidDel="00095F1B" w:rsidRDefault="00012709">
          <w:pPr>
            <w:pStyle w:val="TOC2"/>
            <w:tabs>
              <w:tab w:val="right" w:leader="dot" w:pos="9016"/>
            </w:tabs>
            <w:rPr>
              <w:del w:id="730" w:author="Andrew Instone-Cowie" w:date="2021-08-10T21:33:00Z"/>
              <w:rFonts w:eastAsiaTheme="minorEastAsia"/>
              <w:noProof/>
              <w:lang w:eastAsia="en-GB"/>
            </w:rPr>
          </w:pPr>
          <w:del w:id="731" w:author="Andrew Instone-Cowie" w:date="2021-08-10T21:33:00Z">
            <w:r w:rsidRPr="00095F1B" w:rsidDel="00095F1B">
              <w:rPr>
                <w:noProof/>
                <w:rPrChange w:id="732" w:author="Andrew Instone-Cowie" w:date="2021-08-10T21:33:00Z">
                  <w:rPr>
                    <w:rStyle w:val="Hyperlink"/>
                    <w:noProof/>
                  </w:rPr>
                </w:rPrChange>
              </w:rPr>
              <w:delText>Hardware Compatibility</w:delText>
            </w:r>
            <w:r w:rsidDel="00095F1B">
              <w:rPr>
                <w:noProof/>
                <w:webHidden/>
              </w:rPr>
              <w:tab/>
            </w:r>
            <w:r w:rsidR="00CA0B7C" w:rsidDel="00095F1B">
              <w:rPr>
                <w:noProof/>
                <w:webHidden/>
              </w:rPr>
              <w:delText>23</w:delText>
            </w:r>
          </w:del>
        </w:p>
        <w:p w14:paraId="3DEFD23D" w14:textId="56519E17" w:rsidR="00012709" w:rsidDel="00095F1B" w:rsidRDefault="00012709">
          <w:pPr>
            <w:pStyle w:val="TOC1"/>
            <w:tabs>
              <w:tab w:val="right" w:leader="dot" w:pos="9016"/>
            </w:tabs>
            <w:rPr>
              <w:del w:id="733" w:author="Andrew Instone-Cowie" w:date="2021-08-10T21:33:00Z"/>
              <w:rFonts w:eastAsiaTheme="minorEastAsia"/>
              <w:noProof/>
              <w:lang w:eastAsia="en-GB"/>
            </w:rPr>
          </w:pPr>
          <w:del w:id="734" w:author="Andrew Instone-Cowie" w:date="2021-08-10T21:33:00Z">
            <w:r w:rsidRPr="00095F1B" w:rsidDel="00095F1B">
              <w:rPr>
                <w:noProof/>
                <w:rPrChange w:id="735" w:author="Andrew Instone-Cowie" w:date="2021-08-10T21:33:00Z">
                  <w:rPr>
                    <w:rStyle w:val="Hyperlink"/>
                    <w:noProof/>
                  </w:rPr>
                </w:rPrChange>
              </w:rPr>
              <w:delText>Basic Serial Splitter Module Hardware</w:delText>
            </w:r>
            <w:r w:rsidDel="00095F1B">
              <w:rPr>
                <w:noProof/>
                <w:webHidden/>
              </w:rPr>
              <w:tab/>
            </w:r>
            <w:r w:rsidR="00CA0B7C" w:rsidDel="00095F1B">
              <w:rPr>
                <w:noProof/>
                <w:webHidden/>
              </w:rPr>
              <w:delText>24</w:delText>
            </w:r>
          </w:del>
        </w:p>
        <w:p w14:paraId="3461387D" w14:textId="002F1CCC" w:rsidR="00012709" w:rsidDel="00095F1B" w:rsidRDefault="00012709">
          <w:pPr>
            <w:pStyle w:val="TOC2"/>
            <w:tabs>
              <w:tab w:val="right" w:leader="dot" w:pos="9016"/>
            </w:tabs>
            <w:rPr>
              <w:del w:id="736" w:author="Andrew Instone-Cowie" w:date="2021-08-10T21:33:00Z"/>
              <w:rFonts w:eastAsiaTheme="minorEastAsia"/>
              <w:noProof/>
              <w:lang w:eastAsia="en-GB"/>
            </w:rPr>
          </w:pPr>
          <w:del w:id="737" w:author="Andrew Instone-Cowie" w:date="2021-08-10T21:33:00Z">
            <w:r w:rsidRPr="00095F1B" w:rsidDel="00095F1B">
              <w:rPr>
                <w:noProof/>
                <w:rPrChange w:id="738" w:author="Andrew Instone-Cowie" w:date="2021-08-10T21:33:00Z">
                  <w:rPr>
                    <w:rStyle w:val="Hyperlink"/>
                    <w:noProof/>
                  </w:rPr>
                </w:rPrChange>
              </w:rPr>
              <w:delText>Overview</w:delText>
            </w:r>
            <w:r w:rsidDel="00095F1B">
              <w:rPr>
                <w:noProof/>
                <w:webHidden/>
              </w:rPr>
              <w:tab/>
            </w:r>
            <w:r w:rsidR="00CA0B7C" w:rsidDel="00095F1B">
              <w:rPr>
                <w:noProof/>
                <w:webHidden/>
              </w:rPr>
              <w:delText>24</w:delText>
            </w:r>
          </w:del>
        </w:p>
        <w:p w14:paraId="10C0F472" w14:textId="40CD508B" w:rsidR="00012709" w:rsidDel="00095F1B" w:rsidRDefault="00012709">
          <w:pPr>
            <w:pStyle w:val="TOC2"/>
            <w:tabs>
              <w:tab w:val="right" w:leader="dot" w:pos="9016"/>
            </w:tabs>
            <w:rPr>
              <w:del w:id="739" w:author="Andrew Instone-Cowie" w:date="2021-08-10T21:33:00Z"/>
              <w:rFonts w:eastAsiaTheme="minorEastAsia"/>
              <w:noProof/>
              <w:lang w:eastAsia="en-GB"/>
            </w:rPr>
          </w:pPr>
          <w:del w:id="740" w:author="Andrew Instone-Cowie" w:date="2021-08-10T21:33:00Z">
            <w:r w:rsidRPr="00095F1B" w:rsidDel="00095F1B">
              <w:rPr>
                <w:noProof/>
                <w:rPrChange w:id="741" w:author="Andrew Instone-Cowie" w:date="2021-08-10T21:33:00Z">
                  <w:rPr>
                    <w:rStyle w:val="Hyperlink"/>
                    <w:noProof/>
                  </w:rPr>
                </w:rPrChange>
              </w:rPr>
              <w:delText>Serial Line Drivers</w:delText>
            </w:r>
            <w:r w:rsidDel="00095F1B">
              <w:rPr>
                <w:noProof/>
                <w:webHidden/>
              </w:rPr>
              <w:tab/>
            </w:r>
            <w:r w:rsidR="00CA0B7C" w:rsidDel="00095F1B">
              <w:rPr>
                <w:noProof/>
                <w:webHidden/>
              </w:rPr>
              <w:delText>24</w:delText>
            </w:r>
          </w:del>
        </w:p>
        <w:p w14:paraId="556E7581" w14:textId="1EB0A2A5" w:rsidR="00012709" w:rsidDel="00095F1B" w:rsidRDefault="00012709">
          <w:pPr>
            <w:pStyle w:val="TOC2"/>
            <w:tabs>
              <w:tab w:val="right" w:leader="dot" w:pos="9016"/>
            </w:tabs>
            <w:rPr>
              <w:del w:id="742" w:author="Andrew Instone-Cowie" w:date="2021-08-10T21:33:00Z"/>
              <w:rFonts w:eastAsiaTheme="minorEastAsia"/>
              <w:noProof/>
              <w:lang w:eastAsia="en-GB"/>
            </w:rPr>
          </w:pPr>
          <w:del w:id="743" w:author="Andrew Instone-Cowie" w:date="2021-08-10T21:33:00Z">
            <w:r w:rsidRPr="00095F1B" w:rsidDel="00095F1B">
              <w:rPr>
                <w:noProof/>
                <w:rPrChange w:id="744" w:author="Andrew Instone-Cowie" w:date="2021-08-10T21:33:00Z">
                  <w:rPr>
                    <w:rStyle w:val="Hyperlink"/>
                    <w:noProof/>
                  </w:rPr>
                </w:rPrChange>
              </w:rPr>
              <w:delText>PCB Design</w:delText>
            </w:r>
            <w:r w:rsidDel="00095F1B">
              <w:rPr>
                <w:noProof/>
                <w:webHidden/>
              </w:rPr>
              <w:tab/>
            </w:r>
            <w:r w:rsidR="00CA0B7C" w:rsidDel="00095F1B">
              <w:rPr>
                <w:noProof/>
                <w:webHidden/>
              </w:rPr>
              <w:delText>24</w:delText>
            </w:r>
          </w:del>
        </w:p>
        <w:p w14:paraId="099EC9A2" w14:textId="321FD1C3" w:rsidR="00012709" w:rsidDel="00095F1B" w:rsidRDefault="00012709">
          <w:pPr>
            <w:pStyle w:val="TOC2"/>
            <w:tabs>
              <w:tab w:val="right" w:leader="dot" w:pos="9016"/>
            </w:tabs>
            <w:rPr>
              <w:del w:id="745" w:author="Andrew Instone-Cowie" w:date="2021-08-10T21:33:00Z"/>
              <w:rFonts w:eastAsiaTheme="minorEastAsia"/>
              <w:noProof/>
              <w:lang w:eastAsia="en-GB"/>
            </w:rPr>
          </w:pPr>
          <w:del w:id="746" w:author="Andrew Instone-Cowie" w:date="2021-08-10T21:33:00Z">
            <w:r w:rsidRPr="00095F1B" w:rsidDel="00095F1B">
              <w:rPr>
                <w:noProof/>
                <w:rPrChange w:id="747" w:author="Andrew Instone-Cowie" w:date="2021-08-10T21:33:00Z">
                  <w:rPr>
                    <w:rStyle w:val="Hyperlink"/>
                    <w:noProof/>
                  </w:rPr>
                </w:rPrChange>
              </w:rPr>
              <w:delText>Power Supply</w:delText>
            </w:r>
            <w:r w:rsidDel="00095F1B">
              <w:rPr>
                <w:noProof/>
                <w:webHidden/>
              </w:rPr>
              <w:tab/>
            </w:r>
            <w:r w:rsidR="00CA0B7C" w:rsidDel="00095F1B">
              <w:rPr>
                <w:noProof/>
                <w:webHidden/>
              </w:rPr>
              <w:delText>24</w:delText>
            </w:r>
          </w:del>
        </w:p>
        <w:p w14:paraId="2BA9F151" w14:textId="1D935257" w:rsidR="00012709" w:rsidDel="00095F1B" w:rsidRDefault="00012709">
          <w:pPr>
            <w:pStyle w:val="TOC2"/>
            <w:tabs>
              <w:tab w:val="right" w:leader="dot" w:pos="9016"/>
            </w:tabs>
            <w:rPr>
              <w:del w:id="748" w:author="Andrew Instone-Cowie" w:date="2021-08-10T21:33:00Z"/>
              <w:rFonts w:eastAsiaTheme="minorEastAsia"/>
              <w:noProof/>
              <w:lang w:eastAsia="en-GB"/>
            </w:rPr>
          </w:pPr>
          <w:del w:id="749" w:author="Andrew Instone-Cowie" w:date="2021-08-10T21:33:00Z">
            <w:r w:rsidRPr="00095F1B" w:rsidDel="00095F1B">
              <w:rPr>
                <w:noProof/>
                <w:rPrChange w:id="750" w:author="Andrew Instone-Cowie" w:date="2021-08-10T21:33:00Z">
                  <w:rPr>
                    <w:rStyle w:val="Hyperlink"/>
                    <w:noProof/>
                  </w:rPr>
                </w:rPrChange>
              </w:rPr>
              <w:delText>Downstream Data</w:delText>
            </w:r>
            <w:r w:rsidDel="00095F1B">
              <w:rPr>
                <w:noProof/>
                <w:webHidden/>
              </w:rPr>
              <w:tab/>
            </w:r>
            <w:r w:rsidR="00CA0B7C" w:rsidDel="00095F1B">
              <w:rPr>
                <w:noProof/>
                <w:webHidden/>
              </w:rPr>
              <w:delText>25</w:delText>
            </w:r>
          </w:del>
        </w:p>
        <w:p w14:paraId="319B835F" w14:textId="7D0F575C" w:rsidR="00012709" w:rsidDel="00095F1B" w:rsidRDefault="00012709">
          <w:pPr>
            <w:pStyle w:val="TOC3"/>
            <w:tabs>
              <w:tab w:val="right" w:leader="dot" w:pos="9016"/>
            </w:tabs>
            <w:rPr>
              <w:del w:id="751" w:author="Andrew Instone-Cowie" w:date="2021-08-10T21:33:00Z"/>
              <w:noProof/>
              <w:lang w:val="en-GB" w:eastAsia="en-GB"/>
            </w:rPr>
          </w:pPr>
          <w:del w:id="752" w:author="Andrew Instone-Cowie" w:date="2021-08-10T21:33:00Z">
            <w:r w:rsidRPr="00095F1B" w:rsidDel="00095F1B">
              <w:rPr>
                <w:noProof/>
                <w:rPrChange w:id="753" w:author="Andrew Instone-Cowie" w:date="2021-08-10T21:33:00Z">
                  <w:rPr>
                    <w:rStyle w:val="Hyperlink"/>
                    <w:noProof/>
                  </w:rPr>
                </w:rPrChange>
              </w:rPr>
              <w:delText>Fan-Out Calculation</w:delText>
            </w:r>
            <w:r w:rsidDel="00095F1B">
              <w:rPr>
                <w:noProof/>
                <w:webHidden/>
              </w:rPr>
              <w:tab/>
            </w:r>
            <w:r w:rsidR="00CA0B7C" w:rsidDel="00095F1B">
              <w:rPr>
                <w:noProof/>
                <w:webHidden/>
              </w:rPr>
              <w:delText>26</w:delText>
            </w:r>
          </w:del>
        </w:p>
        <w:p w14:paraId="360BB046" w14:textId="3D0D2516" w:rsidR="00012709" w:rsidDel="00095F1B" w:rsidRDefault="00012709">
          <w:pPr>
            <w:pStyle w:val="TOC2"/>
            <w:tabs>
              <w:tab w:val="right" w:leader="dot" w:pos="9016"/>
            </w:tabs>
            <w:rPr>
              <w:del w:id="754" w:author="Andrew Instone-Cowie" w:date="2021-08-10T21:33:00Z"/>
              <w:rFonts w:eastAsiaTheme="minorEastAsia"/>
              <w:noProof/>
              <w:lang w:eastAsia="en-GB"/>
            </w:rPr>
          </w:pPr>
          <w:del w:id="755" w:author="Andrew Instone-Cowie" w:date="2021-08-10T21:33:00Z">
            <w:r w:rsidRPr="00095F1B" w:rsidDel="00095F1B">
              <w:rPr>
                <w:noProof/>
                <w:rPrChange w:id="756" w:author="Andrew Instone-Cowie" w:date="2021-08-10T21:33:00Z">
                  <w:rPr>
                    <w:rStyle w:val="Hyperlink"/>
                    <w:noProof/>
                  </w:rPr>
                </w:rPrChange>
              </w:rPr>
              <w:delText>Upstream Data</w:delText>
            </w:r>
            <w:r w:rsidDel="00095F1B">
              <w:rPr>
                <w:noProof/>
                <w:webHidden/>
              </w:rPr>
              <w:tab/>
            </w:r>
            <w:r w:rsidR="00CA0B7C" w:rsidDel="00095F1B">
              <w:rPr>
                <w:noProof/>
                <w:webHidden/>
              </w:rPr>
              <w:delText>27</w:delText>
            </w:r>
          </w:del>
        </w:p>
        <w:p w14:paraId="79764252" w14:textId="32991907" w:rsidR="00012709" w:rsidDel="00095F1B" w:rsidRDefault="00012709">
          <w:pPr>
            <w:pStyle w:val="TOC3"/>
            <w:tabs>
              <w:tab w:val="right" w:leader="dot" w:pos="9016"/>
            </w:tabs>
            <w:rPr>
              <w:del w:id="757" w:author="Andrew Instone-Cowie" w:date="2021-08-10T21:33:00Z"/>
              <w:noProof/>
              <w:lang w:val="en-GB" w:eastAsia="en-GB"/>
            </w:rPr>
          </w:pPr>
          <w:del w:id="758" w:author="Andrew Instone-Cowie" w:date="2021-08-10T21:33:00Z">
            <w:r w:rsidRPr="00095F1B" w:rsidDel="00095F1B">
              <w:rPr>
                <w:noProof/>
                <w:rPrChange w:id="759" w:author="Andrew Instone-Cowie" w:date="2021-08-10T21:33:00Z">
                  <w:rPr>
                    <w:rStyle w:val="Hyperlink"/>
                    <w:noProof/>
                  </w:rPr>
                </w:rPrChange>
              </w:rPr>
              <w:delText>Transmitter Disabling</w:delText>
            </w:r>
            <w:r w:rsidDel="00095F1B">
              <w:rPr>
                <w:noProof/>
                <w:webHidden/>
              </w:rPr>
              <w:tab/>
            </w:r>
            <w:r w:rsidR="00CA0B7C" w:rsidDel="00095F1B">
              <w:rPr>
                <w:noProof/>
                <w:webHidden/>
              </w:rPr>
              <w:delText>28</w:delText>
            </w:r>
          </w:del>
        </w:p>
        <w:p w14:paraId="48DB3C46" w14:textId="2F4C5EF4" w:rsidR="00012709" w:rsidDel="00095F1B" w:rsidRDefault="00012709">
          <w:pPr>
            <w:pStyle w:val="TOC1"/>
            <w:tabs>
              <w:tab w:val="right" w:leader="dot" w:pos="9016"/>
            </w:tabs>
            <w:rPr>
              <w:del w:id="760" w:author="Andrew Instone-Cowie" w:date="2021-08-10T21:33:00Z"/>
              <w:rFonts w:eastAsiaTheme="minorEastAsia"/>
              <w:noProof/>
              <w:lang w:eastAsia="en-GB"/>
            </w:rPr>
          </w:pPr>
          <w:del w:id="761" w:author="Andrew Instone-Cowie" w:date="2021-08-10T21:33:00Z">
            <w:r w:rsidRPr="00095F1B" w:rsidDel="00095F1B">
              <w:rPr>
                <w:noProof/>
                <w:rPrChange w:id="762" w:author="Andrew Instone-Cowie" w:date="2021-08-10T21:33:00Z">
                  <w:rPr>
                    <w:rStyle w:val="Hyperlink"/>
                    <w:noProof/>
                  </w:rPr>
                </w:rPrChange>
              </w:rPr>
              <w:delText>Connector Pin-Outs</w:delText>
            </w:r>
            <w:r w:rsidDel="00095F1B">
              <w:rPr>
                <w:noProof/>
                <w:webHidden/>
              </w:rPr>
              <w:tab/>
            </w:r>
            <w:r w:rsidR="00CA0B7C" w:rsidDel="00095F1B">
              <w:rPr>
                <w:noProof/>
                <w:webHidden/>
              </w:rPr>
              <w:delText>30</w:delText>
            </w:r>
          </w:del>
        </w:p>
        <w:p w14:paraId="1DA42645" w14:textId="267FEA05" w:rsidR="00012709" w:rsidDel="00095F1B" w:rsidRDefault="00012709">
          <w:pPr>
            <w:pStyle w:val="TOC2"/>
            <w:tabs>
              <w:tab w:val="right" w:leader="dot" w:pos="9016"/>
            </w:tabs>
            <w:rPr>
              <w:del w:id="763" w:author="Andrew Instone-Cowie" w:date="2021-08-10T21:33:00Z"/>
              <w:rFonts w:eastAsiaTheme="minorEastAsia"/>
              <w:noProof/>
              <w:lang w:eastAsia="en-GB"/>
            </w:rPr>
          </w:pPr>
          <w:del w:id="764" w:author="Andrew Instone-Cowie" w:date="2021-08-10T21:33:00Z">
            <w:r w:rsidRPr="00095F1B" w:rsidDel="00095F1B">
              <w:rPr>
                <w:noProof/>
                <w:rPrChange w:id="765" w:author="Andrew Instone-Cowie" w:date="2021-08-10T21:33:00Z">
                  <w:rPr>
                    <w:rStyle w:val="Hyperlink"/>
                    <w:noProof/>
                  </w:rPr>
                </w:rPrChange>
              </w:rPr>
              <w:delText>Multiple Device Conventions</w:delText>
            </w:r>
            <w:r w:rsidDel="00095F1B">
              <w:rPr>
                <w:noProof/>
                <w:webHidden/>
              </w:rPr>
              <w:tab/>
            </w:r>
            <w:r w:rsidR="00CA0B7C" w:rsidDel="00095F1B">
              <w:rPr>
                <w:noProof/>
                <w:webHidden/>
              </w:rPr>
              <w:delText>30</w:delText>
            </w:r>
          </w:del>
        </w:p>
        <w:p w14:paraId="3D5CDA91" w14:textId="26F02116" w:rsidR="00012709" w:rsidDel="00095F1B" w:rsidRDefault="00012709">
          <w:pPr>
            <w:pStyle w:val="TOC2"/>
            <w:tabs>
              <w:tab w:val="right" w:leader="dot" w:pos="9016"/>
            </w:tabs>
            <w:rPr>
              <w:del w:id="766" w:author="Andrew Instone-Cowie" w:date="2021-08-10T21:33:00Z"/>
              <w:rFonts w:eastAsiaTheme="minorEastAsia"/>
              <w:noProof/>
              <w:lang w:eastAsia="en-GB"/>
            </w:rPr>
          </w:pPr>
          <w:del w:id="767" w:author="Andrew Instone-Cowie" w:date="2021-08-10T21:33:00Z">
            <w:r w:rsidRPr="00095F1B" w:rsidDel="00095F1B">
              <w:rPr>
                <w:noProof/>
                <w:rPrChange w:id="768" w:author="Andrew Instone-Cowie" w:date="2021-08-10T21:33:00Z">
                  <w:rPr>
                    <w:rStyle w:val="Hyperlink"/>
                    <w:noProof/>
                  </w:rPr>
                </w:rPrChange>
              </w:rPr>
              <w:delText>Sensor Module Connector</w:delText>
            </w:r>
            <w:r w:rsidDel="00095F1B">
              <w:rPr>
                <w:noProof/>
                <w:webHidden/>
              </w:rPr>
              <w:tab/>
            </w:r>
            <w:r w:rsidR="00CA0B7C" w:rsidDel="00095F1B">
              <w:rPr>
                <w:noProof/>
                <w:webHidden/>
              </w:rPr>
              <w:delText>31</w:delText>
            </w:r>
          </w:del>
        </w:p>
        <w:p w14:paraId="2E39BAAD" w14:textId="420805B4" w:rsidR="00012709" w:rsidDel="00095F1B" w:rsidRDefault="00012709">
          <w:pPr>
            <w:pStyle w:val="TOC2"/>
            <w:tabs>
              <w:tab w:val="right" w:leader="dot" w:pos="9016"/>
            </w:tabs>
            <w:rPr>
              <w:del w:id="769" w:author="Andrew Instone-Cowie" w:date="2021-08-10T21:33:00Z"/>
              <w:rFonts w:eastAsiaTheme="minorEastAsia"/>
              <w:noProof/>
              <w:lang w:eastAsia="en-GB"/>
            </w:rPr>
          </w:pPr>
          <w:del w:id="770" w:author="Andrew Instone-Cowie" w:date="2021-08-10T21:33:00Z">
            <w:r w:rsidRPr="00095F1B" w:rsidDel="00095F1B">
              <w:rPr>
                <w:noProof/>
                <w:rPrChange w:id="771" w:author="Andrew Instone-Cowie" w:date="2021-08-10T21:33:00Z">
                  <w:rPr>
                    <w:rStyle w:val="Hyperlink"/>
                    <w:noProof/>
                  </w:rPr>
                </w:rPrChange>
              </w:rPr>
              <w:delText>Simulator Interface Module Sensor Connector</w:delText>
            </w:r>
            <w:r w:rsidDel="00095F1B">
              <w:rPr>
                <w:noProof/>
                <w:webHidden/>
              </w:rPr>
              <w:tab/>
            </w:r>
            <w:r w:rsidR="00CA0B7C" w:rsidDel="00095F1B">
              <w:rPr>
                <w:noProof/>
                <w:webHidden/>
              </w:rPr>
              <w:delText>32</w:delText>
            </w:r>
          </w:del>
        </w:p>
        <w:p w14:paraId="77BB5C0E" w14:textId="3B6AD20F" w:rsidR="00012709" w:rsidDel="00095F1B" w:rsidRDefault="00012709">
          <w:pPr>
            <w:pStyle w:val="TOC2"/>
            <w:tabs>
              <w:tab w:val="right" w:leader="dot" w:pos="9016"/>
            </w:tabs>
            <w:rPr>
              <w:del w:id="772" w:author="Andrew Instone-Cowie" w:date="2021-08-10T21:33:00Z"/>
              <w:rFonts w:eastAsiaTheme="minorEastAsia"/>
              <w:noProof/>
              <w:lang w:eastAsia="en-GB"/>
            </w:rPr>
          </w:pPr>
          <w:del w:id="773" w:author="Andrew Instone-Cowie" w:date="2021-08-10T21:33:00Z">
            <w:r w:rsidRPr="00095F1B" w:rsidDel="00095F1B">
              <w:rPr>
                <w:noProof/>
                <w:rPrChange w:id="774" w:author="Andrew Instone-Cowie" w:date="2021-08-10T21:33:00Z">
                  <w:rPr>
                    <w:rStyle w:val="Hyperlink"/>
                    <w:noProof/>
                  </w:rPr>
                </w:rPrChange>
              </w:rPr>
              <w:delText>Simulator Interface Module Power/Data Connector</w:delText>
            </w:r>
            <w:r w:rsidDel="00095F1B">
              <w:rPr>
                <w:noProof/>
                <w:webHidden/>
              </w:rPr>
              <w:tab/>
            </w:r>
            <w:r w:rsidR="00CA0B7C" w:rsidDel="00095F1B">
              <w:rPr>
                <w:noProof/>
                <w:webHidden/>
              </w:rPr>
              <w:delText>33</w:delText>
            </w:r>
          </w:del>
        </w:p>
        <w:p w14:paraId="69C783CA" w14:textId="074936F3" w:rsidR="00012709" w:rsidDel="00095F1B" w:rsidRDefault="00012709">
          <w:pPr>
            <w:pStyle w:val="TOC2"/>
            <w:tabs>
              <w:tab w:val="right" w:leader="dot" w:pos="9016"/>
            </w:tabs>
            <w:rPr>
              <w:del w:id="775" w:author="Andrew Instone-Cowie" w:date="2021-08-10T21:33:00Z"/>
              <w:rFonts w:eastAsiaTheme="minorEastAsia"/>
              <w:noProof/>
              <w:lang w:eastAsia="en-GB"/>
            </w:rPr>
          </w:pPr>
          <w:del w:id="776" w:author="Andrew Instone-Cowie" w:date="2021-08-10T21:33:00Z">
            <w:r w:rsidRPr="00095F1B" w:rsidDel="00095F1B">
              <w:rPr>
                <w:noProof/>
                <w:rPrChange w:id="777" w:author="Andrew Instone-Cowie" w:date="2021-08-10T21:33:00Z">
                  <w:rPr>
                    <w:rStyle w:val="Hyperlink"/>
                    <w:noProof/>
                  </w:rPr>
                </w:rPrChange>
              </w:rPr>
              <w:delText>Power Module Power/Data Connector</w:delText>
            </w:r>
            <w:r w:rsidDel="00095F1B">
              <w:rPr>
                <w:noProof/>
                <w:webHidden/>
              </w:rPr>
              <w:tab/>
            </w:r>
            <w:r w:rsidR="00CA0B7C" w:rsidDel="00095F1B">
              <w:rPr>
                <w:noProof/>
                <w:webHidden/>
              </w:rPr>
              <w:delText>34</w:delText>
            </w:r>
          </w:del>
        </w:p>
        <w:p w14:paraId="2617BC38" w14:textId="2B5039CE" w:rsidR="00012709" w:rsidDel="00095F1B" w:rsidRDefault="00012709">
          <w:pPr>
            <w:pStyle w:val="TOC2"/>
            <w:tabs>
              <w:tab w:val="right" w:leader="dot" w:pos="9016"/>
            </w:tabs>
            <w:rPr>
              <w:del w:id="778" w:author="Andrew Instone-Cowie" w:date="2021-08-10T21:33:00Z"/>
              <w:rFonts w:eastAsiaTheme="minorEastAsia"/>
              <w:noProof/>
              <w:lang w:eastAsia="en-GB"/>
            </w:rPr>
          </w:pPr>
          <w:del w:id="779" w:author="Andrew Instone-Cowie" w:date="2021-08-10T21:33:00Z">
            <w:r w:rsidRPr="00095F1B" w:rsidDel="00095F1B">
              <w:rPr>
                <w:noProof/>
                <w:rPrChange w:id="780" w:author="Andrew Instone-Cowie" w:date="2021-08-10T21:33:00Z">
                  <w:rPr>
                    <w:rStyle w:val="Hyperlink"/>
                    <w:noProof/>
                  </w:rPr>
                </w:rPrChange>
              </w:rPr>
              <w:delText>Second PC Module Connector</w:delText>
            </w:r>
            <w:r w:rsidDel="00095F1B">
              <w:rPr>
                <w:noProof/>
                <w:webHidden/>
              </w:rPr>
              <w:tab/>
            </w:r>
            <w:r w:rsidR="00CA0B7C" w:rsidDel="00095F1B">
              <w:rPr>
                <w:noProof/>
                <w:webHidden/>
              </w:rPr>
              <w:delText>35</w:delText>
            </w:r>
          </w:del>
        </w:p>
        <w:p w14:paraId="779C7008" w14:textId="6AF54017" w:rsidR="00012709" w:rsidDel="00095F1B" w:rsidRDefault="00012709">
          <w:pPr>
            <w:pStyle w:val="TOC2"/>
            <w:tabs>
              <w:tab w:val="right" w:leader="dot" w:pos="9016"/>
            </w:tabs>
            <w:rPr>
              <w:del w:id="781" w:author="Andrew Instone-Cowie" w:date="2021-08-10T21:33:00Z"/>
              <w:rFonts w:eastAsiaTheme="minorEastAsia"/>
              <w:noProof/>
              <w:lang w:eastAsia="en-GB"/>
            </w:rPr>
          </w:pPr>
          <w:del w:id="782" w:author="Andrew Instone-Cowie" w:date="2021-08-10T21:33:00Z">
            <w:r w:rsidRPr="00095F1B" w:rsidDel="00095F1B">
              <w:rPr>
                <w:noProof/>
                <w:rPrChange w:id="783" w:author="Andrew Instone-Cowie" w:date="2021-08-10T21:33:00Z">
                  <w:rPr>
                    <w:rStyle w:val="Hyperlink"/>
                    <w:noProof/>
                  </w:rPr>
                </w:rPrChange>
              </w:rPr>
              <w:delText>Basic Serial Splitter Module Connector</w:delText>
            </w:r>
            <w:r w:rsidDel="00095F1B">
              <w:rPr>
                <w:noProof/>
                <w:webHidden/>
              </w:rPr>
              <w:tab/>
            </w:r>
            <w:r w:rsidR="00CA0B7C" w:rsidDel="00095F1B">
              <w:rPr>
                <w:noProof/>
                <w:webHidden/>
              </w:rPr>
              <w:delText>36</w:delText>
            </w:r>
          </w:del>
        </w:p>
        <w:p w14:paraId="4782CBE1" w14:textId="0F9ACCBE" w:rsidR="00012709" w:rsidDel="00095F1B" w:rsidRDefault="00012709">
          <w:pPr>
            <w:pStyle w:val="TOC1"/>
            <w:tabs>
              <w:tab w:val="right" w:leader="dot" w:pos="9016"/>
            </w:tabs>
            <w:rPr>
              <w:del w:id="784" w:author="Andrew Instone-Cowie" w:date="2021-08-10T21:33:00Z"/>
              <w:rFonts w:eastAsiaTheme="minorEastAsia"/>
              <w:noProof/>
              <w:lang w:eastAsia="en-GB"/>
            </w:rPr>
          </w:pPr>
          <w:del w:id="785" w:author="Andrew Instone-Cowie" w:date="2021-08-10T21:33:00Z">
            <w:r w:rsidRPr="00095F1B" w:rsidDel="00095F1B">
              <w:rPr>
                <w:noProof/>
                <w:rPrChange w:id="786" w:author="Andrew Instone-Cowie" w:date="2021-08-10T21:33:00Z">
                  <w:rPr>
                    <w:rStyle w:val="Hyperlink"/>
                    <w:noProof/>
                  </w:rPr>
                </w:rPrChange>
              </w:rPr>
              <w:delText>Simulator Interface Module Firmware</w:delText>
            </w:r>
            <w:r w:rsidDel="00095F1B">
              <w:rPr>
                <w:noProof/>
                <w:webHidden/>
              </w:rPr>
              <w:tab/>
            </w:r>
            <w:r w:rsidR="00CA0B7C" w:rsidDel="00095F1B">
              <w:rPr>
                <w:noProof/>
                <w:webHidden/>
              </w:rPr>
              <w:delText>37</w:delText>
            </w:r>
          </w:del>
        </w:p>
        <w:p w14:paraId="7FD46302" w14:textId="3EEBD71A" w:rsidR="00012709" w:rsidDel="00095F1B" w:rsidRDefault="00012709">
          <w:pPr>
            <w:pStyle w:val="TOC2"/>
            <w:tabs>
              <w:tab w:val="right" w:leader="dot" w:pos="9016"/>
            </w:tabs>
            <w:rPr>
              <w:del w:id="787" w:author="Andrew Instone-Cowie" w:date="2021-08-10T21:33:00Z"/>
              <w:rFonts w:eastAsiaTheme="minorEastAsia"/>
              <w:noProof/>
              <w:lang w:eastAsia="en-GB"/>
            </w:rPr>
          </w:pPr>
          <w:del w:id="788" w:author="Andrew Instone-Cowie" w:date="2021-08-10T21:33:00Z">
            <w:r w:rsidRPr="00095F1B" w:rsidDel="00095F1B">
              <w:rPr>
                <w:noProof/>
                <w:rPrChange w:id="789" w:author="Andrew Instone-Cowie" w:date="2021-08-10T21:33:00Z">
                  <w:rPr>
                    <w:rStyle w:val="Hyperlink"/>
                    <w:noProof/>
                  </w:rPr>
                </w:rPrChange>
              </w:rPr>
              <w:delText>Sensor Characteristics</w:delText>
            </w:r>
            <w:r w:rsidDel="00095F1B">
              <w:rPr>
                <w:noProof/>
                <w:webHidden/>
              </w:rPr>
              <w:tab/>
            </w:r>
            <w:r w:rsidR="00CA0B7C" w:rsidDel="00095F1B">
              <w:rPr>
                <w:noProof/>
                <w:webHidden/>
              </w:rPr>
              <w:delText>37</w:delText>
            </w:r>
          </w:del>
        </w:p>
        <w:p w14:paraId="11E72FA0" w14:textId="5AD37F1F" w:rsidR="00012709" w:rsidDel="00095F1B" w:rsidRDefault="00012709">
          <w:pPr>
            <w:pStyle w:val="TOC2"/>
            <w:tabs>
              <w:tab w:val="right" w:leader="dot" w:pos="9016"/>
            </w:tabs>
            <w:rPr>
              <w:del w:id="790" w:author="Andrew Instone-Cowie" w:date="2021-08-10T21:33:00Z"/>
              <w:rFonts w:eastAsiaTheme="minorEastAsia"/>
              <w:noProof/>
              <w:lang w:eastAsia="en-GB"/>
            </w:rPr>
          </w:pPr>
          <w:del w:id="791" w:author="Andrew Instone-Cowie" w:date="2021-08-10T21:33:00Z">
            <w:r w:rsidRPr="00095F1B" w:rsidDel="00095F1B">
              <w:rPr>
                <w:noProof/>
                <w:rPrChange w:id="792" w:author="Andrew Instone-Cowie" w:date="2021-08-10T21:33:00Z">
                  <w:rPr>
                    <w:rStyle w:val="Hyperlink"/>
                    <w:noProof/>
                  </w:rPr>
                </w:rPrChange>
              </w:rPr>
              <w:delText>Firmware Design</w:delText>
            </w:r>
            <w:r w:rsidDel="00095F1B">
              <w:rPr>
                <w:noProof/>
                <w:webHidden/>
              </w:rPr>
              <w:tab/>
            </w:r>
            <w:r w:rsidR="00CA0B7C" w:rsidDel="00095F1B">
              <w:rPr>
                <w:noProof/>
                <w:webHidden/>
              </w:rPr>
              <w:delText>38</w:delText>
            </w:r>
          </w:del>
        </w:p>
        <w:p w14:paraId="6D1AD62D" w14:textId="40BBA60E" w:rsidR="00012709" w:rsidDel="00095F1B" w:rsidRDefault="00012709">
          <w:pPr>
            <w:pStyle w:val="TOC3"/>
            <w:tabs>
              <w:tab w:val="right" w:leader="dot" w:pos="9016"/>
            </w:tabs>
            <w:rPr>
              <w:del w:id="793" w:author="Andrew Instone-Cowie" w:date="2021-08-10T21:33:00Z"/>
              <w:noProof/>
              <w:lang w:val="en-GB" w:eastAsia="en-GB"/>
            </w:rPr>
          </w:pPr>
          <w:del w:id="794" w:author="Andrew Instone-Cowie" w:date="2021-08-10T21:33:00Z">
            <w:r w:rsidRPr="00095F1B" w:rsidDel="00095F1B">
              <w:rPr>
                <w:noProof/>
                <w:rPrChange w:id="795" w:author="Andrew Instone-Cowie" w:date="2021-08-10T21:33:00Z">
                  <w:rPr>
                    <w:rStyle w:val="Hyperlink"/>
                    <w:noProof/>
                  </w:rPr>
                </w:rPrChange>
              </w:rPr>
              <w:delText>Interrupt Driven vs Polling</w:delText>
            </w:r>
            <w:r w:rsidDel="00095F1B">
              <w:rPr>
                <w:noProof/>
                <w:webHidden/>
              </w:rPr>
              <w:tab/>
            </w:r>
            <w:r w:rsidR="00CA0B7C" w:rsidDel="00095F1B">
              <w:rPr>
                <w:noProof/>
                <w:webHidden/>
              </w:rPr>
              <w:delText>38</w:delText>
            </w:r>
          </w:del>
        </w:p>
        <w:p w14:paraId="3997805F" w14:textId="7421F342" w:rsidR="00012709" w:rsidDel="00095F1B" w:rsidRDefault="00012709">
          <w:pPr>
            <w:pStyle w:val="TOC3"/>
            <w:tabs>
              <w:tab w:val="right" w:leader="dot" w:pos="9016"/>
            </w:tabs>
            <w:rPr>
              <w:del w:id="796" w:author="Andrew Instone-Cowie" w:date="2021-08-10T21:33:00Z"/>
              <w:noProof/>
              <w:lang w:val="en-GB" w:eastAsia="en-GB"/>
            </w:rPr>
          </w:pPr>
          <w:del w:id="797" w:author="Andrew Instone-Cowie" w:date="2021-08-10T21:33:00Z">
            <w:r w:rsidRPr="00095F1B" w:rsidDel="00095F1B">
              <w:rPr>
                <w:noProof/>
                <w:rPrChange w:id="798" w:author="Andrew Instone-Cowie" w:date="2021-08-10T21:33:00Z">
                  <w:rPr>
                    <w:rStyle w:val="Hyperlink"/>
                    <w:noProof/>
                  </w:rPr>
                </w:rPrChange>
              </w:rPr>
              <w:delText>State Machine Operation</w:delText>
            </w:r>
            <w:r w:rsidDel="00095F1B">
              <w:rPr>
                <w:noProof/>
                <w:webHidden/>
              </w:rPr>
              <w:tab/>
            </w:r>
            <w:r w:rsidR="00CA0B7C" w:rsidDel="00095F1B">
              <w:rPr>
                <w:noProof/>
                <w:webHidden/>
              </w:rPr>
              <w:delText>39</w:delText>
            </w:r>
          </w:del>
        </w:p>
        <w:p w14:paraId="04249874" w14:textId="489980A2" w:rsidR="00012709" w:rsidDel="00095F1B" w:rsidRDefault="00012709">
          <w:pPr>
            <w:pStyle w:val="TOC3"/>
            <w:tabs>
              <w:tab w:val="right" w:leader="dot" w:pos="9016"/>
            </w:tabs>
            <w:rPr>
              <w:del w:id="799" w:author="Andrew Instone-Cowie" w:date="2021-08-10T21:33:00Z"/>
              <w:noProof/>
              <w:lang w:val="en-GB" w:eastAsia="en-GB"/>
            </w:rPr>
          </w:pPr>
          <w:del w:id="800" w:author="Andrew Instone-Cowie" w:date="2021-08-10T21:33:00Z">
            <w:r w:rsidRPr="00095F1B" w:rsidDel="00095F1B">
              <w:rPr>
                <w:noProof/>
                <w:rPrChange w:id="801" w:author="Andrew Instone-Cowie" w:date="2021-08-10T21:33:00Z">
                  <w:rPr>
                    <w:rStyle w:val="Hyperlink"/>
                    <w:noProof/>
                  </w:rPr>
                </w:rPrChange>
              </w:rPr>
              <w:delText>Timer Issues</w:delText>
            </w:r>
            <w:r w:rsidDel="00095F1B">
              <w:rPr>
                <w:noProof/>
                <w:webHidden/>
              </w:rPr>
              <w:tab/>
            </w:r>
            <w:r w:rsidR="00CA0B7C" w:rsidDel="00095F1B">
              <w:rPr>
                <w:noProof/>
                <w:webHidden/>
              </w:rPr>
              <w:delText>41</w:delText>
            </w:r>
          </w:del>
        </w:p>
        <w:p w14:paraId="0AF948C0" w14:textId="41D85B91" w:rsidR="00012709" w:rsidDel="00095F1B" w:rsidRDefault="00012709">
          <w:pPr>
            <w:pStyle w:val="TOC3"/>
            <w:tabs>
              <w:tab w:val="right" w:leader="dot" w:pos="9016"/>
            </w:tabs>
            <w:rPr>
              <w:del w:id="802" w:author="Andrew Instone-Cowie" w:date="2021-08-10T21:33:00Z"/>
              <w:noProof/>
              <w:lang w:val="en-GB" w:eastAsia="en-GB"/>
            </w:rPr>
          </w:pPr>
          <w:del w:id="803" w:author="Andrew Instone-Cowie" w:date="2021-08-10T21:33:00Z">
            <w:r w:rsidRPr="00095F1B" w:rsidDel="00095F1B">
              <w:rPr>
                <w:noProof/>
                <w:rPrChange w:id="804" w:author="Andrew Instone-Cowie" w:date="2021-08-10T21:33:00Z">
                  <w:rPr>
                    <w:rStyle w:val="Hyperlink"/>
                    <w:noProof/>
                  </w:rPr>
                </w:rPrChange>
              </w:rPr>
              <w:delText>Sensor De-Bouncing</w:delText>
            </w:r>
            <w:r w:rsidDel="00095F1B">
              <w:rPr>
                <w:noProof/>
                <w:webHidden/>
              </w:rPr>
              <w:tab/>
            </w:r>
            <w:r w:rsidR="00CA0B7C" w:rsidDel="00095F1B">
              <w:rPr>
                <w:noProof/>
                <w:webHidden/>
              </w:rPr>
              <w:delText>41</w:delText>
            </w:r>
          </w:del>
        </w:p>
        <w:p w14:paraId="1868A07B" w14:textId="06C21546" w:rsidR="00012709" w:rsidDel="00095F1B" w:rsidRDefault="00012709">
          <w:pPr>
            <w:pStyle w:val="TOC3"/>
            <w:tabs>
              <w:tab w:val="right" w:leader="dot" w:pos="9016"/>
            </w:tabs>
            <w:rPr>
              <w:del w:id="805" w:author="Andrew Instone-Cowie" w:date="2021-08-10T21:33:00Z"/>
              <w:noProof/>
              <w:lang w:val="en-GB" w:eastAsia="en-GB"/>
            </w:rPr>
          </w:pPr>
          <w:del w:id="806" w:author="Andrew Instone-Cowie" w:date="2021-08-10T21:33:00Z">
            <w:r w:rsidRPr="00095F1B" w:rsidDel="00095F1B">
              <w:rPr>
                <w:noProof/>
                <w:rPrChange w:id="807" w:author="Andrew Instone-Cowie" w:date="2021-08-10T21:33:00Z">
                  <w:rPr>
                    <w:rStyle w:val="Hyperlink"/>
                    <w:noProof/>
                  </w:rPr>
                </w:rPrChange>
              </w:rPr>
              <w:delText>Debugging &amp; Timing Features</w:delText>
            </w:r>
            <w:r w:rsidDel="00095F1B">
              <w:rPr>
                <w:noProof/>
                <w:webHidden/>
              </w:rPr>
              <w:tab/>
            </w:r>
            <w:r w:rsidR="00CA0B7C" w:rsidDel="00095F1B">
              <w:rPr>
                <w:noProof/>
                <w:webHidden/>
              </w:rPr>
              <w:delText>42</w:delText>
            </w:r>
          </w:del>
        </w:p>
        <w:p w14:paraId="00E1410A" w14:textId="428312C6" w:rsidR="00012709" w:rsidDel="00095F1B" w:rsidRDefault="00012709">
          <w:pPr>
            <w:pStyle w:val="TOC3"/>
            <w:tabs>
              <w:tab w:val="right" w:leader="dot" w:pos="9016"/>
            </w:tabs>
            <w:rPr>
              <w:del w:id="808" w:author="Andrew Instone-Cowie" w:date="2021-08-10T21:33:00Z"/>
              <w:noProof/>
              <w:lang w:val="en-GB" w:eastAsia="en-GB"/>
            </w:rPr>
          </w:pPr>
          <w:del w:id="809" w:author="Andrew Instone-Cowie" w:date="2021-08-10T21:33:00Z">
            <w:r w:rsidRPr="00095F1B" w:rsidDel="00095F1B">
              <w:rPr>
                <w:noProof/>
                <w:rPrChange w:id="810" w:author="Andrew Instone-Cowie" w:date="2021-08-10T21:33:00Z">
                  <w:rPr>
                    <w:rStyle w:val="Hyperlink"/>
                    <w:noProof/>
                  </w:rPr>
                </w:rPrChange>
              </w:rPr>
              <w:delText>Serial Input &amp; Command Line Interface</w:delText>
            </w:r>
            <w:r w:rsidDel="00095F1B">
              <w:rPr>
                <w:noProof/>
                <w:webHidden/>
              </w:rPr>
              <w:tab/>
            </w:r>
            <w:r w:rsidR="00CA0B7C" w:rsidDel="00095F1B">
              <w:rPr>
                <w:noProof/>
                <w:webHidden/>
              </w:rPr>
              <w:delText>44</w:delText>
            </w:r>
          </w:del>
        </w:p>
        <w:p w14:paraId="5C88D281" w14:textId="736D1EF6" w:rsidR="00012709" w:rsidDel="00095F1B" w:rsidRDefault="00012709">
          <w:pPr>
            <w:pStyle w:val="TOC3"/>
            <w:tabs>
              <w:tab w:val="right" w:leader="dot" w:pos="9016"/>
            </w:tabs>
            <w:rPr>
              <w:del w:id="811" w:author="Andrew Instone-Cowie" w:date="2021-08-10T21:33:00Z"/>
              <w:noProof/>
              <w:lang w:val="en-GB" w:eastAsia="en-GB"/>
            </w:rPr>
          </w:pPr>
          <w:del w:id="812" w:author="Andrew Instone-Cowie" w:date="2021-08-10T21:33:00Z">
            <w:r w:rsidRPr="00095F1B" w:rsidDel="00095F1B">
              <w:rPr>
                <w:noProof/>
                <w:rPrChange w:id="813" w:author="Andrew Instone-Cowie" w:date="2021-08-10T21:33:00Z">
                  <w:rPr>
                    <w:rStyle w:val="Hyperlink"/>
                    <w:noProof/>
                  </w:rPr>
                </w:rPrChange>
              </w:rPr>
              <w:delText>Sensor Enable/Disable</w:delText>
            </w:r>
            <w:r w:rsidDel="00095F1B">
              <w:rPr>
                <w:noProof/>
                <w:webHidden/>
              </w:rPr>
              <w:tab/>
            </w:r>
            <w:r w:rsidR="00CA0B7C" w:rsidDel="00095F1B">
              <w:rPr>
                <w:noProof/>
                <w:webHidden/>
              </w:rPr>
              <w:delText>44</w:delText>
            </w:r>
          </w:del>
        </w:p>
        <w:p w14:paraId="08008FB6" w14:textId="404AE2F7" w:rsidR="00012709" w:rsidDel="00095F1B" w:rsidRDefault="00012709">
          <w:pPr>
            <w:pStyle w:val="TOC3"/>
            <w:tabs>
              <w:tab w:val="right" w:leader="dot" w:pos="9016"/>
            </w:tabs>
            <w:rPr>
              <w:del w:id="814" w:author="Andrew Instone-Cowie" w:date="2021-08-10T21:33:00Z"/>
              <w:noProof/>
              <w:lang w:val="en-GB" w:eastAsia="en-GB"/>
            </w:rPr>
          </w:pPr>
          <w:del w:id="815" w:author="Andrew Instone-Cowie" w:date="2021-08-10T21:33:00Z">
            <w:r w:rsidRPr="00095F1B" w:rsidDel="00095F1B">
              <w:rPr>
                <w:noProof/>
                <w:rPrChange w:id="816" w:author="Andrew Instone-Cowie" w:date="2021-08-10T21:33:00Z">
                  <w:rPr>
                    <w:rStyle w:val="Hyperlink"/>
                    <w:noProof/>
                  </w:rPr>
                </w:rPrChange>
              </w:rPr>
              <w:delText>Memory Footprint</w:delText>
            </w:r>
            <w:r w:rsidDel="00095F1B">
              <w:rPr>
                <w:noProof/>
                <w:webHidden/>
              </w:rPr>
              <w:tab/>
            </w:r>
            <w:r w:rsidR="00CA0B7C" w:rsidDel="00095F1B">
              <w:rPr>
                <w:noProof/>
                <w:webHidden/>
              </w:rPr>
              <w:delText>45</w:delText>
            </w:r>
          </w:del>
        </w:p>
        <w:p w14:paraId="1895E6D4" w14:textId="2AF9FD1B" w:rsidR="00012709" w:rsidDel="00095F1B" w:rsidRDefault="00012709">
          <w:pPr>
            <w:pStyle w:val="TOC2"/>
            <w:tabs>
              <w:tab w:val="right" w:leader="dot" w:pos="9016"/>
            </w:tabs>
            <w:rPr>
              <w:del w:id="817" w:author="Andrew Instone-Cowie" w:date="2021-08-10T21:33:00Z"/>
              <w:rFonts w:eastAsiaTheme="minorEastAsia"/>
              <w:noProof/>
              <w:lang w:eastAsia="en-GB"/>
            </w:rPr>
          </w:pPr>
          <w:del w:id="818" w:author="Andrew Instone-Cowie" w:date="2021-08-10T21:33:00Z">
            <w:r w:rsidRPr="00095F1B" w:rsidDel="00095F1B">
              <w:rPr>
                <w:noProof/>
                <w:rPrChange w:id="819" w:author="Andrew Instone-Cowie" w:date="2021-08-10T21:33:00Z">
                  <w:rPr>
                    <w:rStyle w:val="Hyperlink"/>
                    <w:noProof/>
                  </w:rPr>
                </w:rPrChange>
              </w:rPr>
              <w:delText>Metrics</w:delText>
            </w:r>
            <w:r w:rsidDel="00095F1B">
              <w:rPr>
                <w:noProof/>
                <w:webHidden/>
              </w:rPr>
              <w:tab/>
            </w:r>
            <w:r w:rsidR="00CA0B7C" w:rsidDel="00095F1B">
              <w:rPr>
                <w:noProof/>
                <w:webHidden/>
              </w:rPr>
              <w:delText>46</w:delText>
            </w:r>
          </w:del>
        </w:p>
        <w:p w14:paraId="49C4FED9" w14:textId="0E7E64BC" w:rsidR="00012709" w:rsidDel="00095F1B" w:rsidRDefault="00012709">
          <w:pPr>
            <w:pStyle w:val="TOC3"/>
            <w:tabs>
              <w:tab w:val="right" w:leader="dot" w:pos="9016"/>
            </w:tabs>
            <w:rPr>
              <w:del w:id="820" w:author="Andrew Instone-Cowie" w:date="2021-08-10T21:33:00Z"/>
              <w:noProof/>
              <w:lang w:val="en-GB" w:eastAsia="en-GB"/>
            </w:rPr>
          </w:pPr>
          <w:del w:id="821" w:author="Andrew Instone-Cowie" w:date="2021-08-10T21:33:00Z">
            <w:r w:rsidRPr="00095F1B" w:rsidDel="00095F1B">
              <w:rPr>
                <w:noProof/>
                <w:rPrChange w:id="822" w:author="Andrew Instone-Cowie" w:date="2021-08-10T21:33:00Z">
                  <w:rPr>
                    <w:rStyle w:val="Hyperlink"/>
                    <w:noProof/>
                  </w:rPr>
                </w:rPrChange>
              </w:rPr>
              <w:delText>Inter-Blow Interval Requirements</w:delText>
            </w:r>
            <w:r w:rsidDel="00095F1B">
              <w:rPr>
                <w:noProof/>
                <w:webHidden/>
              </w:rPr>
              <w:tab/>
            </w:r>
            <w:r w:rsidR="00CA0B7C" w:rsidDel="00095F1B">
              <w:rPr>
                <w:noProof/>
                <w:webHidden/>
              </w:rPr>
              <w:delText>46</w:delText>
            </w:r>
          </w:del>
        </w:p>
        <w:p w14:paraId="2571AEA3" w14:textId="129EBFD7" w:rsidR="00012709" w:rsidDel="00095F1B" w:rsidRDefault="00012709">
          <w:pPr>
            <w:pStyle w:val="TOC3"/>
            <w:tabs>
              <w:tab w:val="right" w:leader="dot" w:pos="9016"/>
            </w:tabs>
            <w:rPr>
              <w:del w:id="823" w:author="Andrew Instone-Cowie" w:date="2021-08-10T21:33:00Z"/>
              <w:noProof/>
              <w:lang w:val="en-GB" w:eastAsia="en-GB"/>
            </w:rPr>
          </w:pPr>
          <w:del w:id="824" w:author="Andrew Instone-Cowie" w:date="2021-08-10T21:33:00Z">
            <w:r w:rsidRPr="00095F1B" w:rsidDel="00095F1B">
              <w:rPr>
                <w:noProof/>
                <w:rPrChange w:id="825" w:author="Andrew Instone-Cowie" w:date="2021-08-10T21:33:00Z">
                  <w:rPr>
                    <w:rStyle w:val="Hyperlink"/>
                    <w:noProof/>
                  </w:rPr>
                </w:rPrChange>
              </w:rPr>
              <w:delText>Inter-Row Interval Requirements</w:delText>
            </w:r>
            <w:r w:rsidDel="00095F1B">
              <w:rPr>
                <w:noProof/>
                <w:webHidden/>
              </w:rPr>
              <w:tab/>
            </w:r>
            <w:r w:rsidR="00CA0B7C" w:rsidDel="00095F1B">
              <w:rPr>
                <w:noProof/>
                <w:webHidden/>
              </w:rPr>
              <w:delText>47</w:delText>
            </w:r>
          </w:del>
        </w:p>
        <w:p w14:paraId="15457AF5" w14:textId="36972B7C" w:rsidR="00012709" w:rsidDel="00095F1B" w:rsidRDefault="00012709">
          <w:pPr>
            <w:pStyle w:val="TOC3"/>
            <w:tabs>
              <w:tab w:val="right" w:leader="dot" w:pos="9016"/>
            </w:tabs>
            <w:rPr>
              <w:del w:id="826" w:author="Andrew Instone-Cowie" w:date="2021-08-10T21:33:00Z"/>
              <w:noProof/>
              <w:lang w:val="en-GB" w:eastAsia="en-GB"/>
            </w:rPr>
          </w:pPr>
          <w:del w:id="827" w:author="Andrew Instone-Cowie" w:date="2021-08-10T21:33:00Z">
            <w:r w:rsidRPr="00095F1B" w:rsidDel="00095F1B">
              <w:rPr>
                <w:noProof/>
                <w:rPrChange w:id="828" w:author="Andrew Instone-Cowie" w:date="2021-08-10T21:33:00Z">
                  <w:rPr>
                    <w:rStyle w:val="Hyperlink"/>
                    <w:noProof/>
                  </w:rPr>
                </w:rPrChange>
              </w:rPr>
              <w:delText>Sensor Pulse Duration</w:delText>
            </w:r>
            <w:r w:rsidDel="00095F1B">
              <w:rPr>
                <w:noProof/>
                <w:webHidden/>
              </w:rPr>
              <w:tab/>
            </w:r>
            <w:r w:rsidR="00CA0B7C" w:rsidDel="00095F1B">
              <w:rPr>
                <w:noProof/>
                <w:webHidden/>
              </w:rPr>
              <w:delText>47</w:delText>
            </w:r>
          </w:del>
        </w:p>
        <w:p w14:paraId="258AD761" w14:textId="31A9B790" w:rsidR="00012709" w:rsidDel="00095F1B" w:rsidRDefault="00012709">
          <w:pPr>
            <w:pStyle w:val="TOC2"/>
            <w:tabs>
              <w:tab w:val="right" w:leader="dot" w:pos="9016"/>
            </w:tabs>
            <w:rPr>
              <w:del w:id="829" w:author="Andrew Instone-Cowie" w:date="2021-08-10T21:33:00Z"/>
              <w:rFonts w:eastAsiaTheme="minorEastAsia"/>
              <w:noProof/>
              <w:lang w:eastAsia="en-GB"/>
            </w:rPr>
          </w:pPr>
          <w:del w:id="830" w:author="Andrew Instone-Cowie" w:date="2021-08-10T21:33:00Z">
            <w:r w:rsidRPr="00095F1B" w:rsidDel="00095F1B">
              <w:rPr>
                <w:noProof/>
                <w:rPrChange w:id="831" w:author="Andrew Instone-Cowie" w:date="2021-08-10T21:33:00Z">
                  <w:rPr>
                    <w:rStyle w:val="Hyperlink"/>
                    <w:noProof/>
                  </w:rPr>
                </w:rPrChange>
              </w:rPr>
              <w:delText>Potential Problems</w:delText>
            </w:r>
            <w:r w:rsidDel="00095F1B">
              <w:rPr>
                <w:noProof/>
                <w:webHidden/>
              </w:rPr>
              <w:tab/>
            </w:r>
            <w:r w:rsidR="00CA0B7C" w:rsidDel="00095F1B">
              <w:rPr>
                <w:noProof/>
                <w:webHidden/>
              </w:rPr>
              <w:delText>49</w:delText>
            </w:r>
          </w:del>
        </w:p>
        <w:p w14:paraId="5A757DED" w14:textId="0D6D020B" w:rsidR="00012709" w:rsidDel="00095F1B" w:rsidRDefault="00012709">
          <w:pPr>
            <w:pStyle w:val="TOC3"/>
            <w:tabs>
              <w:tab w:val="right" w:leader="dot" w:pos="9016"/>
            </w:tabs>
            <w:rPr>
              <w:del w:id="832" w:author="Andrew Instone-Cowie" w:date="2021-08-10T21:33:00Z"/>
              <w:noProof/>
              <w:lang w:val="en-GB" w:eastAsia="en-GB"/>
            </w:rPr>
          </w:pPr>
          <w:del w:id="833" w:author="Andrew Instone-Cowie" w:date="2021-08-10T21:33:00Z">
            <w:r w:rsidRPr="00095F1B" w:rsidDel="00095F1B">
              <w:rPr>
                <w:noProof/>
                <w:rPrChange w:id="834" w:author="Andrew Instone-Cowie" w:date="2021-08-10T21:33:00Z">
                  <w:rPr>
                    <w:rStyle w:val="Hyperlink"/>
                    <w:noProof/>
                  </w:rPr>
                </w:rPrChange>
              </w:rPr>
              <w:delText>Missed Sensor Signals</w:delText>
            </w:r>
            <w:r w:rsidDel="00095F1B">
              <w:rPr>
                <w:noProof/>
                <w:webHidden/>
              </w:rPr>
              <w:tab/>
            </w:r>
            <w:r w:rsidR="00CA0B7C" w:rsidDel="00095F1B">
              <w:rPr>
                <w:noProof/>
                <w:webHidden/>
              </w:rPr>
              <w:delText>49</w:delText>
            </w:r>
          </w:del>
        </w:p>
        <w:p w14:paraId="686CD732" w14:textId="17921CFF" w:rsidR="00012709" w:rsidDel="00095F1B" w:rsidRDefault="00012709">
          <w:pPr>
            <w:pStyle w:val="TOC3"/>
            <w:tabs>
              <w:tab w:val="right" w:leader="dot" w:pos="9016"/>
            </w:tabs>
            <w:rPr>
              <w:del w:id="835" w:author="Andrew Instone-Cowie" w:date="2021-08-10T21:33:00Z"/>
              <w:noProof/>
              <w:lang w:val="en-GB" w:eastAsia="en-GB"/>
            </w:rPr>
          </w:pPr>
          <w:del w:id="836" w:author="Andrew Instone-Cowie" w:date="2021-08-10T21:33:00Z">
            <w:r w:rsidRPr="00095F1B" w:rsidDel="00095F1B">
              <w:rPr>
                <w:noProof/>
                <w:rPrChange w:id="837" w:author="Andrew Instone-Cowie" w:date="2021-08-10T21:33:00Z">
                  <w:rPr>
                    <w:rStyle w:val="Hyperlink"/>
                    <w:noProof/>
                  </w:rPr>
                </w:rPrChange>
              </w:rPr>
              <w:delText>Duplicated Sensor Signals</w:delText>
            </w:r>
            <w:r w:rsidDel="00095F1B">
              <w:rPr>
                <w:noProof/>
                <w:webHidden/>
              </w:rPr>
              <w:tab/>
            </w:r>
            <w:r w:rsidR="00CA0B7C" w:rsidDel="00095F1B">
              <w:rPr>
                <w:noProof/>
                <w:webHidden/>
              </w:rPr>
              <w:delText>49</w:delText>
            </w:r>
          </w:del>
        </w:p>
        <w:p w14:paraId="32887ACC" w14:textId="6BA6C64B" w:rsidR="00012709" w:rsidDel="00095F1B" w:rsidRDefault="00012709">
          <w:pPr>
            <w:pStyle w:val="TOC3"/>
            <w:tabs>
              <w:tab w:val="right" w:leader="dot" w:pos="9016"/>
            </w:tabs>
            <w:rPr>
              <w:del w:id="838" w:author="Andrew Instone-Cowie" w:date="2021-08-10T21:33:00Z"/>
              <w:noProof/>
              <w:lang w:val="en-GB" w:eastAsia="en-GB"/>
            </w:rPr>
          </w:pPr>
          <w:del w:id="839" w:author="Andrew Instone-Cowie" w:date="2021-08-10T21:33:00Z">
            <w:r w:rsidRPr="00095F1B" w:rsidDel="00095F1B">
              <w:rPr>
                <w:noProof/>
                <w:rPrChange w:id="840" w:author="Andrew Instone-Cowie" w:date="2021-08-10T21:33:00Z">
                  <w:rPr>
                    <w:rStyle w:val="Hyperlink"/>
                    <w:noProof/>
                  </w:rPr>
                </w:rPrChange>
              </w:rPr>
              <w:delText>Variable Odd-Struckness</w:delText>
            </w:r>
            <w:r w:rsidDel="00095F1B">
              <w:rPr>
                <w:noProof/>
                <w:webHidden/>
              </w:rPr>
              <w:tab/>
            </w:r>
            <w:r w:rsidR="00CA0B7C" w:rsidDel="00095F1B">
              <w:rPr>
                <w:noProof/>
                <w:webHidden/>
              </w:rPr>
              <w:delText>50</w:delText>
            </w:r>
          </w:del>
        </w:p>
        <w:p w14:paraId="38DBB196" w14:textId="57C981C7" w:rsidR="00012709" w:rsidDel="00095F1B" w:rsidRDefault="00012709">
          <w:pPr>
            <w:pStyle w:val="TOC3"/>
            <w:tabs>
              <w:tab w:val="right" w:leader="dot" w:pos="9016"/>
            </w:tabs>
            <w:rPr>
              <w:del w:id="841" w:author="Andrew Instone-Cowie" w:date="2021-08-10T21:33:00Z"/>
              <w:noProof/>
              <w:lang w:val="en-GB" w:eastAsia="en-GB"/>
            </w:rPr>
          </w:pPr>
          <w:del w:id="842" w:author="Andrew Instone-Cowie" w:date="2021-08-10T21:33:00Z">
            <w:r w:rsidRPr="00095F1B" w:rsidDel="00095F1B">
              <w:rPr>
                <w:noProof/>
                <w:rPrChange w:id="843" w:author="Andrew Instone-Cowie" w:date="2021-08-10T21:33:00Z">
                  <w:rPr>
                    <w:rStyle w:val="Hyperlink"/>
                    <w:noProof/>
                  </w:rPr>
                </w:rPrChange>
              </w:rPr>
              <w:delText>Latency</w:delText>
            </w:r>
            <w:r w:rsidDel="00095F1B">
              <w:rPr>
                <w:noProof/>
                <w:webHidden/>
              </w:rPr>
              <w:tab/>
            </w:r>
            <w:r w:rsidR="00CA0B7C" w:rsidDel="00095F1B">
              <w:rPr>
                <w:noProof/>
                <w:webHidden/>
              </w:rPr>
              <w:delText>51</w:delText>
            </w:r>
          </w:del>
        </w:p>
        <w:p w14:paraId="5F389A49" w14:textId="5DDC2003" w:rsidR="00012709" w:rsidDel="00095F1B" w:rsidRDefault="00012709">
          <w:pPr>
            <w:pStyle w:val="TOC2"/>
            <w:tabs>
              <w:tab w:val="right" w:leader="dot" w:pos="9016"/>
            </w:tabs>
            <w:rPr>
              <w:del w:id="844" w:author="Andrew Instone-Cowie" w:date="2021-08-10T21:33:00Z"/>
              <w:rFonts w:eastAsiaTheme="minorEastAsia"/>
              <w:noProof/>
              <w:lang w:eastAsia="en-GB"/>
            </w:rPr>
          </w:pPr>
          <w:del w:id="845" w:author="Andrew Instone-Cowie" w:date="2021-08-10T21:33:00Z">
            <w:r w:rsidRPr="00095F1B" w:rsidDel="00095F1B">
              <w:rPr>
                <w:noProof/>
                <w:rPrChange w:id="846" w:author="Andrew Instone-Cowie" w:date="2021-08-10T21:33:00Z">
                  <w:rPr>
                    <w:rStyle w:val="Hyperlink"/>
                    <w:noProof/>
                  </w:rPr>
                </w:rPrChange>
              </w:rPr>
              <w:delText>Software Development &amp; Compatibility</w:delText>
            </w:r>
            <w:r w:rsidDel="00095F1B">
              <w:rPr>
                <w:noProof/>
                <w:webHidden/>
              </w:rPr>
              <w:tab/>
            </w:r>
            <w:r w:rsidR="00CA0B7C" w:rsidDel="00095F1B">
              <w:rPr>
                <w:noProof/>
                <w:webHidden/>
              </w:rPr>
              <w:delText>54</w:delText>
            </w:r>
          </w:del>
        </w:p>
        <w:p w14:paraId="1983D7B6" w14:textId="62ECBCE7" w:rsidR="00012709" w:rsidDel="00095F1B" w:rsidRDefault="00012709">
          <w:pPr>
            <w:pStyle w:val="TOC3"/>
            <w:tabs>
              <w:tab w:val="right" w:leader="dot" w:pos="9016"/>
            </w:tabs>
            <w:rPr>
              <w:del w:id="847" w:author="Andrew Instone-Cowie" w:date="2021-08-10T21:33:00Z"/>
              <w:noProof/>
              <w:lang w:val="en-GB" w:eastAsia="en-GB"/>
            </w:rPr>
          </w:pPr>
          <w:del w:id="848" w:author="Andrew Instone-Cowie" w:date="2021-08-10T21:33:00Z">
            <w:r w:rsidRPr="00095F1B" w:rsidDel="00095F1B">
              <w:rPr>
                <w:noProof/>
                <w:rPrChange w:id="849" w:author="Andrew Instone-Cowie" w:date="2021-08-10T21:33:00Z">
                  <w:rPr>
                    <w:rStyle w:val="Hyperlink"/>
                    <w:noProof/>
                  </w:rPr>
                </w:rPrChange>
              </w:rPr>
              <w:delText>Development Environment</w:delText>
            </w:r>
            <w:r w:rsidDel="00095F1B">
              <w:rPr>
                <w:noProof/>
                <w:webHidden/>
              </w:rPr>
              <w:tab/>
            </w:r>
            <w:r w:rsidR="00CA0B7C" w:rsidDel="00095F1B">
              <w:rPr>
                <w:noProof/>
                <w:webHidden/>
              </w:rPr>
              <w:delText>54</w:delText>
            </w:r>
          </w:del>
        </w:p>
        <w:p w14:paraId="71F717E3" w14:textId="45894C0F" w:rsidR="00012709" w:rsidDel="00095F1B" w:rsidRDefault="00012709">
          <w:pPr>
            <w:pStyle w:val="TOC3"/>
            <w:tabs>
              <w:tab w:val="right" w:leader="dot" w:pos="9016"/>
            </w:tabs>
            <w:rPr>
              <w:del w:id="850" w:author="Andrew Instone-Cowie" w:date="2021-08-10T21:33:00Z"/>
              <w:noProof/>
              <w:lang w:val="en-GB" w:eastAsia="en-GB"/>
            </w:rPr>
          </w:pPr>
          <w:del w:id="851" w:author="Andrew Instone-Cowie" w:date="2021-08-10T21:33:00Z">
            <w:r w:rsidRPr="00095F1B" w:rsidDel="00095F1B">
              <w:rPr>
                <w:noProof/>
                <w:rPrChange w:id="852" w:author="Andrew Instone-Cowie" w:date="2021-08-10T21:33:00Z">
                  <w:rPr>
                    <w:rStyle w:val="Hyperlink"/>
                    <w:noProof/>
                  </w:rPr>
                </w:rPrChange>
              </w:rPr>
              <w:delText>Source Code Availability</w:delText>
            </w:r>
            <w:r w:rsidDel="00095F1B">
              <w:rPr>
                <w:noProof/>
                <w:webHidden/>
              </w:rPr>
              <w:tab/>
            </w:r>
            <w:r w:rsidR="00CA0B7C" w:rsidDel="00095F1B">
              <w:rPr>
                <w:noProof/>
                <w:webHidden/>
              </w:rPr>
              <w:delText>54</w:delText>
            </w:r>
          </w:del>
        </w:p>
        <w:p w14:paraId="2F5C5734" w14:textId="12017FC9" w:rsidR="00012709" w:rsidDel="00095F1B" w:rsidRDefault="00012709">
          <w:pPr>
            <w:pStyle w:val="TOC3"/>
            <w:tabs>
              <w:tab w:val="right" w:leader="dot" w:pos="9016"/>
            </w:tabs>
            <w:rPr>
              <w:del w:id="853" w:author="Andrew Instone-Cowie" w:date="2021-08-10T21:33:00Z"/>
              <w:noProof/>
              <w:lang w:val="en-GB" w:eastAsia="en-GB"/>
            </w:rPr>
          </w:pPr>
          <w:del w:id="854" w:author="Andrew Instone-Cowie" w:date="2021-08-10T21:33:00Z">
            <w:r w:rsidRPr="00095F1B" w:rsidDel="00095F1B">
              <w:rPr>
                <w:noProof/>
                <w:rPrChange w:id="855" w:author="Andrew Instone-Cowie" w:date="2021-08-10T21:33:00Z">
                  <w:rPr>
                    <w:rStyle w:val="Hyperlink"/>
                    <w:noProof/>
                  </w:rPr>
                </w:rPrChange>
              </w:rPr>
              <w:delText>Simulator Software Compatibility</w:delText>
            </w:r>
            <w:r w:rsidDel="00095F1B">
              <w:rPr>
                <w:noProof/>
                <w:webHidden/>
              </w:rPr>
              <w:tab/>
            </w:r>
            <w:r w:rsidR="00CA0B7C" w:rsidDel="00095F1B">
              <w:rPr>
                <w:noProof/>
                <w:webHidden/>
              </w:rPr>
              <w:delText>54</w:delText>
            </w:r>
          </w:del>
        </w:p>
        <w:p w14:paraId="048A2390" w14:textId="21CFA9D3" w:rsidR="00012709" w:rsidDel="00095F1B" w:rsidRDefault="00012709">
          <w:pPr>
            <w:pStyle w:val="TOC1"/>
            <w:tabs>
              <w:tab w:val="right" w:leader="dot" w:pos="9016"/>
            </w:tabs>
            <w:rPr>
              <w:del w:id="856" w:author="Andrew Instone-Cowie" w:date="2021-08-10T21:33:00Z"/>
              <w:rFonts w:eastAsiaTheme="minorEastAsia"/>
              <w:noProof/>
              <w:lang w:eastAsia="en-GB"/>
            </w:rPr>
          </w:pPr>
          <w:del w:id="857" w:author="Andrew Instone-Cowie" w:date="2021-08-10T21:33:00Z">
            <w:r w:rsidRPr="00095F1B" w:rsidDel="00095F1B">
              <w:rPr>
                <w:noProof/>
                <w:rPrChange w:id="858" w:author="Andrew Instone-Cowie" w:date="2021-08-10T21:33:00Z">
                  <w:rPr>
                    <w:rStyle w:val="Hyperlink"/>
                    <w:noProof/>
                  </w:rPr>
                </w:rPrChange>
              </w:rPr>
              <w:delText>USB-to-Serial Adapters</w:delText>
            </w:r>
            <w:r w:rsidDel="00095F1B">
              <w:rPr>
                <w:noProof/>
                <w:webHidden/>
              </w:rPr>
              <w:tab/>
            </w:r>
            <w:r w:rsidR="00CA0B7C" w:rsidDel="00095F1B">
              <w:rPr>
                <w:noProof/>
                <w:webHidden/>
              </w:rPr>
              <w:delText>55</w:delText>
            </w:r>
          </w:del>
        </w:p>
        <w:p w14:paraId="4282EB3B" w14:textId="32693B75" w:rsidR="00012709" w:rsidDel="00095F1B" w:rsidRDefault="00012709">
          <w:pPr>
            <w:pStyle w:val="TOC3"/>
            <w:tabs>
              <w:tab w:val="right" w:leader="dot" w:pos="9016"/>
            </w:tabs>
            <w:rPr>
              <w:del w:id="859" w:author="Andrew Instone-Cowie" w:date="2021-08-10T21:33:00Z"/>
              <w:noProof/>
              <w:lang w:val="en-GB" w:eastAsia="en-GB"/>
            </w:rPr>
          </w:pPr>
          <w:del w:id="860" w:author="Andrew Instone-Cowie" w:date="2021-08-10T21:33:00Z">
            <w:r w:rsidRPr="00095F1B" w:rsidDel="00095F1B">
              <w:rPr>
                <w:noProof/>
                <w:rPrChange w:id="861" w:author="Andrew Instone-Cowie" w:date="2021-08-10T21:33:00Z">
                  <w:rPr>
                    <w:rStyle w:val="Hyperlink"/>
                    <w:noProof/>
                  </w:rPr>
                </w:rPrChange>
              </w:rPr>
              <w:delText>Driver Installation</w:delText>
            </w:r>
            <w:r w:rsidDel="00095F1B">
              <w:rPr>
                <w:noProof/>
                <w:webHidden/>
              </w:rPr>
              <w:tab/>
            </w:r>
            <w:r w:rsidR="00CA0B7C" w:rsidDel="00095F1B">
              <w:rPr>
                <w:noProof/>
                <w:webHidden/>
              </w:rPr>
              <w:delText>56</w:delText>
            </w:r>
          </w:del>
        </w:p>
        <w:p w14:paraId="33871ECF" w14:textId="34A12356" w:rsidR="00012709" w:rsidDel="00095F1B" w:rsidRDefault="00012709">
          <w:pPr>
            <w:pStyle w:val="TOC3"/>
            <w:tabs>
              <w:tab w:val="right" w:leader="dot" w:pos="9016"/>
            </w:tabs>
            <w:rPr>
              <w:del w:id="862" w:author="Andrew Instone-Cowie" w:date="2021-08-10T21:33:00Z"/>
              <w:noProof/>
              <w:lang w:val="en-GB" w:eastAsia="en-GB"/>
            </w:rPr>
          </w:pPr>
          <w:del w:id="863" w:author="Andrew Instone-Cowie" w:date="2021-08-10T21:33:00Z">
            <w:r w:rsidRPr="00095F1B" w:rsidDel="00095F1B">
              <w:rPr>
                <w:noProof/>
                <w:rPrChange w:id="864" w:author="Andrew Instone-Cowie" w:date="2021-08-10T21:33:00Z">
                  <w:rPr>
                    <w:rStyle w:val="Hyperlink"/>
                    <w:noProof/>
                  </w:rPr>
                </w:rPrChange>
              </w:rPr>
              <w:delText>Driver Verification</w:delText>
            </w:r>
            <w:r w:rsidDel="00095F1B">
              <w:rPr>
                <w:noProof/>
                <w:webHidden/>
              </w:rPr>
              <w:tab/>
            </w:r>
            <w:r w:rsidR="00CA0B7C" w:rsidDel="00095F1B">
              <w:rPr>
                <w:noProof/>
                <w:webHidden/>
              </w:rPr>
              <w:delText>58</w:delText>
            </w:r>
          </w:del>
        </w:p>
        <w:p w14:paraId="61B5C603" w14:textId="704B953A" w:rsidR="00012709" w:rsidDel="00095F1B" w:rsidRDefault="00012709">
          <w:pPr>
            <w:pStyle w:val="TOC3"/>
            <w:tabs>
              <w:tab w:val="right" w:leader="dot" w:pos="9016"/>
            </w:tabs>
            <w:rPr>
              <w:del w:id="865" w:author="Andrew Instone-Cowie" w:date="2021-08-10T21:33:00Z"/>
              <w:noProof/>
              <w:lang w:val="en-GB" w:eastAsia="en-GB"/>
            </w:rPr>
          </w:pPr>
          <w:del w:id="866" w:author="Andrew Instone-Cowie" w:date="2021-08-10T21:33:00Z">
            <w:r w:rsidRPr="00095F1B" w:rsidDel="00095F1B">
              <w:rPr>
                <w:noProof/>
                <w:rPrChange w:id="867" w:author="Andrew Instone-Cowie" w:date="2021-08-10T21:33:00Z">
                  <w:rPr>
                    <w:rStyle w:val="Hyperlink"/>
                    <w:noProof/>
                  </w:rPr>
                </w:rPrChange>
              </w:rPr>
              <w:delText>COM Port Reconfiguration</w:delText>
            </w:r>
            <w:r w:rsidDel="00095F1B">
              <w:rPr>
                <w:noProof/>
                <w:webHidden/>
              </w:rPr>
              <w:tab/>
            </w:r>
            <w:r w:rsidR="00CA0B7C" w:rsidDel="00095F1B">
              <w:rPr>
                <w:noProof/>
                <w:webHidden/>
              </w:rPr>
              <w:delText>61</w:delText>
            </w:r>
          </w:del>
        </w:p>
        <w:p w14:paraId="157A40A0" w14:textId="2628B08A" w:rsidR="00012709" w:rsidDel="00095F1B" w:rsidRDefault="00012709">
          <w:pPr>
            <w:pStyle w:val="TOC1"/>
            <w:tabs>
              <w:tab w:val="right" w:leader="dot" w:pos="9016"/>
            </w:tabs>
            <w:rPr>
              <w:del w:id="868" w:author="Andrew Instone-Cowie" w:date="2021-08-10T21:33:00Z"/>
              <w:rFonts w:eastAsiaTheme="minorEastAsia"/>
              <w:noProof/>
              <w:lang w:eastAsia="en-GB"/>
            </w:rPr>
          </w:pPr>
          <w:del w:id="869" w:author="Andrew Instone-Cowie" w:date="2021-08-10T21:33:00Z">
            <w:r w:rsidRPr="00095F1B" w:rsidDel="00095F1B">
              <w:rPr>
                <w:noProof/>
                <w:rPrChange w:id="870" w:author="Andrew Instone-Cowie" w:date="2021-08-10T21:33:00Z">
                  <w:rPr>
                    <w:rStyle w:val="Hyperlink"/>
                    <w:noProof/>
                  </w:rPr>
                </w:rPrChange>
              </w:rPr>
              <w:delText>Appendices</w:delText>
            </w:r>
            <w:r w:rsidDel="00095F1B">
              <w:rPr>
                <w:noProof/>
                <w:webHidden/>
              </w:rPr>
              <w:tab/>
            </w:r>
            <w:r w:rsidR="00CA0B7C" w:rsidDel="00095F1B">
              <w:rPr>
                <w:noProof/>
                <w:webHidden/>
              </w:rPr>
              <w:delText>65</w:delText>
            </w:r>
          </w:del>
        </w:p>
        <w:p w14:paraId="0E0E044F" w14:textId="36657F19" w:rsidR="00012709" w:rsidDel="00095F1B" w:rsidRDefault="00012709">
          <w:pPr>
            <w:pStyle w:val="TOC2"/>
            <w:tabs>
              <w:tab w:val="right" w:leader="dot" w:pos="9016"/>
            </w:tabs>
            <w:rPr>
              <w:del w:id="871" w:author="Andrew Instone-Cowie" w:date="2021-08-10T21:33:00Z"/>
              <w:rFonts w:eastAsiaTheme="minorEastAsia"/>
              <w:noProof/>
              <w:lang w:eastAsia="en-GB"/>
            </w:rPr>
          </w:pPr>
          <w:del w:id="872" w:author="Andrew Instone-Cowie" w:date="2021-08-10T21:33:00Z">
            <w:r w:rsidRPr="00095F1B" w:rsidDel="00095F1B">
              <w:rPr>
                <w:noProof/>
                <w:rPrChange w:id="873" w:author="Andrew Instone-Cowie" w:date="2021-08-10T21:33:00Z">
                  <w:rPr>
                    <w:rStyle w:val="Hyperlink"/>
                    <w:noProof/>
                  </w:rPr>
                </w:rPrChange>
              </w:rPr>
              <w:delText>Appendix A: MBI Protocol Description</w:delText>
            </w:r>
            <w:r w:rsidDel="00095F1B">
              <w:rPr>
                <w:noProof/>
                <w:webHidden/>
              </w:rPr>
              <w:tab/>
            </w:r>
            <w:r w:rsidR="00CA0B7C" w:rsidDel="00095F1B">
              <w:rPr>
                <w:noProof/>
                <w:webHidden/>
              </w:rPr>
              <w:delText>65</w:delText>
            </w:r>
          </w:del>
        </w:p>
        <w:p w14:paraId="4AC7F76E" w14:textId="7506173B" w:rsidR="00012709" w:rsidDel="00095F1B" w:rsidRDefault="00012709">
          <w:pPr>
            <w:pStyle w:val="TOC2"/>
            <w:tabs>
              <w:tab w:val="right" w:leader="dot" w:pos="9016"/>
            </w:tabs>
            <w:rPr>
              <w:del w:id="874" w:author="Andrew Instone-Cowie" w:date="2021-08-10T21:33:00Z"/>
              <w:rFonts w:eastAsiaTheme="minorEastAsia"/>
              <w:noProof/>
              <w:lang w:eastAsia="en-GB"/>
            </w:rPr>
          </w:pPr>
          <w:del w:id="875" w:author="Andrew Instone-Cowie" w:date="2021-08-10T21:33:00Z">
            <w:r w:rsidRPr="00095F1B" w:rsidDel="00095F1B">
              <w:rPr>
                <w:noProof/>
                <w:rPrChange w:id="876" w:author="Andrew Instone-Cowie" w:date="2021-08-10T21:33:00Z">
                  <w:rPr>
                    <w:rStyle w:val="Hyperlink"/>
                    <w:noProof/>
                  </w:rPr>
                </w:rPrChange>
              </w:rPr>
              <w:delText>Appendix B: MBI Protocol Commands</w:delText>
            </w:r>
            <w:r w:rsidDel="00095F1B">
              <w:rPr>
                <w:noProof/>
                <w:webHidden/>
              </w:rPr>
              <w:tab/>
            </w:r>
            <w:r w:rsidR="00CA0B7C" w:rsidDel="00095F1B">
              <w:rPr>
                <w:noProof/>
                <w:webHidden/>
              </w:rPr>
              <w:delText>66</w:delText>
            </w:r>
          </w:del>
        </w:p>
        <w:p w14:paraId="746C21A8" w14:textId="6E655858" w:rsidR="00012709" w:rsidDel="00095F1B" w:rsidRDefault="00012709">
          <w:pPr>
            <w:pStyle w:val="TOC2"/>
            <w:tabs>
              <w:tab w:val="right" w:leader="dot" w:pos="9016"/>
            </w:tabs>
            <w:rPr>
              <w:del w:id="877" w:author="Andrew Instone-Cowie" w:date="2021-08-10T21:33:00Z"/>
              <w:rFonts w:eastAsiaTheme="minorEastAsia"/>
              <w:noProof/>
              <w:lang w:eastAsia="en-GB"/>
            </w:rPr>
          </w:pPr>
          <w:del w:id="878" w:author="Andrew Instone-Cowie" w:date="2021-08-10T21:33:00Z">
            <w:r w:rsidRPr="00095F1B" w:rsidDel="00095F1B">
              <w:rPr>
                <w:noProof/>
                <w:rPrChange w:id="879" w:author="Andrew Instone-Cowie" w:date="2021-08-10T21:33:00Z">
                  <w:rPr>
                    <w:rStyle w:val="Hyperlink"/>
                    <w:noProof/>
                  </w:rPr>
                </w:rPrChange>
              </w:rPr>
              <w:delText>Appendix C: Metrics Tables</w:delText>
            </w:r>
            <w:r w:rsidDel="00095F1B">
              <w:rPr>
                <w:noProof/>
                <w:webHidden/>
              </w:rPr>
              <w:tab/>
            </w:r>
            <w:r w:rsidR="00CA0B7C" w:rsidDel="00095F1B">
              <w:rPr>
                <w:noProof/>
                <w:webHidden/>
              </w:rPr>
              <w:delText>67</w:delText>
            </w:r>
          </w:del>
        </w:p>
        <w:p w14:paraId="73541D0B" w14:textId="2FE65488" w:rsidR="00012709" w:rsidDel="00095F1B" w:rsidRDefault="00012709">
          <w:pPr>
            <w:pStyle w:val="TOC3"/>
            <w:tabs>
              <w:tab w:val="right" w:leader="dot" w:pos="9016"/>
            </w:tabs>
            <w:rPr>
              <w:del w:id="880" w:author="Andrew Instone-Cowie" w:date="2021-08-10T21:33:00Z"/>
              <w:noProof/>
              <w:lang w:val="en-GB" w:eastAsia="en-GB"/>
            </w:rPr>
          </w:pPr>
          <w:del w:id="881" w:author="Andrew Instone-Cowie" w:date="2021-08-10T21:33:00Z">
            <w:r w:rsidRPr="00095F1B" w:rsidDel="00095F1B">
              <w:rPr>
                <w:noProof/>
                <w:rPrChange w:id="882" w:author="Andrew Instone-Cowie" w:date="2021-08-10T21:33:00Z">
                  <w:rPr>
                    <w:rStyle w:val="Hyperlink"/>
                    <w:noProof/>
                  </w:rPr>
                </w:rPrChange>
              </w:rPr>
              <w:delText>Inter-Blow &amp; Inter-Row Interval</w:delText>
            </w:r>
            <w:r w:rsidDel="00095F1B">
              <w:rPr>
                <w:noProof/>
                <w:webHidden/>
              </w:rPr>
              <w:tab/>
            </w:r>
            <w:r w:rsidR="00CA0B7C" w:rsidDel="00095F1B">
              <w:rPr>
                <w:noProof/>
                <w:webHidden/>
              </w:rPr>
              <w:delText>67</w:delText>
            </w:r>
          </w:del>
        </w:p>
        <w:p w14:paraId="7CEB284D" w14:textId="4B3D7B44" w:rsidR="00012709" w:rsidDel="00095F1B" w:rsidRDefault="00012709">
          <w:pPr>
            <w:pStyle w:val="TOC3"/>
            <w:tabs>
              <w:tab w:val="right" w:leader="dot" w:pos="9016"/>
            </w:tabs>
            <w:rPr>
              <w:del w:id="883" w:author="Andrew Instone-Cowie" w:date="2021-08-10T21:33:00Z"/>
              <w:noProof/>
              <w:lang w:val="en-GB" w:eastAsia="en-GB"/>
            </w:rPr>
          </w:pPr>
          <w:del w:id="884" w:author="Andrew Instone-Cowie" w:date="2021-08-10T21:33:00Z">
            <w:r w:rsidRPr="00095F1B" w:rsidDel="00095F1B">
              <w:rPr>
                <w:noProof/>
                <w:rPrChange w:id="885" w:author="Andrew Instone-Cowie" w:date="2021-08-10T21:33:00Z">
                  <w:rPr>
                    <w:rStyle w:val="Hyperlink"/>
                    <w:noProof/>
                  </w:rPr>
                </w:rPrChange>
              </w:rPr>
              <w:delText>Sensor Pulse Duration</w:delText>
            </w:r>
            <w:r w:rsidDel="00095F1B">
              <w:rPr>
                <w:noProof/>
                <w:webHidden/>
              </w:rPr>
              <w:tab/>
            </w:r>
            <w:r w:rsidR="00CA0B7C" w:rsidDel="00095F1B">
              <w:rPr>
                <w:noProof/>
                <w:webHidden/>
              </w:rPr>
              <w:delText>68</w:delText>
            </w:r>
          </w:del>
        </w:p>
        <w:p w14:paraId="6476152C" w14:textId="1BCEA3E3" w:rsidR="00012709" w:rsidDel="00095F1B" w:rsidRDefault="00012709">
          <w:pPr>
            <w:pStyle w:val="TOC3"/>
            <w:tabs>
              <w:tab w:val="right" w:leader="dot" w:pos="9016"/>
            </w:tabs>
            <w:rPr>
              <w:del w:id="886" w:author="Andrew Instone-Cowie" w:date="2021-08-10T21:33:00Z"/>
              <w:noProof/>
              <w:lang w:val="en-GB" w:eastAsia="en-GB"/>
            </w:rPr>
          </w:pPr>
          <w:del w:id="887" w:author="Andrew Instone-Cowie" w:date="2021-08-10T21:33:00Z">
            <w:r w:rsidRPr="00095F1B" w:rsidDel="00095F1B">
              <w:rPr>
                <w:noProof/>
                <w:rPrChange w:id="888" w:author="Andrew Instone-Cowie" w:date="2021-08-10T21:33:00Z">
                  <w:rPr>
                    <w:rStyle w:val="Hyperlink"/>
                    <w:noProof/>
                  </w:rPr>
                </w:rPrChange>
              </w:rPr>
              <w:delText>BDC-to-Strike Intervals</w:delText>
            </w:r>
            <w:r w:rsidDel="00095F1B">
              <w:rPr>
                <w:noProof/>
                <w:webHidden/>
              </w:rPr>
              <w:tab/>
            </w:r>
            <w:r w:rsidR="00CA0B7C" w:rsidDel="00095F1B">
              <w:rPr>
                <w:noProof/>
                <w:webHidden/>
              </w:rPr>
              <w:delText>69</w:delText>
            </w:r>
          </w:del>
        </w:p>
        <w:p w14:paraId="211714EC" w14:textId="134146F5" w:rsidR="00012709" w:rsidDel="00095F1B" w:rsidRDefault="00012709">
          <w:pPr>
            <w:pStyle w:val="TOC2"/>
            <w:tabs>
              <w:tab w:val="right" w:leader="dot" w:pos="9016"/>
            </w:tabs>
            <w:rPr>
              <w:del w:id="889" w:author="Andrew Instone-Cowie" w:date="2021-08-10T21:33:00Z"/>
              <w:rFonts w:eastAsiaTheme="minorEastAsia"/>
              <w:noProof/>
              <w:lang w:eastAsia="en-GB"/>
            </w:rPr>
          </w:pPr>
          <w:del w:id="890" w:author="Andrew Instone-Cowie" w:date="2021-08-10T21:33:00Z">
            <w:r w:rsidRPr="00095F1B" w:rsidDel="00095F1B">
              <w:rPr>
                <w:noProof/>
                <w:rPrChange w:id="891" w:author="Andrew Instone-Cowie" w:date="2021-08-10T21:33:00Z">
                  <w:rPr>
                    <w:rStyle w:val="Hyperlink"/>
                    <w:noProof/>
                  </w:rPr>
                </w:rPrChange>
              </w:rPr>
              <w:delText>Appendix D: CLI Command Reference</w:delText>
            </w:r>
            <w:r w:rsidDel="00095F1B">
              <w:rPr>
                <w:noProof/>
                <w:webHidden/>
              </w:rPr>
              <w:tab/>
            </w:r>
            <w:r w:rsidR="00CA0B7C" w:rsidDel="00095F1B">
              <w:rPr>
                <w:noProof/>
                <w:webHidden/>
              </w:rPr>
              <w:delText>70</w:delText>
            </w:r>
          </w:del>
        </w:p>
        <w:p w14:paraId="0D8A76B5" w14:textId="57177860" w:rsidR="00012709" w:rsidDel="00095F1B" w:rsidRDefault="00012709">
          <w:pPr>
            <w:pStyle w:val="TOC2"/>
            <w:tabs>
              <w:tab w:val="right" w:leader="dot" w:pos="9016"/>
            </w:tabs>
            <w:rPr>
              <w:del w:id="892" w:author="Andrew Instone-Cowie" w:date="2021-08-10T21:33:00Z"/>
              <w:rFonts w:eastAsiaTheme="minorEastAsia"/>
              <w:noProof/>
              <w:lang w:eastAsia="en-GB"/>
            </w:rPr>
          </w:pPr>
          <w:del w:id="893" w:author="Andrew Instone-Cowie" w:date="2021-08-10T21:33:00Z">
            <w:r w:rsidRPr="00095F1B" w:rsidDel="00095F1B">
              <w:rPr>
                <w:noProof/>
                <w:rPrChange w:id="894" w:author="Andrew Instone-Cowie" w:date="2021-08-10T21:33:00Z">
                  <w:rPr>
                    <w:rStyle w:val="Hyperlink"/>
                    <w:noProof/>
                  </w:rPr>
                </w:rPrChange>
              </w:rPr>
              <w:delText>Appendix E: Diagnostic LED Codes</w:delText>
            </w:r>
            <w:r w:rsidDel="00095F1B">
              <w:rPr>
                <w:noProof/>
                <w:webHidden/>
              </w:rPr>
              <w:tab/>
            </w:r>
            <w:r w:rsidR="00CA0B7C" w:rsidDel="00095F1B">
              <w:rPr>
                <w:noProof/>
                <w:webHidden/>
              </w:rPr>
              <w:delText>72</w:delText>
            </w:r>
          </w:del>
        </w:p>
        <w:p w14:paraId="13F8B07C" w14:textId="008C6A57" w:rsidR="00012709" w:rsidDel="00095F1B" w:rsidRDefault="00012709">
          <w:pPr>
            <w:pStyle w:val="TOC2"/>
            <w:tabs>
              <w:tab w:val="right" w:leader="dot" w:pos="9016"/>
            </w:tabs>
            <w:rPr>
              <w:del w:id="895" w:author="Andrew Instone-Cowie" w:date="2021-08-10T21:33:00Z"/>
              <w:rFonts w:eastAsiaTheme="minorEastAsia"/>
              <w:noProof/>
              <w:lang w:eastAsia="en-GB"/>
            </w:rPr>
          </w:pPr>
          <w:del w:id="896" w:author="Andrew Instone-Cowie" w:date="2021-08-10T21:33:00Z">
            <w:r w:rsidRPr="00095F1B" w:rsidDel="00095F1B">
              <w:rPr>
                <w:noProof/>
                <w:rPrChange w:id="897" w:author="Andrew Instone-Cowie" w:date="2021-08-10T21:33:00Z">
                  <w:rPr>
                    <w:rStyle w:val="Hyperlink"/>
                    <w:noProof/>
                  </w:rPr>
                </w:rPrChange>
              </w:rPr>
              <w:delText>Appendix F: Useful Links</w:delText>
            </w:r>
            <w:r w:rsidDel="00095F1B">
              <w:rPr>
                <w:noProof/>
                <w:webHidden/>
              </w:rPr>
              <w:tab/>
            </w:r>
            <w:r w:rsidR="00CA0B7C" w:rsidDel="00095F1B">
              <w:rPr>
                <w:noProof/>
                <w:webHidden/>
              </w:rPr>
              <w:delText>73</w:delText>
            </w:r>
          </w:del>
        </w:p>
        <w:p w14:paraId="46973766" w14:textId="73B98AE8" w:rsidR="00012709" w:rsidDel="00095F1B" w:rsidRDefault="00012709">
          <w:pPr>
            <w:pStyle w:val="TOC2"/>
            <w:tabs>
              <w:tab w:val="right" w:leader="dot" w:pos="9016"/>
            </w:tabs>
            <w:rPr>
              <w:del w:id="898" w:author="Andrew Instone-Cowie" w:date="2021-08-10T21:33:00Z"/>
              <w:rFonts w:eastAsiaTheme="minorEastAsia"/>
              <w:noProof/>
              <w:lang w:eastAsia="en-GB"/>
            </w:rPr>
          </w:pPr>
          <w:del w:id="899" w:author="Andrew Instone-Cowie" w:date="2021-08-10T21:33:00Z">
            <w:r w:rsidRPr="00095F1B" w:rsidDel="00095F1B">
              <w:rPr>
                <w:noProof/>
                <w:rPrChange w:id="900" w:author="Andrew Instone-Cowie" w:date="2021-08-10T21:33:00Z">
                  <w:rPr>
                    <w:rStyle w:val="Hyperlink"/>
                    <w:noProof/>
                  </w:rPr>
                </w:rPrChange>
              </w:rPr>
              <w:delText>Appendix G: A Quarter Peal of Cambridge Surprise Minor</w:delText>
            </w:r>
            <w:r w:rsidDel="00095F1B">
              <w:rPr>
                <w:noProof/>
                <w:webHidden/>
              </w:rPr>
              <w:tab/>
            </w:r>
            <w:r w:rsidR="00CA0B7C" w:rsidDel="00095F1B">
              <w:rPr>
                <w:noProof/>
                <w:webHidden/>
              </w:rPr>
              <w:delText>74</w:delText>
            </w:r>
          </w:del>
        </w:p>
        <w:p w14:paraId="3235204B" w14:textId="23E04F5E" w:rsidR="00012709" w:rsidDel="00095F1B" w:rsidRDefault="00012709">
          <w:pPr>
            <w:pStyle w:val="TOC1"/>
            <w:tabs>
              <w:tab w:val="right" w:leader="dot" w:pos="9016"/>
            </w:tabs>
            <w:rPr>
              <w:del w:id="901" w:author="Andrew Instone-Cowie" w:date="2021-08-10T21:33:00Z"/>
              <w:rFonts w:eastAsiaTheme="minorEastAsia"/>
              <w:noProof/>
              <w:lang w:eastAsia="en-GB"/>
            </w:rPr>
          </w:pPr>
          <w:del w:id="902" w:author="Andrew Instone-Cowie" w:date="2021-08-10T21:33:00Z">
            <w:r w:rsidRPr="00095F1B" w:rsidDel="00095F1B">
              <w:rPr>
                <w:noProof/>
                <w:rPrChange w:id="903" w:author="Andrew Instone-Cowie" w:date="2021-08-10T21:33:00Z">
                  <w:rPr>
                    <w:rStyle w:val="Hyperlink"/>
                    <w:noProof/>
                  </w:rPr>
                </w:rPrChange>
              </w:rPr>
              <w:delText>Licensing &amp; Disclaimers</w:delText>
            </w:r>
            <w:r w:rsidDel="00095F1B">
              <w:rPr>
                <w:noProof/>
                <w:webHidden/>
              </w:rPr>
              <w:tab/>
            </w:r>
            <w:r w:rsidR="00CA0B7C" w:rsidDel="00095F1B">
              <w:rPr>
                <w:noProof/>
                <w:webHidden/>
              </w:rPr>
              <w:delText>75</w:delText>
            </w:r>
          </w:del>
        </w:p>
        <w:p w14:paraId="3B24A7BA" w14:textId="5F2EA6BF" w:rsidR="00012709" w:rsidDel="00095F1B" w:rsidRDefault="00012709">
          <w:pPr>
            <w:pStyle w:val="TOC2"/>
            <w:tabs>
              <w:tab w:val="right" w:leader="dot" w:pos="9016"/>
            </w:tabs>
            <w:rPr>
              <w:del w:id="904" w:author="Andrew Instone-Cowie" w:date="2021-08-10T21:33:00Z"/>
              <w:rFonts w:eastAsiaTheme="minorEastAsia"/>
              <w:noProof/>
              <w:lang w:eastAsia="en-GB"/>
            </w:rPr>
          </w:pPr>
          <w:del w:id="905" w:author="Andrew Instone-Cowie" w:date="2021-08-10T21:33:00Z">
            <w:r w:rsidRPr="00095F1B" w:rsidDel="00095F1B">
              <w:rPr>
                <w:noProof/>
                <w:rPrChange w:id="906" w:author="Andrew Instone-Cowie" w:date="2021-08-10T21:33:00Z">
                  <w:rPr>
                    <w:rStyle w:val="Hyperlink"/>
                    <w:noProof/>
                  </w:rPr>
                </w:rPrChange>
              </w:rPr>
              <w:delText>Documentation</w:delText>
            </w:r>
            <w:r w:rsidDel="00095F1B">
              <w:rPr>
                <w:noProof/>
                <w:webHidden/>
              </w:rPr>
              <w:tab/>
            </w:r>
            <w:r w:rsidR="00CA0B7C" w:rsidDel="00095F1B">
              <w:rPr>
                <w:noProof/>
                <w:webHidden/>
              </w:rPr>
              <w:delText>75</w:delText>
            </w:r>
          </w:del>
        </w:p>
        <w:p w14:paraId="0843532E" w14:textId="4C76DA36" w:rsidR="00012709" w:rsidDel="00095F1B" w:rsidRDefault="00012709">
          <w:pPr>
            <w:pStyle w:val="TOC2"/>
            <w:tabs>
              <w:tab w:val="right" w:leader="dot" w:pos="9016"/>
            </w:tabs>
            <w:rPr>
              <w:del w:id="907" w:author="Andrew Instone-Cowie" w:date="2021-08-10T21:33:00Z"/>
              <w:rFonts w:eastAsiaTheme="minorEastAsia"/>
              <w:noProof/>
              <w:lang w:eastAsia="en-GB"/>
            </w:rPr>
          </w:pPr>
          <w:del w:id="908" w:author="Andrew Instone-Cowie" w:date="2021-08-10T21:33:00Z">
            <w:r w:rsidRPr="00095F1B" w:rsidDel="00095F1B">
              <w:rPr>
                <w:noProof/>
                <w:rPrChange w:id="909" w:author="Andrew Instone-Cowie" w:date="2021-08-10T21:33:00Z">
                  <w:rPr>
                    <w:rStyle w:val="Hyperlink"/>
                    <w:noProof/>
                  </w:rPr>
                </w:rPrChange>
              </w:rPr>
              <w:delText>Software</w:delText>
            </w:r>
            <w:r w:rsidDel="00095F1B">
              <w:rPr>
                <w:noProof/>
                <w:webHidden/>
              </w:rPr>
              <w:tab/>
            </w:r>
            <w:r w:rsidR="00CA0B7C" w:rsidDel="00095F1B">
              <w:rPr>
                <w:noProof/>
                <w:webHidden/>
              </w:rPr>
              <w:delText>75</w:delText>
            </w:r>
          </w:del>
        </w:p>
        <w:p w14:paraId="19DABF90" w14:textId="390E4E02" w:rsidR="00012709" w:rsidDel="00095F1B" w:rsidRDefault="00012709">
          <w:pPr>
            <w:pStyle w:val="TOC1"/>
            <w:tabs>
              <w:tab w:val="right" w:leader="dot" w:pos="9016"/>
            </w:tabs>
            <w:rPr>
              <w:del w:id="910" w:author="Andrew Instone-Cowie" w:date="2021-08-10T21:33:00Z"/>
              <w:rFonts w:eastAsiaTheme="minorEastAsia"/>
              <w:noProof/>
              <w:lang w:eastAsia="en-GB"/>
            </w:rPr>
          </w:pPr>
          <w:del w:id="911" w:author="Andrew Instone-Cowie" w:date="2021-08-10T21:33:00Z">
            <w:r w:rsidRPr="00095F1B" w:rsidDel="00095F1B">
              <w:rPr>
                <w:noProof/>
                <w:rPrChange w:id="912" w:author="Andrew Instone-Cowie" w:date="2021-08-10T21:33:00Z">
                  <w:rPr>
                    <w:rStyle w:val="Hyperlink"/>
                    <w:noProof/>
                  </w:rPr>
                </w:rPrChange>
              </w:rPr>
              <w:delText>Acknowledgements</w:delText>
            </w:r>
            <w:r w:rsidDel="00095F1B">
              <w:rPr>
                <w:noProof/>
                <w:webHidden/>
              </w:rPr>
              <w:tab/>
            </w:r>
            <w:r w:rsidR="00CA0B7C" w:rsidDel="00095F1B">
              <w:rPr>
                <w:noProof/>
                <w:webHidden/>
              </w:rPr>
              <w:delText>76</w:delText>
            </w:r>
          </w:del>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913" w:name="_Toc80793196"/>
      <w:r>
        <w:t>I</w:t>
      </w:r>
      <w:r w:rsidR="00E35852">
        <w:t>ndex</w:t>
      </w:r>
      <w:r w:rsidR="003A3D10">
        <w:t xml:space="preserve"> of Figures</w:t>
      </w:r>
      <w:bookmarkEnd w:id="913"/>
    </w:p>
    <w:p w14:paraId="26ACB0BD" w14:textId="2304D89D" w:rsidR="00CD5701" w:rsidRDefault="003A3D10">
      <w:pPr>
        <w:pStyle w:val="TableofFigures"/>
        <w:tabs>
          <w:tab w:val="right" w:leader="dot" w:pos="9016"/>
        </w:tabs>
        <w:spacing w:after="120"/>
        <w:rPr>
          <w:ins w:id="914" w:author="Andrew Instone-Cowie" w:date="2021-08-25T14:13:00Z"/>
          <w:rFonts w:eastAsiaTheme="minorEastAsia"/>
          <w:noProof/>
          <w:lang w:eastAsia="en-GB"/>
        </w:rPr>
        <w:pPrChange w:id="915" w:author="Andrew Instone-Cowie" w:date="2021-08-25T14:13: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916" w:author="Andrew Instone-Cowie" w:date="2021-08-25T14:13:00Z">
        <w:r w:rsidR="00CD5701" w:rsidRPr="003F7725">
          <w:rPr>
            <w:rStyle w:val="Hyperlink"/>
            <w:noProof/>
          </w:rPr>
          <w:fldChar w:fldCharType="begin"/>
        </w:r>
        <w:r w:rsidR="00CD5701" w:rsidRPr="003F7725">
          <w:rPr>
            <w:rStyle w:val="Hyperlink"/>
            <w:noProof/>
          </w:rPr>
          <w:instrText xml:space="preserve"> </w:instrText>
        </w:r>
        <w:r w:rsidR="00CD5701">
          <w:rPr>
            <w:noProof/>
          </w:rPr>
          <w:instrText>HYPERLINK \l "_Toc80793300"</w:instrText>
        </w:r>
        <w:r w:rsidR="00CD5701" w:rsidRPr="003F7725">
          <w:rPr>
            <w:rStyle w:val="Hyperlink"/>
            <w:noProof/>
          </w:rPr>
          <w:instrText xml:space="preserve"> </w:instrText>
        </w:r>
      </w:ins>
      <w:ins w:id="917" w:author="Andrew Instone-Cowie" w:date="2021-08-27T13:59:00Z">
        <w:r w:rsidR="00BF59FA" w:rsidRPr="003F7725">
          <w:rPr>
            <w:rStyle w:val="Hyperlink"/>
            <w:noProof/>
          </w:rPr>
        </w:r>
      </w:ins>
      <w:ins w:id="918" w:author="Andrew Instone-Cowie" w:date="2021-08-25T14:13:00Z">
        <w:r w:rsidR="00CD5701" w:rsidRPr="003F7725">
          <w:rPr>
            <w:rStyle w:val="Hyperlink"/>
            <w:noProof/>
          </w:rPr>
          <w:fldChar w:fldCharType="separate"/>
        </w:r>
        <w:r w:rsidR="00CD5701" w:rsidRPr="003F7725">
          <w:rPr>
            <w:rStyle w:val="Hyperlink"/>
            <w:noProof/>
          </w:rPr>
          <w:t>Figure 1 – Documentation Map</w:t>
        </w:r>
        <w:r w:rsidR="00CD5701">
          <w:rPr>
            <w:noProof/>
            <w:webHidden/>
          </w:rPr>
          <w:tab/>
        </w:r>
        <w:r w:rsidR="00CD5701">
          <w:rPr>
            <w:noProof/>
            <w:webHidden/>
          </w:rPr>
          <w:fldChar w:fldCharType="begin"/>
        </w:r>
        <w:r w:rsidR="00CD5701">
          <w:rPr>
            <w:noProof/>
            <w:webHidden/>
          </w:rPr>
          <w:instrText xml:space="preserve"> PAGEREF _Toc80793300 \h </w:instrText>
        </w:r>
      </w:ins>
      <w:r w:rsidR="00CD5701">
        <w:rPr>
          <w:noProof/>
          <w:webHidden/>
        </w:rPr>
      </w:r>
      <w:r w:rsidR="00CD5701">
        <w:rPr>
          <w:noProof/>
          <w:webHidden/>
        </w:rPr>
        <w:fldChar w:fldCharType="separate"/>
      </w:r>
      <w:ins w:id="919" w:author="Andrew Instone-Cowie" w:date="2021-08-27T13:59:00Z">
        <w:r w:rsidR="0021271C">
          <w:rPr>
            <w:noProof/>
            <w:webHidden/>
          </w:rPr>
          <w:t>9</w:t>
        </w:r>
      </w:ins>
      <w:ins w:id="920" w:author="Andrew Instone-Cowie" w:date="2021-08-25T14:13:00Z">
        <w:r w:rsidR="00CD5701">
          <w:rPr>
            <w:noProof/>
            <w:webHidden/>
          </w:rPr>
          <w:fldChar w:fldCharType="end"/>
        </w:r>
        <w:r w:rsidR="00CD5701" w:rsidRPr="003F7725">
          <w:rPr>
            <w:rStyle w:val="Hyperlink"/>
            <w:noProof/>
          </w:rPr>
          <w:fldChar w:fldCharType="end"/>
        </w:r>
      </w:ins>
    </w:p>
    <w:p w14:paraId="4A051023" w14:textId="17AB9DE5" w:rsidR="00CD5701" w:rsidRDefault="00CD5701">
      <w:pPr>
        <w:pStyle w:val="TableofFigures"/>
        <w:tabs>
          <w:tab w:val="right" w:leader="dot" w:pos="9016"/>
        </w:tabs>
        <w:spacing w:after="120"/>
        <w:rPr>
          <w:ins w:id="921" w:author="Andrew Instone-Cowie" w:date="2021-08-25T14:13:00Z"/>
          <w:rFonts w:eastAsiaTheme="minorEastAsia"/>
          <w:noProof/>
          <w:lang w:eastAsia="en-GB"/>
        </w:rPr>
        <w:pPrChange w:id="922" w:author="Andrew Instone-Cowie" w:date="2021-08-25T14:13:00Z">
          <w:pPr>
            <w:pStyle w:val="TableofFigures"/>
            <w:tabs>
              <w:tab w:val="right" w:leader="dot" w:pos="9016"/>
            </w:tabs>
          </w:pPr>
        </w:pPrChange>
      </w:pPr>
      <w:ins w:id="92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"_Toc80793301"</w:instrText>
        </w:r>
        <w:r w:rsidRPr="003F7725">
          <w:rPr>
            <w:rStyle w:val="Hyperlink"/>
            <w:noProof/>
          </w:rPr>
          <w:instrText xml:space="preserve"> </w:instrText>
        </w:r>
      </w:ins>
      <w:ins w:id="924" w:author="Andrew Instone-Cowie" w:date="2021-08-27T13:59:00Z">
        <w:r w:rsidR="00BF59FA" w:rsidRPr="003F7725">
          <w:rPr>
            <w:rStyle w:val="Hyperlink"/>
            <w:noProof/>
          </w:rPr>
        </w:r>
      </w:ins>
      <w:ins w:id="925" w:author="Andrew Instone-Cowie" w:date="2021-08-25T14:13:00Z">
        <w:r w:rsidRPr="003F7725">
          <w:rPr>
            <w:rStyle w:val="Hyperlink"/>
            <w:noProof/>
          </w:rPr>
          <w:fldChar w:fldCharType="separate"/>
        </w:r>
        <w:r w:rsidRPr="003F7725">
          <w:rPr>
            <w:rStyle w:val="Hyperlink"/>
            <w:noProof/>
          </w:rPr>
          <w:t>Figure 2 – Simulator General Arrangement</w:t>
        </w:r>
        <w:r>
          <w:rPr>
            <w:noProof/>
            <w:webHidden/>
          </w:rPr>
          <w:tab/>
        </w:r>
        <w:r>
          <w:rPr>
            <w:noProof/>
            <w:webHidden/>
          </w:rPr>
          <w:fldChar w:fldCharType="begin"/>
        </w:r>
        <w:r>
          <w:rPr>
            <w:noProof/>
            <w:webHidden/>
          </w:rPr>
          <w:instrText xml:space="preserve"> PAGEREF _Toc80793301 \h </w:instrText>
        </w:r>
      </w:ins>
      <w:r>
        <w:rPr>
          <w:noProof/>
          <w:webHidden/>
        </w:rPr>
      </w:r>
      <w:r>
        <w:rPr>
          <w:noProof/>
          <w:webHidden/>
        </w:rPr>
        <w:fldChar w:fldCharType="separate"/>
      </w:r>
      <w:ins w:id="926" w:author="Andrew Instone-Cowie" w:date="2021-08-27T13:59:00Z">
        <w:r w:rsidR="0021271C">
          <w:rPr>
            <w:noProof/>
            <w:webHidden/>
          </w:rPr>
          <w:t>11</w:t>
        </w:r>
      </w:ins>
      <w:ins w:id="927" w:author="Andrew Instone-Cowie" w:date="2021-08-25T14:13:00Z">
        <w:r>
          <w:rPr>
            <w:noProof/>
            <w:webHidden/>
          </w:rPr>
          <w:fldChar w:fldCharType="end"/>
        </w:r>
        <w:r w:rsidRPr="003F7725">
          <w:rPr>
            <w:rStyle w:val="Hyperlink"/>
            <w:noProof/>
          </w:rPr>
          <w:fldChar w:fldCharType="end"/>
        </w:r>
      </w:ins>
    </w:p>
    <w:p w14:paraId="3F48E183" w14:textId="637F9383" w:rsidR="00CD5701" w:rsidRDefault="00CD5701">
      <w:pPr>
        <w:pStyle w:val="TableofFigures"/>
        <w:tabs>
          <w:tab w:val="right" w:leader="dot" w:pos="9016"/>
        </w:tabs>
        <w:spacing w:after="120"/>
        <w:rPr>
          <w:ins w:id="928" w:author="Andrew Instone-Cowie" w:date="2021-08-25T14:13:00Z"/>
          <w:rFonts w:eastAsiaTheme="minorEastAsia"/>
          <w:noProof/>
          <w:lang w:eastAsia="en-GB"/>
        </w:rPr>
        <w:pPrChange w:id="929" w:author="Andrew Instone-Cowie" w:date="2021-08-25T14:13:00Z">
          <w:pPr>
            <w:pStyle w:val="TableofFigures"/>
            <w:tabs>
              <w:tab w:val="right" w:leader="dot" w:pos="9016"/>
            </w:tabs>
          </w:pPr>
        </w:pPrChange>
      </w:pPr>
      <w:ins w:id="930"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"_Toc80793302"</w:instrText>
        </w:r>
        <w:r w:rsidRPr="003F7725">
          <w:rPr>
            <w:rStyle w:val="Hyperlink"/>
            <w:noProof/>
          </w:rPr>
          <w:instrText xml:space="preserve"> </w:instrText>
        </w:r>
      </w:ins>
      <w:ins w:id="931" w:author="Andrew Instone-Cowie" w:date="2021-08-27T13:59:00Z">
        <w:r w:rsidR="00BF59FA" w:rsidRPr="003F7725">
          <w:rPr>
            <w:rStyle w:val="Hyperlink"/>
            <w:noProof/>
          </w:rPr>
        </w:r>
      </w:ins>
      <w:ins w:id="932" w:author="Andrew Instone-Cowie" w:date="2021-08-25T14:13:00Z">
        <w:r w:rsidRPr="003F7725">
          <w:rPr>
            <w:rStyle w:val="Hyperlink"/>
            <w:noProof/>
          </w:rPr>
          <w:fldChar w:fldCharType="separate"/>
        </w:r>
        <w:r w:rsidRPr="003F7725">
          <w:rPr>
            <w:rStyle w:val="Hyperlink"/>
            <w:noProof/>
          </w:rPr>
          <w:t>Figure 3 – Second PC Module General Arrangement</w:t>
        </w:r>
        <w:r>
          <w:rPr>
            <w:noProof/>
            <w:webHidden/>
          </w:rPr>
          <w:tab/>
        </w:r>
        <w:r>
          <w:rPr>
            <w:noProof/>
            <w:webHidden/>
          </w:rPr>
          <w:fldChar w:fldCharType="begin"/>
        </w:r>
        <w:r>
          <w:rPr>
            <w:noProof/>
            <w:webHidden/>
          </w:rPr>
          <w:instrText xml:space="preserve"> PAGEREF _Toc80793302 \h </w:instrText>
        </w:r>
      </w:ins>
      <w:r>
        <w:rPr>
          <w:noProof/>
          <w:webHidden/>
        </w:rPr>
      </w:r>
      <w:r>
        <w:rPr>
          <w:noProof/>
          <w:webHidden/>
        </w:rPr>
        <w:fldChar w:fldCharType="separate"/>
      </w:r>
      <w:ins w:id="933" w:author="Andrew Instone-Cowie" w:date="2021-08-27T13:59:00Z">
        <w:r w:rsidR="0021271C">
          <w:rPr>
            <w:noProof/>
            <w:webHidden/>
          </w:rPr>
          <w:t>12</w:t>
        </w:r>
      </w:ins>
      <w:ins w:id="934" w:author="Andrew Instone-Cowie" w:date="2021-08-25T14:13:00Z">
        <w:r>
          <w:rPr>
            <w:noProof/>
            <w:webHidden/>
          </w:rPr>
          <w:fldChar w:fldCharType="end"/>
        </w:r>
        <w:r w:rsidRPr="003F7725">
          <w:rPr>
            <w:rStyle w:val="Hyperlink"/>
            <w:noProof/>
          </w:rPr>
          <w:fldChar w:fldCharType="end"/>
        </w:r>
      </w:ins>
    </w:p>
    <w:p w14:paraId="6A002D6A" w14:textId="479D7C70" w:rsidR="00CD5701" w:rsidRDefault="00CD5701">
      <w:pPr>
        <w:pStyle w:val="TableofFigures"/>
        <w:tabs>
          <w:tab w:val="right" w:leader="dot" w:pos="9016"/>
        </w:tabs>
        <w:spacing w:after="120"/>
        <w:rPr>
          <w:ins w:id="935" w:author="Andrew Instone-Cowie" w:date="2021-08-25T14:13:00Z"/>
          <w:rFonts w:eastAsiaTheme="minorEastAsia"/>
          <w:noProof/>
          <w:lang w:eastAsia="en-GB"/>
        </w:rPr>
        <w:pPrChange w:id="936" w:author="Andrew Instone-Cowie" w:date="2021-08-25T14:13:00Z">
          <w:pPr>
            <w:pStyle w:val="TableofFigures"/>
            <w:tabs>
              <w:tab w:val="right" w:leader="dot" w:pos="9016"/>
            </w:tabs>
          </w:pPr>
        </w:pPrChange>
      </w:pPr>
      <w:ins w:id="937"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"_Toc80793303"</w:instrText>
        </w:r>
        <w:r w:rsidRPr="003F7725">
          <w:rPr>
            <w:rStyle w:val="Hyperlink"/>
            <w:noProof/>
          </w:rPr>
          <w:instrText xml:space="preserve"> </w:instrText>
        </w:r>
      </w:ins>
      <w:ins w:id="938" w:author="Andrew Instone-Cowie" w:date="2021-08-27T13:59:00Z">
        <w:r w:rsidR="00BF59FA" w:rsidRPr="003F7725">
          <w:rPr>
            <w:rStyle w:val="Hyperlink"/>
            <w:noProof/>
          </w:rPr>
        </w:r>
      </w:ins>
      <w:ins w:id="939" w:author="Andrew Instone-Cowie" w:date="2021-08-25T14:13:00Z">
        <w:r w:rsidRPr="003F7725">
          <w:rPr>
            <w:rStyle w:val="Hyperlink"/>
            <w:noProof/>
          </w:rPr>
          <w:fldChar w:fldCharType="separate"/>
        </w:r>
        <w:r w:rsidRPr="003F7725">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_Toc80793303 \h </w:instrText>
        </w:r>
      </w:ins>
      <w:r>
        <w:rPr>
          <w:noProof/>
          <w:webHidden/>
        </w:rPr>
      </w:r>
      <w:r>
        <w:rPr>
          <w:noProof/>
          <w:webHidden/>
        </w:rPr>
        <w:fldChar w:fldCharType="separate"/>
      </w:r>
      <w:ins w:id="940" w:author="Andrew Instone-Cowie" w:date="2021-08-27T13:59:00Z">
        <w:r w:rsidR="0021271C">
          <w:rPr>
            <w:noProof/>
            <w:webHidden/>
          </w:rPr>
          <w:t>13</w:t>
        </w:r>
      </w:ins>
      <w:ins w:id="941" w:author="Andrew Instone-Cowie" w:date="2021-08-25T14:13:00Z">
        <w:r>
          <w:rPr>
            <w:noProof/>
            <w:webHidden/>
          </w:rPr>
          <w:fldChar w:fldCharType="end"/>
        </w:r>
        <w:r w:rsidRPr="003F7725">
          <w:rPr>
            <w:rStyle w:val="Hyperlink"/>
            <w:noProof/>
          </w:rPr>
          <w:fldChar w:fldCharType="end"/>
        </w:r>
      </w:ins>
    </w:p>
    <w:p w14:paraId="23DB18A5" w14:textId="5EC43B79" w:rsidR="00CD5701" w:rsidRDefault="00CD5701">
      <w:pPr>
        <w:pStyle w:val="TableofFigures"/>
        <w:tabs>
          <w:tab w:val="right" w:leader="dot" w:pos="9016"/>
        </w:tabs>
        <w:spacing w:after="120"/>
        <w:rPr>
          <w:ins w:id="942" w:author="Andrew Instone-Cowie" w:date="2021-08-25T14:13:00Z"/>
          <w:rFonts w:eastAsiaTheme="minorEastAsia"/>
          <w:noProof/>
          <w:lang w:eastAsia="en-GB"/>
        </w:rPr>
        <w:pPrChange w:id="943" w:author="Andrew Instone-Cowie" w:date="2021-08-25T14:13:00Z">
          <w:pPr>
            <w:pStyle w:val="TableofFigures"/>
            <w:tabs>
              <w:tab w:val="right" w:leader="dot" w:pos="9016"/>
            </w:tabs>
          </w:pPr>
        </w:pPrChange>
      </w:pPr>
      <w:ins w:id="94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"_Toc80793304"</w:instrText>
        </w:r>
        <w:r w:rsidRPr="003F7725">
          <w:rPr>
            <w:rStyle w:val="Hyperlink"/>
            <w:noProof/>
          </w:rPr>
          <w:instrText xml:space="preserve"> </w:instrText>
        </w:r>
      </w:ins>
      <w:ins w:id="945" w:author="Andrew Instone-Cowie" w:date="2021-08-27T13:59:00Z">
        <w:r w:rsidR="00BF59FA" w:rsidRPr="003F7725">
          <w:rPr>
            <w:rStyle w:val="Hyperlink"/>
            <w:noProof/>
          </w:rPr>
        </w:r>
      </w:ins>
      <w:ins w:id="946" w:author="Andrew Instone-Cowie" w:date="2021-08-25T14:13:00Z">
        <w:r w:rsidRPr="003F7725">
          <w:rPr>
            <w:rStyle w:val="Hyperlink"/>
            <w:noProof/>
          </w:rPr>
          <w:fldChar w:fldCharType="separate"/>
        </w:r>
        <w:r w:rsidRPr="003F7725">
          <w:rPr>
            <w:rStyle w:val="Hyperlink"/>
            <w:noProof/>
          </w:rPr>
          <w:t>Figure 5 – Dual Triggers – Backstroke Strike Point</w:t>
        </w:r>
        <w:r>
          <w:rPr>
            <w:noProof/>
            <w:webHidden/>
          </w:rPr>
          <w:tab/>
        </w:r>
        <w:r>
          <w:rPr>
            <w:noProof/>
            <w:webHidden/>
          </w:rPr>
          <w:fldChar w:fldCharType="begin"/>
        </w:r>
        <w:r>
          <w:rPr>
            <w:noProof/>
            <w:webHidden/>
          </w:rPr>
          <w:instrText xml:space="preserve"> PAGEREF _Toc80793304 \h </w:instrText>
        </w:r>
      </w:ins>
      <w:r>
        <w:rPr>
          <w:noProof/>
          <w:webHidden/>
        </w:rPr>
      </w:r>
      <w:r>
        <w:rPr>
          <w:noProof/>
          <w:webHidden/>
        </w:rPr>
        <w:fldChar w:fldCharType="separate"/>
      </w:r>
      <w:ins w:id="947" w:author="Andrew Instone-Cowie" w:date="2021-08-27T13:59:00Z">
        <w:r w:rsidR="0021271C">
          <w:rPr>
            <w:noProof/>
            <w:webHidden/>
          </w:rPr>
          <w:t>15</w:t>
        </w:r>
      </w:ins>
      <w:ins w:id="948" w:author="Andrew Instone-Cowie" w:date="2021-08-25T14:13:00Z">
        <w:r>
          <w:rPr>
            <w:noProof/>
            <w:webHidden/>
          </w:rPr>
          <w:fldChar w:fldCharType="end"/>
        </w:r>
        <w:r w:rsidRPr="003F7725">
          <w:rPr>
            <w:rStyle w:val="Hyperlink"/>
            <w:noProof/>
          </w:rPr>
          <w:fldChar w:fldCharType="end"/>
        </w:r>
      </w:ins>
    </w:p>
    <w:p w14:paraId="274D4351" w14:textId="5B2D6755" w:rsidR="00CD5701" w:rsidRDefault="00CD5701">
      <w:pPr>
        <w:pStyle w:val="TableofFigures"/>
        <w:tabs>
          <w:tab w:val="right" w:leader="dot" w:pos="9016"/>
        </w:tabs>
        <w:spacing w:after="120"/>
        <w:rPr>
          <w:ins w:id="949" w:author="Andrew Instone-Cowie" w:date="2021-08-25T14:13:00Z"/>
          <w:rFonts w:eastAsiaTheme="minorEastAsia"/>
          <w:noProof/>
          <w:lang w:eastAsia="en-GB"/>
        </w:rPr>
        <w:pPrChange w:id="950" w:author="Andrew Instone-Cowie" w:date="2021-08-25T14:13:00Z">
          <w:pPr>
            <w:pStyle w:val="TableofFigures"/>
            <w:tabs>
              <w:tab w:val="right" w:leader="dot" w:pos="9016"/>
            </w:tabs>
          </w:pPr>
        </w:pPrChange>
      </w:pPr>
      <w:ins w:id="951"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"_Toc80793305"</w:instrText>
        </w:r>
        <w:r w:rsidRPr="003F7725">
          <w:rPr>
            <w:rStyle w:val="Hyperlink"/>
            <w:noProof/>
          </w:rPr>
          <w:instrText xml:space="preserve"> </w:instrText>
        </w:r>
      </w:ins>
      <w:ins w:id="952" w:author="Andrew Instone-Cowie" w:date="2021-08-27T13:59:00Z">
        <w:r w:rsidR="00BF59FA" w:rsidRPr="003F7725">
          <w:rPr>
            <w:rStyle w:val="Hyperlink"/>
            <w:noProof/>
          </w:rPr>
        </w:r>
      </w:ins>
      <w:ins w:id="953" w:author="Andrew Instone-Cowie" w:date="2021-08-25T14:13:00Z">
        <w:r w:rsidRPr="003F7725">
          <w:rPr>
            <w:rStyle w:val="Hyperlink"/>
            <w:noProof/>
          </w:rPr>
          <w:fldChar w:fldCharType="separate"/>
        </w:r>
        <w:r w:rsidRPr="003F7725">
          <w:rPr>
            <w:rStyle w:val="Hyperlink"/>
            <w:noProof/>
          </w:rPr>
          <w:t>Figure 6 – Dual Triggers – Handstroke Strike Point</w:t>
        </w:r>
        <w:r>
          <w:rPr>
            <w:noProof/>
            <w:webHidden/>
          </w:rPr>
          <w:tab/>
        </w:r>
        <w:r>
          <w:rPr>
            <w:noProof/>
            <w:webHidden/>
          </w:rPr>
          <w:fldChar w:fldCharType="begin"/>
        </w:r>
        <w:r>
          <w:rPr>
            <w:noProof/>
            <w:webHidden/>
          </w:rPr>
          <w:instrText xml:space="preserve"> PAGEREF _Toc80793305 \h </w:instrText>
        </w:r>
      </w:ins>
      <w:r>
        <w:rPr>
          <w:noProof/>
          <w:webHidden/>
        </w:rPr>
      </w:r>
      <w:r>
        <w:rPr>
          <w:noProof/>
          <w:webHidden/>
        </w:rPr>
        <w:fldChar w:fldCharType="separate"/>
      </w:r>
      <w:ins w:id="954" w:author="Andrew Instone-Cowie" w:date="2021-08-27T13:59:00Z">
        <w:r w:rsidR="0021271C">
          <w:rPr>
            <w:noProof/>
            <w:webHidden/>
          </w:rPr>
          <w:t>15</w:t>
        </w:r>
      </w:ins>
      <w:ins w:id="955" w:author="Andrew Instone-Cowie" w:date="2021-08-25T14:13:00Z">
        <w:r>
          <w:rPr>
            <w:noProof/>
            <w:webHidden/>
          </w:rPr>
          <w:fldChar w:fldCharType="end"/>
        </w:r>
        <w:r w:rsidRPr="003F7725">
          <w:rPr>
            <w:rStyle w:val="Hyperlink"/>
            <w:noProof/>
          </w:rPr>
          <w:fldChar w:fldCharType="end"/>
        </w:r>
      </w:ins>
    </w:p>
    <w:p w14:paraId="5A1C37F1" w14:textId="3600EF27" w:rsidR="00CD5701" w:rsidRDefault="00CD5701">
      <w:pPr>
        <w:pStyle w:val="TableofFigures"/>
        <w:tabs>
          <w:tab w:val="right" w:leader="dot" w:pos="9016"/>
        </w:tabs>
        <w:spacing w:after="120"/>
        <w:rPr>
          <w:ins w:id="956" w:author="Andrew Instone-Cowie" w:date="2021-08-25T14:13:00Z"/>
          <w:rFonts w:eastAsiaTheme="minorEastAsia"/>
          <w:noProof/>
          <w:lang w:eastAsia="en-GB"/>
        </w:rPr>
        <w:pPrChange w:id="957" w:author="Andrew Instone-Cowie" w:date="2021-08-25T14:13:00Z">
          <w:pPr>
            <w:pStyle w:val="TableofFigures"/>
            <w:tabs>
              <w:tab w:val="right" w:leader="dot" w:pos="9016"/>
            </w:tabs>
          </w:pPr>
        </w:pPrChange>
      </w:pPr>
      <w:ins w:id="95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"_Toc80793306"</w:instrText>
        </w:r>
        <w:r w:rsidRPr="003F7725">
          <w:rPr>
            <w:rStyle w:val="Hyperlink"/>
            <w:noProof/>
          </w:rPr>
          <w:instrText xml:space="preserve"> </w:instrText>
        </w:r>
      </w:ins>
      <w:ins w:id="959" w:author="Andrew Instone-Cowie" w:date="2021-08-27T13:59:00Z">
        <w:r w:rsidR="00BF59FA" w:rsidRPr="003F7725">
          <w:rPr>
            <w:rStyle w:val="Hyperlink"/>
            <w:noProof/>
          </w:rPr>
        </w:r>
      </w:ins>
      <w:ins w:id="960" w:author="Andrew Instone-Cowie" w:date="2021-08-25T14:13:00Z">
        <w:r w:rsidRPr="003F7725">
          <w:rPr>
            <w:rStyle w:val="Hyperlink"/>
            <w:noProof/>
          </w:rPr>
          <w:fldChar w:fldCharType="separate"/>
        </w:r>
        <w:r w:rsidRPr="003F7725">
          <w:rPr>
            <w:rStyle w:val="Hyperlink"/>
            <w:noProof/>
          </w:rPr>
          <w:t>Figure 7 – Single Trigger – Backstroke Strike Point</w:t>
        </w:r>
        <w:r>
          <w:rPr>
            <w:noProof/>
            <w:webHidden/>
          </w:rPr>
          <w:tab/>
        </w:r>
        <w:r>
          <w:rPr>
            <w:noProof/>
            <w:webHidden/>
          </w:rPr>
          <w:fldChar w:fldCharType="begin"/>
        </w:r>
        <w:r>
          <w:rPr>
            <w:noProof/>
            <w:webHidden/>
          </w:rPr>
          <w:instrText xml:space="preserve"> PAGEREF _Toc80793306 \h </w:instrText>
        </w:r>
      </w:ins>
      <w:r>
        <w:rPr>
          <w:noProof/>
          <w:webHidden/>
        </w:rPr>
      </w:r>
      <w:r>
        <w:rPr>
          <w:noProof/>
          <w:webHidden/>
        </w:rPr>
        <w:fldChar w:fldCharType="separate"/>
      </w:r>
      <w:ins w:id="961" w:author="Andrew Instone-Cowie" w:date="2021-08-27T13:59:00Z">
        <w:r w:rsidR="0021271C">
          <w:rPr>
            <w:noProof/>
            <w:webHidden/>
          </w:rPr>
          <w:t>16</w:t>
        </w:r>
      </w:ins>
      <w:ins w:id="962" w:author="Andrew Instone-Cowie" w:date="2021-08-25T14:13:00Z">
        <w:r>
          <w:rPr>
            <w:noProof/>
            <w:webHidden/>
          </w:rPr>
          <w:fldChar w:fldCharType="end"/>
        </w:r>
        <w:r w:rsidRPr="003F7725">
          <w:rPr>
            <w:rStyle w:val="Hyperlink"/>
            <w:noProof/>
          </w:rPr>
          <w:fldChar w:fldCharType="end"/>
        </w:r>
      </w:ins>
    </w:p>
    <w:p w14:paraId="079AF744" w14:textId="1DEB80FD" w:rsidR="00CD5701" w:rsidRDefault="00CD5701">
      <w:pPr>
        <w:pStyle w:val="TableofFigures"/>
        <w:tabs>
          <w:tab w:val="right" w:leader="dot" w:pos="9016"/>
        </w:tabs>
        <w:spacing w:after="120"/>
        <w:rPr>
          <w:ins w:id="963" w:author="Andrew Instone-Cowie" w:date="2021-08-25T14:13:00Z"/>
          <w:rFonts w:eastAsiaTheme="minorEastAsia"/>
          <w:noProof/>
          <w:lang w:eastAsia="en-GB"/>
        </w:rPr>
        <w:pPrChange w:id="964" w:author="Andrew Instone-Cowie" w:date="2021-08-25T14:13:00Z">
          <w:pPr>
            <w:pStyle w:val="TableofFigures"/>
            <w:tabs>
              <w:tab w:val="right" w:leader="dot" w:pos="9016"/>
            </w:tabs>
          </w:pPr>
        </w:pPrChange>
      </w:pPr>
      <w:ins w:id="965"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"_Toc80793307"</w:instrText>
        </w:r>
        <w:r w:rsidRPr="003F7725">
          <w:rPr>
            <w:rStyle w:val="Hyperlink"/>
            <w:noProof/>
          </w:rPr>
          <w:instrText xml:space="preserve"> </w:instrText>
        </w:r>
      </w:ins>
      <w:ins w:id="966" w:author="Andrew Instone-Cowie" w:date="2021-08-27T13:59:00Z">
        <w:r w:rsidR="00BF59FA" w:rsidRPr="003F7725">
          <w:rPr>
            <w:rStyle w:val="Hyperlink"/>
            <w:noProof/>
          </w:rPr>
        </w:r>
      </w:ins>
      <w:ins w:id="967" w:author="Andrew Instone-Cowie" w:date="2021-08-25T14:13:00Z">
        <w:r w:rsidRPr="003F7725">
          <w:rPr>
            <w:rStyle w:val="Hyperlink"/>
            <w:noProof/>
          </w:rPr>
          <w:fldChar w:fldCharType="separate"/>
        </w:r>
        <w:r w:rsidRPr="003F7725">
          <w:rPr>
            <w:rStyle w:val="Hyperlink"/>
            <w:noProof/>
          </w:rPr>
          <w:t>Figure 8 – Single Trigger – Handstroke Strike Point</w:t>
        </w:r>
        <w:r>
          <w:rPr>
            <w:noProof/>
            <w:webHidden/>
          </w:rPr>
          <w:tab/>
        </w:r>
        <w:r>
          <w:rPr>
            <w:noProof/>
            <w:webHidden/>
          </w:rPr>
          <w:fldChar w:fldCharType="begin"/>
        </w:r>
        <w:r>
          <w:rPr>
            <w:noProof/>
            <w:webHidden/>
          </w:rPr>
          <w:instrText xml:space="preserve"> PAGEREF _Toc80793307 \h </w:instrText>
        </w:r>
      </w:ins>
      <w:r>
        <w:rPr>
          <w:noProof/>
          <w:webHidden/>
        </w:rPr>
      </w:r>
      <w:r>
        <w:rPr>
          <w:noProof/>
          <w:webHidden/>
        </w:rPr>
        <w:fldChar w:fldCharType="separate"/>
      </w:r>
      <w:ins w:id="968" w:author="Andrew Instone-Cowie" w:date="2021-08-27T13:59:00Z">
        <w:r w:rsidR="0021271C">
          <w:rPr>
            <w:noProof/>
            <w:webHidden/>
          </w:rPr>
          <w:t>16</w:t>
        </w:r>
      </w:ins>
      <w:ins w:id="969" w:author="Andrew Instone-Cowie" w:date="2021-08-25T14:13:00Z">
        <w:r>
          <w:rPr>
            <w:noProof/>
            <w:webHidden/>
          </w:rPr>
          <w:fldChar w:fldCharType="end"/>
        </w:r>
        <w:r w:rsidRPr="003F7725">
          <w:rPr>
            <w:rStyle w:val="Hyperlink"/>
            <w:noProof/>
          </w:rPr>
          <w:fldChar w:fldCharType="end"/>
        </w:r>
      </w:ins>
    </w:p>
    <w:p w14:paraId="5F0C8F98" w14:textId="5EA3C910" w:rsidR="00CD5701" w:rsidRDefault="00CD5701">
      <w:pPr>
        <w:pStyle w:val="TableofFigures"/>
        <w:tabs>
          <w:tab w:val="right" w:leader="dot" w:pos="9016"/>
        </w:tabs>
        <w:spacing w:after="120"/>
        <w:rPr>
          <w:ins w:id="970" w:author="Andrew Instone-Cowie" w:date="2021-08-25T14:13:00Z"/>
          <w:rFonts w:eastAsiaTheme="minorEastAsia"/>
          <w:noProof/>
          <w:lang w:eastAsia="en-GB"/>
        </w:rPr>
        <w:pPrChange w:id="971" w:author="Andrew Instone-Cowie" w:date="2021-08-25T14:13:00Z">
          <w:pPr>
            <w:pStyle w:val="TableofFigures"/>
            <w:tabs>
              <w:tab w:val="right" w:leader="dot" w:pos="9016"/>
            </w:tabs>
          </w:pPr>
        </w:pPrChange>
      </w:pPr>
      <w:ins w:id="972"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"_Toc80793308"</w:instrText>
        </w:r>
        <w:r w:rsidRPr="003F7725">
          <w:rPr>
            <w:rStyle w:val="Hyperlink"/>
            <w:noProof/>
          </w:rPr>
          <w:instrText xml:space="preserve"> </w:instrText>
        </w:r>
      </w:ins>
      <w:ins w:id="973" w:author="Andrew Instone-Cowie" w:date="2021-08-27T13:59:00Z">
        <w:r w:rsidR="00BF59FA" w:rsidRPr="003F7725">
          <w:rPr>
            <w:rStyle w:val="Hyperlink"/>
            <w:noProof/>
          </w:rPr>
        </w:r>
      </w:ins>
      <w:ins w:id="974" w:author="Andrew Instone-Cowie" w:date="2021-08-25T14:13:00Z">
        <w:r w:rsidRPr="003F7725">
          <w:rPr>
            <w:rStyle w:val="Hyperlink"/>
            <w:noProof/>
          </w:rPr>
          <w:fldChar w:fldCharType="separate"/>
        </w:r>
        <w:r w:rsidRPr="003F7725">
          <w:rPr>
            <w:rStyle w:val="Hyperlink"/>
            <w:noProof/>
          </w:rPr>
          <w:t>Figure 9 – Basic Serial Splitter Downstream Data Flow</w:t>
        </w:r>
        <w:r>
          <w:rPr>
            <w:noProof/>
            <w:webHidden/>
          </w:rPr>
          <w:tab/>
        </w:r>
        <w:r>
          <w:rPr>
            <w:noProof/>
            <w:webHidden/>
          </w:rPr>
          <w:fldChar w:fldCharType="begin"/>
        </w:r>
        <w:r>
          <w:rPr>
            <w:noProof/>
            <w:webHidden/>
          </w:rPr>
          <w:instrText xml:space="preserve"> PAGEREF _Toc80793308 \h </w:instrText>
        </w:r>
      </w:ins>
      <w:r>
        <w:rPr>
          <w:noProof/>
          <w:webHidden/>
        </w:rPr>
      </w:r>
      <w:r>
        <w:rPr>
          <w:noProof/>
          <w:webHidden/>
        </w:rPr>
        <w:fldChar w:fldCharType="separate"/>
      </w:r>
      <w:ins w:id="975" w:author="Andrew Instone-Cowie" w:date="2021-08-27T13:59:00Z">
        <w:r w:rsidR="0021271C">
          <w:rPr>
            <w:noProof/>
            <w:webHidden/>
          </w:rPr>
          <w:t>26</w:t>
        </w:r>
      </w:ins>
      <w:ins w:id="976" w:author="Andrew Instone-Cowie" w:date="2021-08-25T14:13:00Z">
        <w:r>
          <w:rPr>
            <w:noProof/>
            <w:webHidden/>
          </w:rPr>
          <w:fldChar w:fldCharType="end"/>
        </w:r>
        <w:r w:rsidRPr="003F7725">
          <w:rPr>
            <w:rStyle w:val="Hyperlink"/>
            <w:noProof/>
          </w:rPr>
          <w:fldChar w:fldCharType="end"/>
        </w:r>
      </w:ins>
    </w:p>
    <w:p w14:paraId="7FED9447" w14:textId="64B40494" w:rsidR="00CD5701" w:rsidRDefault="00CD5701">
      <w:pPr>
        <w:pStyle w:val="TableofFigures"/>
        <w:tabs>
          <w:tab w:val="right" w:leader="dot" w:pos="9016"/>
        </w:tabs>
        <w:spacing w:after="120"/>
        <w:rPr>
          <w:ins w:id="977" w:author="Andrew Instone-Cowie" w:date="2021-08-25T14:13:00Z"/>
          <w:rFonts w:eastAsiaTheme="minorEastAsia"/>
          <w:noProof/>
          <w:lang w:eastAsia="en-GB"/>
        </w:rPr>
        <w:pPrChange w:id="978" w:author="Andrew Instone-Cowie" w:date="2021-08-25T14:13:00Z">
          <w:pPr>
            <w:pStyle w:val="TableofFigures"/>
            <w:tabs>
              <w:tab w:val="right" w:leader="dot" w:pos="9016"/>
            </w:tabs>
          </w:pPr>
        </w:pPrChange>
      </w:pPr>
      <w:ins w:id="979"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"_Toc80793309"</w:instrText>
        </w:r>
        <w:r w:rsidRPr="003F7725">
          <w:rPr>
            <w:rStyle w:val="Hyperlink"/>
            <w:noProof/>
          </w:rPr>
          <w:instrText xml:space="preserve"> </w:instrText>
        </w:r>
      </w:ins>
      <w:ins w:id="980" w:author="Andrew Instone-Cowie" w:date="2021-08-27T13:59:00Z">
        <w:r w:rsidR="00BF59FA" w:rsidRPr="003F7725">
          <w:rPr>
            <w:rStyle w:val="Hyperlink"/>
            <w:noProof/>
          </w:rPr>
        </w:r>
      </w:ins>
      <w:ins w:id="981" w:author="Andrew Instone-Cowie" w:date="2021-08-25T14:13:00Z">
        <w:r w:rsidRPr="003F7725">
          <w:rPr>
            <w:rStyle w:val="Hyperlink"/>
            <w:noProof/>
          </w:rPr>
          <w:fldChar w:fldCharType="separate"/>
        </w:r>
        <w:r w:rsidRPr="003F7725">
          <w:rPr>
            <w:rStyle w:val="Hyperlink"/>
            <w:noProof/>
          </w:rPr>
          <w:t>Figure 10 – Basic Serial Splitter Upstream Data Flow</w:t>
        </w:r>
        <w:r>
          <w:rPr>
            <w:noProof/>
            <w:webHidden/>
          </w:rPr>
          <w:tab/>
        </w:r>
        <w:r>
          <w:rPr>
            <w:noProof/>
            <w:webHidden/>
          </w:rPr>
          <w:fldChar w:fldCharType="begin"/>
        </w:r>
        <w:r>
          <w:rPr>
            <w:noProof/>
            <w:webHidden/>
          </w:rPr>
          <w:instrText xml:space="preserve"> PAGEREF _Toc80793309 \h </w:instrText>
        </w:r>
      </w:ins>
      <w:r>
        <w:rPr>
          <w:noProof/>
          <w:webHidden/>
        </w:rPr>
      </w:r>
      <w:r>
        <w:rPr>
          <w:noProof/>
          <w:webHidden/>
        </w:rPr>
        <w:fldChar w:fldCharType="separate"/>
      </w:r>
      <w:ins w:id="982" w:author="Andrew Instone-Cowie" w:date="2021-08-27T13:59:00Z">
        <w:r w:rsidR="0021271C">
          <w:rPr>
            <w:noProof/>
            <w:webHidden/>
          </w:rPr>
          <w:t>28</w:t>
        </w:r>
      </w:ins>
      <w:ins w:id="983" w:author="Andrew Instone-Cowie" w:date="2021-08-25T14:13:00Z">
        <w:r>
          <w:rPr>
            <w:noProof/>
            <w:webHidden/>
          </w:rPr>
          <w:fldChar w:fldCharType="end"/>
        </w:r>
        <w:r w:rsidRPr="003F7725">
          <w:rPr>
            <w:rStyle w:val="Hyperlink"/>
            <w:noProof/>
          </w:rPr>
          <w:fldChar w:fldCharType="end"/>
        </w:r>
      </w:ins>
    </w:p>
    <w:p w14:paraId="585E74BB" w14:textId="2151D708" w:rsidR="00CD5701" w:rsidRDefault="00CD5701">
      <w:pPr>
        <w:pStyle w:val="TableofFigures"/>
        <w:tabs>
          <w:tab w:val="right" w:leader="dot" w:pos="9016"/>
        </w:tabs>
        <w:spacing w:after="120"/>
        <w:rPr>
          <w:ins w:id="984" w:author="Andrew Instone-Cowie" w:date="2021-08-25T14:13:00Z"/>
          <w:rFonts w:eastAsiaTheme="minorEastAsia"/>
          <w:noProof/>
          <w:lang w:eastAsia="en-GB"/>
        </w:rPr>
        <w:pPrChange w:id="985" w:author="Andrew Instone-Cowie" w:date="2021-08-25T14:13:00Z">
          <w:pPr>
            <w:pStyle w:val="TableofFigures"/>
            <w:tabs>
              <w:tab w:val="right" w:leader="dot" w:pos="9016"/>
            </w:tabs>
          </w:pPr>
        </w:pPrChange>
      </w:pPr>
      <w:ins w:id="986"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"_Toc80793310"</w:instrText>
        </w:r>
        <w:r w:rsidRPr="003F7725">
          <w:rPr>
            <w:rStyle w:val="Hyperlink"/>
            <w:noProof/>
          </w:rPr>
          <w:instrText xml:space="preserve"> </w:instrText>
        </w:r>
      </w:ins>
      <w:ins w:id="987" w:author="Andrew Instone-Cowie" w:date="2021-08-27T13:59:00Z">
        <w:r w:rsidR="00BF59FA" w:rsidRPr="003F7725">
          <w:rPr>
            <w:rStyle w:val="Hyperlink"/>
            <w:noProof/>
          </w:rPr>
        </w:r>
      </w:ins>
      <w:ins w:id="988" w:author="Andrew Instone-Cowie" w:date="2021-08-25T14:13:00Z">
        <w:r w:rsidRPr="003F7725">
          <w:rPr>
            <w:rStyle w:val="Hyperlink"/>
            <w:noProof/>
          </w:rPr>
          <w:fldChar w:fldCharType="separate"/>
        </w:r>
        <w:r w:rsidRPr="003F7725">
          <w:rPr>
            <w:rStyle w:val="Hyperlink"/>
            <w:noProof/>
          </w:rPr>
          <w:t>Figure 11 – Basic Serial Splitter Transmitter Control</w:t>
        </w:r>
        <w:r>
          <w:rPr>
            <w:noProof/>
            <w:webHidden/>
          </w:rPr>
          <w:tab/>
        </w:r>
        <w:r>
          <w:rPr>
            <w:noProof/>
            <w:webHidden/>
          </w:rPr>
          <w:fldChar w:fldCharType="begin"/>
        </w:r>
        <w:r>
          <w:rPr>
            <w:noProof/>
            <w:webHidden/>
          </w:rPr>
          <w:instrText xml:space="preserve"> PAGEREF _Toc80793310 \h </w:instrText>
        </w:r>
      </w:ins>
      <w:r>
        <w:rPr>
          <w:noProof/>
          <w:webHidden/>
        </w:rPr>
      </w:r>
      <w:r>
        <w:rPr>
          <w:noProof/>
          <w:webHidden/>
        </w:rPr>
        <w:fldChar w:fldCharType="separate"/>
      </w:r>
      <w:ins w:id="989" w:author="Andrew Instone-Cowie" w:date="2021-08-27T13:59:00Z">
        <w:r w:rsidR="0021271C">
          <w:rPr>
            <w:noProof/>
            <w:webHidden/>
          </w:rPr>
          <w:t>29</w:t>
        </w:r>
      </w:ins>
      <w:ins w:id="990" w:author="Andrew Instone-Cowie" w:date="2021-08-25T14:13:00Z">
        <w:r>
          <w:rPr>
            <w:noProof/>
            <w:webHidden/>
          </w:rPr>
          <w:fldChar w:fldCharType="end"/>
        </w:r>
        <w:r w:rsidRPr="003F7725">
          <w:rPr>
            <w:rStyle w:val="Hyperlink"/>
            <w:noProof/>
          </w:rPr>
          <w:fldChar w:fldCharType="end"/>
        </w:r>
      </w:ins>
    </w:p>
    <w:p w14:paraId="3AB11D66" w14:textId="7E00D5FE" w:rsidR="00CD5701" w:rsidRDefault="00CD5701">
      <w:pPr>
        <w:pStyle w:val="TableofFigures"/>
        <w:tabs>
          <w:tab w:val="right" w:leader="dot" w:pos="9016"/>
        </w:tabs>
        <w:spacing w:after="120"/>
        <w:rPr>
          <w:ins w:id="991" w:author="Andrew Instone-Cowie" w:date="2021-08-25T14:13:00Z"/>
          <w:rFonts w:eastAsiaTheme="minorEastAsia"/>
          <w:noProof/>
          <w:lang w:eastAsia="en-GB"/>
        </w:rPr>
        <w:pPrChange w:id="992" w:author="Andrew Instone-Cowie" w:date="2021-08-25T14:13:00Z">
          <w:pPr>
            <w:pStyle w:val="TableofFigures"/>
            <w:tabs>
              <w:tab w:val="right" w:leader="dot" w:pos="9016"/>
            </w:tabs>
          </w:pPr>
        </w:pPrChange>
      </w:pPr>
      <w:ins w:id="99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"_Toc80793311"</w:instrText>
        </w:r>
        <w:r w:rsidRPr="003F7725">
          <w:rPr>
            <w:rStyle w:val="Hyperlink"/>
            <w:noProof/>
          </w:rPr>
          <w:instrText xml:space="preserve"> </w:instrText>
        </w:r>
      </w:ins>
      <w:ins w:id="994" w:author="Andrew Instone-Cowie" w:date="2021-08-27T13:59:00Z">
        <w:r w:rsidR="00BF59FA" w:rsidRPr="003F7725">
          <w:rPr>
            <w:rStyle w:val="Hyperlink"/>
            <w:noProof/>
          </w:rPr>
        </w:r>
      </w:ins>
      <w:ins w:id="995" w:author="Andrew Instone-Cowie" w:date="2021-08-25T14:13:00Z">
        <w:r w:rsidRPr="003F7725">
          <w:rPr>
            <w:rStyle w:val="Hyperlink"/>
            <w:noProof/>
          </w:rPr>
          <w:fldChar w:fldCharType="separate"/>
        </w:r>
        <w:r w:rsidRPr="003F7725">
          <w:rPr>
            <w:rStyle w:val="Hyperlink"/>
            <w:noProof/>
          </w:rPr>
          <w:t>Figure 12 – Polarity Protection – Correct</w:t>
        </w:r>
        <w:r>
          <w:rPr>
            <w:noProof/>
            <w:webHidden/>
          </w:rPr>
          <w:tab/>
        </w:r>
        <w:r>
          <w:rPr>
            <w:noProof/>
            <w:webHidden/>
          </w:rPr>
          <w:fldChar w:fldCharType="begin"/>
        </w:r>
        <w:r>
          <w:rPr>
            <w:noProof/>
            <w:webHidden/>
          </w:rPr>
          <w:instrText xml:space="preserve"> PAGEREF _Toc80793311 \h </w:instrText>
        </w:r>
      </w:ins>
      <w:r>
        <w:rPr>
          <w:noProof/>
          <w:webHidden/>
        </w:rPr>
      </w:r>
      <w:r>
        <w:rPr>
          <w:noProof/>
          <w:webHidden/>
        </w:rPr>
        <w:fldChar w:fldCharType="separate"/>
      </w:r>
      <w:ins w:id="996" w:author="Andrew Instone-Cowie" w:date="2021-08-27T13:59:00Z">
        <w:r w:rsidR="0021271C">
          <w:rPr>
            <w:noProof/>
            <w:webHidden/>
          </w:rPr>
          <w:t>31</w:t>
        </w:r>
      </w:ins>
      <w:ins w:id="997" w:author="Andrew Instone-Cowie" w:date="2021-08-25T14:13:00Z">
        <w:r>
          <w:rPr>
            <w:noProof/>
            <w:webHidden/>
          </w:rPr>
          <w:fldChar w:fldCharType="end"/>
        </w:r>
        <w:r w:rsidRPr="003F7725">
          <w:rPr>
            <w:rStyle w:val="Hyperlink"/>
            <w:noProof/>
          </w:rPr>
          <w:fldChar w:fldCharType="end"/>
        </w:r>
      </w:ins>
    </w:p>
    <w:p w14:paraId="37C1A85F" w14:textId="089ADF92" w:rsidR="00CD5701" w:rsidRDefault="00CD5701">
      <w:pPr>
        <w:pStyle w:val="TableofFigures"/>
        <w:tabs>
          <w:tab w:val="right" w:leader="dot" w:pos="9016"/>
        </w:tabs>
        <w:spacing w:after="120"/>
        <w:rPr>
          <w:ins w:id="998" w:author="Andrew Instone-Cowie" w:date="2021-08-25T14:13:00Z"/>
          <w:rFonts w:eastAsiaTheme="minorEastAsia"/>
          <w:noProof/>
          <w:lang w:eastAsia="en-GB"/>
        </w:rPr>
        <w:pPrChange w:id="999" w:author="Andrew Instone-Cowie" w:date="2021-08-25T14:13:00Z">
          <w:pPr>
            <w:pStyle w:val="TableofFigures"/>
            <w:tabs>
              <w:tab w:val="right" w:leader="dot" w:pos="9016"/>
            </w:tabs>
          </w:pPr>
        </w:pPrChange>
      </w:pPr>
      <w:ins w:id="1000"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"_Toc80793312"</w:instrText>
        </w:r>
        <w:r w:rsidRPr="003F7725">
          <w:rPr>
            <w:rStyle w:val="Hyperlink"/>
            <w:noProof/>
          </w:rPr>
          <w:instrText xml:space="preserve"> </w:instrText>
        </w:r>
      </w:ins>
      <w:ins w:id="1001" w:author="Andrew Instone-Cowie" w:date="2021-08-27T13:59:00Z">
        <w:r w:rsidR="00BF59FA" w:rsidRPr="003F7725">
          <w:rPr>
            <w:rStyle w:val="Hyperlink"/>
            <w:noProof/>
          </w:rPr>
        </w:r>
      </w:ins>
      <w:ins w:id="1002" w:author="Andrew Instone-Cowie" w:date="2021-08-25T14:13:00Z">
        <w:r w:rsidRPr="003F7725">
          <w:rPr>
            <w:rStyle w:val="Hyperlink"/>
            <w:noProof/>
          </w:rPr>
          <w:fldChar w:fldCharType="separate"/>
        </w:r>
        <w:r w:rsidRPr="003F7725">
          <w:rPr>
            <w:rStyle w:val="Hyperlink"/>
            <w:noProof/>
          </w:rPr>
          <w:t>Figure 13 – Polarity Protection – Reversed</w:t>
        </w:r>
        <w:r>
          <w:rPr>
            <w:noProof/>
            <w:webHidden/>
          </w:rPr>
          <w:tab/>
        </w:r>
        <w:r>
          <w:rPr>
            <w:noProof/>
            <w:webHidden/>
          </w:rPr>
          <w:fldChar w:fldCharType="begin"/>
        </w:r>
        <w:r>
          <w:rPr>
            <w:noProof/>
            <w:webHidden/>
          </w:rPr>
          <w:instrText xml:space="preserve"> PAGEREF _Toc80793312 \h </w:instrText>
        </w:r>
      </w:ins>
      <w:r>
        <w:rPr>
          <w:noProof/>
          <w:webHidden/>
        </w:rPr>
      </w:r>
      <w:r>
        <w:rPr>
          <w:noProof/>
          <w:webHidden/>
        </w:rPr>
        <w:fldChar w:fldCharType="separate"/>
      </w:r>
      <w:ins w:id="1003" w:author="Andrew Instone-Cowie" w:date="2021-08-27T13:59:00Z">
        <w:r w:rsidR="0021271C">
          <w:rPr>
            <w:noProof/>
            <w:webHidden/>
          </w:rPr>
          <w:t>32</w:t>
        </w:r>
      </w:ins>
      <w:ins w:id="1004" w:author="Andrew Instone-Cowie" w:date="2021-08-25T14:13:00Z">
        <w:r>
          <w:rPr>
            <w:noProof/>
            <w:webHidden/>
          </w:rPr>
          <w:fldChar w:fldCharType="end"/>
        </w:r>
        <w:r w:rsidRPr="003F7725">
          <w:rPr>
            <w:rStyle w:val="Hyperlink"/>
            <w:noProof/>
          </w:rPr>
          <w:fldChar w:fldCharType="end"/>
        </w:r>
      </w:ins>
    </w:p>
    <w:p w14:paraId="1B6527F2" w14:textId="118B6424" w:rsidR="00CD5701" w:rsidRDefault="00CD5701">
      <w:pPr>
        <w:pStyle w:val="TableofFigures"/>
        <w:tabs>
          <w:tab w:val="right" w:leader="dot" w:pos="9016"/>
        </w:tabs>
        <w:spacing w:after="120"/>
        <w:rPr>
          <w:ins w:id="1005" w:author="Andrew Instone-Cowie" w:date="2021-08-25T14:13:00Z"/>
          <w:rFonts w:eastAsiaTheme="minorEastAsia"/>
          <w:noProof/>
          <w:lang w:eastAsia="en-GB"/>
        </w:rPr>
        <w:pPrChange w:id="1006" w:author="Andrew Instone-Cowie" w:date="2021-08-25T14:13:00Z">
          <w:pPr>
            <w:pStyle w:val="TableofFigures"/>
            <w:tabs>
              <w:tab w:val="right" w:leader="dot" w:pos="9016"/>
            </w:tabs>
          </w:pPr>
        </w:pPrChange>
      </w:pPr>
      <w:ins w:id="1007"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"_Toc80793313"</w:instrText>
        </w:r>
        <w:r w:rsidRPr="003F7725">
          <w:rPr>
            <w:rStyle w:val="Hyperlink"/>
            <w:noProof/>
          </w:rPr>
          <w:instrText xml:space="preserve"> </w:instrText>
        </w:r>
      </w:ins>
      <w:ins w:id="1008" w:author="Andrew Instone-Cowie" w:date="2021-08-27T13:59:00Z">
        <w:r w:rsidR="00BF59FA" w:rsidRPr="003F7725">
          <w:rPr>
            <w:rStyle w:val="Hyperlink"/>
            <w:noProof/>
          </w:rPr>
        </w:r>
      </w:ins>
      <w:ins w:id="1009" w:author="Andrew Instone-Cowie" w:date="2021-08-25T14:13:00Z">
        <w:r w:rsidRPr="003F7725">
          <w:rPr>
            <w:rStyle w:val="Hyperlink"/>
            <w:noProof/>
          </w:rPr>
          <w:fldChar w:fldCharType="separate"/>
        </w:r>
        <w:r w:rsidRPr="003F7725">
          <w:rPr>
            <w:rStyle w:val="Hyperlink"/>
            <w:noProof/>
          </w:rPr>
          <w:t>Figure 14 – TVS Diode Characteristic Curves</w:t>
        </w:r>
        <w:r>
          <w:rPr>
            <w:noProof/>
            <w:webHidden/>
          </w:rPr>
          <w:tab/>
        </w:r>
        <w:r>
          <w:rPr>
            <w:noProof/>
            <w:webHidden/>
          </w:rPr>
          <w:fldChar w:fldCharType="begin"/>
        </w:r>
        <w:r>
          <w:rPr>
            <w:noProof/>
            <w:webHidden/>
          </w:rPr>
          <w:instrText xml:space="preserve"> PAGEREF _Toc80793313 \h </w:instrText>
        </w:r>
      </w:ins>
      <w:r>
        <w:rPr>
          <w:noProof/>
          <w:webHidden/>
        </w:rPr>
      </w:r>
      <w:r>
        <w:rPr>
          <w:noProof/>
          <w:webHidden/>
        </w:rPr>
        <w:fldChar w:fldCharType="separate"/>
      </w:r>
      <w:ins w:id="1010" w:author="Andrew Instone-Cowie" w:date="2021-08-27T13:59:00Z">
        <w:r w:rsidR="0021271C">
          <w:rPr>
            <w:noProof/>
            <w:webHidden/>
          </w:rPr>
          <w:t>33</w:t>
        </w:r>
      </w:ins>
      <w:ins w:id="1011" w:author="Andrew Instone-Cowie" w:date="2021-08-25T14:13:00Z">
        <w:r>
          <w:rPr>
            <w:noProof/>
            <w:webHidden/>
          </w:rPr>
          <w:fldChar w:fldCharType="end"/>
        </w:r>
        <w:r w:rsidRPr="003F7725">
          <w:rPr>
            <w:rStyle w:val="Hyperlink"/>
            <w:noProof/>
          </w:rPr>
          <w:fldChar w:fldCharType="end"/>
        </w:r>
      </w:ins>
    </w:p>
    <w:p w14:paraId="12BA23D1" w14:textId="69D2890B" w:rsidR="00CD5701" w:rsidRDefault="00CD5701">
      <w:pPr>
        <w:pStyle w:val="TableofFigures"/>
        <w:tabs>
          <w:tab w:val="right" w:leader="dot" w:pos="9016"/>
        </w:tabs>
        <w:spacing w:after="120"/>
        <w:rPr>
          <w:ins w:id="1012" w:author="Andrew Instone-Cowie" w:date="2021-08-25T14:13:00Z"/>
          <w:rFonts w:eastAsiaTheme="minorEastAsia"/>
          <w:noProof/>
          <w:lang w:eastAsia="en-GB"/>
        </w:rPr>
        <w:pPrChange w:id="1013" w:author="Andrew Instone-Cowie" w:date="2021-08-25T14:13:00Z">
          <w:pPr>
            <w:pStyle w:val="TableofFigures"/>
            <w:tabs>
              <w:tab w:val="right" w:leader="dot" w:pos="9016"/>
            </w:tabs>
          </w:pPr>
        </w:pPrChange>
      </w:pPr>
      <w:ins w:id="101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"_Toc80793314"</w:instrText>
        </w:r>
        <w:r w:rsidRPr="003F7725">
          <w:rPr>
            <w:rStyle w:val="Hyperlink"/>
            <w:noProof/>
          </w:rPr>
          <w:instrText xml:space="preserve"> </w:instrText>
        </w:r>
      </w:ins>
      <w:ins w:id="1015" w:author="Andrew Instone-Cowie" w:date="2021-08-27T13:59:00Z">
        <w:r w:rsidR="00BF59FA" w:rsidRPr="003F7725">
          <w:rPr>
            <w:rStyle w:val="Hyperlink"/>
            <w:noProof/>
          </w:rPr>
        </w:r>
      </w:ins>
      <w:ins w:id="1016" w:author="Andrew Instone-Cowie" w:date="2021-08-25T14:13:00Z">
        <w:r w:rsidRPr="003F7725">
          <w:rPr>
            <w:rStyle w:val="Hyperlink"/>
            <w:noProof/>
          </w:rPr>
          <w:fldChar w:fldCharType="separate"/>
        </w:r>
        <w:r w:rsidRPr="003F7725">
          <w:rPr>
            <w:rStyle w:val="Hyperlink"/>
            <w:noProof/>
          </w:rPr>
          <w:t>Figure 15 – Uni-Directional TVS Diode</w:t>
        </w:r>
        <w:r>
          <w:rPr>
            <w:noProof/>
            <w:webHidden/>
          </w:rPr>
          <w:tab/>
        </w:r>
        <w:r>
          <w:rPr>
            <w:noProof/>
            <w:webHidden/>
          </w:rPr>
          <w:fldChar w:fldCharType="begin"/>
        </w:r>
        <w:r>
          <w:rPr>
            <w:noProof/>
            <w:webHidden/>
          </w:rPr>
          <w:instrText xml:space="preserve"> PAGEREF _Toc80793314 \h </w:instrText>
        </w:r>
      </w:ins>
      <w:r>
        <w:rPr>
          <w:noProof/>
          <w:webHidden/>
        </w:rPr>
      </w:r>
      <w:r>
        <w:rPr>
          <w:noProof/>
          <w:webHidden/>
        </w:rPr>
        <w:fldChar w:fldCharType="separate"/>
      </w:r>
      <w:ins w:id="1017" w:author="Andrew Instone-Cowie" w:date="2021-08-27T13:59:00Z">
        <w:r w:rsidR="0021271C">
          <w:rPr>
            <w:noProof/>
            <w:webHidden/>
          </w:rPr>
          <w:t>34</w:t>
        </w:r>
      </w:ins>
      <w:ins w:id="1018" w:author="Andrew Instone-Cowie" w:date="2021-08-25T14:13:00Z">
        <w:r>
          <w:rPr>
            <w:noProof/>
            <w:webHidden/>
          </w:rPr>
          <w:fldChar w:fldCharType="end"/>
        </w:r>
        <w:r w:rsidRPr="003F7725">
          <w:rPr>
            <w:rStyle w:val="Hyperlink"/>
            <w:noProof/>
          </w:rPr>
          <w:fldChar w:fldCharType="end"/>
        </w:r>
      </w:ins>
    </w:p>
    <w:p w14:paraId="09FCC58C" w14:textId="552D5B59" w:rsidR="00CD5701" w:rsidRDefault="00CD5701">
      <w:pPr>
        <w:pStyle w:val="TableofFigures"/>
        <w:tabs>
          <w:tab w:val="right" w:leader="dot" w:pos="9016"/>
        </w:tabs>
        <w:spacing w:after="120"/>
        <w:rPr>
          <w:ins w:id="1019" w:author="Andrew Instone-Cowie" w:date="2021-08-25T14:13:00Z"/>
          <w:rFonts w:eastAsiaTheme="minorEastAsia"/>
          <w:noProof/>
          <w:lang w:eastAsia="en-GB"/>
        </w:rPr>
        <w:pPrChange w:id="1020" w:author="Andrew Instone-Cowie" w:date="2021-08-25T14:13:00Z">
          <w:pPr>
            <w:pStyle w:val="TableofFigures"/>
            <w:tabs>
              <w:tab w:val="right" w:leader="dot" w:pos="9016"/>
            </w:tabs>
          </w:pPr>
        </w:pPrChange>
      </w:pPr>
      <w:ins w:id="1021"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"_Toc80793315"</w:instrText>
        </w:r>
        <w:r w:rsidRPr="003F7725">
          <w:rPr>
            <w:rStyle w:val="Hyperlink"/>
            <w:noProof/>
          </w:rPr>
          <w:instrText xml:space="preserve"> </w:instrText>
        </w:r>
      </w:ins>
      <w:ins w:id="1022" w:author="Andrew Instone-Cowie" w:date="2021-08-27T13:59:00Z">
        <w:r w:rsidR="00BF59FA" w:rsidRPr="003F7725">
          <w:rPr>
            <w:rStyle w:val="Hyperlink"/>
            <w:noProof/>
          </w:rPr>
        </w:r>
      </w:ins>
      <w:ins w:id="1023" w:author="Andrew Instone-Cowie" w:date="2021-08-25T14:13:00Z">
        <w:r w:rsidRPr="003F7725">
          <w:rPr>
            <w:rStyle w:val="Hyperlink"/>
            <w:noProof/>
          </w:rPr>
          <w:fldChar w:fldCharType="separate"/>
        </w:r>
        <w:r w:rsidRPr="003F7725">
          <w:rPr>
            <w:rStyle w:val="Hyperlink"/>
            <w:noProof/>
          </w:rPr>
          <w:t>Figure 16 – Spike Dissipation (Uni-Directional)</w:t>
        </w:r>
        <w:r>
          <w:rPr>
            <w:noProof/>
            <w:webHidden/>
          </w:rPr>
          <w:tab/>
        </w:r>
        <w:r>
          <w:rPr>
            <w:noProof/>
            <w:webHidden/>
          </w:rPr>
          <w:fldChar w:fldCharType="begin"/>
        </w:r>
        <w:r>
          <w:rPr>
            <w:noProof/>
            <w:webHidden/>
          </w:rPr>
          <w:instrText xml:space="preserve"> PAGEREF _Toc80793315 \h </w:instrText>
        </w:r>
      </w:ins>
      <w:r>
        <w:rPr>
          <w:noProof/>
          <w:webHidden/>
        </w:rPr>
      </w:r>
      <w:r>
        <w:rPr>
          <w:noProof/>
          <w:webHidden/>
        </w:rPr>
        <w:fldChar w:fldCharType="separate"/>
      </w:r>
      <w:ins w:id="1024" w:author="Andrew Instone-Cowie" w:date="2021-08-27T13:59:00Z">
        <w:r w:rsidR="0021271C">
          <w:rPr>
            <w:noProof/>
            <w:webHidden/>
          </w:rPr>
          <w:t>34</w:t>
        </w:r>
      </w:ins>
      <w:ins w:id="1025" w:author="Andrew Instone-Cowie" w:date="2021-08-25T14:13:00Z">
        <w:r>
          <w:rPr>
            <w:noProof/>
            <w:webHidden/>
          </w:rPr>
          <w:fldChar w:fldCharType="end"/>
        </w:r>
        <w:r w:rsidRPr="003F7725">
          <w:rPr>
            <w:rStyle w:val="Hyperlink"/>
            <w:noProof/>
          </w:rPr>
          <w:fldChar w:fldCharType="end"/>
        </w:r>
      </w:ins>
    </w:p>
    <w:p w14:paraId="41333D50" w14:textId="1C67BFC8" w:rsidR="00CD5701" w:rsidRDefault="00CD5701">
      <w:pPr>
        <w:pStyle w:val="TableofFigures"/>
        <w:tabs>
          <w:tab w:val="right" w:leader="dot" w:pos="9016"/>
        </w:tabs>
        <w:spacing w:after="120"/>
        <w:rPr>
          <w:ins w:id="1026" w:author="Andrew Instone-Cowie" w:date="2021-08-25T14:13:00Z"/>
          <w:rFonts w:eastAsiaTheme="minorEastAsia"/>
          <w:noProof/>
          <w:lang w:eastAsia="en-GB"/>
        </w:rPr>
        <w:pPrChange w:id="1027" w:author="Andrew Instone-Cowie" w:date="2021-08-25T14:13:00Z">
          <w:pPr>
            <w:pStyle w:val="TableofFigures"/>
            <w:tabs>
              <w:tab w:val="right" w:leader="dot" w:pos="9016"/>
            </w:tabs>
          </w:pPr>
        </w:pPrChange>
      </w:pPr>
      <w:ins w:id="102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"_Toc80793316"</w:instrText>
        </w:r>
        <w:r w:rsidRPr="003F7725">
          <w:rPr>
            <w:rStyle w:val="Hyperlink"/>
            <w:noProof/>
          </w:rPr>
          <w:instrText xml:space="preserve"> </w:instrText>
        </w:r>
      </w:ins>
      <w:ins w:id="1029" w:author="Andrew Instone-Cowie" w:date="2021-08-27T13:59:00Z">
        <w:r w:rsidR="00BF59FA" w:rsidRPr="003F7725">
          <w:rPr>
            <w:rStyle w:val="Hyperlink"/>
            <w:noProof/>
          </w:rPr>
        </w:r>
      </w:ins>
      <w:ins w:id="1030" w:author="Andrew Instone-Cowie" w:date="2021-08-25T14:13:00Z">
        <w:r w:rsidRPr="003F7725">
          <w:rPr>
            <w:rStyle w:val="Hyperlink"/>
            <w:noProof/>
          </w:rPr>
          <w:fldChar w:fldCharType="separate"/>
        </w:r>
        <w:r w:rsidRPr="003F7725">
          <w:rPr>
            <w:rStyle w:val="Hyperlink"/>
            <w:noProof/>
          </w:rPr>
          <w:t>Figure 17 – Bi-Directional TVS Diode</w:t>
        </w:r>
        <w:r>
          <w:rPr>
            <w:noProof/>
            <w:webHidden/>
          </w:rPr>
          <w:tab/>
        </w:r>
        <w:r>
          <w:rPr>
            <w:noProof/>
            <w:webHidden/>
          </w:rPr>
          <w:fldChar w:fldCharType="begin"/>
        </w:r>
        <w:r>
          <w:rPr>
            <w:noProof/>
            <w:webHidden/>
          </w:rPr>
          <w:instrText xml:space="preserve"> PAGEREF _Toc80793316 \h </w:instrText>
        </w:r>
      </w:ins>
      <w:r>
        <w:rPr>
          <w:noProof/>
          <w:webHidden/>
        </w:rPr>
      </w:r>
      <w:r>
        <w:rPr>
          <w:noProof/>
          <w:webHidden/>
        </w:rPr>
        <w:fldChar w:fldCharType="separate"/>
      </w:r>
      <w:ins w:id="1031" w:author="Andrew Instone-Cowie" w:date="2021-08-27T13:59:00Z">
        <w:r w:rsidR="0021271C">
          <w:rPr>
            <w:noProof/>
            <w:webHidden/>
          </w:rPr>
          <w:t>35</w:t>
        </w:r>
      </w:ins>
      <w:ins w:id="1032" w:author="Andrew Instone-Cowie" w:date="2021-08-25T14:13:00Z">
        <w:r>
          <w:rPr>
            <w:noProof/>
            <w:webHidden/>
          </w:rPr>
          <w:fldChar w:fldCharType="end"/>
        </w:r>
        <w:r w:rsidRPr="003F7725">
          <w:rPr>
            <w:rStyle w:val="Hyperlink"/>
            <w:noProof/>
          </w:rPr>
          <w:fldChar w:fldCharType="end"/>
        </w:r>
      </w:ins>
    </w:p>
    <w:p w14:paraId="65C3FB67" w14:textId="39AB8DD2" w:rsidR="00CD5701" w:rsidRDefault="00CD5701">
      <w:pPr>
        <w:pStyle w:val="TableofFigures"/>
        <w:tabs>
          <w:tab w:val="right" w:leader="dot" w:pos="9016"/>
        </w:tabs>
        <w:spacing w:after="120"/>
        <w:rPr>
          <w:ins w:id="1033" w:author="Andrew Instone-Cowie" w:date="2021-08-25T14:13:00Z"/>
          <w:rFonts w:eastAsiaTheme="minorEastAsia"/>
          <w:noProof/>
          <w:lang w:eastAsia="en-GB"/>
        </w:rPr>
        <w:pPrChange w:id="1034" w:author="Andrew Instone-Cowie" w:date="2021-08-25T14:13:00Z">
          <w:pPr>
            <w:pStyle w:val="TableofFigures"/>
            <w:tabs>
              <w:tab w:val="right" w:leader="dot" w:pos="9016"/>
            </w:tabs>
          </w:pPr>
        </w:pPrChange>
      </w:pPr>
      <w:ins w:id="1035"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"_Toc80793317"</w:instrText>
        </w:r>
        <w:r w:rsidRPr="003F7725">
          <w:rPr>
            <w:rStyle w:val="Hyperlink"/>
            <w:noProof/>
          </w:rPr>
          <w:instrText xml:space="preserve"> </w:instrText>
        </w:r>
      </w:ins>
      <w:ins w:id="1036" w:author="Andrew Instone-Cowie" w:date="2021-08-27T13:59:00Z">
        <w:r w:rsidR="00BF59FA" w:rsidRPr="003F7725">
          <w:rPr>
            <w:rStyle w:val="Hyperlink"/>
            <w:noProof/>
          </w:rPr>
        </w:r>
      </w:ins>
      <w:ins w:id="1037" w:author="Andrew Instone-Cowie" w:date="2021-08-25T14:13:00Z">
        <w:r w:rsidRPr="003F7725">
          <w:rPr>
            <w:rStyle w:val="Hyperlink"/>
            <w:noProof/>
          </w:rPr>
          <w:fldChar w:fldCharType="separate"/>
        </w:r>
        <w:r w:rsidRPr="003F7725">
          <w:rPr>
            <w:rStyle w:val="Hyperlink"/>
            <w:noProof/>
          </w:rPr>
          <w:t>Figure 18 – Spike Dissipation (Bi-Directional)</w:t>
        </w:r>
        <w:r>
          <w:rPr>
            <w:noProof/>
            <w:webHidden/>
          </w:rPr>
          <w:tab/>
        </w:r>
        <w:r>
          <w:rPr>
            <w:noProof/>
            <w:webHidden/>
          </w:rPr>
          <w:fldChar w:fldCharType="begin"/>
        </w:r>
        <w:r>
          <w:rPr>
            <w:noProof/>
            <w:webHidden/>
          </w:rPr>
          <w:instrText xml:space="preserve"> PAGEREF _Toc80793317 \h </w:instrText>
        </w:r>
      </w:ins>
      <w:r>
        <w:rPr>
          <w:noProof/>
          <w:webHidden/>
        </w:rPr>
      </w:r>
      <w:r>
        <w:rPr>
          <w:noProof/>
          <w:webHidden/>
        </w:rPr>
        <w:fldChar w:fldCharType="separate"/>
      </w:r>
      <w:ins w:id="1038" w:author="Andrew Instone-Cowie" w:date="2021-08-27T13:59:00Z">
        <w:r w:rsidR="0021271C">
          <w:rPr>
            <w:noProof/>
            <w:webHidden/>
          </w:rPr>
          <w:t>36</w:t>
        </w:r>
      </w:ins>
      <w:ins w:id="1039" w:author="Andrew Instone-Cowie" w:date="2021-08-25T14:13:00Z">
        <w:r>
          <w:rPr>
            <w:noProof/>
            <w:webHidden/>
          </w:rPr>
          <w:fldChar w:fldCharType="end"/>
        </w:r>
        <w:r w:rsidRPr="003F7725">
          <w:rPr>
            <w:rStyle w:val="Hyperlink"/>
            <w:noProof/>
          </w:rPr>
          <w:fldChar w:fldCharType="end"/>
        </w:r>
      </w:ins>
    </w:p>
    <w:p w14:paraId="2A909A5A" w14:textId="2EDD7146" w:rsidR="00CD5701" w:rsidRDefault="00CD5701">
      <w:pPr>
        <w:pStyle w:val="TableofFigures"/>
        <w:tabs>
          <w:tab w:val="right" w:leader="dot" w:pos="9016"/>
        </w:tabs>
        <w:spacing w:after="120"/>
        <w:rPr>
          <w:ins w:id="1040" w:author="Andrew Instone-Cowie" w:date="2021-08-25T14:13:00Z"/>
          <w:rFonts w:eastAsiaTheme="minorEastAsia"/>
          <w:noProof/>
          <w:lang w:eastAsia="en-GB"/>
        </w:rPr>
        <w:pPrChange w:id="1041" w:author="Andrew Instone-Cowie" w:date="2021-08-25T14:13:00Z">
          <w:pPr>
            <w:pStyle w:val="TableofFigures"/>
            <w:tabs>
              <w:tab w:val="right" w:leader="dot" w:pos="9016"/>
            </w:tabs>
          </w:pPr>
        </w:pPrChange>
      </w:pPr>
      <w:ins w:id="1042"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"_Toc80793318"</w:instrText>
        </w:r>
        <w:r w:rsidRPr="003F7725">
          <w:rPr>
            <w:rStyle w:val="Hyperlink"/>
            <w:noProof/>
          </w:rPr>
          <w:instrText xml:space="preserve"> </w:instrText>
        </w:r>
      </w:ins>
      <w:ins w:id="1043" w:author="Andrew Instone-Cowie" w:date="2021-08-27T13:59:00Z">
        <w:r w:rsidR="00BF59FA" w:rsidRPr="003F7725">
          <w:rPr>
            <w:rStyle w:val="Hyperlink"/>
            <w:noProof/>
          </w:rPr>
        </w:r>
      </w:ins>
      <w:ins w:id="1044" w:author="Andrew Instone-Cowie" w:date="2021-08-25T14:13:00Z">
        <w:r w:rsidRPr="003F7725">
          <w:rPr>
            <w:rStyle w:val="Hyperlink"/>
            <w:noProof/>
          </w:rPr>
          <w:fldChar w:fldCharType="separate"/>
        </w:r>
        <w:r w:rsidRPr="003F7725">
          <w:rPr>
            <w:rStyle w:val="Hyperlink"/>
            <w:noProof/>
          </w:rPr>
          <w:t>Figure 19 – Leakage Current "Voltage Divider" Effect</w:t>
        </w:r>
        <w:r>
          <w:rPr>
            <w:noProof/>
            <w:webHidden/>
          </w:rPr>
          <w:tab/>
        </w:r>
        <w:r>
          <w:rPr>
            <w:noProof/>
            <w:webHidden/>
          </w:rPr>
          <w:fldChar w:fldCharType="begin"/>
        </w:r>
        <w:r>
          <w:rPr>
            <w:noProof/>
            <w:webHidden/>
          </w:rPr>
          <w:instrText xml:space="preserve"> PAGEREF _Toc80793318 \h </w:instrText>
        </w:r>
      </w:ins>
      <w:r>
        <w:rPr>
          <w:noProof/>
          <w:webHidden/>
        </w:rPr>
      </w:r>
      <w:r>
        <w:rPr>
          <w:noProof/>
          <w:webHidden/>
        </w:rPr>
        <w:fldChar w:fldCharType="separate"/>
      </w:r>
      <w:ins w:id="1045" w:author="Andrew Instone-Cowie" w:date="2021-08-27T13:59:00Z">
        <w:r w:rsidR="0021271C">
          <w:rPr>
            <w:noProof/>
            <w:webHidden/>
          </w:rPr>
          <w:t>37</w:t>
        </w:r>
      </w:ins>
      <w:ins w:id="1046" w:author="Andrew Instone-Cowie" w:date="2021-08-25T14:13:00Z">
        <w:r>
          <w:rPr>
            <w:noProof/>
            <w:webHidden/>
          </w:rPr>
          <w:fldChar w:fldCharType="end"/>
        </w:r>
        <w:r w:rsidRPr="003F7725">
          <w:rPr>
            <w:rStyle w:val="Hyperlink"/>
            <w:noProof/>
          </w:rPr>
          <w:fldChar w:fldCharType="end"/>
        </w:r>
      </w:ins>
    </w:p>
    <w:p w14:paraId="087E32CF" w14:textId="01815456" w:rsidR="00CD5701" w:rsidRDefault="00CD5701">
      <w:pPr>
        <w:pStyle w:val="TableofFigures"/>
        <w:tabs>
          <w:tab w:val="right" w:leader="dot" w:pos="9016"/>
        </w:tabs>
        <w:spacing w:after="120"/>
        <w:rPr>
          <w:ins w:id="1047" w:author="Andrew Instone-Cowie" w:date="2021-08-25T14:13:00Z"/>
          <w:rFonts w:eastAsiaTheme="minorEastAsia"/>
          <w:noProof/>
          <w:lang w:eastAsia="en-GB"/>
        </w:rPr>
        <w:pPrChange w:id="1048" w:author="Andrew Instone-Cowie" w:date="2021-08-25T14:13:00Z">
          <w:pPr>
            <w:pStyle w:val="TableofFigures"/>
            <w:tabs>
              <w:tab w:val="right" w:leader="dot" w:pos="9016"/>
            </w:tabs>
          </w:pPr>
        </w:pPrChange>
      </w:pPr>
      <w:ins w:id="1049"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"_Toc80793319"</w:instrText>
        </w:r>
        <w:r w:rsidRPr="003F7725">
          <w:rPr>
            <w:rStyle w:val="Hyperlink"/>
            <w:noProof/>
          </w:rPr>
          <w:instrText xml:space="preserve"> </w:instrText>
        </w:r>
      </w:ins>
      <w:ins w:id="1050" w:author="Andrew Instone-Cowie" w:date="2021-08-27T13:59:00Z">
        <w:r w:rsidR="00BF59FA" w:rsidRPr="003F7725">
          <w:rPr>
            <w:rStyle w:val="Hyperlink"/>
            <w:noProof/>
          </w:rPr>
        </w:r>
      </w:ins>
      <w:ins w:id="1051" w:author="Andrew Instone-Cowie" w:date="2021-08-25T14:13:00Z">
        <w:r w:rsidRPr="003F7725">
          <w:rPr>
            <w:rStyle w:val="Hyperlink"/>
            <w:noProof/>
          </w:rPr>
          <w:fldChar w:fldCharType="separate"/>
        </w:r>
        <w:r w:rsidRPr="003F7725">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_Toc80793319 \h </w:instrText>
        </w:r>
      </w:ins>
      <w:r>
        <w:rPr>
          <w:noProof/>
          <w:webHidden/>
        </w:rPr>
      </w:r>
      <w:r>
        <w:rPr>
          <w:noProof/>
          <w:webHidden/>
        </w:rPr>
        <w:fldChar w:fldCharType="separate"/>
      </w:r>
      <w:ins w:id="1052" w:author="Andrew Instone-Cowie" w:date="2021-08-27T13:59:00Z">
        <w:r w:rsidR="0021271C">
          <w:rPr>
            <w:noProof/>
            <w:webHidden/>
          </w:rPr>
          <w:t>37</w:t>
        </w:r>
      </w:ins>
      <w:ins w:id="1053" w:author="Andrew Instone-Cowie" w:date="2021-08-25T14:13:00Z">
        <w:r>
          <w:rPr>
            <w:noProof/>
            <w:webHidden/>
          </w:rPr>
          <w:fldChar w:fldCharType="end"/>
        </w:r>
        <w:r w:rsidRPr="003F7725">
          <w:rPr>
            <w:rStyle w:val="Hyperlink"/>
            <w:noProof/>
          </w:rPr>
          <w:fldChar w:fldCharType="end"/>
        </w:r>
      </w:ins>
    </w:p>
    <w:p w14:paraId="6C6FE6F2" w14:textId="154F8481" w:rsidR="00CD5701" w:rsidRDefault="00CD5701">
      <w:pPr>
        <w:pStyle w:val="TableofFigures"/>
        <w:tabs>
          <w:tab w:val="right" w:leader="dot" w:pos="9016"/>
        </w:tabs>
        <w:spacing w:after="120"/>
        <w:rPr>
          <w:ins w:id="1054" w:author="Andrew Instone-Cowie" w:date="2021-08-25T14:13:00Z"/>
          <w:rFonts w:eastAsiaTheme="minorEastAsia"/>
          <w:noProof/>
          <w:lang w:eastAsia="en-GB"/>
        </w:rPr>
        <w:pPrChange w:id="1055" w:author="Andrew Instone-Cowie" w:date="2021-08-25T14:13:00Z">
          <w:pPr>
            <w:pStyle w:val="TableofFigures"/>
            <w:tabs>
              <w:tab w:val="right" w:leader="dot" w:pos="9016"/>
            </w:tabs>
          </w:pPr>
        </w:pPrChange>
      </w:pPr>
      <w:ins w:id="1056"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"_Toc80793320"</w:instrText>
        </w:r>
        <w:r w:rsidRPr="003F7725">
          <w:rPr>
            <w:rStyle w:val="Hyperlink"/>
            <w:noProof/>
          </w:rPr>
          <w:instrText xml:space="preserve"> </w:instrText>
        </w:r>
      </w:ins>
      <w:ins w:id="1057" w:author="Andrew Instone-Cowie" w:date="2021-08-27T13:59:00Z">
        <w:r w:rsidR="00BF59FA" w:rsidRPr="003F7725">
          <w:rPr>
            <w:rStyle w:val="Hyperlink"/>
            <w:noProof/>
          </w:rPr>
        </w:r>
      </w:ins>
      <w:ins w:id="1058" w:author="Andrew Instone-Cowie" w:date="2021-08-25T14:13:00Z">
        <w:r w:rsidRPr="003F7725">
          <w:rPr>
            <w:rStyle w:val="Hyperlink"/>
            <w:noProof/>
          </w:rPr>
          <w:fldChar w:fldCharType="separate"/>
        </w:r>
        <w:r w:rsidRPr="003F7725">
          <w:rPr>
            <w:rStyle w:val="Hyperlink"/>
            <w:noProof/>
          </w:rPr>
          <w:t>Figure 21 – Sensor Module Connector</w:t>
        </w:r>
        <w:r>
          <w:rPr>
            <w:noProof/>
            <w:webHidden/>
          </w:rPr>
          <w:tab/>
        </w:r>
        <w:r>
          <w:rPr>
            <w:noProof/>
            <w:webHidden/>
          </w:rPr>
          <w:fldChar w:fldCharType="begin"/>
        </w:r>
        <w:r>
          <w:rPr>
            <w:noProof/>
            <w:webHidden/>
          </w:rPr>
          <w:instrText xml:space="preserve"> PAGEREF _Toc80793320 \h </w:instrText>
        </w:r>
      </w:ins>
      <w:r>
        <w:rPr>
          <w:noProof/>
          <w:webHidden/>
        </w:rPr>
      </w:r>
      <w:r>
        <w:rPr>
          <w:noProof/>
          <w:webHidden/>
        </w:rPr>
        <w:fldChar w:fldCharType="separate"/>
      </w:r>
      <w:ins w:id="1059" w:author="Andrew Instone-Cowie" w:date="2021-08-27T13:59:00Z">
        <w:r w:rsidR="0021271C">
          <w:rPr>
            <w:noProof/>
            <w:webHidden/>
          </w:rPr>
          <w:t>39</w:t>
        </w:r>
      </w:ins>
      <w:ins w:id="1060" w:author="Andrew Instone-Cowie" w:date="2021-08-25T14:13:00Z">
        <w:r>
          <w:rPr>
            <w:noProof/>
            <w:webHidden/>
          </w:rPr>
          <w:fldChar w:fldCharType="end"/>
        </w:r>
        <w:r w:rsidRPr="003F7725">
          <w:rPr>
            <w:rStyle w:val="Hyperlink"/>
            <w:noProof/>
          </w:rPr>
          <w:fldChar w:fldCharType="end"/>
        </w:r>
      </w:ins>
    </w:p>
    <w:p w14:paraId="1BFBB127" w14:textId="2436B71D" w:rsidR="00CD5701" w:rsidRDefault="00CD5701">
      <w:pPr>
        <w:pStyle w:val="TableofFigures"/>
        <w:tabs>
          <w:tab w:val="right" w:leader="dot" w:pos="9016"/>
        </w:tabs>
        <w:spacing w:after="120"/>
        <w:rPr>
          <w:ins w:id="1061" w:author="Andrew Instone-Cowie" w:date="2021-08-25T14:13:00Z"/>
          <w:rFonts w:eastAsiaTheme="minorEastAsia"/>
          <w:noProof/>
          <w:lang w:eastAsia="en-GB"/>
        </w:rPr>
        <w:pPrChange w:id="1062" w:author="Andrew Instone-Cowie" w:date="2021-08-25T14:13:00Z">
          <w:pPr>
            <w:pStyle w:val="TableofFigures"/>
            <w:tabs>
              <w:tab w:val="right" w:leader="dot" w:pos="9016"/>
            </w:tabs>
          </w:pPr>
        </w:pPrChange>
      </w:pPr>
      <w:ins w:id="106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"_Toc80793321"</w:instrText>
        </w:r>
        <w:r w:rsidRPr="003F7725">
          <w:rPr>
            <w:rStyle w:val="Hyperlink"/>
            <w:noProof/>
          </w:rPr>
          <w:instrText xml:space="preserve"> </w:instrText>
        </w:r>
      </w:ins>
      <w:ins w:id="1064" w:author="Andrew Instone-Cowie" w:date="2021-08-27T13:59:00Z">
        <w:r w:rsidR="00BF59FA" w:rsidRPr="003F7725">
          <w:rPr>
            <w:rStyle w:val="Hyperlink"/>
            <w:noProof/>
          </w:rPr>
        </w:r>
      </w:ins>
      <w:ins w:id="1065" w:author="Andrew Instone-Cowie" w:date="2021-08-25T14:13:00Z">
        <w:r w:rsidRPr="003F7725">
          <w:rPr>
            <w:rStyle w:val="Hyperlink"/>
            <w:noProof/>
          </w:rPr>
          <w:fldChar w:fldCharType="separate"/>
        </w:r>
        <w:r w:rsidRPr="003F7725">
          <w:rPr>
            <w:rStyle w:val="Hyperlink"/>
            <w:noProof/>
          </w:rPr>
          <w:t>Figure 22 – Sensor Chain Inter-Connection</w:t>
        </w:r>
        <w:r>
          <w:rPr>
            <w:noProof/>
            <w:webHidden/>
          </w:rPr>
          <w:tab/>
        </w:r>
        <w:r>
          <w:rPr>
            <w:noProof/>
            <w:webHidden/>
          </w:rPr>
          <w:fldChar w:fldCharType="begin"/>
        </w:r>
        <w:r>
          <w:rPr>
            <w:noProof/>
            <w:webHidden/>
          </w:rPr>
          <w:instrText xml:space="preserve"> PAGEREF _Toc80793321 \h </w:instrText>
        </w:r>
      </w:ins>
      <w:r>
        <w:rPr>
          <w:noProof/>
          <w:webHidden/>
        </w:rPr>
      </w:r>
      <w:r>
        <w:rPr>
          <w:noProof/>
          <w:webHidden/>
        </w:rPr>
        <w:fldChar w:fldCharType="separate"/>
      </w:r>
      <w:ins w:id="1066" w:author="Andrew Instone-Cowie" w:date="2021-08-27T13:59:00Z">
        <w:r w:rsidR="0021271C">
          <w:rPr>
            <w:noProof/>
            <w:webHidden/>
          </w:rPr>
          <w:t>39</w:t>
        </w:r>
      </w:ins>
      <w:ins w:id="1067" w:author="Andrew Instone-Cowie" w:date="2021-08-25T14:13:00Z">
        <w:r>
          <w:rPr>
            <w:noProof/>
            <w:webHidden/>
          </w:rPr>
          <w:fldChar w:fldCharType="end"/>
        </w:r>
        <w:r w:rsidRPr="003F7725">
          <w:rPr>
            <w:rStyle w:val="Hyperlink"/>
            <w:noProof/>
          </w:rPr>
          <w:fldChar w:fldCharType="end"/>
        </w:r>
      </w:ins>
    </w:p>
    <w:p w14:paraId="21C7D38D" w14:textId="58504AA5" w:rsidR="00CD5701" w:rsidRDefault="00CD5701">
      <w:pPr>
        <w:pStyle w:val="TableofFigures"/>
        <w:tabs>
          <w:tab w:val="right" w:leader="dot" w:pos="9016"/>
        </w:tabs>
        <w:spacing w:after="120"/>
        <w:rPr>
          <w:ins w:id="1068" w:author="Andrew Instone-Cowie" w:date="2021-08-25T14:13:00Z"/>
          <w:rFonts w:eastAsiaTheme="minorEastAsia"/>
          <w:noProof/>
          <w:lang w:eastAsia="en-GB"/>
        </w:rPr>
        <w:pPrChange w:id="1069" w:author="Andrew Instone-Cowie" w:date="2021-08-25T14:13:00Z">
          <w:pPr>
            <w:pStyle w:val="TableofFigures"/>
            <w:tabs>
              <w:tab w:val="right" w:leader="dot" w:pos="9016"/>
            </w:tabs>
          </w:pPr>
        </w:pPrChange>
      </w:pPr>
      <w:ins w:id="1070"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"_Toc80793322"</w:instrText>
        </w:r>
        <w:r w:rsidRPr="003F7725">
          <w:rPr>
            <w:rStyle w:val="Hyperlink"/>
            <w:noProof/>
          </w:rPr>
          <w:instrText xml:space="preserve"> </w:instrText>
        </w:r>
      </w:ins>
      <w:ins w:id="1071" w:author="Andrew Instone-Cowie" w:date="2021-08-27T13:59:00Z">
        <w:r w:rsidR="00BF59FA" w:rsidRPr="003F7725">
          <w:rPr>
            <w:rStyle w:val="Hyperlink"/>
            <w:noProof/>
          </w:rPr>
        </w:r>
      </w:ins>
      <w:ins w:id="1072" w:author="Andrew Instone-Cowie" w:date="2021-08-25T14:13:00Z">
        <w:r w:rsidRPr="003F7725">
          <w:rPr>
            <w:rStyle w:val="Hyperlink"/>
            <w:noProof/>
          </w:rPr>
          <w:fldChar w:fldCharType="separate"/>
        </w:r>
        <w:r w:rsidRPr="003F7725">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_Toc80793322 \h </w:instrText>
        </w:r>
      </w:ins>
      <w:r>
        <w:rPr>
          <w:noProof/>
          <w:webHidden/>
        </w:rPr>
      </w:r>
      <w:r>
        <w:rPr>
          <w:noProof/>
          <w:webHidden/>
        </w:rPr>
        <w:fldChar w:fldCharType="separate"/>
      </w:r>
      <w:ins w:id="1073" w:author="Andrew Instone-Cowie" w:date="2021-08-27T13:59:00Z">
        <w:r w:rsidR="0021271C">
          <w:rPr>
            <w:noProof/>
            <w:webHidden/>
          </w:rPr>
          <w:t>40</w:t>
        </w:r>
      </w:ins>
      <w:ins w:id="1074" w:author="Andrew Instone-Cowie" w:date="2021-08-25T14:13:00Z">
        <w:r>
          <w:rPr>
            <w:noProof/>
            <w:webHidden/>
          </w:rPr>
          <w:fldChar w:fldCharType="end"/>
        </w:r>
        <w:r w:rsidRPr="003F7725">
          <w:rPr>
            <w:rStyle w:val="Hyperlink"/>
            <w:noProof/>
          </w:rPr>
          <w:fldChar w:fldCharType="end"/>
        </w:r>
      </w:ins>
    </w:p>
    <w:p w14:paraId="0A0B8C69" w14:textId="603820DA" w:rsidR="00CD5701" w:rsidRDefault="00CD5701">
      <w:pPr>
        <w:pStyle w:val="TableofFigures"/>
        <w:tabs>
          <w:tab w:val="right" w:leader="dot" w:pos="9016"/>
        </w:tabs>
        <w:spacing w:after="120"/>
        <w:rPr>
          <w:ins w:id="1075" w:author="Andrew Instone-Cowie" w:date="2021-08-25T14:13:00Z"/>
          <w:rFonts w:eastAsiaTheme="minorEastAsia"/>
          <w:noProof/>
          <w:lang w:eastAsia="en-GB"/>
        </w:rPr>
        <w:pPrChange w:id="1076" w:author="Andrew Instone-Cowie" w:date="2021-08-25T14:13:00Z">
          <w:pPr>
            <w:pStyle w:val="TableofFigures"/>
            <w:tabs>
              <w:tab w:val="right" w:leader="dot" w:pos="9016"/>
            </w:tabs>
          </w:pPr>
        </w:pPrChange>
      </w:pPr>
      <w:ins w:id="1077"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"_Toc80793323"</w:instrText>
        </w:r>
        <w:r w:rsidRPr="003F7725">
          <w:rPr>
            <w:rStyle w:val="Hyperlink"/>
            <w:noProof/>
          </w:rPr>
          <w:instrText xml:space="preserve"> </w:instrText>
        </w:r>
      </w:ins>
      <w:ins w:id="1078" w:author="Andrew Instone-Cowie" w:date="2021-08-27T13:59:00Z">
        <w:r w:rsidR="00BF59FA" w:rsidRPr="003F7725">
          <w:rPr>
            <w:rStyle w:val="Hyperlink"/>
            <w:noProof/>
          </w:rPr>
        </w:r>
      </w:ins>
      <w:ins w:id="1079" w:author="Andrew Instone-Cowie" w:date="2021-08-25T14:13:00Z">
        <w:r w:rsidRPr="003F7725">
          <w:rPr>
            <w:rStyle w:val="Hyperlink"/>
            <w:noProof/>
          </w:rPr>
          <w:fldChar w:fldCharType="separate"/>
        </w:r>
        <w:r w:rsidRPr="003F7725">
          <w:rPr>
            <w:rStyle w:val="Hyperlink"/>
            <w:noProof/>
          </w:rPr>
          <w:t>Figure 24 – Simulator Interface 4-Gang Connector</w:t>
        </w:r>
        <w:r>
          <w:rPr>
            <w:noProof/>
            <w:webHidden/>
          </w:rPr>
          <w:tab/>
        </w:r>
        <w:r>
          <w:rPr>
            <w:noProof/>
            <w:webHidden/>
          </w:rPr>
          <w:fldChar w:fldCharType="begin"/>
        </w:r>
        <w:r>
          <w:rPr>
            <w:noProof/>
            <w:webHidden/>
          </w:rPr>
          <w:instrText xml:space="preserve"> PAGEREF _Toc80793323 \h </w:instrText>
        </w:r>
      </w:ins>
      <w:r>
        <w:rPr>
          <w:noProof/>
          <w:webHidden/>
        </w:rPr>
      </w:r>
      <w:r>
        <w:rPr>
          <w:noProof/>
          <w:webHidden/>
        </w:rPr>
        <w:fldChar w:fldCharType="separate"/>
      </w:r>
      <w:ins w:id="1080" w:author="Andrew Instone-Cowie" w:date="2021-08-27T13:59:00Z">
        <w:r w:rsidR="0021271C">
          <w:rPr>
            <w:noProof/>
            <w:webHidden/>
          </w:rPr>
          <w:t>40</w:t>
        </w:r>
      </w:ins>
      <w:ins w:id="1081" w:author="Andrew Instone-Cowie" w:date="2021-08-25T14:13:00Z">
        <w:r>
          <w:rPr>
            <w:noProof/>
            <w:webHidden/>
          </w:rPr>
          <w:fldChar w:fldCharType="end"/>
        </w:r>
        <w:r w:rsidRPr="003F7725">
          <w:rPr>
            <w:rStyle w:val="Hyperlink"/>
            <w:noProof/>
          </w:rPr>
          <w:fldChar w:fldCharType="end"/>
        </w:r>
      </w:ins>
    </w:p>
    <w:p w14:paraId="781656DB" w14:textId="19AD28EF" w:rsidR="00CD5701" w:rsidRDefault="00CD5701">
      <w:pPr>
        <w:pStyle w:val="TableofFigures"/>
        <w:tabs>
          <w:tab w:val="right" w:leader="dot" w:pos="9016"/>
        </w:tabs>
        <w:spacing w:after="120"/>
        <w:rPr>
          <w:ins w:id="1082" w:author="Andrew Instone-Cowie" w:date="2021-08-25T14:13:00Z"/>
          <w:rFonts w:eastAsiaTheme="minorEastAsia"/>
          <w:noProof/>
          <w:lang w:eastAsia="en-GB"/>
        </w:rPr>
        <w:pPrChange w:id="1083" w:author="Andrew Instone-Cowie" w:date="2021-08-25T14:13:00Z">
          <w:pPr>
            <w:pStyle w:val="TableofFigures"/>
            <w:tabs>
              <w:tab w:val="right" w:leader="dot" w:pos="9016"/>
            </w:tabs>
          </w:pPr>
        </w:pPrChange>
      </w:pPr>
      <w:ins w:id="108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"_Toc80793324"</w:instrText>
        </w:r>
        <w:r w:rsidRPr="003F7725">
          <w:rPr>
            <w:rStyle w:val="Hyperlink"/>
            <w:noProof/>
          </w:rPr>
          <w:instrText xml:space="preserve"> </w:instrText>
        </w:r>
      </w:ins>
      <w:ins w:id="1085" w:author="Andrew Instone-Cowie" w:date="2021-08-27T13:59:00Z">
        <w:r w:rsidR="00BF59FA" w:rsidRPr="003F7725">
          <w:rPr>
            <w:rStyle w:val="Hyperlink"/>
            <w:noProof/>
          </w:rPr>
        </w:r>
      </w:ins>
      <w:ins w:id="1086" w:author="Andrew Instone-Cowie" w:date="2021-08-25T14:13:00Z">
        <w:r w:rsidRPr="003F7725">
          <w:rPr>
            <w:rStyle w:val="Hyperlink"/>
            <w:noProof/>
          </w:rPr>
          <w:fldChar w:fldCharType="separate"/>
        </w:r>
        <w:r w:rsidRPr="003F7725">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_Toc80793324 \h </w:instrText>
        </w:r>
      </w:ins>
      <w:r>
        <w:rPr>
          <w:noProof/>
          <w:webHidden/>
        </w:rPr>
      </w:r>
      <w:r>
        <w:rPr>
          <w:noProof/>
          <w:webHidden/>
        </w:rPr>
        <w:fldChar w:fldCharType="separate"/>
      </w:r>
      <w:ins w:id="1087" w:author="Andrew Instone-Cowie" w:date="2021-08-27T13:59:00Z">
        <w:r w:rsidR="0021271C">
          <w:rPr>
            <w:noProof/>
            <w:webHidden/>
          </w:rPr>
          <w:t>41</w:t>
        </w:r>
      </w:ins>
      <w:ins w:id="1088" w:author="Andrew Instone-Cowie" w:date="2021-08-25T14:13:00Z">
        <w:r>
          <w:rPr>
            <w:noProof/>
            <w:webHidden/>
          </w:rPr>
          <w:fldChar w:fldCharType="end"/>
        </w:r>
        <w:r w:rsidRPr="003F7725">
          <w:rPr>
            <w:rStyle w:val="Hyperlink"/>
            <w:noProof/>
          </w:rPr>
          <w:fldChar w:fldCharType="end"/>
        </w:r>
      </w:ins>
    </w:p>
    <w:p w14:paraId="0C0F110A" w14:textId="07EF0A96" w:rsidR="00CD5701" w:rsidRDefault="00CD5701">
      <w:pPr>
        <w:pStyle w:val="TableofFigures"/>
        <w:tabs>
          <w:tab w:val="right" w:leader="dot" w:pos="9016"/>
        </w:tabs>
        <w:spacing w:after="120"/>
        <w:rPr>
          <w:ins w:id="1089" w:author="Andrew Instone-Cowie" w:date="2021-08-25T14:13:00Z"/>
          <w:rFonts w:eastAsiaTheme="minorEastAsia"/>
          <w:noProof/>
          <w:lang w:eastAsia="en-GB"/>
        </w:rPr>
        <w:pPrChange w:id="1090" w:author="Andrew Instone-Cowie" w:date="2021-08-25T14:13:00Z">
          <w:pPr>
            <w:pStyle w:val="TableofFigures"/>
            <w:tabs>
              <w:tab w:val="right" w:leader="dot" w:pos="9016"/>
            </w:tabs>
          </w:pPr>
        </w:pPrChange>
      </w:pPr>
      <w:ins w:id="1091"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"_Toc80793325"</w:instrText>
        </w:r>
        <w:r w:rsidRPr="003F7725">
          <w:rPr>
            <w:rStyle w:val="Hyperlink"/>
            <w:noProof/>
          </w:rPr>
          <w:instrText xml:space="preserve"> </w:instrText>
        </w:r>
      </w:ins>
      <w:ins w:id="1092" w:author="Andrew Instone-Cowie" w:date="2021-08-27T13:59:00Z">
        <w:r w:rsidR="00BF59FA" w:rsidRPr="003F7725">
          <w:rPr>
            <w:rStyle w:val="Hyperlink"/>
            <w:noProof/>
          </w:rPr>
        </w:r>
      </w:ins>
      <w:ins w:id="1093" w:author="Andrew Instone-Cowie" w:date="2021-08-25T14:13:00Z">
        <w:r w:rsidRPr="003F7725">
          <w:rPr>
            <w:rStyle w:val="Hyperlink"/>
            <w:noProof/>
          </w:rPr>
          <w:fldChar w:fldCharType="separate"/>
        </w:r>
        <w:r w:rsidRPr="003F7725">
          <w:rPr>
            <w:rStyle w:val="Hyperlink"/>
            <w:noProof/>
          </w:rPr>
          <w:t>Figure 26 – Power Module Power/Data Connector</w:t>
        </w:r>
        <w:r>
          <w:rPr>
            <w:noProof/>
            <w:webHidden/>
          </w:rPr>
          <w:tab/>
        </w:r>
        <w:r>
          <w:rPr>
            <w:noProof/>
            <w:webHidden/>
          </w:rPr>
          <w:fldChar w:fldCharType="begin"/>
        </w:r>
        <w:r>
          <w:rPr>
            <w:noProof/>
            <w:webHidden/>
          </w:rPr>
          <w:instrText xml:space="preserve"> PAGEREF _Toc80793325 \h </w:instrText>
        </w:r>
      </w:ins>
      <w:r>
        <w:rPr>
          <w:noProof/>
          <w:webHidden/>
        </w:rPr>
      </w:r>
      <w:r>
        <w:rPr>
          <w:noProof/>
          <w:webHidden/>
        </w:rPr>
        <w:fldChar w:fldCharType="separate"/>
      </w:r>
      <w:ins w:id="1094" w:author="Andrew Instone-Cowie" w:date="2021-08-27T13:59:00Z">
        <w:r w:rsidR="0021271C">
          <w:rPr>
            <w:noProof/>
            <w:webHidden/>
          </w:rPr>
          <w:t>42</w:t>
        </w:r>
      </w:ins>
      <w:ins w:id="1095" w:author="Andrew Instone-Cowie" w:date="2021-08-25T14:13:00Z">
        <w:r>
          <w:rPr>
            <w:noProof/>
            <w:webHidden/>
          </w:rPr>
          <w:fldChar w:fldCharType="end"/>
        </w:r>
        <w:r w:rsidRPr="003F7725">
          <w:rPr>
            <w:rStyle w:val="Hyperlink"/>
            <w:noProof/>
          </w:rPr>
          <w:fldChar w:fldCharType="end"/>
        </w:r>
      </w:ins>
    </w:p>
    <w:p w14:paraId="390D5B50" w14:textId="5B844595" w:rsidR="00CD5701" w:rsidRDefault="00CD5701">
      <w:pPr>
        <w:pStyle w:val="TableofFigures"/>
        <w:tabs>
          <w:tab w:val="right" w:leader="dot" w:pos="9016"/>
        </w:tabs>
        <w:spacing w:after="120"/>
        <w:rPr>
          <w:ins w:id="1096" w:author="Andrew Instone-Cowie" w:date="2021-08-25T14:13:00Z"/>
          <w:rFonts w:eastAsiaTheme="minorEastAsia"/>
          <w:noProof/>
          <w:lang w:eastAsia="en-GB"/>
        </w:rPr>
        <w:pPrChange w:id="1097" w:author="Andrew Instone-Cowie" w:date="2021-08-25T14:13:00Z">
          <w:pPr>
            <w:pStyle w:val="TableofFigures"/>
            <w:tabs>
              <w:tab w:val="right" w:leader="dot" w:pos="9016"/>
            </w:tabs>
          </w:pPr>
        </w:pPrChange>
      </w:pPr>
      <w:ins w:id="1098" w:author="Andrew Instone-Cowie" w:date="2021-08-25T14:13:00Z">
        <w:r w:rsidRPr="003F7725">
          <w:rPr>
            <w:rStyle w:val="Hyperlink"/>
            <w:noProof/>
          </w:rPr>
          <w:lastRenderedPageBreak/>
          <w:fldChar w:fldCharType="begin"/>
        </w:r>
        <w:r w:rsidRPr="003F7725">
          <w:rPr>
            <w:rStyle w:val="Hyperlink"/>
            <w:noProof/>
          </w:rPr>
          <w:instrText xml:space="preserve"> </w:instrText>
        </w:r>
        <w:r>
          <w:rPr>
            <w:noProof/>
          </w:rPr>
          <w:instrText>HYPERLINK \l "_Toc80793326"</w:instrText>
        </w:r>
        <w:r w:rsidRPr="003F7725">
          <w:rPr>
            <w:rStyle w:val="Hyperlink"/>
            <w:noProof/>
          </w:rPr>
          <w:instrText xml:space="preserve"> </w:instrText>
        </w:r>
      </w:ins>
      <w:ins w:id="1099" w:author="Andrew Instone-Cowie" w:date="2021-08-27T13:59:00Z">
        <w:r w:rsidR="00BF59FA" w:rsidRPr="003F7725">
          <w:rPr>
            <w:rStyle w:val="Hyperlink"/>
            <w:noProof/>
          </w:rPr>
        </w:r>
      </w:ins>
      <w:ins w:id="1100" w:author="Andrew Instone-Cowie" w:date="2021-08-25T14:13:00Z">
        <w:r w:rsidRPr="003F7725">
          <w:rPr>
            <w:rStyle w:val="Hyperlink"/>
            <w:noProof/>
          </w:rPr>
          <w:fldChar w:fldCharType="separate"/>
        </w:r>
        <w:r w:rsidRPr="003F7725">
          <w:rPr>
            <w:rStyle w:val="Hyperlink"/>
            <w:noProof/>
          </w:rPr>
          <w:t>Figure 27 – Second PC Module Connector</w:t>
        </w:r>
        <w:r>
          <w:rPr>
            <w:noProof/>
            <w:webHidden/>
          </w:rPr>
          <w:tab/>
        </w:r>
        <w:r>
          <w:rPr>
            <w:noProof/>
            <w:webHidden/>
          </w:rPr>
          <w:fldChar w:fldCharType="begin"/>
        </w:r>
        <w:r>
          <w:rPr>
            <w:noProof/>
            <w:webHidden/>
          </w:rPr>
          <w:instrText xml:space="preserve"> PAGEREF _Toc80793326 \h </w:instrText>
        </w:r>
      </w:ins>
      <w:r>
        <w:rPr>
          <w:noProof/>
          <w:webHidden/>
        </w:rPr>
      </w:r>
      <w:r>
        <w:rPr>
          <w:noProof/>
          <w:webHidden/>
        </w:rPr>
        <w:fldChar w:fldCharType="separate"/>
      </w:r>
      <w:ins w:id="1101" w:author="Andrew Instone-Cowie" w:date="2021-08-27T13:59:00Z">
        <w:r w:rsidR="0021271C">
          <w:rPr>
            <w:noProof/>
            <w:webHidden/>
          </w:rPr>
          <w:t>43</w:t>
        </w:r>
      </w:ins>
      <w:ins w:id="1102" w:author="Andrew Instone-Cowie" w:date="2021-08-25T14:13:00Z">
        <w:r>
          <w:rPr>
            <w:noProof/>
            <w:webHidden/>
          </w:rPr>
          <w:fldChar w:fldCharType="end"/>
        </w:r>
        <w:r w:rsidRPr="003F7725">
          <w:rPr>
            <w:rStyle w:val="Hyperlink"/>
            <w:noProof/>
          </w:rPr>
          <w:fldChar w:fldCharType="end"/>
        </w:r>
      </w:ins>
    </w:p>
    <w:p w14:paraId="5074EC1F" w14:textId="2E8929B6" w:rsidR="00CD5701" w:rsidRDefault="00CD5701">
      <w:pPr>
        <w:pStyle w:val="TableofFigures"/>
        <w:tabs>
          <w:tab w:val="right" w:leader="dot" w:pos="9016"/>
        </w:tabs>
        <w:spacing w:after="120"/>
        <w:rPr>
          <w:ins w:id="1103" w:author="Andrew Instone-Cowie" w:date="2021-08-25T14:13:00Z"/>
          <w:rFonts w:eastAsiaTheme="minorEastAsia"/>
          <w:noProof/>
          <w:lang w:eastAsia="en-GB"/>
        </w:rPr>
        <w:pPrChange w:id="1104" w:author="Andrew Instone-Cowie" w:date="2021-08-25T14:13:00Z">
          <w:pPr>
            <w:pStyle w:val="TableofFigures"/>
            <w:tabs>
              <w:tab w:val="right" w:leader="dot" w:pos="9016"/>
            </w:tabs>
          </w:pPr>
        </w:pPrChange>
      </w:pPr>
      <w:ins w:id="1105"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"_Toc80793327"</w:instrText>
        </w:r>
        <w:r w:rsidRPr="003F7725">
          <w:rPr>
            <w:rStyle w:val="Hyperlink"/>
            <w:noProof/>
          </w:rPr>
          <w:instrText xml:space="preserve"> </w:instrText>
        </w:r>
      </w:ins>
      <w:ins w:id="1106" w:author="Andrew Instone-Cowie" w:date="2021-08-27T13:59:00Z">
        <w:r w:rsidR="00BF59FA" w:rsidRPr="003F7725">
          <w:rPr>
            <w:rStyle w:val="Hyperlink"/>
            <w:noProof/>
          </w:rPr>
        </w:r>
      </w:ins>
      <w:ins w:id="1107" w:author="Andrew Instone-Cowie" w:date="2021-08-25T14:13:00Z">
        <w:r w:rsidRPr="003F7725">
          <w:rPr>
            <w:rStyle w:val="Hyperlink"/>
            <w:noProof/>
          </w:rPr>
          <w:fldChar w:fldCharType="separate"/>
        </w:r>
        <w:r w:rsidRPr="003F7725">
          <w:rPr>
            <w:rStyle w:val="Hyperlink"/>
            <w:noProof/>
          </w:rPr>
          <w:t>Figure 28 – Basic Serial Splitter Connector</w:t>
        </w:r>
        <w:r>
          <w:rPr>
            <w:noProof/>
            <w:webHidden/>
          </w:rPr>
          <w:tab/>
        </w:r>
        <w:r>
          <w:rPr>
            <w:noProof/>
            <w:webHidden/>
          </w:rPr>
          <w:fldChar w:fldCharType="begin"/>
        </w:r>
        <w:r>
          <w:rPr>
            <w:noProof/>
            <w:webHidden/>
          </w:rPr>
          <w:instrText xml:space="preserve"> PAGEREF _Toc80793327 \h </w:instrText>
        </w:r>
      </w:ins>
      <w:r>
        <w:rPr>
          <w:noProof/>
          <w:webHidden/>
        </w:rPr>
      </w:r>
      <w:r>
        <w:rPr>
          <w:noProof/>
          <w:webHidden/>
        </w:rPr>
        <w:fldChar w:fldCharType="separate"/>
      </w:r>
      <w:ins w:id="1108" w:author="Andrew Instone-Cowie" w:date="2021-08-27T13:59:00Z">
        <w:r w:rsidR="0021271C">
          <w:rPr>
            <w:noProof/>
            <w:webHidden/>
          </w:rPr>
          <w:t>44</w:t>
        </w:r>
      </w:ins>
      <w:ins w:id="1109" w:author="Andrew Instone-Cowie" w:date="2021-08-25T14:13:00Z">
        <w:r>
          <w:rPr>
            <w:noProof/>
            <w:webHidden/>
          </w:rPr>
          <w:fldChar w:fldCharType="end"/>
        </w:r>
        <w:r w:rsidRPr="003F7725">
          <w:rPr>
            <w:rStyle w:val="Hyperlink"/>
            <w:noProof/>
          </w:rPr>
          <w:fldChar w:fldCharType="end"/>
        </w:r>
      </w:ins>
    </w:p>
    <w:p w14:paraId="309335DB" w14:textId="51607C28" w:rsidR="00CD5701" w:rsidRDefault="00CD5701">
      <w:pPr>
        <w:pStyle w:val="TableofFigures"/>
        <w:tabs>
          <w:tab w:val="right" w:leader="dot" w:pos="9016"/>
        </w:tabs>
        <w:spacing w:after="120"/>
        <w:rPr>
          <w:ins w:id="1110" w:author="Andrew Instone-Cowie" w:date="2021-08-25T14:13:00Z"/>
          <w:rFonts w:eastAsiaTheme="minorEastAsia"/>
          <w:noProof/>
          <w:lang w:eastAsia="en-GB"/>
        </w:rPr>
        <w:pPrChange w:id="1111" w:author="Andrew Instone-Cowie" w:date="2021-08-25T14:13:00Z">
          <w:pPr>
            <w:pStyle w:val="TableofFigures"/>
            <w:tabs>
              <w:tab w:val="right" w:leader="dot" w:pos="9016"/>
            </w:tabs>
          </w:pPr>
        </w:pPrChange>
      </w:pPr>
      <w:ins w:id="1112"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"_Toc80793328"</w:instrText>
        </w:r>
        <w:r w:rsidRPr="003F7725">
          <w:rPr>
            <w:rStyle w:val="Hyperlink"/>
            <w:noProof/>
          </w:rPr>
          <w:instrText xml:space="preserve"> </w:instrText>
        </w:r>
      </w:ins>
      <w:ins w:id="1113" w:author="Andrew Instone-Cowie" w:date="2021-08-27T13:59:00Z">
        <w:r w:rsidR="00BF59FA" w:rsidRPr="003F7725">
          <w:rPr>
            <w:rStyle w:val="Hyperlink"/>
            <w:noProof/>
          </w:rPr>
        </w:r>
      </w:ins>
      <w:ins w:id="1114" w:author="Andrew Instone-Cowie" w:date="2021-08-25T14:13:00Z">
        <w:r w:rsidRPr="003F7725">
          <w:rPr>
            <w:rStyle w:val="Hyperlink"/>
            <w:noProof/>
          </w:rPr>
          <w:fldChar w:fldCharType="separate"/>
        </w:r>
        <w:r w:rsidRPr="003F7725">
          <w:rPr>
            <w:rStyle w:val="Hyperlink"/>
            <w:noProof/>
          </w:rPr>
          <w:t>Figure 29 – Power Module DB9 Serial Connector</w:t>
        </w:r>
        <w:r>
          <w:rPr>
            <w:noProof/>
            <w:webHidden/>
          </w:rPr>
          <w:tab/>
        </w:r>
        <w:r>
          <w:rPr>
            <w:noProof/>
            <w:webHidden/>
          </w:rPr>
          <w:fldChar w:fldCharType="begin"/>
        </w:r>
        <w:r>
          <w:rPr>
            <w:noProof/>
            <w:webHidden/>
          </w:rPr>
          <w:instrText xml:space="preserve"> PAGEREF _Toc80793328 \h </w:instrText>
        </w:r>
      </w:ins>
      <w:r>
        <w:rPr>
          <w:noProof/>
          <w:webHidden/>
        </w:rPr>
      </w:r>
      <w:r>
        <w:rPr>
          <w:noProof/>
          <w:webHidden/>
        </w:rPr>
        <w:fldChar w:fldCharType="separate"/>
      </w:r>
      <w:ins w:id="1115" w:author="Andrew Instone-Cowie" w:date="2021-08-27T13:59:00Z">
        <w:r w:rsidR="0021271C">
          <w:rPr>
            <w:noProof/>
            <w:webHidden/>
          </w:rPr>
          <w:t>46</w:t>
        </w:r>
      </w:ins>
      <w:ins w:id="1116" w:author="Andrew Instone-Cowie" w:date="2021-08-25T14:13:00Z">
        <w:r>
          <w:rPr>
            <w:noProof/>
            <w:webHidden/>
          </w:rPr>
          <w:fldChar w:fldCharType="end"/>
        </w:r>
        <w:r w:rsidRPr="003F7725">
          <w:rPr>
            <w:rStyle w:val="Hyperlink"/>
            <w:noProof/>
          </w:rPr>
          <w:fldChar w:fldCharType="end"/>
        </w:r>
      </w:ins>
    </w:p>
    <w:p w14:paraId="1A85EF2C" w14:textId="6486FD32" w:rsidR="00CD5701" w:rsidRDefault="00CD5701">
      <w:pPr>
        <w:pStyle w:val="TableofFigures"/>
        <w:tabs>
          <w:tab w:val="right" w:leader="dot" w:pos="9016"/>
        </w:tabs>
        <w:spacing w:after="120"/>
        <w:rPr>
          <w:ins w:id="1117" w:author="Andrew Instone-Cowie" w:date="2021-08-25T14:13:00Z"/>
          <w:rFonts w:eastAsiaTheme="minorEastAsia"/>
          <w:noProof/>
          <w:lang w:eastAsia="en-GB"/>
        </w:rPr>
        <w:pPrChange w:id="1118" w:author="Andrew Instone-Cowie" w:date="2021-08-25T14:13:00Z">
          <w:pPr>
            <w:pStyle w:val="TableofFigures"/>
            <w:tabs>
              <w:tab w:val="right" w:leader="dot" w:pos="9016"/>
            </w:tabs>
          </w:pPr>
        </w:pPrChange>
      </w:pPr>
      <w:ins w:id="1119"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"_Toc80793329"</w:instrText>
        </w:r>
        <w:r w:rsidRPr="003F7725">
          <w:rPr>
            <w:rStyle w:val="Hyperlink"/>
            <w:noProof/>
          </w:rPr>
          <w:instrText xml:space="preserve"> </w:instrText>
        </w:r>
      </w:ins>
      <w:ins w:id="1120" w:author="Andrew Instone-Cowie" w:date="2021-08-27T13:59:00Z">
        <w:r w:rsidR="00BF59FA" w:rsidRPr="003F7725">
          <w:rPr>
            <w:rStyle w:val="Hyperlink"/>
            <w:noProof/>
          </w:rPr>
        </w:r>
      </w:ins>
      <w:ins w:id="1121" w:author="Andrew Instone-Cowie" w:date="2021-08-25T14:13:00Z">
        <w:r w:rsidRPr="003F7725">
          <w:rPr>
            <w:rStyle w:val="Hyperlink"/>
            <w:noProof/>
          </w:rPr>
          <w:fldChar w:fldCharType="separate"/>
        </w:r>
        <w:r w:rsidRPr="003F7725">
          <w:rPr>
            <w:rStyle w:val="Hyperlink"/>
            <w:noProof/>
          </w:rPr>
          <w:t>Figure 30 – Second PC Module DB9 Serial Connector</w:t>
        </w:r>
        <w:r>
          <w:rPr>
            <w:noProof/>
            <w:webHidden/>
          </w:rPr>
          <w:tab/>
        </w:r>
        <w:r>
          <w:rPr>
            <w:noProof/>
            <w:webHidden/>
          </w:rPr>
          <w:fldChar w:fldCharType="begin"/>
        </w:r>
        <w:r>
          <w:rPr>
            <w:noProof/>
            <w:webHidden/>
          </w:rPr>
          <w:instrText xml:space="preserve"> PAGEREF _Toc80793329 \h </w:instrText>
        </w:r>
      </w:ins>
      <w:r>
        <w:rPr>
          <w:noProof/>
          <w:webHidden/>
        </w:rPr>
      </w:r>
      <w:r>
        <w:rPr>
          <w:noProof/>
          <w:webHidden/>
        </w:rPr>
        <w:fldChar w:fldCharType="separate"/>
      </w:r>
      <w:ins w:id="1122" w:author="Andrew Instone-Cowie" w:date="2021-08-27T13:59:00Z">
        <w:r w:rsidR="0021271C">
          <w:rPr>
            <w:noProof/>
            <w:webHidden/>
          </w:rPr>
          <w:t>46</w:t>
        </w:r>
      </w:ins>
      <w:ins w:id="1123" w:author="Andrew Instone-Cowie" w:date="2021-08-25T14:13:00Z">
        <w:r>
          <w:rPr>
            <w:noProof/>
            <w:webHidden/>
          </w:rPr>
          <w:fldChar w:fldCharType="end"/>
        </w:r>
        <w:r w:rsidRPr="003F7725">
          <w:rPr>
            <w:rStyle w:val="Hyperlink"/>
            <w:noProof/>
          </w:rPr>
          <w:fldChar w:fldCharType="end"/>
        </w:r>
      </w:ins>
    </w:p>
    <w:p w14:paraId="1F3531F2" w14:textId="51CD8372" w:rsidR="00CD5701" w:rsidRDefault="00CD5701">
      <w:pPr>
        <w:pStyle w:val="TableofFigures"/>
        <w:tabs>
          <w:tab w:val="right" w:leader="dot" w:pos="9016"/>
        </w:tabs>
        <w:spacing w:after="120"/>
        <w:rPr>
          <w:ins w:id="1124" w:author="Andrew Instone-Cowie" w:date="2021-08-25T14:13:00Z"/>
          <w:rFonts w:eastAsiaTheme="minorEastAsia"/>
          <w:noProof/>
          <w:lang w:eastAsia="en-GB"/>
        </w:rPr>
        <w:pPrChange w:id="1125" w:author="Andrew Instone-Cowie" w:date="2021-08-25T14:13:00Z">
          <w:pPr>
            <w:pStyle w:val="TableofFigures"/>
            <w:tabs>
              <w:tab w:val="right" w:leader="dot" w:pos="9016"/>
            </w:tabs>
          </w:pPr>
        </w:pPrChange>
      </w:pPr>
      <w:ins w:id="1126"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"_Toc80793330"</w:instrText>
        </w:r>
        <w:r w:rsidRPr="003F7725">
          <w:rPr>
            <w:rStyle w:val="Hyperlink"/>
            <w:noProof/>
          </w:rPr>
          <w:instrText xml:space="preserve"> </w:instrText>
        </w:r>
      </w:ins>
      <w:ins w:id="1127" w:author="Andrew Instone-Cowie" w:date="2021-08-27T13:59:00Z">
        <w:r w:rsidR="00BF59FA" w:rsidRPr="003F7725">
          <w:rPr>
            <w:rStyle w:val="Hyperlink"/>
            <w:noProof/>
          </w:rPr>
        </w:r>
      </w:ins>
      <w:ins w:id="1128" w:author="Andrew Instone-Cowie" w:date="2021-08-25T14:13:00Z">
        <w:r w:rsidRPr="003F7725">
          <w:rPr>
            <w:rStyle w:val="Hyperlink"/>
            <w:noProof/>
          </w:rPr>
          <w:fldChar w:fldCharType="separate"/>
        </w:r>
        <w:r w:rsidRPr="003F7725">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_Toc80793330 \h </w:instrText>
        </w:r>
      </w:ins>
      <w:r>
        <w:rPr>
          <w:noProof/>
          <w:webHidden/>
        </w:rPr>
      </w:r>
      <w:r>
        <w:rPr>
          <w:noProof/>
          <w:webHidden/>
        </w:rPr>
        <w:fldChar w:fldCharType="separate"/>
      </w:r>
      <w:ins w:id="1129" w:author="Andrew Instone-Cowie" w:date="2021-08-27T13:59:00Z">
        <w:r w:rsidR="0021271C">
          <w:rPr>
            <w:noProof/>
            <w:webHidden/>
          </w:rPr>
          <w:t>47</w:t>
        </w:r>
      </w:ins>
      <w:ins w:id="1130" w:author="Andrew Instone-Cowie" w:date="2021-08-25T14:13:00Z">
        <w:r>
          <w:rPr>
            <w:noProof/>
            <w:webHidden/>
          </w:rPr>
          <w:fldChar w:fldCharType="end"/>
        </w:r>
        <w:r w:rsidRPr="003F7725">
          <w:rPr>
            <w:rStyle w:val="Hyperlink"/>
            <w:noProof/>
          </w:rPr>
          <w:fldChar w:fldCharType="end"/>
        </w:r>
      </w:ins>
    </w:p>
    <w:p w14:paraId="56C9C4EA" w14:textId="19B0E433" w:rsidR="00CD5701" w:rsidRDefault="00CD5701">
      <w:pPr>
        <w:pStyle w:val="TableofFigures"/>
        <w:tabs>
          <w:tab w:val="right" w:leader="dot" w:pos="9016"/>
        </w:tabs>
        <w:spacing w:after="120"/>
        <w:rPr>
          <w:ins w:id="1131" w:author="Andrew Instone-Cowie" w:date="2021-08-25T14:13:00Z"/>
          <w:rFonts w:eastAsiaTheme="minorEastAsia"/>
          <w:noProof/>
          <w:lang w:eastAsia="en-GB"/>
        </w:rPr>
        <w:pPrChange w:id="1132" w:author="Andrew Instone-Cowie" w:date="2021-08-25T14:13:00Z">
          <w:pPr>
            <w:pStyle w:val="TableofFigures"/>
            <w:tabs>
              <w:tab w:val="right" w:leader="dot" w:pos="9016"/>
            </w:tabs>
          </w:pPr>
        </w:pPrChange>
      </w:pPr>
      <w:ins w:id="113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"_Toc80793331"</w:instrText>
        </w:r>
        <w:r w:rsidRPr="003F7725">
          <w:rPr>
            <w:rStyle w:val="Hyperlink"/>
            <w:noProof/>
          </w:rPr>
          <w:instrText xml:space="preserve"> </w:instrText>
        </w:r>
      </w:ins>
      <w:ins w:id="1134" w:author="Andrew Instone-Cowie" w:date="2021-08-27T13:59:00Z">
        <w:r w:rsidR="00BF59FA" w:rsidRPr="003F7725">
          <w:rPr>
            <w:rStyle w:val="Hyperlink"/>
            <w:noProof/>
          </w:rPr>
        </w:r>
      </w:ins>
      <w:ins w:id="1135" w:author="Andrew Instone-Cowie" w:date="2021-08-25T14:13:00Z">
        <w:r w:rsidRPr="003F7725">
          <w:rPr>
            <w:rStyle w:val="Hyperlink"/>
            <w:noProof/>
          </w:rPr>
          <w:fldChar w:fldCharType="separate"/>
        </w:r>
        <w:r w:rsidRPr="003F7725">
          <w:rPr>
            <w:rStyle w:val="Hyperlink"/>
            <w:noProof/>
          </w:rPr>
          <w:t>Figure 32 – Simulator Interface Main Loop Timing</w:t>
        </w:r>
        <w:r>
          <w:rPr>
            <w:noProof/>
            <w:webHidden/>
          </w:rPr>
          <w:tab/>
        </w:r>
        <w:r>
          <w:rPr>
            <w:noProof/>
            <w:webHidden/>
          </w:rPr>
          <w:fldChar w:fldCharType="begin"/>
        </w:r>
        <w:r>
          <w:rPr>
            <w:noProof/>
            <w:webHidden/>
          </w:rPr>
          <w:instrText xml:space="preserve"> PAGEREF _Toc80793331 \h </w:instrText>
        </w:r>
      </w:ins>
      <w:r>
        <w:rPr>
          <w:noProof/>
          <w:webHidden/>
        </w:rPr>
      </w:r>
      <w:r>
        <w:rPr>
          <w:noProof/>
          <w:webHidden/>
        </w:rPr>
        <w:fldChar w:fldCharType="separate"/>
      </w:r>
      <w:ins w:id="1136" w:author="Andrew Instone-Cowie" w:date="2021-08-27T13:59:00Z">
        <w:r w:rsidR="0021271C">
          <w:rPr>
            <w:noProof/>
            <w:webHidden/>
          </w:rPr>
          <w:t>49</w:t>
        </w:r>
      </w:ins>
      <w:ins w:id="1137" w:author="Andrew Instone-Cowie" w:date="2021-08-25T14:13:00Z">
        <w:r>
          <w:rPr>
            <w:noProof/>
            <w:webHidden/>
          </w:rPr>
          <w:fldChar w:fldCharType="end"/>
        </w:r>
        <w:r w:rsidRPr="003F7725">
          <w:rPr>
            <w:rStyle w:val="Hyperlink"/>
            <w:noProof/>
          </w:rPr>
          <w:fldChar w:fldCharType="end"/>
        </w:r>
      </w:ins>
    </w:p>
    <w:p w14:paraId="15942119" w14:textId="57926A35" w:rsidR="00CD5701" w:rsidRDefault="00CD5701">
      <w:pPr>
        <w:pStyle w:val="TableofFigures"/>
        <w:tabs>
          <w:tab w:val="right" w:leader="dot" w:pos="9016"/>
        </w:tabs>
        <w:spacing w:after="120"/>
        <w:rPr>
          <w:ins w:id="1138" w:author="Andrew Instone-Cowie" w:date="2021-08-25T14:13:00Z"/>
          <w:rFonts w:eastAsiaTheme="minorEastAsia"/>
          <w:noProof/>
          <w:lang w:eastAsia="en-GB"/>
        </w:rPr>
        <w:pPrChange w:id="1139" w:author="Andrew Instone-Cowie" w:date="2021-08-25T14:13:00Z">
          <w:pPr>
            <w:pStyle w:val="TableofFigures"/>
            <w:tabs>
              <w:tab w:val="right" w:leader="dot" w:pos="9016"/>
            </w:tabs>
          </w:pPr>
        </w:pPrChange>
      </w:pPr>
      <w:ins w:id="1140"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"_Toc80793332"</w:instrText>
        </w:r>
        <w:r w:rsidRPr="003F7725">
          <w:rPr>
            <w:rStyle w:val="Hyperlink"/>
            <w:noProof/>
          </w:rPr>
          <w:instrText xml:space="preserve"> </w:instrText>
        </w:r>
      </w:ins>
      <w:ins w:id="1141" w:author="Andrew Instone-Cowie" w:date="2021-08-27T13:59:00Z">
        <w:r w:rsidR="00BF59FA" w:rsidRPr="003F7725">
          <w:rPr>
            <w:rStyle w:val="Hyperlink"/>
            <w:noProof/>
          </w:rPr>
        </w:r>
      </w:ins>
      <w:ins w:id="1142" w:author="Andrew Instone-Cowie" w:date="2021-08-25T14:13:00Z">
        <w:r w:rsidRPr="003F7725">
          <w:rPr>
            <w:rStyle w:val="Hyperlink"/>
            <w:noProof/>
          </w:rPr>
          <w:fldChar w:fldCharType="separate"/>
        </w:r>
        <w:r w:rsidRPr="003F7725">
          <w:rPr>
            <w:rStyle w:val="Hyperlink"/>
            <w:noProof/>
          </w:rPr>
          <w:t>Figure 33 – State Machine Transitions Illustration</w:t>
        </w:r>
        <w:r>
          <w:rPr>
            <w:noProof/>
            <w:webHidden/>
          </w:rPr>
          <w:tab/>
        </w:r>
        <w:r>
          <w:rPr>
            <w:noProof/>
            <w:webHidden/>
          </w:rPr>
          <w:fldChar w:fldCharType="begin"/>
        </w:r>
        <w:r>
          <w:rPr>
            <w:noProof/>
            <w:webHidden/>
          </w:rPr>
          <w:instrText xml:space="preserve"> PAGEREF _Toc80793332 \h </w:instrText>
        </w:r>
      </w:ins>
      <w:r>
        <w:rPr>
          <w:noProof/>
          <w:webHidden/>
        </w:rPr>
      </w:r>
      <w:r>
        <w:rPr>
          <w:noProof/>
          <w:webHidden/>
        </w:rPr>
        <w:fldChar w:fldCharType="separate"/>
      </w:r>
      <w:ins w:id="1143" w:author="Andrew Instone-Cowie" w:date="2021-08-27T13:59:00Z">
        <w:r w:rsidR="0021271C">
          <w:rPr>
            <w:noProof/>
            <w:webHidden/>
          </w:rPr>
          <w:t>50</w:t>
        </w:r>
      </w:ins>
      <w:ins w:id="1144" w:author="Andrew Instone-Cowie" w:date="2021-08-25T14:13:00Z">
        <w:r>
          <w:rPr>
            <w:noProof/>
            <w:webHidden/>
          </w:rPr>
          <w:fldChar w:fldCharType="end"/>
        </w:r>
        <w:r w:rsidRPr="003F7725">
          <w:rPr>
            <w:rStyle w:val="Hyperlink"/>
            <w:noProof/>
          </w:rPr>
          <w:fldChar w:fldCharType="end"/>
        </w:r>
      </w:ins>
    </w:p>
    <w:p w14:paraId="6EC6789F" w14:textId="76F4AF07" w:rsidR="00CD5701" w:rsidRDefault="00CD5701">
      <w:pPr>
        <w:pStyle w:val="TableofFigures"/>
        <w:tabs>
          <w:tab w:val="right" w:leader="dot" w:pos="9016"/>
        </w:tabs>
        <w:spacing w:after="120"/>
        <w:rPr>
          <w:ins w:id="1145" w:author="Andrew Instone-Cowie" w:date="2021-08-25T14:13:00Z"/>
          <w:rFonts w:eastAsiaTheme="minorEastAsia"/>
          <w:noProof/>
          <w:lang w:eastAsia="en-GB"/>
        </w:rPr>
        <w:pPrChange w:id="1146" w:author="Andrew Instone-Cowie" w:date="2021-08-25T14:13:00Z">
          <w:pPr>
            <w:pStyle w:val="TableofFigures"/>
            <w:tabs>
              <w:tab w:val="right" w:leader="dot" w:pos="9016"/>
            </w:tabs>
          </w:pPr>
        </w:pPrChange>
      </w:pPr>
      <w:ins w:id="1147"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"_Toc80793333"</w:instrText>
        </w:r>
        <w:r w:rsidRPr="003F7725">
          <w:rPr>
            <w:rStyle w:val="Hyperlink"/>
            <w:noProof/>
          </w:rPr>
          <w:instrText xml:space="preserve"> </w:instrText>
        </w:r>
      </w:ins>
      <w:ins w:id="1148" w:author="Andrew Instone-Cowie" w:date="2021-08-27T13:59:00Z">
        <w:r w:rsidR="00BF59FA" w:rsidRPr="003F7725">
          <w:rPr>
            <w:rStyle w:val="Hyperlink"/>
            <w:noProof/>
          </w:rPr>
        </w:r>
      </w:ins>
      <w:ins w:id="1149" w:author="Andrew Instone-Cowie" w:date="2021-08-25T14:13:00Z">
        <w:r w:rsidRPr="003F7725">
          <w:rPr>
            <w:rStyle w:val="Hyperlink"/>
            <w:noProof/>
          </w:rPr>
          <w:fldChar w:fldCharType="separate"/>
        </w:r>
        <w:r w:rsidRPr="003F7725">
          <w:rPr>
            <w:rStyle w:val="Hyperlink"/>
            <w:noProof/>
          </w:rPr>
          <w:t>Figure 34 – Sensor De-Bounce Illustration</w:t>
        </w:r>
        <w:r>
          <w:rPr>
            <w:noProof/>
            <w:webHidden/>
          </w:rPr>
          <w:tab/>
        </w:r>
        <w:r>
          <w:rPr>
            <w:noProof/>
            <w:webHidden/>
          </w:rPr>
          <w:fldChar w:fldCharType="begin"/>
        </w:r>
        <w:r>
          <w:rPr>
            <w:noProof/>
            <w:webHidden/>
          </w:rPr>
          <w:instrText xml:space="preserve"> PAGEREF _Toc80793333 \h </w:instrText>
        </w:r>
      </w:ins>
      <w:r>
        <w:rPr>
          <w:noProof/>
          <w:webHidden/>
        </w:rPr>
      </w:r>
      <w:r>
        <w:rPr>
          <w:noProof/>
          <w:webHidden/>
        </w:rPr>
        <w:fldChar w:fldCharType="separate"/>
      </w:r>
      <w:ins w:id="1150" w:author="Andrew Instone-Cowie" w:date="2021-08-27T13:59:00Z">
        <w:r w:rsidR="0021271C">
          <w:rPr>
            <w:noProof/>
            <w:webHidden/>
          </w:rPr>
          <w:t>52</w:t>
        </w:r>
      </w:ins>
      <w:ins w:id="1151" w:author="Andrew Instone-Cowie" w:date="2021-08-25T14:13:00Z">
        <w:r>
          <w:rPr>
            <w:noProof/>
            <w:webHidden/>
          </w:rPr>
          <w:fldChar w:fldCharType="end"/>
        </w:r>
        <w:r w:rsidRPr="003F7725">
          <w:rPr>
            <w:rStyle w:val="Hyperlink"/>
            <w:noProof/>
          </w:rPr>
          <w:fldChar w:fldCharType="end"/>
        </w:r>
      </w:ins>
    </w:p>
    <w:p w14:paraId="4F0E62F9" w14:textId="1F624AE6" w:rsidR="00CD5701" w:rsidRDefault="00CD5701">
      <w:pPr>
        <w:pStyle w:val="TableofFigures"/>
        <w:tabs>
          <w:tab w:val="right" w:leader="dot" w:pos="9016"/>
        </w:tabs>
        <w:spacing w:after="120"/>
        <w:rPr>
          <w:ins w:id="1152" w:author="Andrew Instone-Cowie" w:date="2021-08-25T14:13:00Z"/>
          <w:rFonts w:eastAsiaTheme="minorEastAsia"/>
          <w:noProof/>
          <w:lang w:eastAsia="en-GB"/>
        </w:rPr>
        <w:pPrChange w:id="1153" w:author="Andrew Instone-Cowie" w:date="2021-08-25T14:13:00Z">
          <w:pPr>
            <w:pStyle w:val="TableofFigures"/>
            <w:tabs>
              <w:tab w:val="right" w:leader="dot" w:pos="9016"/>
            </w:tabs>
          </w:pPr>
        </w:pPrChange>
      </w:pPr>
      <w:ins w:id="115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"_Toc80793334"</w:instrText>
        </w:r>
        <w:r w:rsidRPr="003F7725">
          <w:rPr>
            <w:rStyle w:val="Hyperlink"/>
            <w:noProof/>
          </w:rPr>
          <w:instrText xml:space="preserve"> </w:instrText>
        </w:r>
      </w:ins>
      <w:ins w:id="1155" w:author="Andrew Instone-Cowie" w:date="2021-08-27T13:59:00Z">
        <w:r w:rsidR="00BF59FA" w:rsidRPr="003F7725">
          <w:rPr>
            <w:rStyle w:val="Hyperlink"/>
            <w:noProof/>
          </w:rPr>
        </w:r>
      </w:ins>
      <w:ins w:id="1156" w:author="Andrew Instone-Cowie" w:date="2021-08-25T14:13:00Z">
        <w:r w:rsidRPr="003F7725">
          <w:rPr>
            <w:rStyle w:val="Hyperlink"/>
            <w:noProof/>
          </w:rPr>
          <w:fldChar w:fldCharType="separate"/>
        </w:r>
        <w:r w:rsidRPr="003F7725">
          <w:rPr>
            <w:rStyle w:val="Hyperlink"/>
            <w:noProof/>
          </w:rPr>
          <w:t>Figure 35 – Sensor Pulse Duration Illustration</w:t>
        </w:r>
        <w:r>
          <w:rPr>
            <w:noProof/>
            <w:webHidden/>
          </w:rPr>
          <w:tab/>
        </w:r>
        <w:r>
          <w:rPr>
            <w:noProof/>
            <w:webHidden/>
          </w:rPr>
          <w:fldChar w:fldCharType="begin"/>
        </w:r>
        <w:r>
          <w:rPr>
            <w:noProof/>
            <w:webHidden/>
          </w:rPr>
          <w:instrText xml:space="preserve"> PAGEREF _Toc80793334 \h </w:instrText>
        </w:r>
      </w:ins>
      <w:r>
        <w:rPr>
          <w:noProof/>
          <w:webHidden/>
        </w:rPr>
      </w:r>
      <w:r>
        <w:rPr>
          <w:noProof/>
          <w:webHidden/>
        </w:rPr>
        <w:fldChar w:fldCharType="separate"/>
      </w:r>
      <w:ins w:id="1157" w:author="Andrew Instone-Cowie" w:date="2021-08-27T13:59:00Z">
        <w:r w:rsidR="0021271C">
          <w:rPr>
            <w:noProof/>
            <w:webHidden/>
          </w:rPr>
          <w:t>59</w:t>
        </w:r>
      </w:ins>
      <w:ins w:id="1158" w:author="Andrew Instone-Cowie" w:date="2021-08-25T14:13:00Z">
        <w:r>
          <w:rPr>
            <w:noProof/>
            <w:webHidden/>
          </w:rPr>
          <w:fldChar w:fldCharType="end"/>
        </w:r>
        <w:r w:rsidRPr="003F7725">
          <w:rPr>
            <w:rStyle w:val="Hyperlink"/>
            <w:noProof/>
          </w:rPr>
          <w:fldChar w:fldCharType="end"/>
        </w:r>
      </w:ins>
    </w:p>
    <w:p w14:paraId="75F7C3FE" w14:textId="66D0D888" w:rsidR="00CD5701" w:rsidRDefault="00CD5701">
      <w:pPr>
        <w:pStyle w:val="TableofFigures"/>
        <w:tabs>
          <w:tab w:val="right" w:leader="dot" w:pos="9016"/>
        </w:tabs>
        <w:spacing w:after="120"/>
        <w:rPr>
          <w:ins w:id="1159" w:author="Andrew Instone-Cowie" w:date="2021-08-25T14:13:00Z"/>
          <w:rFonts w:eastAsiaTheme="minorEastAsia"/>
          <w:noProof/>
          <w:lang w:eastAsia="en-GB"/>
        </w:rPr>
        <w:pPrChange w:id="1160" w:author="Andrew Instone-Cowie" w:date="2021-08-25T14:13:00Z">
          <w:pPr>
            <w:pStyle w:val="TableofFigures"/>
            <w:tabs>
              <w:tab w:val="right" w:leader="dot" w:pos="9016"/>
            </w:tabs>
          </w:pPr>
        </w:pPrChange>
      </w:pPr>
      <w:ins w:id="1161"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"_Toc80793335"</w:instrText>
        </w:r>
        <w:r w:rsidRPr="003F7725">
          <w:rPr>
            <w:rStyle w:val="Hyperlink"/>
            <w:noProof/>
          </w:rPr>
          <w:instrText xml:space="preserve"> </w:instrText>
        </w:r>
      </w:ins>
      <w:ins w:id="1162" w:author="Andrew Instone-Cowie" w:date="2021-08-27T13:59:00Z">
        <w:r w:rsidR="00BF59FA" w:rsidRPr="003F7725">
          <w:rPr>
            <w:rStyle w:val="Hyperlink"/>
            <w:noProof/>
          </w:rPr>
        </w:r>
      </w:ins>
      <w:ins w:id="1163" w:author="Andrew Instone-Cowie" w:date="2021-08-25T14:13:00Z">
        <w:r w:rsidRPr="003F7725">
          <w:rPr>
            <w:rStyle w:val="Hyperlink"/>
            <w:noProof/>
          </w:rPr>
          <w:fldChar w:fldCharType="separate"/>
        </w:r>
        <w:r w:rsidRPr="003F7725">
          <w:rPr>
            <w:rStyle w:val="Hyperlink"/>
            <w:noProof/>
          </w:rPr>
          <w:t>Figure 36 – Missed Sensor Signals Illustration</w:t>
        </w:r>
        <w:r>
          <w:rPr>
            <w:noProof/>
            <w:webHidden/>
          </w:rPr>
          <w:tab/>
        </w:r>
        <w:r>
          <w:rPr>
            <w:noProof/>
            <w:webHidden/>
          </w:rPr>
          <w:fldChar w:fldCharType="begin"/>
        </w:r>
        <w:r>
          <w:rPr>
            <w:noProof/>
            <w:webHidden/>
          </w:rPr>
          <w:instrText xml:space="preserve"> PAGEREF _Toc80793335 \h </w:instrText>
        </w:r>
      </w:ins>
      <w:r>
        <w:rPr>
          <w:noProof/>
          <w:webHidden/>
        </w:rPr>
      </w:r>
      <w:r>
        <w:rPr>
          <w:noProof/>
          <w:webHidden/>
        </w:rPr>
        <w:fldChar w:fldCharType="separate"/>
      </w:r>
      <w:ins w:id="1164" w:author="Andrew Instone-Cowie" w:date="2021-08-27T13:59:00Z">
        <w:r w:rsidR="0021271C">
          <w:rPr>
            <w:noProof/>
            <w:webHidden/>
          </w:rPr>
          <w:t>60</w:t>
        </w:r>
      </w:ins>
      <w:ins w:id="1165" w:author="Andrew Instone-Cowie" w:date="2021-08-25T14:13:00Z">
        <w:r>
          <w:rPr>
            <w:noProof/>
            <w:webHidden/>
          </w:rPr>
          <w:fldChar w:fldCharType="end"/>
        </w:r>
        <w:r w:rsidRPr="003F7725">
          <w:rPr>
            <w:rStyle w:val="Hyperlink"/>
            <w:noProof/>
          </w:rPr>
          <w:fldChar w:fldCharType="end"/>
        </w:r>
      </w:ins>
    </w:p>
    <w:p w14:paraId="3D26E9CD" w14:textId="7AF3F4A9" w:rsidR="00CD5701" w:rsidRDefault="00CD5701">
      <w:pPr>
        <w:pStyle w:val="TableofFigures"/>
        <w:tabs>
          <w:tab w:val="right" w:leader="dot" w:pos="9016"/>
        </w:tabs>
        <w:spacing w:after="120"/>
        <w:rPr>
          <w:ins w:id="1166" w:author="Andrew Instone-Cowie" w:date="2021-08-25T14:13:00Z"/>
          <w:rFonts w:eastAsiaTheme="minorEastAsia"/>
          <w:noProof/>
          <w:lang w:eastAsia="en-GB"/>
        </w:rPr>
        <w:pPrChange w:id="1167" w:author="Andrew Instone-Cowie" w:date="2021-08-25T14:13:00Z">
          <w:pPr>
            <w:pStyle w:val="TableofFigures"/>
            <w:tabs>
              <w:tab w:val="right" w:leader="dot" w:pos="9016"/>
            </w:tabs>
          </w:pPr>
        </w:pPrChange>
      </w:pPr>
      <w:ins w:id="116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"_Toc80793336"</w:instrText>
        </w:r>
        <w:r w:rsidRPr="003F7725">
          <w:rPr>
            <w:rStyle w:val="Hyperlink"/>
            <w:noProof/>
          </w:rPr>
          <w:instrText xml:space="preserve"> </w:instrText>
        </w:r>
      </w:ins>
      <w:ins w:id="1169" w:author="Andrew Instone-Cowie" w:date="2021-08-27T13:59:00Z">
        <w:r w:rsidR="00BF59FA" w:rsidRPr="003F7725">
          <w:rPr>
            <w:rStyle w:val="Hyperlink"/>
            <w:noProof/>
          </w:rPr>
        </w:r>
      </w:ins>
      <w:ins w:id="1170" w:author="Andrew Instone-Cowie" w:date="2021-08-25T14:13:00Z">
        <w:r w:rsidRPr="003F7725">
          <w:rPr>
            <w:rStyle w:val="Hyperlink"/>
            <w:noProof/>
          </w:rPr>
          <w:fldChar w:fldCharType="separate"/>
        </w:r>
        <w:r w:rsidRPr="003F7725">
          <w:rPr>
            <w:rStyle w:val="Hyperlink"/>
            <w:noProof/>
          </w:rPr>
          <w:t>Figure 37 – Duplicated Sensor Signals Illustration</w:t>
        </w:r>
        <w:r>
          <w:rPr>
            <w:noProof/>
            <w:webHidden/>
          </w:rPr>
          <w:tab/>
        </w:r>
        <w:r>
          <w:rPr>
            <w:noProof/>
            <w:webHidden/>
          </w:rPr>
          <w:fldChar w:fldCharType="begin"/>
        </w:r>
        <w:r>
          <w:rPr>
            <w:noProof/>
            <w:webHidden/>
          </w:rPr>
          <w:instrText xml:space="preserve"> PAGEREF _Toc80793336 \h </w:instrText>
        </w:r>
      </w:ins>
      <w:r>
        <w:rPr>
          <w:noProof/>
          <w:webHidden/>
        </w:rPr>
      </w:r>
      <w:r>
        <w:rPr>
          <w:noProof/>
          <w:webHidden/>
        </w:rPr>
        <w:fldChar w:fldCharType="separate"/>
      </w:r>
      <w:ins w:id="1171" w:author="Andrew Instone-Cowie" w:date="2021-08-27T13:59:00Z">
        <w:r w:rsidR="0021271C">
          <w:rPr>
            <w:noProof/>
            <w:webHidden/>
          </w:rPr>
          <w:t>61</w:t>
        </w:r>
      </w:ins>
      <w:ins w:id="1172" w:author="Andrew Instone-Cowie" w:date="2021-08-25T14:13:00Z">
        <w:r>
          <w:rPr>
            <w:noProof/>
            <w:webHidden/>
          </w:rPr>
          <w:fldChar w:fldCharType="end"/>
        </w:r>
        <w:r w:rsidRPr="003F7725">
          <w:rPr>
            <w:rStyle w:val="Hyperlink"/>
            <w:noProof/>
          </w:rPr>
          <w:fldChar w:fldCharType="end"/>
        </w:r>
      </w:ins>
    </w:p>
    <w:p w14:paraId="18E42123" w14:textId="5960F6B5" w:rsidR="00CD5701" w:rsidRDefault="00CD5701">
      <w:pPr>
        <w:pStyle w:val="TableofFigures"/>
        <w:tabs>
          <w:tab w:val="right" w:leader="dot" w:pos="9016"/>
        </w:tabs>
        <w:spacing w:after="120"/>
        <w:rPr>
          <w:ins w:id="1173" w:author="Andrew Instone-Cowie" w:date="2021-08-25T14:13:00Z"/>
          <w:rFonts w:eastAsiaTheme="minorEastAsia"/>
          <w:noProof/>
          <w:lang w:eastAsia="en-GB"/>
        </w:rPr>
        <w:pPrChange w:id="1174" w:author="Andrew Instone-Cowie" w:date="2021-08-25T14:13:00Z">
          <w:pPr>
            <w:pStyle w:val="TableofFigures"/>
            <w:tabs>
              <w:tab w:val="right" w:leader="dot" w:pos="9016"/>
            </w:tabs>
          </w:pPr>
        </w:pPrChange>
      </w:pPr>
      <w:ins w:id="1175"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"_Toc80793337"</w:instrText>
        </w:r>
        <w:r w:rsidRPr="003F7725">
          <w:rPr>
            <w:rStyle w:val="Hyperlink"/>
            <w:noProof/>
          </w:rPr>
          <w:instrText xml:space="preserve"> </w:instrText>
        </w:r>
      </w:ins>
      <w:ins w:id="1176" w:author="Andrew Instone-Cowie" w:date="2021-08-27T13:59:00Z">
        <w:r w:rsidR="00BF59FA" w:rsidRPr="003F7725">
          <w:rPr>
            <w:rStyle w:val="Hyperlink"/>
            <w:noProof/>
          </w:rPr>
        </w:r>
      </w:ins>
      <w:ins w:id="1177" w:author="Andrew Instone-Cowie" w:date="2021-08-25T14:13:00Z">
        <w:r w:rsidRPr="003F7725">
          <w:rPr>
            <w:rStyle w:val="Hyperlink"/>
            <w:noProof/>
          </w:rPr>
          <w:fldChar w:fldCharType="separate"/>
        </w:r>
        <w:r w:rsidRPr="003F7725">
          <w:rPr>
            <w:rStyle w:val="Hyperlink"/>
            <w:noProof/>
          </w:rPr>
          <w:t>Figure 38 – Variable Odd-Struckness Illustration</w:t>
        </w:r>
        <w:r>
          <w:rPr>
            <w:noProof/>
            <w:webHidden/>
          </w:rPr>
          <w:tab/>
        </w:r>
        <w:r>
          <w:rPr>
            <w:noProof/>
            <w:webHidden/>
          </w:rPr>
          <w:fldChar w:fldCharType="begin"/>
        </w:r>
        <w:r>
          <w:rPr>
            <w:noProof/>
            <w:webHidden/>
          </w:rPr>
          <w:instrText xml:space="preserve"> PAGEREF _Toc80793337 \h </w:instrText>
        </w:r>
      </w:ins>
      <w:r>
        <w:rPr>
          <w:noProof/>
          <w:webHidden/>
        </w:rPr>
      </w:r>
      <w:r>
        <w:rPr>
          <w:noProof/>
          <w:webHidden/>
        </w:rPr>
        <w:fldChar w:fldCharType="separate"/>
      </w:r>
      <w:ins w:id="1178" w:author="Andrew Instone-Cowie" w:date="2021-08-27T13:59:00Z">
        <w:r w:rsidR="0021271C">
          <w:rPr>
            <w:noProof/>
            <w:webHidden/>
          </w:rPr>
          <w:t>62</w:t>
        </w:r>
      </w:ins>
      <w:ins w:id="1179" w:author="Andrew Instone-Cowie" w:date="2021-08-25T14:13:00Z">
        <w:r>
          <w:rPr>
            <w:noProof/>
            <w:webHidden/>
          </w:rPr>
          <w:fldChar w:fldCharType="end"/>
        </w:r>
        <w:r w:rsidRPr="003F7725">
          <w:rPr>
            <w:rStyle w:val="Hyperlink"/>
            <w:noProof/>
          </w:rPr>
          <w:fldChar w:fldCharType="end"/>
        </w:r>
      </w:ins>
    </w:p>
    <w:p w14:paraId="02D7F005" w14:textId="354FA907" w:rsidR="00CD5701" w:rsidRDefault="00CD5701">
      <w:pPr>
        <w:pStyle w:val="TableofFigures"/>
        <w:tabs>
          <w:tab w:val="right" w:leader="dot" w:pos="9016"/>
        </w:tabs>
        <w:spacing w:after="120"/>
        <w:rPr>
          <w:ins w:id="1180" w:author="Andrew Instone-Cowie" w:date="2021-08-25T14:13:00Z"/>
          <w:rFonts w:eastAsiaTheme="minorEastAsia"/>
          <w:noProof/>
          <w:lang w:eastAsia="en-GB"/>
        </w:rPr>
        <w:pPrChange w:id="1181" w:author="Andrew Instone-Cowie" w:date="2021-08-25T14:13:00Z">
          <w:pPr>
            <w:pStyle w:val="TableofFigures"/>
            <w:tabs>
              <w:tab w:val="right" w:leader="dot" w:pos="9016"/>
            </w:tabs>
          </w:pPr>
        </w:pPrChange>
      </w:pPr>
      <w:ins w:id="1182"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"_Toc80793338"</w:instrText>
        </w:r>
        <w:r w:rsidRPr="003F7725">
          <w:rPr>
            <w:rStyle w:val="Hyperlink"/>
            <w:noProof/>
          </w:rPr>
          <w:instrText xml:space="preserve"> </w:instrText>
        </w:r>
      </w:ins>
      <w:ins w:id="1183" w:author="Andrew Instone-Cowie" w:date="2021-08-27T13:59:00Z">
        <w:r w:rsidR="00BF59FA" w:rsidRPr="003F7725">
          <w:rPr>
            <w:rStyle w:val="Hyperlink"/>
            <w:noProof/>
          </w:rPr>
        </w:r>
      </w:ins>
      <w:ins w:id="1184" w:author="Andrew Instone-Cowie" w:date="2021-08-25T14:13:00Z">
        <w:r w:rsidRPr="003F7725">
          <w:rPr>
            <w:rStyle w:val="Hyperlink"/>
            <w:noProof/>
          </w:rPr>
          <w:fldChar w:fldCharType="separate"/>
        </w:r>
        <w:r w:rsidRPr="003F7725">
          <w:rPr>
            <w:rStyle w:val="Hyperlink"/>
            <w:noProof/>
          </w:rPr>
          <w:t>Figure 39 – Simulator Interface Latency</w:t>
        </w:r>
        <w:r>
          <w:rPr>
            <w:noProof/>
            <w:webHidden/>
          </w:rPr>
          <w:tab/>
        </w:r>
        <w:r>
          <w:rPr>
            <w:noProof/>
            <w:webHidden/>
          </w:rPr>
          <w:fldChar w:fldCharType="begin"/>
        </w:r>
        <w:r>
          <w:rPr>
            <w:noProof/>
            <w:webHidden/>
          </w:rPr>
          <w:instrText xml:space="preserve"> PAGEREF _Toc80793338 \h </w:instrText>
        </w:r>
      </w:ins>
      <w:r>
        <w:rPr>
          <w:noProof/>
          <w:webHidden/>
        </w:rPr>
      </w:r>
      <w:r>
        <w:rPr>
          <w:noProof/>
          <w:webHidden/>
        </w:rPr>
        <w:fldChar w:fldCharType="separate"/>
      </w:r>
      <w:ins w:id="1185" w:author="Andrew Instone-Cowie" w:date="2021-08-27T13:59:00Z">
        <w:r w:rsidR="0021271C">
          <w:rPr>
            <w:noProof/>
            <w:webHidden/>
          </w:rPr>
          <w:t>63</w:t>
        </w:r>
      </w:ins>
      <w:ins w:id="1186" w:author="Andrew Instone-Cowie" w:date="2021-08-25T14:13:00Z">
        <w:r>
          <w:rPr>
            <w:noProof/>
            <w:webHidden/>
          </w:rPr>
          <w:fldChar w:fldCharType="end"/>
        </w:r>
        <w:r w:rsidRPr="003F7725">
          <w:rPr>
            <w:rStyle w:val="Hyperlink"/>
            <w:noProof/>
          </w:rPr>
          <w:fldChar w:fldCharType="end"/>
        </w:r>
      </w:ins>
    </w:p>
    <w:p w14:paraId="311F9B0D" w14:textId="416EC258" w:rsidR="00CD5701" w:rsidRDefault="00CD5701">
      <w:pPr>
        <w:pStyle w:val="TableofFigures"/>
        <w:tabs>
          <w:tab w:val="right" w:leader="dot" w:pos="9016"/>
        </w:tabs>
        <w:spacing w:after="120"/>
        <w:rPr>
          <w:ins w:id="1187" w:author="Andrew Instone-Cowie" w:date="2021-08-25T14:13:00Z"/>
          <w:rFonts w:eastAsiaTheme="minorEastAsia"/>
          <w:noProof/>
          <w:lang w:eastAsia="en-GB"/>
        </w:rPr>
        <w:pPrChange w:id="1188" w:author="Andrew Instone-Cowie" w:date="2021-08-25T14:13:00Z">
          <w:pPr>
            <w:pStyle w:val="TableofFigures"/>
            <w:tabs>
              <w:tab w:val="right" w:leader="dot" w:pos="9016"/>
            </w:tabs>
          </w:pPr>
        </w:pPrChange>
      </w:pPr>
      <w:ins w:id="1189"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"_Toc80793339"</w:instrText>
        </w:r>
        <w:r w:rsidRPr="003F7725">
          <w:rPr>
            <w:rStyle w:val="Hyperlink"/>
            <w:noProof/>
          </w:rPr>
          <w:instrText xml:space="preserve"> </w:instrText>
        </w:r>
      </w:ins>
      <w:ins w:id="1190" w:author="Andrew Instone-Cowie" w:date="2021-08-27T13:59:00Z">
        <w:r w:rsidR="00BF59FA" w:rsidRPr="003F7725">
          <w:rPr>
            <w:rStyle w:val="Hyperlink"/>
            <w:noProof/>
          </w:rPr>
        </w:r>
      </w:ins>
      <w:ins w:id="1191" w:author="Andrew Instone-Cowie" w:date="2021-08-25T14:13:00Z">
        <w:r w:rsidRPr="003F7725">
          <w:rPr>
            <w:rStyle w:val="Hyperlink"/>
            <w:noProof/>
          </w:rPr>
          <w:fldChar w:fldCharType="separate"/>
        </w:r>
        <w:r w:rsidRPr="003F7725">
          <w:rPr>
            <w:rStyle w:val="Hyperlink"/>
            <w:noProof/>
          </w:rPr>
          <w:t>Figure 40 – Logic Analyser Decode</w:t>
        </w:r>
        <w:r>
          <w:rPr>
            <w:noProof/>
            <w:webHidden/>
          </w:rPr>
          <w:tab/>
        </w:r>
        <w:r>
          <w:rPr>
            <w:noProof/>
            <w:webHidden/>
          </w:rPr>
          <w:fldChar w:fldCharType="begin"/>
        </w:r>
        <w:r>
          <w:rPr>
            <w:noProof/>
            <w:webHidden/>
          </w:rPr>
          <w:instrText xml:space="preserve"> PAGEREF _Toc80793339 \h </w:instrText>
        </w:r>
      </w:ins>
      <w:r>
        <w:rPr>
          <w:noProof/>
          <w:webHidden/>
        </w:rPr>
      </w:r>
      <w:r>
        <w:rPr>
          <w:noProof/>
          <w:webHidden/>
        </w:rPr>
        <w:fldChar w:fldCharType="separate"/>
      </w:r>
      <w:ins w:id="1192" w:author="Andrew Instone-Cowie" w:date="2021-08-27T13:59:00Z">
        <w:r w:rsidR="0021271C">
          <w:rPr>
            <w:noProof/>
            <w:webHidden/>
          </w:rPr>
          <w:t>64</w:t>
        </w:r>
      </w:ins>
      <w:ins w:id="1193" w:author="Andrew Instone-Cowie" w:date="2021-08-25T14:13:00Z">
        <w:r>
          <w:rPr>
            <w:noProof/>
            <w:webHidden/>
          </w:rPr>
          <w:fldChar w:fldCharType="end"/>
        </w:r>
        <w:r w:rsidRPr="003F7725">
          <w:rPr>
            <w:rStyle w:val="Hyperlink"/>
            <w:noProof/>
          </w:rPr>
          <w:fldChar w:fldCharType="end"/>
        </w:r>
      </w:ins>
    </w:p>
    <w:p w14:paraId="248C1426" w14:textId="32784145" w:rsidR="00CD5701" w:rsidRDefault="00CD5701">
      <w:pPr>
        <w:pStyle w:val="TableofFigures"/>
        <w:tabs>
          <w:tab w:val="right" w:leader="dot" w:pos="9016"/>
        </w:tabs>
        <w:spacing w:after="120"/>
        <w:rPr>
          <w:ins w:id="1194" w:author="Andrew Instone-Cowie" w:date="2021-08-25T14:13:00Z"/>
          <w:rFonts w:eastAsiaTheme="minorEastAsia"/>
          <w:noProof/>
          <w:lang w:eastAsia="en-GB"/>
        </w:rPr>
        <w:pPrChange w:id="1195" w:author="Andrew Instone-Cowie" w:date="2021-08-25T14:13:00Z">
          <w:pPr>
            <w:pStyle w:val="TableofFigures"/>
            <w:tabs>
              <w:tab w:val="right" w:leader="dot" w:pos="9016"/>
            </w:tabs>
          </w:pPr>
        </w:pPrChange>
      </w:pPr>
      <w:ins w:id="1196"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"_Toc80793340"</w:instrText>
        </w:r>
        <w:r w:rsidRPr="003F7725">
          <w:rPr>
            <w:rStyle w:val="Hyperlink"/>
            <w:noProof/>
          </w:rPr>
          <w:instrText xml:space="preserve"> </w:instrText>
        </w:r>
      </w:ins>
      <w:ins w:id="1197" w:author="Andrew Instone-Cowie" w:date="2021-08-27T13:59:00Z">
        <w:r w:rsidR="00BF59FA" w:rsidRPr="003F7725">
          <w:rPr>
            <w:rStyle w:val="Hyperlink"/>
            <w:noProof/>
          </w:rPr>
        </w:r>
      </w:ins>
      <w:ins w:id="1198" w:author="Andrew Instone-Cowie" w:date="2021-08-25T14:13:00Z">
        <w:r w:rsidRPr="003F7725">
          <w:rPr>
            <w:rStyle w:val="Hyperlink"/>
            <w:noProof/>
          </w:rPr>
          <w:fldChar w:fldCharType="separate"/>
        </w:r>
        <w:r w:rsidRPr="003F7725">
          <w:rPr>
            <w:rStyle w:val="Hyperlink"/>
            <w:noProof/>
          </w:rPr>
          <w:t>Figure 41 – Example of a USB-to-Serial Adapter</w:t>
        </w:r>
        <w:r>
          <w:rPr>
            <w:noProof/>
            <w:webHidden/>
          </w:rPr>
          <w:tab/>
        </w:r>
        <w:r>
          <w:rPr>
            <w:noProof/>
            <w:webHidden/>
          </w:rPr>
          <w:fldChar w:fldCharType="begin"/>
        </w:r>
        <w:r>
          <w:rPr>
            <w:noProof/>
            <w:webHidden/>
          </w:rPr>
          <w:instrText xml:space="preserve"> PAGEREF _Toc80793340 \h </w:instrText>
        </w:r>
      </w:ins>
      <w:r>
        <w:rPr>
          <w:noProof/>
          <w:webHidden/>
        </w:rPr>
      </w:r>
      <w:r>
        <w:rPr>
          <w:noProof/>
          <w:webHidden/>
        </w:rPr>
        <w:fldChar w:fldCharType="separate"/>
      </w:r>
      <w:ins w:id="1199" w:author="Andrew Instone-Cowie" w:date="2021-08-27T13:59:00Z">
        <w:r w:rsidR="0021271C">
          <w:rPr>
            <w:noProof/>
            <w:webHidden/>
          </w:rPr>
          <w:t>66</w:t>
        </w:r>
      </w:ins>
      <w:ins w:id="1200" w:author="Andrew Instone-Cowie" w:date="2021-08-25T14:13:00Z">
        <w:r>
          <w:rPr>
            <w:noProof/>
            <w:webHidden/>
          </w:rPr>
          <w:fldChar w:fldCharType="end"/>
        </w:r>
        <w:r w:rsidRPr="003F7725">
          <w:rPr>
            <w:rStyle w:val="Hyperlink"/>
            <w:noProof/>
          </w:rPr>
          <w:fldChar w:fldCharType="end"/>
        </w:r>
      </w:ins>
    </w:p>
    <w:p w14:paraId="2CEDB8CB" w14:textId="4BB9883A" w:rsidR="00CD5701" w:rsidRDefault="00CD5701">
      <w:pPr>
        <w:pStyle w:val="TableofFigures"/>
        <w:tabs>
          <w:tab w:val="right" w:leader="dot" w:pos="9016"/>
        </w:tabs>
        <w:spacing w:after="120"/>
        <w:rPr>
          <w:ins w:id="1201" w:author="Andrew Instone-Cowie" w:date="2021-08-25T14:13:00Z"/>
          <w:rFonts w:eastAsiaTheme="minorEastAsia"/>
          <w:noProof/>
          <w:lang w:eastAsia="en-GB"/>
        </w:rPr>
        <w:pPrChange w:id="1202" w:author="Andrew Instone-Cowie" w:date="2021-08-25T14:13:00Z">
          <w:pPr>
            <w:pStyle w:val="TableofFigures"/>
            <w:tabs>
              <w:tab w:val="right" w:leader="dot" w:pos="9016"/>
            </w:tabs>
          </w:pPr>
        </w:pPrChange>
      </w:pPr>
      <w:ins w:id="120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"_Toc80793341"</w:instrText>
        </w:r>
        <w:r w:rsidRPr="003F7725">
          <w:rPr>
            <w:rStyle w:val="Hyperlink"/>
            <w:noProof/>
          </w:rPr>
          <w:instrText xml:space="preserve"> </w:instrText>
        </w:r>
      </w:ins>
      <w:ins w:id="1204" w:author="Andrew Instone-Cowie" w:date="2021-08-27T13:59:00Z">
        <w:r w:rsidR="00BF59FA" w:rsidRPr="003F7725">
          <w:rPr>
            <w:rStyle w:val="Hyperlink"/>
            <w:noProof/>
          </w:rPr>
        </w:r>
      </w:ins>
      <w:ins w:id="1205" w:author="Andrew Instone-Cowie" w:date="2021-08-25T14:13:00Z">
        <w:r w:rsidRPr="003F7725">
          <w:rPr>
            <w:rStyle w:val="Hyperlink"/>
            <w:noProof/>
          </w:rPr>
          <w:fldChar w:fldCharType="separate"/>
        </w:r>
        <w:r w:rsidRPr="003F7725">
          <w:rPr>
            <w:rStyle w:val="Hyperlink"/>
            <w:noProof/>
          </w:rPr>
          <w:t>Figure 42 – Prolific Driver Installation</w:t>
        </w:r>
        <w:r>
          <w:rPr>
            <w:noProof/>
            <w:webHidden/>
          </w:rPr>
          <w:tab/>
        </w:r>
        <w:r>
          <w:rPr>
            <w:noProof/>
            <w:webHidden/>
          </w:rPr>
          <w:fldChar w:fldCharType="begin"/>
        </w:r>
        <w:r>
          <w:rPr>
            <w:noProof/>
            <w:webHidden/>
          </w:rPr>
          <w:instrText xml:space="preserve"> PAGEREF _Toc80793341 \h </w:instrText>
        </w:r>
      </w:ins>
      <w:r>
        <w:rPr>
          <w:noProof/>
          <w:webHidden/>
        </w:rPr>
      </w:r>
      <w:r>
        <w:rPr>
          <w:noProof/>
          <w:webHidden/>
        </w:rPr>
        <w:fldChar w:fldCharType="separate"/>
      </w:r>
      <w:ins w:id="1206" w:author="Andrew Instone-Cowie" w:date="2021-08-27T13:59:00Z">
        <w:r w:rsidR="0021271C">
          <w:rPr>
            <w:noProof/>
            <w:webHidden/>
          </w:rPr>
          <w:t>67</w:t>
        </w:r>
      </w:ins>
      <w:ins w:id="1207" w:author="Andrew Instone-Cowie" w:date="2021-08-25T14:13:00Z">
        <w:r>
          <w:rPr>
            <w:noProof/>
            <w:webHidden/>
          </w:rPr>
          <w:fldChar w:fldCharType="end"/>
        </w:r>
        <w:r w:rsidRPr="003F7725">
          <w:rPr>
            <w:rStyle w:val="Hyperlink"/>
            <w:noProof/>
          </w:rPr>
          <w:fldChar w:fldCharType="end"/>
        </w:r>
      </w:ins>
    </w:p>
    <w:p w14:paraId="36D7060F" w14:textId="0CE2CBAE" w:rsidR="00CD5701" w:rsidRDefault="00CD5701">
      <w:pPr>
        <w:pStyle w:val="TableofFigures"/>
        <w:tabs>
          <w:tab w:val="right" w:leader="dot" w:pos="9016"/>
        </w:tabs>
        <w:spacing w:after="120"/>
        <w:rPr>
          <w:ins w:id="1208" w:author="Andrew Instone-Cowie" w:date="2021-08-25T14:13:00Z"/>
          <w:rFonts w:eastAsiaTheme="minorEastAsia"/>
          <w:noProof/>
          <w:lang w:eastAsia="en-GB"/>
        </w:rPr>
        <w:pPrChange w:id="1209" w:author="Andrew Instone-Cowie" w:date="2021-08-25T14:13:00Z">
          <w:pPr>
            <w:pStyle w:val="TableofFigures"/>
            <w:tabs>
              <w:tab w:val="right" w:leader="dot" w:pos="9016"/>
            </w:tabs>
          </w:pPr>
        </w:pPrChange>
      </w:pPr>
      <w:ins w:id="1210"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"_Toc80793342"</w:instrText>
        </w:r>
        <w:r w:rsidRPr="003F7725">
          <w:rPr>
            <w:rStyle w:val="Hyperlink"/>
            <w:noProof/>
          </w:rPr>
          <w:instrText xml:space="preserve"> </w:instrText>
        </w:r>
      </w:ins>
      <w:ins w:id="1211" w:author="Andrew Instone-Cowie" w:date="2021-08-27T13:59:00Z">
        <w:r w:rsidR="00BF59FA" w:rsidRPr="003F7725">
          <w:rPr>
            <w:rStyle w:val="Hyperlink"/>
            <w:noProof/>
          </w:rPr>
        </w:r>
      </w:ins>
      <w:ins w:id="1212" w:author="Andrew Instone-Cowie" w:date="2021-08-25T14:13:00Z">
        <w:r w:rsidRPr="003F7725">
          <w:rPr>
            <w:rStyle w:val="Hyperlink"/>
            <w:noProof/>
          </w:rPr>
          <w:fldChar w:fldCharType="separate"/>
        </w:r>
        <w:r w:rsidRPr="003F7725">
          <w:rPr>
            <w:rStyle w:val="Hyperlink"/>
            <w:noProof/>
          </w:rPr>
          <w:t>Figure 43 – Driver Installation Complete</w:t>
        </w:r>
        <w:r>
          <w:rPr>
            <w:noProof/>
            <w:webHidden/>
          </w:rPr>
          <w:tab/>
        </w:r>
        <w:r>
          <w:rPr>
            <w:noProof/>
            <w:webHidden/>
          </w:rPr>
          <w:fldChar w:fldCharType="begin"/>
        </w:r>
        <w:r>
          <w:rPr>
            <w:noProof/>
            <w:webHidden/>
          </w:rPr>
          <w:instrText xml:space="preserve"> PAGEREF _Toc80793342 \h </w:instrText>
        </w:r>
      </w:ins>
      <w:r>
        <w:rPr>
          <w:noProof/>
          <w:webHidden/>
        </w:rPr>
      </w:r>
      <w:r>
        <w:rPr>
          <w:noProof/>
          <w:webHidden/>
        </w:rPr>
        <w:fldChar w:fldCharType="separate"/>
      </w:r>
      <w:ins w:id="1213" w:author="Andrew Instone-Cowie" w:date="2021-08-27T13:59:00Z">
        <w:r w:rsidR="0021271C">
          <w:rPr>
            <w:noProof/>
            <w:webHidden/>
          </w:rPr>
          <w:t>68</w:t>
        </w:r>
      </w:ins>
      <w:ins w:id="1214" w:author="Andrew Instone-Cowie" w:date="2021-08-25T14:13:00Z">
        <w:r>
          <w:rPr>
            <w:noProof/>
            <w:webHidden/>
          </w:rPr>
          <w:fldChar w:fldCharType="end"/>
        </w:r>
        <w:r w:rsidRPr="003F7725">
          <w:rPr>
            <w:rStyle w:val="Hyperlink"/>
            <w:noProof/>
          </w:rPr>
          <w:fldChar w:fldCharType="end"/>
        </w:r>
      </w:ins>
    </w:p>
    <w:p w14:paraId="72103DC5" w14:textId="3BC28BEC" w:rsidR="00CD5701" w:rsidRDefault="00CD5701">
      <w:pPr>
        <w:pStyle w:val="TableofFigures"/>
        <w:tabs>
          <w:tab w:val="right" w:leader="dot" w:pos="9016"/>
        </w:tabs>
        <w:spacing w:after="120"/>
        <w:rPr>
          <w:ins w:id="1215" w:author="Andrew Instone-Cowie" w:date="2021-08-25T14:13:00Z"/>
          <w:rFonts w:eastAsiaTheme="minorEastAsia"/>
          <w:noProof/>
          <w:lang w:eastAsia="en-GB"/>
        </w:rPr>
        <w:pPrChange w:id="1216" w:author="Andrew Instone-Cowie" w:date="2021-08-25T14:13:00Z">
          <w:pPr>
            <w:pStyle w:val="TableofFigures"/>
            <w:tabs>
              <w:tab w:val="right" w:leader="dot" w:pos="9016"/>
            </w:tabs>
          </w:pPr>
        </w:pPrChange>
      </w:pPr>
      <w:ins w:id="1217"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"_Toc80793343"</w:instrText>
        </w:r>
        <w:r w:rsidRPr="003F7725">
          <w:rPr>
            <w:rStyle w:val="Hyperlink"/>
            <w:noProof/>
          </w:rPr>
          <w:instrText xml:space="preserve"> </w:instrText>
        </w:r>
      </w:ins>
      <w:ins w:id="1218" w:author="Andrew Instone-Cowie" w:date="2021-08-27T13:59:00Z">
        <w:r w:rsidR="00BF59FA" w:rsidRPr="003F7725">
          <w:rPr>
            <w:rStyle w:val="Hyperlink"/>
            <w:noProof/>
          </w:rPr>
        </w:r>
      </w:ins>
      <w:ins w:id="1219" w:author="Andrew Instone-Cowie" w:date="2021-08-25T14:13:00Z">
        <w:r w:rsidRPr="003F7725">
          <w:rPr>
            <w:rStyle w:val="Hyperlink"/>
            <w:noProof/>
          </w:rPr>
          <w:fldChar w:fldCharType="separate"/>
        </w:r>
        <w:r w:rsidRPr="003F7725">
          <w:rPr>
            <w:rStyle w:val="Hyperlink"/>
            <w:noProof/>
          </w:rPr>
          <w:t>Figure 44 – Found New Hardware Message</w:t>
        </w:r>
        <w:r>
          <w:rPr>
            <w:noProof/>
            <w:webHidden/>
          </w:rPr>
          <w:tab/>
        </w:r>
        <w:r>
          <w:rPr>
            <w:noProof/>
            <w:webHidden/>
          </w:rPr>
          <w:fldChar w:fldCharType="begin"/>
        </w:r>
        <w:r>
          <w:rPr>
            <w:noProof/>
            <w:webHidden/>
          </w:rPr>
          <w:instrText xml:space="preserve"> PAGEREF _Toc80793343 \h </w:instrText>
        </w:r>
      </w:ins>
      <w:r>
        <w:rPr>
          <w:noProof/>
          <w:webHidden/>
        </w:rPr>
      </w:r>
      <w:r>
        <w:rPr>
          <w:noProof/>
          <w:webHidden/>
        </w:rPr>
        <w:fldChar w:fldCharType="separate"/>
      </w:r>
      <w:ins w:id="1220" w:author="Andrew Instone-Cowie" w:date="2021-08-27T13:59:00Z">
        <w:r w:rsidR="0021271C">
          <w:rPr>
            <w:noProof/>
            <w:webHidden/>
          </w:rPr>
          <w:t>68</w:t>
        </w:r>
      </w:ins>
      <w:ins w:id="1221" w:author="Andrew Instone-Cowie" w:date="2021-08-25T14:13:00Z">
        <w:r>
          <w:rPr>
            <w:noProof/>
            <w:webHidden/>
          </w:rPr>
          <w:fldChar w:fldCharType="end"/>
        </w:r>
        <w:r w:rsidRPr="003F7725">
          <w:rPr>
            <w:rStyle w:val="Hyperlink"/>
            <w:noProof/>
          </w:rPr>
          <w:fldChar w:fldCharType="end"/>
        </w:r>
      </w:ins>
    </w:p>
    <w:p w14:paraId="741EA3FA" w14:textId="639C892E" w:rsidR="00CD5701" w:rsidRDefault="00CD5701">
      <w:pPr>
        <w:pStyle w:val="TableofFigures"/>
        <w:tabs>
          <w:tab w:val="right" w:leader="dot" w:pos="9016"/>
        </w:tabs>
        <w:spacing w:after="120"/>
        <w:rPr>
          <w:ins w:id="1222" w:author="Andrew Instone-Cowie" w:date="2021-08-25T14:13:00Z"/>
          <w:rFonts w:eastAsiaTheme="minorEastAsia"/>
          <w:noProof/>
          <w:lang w:eastAsia="en-GB"/>
        </w:rPr>
        <w:pPrChange w:id="1223" w:author="Andrew Instone-Cowie" w:date="2021-08-25T14:13:00Z">
          <w:pPr>
            <w:pStyle w:val="TableofFigures"/>
            <w:tabs>
              <w:tab w:val="right" w:leader="dot" w:pos="9016"/>
            </w:tabs>
          </w:pPr>
        </w:pPrChange>
      </w:pPr>
      <w:ins w:id="122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"_Toc80793344"</w:instrText>
        </w:r>
        <w:r w:rsidRPr="003F7725">
          <w:rPr>
            <w:rStyle w:val="Hyperlink"/>
            <w:noProof/>
          </w:rPr>
          <w:instrText xml:space="preserve"> </w:instrText>
        </w:r>
      </w:ins>
      <w:ins w:id="1225" w:author="Andrew Instone-Cowie" w:date="2021-08-27T13:59:00Z">
        <w:r w:rsidR="00BF59FA" w:rsidRPr="003F7725">
          <w:rPr>
            <w:rStyle w:val="Hyperlink"/>
            <w:noProof/>
          </w:rPr>
        </w:r>
      </w:ins>
      <w:ins w:id="1226" w:author="Andrew Instone-Cowie" w:date="2021-08-25T14:13:00Z">
        <w:r w:rsidRPr="003F7725">
          <w:rPr>
            <w:rStyle w:val="Hyperlink"/>
            <w:noProof/>
          </w:rPr>
          <w:fldChar w:fldCharType="separate"/>
        </w:r>
        <w:r w:rsidRPr="003F7725">
          <w:rPr>
            <w:rStyle w:val="Hyperlink"/>
            <w:noProof/>
          </w:rPr>
          <w:t>Figure 45 – My Computer Context Menu (Windows XP)</w:t>
        </w:r>
        <w:r>
          <w:rPr>
            <w:noProof/>
            <w:webHidden/>
          </w:rPr>
          <w:tab/>
        </w:r>
        <w:r>
          <w:rPr>
            <w:noProof/>
            <w:webHidden/>
          </w:rPr>
          <w:fldChar w:fldCharType="begin"/>
        </w:r>
        <w:r>
          <w:rPr>
            <w:noProof/>
            <w:webHidden/>
          </w:rPr>
          <w:instrText xml:space="preserve"> PAGEREF _Toc80793344 \h </w:instrText>
        </w:r>
      </w:ins>
      <w:r>
        <w:rPr>
          <w:noProof/>
          <w:webHidden/>
        </w:rPr>
      </w:r>
      <w:r>
        <w:rPr>
          <w:noProof/>
          <w:webHidden/>
        </w:rPr>
        <w:fldChar w:fldCharType="separate"/>
      </w:r>
      <w:ins w:id="1227" w:author="Andrew Instone-Cowie" w:date="2021-08-27T13:59:00Z">
        <w:r w:rsidR="0021271C">
          <w:rPr>
            <w:noProof/>
            <w:webHidden/>
          </w:rPr>
          <w:t>69</w:t>
        </w:r>
      </w:ins>
      <w:ins w:id="1228" w:author="Andrew Instone-Cowie" w:date="2021-08-25T14:13:00Z">
        <w:r>
          <w:rPr>
            <w:noProof/>
            <w:webHidden/>
          </w:rPr>
          <w:fldChar w:fldCharType="end"/>
        </w:r>
        <w:r w:rsidRPr="003F7725">
          <w:rPr>
            <w:rStyle w:val="Hyperlink"/>
            <w:noProof/>
          </w:rPr>
          <w:fldChar w:fldCharType="end"/>
        </w:r>
      </w:ins>
    </w:p>
    <w:p w14:paraId="56859FEF" w14:textId="5DB6C815" w:rsidR="00CD5701" w:rsidRDefault="00CD5701">
      <w:pPr>
        <w:pStyle w:val="TableofFigures"/>
        <w:tabs>
          <w:tab w:val="right" w:leader="dot" w:pos="9016"/>
        </w:tabs>
        <w:spacing w:after="120"/>
        <w:rPr>
          <w:ins w:id="1229" w:author="Andrew Instone-Cowie" w:date="2021-08-25T14:13:00Z"/>
          <w:rFonts w:eastAsiaTheme="minorEastAsia"/>
          <w:noProof/>
          <w:lang w:eastAsia="en-GB"/>
        </w:rPr>
        <w:pPrChange w:id="1230" w:author="Andrew Instone-Cowie" w:date="2021-08-25T14:13:00Z">
          <w:pPr>
            <w:pStyle w:val="TableofFigures"/>
            <w:tabs>
              <w:tab w:val="right" w:leader="dot" w:pos="9016"/>
            </w:tabs>
          </w:pPr>
        </w:pPrChange>
      </w:pPr>
      <w:ins w:id="1231"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"_Toc80793345"</w:instrText>
        </w:r>
        <w:r w:rsidRPr="003F7725">
          <w:rPr>
            <w:rStyle w:val="Hyperlink"/>
            <w:noProof/>
          </w:rPr>
          <w:instrText xml:space="preserve"> </w:instrText>
        </w:r>
      </w:ins>
      <w:ins w:id="1232" w:author="Andrew Instone-Cowie" w:date="2021-08-27T13:59:00Z">
        <w:r w:rsidR="00BF59FA" w:rsidRPr="003F7725">
          <w:rPr>
            <w:rStyle w:val="Hyperlink"/>
            <w:noProof/>
          </w:rPr>
        </w:r>
      </w:ins>
      <w:ins w:id="1233" w:author="Andrew Instone-Cowie" w:date="2021-08-25T14:13:00Z">
        <w:r w:rsidRPr="003F7725">
          <w:rPr>
            <w:rStyle w:val="Hyperlink"/>
            <w:noProof/>
          </w:rPr>
          <w:fldChar w:fldCharType="separate"/>
        </w:r>
        <w:r w:rsidRPr="003F7725">
          <w:rPr>
            <w:rStyle w:val="Hyperlink"/>
            <w:noProof/>
          </w:rPr>
          <w:t>Figure 46 – Computer Context Menu (Windows 7)</w:t>
        </w:r>
        <w:r>
          <w:rPr>
            <w:noProof/>
            <w:webHidden/>
          </w:rPr>
          <w:tab/>
        </w:r>
        <w:r>
          <w:rPr>
            <w:noProof/>
            <w:webHidden/>
          </w:rPr>
          <w:fldChar w:fldCharType="begin"/>
        </w:r>
        <w:r>
          <w:rPr>
            <w:noProof/>
            <w:webHidden/>
          </w:rPr>
          <w:instrText xml:space="preserve"> PAGEREF _Toc80793345 \h </w:instrText>
        </w:r>
      </w:ins>
      <w:r>
        <w:rPr>
          <w:noProof/>
          <w:webHidden/>
        </w:rPr>
      </w:r>
      <w:r>
        <w:rPr>
          <w:noProof/>
          <w:webHidden/>
        </w:rPr>
        <w:fldChar w:fldCharType="separate"/>
      </w:r>
      <w:ins w:id="1234" w:author="Andrew Instone-Cowie" w:date="2021-08-27T13:59:00Z">
        <w:r w:rsidR="0021271C">
          <w:rPr>
            <w:noProof/>
            <w:webHidden/>
          </w:rPr>
          <w:t>69</w:t>
        </w:r>
      </w:ins>
      <w:ins w:id="1235" w:author="Andrew Instone-Cowie" w:date="2021-08-25T14:13:00Z">
        <w:r>
          <w:rPr>
            <w:noProof/>
            <w:webHidden/>
          </w:rPr>
          <w:fldChar w:fldCharType="end"/>
        </w:r>
        <w:r w:rsidRPr="003F7725">
          <w:rPr>
            <w:rStyle w:val="Hyperlink"/>
            <w:noProof/>
          </w:rPr>
          <w:fldChar w:fldCharType="end"/>
        </w:r>
      </w:ins>
    </w:p>
    <w:p w14:paraId="5F55863D" w14:textId="10BC5832" w:rsidR="00CD5701" w:rsidRDefault="00CD5701">
      <w:pPr>
        <w:pStyle w:val="TableofFigures"/>
        <w:tabs>
          <w:tab w:val="right" w:leader="dot" w:pos="9016"/>
        </w:tabs>
        <w:spacing w:after="120"/>
        <w:rPr>
          <w:ins w:id="1236" w:author="Andrew Instone-Cowie" w:date="2021-08-25T14:13:00Z"/>
          <w:rFonts w:eastAsiaTheme="minorEastAsia"/>
          <w:noProof/>
          <w:lang w:eastAsia="en-GB"/>
        </w:rPr>
        <w:pPrChange w:id="1237" w:author="Andrew Instone-Cowie" w:date="2021-08-25T14:13:00Z">
          <w:pPr>
            <w:pStyle w:val="TableofFigures"/>
            <w:tabs>
              <w:tab w:val="right" w:leader="dot" w:pos="9016"/>
            </w:tabs>
          </w:pPr>
        </w:pPrChange>
      </w:pPr>
      <w:ins w:id="123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"_Toc80793346"</w:instrText>
        </w:r>
        <w:r w:rsidRPr="003F7725">
          <w:rPr>
            <w:rStyle w:val="Hyperlink"/>
            <w:noProof/>
          </w:rPr>
          <w:instrText xml:space="preserve"> </w:instrText>
        </w:r>
      </w:ins>
      <w:ins w:id="1239" w:author="Andrew Instone-Cowie" w:date="2021-08-27T13:59:00Z">
        <w:r w:rsidR="00BF59FA" w:rsidRPr="003F7725">
          <w:rPr>
            <w:rStyle w:val="Hyperlink"/>
            <w:noProof/>
          </w:rPr>
        </w:r>
      </w:ins>
      <w:ins w:id="1240" w:author="Andrew Instone-Cowie" w:date="2021-08-25T14:13:00Z">
        <w:r w:rsidRPr="003F7725">
          <w:rPr>
            <w:rStyle w:val="Hyperlink"/>
            <w:noProof/>
          </w:rPr>
          <w:fldChar w:fldCharType="separate"/>
        </w:r>
        <w:r w:rsidRPr="003F7725">
          <w:rPr>
            <w:rStyle w:val="Hyperlink"/>
            <w:noProof/>
          </w:rPr>
          <w:t>Figure 47 – System Properties Hardware Tab (Windows XP)</w:t>
        </w:r>
        <w:r>
          <w:rPr>
            <w:noProof/>
            <w:webHidden/>
          </w:rPr>
          <w:tab/>
        </w:r>
        <w:r>
          <w:rPr>
            <w:noProof/>
            <w:webHidden/>
          </w:rPr>
          <w:fldChar w:fldCharType="begin"/>
        </w:r>
        <w:r>
          <w:rPr>
            <w:noProof/>
            <w:webHidden/>
          </w:rPr>
          <w:instrText xml:space="preserve"> PAGEREF _Toc80793346 \h </w:instrText>
        </w:r>
      </w:ins>
      <w:r>
        <w:rPr>
          <w:noProof/>
          <w:webHidden/>
        </w:rPr>
      </w:r>
      <w:r>
        <w:rPr>
          <w:noProof/>
          <w:webHidden/>
        </w:rPr>
        <w:fldChar w:fldCharType="separate"/>
      </w:r>
      <w:ins w:id="1241" w:author="Andrew Instone-Cowie" w:date="2021-08-27T13:59:00Z">
        <w:r w:rsidR="0021271C">
          <w:rPr>
            <w:noProof/>
            <w:webHidden/>
          </w:rPr>
          <w:t>70</w:t>
        </w:r>
      </w:ins>
      <w:ins w:id="1242" w:author="Andrew Instone-Cowie" w:date="2021-08-25T14:13:00Z">
        <w:r>
          <w:rPr>
            <w:noProof/>
            <w:webHidden/>
          </w:rPr>
          <w:fldChar w:fldCharType="end"/>
        </w:r>
        <w:r w:rsidRPr="003F7725">
          <w:rPr>
            <w:rStyle w:val="Hyperlink"/>
            <w:noProof/>
          </w:rPr>
          <w:fldChar w:fldCharType="end"/>
        </w:r>
      </w:ins>
    </w:p>
    <w:p w14:paraId="6F0BBA02" w14:textId="4B99F33B" w:rsidR="00CD5701" w:rsidRDefault="00CD5701">
      <w:pPr>
        <w:pStyle w:val="TableofFigures"/>
        <w:tabs>
          <w:tab w:val="right" w:leader="dot" w:pos="9016"/>
        </w:tabs>
        <w:spacing w:after="120"/>
        <w:rPr>
          <w:ins w:id="1243" w:author="Andrew Instone-Cowie" w:date="2021-08-25T14:13:00Z"/>
          <w:rFonts w:eastAsiaTheme="minorEastAsia"/>
          <w:noProof/>
          <w:lang w:eastAsia="en-GB"/>
        </w:rPr>
        <w:pPrChange w:id="1244" w:author="Andrew Instone-Cowie" w:date="2021-08-25T14:13:00Z">
          <w:pPr>
            <w:pStyle w:val="TableofFigures"/>
            <w:tabs>
              <w:tab w:val="right" w:leader="dot" w:pos="9016"/>
            </w:tabs>
          </w:pPr>
        </w:pPrChange>
      </w:pPr>
      <w:ins w:id="1245"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"_Toc80793347"</w:instrText>
        </w:r>
        <w:r w:rsidRPr="003F7725">
          <w:rPr>
            <w:rStyle w:val="Hyperlink"/>
            <w:noProof/>
          </w:rPr>
          <w:instrText xml:space="preserve"> </w:instrText>
        </w:r>
      </w:ins>
      <w:ins w:id="1246" w:author="Andrew Instone-Cowie" w:date="2021-08-27T13:59:00Z">
        <w:r w:rsidR="00BF59FA" w:rsidRPr="003F7725">
          <w:rPr>
            <w:rStyle w:val="Hyperlink"/>
            <w:noProof/>
          </w:rPr>
        </w:r>
      </w:ins>
      <w:ins w:id="1247" w:author="Andrew Instone-Cowie" w:date="2021-08-25T14:13:00Z">
        <w:r w:rsidRPr="003F7725">
          <w:rPr>
            <w:rStyle w:val="Hyperlink"/>
            <w:noProof/>
          </w:rPr>
          <w:fldChar w:fldCharType="separate"/>
        </w:r>
        <w:r w:rsidRPr="003F7725">
          <w:rPr>
            <w:rStyle w:val="Hyperlink"/>
            <w:noProof/>
          </w:rPr>
          <w:t>Figure 48 – System Properties Hardware Tab (Windows 7)</w:t>
        </w:r>
        <w:r>
          <w:rPr>
            <w:noProof/>
            <w:webHidden/>
          </w:rPr>
          <w:tab/>
        </w:r>
        <w:r>
          <w:rPr>
            <w:noProof/>
            <w:webHidden/>
          </w:rPr>
          <w:fldChar w:fldCharType="begin"/>
        </w:r>
        <w:r>
          <w:rPr>
            <w:noProof/>
            <w:webHidden/>
          </w:rPr>
          <w:instrText xml:space="preserve"> PAGEREF _Toc80793347 \h </w:instrText>
        </w:r>
      </w:ins>
      <w:r>
        <w:rPr>
          <w:noProof/>
          <w:webHidden/>
        </w:rPr>
      </w:r>
      <w:r>
        <w:rPr>
          <w:noProof/>
          <w:webHidden/>
        </w:rPr>
        <w:fldChar w:fldCharType="separate"/>
      </w:r>
      <w:ins w:id="1248" w:author="Andrew Instone-Cowie" w:date="2021-08-27T13:59:00Z">
        <w:r w:rsidR="0021271C">
          <w:rPr>
            <w:noProof/>
            <w:webHidden/>
          </w:rPr>
          <w:t>70</w:t>
        </w:r>
      </w:ins>
      <w:ins w:id="1249" w:author="Andrew Instone-Cowie" w:date="2021-08-25T14:13:00Z">
        <w:r>
          <w:rPr>
            <w:noProof/>
            <w:webHidden/>
          </w:rPr>
          <w:fldChar w:fldCharType="end"/>
        </w:r>
        <w:r w:rsidRPr="003F7725">
          <w:rPr>
            <w:rStyle w:val="Hyperlink"/>
            <w:noProof/>
          </w:rPr>
          <w:fldChar w:fldCharType="end"/>
        </w:r>
      </w:ins>
    </w:p>
    <w:p w14:paraId="2FEBD57D" w14:textId="7AC1EFE4" w:rsidR="00CD5701" w:rsidRDefault="00CD5701">
      <w:pPr>
        <w:pStyle w:val="TableofFigures"/>
        <w:tabs>
          <w:tab w:val="right" w:leader="dot" w:pos="9016"/>
        </w:tabs>
        <w:spacing w:after="120"/>
        <w:rPr>
          <w:ins w:id="1250" w:author="Andrew Instone-Cowie" w:date="2021-08-25T14:13:00Z"/>
          <w:rFonts w:eastAsiaTheme="minorEastAsia"/>
          <w:noProof/>
          <w:lang w:eastAsia="en-GB"/>
        </w:rPr>
        <w:pPrChange w:id="1251" w:author="Andrew Instone-Cowie" w:date="2021-08-25T14:13:00Z">
          <w:pPr>
            <w:pStyle w:val="TableofFigures"/>
            <w:tabs>
              <w:tab w:val="right" w:leader="dot" w:pos="9016"/>
            </w:tabs>
          </w:pPr>
        </w:pPrChange>
      </w:pPr>
      <w:ins w:id="1252"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"_Toc80793348"</w:instrText>
        </w:r>
        <w:r w:rsidRPr="003F7725">
          <w:rPr>
            <w:rStyle w:val="Hyperlink"/>
            <w:noProof/>
          </w:rPr>
          <w:instrText xml:space="preserve"> </w:instrText>
        </w:r>
      </w:ins>
      <w:ins w:id="1253" w:author="Andrew Instone-Cowie" w:date="2021-08-27T13:59:00Z">
        <w:r w:rsidR="00BF59FA" w:rsidRPr="003F7725">
          <w:rPr>
            <w:rStyle w:val="Hyperlink"/>
            <w:noProof/>
          </w:rPr>
        </w:r>
      </w:ins>
      <w:ins w:id="1254" w:author="Andrew Instone-Cowie" w:date="2021-08-25T14:13:00Z">
        <w:r w:rsidRPr="003F7725">
          <w:rPr>
            <w:rStyle w:val="Hyperlink"/>
            <w:noProof/>
          </w:rPr>
          <w:fldChar w:fldCharType="separate"/>
        </w:r>
        <w:r w:rsidRPr="003F7725">
          <w:rPr>
            <w:rStyle w:val="Hyperlink"/>
            <w:noProof/>
          </w:rPr>
          <w:t>Figure 49 – Device Manager (Driver Installed)</w:t>
        </w:r>
        <w:r>
          <w:rPr>
            <w:noProof/>
            <w:webHidden/>
          </w:rPr>
          <w:tab/>
        </w:r>
        <w:r>
          <w:rPr>
            <w:noProof/>
            <w:webHidden/>
          </w:rPr>
          <w:fldChar w:fldCharType="begin"/>
        </w:r>
        <w:r>
          <w:rPr>
            <w:noProof/>
            <w:webHidden/>
          </w:rPr>
          <w:instrText xml:space="preserve"> PAGEREF _Toc80793348 \h </w:instrText>
        </w:r>
      </w:ins>
      <w:r>
        <w:rPr>
          <w:noProof/>
          <w:webHidden/>
        </w:rPr>
      </w:r>
      <w:r>
        <w:rPr>
          <w:noProof/>
          <w:webHidden/>
        </w:rPr>
        <w:fldChar w:fldCharType="separate"/>
      </w:r>
      <w:ins w:id="1255" w:author="Andrew Instone-Cowie" w:date="2021-08-27T13:59:00Z">
        <w:r w:rsidR="0021271C">
          <w:rPr>
            <w:noProof/>
            <w:webHidden/>
          </w:rPr>
          <w:t>71</w:t>
        </w:r>
      </w:ins>
      <w:ins w:id="1256" w:author="Andrew Instone-Cowie" w:date="2021-08-25T14:13:00Z">
        <w:r>
          <w:rPr>
            <w:noProof/>
            <w:webHidden/>
          </w:rPr>
          <w:fldChar w:fldCharType="end"/>
        </w:r>
        <w:r w:rsidRPr="003F7725">
          <w:rPr>
            <w:rStyle w:val="Hyperlink"/>
            <w:noProof/>
          </w:rPr>
          <w:fldChar w:fldCharType="end"/>
        </w:r>
      </w:ins>
    </w:p>
    <w:p w14:paraId="0569F282" w14:textId="5DFF36FE" w:rsidR="00CD5701" w:rsidRDefault="00CD5701">
      <w:pPr>
        <w:pStyle w:val="TableofFigures"/>
        <w:tabs>
          <w:tab w:val="right" w:leader="dot" w:pos="9016"/>
        </w:tabs>
        <w:spacing w:after="120"/>
        <w:rPr>
          <w:ins w:id="1257" w:author="Andrew Instone-Cowie" w:date="2021-08-25T14:13:00Z"/>
          <w:rFonts w:eastAsiaTheme="minorEastAsia"/>
          <w:noProof/>
          <w:lang w:eastAsia="en-GB"/>
        </w:rPr>
        <w:pPrChange w:id="1258" w:author="Andrew Instone-Cowie" w:date="2021-08-25T14:13:00Z">
          <w:pPr>
            <w:pStyle w:val="TableofFigures"/>
            <w:tabs>
              <w:tab w:val="right" w:leader="dot" w:pos="9016"/>
            </w:tabs>
          </w:pPr>
        </w:pPrChange>
      </w:pPr>
      <w:ins w:id="1259"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"_Toc80793349"</w:instrText>
        </w:r>
        <w:r w:rsidRPr="003F7725">
          <w:rPr>
            <w:rStyle w:val="Hyperlink"/>
            <w:noProof/>
          </w:rPr>
          <w:instrText xml:space="preserve"> </w:instrText>
        </w:r>
      </w:ins>
      <w:ins w:id="1260" w:author="Andrew Instone-Cowie" w:date="2021-08-27T13:59:00Z">
        <w:r w:rsidR="00BF59FA" w:rsidRPr="003F7725">
          <w:rPr>
            <w:rStyle w:val="Hyperlink"/>
            <w:noProof/>
          </w:rPr>
        </w:r>
      </w:ins>
      <w:ins w:id="1261" w:author="Andrew Instone-Cowie" w:date="2021-08-25T14:13:00Z">
        <w:r w:rsidRPr="003F7725">
          <w:rPr>
            <w:rStyle w:val="Hyperlink"/>
            <w:noProof/>
          </w:rPr>
          <w:fldChar w:fldCharType="separate"/>
        </w:r>
        <w:r w:rsidRPr="003F7725">
          <w:rPr>
            <w:rStyle w:val="Hyperlink"/>
            <w:noProof/>
          </w:rPr>
          <w:t>Figure 50 – Device Manager (Driver Missing)</w:t>
        </w:r>
        <w:r>
          <w:rPr>
            <w:noProof/>
            <w:webHidden/>
          </w:rPr>
          <w:tab/>
        </w:r>
        <w:r>
          <w:rPr>
            <w:noProof/>
            <w:webHidden/>
          </w:rPr>
          <w:fldChar w:fldCharType="begin"/>
        </w:r>
        <w:r>
          <w:rPr>
            <w:noProof/>
            <w:webHidden/>
          </w:rPr>
          <w:instrText xml:space="preserve"> PAGEREF _Toc80793349 \h </w:instrText>
        </w:r>
      </w:ins>
      <w:r>
        <w:rPr>
          <w:noProof/>
          <w:webHidden/>
        </w:rPr>
      </w:r>
      <w:r>
        <w:rPr>
          <w:noProof/>
          <w:webHidden/>
        </w:rPr>
        <w:fldChar w:fldCharType="separate"/>
      </w:r>
      <w:ins w:id="1262" w:author="Andrew Instone-Cowie" w:date="2021-08-27T13:59:00Z">
        <w:r w:rsidR="0021271C">
          <w:rPr>
            <w:noProof/>
            <w:webHidden/>
          </w:rPr>
          <w:t>71</w:t>
        </w:r>
      </w:ins>
      <w:ins w:id="1263" w:author="Andrew Instone-Cowie" w:date="2021-08-25T14:13:00Z">
        <w:r>
          <w:rPr>
            <w:noProof/>
            <w:webHidden/>
          </w:rPr>
          <w:fldChar w:fldCharType="end"/>
        </w:r>
        <w:r w:rsidRPr="003F7725">
          <w:rPr>
            <w:rStyle w:val="Hyperlink"/>
            <w:noProof/>
          </w:rPr>
          <w:fldChar w:fldCharType="end"/>
        </w:r>
      </w:ins>
    </w:p>
    <w:p w14:paraId="4C890D63" w14:textId="12655A57" w:rsidR="00CD5701" w:rsidRDefault="00CD5701">
      <w:pPr>
        <w:pStyle w:val="TableofFigures"/>
        <w:tabs>
          <w:tab w:val="right" w:leader="dot" w:pos="9016"/>
        </w:tabs>
        <w:spacing w:after="120"/>
        <w:rPr>
          <w:ins w:id="1264" w:author="Andrew Instone-Cowie" w:date="2021-08-25T14:13:00Z"/>
          <w:rFonts w:eastAsiaTheme="minorEastAsia"/>
          <w:noProof/>
          <w:lang w:eastAsia="en-GB"/>
        </w:rPr>
        <w:pPrChange w:id="1265" w:author="Andrew Instone-Cowie" w:date="2021-08-25T14:13:00Z">
          <w:pPr>
            <w:pStyle w:val="TableofFigures"/>
            <w:tabs>
              <w:tab w:val="right" w:leader="dot" w:pos="9016"/>
            </w:tabs>
          </w:pPr>
        </w:pPrChange>
      </w:pPr>
      <w:ins w:id="1266"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"_Toc80793350"</w:instrText>
        </w:r>
        <w:r w:rsidRPr="003F7725">
          <w:rPr>
            <w:rStyle w:val="Hyperlink"/>
            <w:noProof/>
          </w:rPr>
          <w:instrText xml:space="preserve"> </w:instrText>
        </w:r>
      </w:ins>
      <w:ins w:id="1267" w:author="Andrew Instone-Cowie" w:date="2021-08-27T13:59:00Z">
        <w:r w:rsidR="00BF59FA" w:rsidRPr="003F7725">
          <w:rPr>
            <w:rStyle w:val="Hyperlink"/>
            <w:noProof/>
          </w:rPr>
        </w:r>
      </w:ins>
      <w:ins w:id="1268" w:author="Andrew Instone-Cowie" w:date="2021-08-25T14:13:00Z">
        <w:r w:rsidRPr="003F7725">
          <w:rPr>
            <w:rStyle w:val="Hyperlink"/>
            <w:noProof/>
          </w:rPr>
          <w:fldChar w:fldCharType="separate"/>
        </w:r>
        <w:r w:rsidRPr="003F7725">
          <w:rPr>
            <w:rStyle w:val="Hyperlink"/>
            <w:noProof/>
          </w:rPr>
          <w:t>Figure 51 – Device Manager (Port COM14)</w:t>
        </w:r>
        <w:r>
          <w:rPr>
            <w:noProof/>
            <w:webHidden/>
          </w:rPr>
          <w:tab/>
        </w:r>
        <w:r>
          <w:rPr>
            <w:noProof/>
            <w:webHidden/>
          </w:rPr>
          <w:fldChar w:fldCharType="begin"/>
        </w:r>
        <w:r>
          <w:rPr>
            <w:noProof/>
            <w:webHidden/>
          </w:rPr>
          <w:instrText xml:space="preserve"> PAGEREF _Toc80793350 \h </w:instrText>
        </w:r>
      </w:ins>
      <w:r>
        <w:rPr>
          <w:noProof/>
          <w:webHidden/>
        </w:rPr>
      </w:r>
      <w:r>
        <w:rPr>
          <w:noProof/>
          <w:webHidden/>
        </w:rPr>
        <w:fldChar w:fldCharType="separate"/>
      </w:r>
      <w:ins w:id="1269" w:author="Andrew Instone-Cowie" w:date="2021-08-27T13:59:00Z">
        <w:r w:rsidR="0021271C">
          <w:rPr>
            <w:noProof/>
            <w:webHidden/>
          </w:rPr>
          <w:t>72</w:t>
        </w:r>
      </w:ins>
      <w:ins w:id="1270" w:author="Andrew Instone-Cowie" w:date="2021-08-25T14:13:00Z">
        <w:r>
          <w:rPr>
            <w:noProof/>
            <w:webHidden/>
          </w:rPr>
          <w:fldChar w:fldCharType="end"/>
        </w:r>
        <w:r w:rsidRPr="003F7725">
          <w:rPr>
            <w:rStyle w:val="Hyperlink"/>
            <w:noProof/>
          </w:rPr>
          <w:fldChar w:fldCharType="end"/>
        </w:r>
      </w:ins>
    </w:p>
    <w:p w14:paraId="40D37697" w14:textId="33D5E3C3" w:rsidR="00CD5701" w:rsidRDefault="00CD5701">
      <w:pPr>
        <w:pStyle w:val="TableofFigures"/>
        <w:tabs>
          <w:tab w:val="right" w:leader="dot" w:pos="9016"/>
        </w:tabs>
        <w:spacing w:after="120"/>
        <w:rPr>
          <w:ins w:id="1271" w:author="Andrew Instone-Cowie" w:date="2021-08-25T14:13:00Z"/>
          <w:rFonts w:eastAsiaTheme="minorEastAsia"/>
          <w:noProof/>
          <w:lang w:eastAsia="en-GB"/>
        </w:rPr>
        <w:pPrChange w:id="1272" w:author="Andrew Instone-Cowie" w:date="2021-08-25T14:13:00Z">
          <w:pPr>
            <w:pStyle w:val="TableofFigures"/>
            <w:tabs>
              <w:tab w:val="right" w:leader="dot" w:pos="9016"/>
            </w:tabs>
          </w:pPr>
        </w:pPrChange>
      </w:pPr>
      <w:ins w:id="127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"_Toc80793351"</w:instrText>
        </w:r>
        <w:r w:rsidRPr="003F7725">
          <w:rPr>
            <w:rStyle w:val="Hyperlink"/>
            <w:noProof/>
          </w:rPr>
          <w:instrText xml:space="preserve"> </w:instrText>
        </w:r>
      </w:ins>
      <w:ins w:id="1274" w:author="Andrew Instone-Cowie" w:date="2021-08-27T13:59:00Z">
        <w:r w:rsidR="00BF59FA" w:rsidRPr="003F7725">
          <w:rPr>
            <w:rStyle w:val="Hyperlink"/>
            <w:noProof/>
          </w:rPr>
        </w:r>
      </w:ins>
      <w:ins w:id="1275" w:author="Andrew Instone-Cowie" w:date="2021-08-25T14:13:00Z">
        <w:r w:rsidRPr="003F7725">
          <w:rPr>
            <w:rStyle w:val="Hyperlink"/>
            <w:noProof/>
          </w:rPr>
          <w:fldChar w:fldCharType="separate"/>
        </w:r>
        <w:r w:rsidRPr="003F7725">
          <w:rPr>
            <w:rStyle w:val="Hyperlink"/>
            <w:noProof/>
          </w:rPr>
          <w:t>Figure 52 – Device Manager Context Menu</w:t>
        </w:r>
        <w:r>
          <w:rPr>
            <w:noProof/>
            <w:webHidden/>
          </w:rPr>
          <w:tab/>
        </w:r>
        <w:r>
          <w:rPr>
            <w:noProof/>
            <w:webHidden/>
          </w:rPr>
          <w:fldChar w:fldCharType="begin"/>
        </w:r>
        <w:r>
          <w:rPr>
            <w:noProof/>
            <w:webHidden/>
          </w:rPr>
          <w:instrText xml:space="preserve"> PAGEREF _Toc80793351 \h </w:instrText>
        </w:r>
      </w:ins>
      <w:r>
        <w:rPr>
          <w:noProof/>
          <w:webHidden/>
        </w:rPr>
      </w:r>
      <w:r>
        <w:rPr>
          <w:noProof/>
          <w:webHidden/>
        </w:rPr>
        <w:fldChar w:fldCharType="separate"/>
      </w:r>
      <w:ins w:id="1276" w:author="Andrew Instone-Cowie" w:date="2021-08-27T13:59:00Z">
        <w:r w:rsidR="0021271C">
          <w:rPr>
            <w:noProof/>
            <w:webHidden/>
          </w:rPr>
          <w:t>73</w:t>
        </w:r>
      </w:ins>
      <w:ins w:id="1277" w:author="Andrew Instone-Cowie" w:date="2021-08-25T14:13:00Z">
        <w:r>
          <w:rPr>
            <w:noProof/>
            <w:webHidden/>
          </w:rPr>
          <w:fldChar w:fldCharType="end"/>
        </w:r>
        <w:r w:rsidRPr="003F7725">
          <w:rPr>
            <w:rStyle w:val="Hyperlink"/>
            <w:noProof/>
          </w:rPr>
          <w:fldChar w:fldCharType="end"/>
        </w:r>
      </w:ins>
    </w:p>
    <w:p w14:paraId="0B7960B7" w14:textId="307F2B70" w:rsidR="00CD5701" w:rsidRDefault="00CD5701">
      <w:pPr>
        <w:pStyle w:val="TableofFigures"/>
        <w:tabs>
          <w:tab w:val="right" w:leader="dot" w:pos="9016"/>
        </w:tabs>
        <w:spacing w:after="120"/>
        <w:rPr>
          <w:ins w:id="1278" w:author="Andrew Instone-Cowie" w:date="2021-08-25T14:13:00Z"/>
          <w:rFonts w:eastAsiaTheme="minorEastAsia"/>
          <w:noProof/>
          <w:lang w:eastAsia="en-GB"/>
        </w:rPr>
        <w:pPrChange w:id="1279" w:author="Andrew Instone-Cowie" w:date="2021-08-25T14:13:00Z">
          <w:pPr>
            <w:pStyle w:val="TableofFigures"/>
            <w:tabs>
              <w:tab w:val="right" w:leader="dot" w:pos="9016"/>
            </w:tabs>
          </w:pPr>
        </w:pPrChange>
      </w:pPr>
      <w:ins w:id="1280"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"_Toc80793352"</w:instrText>
        </w:r>
        <w:r w:rsidRPr="003F7725">
          <w:rPr>
            <w:rStyle w:val="Hyperlink"/>
            <w:noProof/>
          </w:rPr>
          <w:instrText xml:space="preserve"> </w:instrText>
        </w:r>
      </w:ins>
      <w:ins w:id="1281" w:author="Andrew Instone-Cowie" w:date="2021-08-27T13:59:00Z">
        <w:r w:rsidR="00BF59FA" w:rsidRPr="003F7725">
          <w:rPr>
            <w:rStyle w:val="Hyperlink"/>
            <w:noProof/>
          </w:rPr>
        </w:r>
      </w:ins>
      <w:ins w:id="1282" w:author="Andrew Instone-Cowie" w:date="2021-08-25T14:13:00Z">
        <w:r w:rsidRPr="003F7725">
          <w:rPr>
            <w:rStyle w:val="Hyperlink"/>
            <w:noProof/>
          </w:rPr>
          <w:fldChar w:fldCharType="separate"/>
        </w:r>
        <w:r w:rsidRPr="003F7725">
          <w:rPr>
            <w:rStyle w:val="Hyperlink"/>
            <w:noProof/>
          </w:rPr>
          <w:t>Figure 53 – COM Port Properties</w:t>
        </w:r>
        <w:r>
          <w:rPr>
            <w:noProof/>
            <w:webHidden/>
          </w:rPr>
          <w:tab/>
        </w:r>
        <w:r>
          <w:rPr>
            <w:noProof/>
            <w:webHidden/>
          </w:rPr>
          <w:fldChar w:fldCharType="begin"/>
        </w:r>
        <w:r>
          <w:rPr>
            <w:noProof/>
            <w:webHidden/>
          </w:rPr>
          <w:instrText xml:space="preserve"> PAGEREF _Toc80793352 \h </w:instrText>
        </w:r>
      </w:ins>
      <w:r>
        <w:rPr>
          <w:noProof/>
          <w:webHidden/>
        </w:rPr>
      </w:r>
      <w:r>
        <w:rPr>
          <w:noProof/>
          <w:webHidden/>
        </w:rPr>
        <w:fldChar w:fldCharType="separate"/>
      </w:r>
      <w:ins w:id="1283" w:author="Andrew Instone-Cowie" w:date="2021-08-27T13:59:00Z">
        <w:r w:rsidR="0021271C">
          <w:rPr>
            <w:noProof/>
            <w:webHidden/>
          </w:rPr>
          <w:t>73</w:t>
        </w:r>
      </w:ins>
      <w:ins w:id="1284" w:author="Andrew Instone-Cowie" w:date="2021-08-25T14:13:00Z">
        <w:r>
          <w:rPr>
            <w:noProof/>
            <w:webHidden/>
          </w:rPr>
          <w:fldChar w:fldCharType="end"/>
        </w:r>
        <w:r w:rsidRPr="003F7725">
          <w:rPr>
            <w:rStyle w:val="Hyperlink"/>
            <w:noProof/>
          </w:rPr>
          <w:fldChar w:fldCharType="end"/>
        </w:r>
      </w:ins>
    </w:p>
    <w:p w14:paraId="4A80087F" w14:textId="62611990" w:rsidR="00CD5701" w:rsidRDefault="00CD5701">
      <w:pPr>
        <w:pStyle w:val="TableofFigures"/>
        <w:tabs>
          <w:tab w:val="right" w:leader="dot" w:pos="9016"/>
        </w:tabs>
        <w:spacing w:after="120"/>
        <w:rPr>
          <w:ins w:id="1285" w:author="Andrew Instone-Cowie" w:date="2021-08-25T14:13:00Z"/>
          <w:rFonts w:eastAsiaTheme="minorEastAsia"/>
          <w:noProof/>
          <w:lang w:eastAsia="en-GB"/>
        </w:rPr>
        <w:pPrChange w:id="1286" w:author="Andrew Instone-Cowie" w:date="2021-08-25T14:13:00Z">
          <w:pPr>
            <w:pStyle w:val="TableofFigures"/>
            <w:tabs>
              <w:tab w:val="right" w:leader="dot" w:pos="9016"/>
            </w:tabs>
          </w:pPr>
        </w:pPrChange>
      </w:pPr>
      <w:ins w:id="1287"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"_Toc80793353"</w:instrText>
        </w:r>
        <w:r w:rsidRPr="003F7725">
          <w:rPr>
            <w:rStyle w:val="Hyperlink"/>
            <w:noProof/>
          </w:rPr>
          <w:instrText xml:space="preserve"> </w:instrText>
        </w:r>
      </w:ins>
      <w:ins w:id="1288" w:author="Andrew Instone-Cowie" w:date="2021-08-27T13:59:00Z">
        <w:r w:rsidR="00BF59FA" w:rsidRPr="003F7725">
          <w:rPr>
            <w:rStyle w:val="Hyperlink"/>
            <w:noProof/>
          </w:rPr>
        </w:r>
      </w:ins>
      <w:ins w:id="1289" w:author="Andrew Instone-Cowie" w:date="2021-08-25T14:13:00Z">
        <w:r w:rsidRPr="003F7725">
          <w:rPr>
            <w:rStyle w:val="Hyperlink"/>
            <w:noProof/>
          </w:rPr>
          <w:fldChar w:fldCharType="separate"/>
        </w:r>
        <w:r w:rsidRPr="003F7725">
          <w:rPr>
            <w:rStyle w:val="Hyperlink"/>
            <w:noProof/>
          </w:rPr>
          <w:t>Figure 54 – COM Port Advanced Settings (Prolific)</w:t>
        </w:r>
        <w:r>
          <w:rPr>
            <w:noProof/>
            <w:webHidden/>
          </w:rPr>
          <w:tab/>
        </w:r>
        <w:r>
          <w:rPr>
            <w:noProof/>
            <w:webHidden/>
          </w:rPr>
          <w:fldChar w:fldCharType="begin"/>
        </w:r>
        <w:r>
          <w:rPr>
            <w:noProof/>
            <w:webHidden/>
          </w:rPr>
          <w:instrText xml:space="preserve"> PAGEREF _Toc80793353 \h </w:instrText>
        </w:r>
      </w:ins>
      <w:r>
        <w:rPr>
          <w:noProof/>
          <w:webHidden/>
        </w:rPr>
      </w:r>
      <w:r>
        <w:rPr>
          <w:noProof/>
          <w:webHidden/>
        </w:rPr>
        <w:fldChar w:fldCharType="separate"/>
      </w:r>
      <w:ins w:id="1290" w:author="Andrew Instone-Cowie" w:date="2021-08-27T13:59:00Z">
        <w:r w:rsidR="0021271C">
          <w:rPr>
            <w:noProof/>
            <w:webHidden/>
          </w:rPr>
          <w:t>74</w:t>
        </w:r>
      </w:ins>
      <w:ins w:id="1291" w:author="Andrew Instone-Cowie" w:date="2021-08-25T14:13:00Z">
        <w:r>
          <w:rPr>
            <w:noProof/>
            <w:webHidden/>
          </w:rPr>
          <w:fldChar w:fldCharType="end"/>
        </w:r>
        <w:r w:rsidRPr="003F7725">
          <w:rPr>
            <w:rStyle w:val="Hyperlink"/>
            <w:noProof/>
          </w:rPr>
          <w:fldChar w:fldCharType="end"/>
        </w:r>
      </w:ins>
    </w:p>
    <w:p w14:paraId="2CD2DCEF" w14:textId="2BD31037" w:rsidR="00CD5701" w:rsidRDefault="00CD5701">
      <w:pPr>
        <w:pStyle w:val="TableofFigures"/>
        <w:tabs>
          <w:tab w:val="right" w:leader="dot" w:pos="9016"/>
        </w:tabs>
        <w:spacing w:after="120"/>
        <w:rPr>
          <w:ins w:id="1292" w:author="Andrew Instone-Cowie" w:date="2021-08-25T14:13:00Z"/>
          <w:rFonts w:eastAsiaTheme="minorEastAsia"/>
          <w:noProof/>
          <w:lang w:eastAsia="en-GB"/>
        </w:rPr>
        <w:pPrChange w:id="1293" w:author="Andrew Instone-Cowie" w:date="2021-08-25T14:13:00Z">
          <w:pPr>
            <w:pStyle w:val="TableofFigures"/>
            <w:tabs>
              <w:tab w:val="right" w:leader="dot" w:pos="9016"/>
            </w:tabs>
          </w:pPr>
        </w:pPrChange>
      </w:pPr>
      <w:ins w:id="129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"_Toc80793354"</w:instrText>
        </w:r>
        <w:r w:rsidRPr="003F7725">
          <w:rPr>
            <w:rStyle w:val="Hyperlink"/>
            <w:noProof/>
          </w:rPr>
          <w:instrText xml:space="preserve"> </w:instrText>
        </w:r>
      </w:ins>
      <w:ins w:id="1295" w:author="Andrew Instone-Cowie" w:date="2021-08-27T13:59:00Z">
        <w:r w:rsidR="00BF59FA" w:rsidRPr="003F7725">
          <w:rPr>
            <w:rStyle w:val="Hyperlink"/>
            <w:noProof/>
          </w:rPr>
        </w:r>
      </w:ins>
      <w:ins w:id="1296" w:author="Andrew Instone-Cowie" w:date="2021-08-25T14:13:00Z">
        <w:r w:rsidRPr="003F7725">
          <w:rPr>
            <w:rStyle w:val="Hyperlink"/>
            <w:noProof/>
          </w:rPr>
          <w:fldChar w:fldCharType="separate"/>
        </w:r>
        <w:r w:rsidRPr="003F7725">
          <w:rPr>
            <w:rStyle w:val="Hyperlink"/>
            <w:noProof/>
          </w:rPr>
          <w:t>Figure 55 – COM Port Advanced Settings (FTDI)</w:t>
        </w:r>
        <w:r>
          <w:rPr>
            <w:noProof/>
            <w:webHidden/>
          </w:rPr>
          <w:tab/>
        </w:r>
        <w:r>
          <w:rPr>
            <w:noProof/>
            <w:webHidden/>
          </w:rPr>
          <w:fldChar w:fldCharType="begin"/>
        </w:r>
        <w:r>
          <w:rPr>
            <w:noProof/>
            <w:webHidden/>
          </w:rPr>
          <w:instrText xml:space="preserve"> PAGEREF _Toc80793354 \h </w:instrText>
        </w:r>
      </w:ins>
      <w:r>
        <w:rPr>
          <w:noProof/>
          <w:webHidden/>
        </w:rPr>
      </w:r>
      <w:r>
        <w:rPr>
          <w:noProof/>
          <w:webHidden/>
        </w:rPr>
        <w:fldChar w:fldCharType="separate"/>
      </w:r>
      <w:ins w:id="1297" w:author="Andrew Instone-Cowie" w:date="2021-08-27T13:59:00Z">
        <w:r w:rsidR="0021271C">
          <w:rPr>
            <w:noProof/>
            <w:webHidden/>
          </w:rPr>
          <w:t>74</w:t>
        </w:r>
      </w:ins>
      <w:ins w:id="1298" w:author="Andrew Instone-Cowie" w:date="2021-08-25T14:13:00Z">
        <w:r>
          <w:rPr>
            <w:noProof/>
            <w:webHidden/>
          </w:rPr>
          <w:fldChar w:fldCharType="end"/>
        </w:r>
        <w:r w:rsidRPr="003F7725">
          <w:rPr>
            <w:rStyle w:val="Hyperlink"/>
            <w:noProof/>
          </w:rPr>
          <w:fldChar w:fldCharType="end"/>
        </w:r>
      </w:ins>
    </w:p>
    <w:p w14:paraId="30728CC6" w14:textId="3C770F9A" w:rsidR="00CD5701" w:rsidRDefault="00CD5701">
      <w:pPr>
        <w:pStyle w:val="TableofFigures"/>
        <w:tabs>
          <w:tab w:val="right" w:leader="dot" w:pos="9016"/>
        </w:tabs>
        <w:spacing w:after="120"/>
        <w:rPr>
          <w:ins w:id="1299" w:author="Andrew Instone-Cowie" w:date="2021-08-25T14:13:00Z"/>
          <w:rFonts w:eastAsiaTheme="minorEastAsia"/>
          <w:noProof/>
          <w:lang w:eastAsia="en-GB"/>
        </w:rPr>
        <w:pPrChange w:id="1300" w:author="Andrew Instone-Cowie" w:date="2021-08-25T14:13:00Z">
          <w:pPr>
            <w:pStyle w:val="TableofFigures"/>
            <w:tabs>
              <w:tab w:val="right" w:leader="dot" w:pos="9016"/>
            </w:tabs>
          </w:pPr>
        </w:pPrChange>
      </w:pPr>
      <w:ins w:id="1301"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"_Toc80793355"</w:instrText>
        </w:r>
        <w:r w:rsidRPr="003F7725">
          <w:rPr>
            <w:rStyle w:val="Hyperlink"/>
            <w:noProof/>
          </w:rPr>
          <w:instrText xml:space="preserve"> </w:instrText>
        </w:r>
      </w:ins>
      <w:ins w:id="1302" w:author="Andrew Instone-Cowie" w:date="2021-08-27T13:59:00Z">
        <w:r w:rsidR="00BF59FA" w:rsidRPr="003F7725">
          <w:rPr>
            <w:rStyle w:val="Hyperlink"/>
            <w:noProof/>
          </w:rPr>
        </w:r>
      </w:ins>
      <w:ins w:id="1303" w:author="Andrew Instone-Cowie" w:date="2021-08-25T14:13:00Z">
        <w:r w:rsidRPr="003F7725">
          <w:rPr>
            <w:rStyle w:val="Hyperlink"/>
            <w:noProof/>
          </w:rPr>
          <w:fldChar w:fldCharType="separate"/>
        </w:r>
        <w:r w:rsidRPr="003F7725">
          <w:rPr>
            <w:rStyle w:val="Hyperlink"/>
            <w:noProof/>
          </w:rPr>
          <w:t>Figure 56 – Device Manager (Reconfigured Port COM3)</w:t>
        </w:r>
        <w:r>
          <w:rPr>
            <w:noProof/>
            <w:webHidden/>
          </w:rPr>
          <w:tab/>
        </w:r>
        <w:r>
          <w:rPr>
            <w:noProof/>
            <w:webHidden/>
          </w:rPr>
          <w:fldChar w:fldCharType="begin"/>
        </w:r>
        <w:r>
          <w:rPr>
            <w:noProof/>
            <w:webHidden/>
          </w:rPr>
          <w:instrText xml:space="preserve"> PAGEREF _Toc80793355 \h </w:instrText>
        </w:r>
      </w:ins>
      <w:r>
        <w:rPr>
          <w:noProof/>
          <w:webHidden/>
        </w:rPr>
      </w:r>
      <w:r>
        <w:rPr>
          <w:noProof/>
          <w:webHidden/>
        </w:rPr>
        <w:fldChar w:fldCharType="separate"/>
      </w:r>
      <w:ins w:id="1304" w:author="Andrew Instone-Cowie" w:date="2021-08-27T13:59:00Z">
        <w:r w:rsidR="0021271C">
          <w:rPr>
            <w:noProof/>
            <w:webHidden/>
          </w:rPr>
          <w:t>75</w:t>
        </w:r>
      </w:ins>
      <w:ins w:id="1305" w:author="Andrew Instone-Cowie" w:date="2021-08-25T14:13:00Z">
        <w:r>
          <w:rPr>
            <w:noProof/>
            <w:webHidden/>
          </w:rPr>
          <w:fldChar w:fldCharType="end"/>
        </w:r>
        <w:r w:rsidRPr="003F7725">
          <w:rPr>
            <w:rStyle w:val="Hyperlink"/>
            <w:noProof/>
          </w:rPr>
          <w:fldChar w:fldCharType="end"/>
        </w:r>
      </w:ins>
    </w:p>
    <w:p w14:paraId="358F5A80" w14:textId="5DA048EE" w:rsidR="00CD5701" w:rsidRDefault="00CD5701">
      <w:pPr>
        <w:pStyle w:val="TableofFigures"/>
        <w:tabs>
          <w:tab w:val="right" w:leader="dot" w:pos="9016"/>
        </w:tabs>
        <w:spacing w:after="120"/>
        <w:rPr>
          <w:ins w:id="1306" w:author="Andrew Instone-Cowie" w:date="2021-08-25T14:13:00Z"/>
          <w:rFonts w:eastAsiaTheme="minorEastAsia"/>
          <w:noProof/>
          <w:lang w:eastAsia="en-GB"/>
        </w:rPr>
        <w:pPrChange w:id="1307" w:author="Andrew Instone-Cowie" w:date="2021-08-25T14:13:00Z">
          <w:pPr>
            <w:pStyle w:val="TableofFigures"/>
            <w:tabs>
              <w:tab w:val="right" w:leader="dot" w:pos="9016"/>
            </w:tabs>
          </w:pPr>
        </w:pPrChange>
      </w:pPr>
      <w:ins w:id="130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"_Toc80793356"</w:instrText>
        </w:r>
        <w:r w:rsidRPr="003F7725">
          <w:rPr>
            <w:rStyle w:val="Hyperlink"/>
            <w:noProof/>
          </w:rPr>
          <w:instrText xml:space="preserve"> </w:instrText>
        </w:r>
      </w:ins>
      <w:ins w:id="1309" w:author="Andrew Instone-Cowie" w:date="2021-08-27T13:59:00Z">
        <w:r w:rsidR="00BF59FA" w:rsidRPr="003F7725">
          <w:rPr>
            <w:rStyle w:val="Hyperlink"/>
            <w:noProof/>
          </w:rPr>
        </w:r>
      </w:ins>
      <w:ins w:id="1310" w:author="Andrew Instone-Cowie" w:date="2021-08-25T14:13:00Z">
        <w:r w:rsidRPr="003F7725">
          <w:rPr>
            <w:rStyle w:val="Hyperlink"/>
            <w:noProof/>
          </w:rPr>
          <w:fldChar w:fldCharType="separate"/>
        </w:r>
        <w:r w:rsidRPr="003F7725">
          <w:rPr>
            <w:rStyle w:val="Hyperlink"/>
            <w:noProof/>
          </w:rPr>
          <w:t>Figure 57 – Liverpool Cathedral Odd-Struckness Chart</w:t>
        </w:r>
        <w:r>
          <w:rPr>
            <w:noProof/>
            <w:webHidden/>
          </w:rPr>
          <w:tab/>
        </w:r>
        <w:r>
          <w:rPr>
            <w:noProof/>
            <w:webHidden/>
          </w:rPr>
          <w:fldChar w:fldCharType="begin"/>
        </w:r>
        <w:r>
          <w:rPr>
            <w:noProof/>
            <w:webHidden/>
          </w:rPr>
          <w:instrText xml:space="preserve"> PAGEREF _Toc80793356 \h </w:instrText>
        </w:r>
      </w:ins>
      <w:r>
        <w:rPr>
          <w:noProof/>
          <w:webHidden/>
        </w:rPr>
      </w:r>
      <w:r>
        <w:rPr>
          <w:noProof/>
          <w:webHidden/>
        </w:rPr>
        <w:fldChar w:fldCharType="separate"/>
      </w:r>
      <w:ins w:id="1311" w:author="Andrew Instone-Cowie" w:date="2021-08-27T13:59:00Z">
        <w:r w:rsidR="0021271C">
          <w:rPr>
            <w:noProof/>
            <w:webHidden/>
          </w:rPr>
          <w:t>80</w:t>
        </w:r>
      </w:ins>
      <w:ins w:id="1312" w:author="Andrew Instone-Cowie" w:date="2021-08-25T14:13:00Z">
        <w:r>
          <w:rPr>
            <w:noProof/>
            <w:webHidden/>
          </w:rPr>
          <w:fldChar w:fldCharType="end"/>
        </w:r>
        <w:r w:rsidRPr="003F7725">
          <w:rPr>
            <w:rStyle w:val="Hyperlink"/>
            <w:noProof/>
          </w:rPr>
          <w:fldChar w:fldCharType="end"/>
        </w:r>
      </w:ins>
    </w:p>
    <w:p w14:paraId="578FC0C8" w14:textId="426FF3B1" w:rsidR="00CD5701" w:rsidRDefault="00CD5701">
      <w:pPr>
        <w:pStyle w:val="TableofFigures"/>
        <w:tabs>
          <w:tab w:val="right" w:leader="dot" w:pos="9016"/>
        </w:tabs>
        <w:rPr>
          <w:ins w:id="1313" w:author="Andrew Instone-Cowie" w:date="2021-08-25T14:13:00Z"/>
          <w:rFonts w:eastAsiaTheme="minorEastAsia"/>
          <w:noProof/>
          <w:lang w:eastAsia="en-GB"/>
        </w:rPr>
      </w:pPr>
      <w:ins w:id="1314"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"_Toc80793357"</w:instrText>
        </w:r>
        <w:r w:rsidRPr="003F7725">
          <w:rPr>
            <w:rStyle w:val="Hyperlink"/>
            <w:noProof/>
          </w:rPr>
          <w:instrText xml:space="preserve"> </w:instrText>
        </w:r>
      </w:ins>
      <w:ins w:id="1315" w:author="Andrew Instone-Cowie" w:date="2021-08-27T13:59:00Z">
        <w:r w:rsidR="00BF59FA" w:rsidRPr="003F7725">
          <w:rPr>
            <w:rStyle w:val="Hyperlink"/>
            <w:noProof/>
          </w:rPr>
        </w:r>
      </w:ins>
      <w:ins w:id="1316" w:author="Andrew Instone-Cowie" w:date="2021-08-25T14:13:00Z">
        <w:r w:rsidRPr="003F7725">
          <w:rPr>
            <w:rStyle w:val="Hyperlink"/>
            <w:noProof/>
          </w:rPr>
          <w:fldChar w:fldCharType="separate"/>
        </w:r>
        <w:r w:rsidRPr="003F7725">
          <w:rPr>
            <w:rStyle w:val="Hyperlink"/>
            <w:noProof/>
          </w:rPr>
          <w:t>Figure 58 – Quarter Peal Sensor Head Test Timings</w:t>
        </w:r>
        <w:r>
          <w:rPr>
            <w:noProof/>
            <w:webHidden/>
          </w:rPr>
          <w:tab/>
        </w:r>
        <w:r>
          <w:rPr>
            <w:noProof/>
            <w:webHidden/>
          </w:rPr>
          <w:fldChar w:fldCharType="begin"/>
        </w:r>
        <w:r>
          <w:rPr>
            <w:noProof/>
            <w:webHidden/>
          </w:rPr>
          <w:instrText xml:space="preserve"> PAGEREF _Toc80793357 \h </w:instrText>
        </w:r>
      </w:ins>
      <w:r>
        <w:rPr>
          <w:noProof/>
          <w:webHidden/>
        </w:rPr>
      </w:r>
      <w:r>
        <w:rPr>
          <w:noProof/>
          <w:webHidden/>
        </w:rPr>
        <w:fldChar w:fldCharType="separate"/>
      </w:r>
      <w:ins w:id="1317" w:author="Andrew Instone-Cowie" w:date="2021-08-27T13:59:00Z">
        <w:r w:rsidR="0021271C">
          <w:rPr>
            <w:noProof/>
            <w:webHidden/>
          </w:rPr>
          <w:t>85</w:t>
        </w:r>
      </w:ins>
      <w:ins w:id="1318" w:author="Andrew Instone-Cowie" w:date="2021-08-25T14:13:00Z">
        <w:r>
          <w:rPr>
            <w:noProof/>
            <w:webHidden/>
          </w:rPr>
          <w:fldChar w:fldCharType="end"/>
        </w:r>
        <w:r w:rsidRPr="003F7725">
          <w:rPr>
            <w:rStyle w:val="Hyperlink"/>
            <w:noProof/>
          </w:rPr>
          <w:fldChar w:fldCharType="end"/>
        </w:r>
      </w:ins>
    </w:p>
    <w:p w14:paraId="125E3827" w14:textId="40E3A228" w:rsidR="00012709" w:rsidDel="00095F1B" w:rsidRDefault="00012709" w:rsidP="00A02960">
      <w:pPr>
        <w:pStyle w:val="TableofFigures"/>
        <w:tabs>
          <w:tab w:val="right" w:leader="dot" w:pos="9016"/>
        </w:tabs>
        <w:spacing w:after="100"/>
        <w:rPr>
          <w:del w:id="1319" w:author="Andrew Instone-Cowie" w:date="2021-08-10T21:33:00Z"/>
          <w:rFonts w:eastAsiaTheme="minorEastAsia"/>
          <w:noProof/>
          <w:lang w:eastAsia="en-GB"/>
        </w:rPr>
      </w:pPr>
      <w:del w:id="1320" w:author="Andrew Instone-Cowie" w:date="2021-08-10T21:33:00Z">
        <w:r w:rsidRPr="00095F1B" w:rsidDel="00095F1B">
          <w:rPr>
            <w:noProof/>
            <w:rPrChange w:id="1321" w:author="Andrew Instone-Cowie" w:date="2021-08-10T21:33:00Z">
              <w:rPr>
                <w:rStyle w:val="Hyperlink"/>
                <w:noProof/>
              </w:rPr>
            </w:rPrChange>
          </w:rPr>
          <w:lastRenderedPageBreak/>
          <w:delText>Figure 1 – Documentation Map</w:delText>
        </w:r>
        <w:r w:rsidDel="00095F1B">
          <w:rPr>
            <w:noProof/>
            <w:webHidden/>
          </w:rPr>
          <w:tab/>
        </w:r>
        <w:r w:rsidR="00CA0B7C" w:rsidDel="00095F1B">
          <w:rPr>
            <w:noProof/>
            <w:webHidden/>
          </w:rPr>
          <w:delText>8</w:delText>
        </w:r>
      </w:del>
    </w:p>
    <w:p w14:paraId="439CEF7C" w14:textId="24DCC11A" w:rsidR="00012709" w:rsidDel="00095F1B" w:rsidRDefault="00012709" w:rsidP="00A02960">
      <w:pPr>
        <w:pStyle w:val="TableofFigures"/>
        <w:tabs>
          <w:tab w:val="right" w:leader="dot" w:pos="9016"/>
        </w:tabs>
        <w:spacing w:after="100"/>
        <w:rPr>
          <w:del w:id="1322" w:author="Andrew Instone-Cowie" w:date="2021-08-10T21:33:00Z"/>
          <w:rFonts w:eastAsiaTheme="minorEastAsia"/>
          <w:noProof/>
          <w:lang w:eastAsia="en-GB"/>
        </w:rPr>
      </w:pPr>
      <w:del w:id="1323" w:author="Andrew Instone-Cowie" w:date="2021-08-10T21:33:00Z">
        <w:r w:rsidRPr="00095F1B" w:rsidDel="00095F1B">
          <w:rPr>
            <w:noProof/>
            <w:rPrChange w:id="1324" w:author="Andrew Instone-Cowie" w:date="2021-08-10T21:33:00Z">
              <w:rPr>
                <w:rStyle w:val="Hyperlink"/>
                <w:noProof/>
              </w:rPr>
            </w:rPrChange>
          </w:rPr>
          <w:delText>Figure 2 – Simulator General Arrangement</w:delText>
        </w:r>
        <w:r w:rsidDel="00095F1B">
          <w:rPr>
            <w:noProof/>
            <w:webHidden/>
          </w:rPr>
          <w:tab/>
        </w:r>
        <w:r w:rsidR="00CA0B7C" w:rsidDel="00095F1B">
          <w:rPr>
            <w:noProof/>
            <w:webHidden/>
          </w:rPr>
          <w:delText>10</w:delText>
        </w:r>
      </w:del>
    </w:p>
    <w:p w14:paraId="769C2E2D" w14:textId="3DAB8EC4" w:rsidR="00012709" w:rsidDel="00095F1B" w:rsidRDefault="00012709" w:rsidP="00A02960">
      <w:pPr>
        <w:pStyle w:val="TableofFigures"/>
        <w:tabs>
          <w:tab w:val="right" w:leader="dot" w:pos="9016"/>
        </w:tabs>
        <w:spacing w:after="100"/>
        <w:rPr>
          <w:del w:id="1325" w:author="Andrew Instone-Cowie" w:date="2021-08-10T21:33:00Z"/>
          <w:rFonts w:eastAsiaTheme="minorEastAsia"/>
          <w:noProof/>
          <w:lang w:eastAsia="en-GB"/>
        </w:rPr>
      </w:pPr>
      <w:del w:id="1326" w:author="Andrew Instone-Cowie" w:date="2021-08-10T21:33:00Z">
        <w:r w:rsidRPr="00095F1B" w:rsidDel="00095F1B">
          <w:rPr>
            <w:noProof/>
            <w:rPrChange w:id="1327" w:author="Andrew Instone-Cowie" w:date="2021-08-10T21:33:00Z">
              <w:rPr>
                <w:rStyle w:val="Hyperlink"/>
                <w:noProof/>
              </w:rPr>
            </w:rPrChange>
          </w:rPr>
          <w:delText>Figure 3 – Second PC Module General Arrangement</w:delText>
        </w:r>
        <w:r w:rsidDel="00095F1B">
          <w:rPr>
            <w:noProof/>
            <w:webHidden/>
          </w:rPr>
          <w:tab/>
        </w:r>
        <w:r w:rsidR="00CA0B7C" w:rsidDel="00095F1B">
          <w:rPr>
            <w:noProof/>
            <w:webHidden/>
          </w:rPr>
          <w:delText>11</w:delText>
        </w:r>
      </w:del>
    </w:p>
    <w:p w14:paraId="60A47526" w14:textId="0F794716" w:rsidR="00012709" w:rsidDel="00095F1B" w:rsidRDefault="00012709" w:rsidP="00A02960">
      <w:pPr>
        <w:pStyle w:val="TableofFigures"/>
        <w:tabs>
          <w:tab w:val="right" w:leader="dot" w:pos="9016"/>
        </w:tabs>
        <w:spacing w:after="100"/>
        <w:rPr>
          <w:del w:id="1328" w:author="Andrew Instone-Cowie" w:date="2021-08-10T21:33:00Z"/>
          <w:rFonts w:eastAsiaTheme="minorEastAsia"/>
          <w:noProof/>
          <w:lang w:eastAsia="en-GB"/>
        </w:rPr>
      </w:pPr>
      <w:del w:id="1329" w:author="Andrew Instone-Cowie" w:date="2021-08-10T21:33:00Z">
        <w:r w:rsidRPr="00095F1B" w:rsidDel="00095F1B">
          <w:rPr>
            <w:noProof/>
            <w:rPrChange w:id="1330" w:author="Andrew Instone-Cowie" w:date="2021-08-10T21:33:00Z">
              <w:rPr>
                <w:rStyle w:val="Hyperlink"/>
                <w:noProof/>
              </w:rPr>
            </w:rPrChange>
          </w:rPr>
          <w:delText>Figure 4 – Basic Serial Splitter Modules General Arrangement</w:delText>
        </w:r>
        <w:r w:rsidDel="00095F1B">
          <w:rPr>
            <w:noProof/>
            <w:webHidden/>
          </w:rPr>
          <w:tab/>
        </w:r>
        <w:r w:rsidR="00CA0B7C" w:rsidDel="00095F1B">
          <w:rPr>
            <w:noProof/>
            <w:webHidden/>
          </w:rPr>
          <w:delText>12</w:delText>
        </w:r>
      </w:del>
    </w:p>
    <w:p w14:paraId="202F15F0" w14:textId="3DDAADEE" w:rsidR="00012709" w:rsidDel="00095F1B" w:rsidRDefault="00012709" w:rsidP="00A02960">
      <w:pPr>
        <w:pStyle w:val="TableofFigures"/>
        <w:tabs>
          <w:tab w:val="right" w:leader="dot" w:pos="9016"/>
        </w:tabs>
        <w:spacing w:after="100"/>
        <w:rPr>
          <w:del w:id="1331" w:author="Andrew Instone-Cowie" w:date="2021-08-10T21:33:00Z"/>
          <w:rFonts w:eastAsiaTheme="minorEastAsia"/>
          <w:noProof/>
          <w:lang w:eastAsia="en-GB"/>
        </w:rPr>
      </w:pPr>
      <w:del w:id="1332" w:author="Andrew Instone-Cowie" w:date="2021-08-10T21:33:00Z">
        <w:r w:rsidRPr="00095F1B" w:rsidDel="00095F1B">
          <w:rPr>
            <w:noProof/>
            <w:rPrChange w:id="1333" w:author="Andrew Instone-Cowie" w:date="2021-08-10T21:33:00Z">
              <w:rPr>
                <w:rStyle w:val="Hyperlink"/>
                <w:noProof/>
              </w:rPr>
            </w:rPrChange>
          </w:rPr>
          <w:delText>Figure 5 – Dual Triggers – Backstroke Strike Point</w:delText>
        </w:r>
        <w:r w:rsidDel="00095F1B">
          <w:rPr>
            <w:noProof/>
            <w:webHidden/>
          </w:rPr>
          <w:tab/>
        </w:r>
        <w:r w:rsidR="00CA0B7C" w:rsidDel="00095F1B">
          <w:rPr>
            <w:noProof/>
            <w:webHidden/>
          </w:rPr>
          <w:delText>14</w:delText>
        </w:r>
      </w:del>
    </w:p>
    <w:p w14:paraId="49695794" w14:textId="7494E7A9" w:rsidR="00012709" w:rsidDel="00095F1B" w:rsidRDefault="00012709" w:rsidP="00A02960">
      <w:pPr>
        <w:pStyle w:val="TableofFigures"/>
        <w:tabs>
          <w:tab w:val="right" w:leader="dot" w:pos="9016"/>
        </w:tabs>
        <w:spacing w:after="100"/>
        <w:rPr>
          <w:del w:id="1334" w:author="Andrew Instone-Cowie" w:date="2021-08-10T21:33:00Z"/>
          <w:rFonts w:eastAsiaTheme="minorEastAsia"/>
          <w:noProof/>
          <w:lang w:eastAsia="en-GB"/>
        </w:rPr>
      </w:pPr>
      <w:del w:id="1335" w:author="Andrew Instone-Cowie" w:date="2021-08-10T21:33:00Z">
        <w:r w:rsidRPr="00095F1B" w:rsidDel="00095F1B">
          <w:rPr>
            <w:noProof/>
            <w:rPrChange w:id="1336" w:author="Andrew Instone-Cowie" w:date="2021-08-10T21:33:00Z">
              <w:rPr>
                <w:rStyle w:val="Hyperlink"/>
                <w:noProof/>
              </w:rPr>
            </w:rPrChange>
          </w:rPr>
          <w:delText>Figure 6 – Dual Triggers – Handstroke Strike Point</w:delText>
        </w:r>
        <w:r w:rsidDel="00095F1B">
          <w:rPr>
            <w:noProof/>
            <w:webHidden/>
          </w:rPr>
          <w:tab/>
        </w:r>
        <w:r w:rsidR="00CA0B7C" w:rsidDel="00095F1B">
          <w:rPr>
            <w:noProof/>
            <w:webHidden/>
          </w:rPr>
          <w:delText>14</w:delText>
        </w:r>
      </w:del>
    </w:p>
    <w:p w14:paraId="695195DD" w14:textId="153B9966" w:rsidR="00012709" w:rsidDel="00095F1B" w:rsidRDefault="00012709" w:rsidP="00A02960">
      <w:pPr>
        <w:pStyle w:val="TableofFigures"/>
        <w:tabs>
          <w:tab w:val="right" w:leader="dot" w:pos="9016"/>
        </w:tabs>
        <w:spacing w:after="100"/>
        <w:rPr>
          <w:del w:id="1337" w:author="Andrew Instone-Cowie" w:date="2021-08-10T21:33:00Z"/>
          <w:rFonts w:eastAsiaTheme="minorEastAsia"/>
          <w:noProof/>
          <w:lang w:eastAsia="en-GB"/>
        </w:rPr>
      </w:pPr>
      <w:del w:id="1338" w:author="Andrew Instone-Cowie" w:date="2021-08-10T21:33:00Z">
        <w:r w:rsidRPr="00095F1B" w:rsidDel="00095F1B">
          <w:rPr>
            <w:noProof/>
            <w:rPrChange w:id="1339" w:author="Andrew Instone-Cowie" w:date="2021-08-10T21:33:00Z">
              <w:rPr>
                <w:rStyle w:val="Hyperlink"/>
                <w:noProof/>
              </w:rPr>
            </w:rPrChange>
          </w:rPr>
          <w:delText>Figure 7 – Single Trigger – Backstroke Strike Point</w:delText>
        </w:r>
        <w:r w:rsidDel="00095F1B">
          <w:rPr>
            <w:noProof/>
            <w:webHidden/>
          </w:rPr>
          <w:tab/>
        </w:r>
        <w:r w:rsidR="00CA0B7C" w:rsidDel="00095F1B">
          <w:rPr>
            <w:noProof/>
            <w:webHidden/>
          </w:rPr>
          <w:delText>15</w:delText>
        </w:r>
      </w:del>
    </w:p>
    <w:p w14:paraId="79EF3BF6" w14:textId="7065F3BC" w:rsidR="00012709" w:rsidDel="00095F1B" w:rsidRDefault="00012709" w:rsidP="00A02960">
      <w:pPr>
        <w:pStyle w:val="TableofFigures"/>
        <w:tabs>
          <w:tab w:val="right" w:leader="dot" w:pos="9016"/>
        </w:tabs>
        <w:spacing w:after="100"/>
        <w:rPr>
          <w:del w:id="1340" w:author="Andrew Instone-Cowie" w:date="2021-08-10T21:33:00Z"/>
          <w:rFonts w:eastAsiaTheme="minorEastAsia"/>
          <w:noProof/>
          <w:lang w:eastAsia="en-GB"/>
        </w:rPr>
      </w:pPr>
      <w:del w:id="1341" w:author="Andrew Instone-Cowie" w:date="2021-08-10T21:33:00Z">
        <w:r w:rsidRPr="00095F1B" w:rsidDel="00095F1B">
          <w:rPr>
            <w:noProof/>
            <w:rPrChange w:id="1342" w:author="Andrew Instone-Cowie" w:date="2021-08-10T21:33:00Z">
              <w:rPr>
                <w:rStyle w:val="Hyperlink"/>
                <w:noProof/>
              </w:rPr>
            </w:rPrChange>
          </w:rPr>
          <w:delText>Figure 8 – Single Trigger – Handstroke Strike Point</w:delText>
        </w:r>
        <w:r w:rsidDel="00095F1B">
          <w:rPr>
            <w:noProof/>
            <w:webHidden/>
          </w:rPr>
          <w:tab/>
        </w:r>
        <w:r w:rsidR="00CA0B7C" w:rsidDel="00095F1B">
          <w:rPr>
            <w:noProof/>
            <w:webHidden/>
          </w:rPr>
          <w:delText>15</w:delText>
        </w:r>
      </w:del>
    </w:p>
    <w:p w14:paraId="69DC5628" w14:textId="36934CD0" w:rsidR="00012709" w:rsidDel="00095F1B" w:rsidRDefault="00012709" w:rsidP="00A02960">
      <w:pPr>
        <w:pStyle w:val="TableofFigures"/>
        <w:tabs>
          <w:tab w:val="right" w:leader="dot" w:pos="9016"/>
        </w:tabs>
        <w:spacing w:after="100"/>
        <w:rPr>
          <w:del w:id="1343" w:author="Andrew Instone-Cowie" w:date="2021-08-10T21:33:00Z"/>
          <w:rFonts w:eastAsiaTheme="minorEastAsia"/>
          <w:noProof/>
          <w:lang w:eastAsia="en-GB"/>
        </w:rPr>
      </w:pPr>
      <w:del w:id="1344" w:author="Andrew Instone-Cowie" w:date="2021-08-10T21:33:00Z">
        <w:r w:rsidRPr="00095F1B" w:rsidDel="00095F1B">
          <w:rPr>
            <w:noProof/>
            <w:rPrChange w:id="1345" w:author="Andrew Instone-Cowie" w:date="2021-08-10T21:33:00Z">
              <w:rPr>
                <w:rStyle w:val="Hyperlink"/>
                <w:noProof/>
              </w:rPr>
            </w:rPrChange>
          </w:rPr>
          <w:delText>Figure 9 – Basic Serial Splitter Downstream Data Flow</w:delText>
        </w:r>
        <w:r w:rsidDel="00095F1B">
          <w:rPr>
            <w:noProof/>
            <w:webHidden/>
          </w:rPr>
          <w:tab/>
        </w:r>
        <w:r w:rsidR="00CA0B7C" w:rsidDel="00095F1B">
          <w:rPr>
            <w:noProof/>
            <w:webHidden/>
          </w:rPr>
          <w:delText>25</w:delText>
        </w:r>
      </w:del>
    </w:p>
    <w:p w14:paraId="44E23E3B" w14:textId="7CED6C27" w:rsidR="00012709" w:rsidDel="00095F1B" w:rsidRDefault="00012709" w:rsidP="00A02960">
      <w:pPr>
        <w:pStyle w:val="TableofFigures"/>
        <w:tabs>
          <w:tab w:val="right" w:leader="dot" w:pos="9016"/>
        </w:tabs>
        <w:spacing w:after="100"/>
        <w:rPr>
          <w:del w:id="1346" w:author="Andrew Instone-Cowie" w:date="2021-08-10T21:33:00Z"/>
          <w:rFonts w:eastAsiaTheme="minorEastAsia"/>
          <w:noProof/>
          <w:lang w:eastAsia="en-GB"/>
        </w:rPr>
      </w:pPr>
      <w:del w:id="1347" w:author="Andrew Instone-Cowie" w:date="2021-08-10T21:33:00Z">
        <w:r w:rsidRPr="00095F1B" w:rsidDel="00095F1B">
          <w:rPr>
            <w:noProof/>
            <w:rPrChange w:id="1348" w:author="Andrew Instone-Cowie" w:date="2021-08-10T21:33:00Z">
              <w:rPr>
                <w:rStyle w:val="Hyperlink"/>
                <w:noProof/>
              </w:rPr>
            </w:rPrChange>
          </w:rPr>
          <w:delText>Figure 10 – Basic Serial Splitter Upstream Data Flow</w:delText>
        </w:r>
        <w:r w:rsidDel="00095F1B">
          <w:rPr>
            <w:noProof/>
            <w:webHidden/>
          </w:rPr>
          <w:tab/>
        </w:r>
        <w:r w:rsidR="00CA0B7C" w:rsidDel="00095F1B">
          <w:rPr>
            <w:noProof/>
            <w:webHidden/>
          </w:rPr>
          <w:delText>27</w:delText>
        </w:r>
      </w:del>
    </w:p>
    <w:p w14:paraId="367A4762" w14:textId="76E2A689" w:rsidR="00012709" w:rsidDel="00095F1B" w:rsidRDefault="00012709" w:rsidP="00A02960">
      <w:pPr>
        <w:pStyle w:val="TableofFigures"/>
        <w:tabs>
          <w:tab w:val="right" w:leader="dot" w:pos="9016"/>
        </w:tabs>
        <w:spacing w:after="100"/>
        <w:rPr>
          <w:del w:id="1349" w:author="Andrew Instone-Cowie" w:date="2021-08-10T21:33:00Z"/>
          <w:rFonts w:eastAsiaTheme="minorEastAsia"/>
          <w:noProof/>
          <w:lang w:eastAsia="en-GB"/>
        </w:rPr>
      </w:pPr>
      <w:del w:id="1350" w:author="Andrew Instone-Cowie" w:date="2021-08-10T21:33:00Z">
        <w:r w:rsidRPr="00095F1B" w:rsidDel="00095F1B">
          <w:rPr>
            <w:noProof/>
            <w:rPrChange w:id="1351" w:author="Andrew Instone-Cowie" w:date="2021-08-10T21:33:00Z">
              <w:rPr>
                <w:rStyle w:val="Hyperlink"/>
                <w:noProof/>
              </w:rPr>
            </w:rPrChange>
          </w:rPr>
          <w:delText>Figure 11 – Basic Serial Splitter Transmitter Control</w:delText>
        </w:r>
        <w:r w:rsidDel="00095F1B">
          <w:rPr>
            <w:noProof/>
            <w:webHidden/>
          </w:rPr>
          <w:tab/>
        </w:r>
        <w:r w:rsidR="00CA0B7C" w:rsidDel="00095F1B">
          <w:rPr>
            <w:noProof/>
            <w:webHidden/>
          </w:rPr>
          <w:delText>28</w:delText>
        </w:r>
      </w:del>
    </w:p>
    <w:p w14:paraId="0C114E4D" w14:textId="590761E4" w:rsidR="00012709" w:rsidDel="00095F1B" w:rsidRDefault="00012709" w:rsidP="00A02960">
      <w:pPr>
        <w:pStyle w:val="TableofFigures"/>
        <w:tabs>
          <w:tab w:val="right" w:leader="dot" w:pos="9016"/>
        </w:tabs>
        <w:spacing w:after="100"/>
        <w:rPr>
          <w:del w:id="1352" w:author="Andrew Instone-Cowie" w:date="2021-08-10T21:33:00Z"/>
          <w:rFonts w:eastAsiaTheme="minorEastAsia"/>
          <w:noProof/>
          <w:lang w:eastAsia="en-GB"/>
        </w:rPr>
      </w:pPr>
      <w:del w:id="1353" w:author="Andrew Instone-Cowie" w:date="2021-08-10T21:33:00Z">
        <w:r w:rsidRPr="00095F1B" w:rsidDel="00095F1B">
          <w:rPr>
            <w:noProof/>
            <w:rPrChange w:id="1354" w:author="Andrew Instone-Cowie" w:date="2021-08-10T21:33:00Z">
              <w:rPr>
                <w:rStyle w:val="Hyperlink"/>
                <w:noProof/>
              </w:rPr>
            </w:rPrChange>
          </w:rPr>
          <w:delText>Figure 12 – Sensor Module Connector</w:delText>
        </w:r>
        <w:r w:rsidDel="00095F1B">
          <w:rPr>
            <w:noProof/>
            <w:webHidden/>
          </w:rPr>
          <w:tab/>
        </w:r>
        <w:r w:rsidR="00CA0B7C" w:rsidDel="00095F1B">
          <w:rPr>
            <w:noProof/>
            <w:webHidden/>
          </w:rPr>
          <w:delText>31</w:delText>
        </w:r>
      </w:del>
    </w:p>
    <w:p w14:paraId="0EF58F55" w14:textId="53DC3F8B" w:rsidR="00012709" w:rsidDel="00095F1B" w:rsidRDefault="00012709" w:rsidP="00A02960">
      <w:pPr>
        <w:pStyle w:val="TableofFigures"/>
        <w:tabs>
          <w:tab w:val="right" w:leader="dot" w:pos="9016"/>
        </w:tabs>
        <w:spacing w:after="100"/>
        <w:rPr>
          <w:del w:id="1355" w:author="Andrew Instone-Cowie" w:date="2021-08-10T21:33:00Z"/>
          <w:rFonts w:eastAsiaTheme="minorEastAsia"/>
          <w:noProof/>
          <w:lang w:eastAsia="en-GB"/>
        </w:rPr>
      </w:pPr>
      <w:del w:id="1356" w:author="Andrew Instone-Cowie" w:date="2021-08-10T21:33:00Z">
        <w:r w:rsidRPr="00095F1B" w:rsidDel="00095F1B">
          <w:rPr>
            <w:noProof/>
            <w:rPrChange w:id="1357" w:author="Andrew Instone-Cowie" w:date="2021-08-10T21:33:00Z">
              <w:rPr>
                <w:rStyle w:val="Hyperlink"/>
                <w:noProof/>
              </w:rPr>
            </w:rPrChange>
          </w:rPr>
          <w:delText>Figure 13 – Sensor Chain Inter-Connection</w:delText>
        </w:r>
        <w:r w:rsidDel="00095F1B">
          <w:rPr>
            <w:noProof/>
            <w:webHidden/>
          </w:rPr>
          <w:tab/>
        </w:r>
        <w:r w:rsidR="00CA0B7C" w:rsidDel="00095F1B">
          <w:rPr>
            <w:noProof/>
            <w:webHidden/>
          </w:rPr>
          <w:delText>31</w:delText>
        </w:r>
      </w:del>
    </w:p>
    <w:p w14:paraId="7D885B8F" w14:textId="164623E5" w:rsidR="00012709" w:rsidDel="00095F1B" w:rsidRDefault="00012709" w:rsidP="00A02960">
      <w:pPr>
        <w:pStyle w:val="TableofFigures"/>
        <w:tabs>
          <w:tab w:val="right" w:leader="dot" w:pos="9016"/>
        </w:tabs>
        <w:spacing w:after="100"/>
        <w:rPr>
          <w:del w:id="1358" w:author="Andrew Instone-Cowie" w:date="2021-08-10T21:33:00Z"/>
          <w:rFonts w:eastAsiaTheme="minorEastAsia"/>
          <w:noProof/>
          <w:lang w:eastAsia="en-GB"/>
        </w:rPr>
      </w:pPr>
      <w:del w:id="1359" w:author="Andrew Instone-Cowie" w:date="2021-08-10T21:33:00Z">
        <w:r w:rsidRPr="00095F1B" w:rsidDel="00095F1B">
          <w:rPr>
            <w:noProof/>
            <w:rPrChange w:id="1360" w:author="Andrew Instone-Cowie" w:date="2021-08-10T21:33:00Z">
              <w:rPr>
                <w:rStyle w:val="Hyperlink"/>
                <w:noProof/>
              </w:rPr>
            </w:rPrChange>
          </w:rPr>
          <w:delText>Figure 14 – Simulator Interface Module Sensor Connector</w:delText>
        </w:r>
        <w:r w:rsidDel="00095F1B">
          <w:rPr>
            <w:noProof/>
            <w:webHidden/>
          </w:rPr>
          <w:tab/>
        </w:r>
        <w:r w:rsidR="00CA0B7C" w:rsidDel="00095F1B">
          <w:rPr>
            <w:noProof/>
            <w:webHidden/>
          </w:rPr>
          <w:delText>32</w:delText>
        </w:r>
      </w:del>
    </w:p>
    <w:p w14:paraId="732D792D" w14:textId="198B0C75" w:rsidR="00012709" w:rsidDel="00095F1B" w:rsidRDefault="00012709" w:rsidP="00A02960">
      <w:pPr>
        <w:pStyle w:val="TableofFigures"/>
        <w:tabs>
          <w:tab w:val="right" w:leader="dot" w:pos="9016"/>
        </w:tabs>
        <w:spacing w:after="100"/>
        <w:rPr>
          <w:del w:id="1361" w:author="Andrew Instone-Cowie" w:date="2021-08-10T21:33:00Z"/>
          <w:rFonts w:eastAsiaTheme="minorEastAsia"/>
          <w:noProof/>
          <w:lang w:eastAsia="en-GB"/>
        </w:rPr>
      </w:pPr>
      <w:del w:id="1362" w:author="Andrew Instone-Cowie" w:date="2021-08-10T21:33:00Z">
        <w:r w:rsidRPr="00095F1B" w:rsidDel="00095F1B">
          <w:rPr>
            <w:noProof/>
            <w:rPrChange w:id="1363" w:author="Andrew Instone-Cowie" w:date="2021-08-10T21:33:00Z">
              <w:rPr>
                <w:rStyle w:val="Hyperlink"/>
                <w:noProof/>
              </w:rPr>
            </w:rPrChange>
          </w:rPr>
          <w:delText>Figure 15 – Simulator Interface 4-Gang Connector</w:delText>
        </w:r>
        <w:r w:rsidDel="00095F1B">
          <w:rPr>
            <w:noProof/>
            <w:webHidden/>
          </w:rPr>
          <w:tab/>
        </w:r>
        <w:r w:rsidR="00CA0B7C" w:rsidDel="00095F1B">
          <w:rPr>
            <w:noProof/>
            <w:webHidden/>
          </w:rPr>
          <w:delText>32</w:delText>
        </w:r>
      </w:del>
    </w:p>
    <w:p w14:paraId="328EB9D8" w14:textId="71860405" w:rsidR="00012709" w:rsidDel="00095F1B" w:rsidRDefault="00012709" w:rsidP="00A02960">
      <w:pPr>
        <w:pStyle w:val="TableofFigures"/>
        <w:tabs>
          <w:tab w:val="right" w:leader="dot" w:pos="9016"/>
        </w:tabs>
        <w:spacing w:after="100"/>
        <w:rPr>
          <w:del w:id="1364" w:author="Andrew Instone-Cowie" w:date="2021-08-10T21:33:00Z"/>
          <w:rFonts w:eastAsiaTheme="minorEastAsia"/>
          <w:noProof/>
          <w:lang w:eastAsia="en-GB"/>
        </w:rPr>
      </w:pPr>
      <w:del w:id="1365" w:author="Andrew Instone-Cowie" w:date="2021-08-10T21:33:00Z">
        <w:r w:rsidRPr="00095F1B" w:rsidDel="00095F1B">
          <w:rPr>
            <w:noProof/>
            <w:rPrChange w:id="1366" w:author="Andrew Instone-Cowie" w:date="2021-08-10T21:33:00Z">
              <w:rPr>
                <w:rStyle w:val="Hyperlink"/>
                <w:noProof/>
              </w:rPr>
            </w:rPrChange>
          </w:rPr>
          <w:delText>Figure 16 – Simulator Interface Module Power/Data Connector</w:delText>
        </w:r>
        <w:r w:rsidDel="00095F1B">
          <w:rPr>
            <w:noProof/>
            <w:webHidden/>
          </w:rPr>
          <w:tab/>
        </w:r>
        <w:r w:rsidR="00CA0B7C" w:rsidDel="00095F1B">
          <w:rPr>
            <w:noProof/>
            <w:webHidden/>
          </w:rPr>
          <w:delText>33</w:delText>
        </w:r>
      </w:del>
    </w:p>
    <w:p w14:paraId="287C6F1C" w14:textId="47EC2CF6" w:rsidR="00012709" w:rsidDel="00095F1B" w:rsidRDefault="00012709" w:rsidP="00A02960">
      <w:pPr>
        <w:pStyle w:val="TableofFigures"/>
        <w:tabs>
          <w:tab w:val="right" w:leader="dot" w:pos="9016"/>
        </w:tabs>
        <w:spacing w:after="100"/>
        <w:rPr>
          <w:del w:id="1367" w:author="Andrew Instone-Cowie" w:date="2021-08-10T21:33:00Z"/>
          <w:rFonts w:eastAsiaTheme="minorEastAsia"/>
          <w:noProof/>
          <w:lang w:eastAsia="en-GB"/>
        </w:rPr>
      </w:pPr>
      <w:del w:id="1368" w:author="Andrew Instone-Cowie" w:date="2021-08-10T21:33:00Z">
        <w:r w:rsidRPr="00095F1B" w:rsidDel="00095F1B">
          <w:rPr>
            <w:noProof/>
            <w:rPrChange w:id="1369" w:author="Andrew Instone-Cowie" w:date="2021-08-10T21:33:00Z">
              <w:rPr>
                <w:rStyle w:val="Hyperlink"/>
                <w:noProof/>
              </w:rPr>
            </w:rPrChange>
          </w:rPr>
          <w:delText>Figure 17 – Power Module Power/Data Connector</w:delText>
        </w:r>
        <w:r w:rsidDel="00095F1B">
          <w:rPr>
            <w:noProof/>
            <w:webHidden/>
          </w:rPr>
          <w:tab/>
        </w:r>
        <w:r w:rsidR="00CA0B7C" w:rsidDel="00095F1B">
          <w:rPr>
            <w:noProof/>
            <w:webHidden/>
          </w:rPr>
          <w:delText>34</w:delText>
        </w:r>
      </w:del>
    </w:p>
    <w:p w14:paraId="48BF3E44" w14:textId="456470F3" w:rsidR="00012709" w:rsidDel="00095F1B" w:rsidRDefault="00012709" w:rsidP="00A02960">
      <w:pPr>
        <w:pStyle w:val="TableofFigures"/>
        <w:tabs>
          <w:tab w:val="right" w:leader="dot" w:pos="9016"/>
        </w:tabs>
        <w:spacing w:after="100"/>
        <w:rPr>
          <w:del w:id="1370" w:author="Andrew Instone-Cowie" w:date="2021-08-10T21:33:00Z"/>
          <w:rFonts w:eastAsiaTheme="minorEastAsia"/>
          <w:noProof/>
          <w:lang w:eastAsia="en-GB"/>
        </w:rPr>
      </w:pPr>
      <w:del w:id="1371" w:author="Andrew Instone-Cowie" w:date="2021-08-10T21:33:00Z">
        <w:r w:rsidRPr="00095F1B" w:rsidDel="00095F1B">
          <w:rPr>
            <w:noProof/>
            <w:rPrChange w:id="1372" w:author="Andrew Instone-Cowie" w:date="2021-08-10T21:33:00Z">
              <w:rPr>
                <w:rStyle w:val="Hyperlink"/>
                <w:noProof/>
              </w:rPr>
            </w:rPrChange>
          </w:rPr>
          <w:delText>Figure 18 – Second PC Module Connector</w:delText>
        </w:r>
        <w:r w:rsidDel="00095F1B">
          <w:rPr>
            <w:noProof/>
            <w:webHidden/>
          </w:rPr>
          <w:tab/>
        </w:r>
        <w:r w:rsidR="00CA0B7C" w:rsidDel="00095F1B">
          <w:rPr>
            <w:noProof/>
            <w:webHidden/>
          </w:rPr>
          <w:delText>35</w:delText>
        </w:r>
      </w:del>
    </w:p>
    <w:p w14:paraId="6BC4A046" w14:textId="47752DC5" w:rsidR="00012709" w:rsidDel="00095F1B" w:rsidRDefault="00012709" w:rsidP="00A02960">
      <w:pPr>
        <w:pStyle w:val="TableofFigures"/>
        <w:tabs>
          <w:tab w:val="right" w:leader="dot" w:pos="9016"/>
        </w:tabs>
        <w:spacing w:after="100"/>
        <w:rPr>
          <w:del w:id="1373" w:author="Andrew Instone-Cowie" w:date="2021-08-10T21:33:00Z"/>
          <w:rFonts w:eastAsiaTheme="minorEastAsia"/>
          <w:noProof/>
          <w:lang w:eastAsia="en-GB"/>
        </w:rPr>
      </w:pPr>
      <w:del w:id="1374" w:author="Andrew Instone-Cowie" w:date="2021-08-10T21:33:00Z">
        <w:r w:rsidRPr="00095F1B" w:rsidDel="00095F1B">
          <w:rPr>
            <w:noProof/>
            <w:rPrChange w:id="1375" w:author="Andrew Instone-Cowie" w:date="2021-08-10T21:33:00Z">
              <w:rPr>
                <w:rStyle w:val="Hyperlink"/>
                <w:noProof/>
              </w:rPr>
            </w:rPrChange>
          </w:rPr>
          <w:delText>Figure 19 – Basic Serial Splitter Connector</w:delText>
        </w:r>
        <w:r w:rsidDel="00095F1B">
          <w:rPr>
            <w:noProof/>
            <w:webHidden/>
          </w:rPr>
          <w:tab/>
        </w:r>
        <w:r w:rsidR="00CA0B7C" w:rsidDel="00095F1B">
          <w:rPr>
            <w:noProof/>
            <w:webHidden/>
          </w:rPr>
          <w:delText>36</w:delText>
        </w:r>
      </w:del>
    </w:p>
    <w:p w14:paraId="71459B02" w14:textId="5896E96B" w:rsidR="00012709" w:rsidDel="00095F1B" w:rsidRDefault="00012709" w:rsidP="00A02960">
      <w:pPr>
        <w:pStyle w:val="TableofFigures"/>
        <w:tabs>
          <w:tab w:val="right" w:leader="dot" w:pos="9016"/>
        </w:tabs>
        <w:spacing w:after="100"/>
        <w:rPr>
          <w:del w:id="1376" w:author="Andrew Instone-Cowie" w:date="2021-08-10T21:33:00Z"/>
          <w:rFonts w:eastAsiaTheme="minorEastAsia"/>
          <w:noProof/>
          <w:lang w:eastAsia="en-GB"/>
        </w:rPr>
      </w:pPr>
      <w:del w:id="1377" w:author="Andrew Instone-Cowie" w:date="2021-08-10T21:33:00Z">
        <w:r w:rsidRPr="00095F1B" w:rsidDel="00095F1B">
          <w:rPr>
            <w:noProof/>
            <w:rPrChange w:id="1378" w:author="Andrew Instone-Cowie" w:date="2021-08-10T21:33:00Z">
              <w:rPr>
                <w:rStyle w:val="Hyperlink"/>
                <w:noProof/>
              </w:rPr>
            </w:rPrChange>
          </w:rPr>
          <w:delText>Figure 20 – Simulator Interface Main Loop Timing</w:delText>
        </w:r>
        <w:r w:rsidDel="00095F1B">
          <w:rPr>
            <w:noProof/>
            <w:webHidden/>
          </w:rPr>
          <w:tab/>
        </w:r>
        <w:r w:rsidR="00CA0B7C" w:rsidDel="00095F1B">
          <w:rPr>
            <w:noProof/>
            <w:webHidden/>
          </w:rPr>
          <w:delText>38</w:delText>
        </w:r>
      </w:del>
    </w:p>
    <w:p w14:paraId="1658860D" w14:textId="77CDEE04" w:rsidR="00012709" w:rsidDel="00095F1B" w:rsidRDefault="00012709" w:rsidP="00A02960">
      <w:pPr>
        <w:pStyle w:val="TableofFigures"/>
        <w:tabs>
          <w:tab w:val="right" w:leader="dot" w:pos="9016"/>
        </w:tabs>
        <w:spacing w:after="100"/>
        <w:rPr>
          <w:del w:id="1379" w:author="Andrew Instone-Cowie" w:date="2021-08-10T21:33:00Z"/>
          <w:rFonts w:eastAsiaTheme="minorEastAsia"/>
          <w:noProof/>
          <w:lang w:eastAsia="en-GB"/>
        </w:rPr>
      </w:pPr>
      <w:del w:id="1380" w:author="Andrew Instone-Cowie" w:date="2021-08-10T21:33:00Z">
        <w:r w:rsidRPr="00095F1B" w:rsidDel="00095F1B">
          <w:rPr>
            <w:noProof/>
            <w:rPrChange w:id="1381" w:author="Andrew Instone-Cowie" w:date="2021-08-10T21:33:00Z">
              <w:rPr>
                <w:rStyle w:val="Hyperlink"/>
                <w:noProof/>
              </w:rPr>
            </w:rPrChange>
          </w:rPr>
          <w:delText>Figure 21 – State Machine Transitions Illustration</w:delText>
        </w:r>
        <w:r w:rsidDel="00095F1B">
          <w:rPr>
            <w:noProof/>
            <w:webHidden/>
          </w:rPr>
          <w:tab/>
        </w:r>
        <w:r w:rsidR="00CA0B7C" w:rsidDel="00095F1B">
          <w:rPr>
            <w:noProof/>
            <w:webHidden/>
          </w:rPr>
          <w:delText>39</w:delText>
        </w:r>
      </w:del>
    </w:p>
    <w:p w14:paraId="5D1B70F8" w14:textId="2DBD995F" w:rsidR="00012709" w:rsidDel="00095F1B" w:rsidRDefault="00012709" w:rsidP="00A02960">
      <w:pPr>
        <w:pStyle w:val="TableofFigures"/>
        <w:tabs>
          <w:tab w:val="right" w:leader="dot" w:pos="9016"/>
        </w:tabs>
        <w:spacing w:after="100"/>
        <w:rPr>
          <w:del w:id="1382" w:author="Andrew Instone-Cowie" w:date="2021-08-10T21:33:00Z"/>
          <w:rFonts w:eastAsiaTheme="minorEastAsia"/>
          <w:noProof/>
          <w:lang w:eastAsia="en-GB"/>
        </w:rPr>
      </w:pPr>
      <w:del w:id="1383" w:author="Andrew Instone-Cowie" w:date="2021-08-10T21:33:00Z">
        <w:r w:rsidRPr="00095F1B" w:rsidDel="00095F1B">
          <w:rPr>
            <w:noProof/>
            <w:rPrChange w:id="1384" w:author="Andrew Instone-Cowie" w:date="2021-08-10T21:33:00Z">
              <w:rPr>
                <w:rStyle w:val="Hyperlink"/>
                <w:noProof/>
              </w:rPr>
            </w:rPrChange>
          </w:rPr>
          <w:delText>Figure 22 – Sensor De-Bounce Illustration</w:delText>
        </w:r>
        <w:r w:rsidDel="00095F1B">
          <w:rPr>
            <w:noProof/>
            <w:webHidden/>
          </w:rPr>
          <w:tab/>
        </w:r>
        <w:r w:rsidR="00CA0B7C" w:rsidDel="00095F1B">
          <w:rPr>
            <w:noProof/>
            <w:webHidden/>
          </w:rPr>
          <w:delText>41</w:delText>
        </w:r>
      </w:del>
    </w:p>
    <w:p w14:paraId="00C9C88B" w14:textId="4021AD42" w:rsidR="00012709" w:rsidDel="00095F1B" w:rsidRDefault="00012709" w:rsidP="00A02960">
      <w:pPr>
        <w:pStyle w:val="TableofFigures"/>
        <w:tabs>
          <w:tab w:val="right" w:leader="dot" w:pos="9016"/>
        </w:tabs>
        <w:spacing w:after="100"/>
        <w:rPr>
          <w:del w:id="1385" w:author="Andrew Instone-Cowie" w:date="2021-08-10T21:33:00Z"/>
          <w:rFonts w:eastAsiaTheme="minorEastAsia"/>
          <w:noProof/>
          <w:lang w:eastAsia="en-GB"/>
        </w:rPr>
      </w:pPr>
      <w:del w:id="1386" w:author="Andrew Instone-Cowie" w:date="2021-08-10T21:33:00Z">
        <w:r w:rsidRPr="00095F1B" w:rsidDel="00095F1B">
          <w:rPr>
            <w:noProof/>
            <w:rPrChange w:id="1387" w:author="Andrew Instone-Cowie" w:date="2021-08-10T21:33:00Z">
              <w:rPr>
                <w:rStyle w:val="Hyperlink"/>
                <w:noProof/>
              </w:rPr>
            </w:rPrChange>
          </w:rPr>
          <w:delText>Figure 23 – Sensor Pulse Duration Illustration</w:delText>
        </w:r>
        <w:r w:rsidDel="00095F1B">
          <w:rPr>
            <w:noProof/>
            <w:webHidden/>
          </w:rPr>
          <w:tab/>
        </w:r>
        <w:r w:rsidR="00CA0B7C" w:rsidDel="00095F1B">
          <w:rPr>
            <w:noProof/>
            <w:webHidden/>
          </w:rPr>
          <w:delText>48</w:delText>
        </w:r>
      </w:del>
    </w:p>
    <w:p w14:paraId="581F25EE" w14:textId="509DAD75" w:rsidR="00012709" w:rsidDel="00095F1B" w:rsidRDefault="00012709" w:rsidP="00A02960">
      <w:pPr>
        <w:pStyle w:val="TableofFigures"/>
        <w:tabs>
          <w:tab w:val="right" w:leader="dot" w:pos="9016"/>
        </w:tabs>
        <w:spacing w:after="100"/>
        <w:rPr>
          <w:del w:id="1388" w:author="Andrew Instone-Cowie" w:date="2021-08-10T21:33:00Z"/>
          <w:rFonts w:eastAsiaTheme="minorEastAsia"/>
          <w:noProof/>
          <w:lang w:eastAsia="en-GB"/>
        </w:rPr>
      </w:pPr>
      <w:del w:id="1389" w:author="Andrew Instone-Cowie" w:date="2021-08-10T21:33:00Z">
        <w:r w:rsidRPr="00095F1B" w:rsidDel="00095F1B">
          <w:rPr>
            <w:noProof/>
            <w:rPrChange w:id="1390" w:author="Andrew Instone-Cowie" w:date="2021-08-10T21:33:00Z">
              <w:rPr>
                <w:rStyle w:val="Hyperlink"/>
                <w:noProof/>
              </w:rPr>
            </w:rPrChange>
          </w:rPr>
          <w:delText>Figure 24 – Missed Sensor Signals Illustration</w:delText>
        </w:r>
        <w:r w:rsidDel="00095F1B">
          <w:rPr>
            <w:noProof/>
            <w:webHidden/>
          </w:rPr>
          <w:tab/>
        </w:r>
        <w:r w:rsidR="00CA0B7C" w:rsidDel="00095F1B">
          <w:rPr>
            <w:noProof/>
            <w:webHidden/>
          </w:rPr>
          <w:delText>49</w:delText>
        </w:r>
      </w:del>
    </w:p>
    <w:p w14:paraId="3DFF0676" w14:textId="5FFA6316" w:rsidR="00012709" w:rsidDel="00095F1B" w:rsidRDefault="00012709" w:rsidP="00A02960">
      <w:pPr>
        <w:pStyle w:val="TableofFigures"/>
        <w:tabs>
          <w:tab w:val="right" w:leader="dot" w:pos="9016"/>
        </w:tabs>
        <w:spacing w:after="100"/>
        <w:rPr>
          <w:del w:id="1391" w:author="Andrew Instone-Cowie" w:date="2021-08-10T21:33:00Z"/>
          <w:rFonts w:eastAsiaTheme="minorEastAsia"/>
          <w:noProof/>
          <w:lang w:eastAsia="en-GB"/>
        </w:rPr>
      </w:pPr>
      <w:del w:id="1392" w:author="Andrew Instone-Cowie" w:date="2021-08-10T21:33:00Z">
        <w:r w:rsidRPr="00095F1B" w:rsidDel="00095F1B">
          <w:rPr>
            <w:noProof/>
            <w:rPrChange w:id="1393" w:author="Andrew Instone-Cowie" w:date="2021-08-10T21:33:00Z">
              <w:rPr>
                <w:rStyle w:val="Hyperlink"/>
                <w:noProof/>
              </w:rPr>
            </w:rPrChange>
          </w:rPr>
          <w:delText>Figure 25 – Duplicated Sensor Signals Illustration</w:delText>
        </w:r>
        <w:r w:rsidDel="00095F1B">
          <w:rPr>
            <w:noProof/>
            <w:webHidden/>
          </w:rPr>
          <w:tab/>
        </w:r>
        <w:r w:rsidR="00CA0B7C" w:rsidDel="00095F1B">
          <w:rPr>
            <w:noProof/>
            <w:webHidden/>
          </w:rPr>
          <w:delText>50</w:delText>
        </w:r>
      </w:del>
    </w:p>
    <w:p w14:paraId="7BA7AA7D" w14:textId="1A23C9E1" w:rsidR="00012709" w:rsidDel="00095F1B" w:rsidRDefault="00012709" w:rsidP="00A02960">
      <w:pPr>
        <w:pStyle w:val="TableofFigures"/>
        <w:tabs>
          <w:tab w:val="right" w:leader="dot" w:pos="9016"/>
        </w:tabs>
        <w:spacing w:after="100"/>
        <w:rPr>
          <w:del w:id="1394" w:author="Andrew Instone-Cowie" w:date="2021-08-10T21:33:00Z"/>
          <w:rFonts w:eastAsiaTheme="minorEastAsia"/>
          <w:noProof/>
          <w:lang w:eastAsia="en-GB"/>
        </w:rPr>
      </w:pPr>
      <w:del w:id="1395" w:author="Andrew Instone-Cowie" w:date="2021-08-10T21:33:00Z">
        <w:r w:rsidRPr="00095F1B" w:rsidDel="00095F1B">
          <w:rPr>
            <w:noProof/>
            <w:rPrChange w:id="1396" w:author="Andrew Instone-Cowie" w:date="2021-08-10T21:33:00Z">
              <w:rPr>
                <w:rStyle w:val="Hyperlink"/>
                <w:noProof/>
              </w:rPr>
            </w:rPrChange>
          </w:rPr>
          <w:delText>Figure 26 – Variable Odd-Struckness Illustration</w:delText>
        </w:r>
        <w:r w:rsidDel="00095F1B">
          <w:rPr>
            <w:noProof/>
            <w:webHidden/>
          </w:rPr>
          <w:tab/>
        </w:r>
        <w:r w:rsidR="00CA0B7C" w:rsidDel="00095F1B">
          <w:rPr>
            <w:noProof/>
            <w:webHidden/>
          </w:rPr>
          <w:delText>51</w:delText>
        </w:r>
      </w:del>
    </w:p>
    <w:p w14:paraId="6A448481" w14:textId="11607C3D" w:rsidR="00012709" w:rsidDel="00095F1B" w:rsidRDefault="00012709" w:rsidP="00A02960">
      <w:pPr>
        <w:pStyle w:val="TableofFigures"/>
        <w:tabs>
          <w:tab w:val="right" w:leader="dot" w:pos="9016"/>
        </w:tabs>
        <w:spacing w:after="100"/>
        <w:rPr>
          <w:del w:id="1397" w:author="Andrew Instone-Cowie" w:date="2021-08-10T21:33:00Z"/>
          <w:rFonts w:eastAsiaTheme="minorEastAsia"/>
          <w:noProof/>
          <w:lang w:eastAsia="en-GB"/>
        </w:rPr>
      </w:pPr>
      <w:del w:id="1398" w:author="Andrew Instone-Cowie" w:date="2021-08-10T21:33:00Z">
        <w:r w:rsidRPr="00095F1B" w:rsidDel="00095F1B">
          <w:rPr>
            <w:noProof/>
            <w:rPrChange w:id="1399" w:author="Andrew Instone-Cowie" w:date="2021-08-10T21:33:00Z">
              <w:rPr>
                <w:rStyle w:val="Hyperlink"/>
                <w:noProof/>
              </w:rPr>
            </w:rPrChange>
          </w:rPr>
          <w:delText>Figure 27 – Simulator Interface Latency</w:delText>
        </w:r>
        <w:r w:rsidDel="00095F1B">
          <w:rPr>
            <w:noProof/>
            <w:webHidden/>
          </w:rPr>
          <w:tab/>
        </w:r>
        <w:r w:rsidR="00CA0B7C" w:rsidDel="00095F1B">
          <w:rPr>
            <w:noProof/>
            <w:webHidden/>
          </w:rPr>
          <w:delText>52</w:delText>
        </w:r>
      </w:del>
    </w:p>
    <w:p w14:paraId="619C35E2" w14:textId="698FEA48" w:rsidR="00012709" w:rsidDel="00095F1B" w:rsidRDefault="00012709" w:rsidP="00A02960">
      <w:pPr>
        <w:pStyle w:val="TableofFigures"/>
        <w:tabs>
          <w:tab w:val="right" w:leader="dot" w:pos="9016"/>
        </w:tabs>
        <w:spacing w:after="100"/>
        <w:rPr>
          <w:del w:id="1400" w:author="Andrew Instone-Cowie" w:date="2021-08-10T21:33:00Z"/>
          <w:rFonts w:eastAsiaTheme="minorEastAsia"/>
          <w:noProof/>
          <w:lang w:eastAsia="en-GB"/>
        </w:rPr>
      </w:pPr>
      <w:del w:id="1401" w:author="Andrew Instone-Cowie" w:date="2021-08-10T21:33:00Z">
        <w:r w:rsidRPr="00095F1B" w:rsidDel="00095F1B">
          <w:rPr>
            <w:noProof/>
            <w:rPrChange w:id="1402" w:author="Andrew Instone-Cowie" w:date="2021-08-10T21:33:00Z">
              <w:rPr>
                <w:rStyle w:val="Hyperlink"/>
                <w:noProof/>
              </w:rPr>
            </w:rPrChange>
          </w:rPr>
          <w:delText>Figure 28 – Logic Analyser Decode</w:delText>
        </w:r>
        <w:r w:rsidDel="00095F1B">
          <w:rPr>
            <w:noProof/>
            <w:webHidden/>
          </w:rPr>
          <w:tab/>
        </w:r>
        <w:r w:rsidR="00CA0B7C" w:rsidDel="00095F1B">
          <w:rPr>
            <w:noProof/>
            <w:webHidden/>
          </w:rPr>
          <w:delText>53</w:delText>
        </w:r>
      </w:del>
    </w:p>
    <w:p w14:paraId="40CC03F5" w14:textId="6E75A43D" w:rsidR="00012709" w:rsidDel="00095F1B" w:rsidRDefault="00012709" w:rsidP="00A02960">
      <w:pPr>
        <w:pStyle w:val="TableofFigures"/>
        <w:tabs>
          <w:tab w:val="right" w:leader="dot" w:pos="9016"/>
        </w:tabs>
        <w:spacing w:after="100"/>
        <w:rPr>
          <w:del w:id="1403" w:author="Andrew Instone-Cowie" w:date="2021-08-10T21:33:00Z"/>
          <w:rFonts w:eastAsiaTheme="minorEastAsia"/>
          <w:noProof/>
          <w:lang w:eastAsia="en-GB"/>
        </w:rPr>
      </w:pPr>
      <w:del w:id="1404" w:author="Andrew Instone-Cowie" w:date="2021-08-10T21:33:00Z">
        <w:r w:rsidRPr="00095F1B" w:rsidDel="00095F1B">
          <w:rPr>
            <w:noProof/>
            <w:rPrChange w:id="1405" w:author="Andrew Instone-Cowie" w:date="2021-08-10T21:33:00Z">
              <w:rPr>
                <w:rStyle w:val="Hyperlink"/>
                <w:noProof/>
              </w:rPr>
            </w:rPrChange>
          </w:rPr>
          <w:delText>Figure 29 – Example of a USB-to-Serial Adapter</w:delText>
        </w:r>
        <w:r w:rsidDel="00095F1B">
          <w:rPr>
            <w:noProof/>
            <w:webHidden/>
          </w:rPr>
          <w:tab/>
        </w:r>
        <w:r w:rsidR="00CA0B7C" w:rsidDel="00095F1B">
          <w:rPr>
            <w:noProof/>
            <w:webHidden/>
          </w:rPr>
          <w:delText>55</w:delText>
        </w:r>
      </w:del>
    </w:p>
    <w:p w14:paraId="6DC09436" w14:textId="1037D207" w:rsidR="00012709" w:rsidDel="00095F1B" w:rsidRDefault="00012709" w:rsidP="00A02960">
      <w:pPr>
        <w:pStyle w:val="TableofFigures"/>
        <w:tabs>
          <w:tab w:val="right" w:leader="dot" w:pos="9016"/>
        </w:tabs>
        <w:spacing w:after="100"/>
        <w:rPr>
          <w:del w:id="1406" w:author="Andrew Instone-Cowie" w:date="2021-08-10T21:33:00Z"/>
          <w:rFonts w:eastAsiaTheme="minorEastAsia"/>
          <w:noProof/>
          <w:lang w:eastAsia="en-GB"/>
        </w:rPr>
      </w:pPr>
      <w:del w:id="1407" w:author="Andrew Instone-Cowie" w:date="2021-08-10T21:33:00Z">
        <w:r w:rsidRPr="00095F1B" w:rsidDel="00095F1B">
          <w:rPr>
            <w:noProof/>
            <w:rPrChange w:id="1408" w:author="Andrew Instone-Cowie" w:date="2021-08-10T21:33:00Z">
              <w:rPr>
                <w:rStyle w:val="Hyperlink"/>
                <w:noProof/>
              </w:rPr>
            </w:rPrChange>
          </w:rPr>
          <w:delText>Figure 30 – Prolific Driver Installation</w:delText>
        </w:r>
        <w:r w:rsidDel="00095F1B">
          <w:rPr>
            <w:noProof/>
            <w:webHidden/>
          </w:rPr>
          <w:tab/>
        </w:r>
        <w:r w:rsidR="00CA0B7C" w:rsidDel="00095F1B">
          <w:rPr>
            <w:noProof/>
            <w:webHidden/>
          </w:rPr>
          <w:delText>56</w:delText>
        </w:r>
      </w:del>
    </w:p>
    <w:p w14:paraId="1002BD07" w14:textId="7BEC636B" w:rsidR="00012709" w:rsidDel="00095F1B" w:rsidRDefault="00012709" w:rsidP="00A02960">
      <w:pPr>
        <w:pStyle w:val="TableofFigures"/>
        <w:tabs>
          <w:tab w:val="right" w:leader="dot" w:pos="9016"/>
        </w:tabs>
        <w:spacing w:after="100"/>
        <w:rPr>
          <w:del w:id="1409" w:author="Andrew Instone-Cowie" w:date="2021-08-10T21:33:00Z"/>
          <w:rFonts w:eastAsiaTheme="minorEastAsia"/>
          <w:noProof/>
          <w:lang w:eastAsia="en-GB"/>
        </w:rPr>
      </w:pPr>
      <w:del w:id="1410" w:author="Andrew Instone-Cowie" w:date="2021-08-10T21:33:00Z">
        <w:r w:rsidRPr="00095F1B" w:rsidDel="00095F1B">
          <w:rPr>
            <w:noProof/>
            <w:rPrChange w:id="1411" w:author="Andrew Instone-Cowie" w:date="2021-08-10T21:33:00Z">
              <w:rPr>
                <w:rStyle w:val="Hyperlink"/>
                <w:noProof/>
              </w:rPr>
            </w:rPrChange>
          </w:rPr>
          <w:delText>Figure 31 – Driver Installation Complete</w:delText>
        </w:r>
        <w:r w:rsidDel="00095F1B">
          <w:rPr>
            <w:noProof/>
            <w:webHidden/>
          </w:rPr>
          <w:tab/>
        </w:r>
        <w:r w:rsidR="00CA0B7C" w:rsidDel="00095F1B">
          <w:rPr>
            <w:noProof/>
            <w:webHidden/>
          </w:rPr>
          <w:delText>57</w:delText>
        </w:r>
      </w:del>
    </w:p>
    <w:p w14:paraId="541A6E1D" w14:textId="3E366243" w:rsidR="00012709" w:rsidDel="00095F1B" w:rsidRDefault="00012709" w:rsidP="00A02960">
      <w:pPr>
        <w:pStyle w:val="TableofFigures"/>
        <w:tabs>
          <w:tab w:val="right" w:leader="dot" w:pos="9016"/>
        </w:tabs>
        <w:spacing w:after="100"/>
        <w:rPr>
          <w:del w:id="1412" w:author="Andrew Instone-Cowie" w:date="2021-08-10T21:33:00Z"/>
          <w:rFonts w:eastAsiaTheme="minorEastAsia"/>
          <w:noProof/>
          <w:lang w:eastAsia="en-GB"/>
        </w:rPr>
      </w:pPr>
      <w:del w:id="1413" w:author="Andrew Instone-Cowie" w:date="2021-08-10T21:33:00Z">
        <w:r w:rsidRPr="00095F1B" w:rsidDel="00095F1B">
          <w:rPr>
            <w:noProof/>
            <w:rPrChange w:id="1414" w:author="Andrew Instone-Cowie" w:date="2021-08-10T21:33:00Z">
              <w:rPr>
                <w:rStyle w:val="Hyperlink"/>
                <w:noProof/>
              </w:rPr>
            </w:rPrChange>
          </w:rPr>
          <w:delText>Figure 32 – Found New Hardware Message</w:delText>
        </w:r>
        <w:r w:rsidDel="00095F1B">
          <w:rPr>
            <w:noProof/>
            <w:webHidden/>
          </w:rPr>
          <w:tab/>
        </w:r>
        <w:r w:rsidR="00CA0B7C" w:rsidDel="00095F1B">
          <w:rPr>
            <w:noProof/>
            <w:webHidden/>
          </w:rPr>
          <w:delText>57</w:delText>
        </w:r>
      </w:del>
    </w:p>
    <w:p w14:paraId="14FF2DB2" w14:textId="1D560E17" w:rsidR="00012709" w:rsidDel="00095F1B" w:rsidRDefault="00012709" w:rsidP="00A02960">
      <w:pPr>
        <w:pStyle w:val="TableofFigures"/>
        <w:tabs>
          <w:tab w:val="right" w:leader="dot" w:pos="9016"/>
        </w:tabs>
        <w:spacing w:after="100"/>
        <w:rPr>
          <w:del w:id="1415" w:author="Andrew Instone-Cowie" w:date="2021-08-10T21:33:00Z"/>
          <w:rFonts w:eastAsiaTheme="minorEastAsia"/>
          <w:noProof/>
          <w:lang w:eastAsia="en-GB"/>
        </w:rPr>
      </w:pPr>
      <w:del w:id="1416" w:author="Andrew Instone-Cowie" w:date="2021-08-10T21:33:00Z">
        <w:r w:rsidRPr="00095F1B" w:rsidDel="00095F1B">
          <w:rPr>
            <w:noProof/>
            <w:rPrChange w:id="1417" w:author="Andrew Instone-Cowie" w:date="2021-08-10T21:33:00Z">
              <w:rPr>
                <w:rStyle w:val="Hyperlink"/>
                <w:noProof/>
              </w:rPr>
            </w:rPrChange>
          </w:rPr>
          <w:delText>Figure 33 – My Computer Context Menu (Windows XP)</w:delText>
        </w:r>
        <w:r w:rsidDel="00095F1B">
          <w:rPr>
            <w:noProof/>
            <w:webHidden/>
          </w:rPr>
          <w:tab/>
        </w:r>
        <w:r w:rsidR="00CA0B7C" w:rsidDel="00095F1B">
          <w:rPr>
            <w:noProof/>
            <w:webHidden/>
          </w:rPr>
          <w:delText>58</w:delText>
        </w:r>
      </w:del>
    </w:p>
    <w:p w14:paraId="1C88D35E" w14:textId="7996E989" w:rsidR="00012709" w:rsidDel="00095F1B" w:rsidRDefault="00012709" w:rsidP="00A02960">
      <w:pPr>
        <w:pStyle w:val="TableofFigures"/>
        <w:tabs>
          <w:tab w:val="right" w:leader="dot" w:pos="9016"/>
        </w:tabs>
        <w:spacing w:after="100"/>
        <w:rPr>
          <w:del w:id="1418" w:author="Andrew Instone-Cowie" w:date="2021-08-10T21:33:00Z"/>
          <w:rFonts w:eastAsiaTheme="minorEastAsia"/>
          <w:noProof/>
          <w:lang w:eastAsia="en-GB"/>
        </w:rPr>
      </w:pPr>
      <w:del w:id="1419" w:author="Andrew Instone-Cowie" w:date="2021-08-10T21:33:00Z">
        <w:r w:rsidRPr="00095F1B" w:rsidDel="00095F1B">
          <w:rPr>
            <w:noProof/>
            <w:rPrChange w:id="1420" w:author="Andrew Instone-Cowie" w:date="2021-08-10T21:33:00Z">
              <w:rPr>
                <w:rStyle w:val="Hyperlink"/>
                <w:noProof/>
              </w:rPr>
            </w:rPrChange>
          </w:rPr>
          <w:delText>Figure 34 – Computer Context Menu (Windows 7)</w:delText>
        </w:r>
        <w:r w:rsidDel="00095F1B">
          <w:rPr>
            <w:noProof/>
            <w:webHidden/>
          </w:rPr>
          <w:tab/>
        </w:r>
        <w:r w:rsidR="00CA0B7C" w:rsidDel="00095F1B">
          <w:rPr>
            <w:noProof/>
            <w:webHidden/>
          </w:rPr>
          <w:delText>58</w:delText>
        </w:r>
      </w:del>
    </w:p>
    <w:p w14:paraId="48217E7C" w14:textId="760D58AF" w:rsidR="00012709" w:rsidDel="00095F1B" w:rsidRDefault="00012709" w:rsidP="00A02960">
      <w:pPr>
        <w:pStyle w:val="TableofFigures"/>
        <w:tabs>
          <w:tab w:val="right" w:leader="dot" w:pos="9016"/>
        </w:tabs>
        <w:spacing w:after="100"/>
        <w:rPr>
          <w:del w:id="1421" w:author="Andrew Instone-Cowie" w:date="2021-08-10T21:33:00Z"/>
          <w:rFonts w:eastAsiaTheme="minorEastAsia"/>
          <w:noProof/>
          <w:lang w:eastAsia="en-GB"/>
        </w:rPr>
      </w:pPr>
      <w:del w:id="1422" w:author="Andrew Instone-Cowie" w:date="2021-08-10T21:33:00Z">
        <w:r w:rsidRPr="00095F1B" w:rsidDel="00095F1B">
          <w:rPr>
            <w:noProof/>
            <w:rPrChange w:id="1423" w:author="Andrew Instone-Cowie" w:date="2021-08-10T21:33:00Z">
              <w:rPr>
                <w:rStyle w:val="Hyperlink"/>
                <w:noProof/>
              </w:rPr>
            </w:rPrChange>
          </w:rPr>
          <w:delText>Figure 35 – System Properties Hardware Tab (Windows XP)</w:delText>
        </w:r>
        <w:r w:rsidDel="00095F1B">
          <w:rPr>
            <w:noProof/>
            <w:webHidden/>
          </w:rPr>
          <w:tab/>
        </w:r>
        <w:r w:rsidR="00CA0B7C" w:rsidDel="00095F1B">
          <w:rPr>
            <w:noProof/>
            <w:webHidden/>
          </w:rPr>
          <w:delText>59</w:delText>
        </w:r>
      </w:del>
    </w:p>
    <w:p w14:paraId="47FE43DF" w14:textId="733F9806" w:rsidR="00012709" w:rsidDel="00095F1B" w:rsidRDefault="00012709" w:rsidP="00A02960">
      <w:pPr>
        <w:pStyle w:val="TableofFigures"/>
        <w:tabs>
          <w:tab w:val="right" w:leader="dot" w:pos="9016"/>
        </w:tabs>
        <w:spacing w:after="100"/>
        <w:rPr>
          <w:del w:id="1424" w:author="Andrew Instone-Cowie" w:date="2021-08-10T21:33:00Z"/>
          <w:rFonts w:eastAsiaTheme="minorEastAsia"/>
          <w:noProof/>
          <w:lang w:eastAsia="en-GB"/>
        </w:rPr>
      </w:pPr>
      <w:del w:id="1425" w:author="Andrew Instone-Cowie" w:date="2021-08-10T21:33:00Z">
        <w:r w:rsidRPr="00095F1B" w:rsidDel="00095F1B">
          <w:rPr>
            <w:noProof/>
            <w:rPrChange w:id="1426" w:author="Andrew Instone-Cowie" w:date="2021-08-10T21:33:00Z">
              <w:rPr>
                <w:rStyle w:val="Hyperlink"/>
                <w:noProof/>
              </w:rPr>
            </w:rPrChange>
          </w:rPr>
          <w:delText>Figure 36 – System Properties Hardware Tab (Windows 7)</w:delText>
        </w:r>
        <w:r w:rsidDel="00095F1B">
          <w:rPr>
            <w:noProof/>
            <w:webHidden/>
          </w:rPr>
          <w:tab/>
        </w:r>
        <w:r w:rsidR="00CA0B7C" w:rsidDel="00095F1B">
          <w:rPr>
            <w:noProof/>
            <w:webHidden/>
          </w:rPr>
          <w:delText>59</w:delText>
        </w:r>
      </w:del>
    </w:p>
    <w:p w14:paraId="007EA047" w14:textId="1F2F1339" w:rsidR="00012709" w:rsidDel="00095F1B" w:rsidRDefault="00012709" w:rsidP="00A02960">
      <w:pPr>
        <w:pStyle w:val="TableofFigures"/>
        <w:tabs>
          <w:tab w:val="right" w:leader="dot" w:pos="9016"/>
        </w:tabs>
        <w:spacing w:after="100"/>
        <w:rPr>
          <w:del w:id="1427" w:author="Andrew Instone-Cowie" w:date="2021-08-10T21:33:00Z"/>
          <w:rFonts w:eastAsiaTheme="minorEastAsia"/>
          <w:noProof/>
          <w:lang w:eastAsia="en-GB"/>
        </w:rPr>
      </w:pPr>
      <w:del w:id="1428" w:author="Andrew Instone-Cowie" w:date="2021-08-10T21:33:00Z">
        <w:r w:rsidRPr="00095F1B" w:rsidDel="00095F1B">
          <w:rPr>
            <w:noProof/>
            <w:rPrChange w:id="1429" w:author="Andrew Instone-Cowie" w:date="2021-08-10T21:33:00Z">
              <w:rPr>
                <w:rStyle w:val="Hyperlink"/>
                <w:noProof/>
              </w:rPr>
            </w:rPrChange>
          </w:rPr>
          <w:delText>Figure 37 – Device Manager (Driver Installed)</w:delText>
        </w:r>
        <w:r w:rsidDel="00095F1B">
          <w:rPr>
            <w:noProof/>
            <w:webHidden/>
          </w:rPr>
          <w:tab/>
        </w:r>
        <w:r w:rsidR="00CA0B7C" w:rsidDel="00095F1B">
          <w:rPr>
            <w:noProof/>
            <w:webHidden/>
          </w:rPr>
          <w:delText>60</w:delText>
        </w:r>
      </w:del>
    </w:p>
    <w:p w14:paraId="14D7643D" w14:textId="2FDCCAAE" w:rsidR="00012709" w:rsidDel="00095F1B" w:rsidRDefault="00012709" w:rsidP="00A02960">
      <w:pPr>
        <w:pStyle w:val="TableofFigures"/>
        <w:tabs>
          <w:tab w:val="right" w:leader="dot" w:pos="9016"/>
        </w:tabs>
        <w:spacing w:after="100"/>
        <w:rPr>
          <w:del w:id="1430" w:author="Andrew Instone-Cowie" w:date="2021-08-10T21:33:00Z"/>
          <w:rFonts w:eastAsiaTheme="minorEastAsia"/>
          <w:noProof/>
          <w:lang w:eastAsia="en-GB"/>
        </w:rPr>
      </w:pPr>
      <w:del w:id="1431" w:author="Andrew Instone-Cowie" w:date="2021-08-10T21:33:00Z">
        <w:r w:rsidRPr="00095F1B" w:rsidDel="00095F1B">
          <w:rPr>
            <w:noProof/>
            <w:rPrChange w:id="1432" w:author="Andrew Instone-Cowie" w:date="2021-08-10T21:33:00Z">
              <w:rPr>
                <w:rStyle w:val="Hyperlink"/>
                <w:noProof/>
              </w:rPr>
            </w:rPrChange>
          </w:rPr>
          <w:delText>Figure 38 – Device Manager (Driver Missing)</w:delText>
        </w:r>
        <w:r w:rsidDel="00095F1B">
          <w:rPr>
            <w:noProof/>
            <w:webHidden/>
          </w:rPr>
          <w:tab/>
        </w:r>
        <w:r w:rsidR="00CA0B7C" w:rsidDel="00095F1B">
          <w:rPr>
            <w:noProof/>
            <w:webHidden/>
          </w:rPr>
          <w:delText>60</w:delText>
        </w:r>
      </w:del>
    </w:p>
    <w:p w14:paraId="262D4497" w14:textId="088AAFC9" w:rsidR="00012709" w:rsidDel="00095F1B" w:rsidRDefault="00012709" w:rsidP="00A02960">
      <w:pPr>
        <w:pStyle w:val="TableofFigures"/>
        <w:tabs>
          <w:tab w:val="right" w:leader="dot" w:pos="9016"/>
        </w:tabs>
        <w:spacing w:after="100"/>
        <w:rPr>
          <w:del w:id="1433" w:author="Andrew Instone-Cowie" w:date="2021-08-10T21:33:00Z"/>
          <w:rFonts w:eastAsiaTheme="minorEastAsia"/>
          <w:noProof/>
          <w:lang w:eastAsia="en-GB"/>
        </w:rPr>
      </w:pPr>
      <w:del w:id="1434" w:author="Andrew Instone-Cowie" w:date="2021-08-10T21:33:00Z">
        <w:r w:rsidRPr="00095F1B" w:rsidDel="00095F1B">
          <w:rPr>
            <w:noProof/>
            <w:rPrChange w:id="1435" w:author="Andrew Instone-Cowie" w:date="2021-08-10T21:33:00Z">
              <w:rPr>
                <w:rStyle w:val="Hyperlink"/>
                <w:noProof/>
              </w:rPr>
            </w:rPrChange>
          </w:rPr>
          <w:delText>Figure 39 – Device Manager (Port COM14)</w:delText>
        </w:r>
        <w:r w:rsidDel="00095F1B">
          <w:rPr>
            <w:noProof/>
            <w:webHidden/>
          </w:rPr>
          <w:tab/>
        </w:r>
        <w:r w:rsidR="00CA0B7C" w:rsidDel="00095F1B">
          <w:rPr>
            <w:noProof/>
            <w:webHidden/>
          </w:rPr>
          <w:delText>61</w:delText>
        </w:r>
      </w:del>
    </w:p>
    <w:p w14:paraId="31AD1E53" w14:textId="6829D173" w:rsidR="00012709" w:rsidDel="00095F1B" w:rsidRDefault="00012709" w:rsidP="00A02960">
      <w:pPr>
        <w:pStyle w:val="TableofFigures"/>
        <w:tabs>
          <w:tab w:val="right" w:leader="dot" w:pos="9016"/>
        </w:tabs>
        <w:spacing w:after="100"/>
        <w:rPr>
          <w:del w:id="1436" w:author="Andrew Instone-Cowie" w:date="2021-08-10T21:33:00Z"/>
          <w:rFonts w:eastAsiaTheme="minorEastAsia"/>
          <w:noProof/>
          <w:lang w:eastAsia="en-GB"/>
        </w:rPr>
      </w:pPr>
      <w:del w:id="1437" w:author="Andrew Instone-Cowie" w:date="2021-08-10T21:33:00Z">
        <w:r w:rsidRPr="00095F1B" w:rsidDel="00095F1B">
          <w:rPr>
            <w:noProof/>
            <w:rPrChange w:id="1438" w:author="Andrew Instone-Cowie" w:date="2021-08-10T21:33:00Z">
              <w:rPr>
                <w:rStyle w:val="Hyperlink"/>
                <w:noProof/>
              </w:rPr>
            </w:rPrChange>
          </w:rPr>
          <w:delText>Figure 40 – Device Manager Context Menu</w:delText>
        </w:r>
        <w:r w:rsidDel="00095F1B">
          <w:rPr>
            <w:noProof/>
            <w:webHidden/>
          </w:rPr>
          <w:tab/>
        </w:r>
        <w:r w:rsidR="00CA0B7C" w:rsidDel="00095F1B">
          <w:rPr>
            <w:noProof/>
            <w:webHidden/>
          </w:rPr>
          <w:delText>62</w:delText>
        </w:r>
      </w:del>
    </w:p>
    <w:p w14:paraId="59712098" w14:textId="54EC33A3" w:rsidR="00012709" w:rsidDel="00095F1B" w:rsidRDefault="00012709" w:rsidP="00A02960">
      <w:pPr>
        <w:pStyle w:val="TableofFigures"/>
        <w:tabs>
          <w:tab w:val="right" w:leader="dot" w:pos="9016"/>
        </w:tabs>
        <w:spacing w:after="100"/>
        <w:rPr>
          <w:del w:id="1439" w:author="Andrew Instone-Cowie" w:date="2021-08-10T21:33:00Z"/>
          <w:rFonts w:eastAsiaTheme="minorEastAsia"/>
          <w:noProof/>
          <w:lang w:eastAsia="en-GB"/>
        </w:rPr>
      </w:pPr>
      <w:del w:id="1440" w:author="Andrew Instone-Cowie" w:date="2021-08-10T21:33:00Z">
        <w:r w:rsidRPr="00095F1B" w:rsidDel="00095F1B">
          <w:rPr>
            <w:noProof/>
            <w:rPrChange w:id="1441" w:author="Andrew Instone-Cowie" w:date="2021-08-10T21:33:00Z">
              <w:rPr>
                <w:rStyle w:val="Hyperlink"/>
                <w:noProof/>
              </w:rPr>
            </w:rPrChange>
          </w:rPr>
          <w:delText>Figure 41 – COM Port Properties</w:delText>
        </w:r>
        <w:r w:rsidDel="00095F1B">
          <w:rPr>
            <w:noProof/>
            <w:webHidden/>
          </w:rPr>
          <w:tab/>
        </w:r>
        <w:r w:rsidR="00CA0B7C" w:rsidDel="00095F1B">
          <w:rPr>
            <w:noProof/>
            <w:webHidden/>
          </w:rPr>
          <w:delText>62</w:delText>
        </w:r>
      </w:del>
    </w:p>
    <w:p w14:paraId="63FC3F85" w14:textId="53876E6E" w:rsidR="00012709" w:rsidDel="00095F1B" w:rsidRDefault="00012709" w:rsidP="00A02960">
      <w:pPr>
        <w:pStyle w:val="TableofFigures"/>
        <w:tabs>
          <w:tab w:val="right" w:leader="dot" w:pos="9016"/>
        </w:tabs>
        <w:spacing w:after="100"/>
        <w:rPr>
          <w:del w:id="1442" w:author="Andrew Instone-Cowie" w:date="2021-08-10T21:33:00Z"/>
          <w:rFonts w:eastAsiaTheme="minorEastAsia"/>
          <w:noProof/>
          <w:lang w:eastAsia="en-GB"/>
        </w:rPr>
      </w:pPr>
      <w:del w:id="1443" w:author="Andrew Instone-Cowie" w:date="2021-08-10T21:33:00Z">
        <w:r w:rsidRPr="00095F1B" w:rsidDel="00095F1B">
          <w:rPr>
            <w:noProof/>
            <w:rPrChange w:id="1444" w:author="Andrew Instone-Cowie" w:date="2021-08-10T21:33:00Z">
              <w:rPr>
                <w:rStyle w:val="Hyperlink"/>
                <w:noProof/>
              </w:rPr>
            </w:rPrChange>
          </w:rPr>
          <w:delText>Figure 42 – COM Port Advanced Settings (Prolific)</w:delText>
        </w:r>
        <w:r w:rsidDel="00095F1B">
          <w:rPr>
            <w:noProof/>
            <w:webHidden/>
          </w:rPr>
          <w:tab/>
        </w:r>
        <w:r w:rsidR="00CA0B7C" w:rsidDel="00095F1B">
          <w:rPr>
            <w:noProof/>
            <w:webHidden/>
          </w:rPr>
          <w:delText>63</w:delText>
        </w:r>
      </w:del>
    </w:p>
    <w:p w14:paraId="5F1DC0CF" w14:textId="7AF4A31A" w:rsidR="00012709" w:rsidDel="00095F1B" w:rsidRDefault="00012709" w:rsidP="00A02960">
      <w:pPr>
        <w:pStyle w:val="TableofFigures"/>
        <w:tabs>
          <w:tab w:val="right" w:leader="dot" w:pos="9016"/>
        </w:tabs>
        <w:spacing w:after="100"/>
        <w:rPr>
          <w:del w:id="1445" w:author="Andrew Instone-Cowie" w:date="2021-08-10T21:33:00Z"/>
          <w:rFonts w:eastAsiaTheme="minorEastAsia"/>
          <w:noProof/>
          <w:lang w:eastAsia="en-GB"/>
        </w:rPr>
      </w:pPr>
      <w:del w:id="1446" w:author="Andrew Instone-Cowie" w:date="2021-08-10T21:33:00Z">
        <w:r w:rsidRPr="00095F1B" w:rsidDel="00095F1B">
          <w:rPr>
            <w:noProof/>
            <w:rPrChange w:id="1447" w:author="Andrew Instone-Cowie" w:date="2021-08-10T21:33:00Z">
              <w:rPr>
                <w:rStyle w:val="Hyperlink"/>
                <w:noProof/>
              </w:rPr>
            </w:rPrChange>
          </w:rPr>
          <w:delText>Figure 43 – COM Port Advanced Settings (FTDI)</w:delText>
        </w:r>
        <w:r w:rsidDel="00095F1B">
          <w:rPr>
            <w:noProof/>
            <w:webHidden/>
          </w:rPr>
          <w:tab/>
        </w:r>
        <w:r w:rsidR="00CA0B7C" w:rsidDel="00095F1B">
          <w:rPr>
            <w:noProof/>
            <w:webHidden/>
          </w:rPr>
          <w:delText>63</w:delText>
        </w:r>
      </w:del>
    </w:p>
    <w:p w14:paraId="137AA9D5" w14:textId="16F71DB7" w:rsidR="00012709" w:rsidDel="00095F1B" w:rsidRDefault="00012709" w:rsidP="00A02960">
      <w:pPr>
        <w:pStyle w:val="TableofFigures"/>
        <w:tabs>
          <w:tab w:val="right" w:leader="dot" w:pos="9016"/>
        </w:tabs>
        <w:spacing w:after="100"/>
        <w:rPr>
          <w:del w:id="1448" w:author="Andrew Instone-Cowie" w:date="2021-08-10T21:33:00Z"/>
          <w:rFonts w:eastAsiaTheme="minorEastAsia"/>
          <w:noProof/>
          <w:lang w:eastAsia="en-GB"/>
        </w:rPr>
      </w:pPr>
      <w:del w:id="1449" w:author="Andrew Instone-Cowie" w:date="2021-08-10T21:33:00Z">
        <w:r w:rsidRPr="00095F1B" w:rsidDel="00095F1B">
          <w:rPr>
            <w:noProof/>
            <w:rPrChange w:id="1450" w:author="Andrew Instone-Cowie" w:date="2021-08-10T21:33:00Z">
              <w:rPr>
                <w:rStyle w:val="Hyperlink"/>
                <w:noProof/>
              </w:rPr>
            </w:rPrChange>
          </w:rPr>
          <w:delText>Figure 44 – Device Manager (Reconfigured Port COM3)</w:delText>
        </w:r>
        <w:r w:rsidDel="00095F1B">
          <w:rPr>
            <w:noProof/>
            <w:webHidden/>
          </w:rPr>
          <w:tab/>
        </w:r>
        <w:r w:rsidR="00CA0B7C" w:rsidDel="00095F1B">
          <w:rPr>
            <w:noProof/>
            <w:webHidden/>
          </w:rPr>
          <w:delText>64</w:delText>
        </w:r>
      </w:del>
    </w:p>
    <w:p w14:paraId="63D201AE" w14:textId="351FF8D4" w:rsidR="00012709" w:rsidDel="00095F1B" w:rsidRDefault="00012709" w:rsidP="00A02960">
      <w:pPr>
        <w:pStyle w:val="TableofFigures"/>
        <w:tabs>
          <w:tab w:val="right" w:leader="dot" w:pos="9016"/>
        </w:tabs>
        <w:spacing w:after="100"/>
        <w:rPr>
          <w:del w:id="1451" w:author="Andrew Instone-Cowie" w:date="2021-08-10T21:33:00Z"/>
          <w:rFonts w:eastAsiaTheme="minorEastAsia"/>
          <w:noProof/>
          <w:lang w:eastAsia="en-GB"/>
        </w:rPr>
      </w:pPr>
      <w:del w:id="1452" w:author="Andrew Instone-Cowie" w:date="2021-08-10T21:33:00Z">
        <w:r w:rsidRPr="00095F1B" w:rsidDel="00095F1B">
          <w:rPr>
            <w:noProof/>
            <w:rPrChange w:id="1453" w:author="Andrew Instone-Cowie" w:date="2021-08-10T21:33:00Z">
              <w:rPr>
                <w:rStyle w:val="Hyperlink"/>
                <w:noProof/>
              </w:rPr>
            </w:rPrChange>
          </w:rPr>
          <w:delText>Figure 45 – Liverpool Cathedral Odd-Struckness Chart</w:delText>
        </w:r>
        <w:r w:rsidDel="00095F1B">
          <w:rPr>
            <w:noProof/>
            <w:webHidden/>
          </w:rPr>
          <w:tab/>
        </w:r>
        <w:r w:rsidR="00CA0B7C" w:rsidDel="00095F1B">
          <w:rPr>
            <w:noProof/>
            <w:webHidden/>
          </w:rPr>
          <w:delText>69</w:delText>
        </w:r>
      </w:del>
    </w:p>
    <w:p w14:paraId="0A975DFC" w14:textId="0F1647D8" w:rsidR="00012709" w:rsidDel="00095F1B" w:rsidRDefault="00012709">
      <w:pPr>
        <w:pStyle w:val="TableofFigures"/>
        <w:tabs>
          <w:tab w:val="right" w:leader="dot" w:pos="9016"/>
        </w:tabs>
        <w:rPr>
          <w:del w:id="1454" w:author="Andrew Instone-Cowie" w:date="2021-08-10T21:33:00Z"/>
          <w:rFonts w:eastAsiaTheme="minorEastAsia"/>
          <w:noProof/>
          <w:lang w:eastAsia="en-GB"/>
        </w:rPr>
      </w:pPr>
      <w:del w:id="1455" w:author="Andrew Instone-Cowie" w:date="2021-08-10T21:33:00Z">
        <w:r w:rsidRPr="00095F1B" w:rsidDel="00095F1B">
          <w:rPr>
            <w:noProof/>
            <w:rPrChange w:id="1456" w:author="Andrew Instone-Cowie" w:date="2021-08-10T21:33:00Z">
              <w:rPr>
                <w:rStyle w:val="Hyperlink"/>
                <w:noProof/>
              </w:rPr>
            </w:rPrChange>
          </w:rPr>
          <w:delText>Figure 46 – Quarter Peal Sensor Head Test Timings</w:delText>
        </w:r>
        <w:r w:rsidDel="00095F1B">
          <w:rPr>
            <w:noProof/>
            <w:webHidden/>
          </w:rPr>
          <w:tab/>
        </w:r>
        <w:r w:rsidR="00CA0B7C" w:rsidDel="00095F1B">
          <w:rPr>
            <w:noProof/>
            <w:webHidden/>
          </w:rPr>
          <w:delText>74</w:delText>
        </w:r>
      </w:del>
    </w:p>
    <w:p w14:paraId="1D962CF8" w14:textId="7D9410F6" w:rsidR="003A3D10" w:rsidRDefault="003A3D10" w:rsidP="00A02960">
      <w:pPr>
        <w:pStyle w:val="Heading1"/>
        <w:spacing w:after="100"/>
      </w:pPr>
      <w:r>
        <w:fldChar w:fldCharType="end"/>
      </w:r>
      <w:bookmarkStart w:id="1457" w:name="_Toc80793197"/>
      <w:r w:rsidR="00E35852">
        <w:t>Index of Tables</w:t>
      </w:r>
      <w:bookmarkEnd w:id="1457"/>
    </w:p>
    <w:p w14:paraId="28076BD2" w14:textId="13D211CF" w:rsidR="00CD5701" w:rsidRDefault="00E35852">
      <w:pPr>
        <w:pStyle w:val="TableofFigures"/>
        <w:tabs>
          <w:tab w:val="right" w:leader="dot" w:pos="9016"/>
        </w:tabs>
        <w:spacing w:after="120"/>
        <w:rPr>
          <w:ins w:id="1458" w:author="Andrew Instone-Cowie" w:date="2021-08-25T14:13:00Z"/>
          <w:rFonts w:eastAsiaTheme="minorEastAsia"/>
          <w:noProof/>
          <w:lang w:eastAsia="en-GB"/>
        </w:rPr>
        <w:pPrChange w:id="1459" w:author="Andrew Instone-Cowie" w:date="2021-08-25T14:13:00Z">
          <w:pPr>
            <w:pStyle w:val="TableofFigures"/>
            <w:tabs>
              <w:tab w:val="right" w:leader="dot" w:pos="9016"/>
            </w:tabs>
          </w:pPr>
        </w:pPrChange>
      </w:pPr>
      <w:r>
        <w:fldChar w:fldCharType="begin"/>
      </w:r>
      <w:r>
        <w:instrText xml:space="preserve"> TOC \h \z \c "Table" </w:instrText>
      </w:r>
      <w:r>
        <w:fldChar w:fldCharType="separate"/>
      </w:r>
      <w:ins w:id="1460" w:author="Andrew Instone-Cowie" w:date="2021-08-25T14:13:00Z">
        <w:r w:rsidR="00CD5701" w:rsidRPr="00D04307">
          <w:rPr>
            <w:rStyle w:val="Hyperlink"/>
            <w:noProof/>
          </w:rPr>
          <w:fldChar w:fldCharType="begin"/>
        </w:r>
        <w:r w:rsidR="00CD5701" w:rsidRPr="00D04307">
          <w:rPr>
            <w:rStyle w:val="Hyperlink"/>
            <w:noProof/>
          </w:rPr>
          <w:instrText xml:space="preserve"> </w:instrText>
        </w:r>
        <w:r w:rsidR="00CD5701">
          <w:rPr>
            <w:noProof/>
          </w:rPr>
          <w:instrText>HYPERLINK \l "_Toc80793358"</w:instrText>
        </w:r>
        <w:r w:rsidR="00CD5701" w:rsidRPr="00D04307">
          <w:rPr>
            <w:rStyle w:val="Hyperlink"/>
            <w:noProof/>
          </w:rPr>
          <w:instrText xml:space="preserve"> </w:instrText>
        </w:r>
      </w:ins>
      <w:ins w:id="1461" w:author="Andrew Instone-Cowie" w:date="2021-08-27T13:59:00Z">
        <w:r w:rsidR="00BF59FA" w:rsidRPr="00D04307">
          <w:rPr>
            <w:rStyle w:val="Hyperlink"/>
            <w:noProof/>
          </w:rPr>
        </w:r>
      </w:ins>
      <w:ins w:id="1462" w:author="Andrew Instone-Cowie" w:date="2021-08-25T14:13:00Z">
        <w:r w:rsidR="00CD5701" w:rsidRPr="00D04307">
          <w:rPr>
            <w:rStyle w:val="Hyperlink"/>
            <w:noProof/>
          </w:rPr>
          <w:fldChar w:fldCharType="separate"/>
        </w:r>
        <w:r w:rsidR="00CD5701" w:rsidRPr="00D04307">
          <w:rPr>
            <w:rStyle w:val="Hyperlink"/>
            <w:noProof/>
          </w:rPr>
          <w:t>Table 1 – Microcontroller I/O Pin Assignments</w:t>
        </w:r>
        <w:r w:rsidR="00CD5701">
          <w:rPr>
            <w:noProof/>
            <w:webHidden/>
          </w:rPr>
          <w:tab/>
        </w:r>
        <w:r w:rsidR="00CD5701">
          <w:rPr>
            <w:noProof/>
            <w:webHidden/>
          </w:rPr>
          <w:fldChar w:fldCharType="begin"/>
        </w:r>
        <w:r w:rsidR="00CD5701">
          <w:rPr>
            <w:noProof/>
            <w:webHidden/>
          </w:rPr>
          <w:instrText xml:space="preserve"> PAGEREF _Toc80793358 \h </w:instrText>
        </w:r>
      </w:ins>
      <w:r w:rsidR="00CD5701">
        <w:rPr>
          <w:noProof/>
          <w:webHidden/>
        </w:rPr>
      </w:r>
      <w:r w:rsidR="00CD5701">
        <w:rPr>
          <w:noProof/>
          <w:webHidden/>
        </w:rPr>
        <w:fldChar w:fldCharType="separate"/>
      </w:r>
      <w:ins w:id="1463" w:author="Andrew Instone-Cowie" w:date="2021-08-27T13:59:00Z">
        <w:r w:rsidR="0021271C">
          <w:rPr>
            <w:noProof/>
            <w:webHidden/>
          </w:rPr>
          <w:t>20</w:t>
        </w:r>
      </w:ins>
      <w:ins w:id="1464" w:author="Andrew Instone-Cowie" w:date="2021-08-25T14:13:00Z">
        <w:r w:rsidR="00CD5701">
          <w:rPr>
            <w:noProof/>
            <w:webHidden/>
          </w:rPr>
          <w:fldChar w:fldCharType="end"/>
        </w:r>
        <w:r w:rsidR="00CD5701" w:rsidRPr="00D04307">
          <w:rPr>
            <w:rStyle w:val="Hyperlink"/>
            <w:noProof/>
          </w:rPr>
          <w:fldChar w:fldCharType="end"/>
        </w:r>
      </w:ins>
    </w:p>
    <w:p w14:paraId="3FC01CE6" w14:textId="4F952FD6" w:rsidR="00CD5701" w:rsidRDefault="00CD5701">
      <w:pPr>
        <w:pStyle w:val="TableofFigures"/>
        <w:tabs>
          <w:tab w:val="right" w:leader="dot" w:pos="9016"/>
        </w:tabs>
        <w:spacing w:after="120"/>
        <w:rPr>
          <w:ins w:id="1465" w:author="Andrew Instone-Cowie" w:date="2021-08-25T14:13:00Z"/>
          <w:rFonts w:eastAsiaTheme="minorEastAsia"/>
          <w:noProof/>
          <w:lang w:eastAsia="en-GB"/>
        </w:rPr>
        <w:pPrChange w:id="1466" w:author="Andrew Instone-Cowie" w:date="2021-08-25T14:13:00Z">
          <w:pPr>
            <w:pStyle w:val="TableofFigures"/>
            <w:tabs>
              <w:tab w:val="right" w:leader="dot" w:pos="9016"/>
            </w:tabs>
          </w:pPr>
        </w:pPrChange>
      </w:pPr>
      <w:ins w:id="1467"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"_Toc80793359"</w:instrText>
        </w:r>
        <w:r w:rsidRPr="00D04307">
          <w:rPr>
            <w:rStyle w:val="Hyperlink"/>
            <w:noProof/>
          </w:rPr>
          <w:instrText xml:space="preserve"> </w:instrText>
        </w:r>
      </w:ins>
      <w:ins w:id="1468" w:author="Andrew Instone-Cowie" w:date="2021-08-27T13:59:00Z">
        <w:r w:rsidR="00BF59FA" w:rsidRPr="00D04307">
          <w:rPr>
            <w:rStyle w:val="Hyperlink"/>
            <w:noProof/>
          </w:rPr>
        </w:r>
      </w:ins>
      <w:ins w:id="1469" w:author="Andrew Instone-Cowie" w:date="2021-08-25T14:13:00Z">
        <w:r w:rsidRPr="00D04307">
          <w:rPr>
            <w:rStyle w:val="Hyperlink"/>
            <w:noProof/>
          </w:rPr>
          <w:fldChar w:fldCharType="separate"/>
        </w:r>
        <w:r w:rsidRPr="00D04307">
          <w:rPr>
            <w:rStyle w:val="Hyperlink"/>
            <w:noProof/>
          </w:rPr>
          <w:t>Table 2 – ATmega328P Fuse Settings – Board Rev A to D</w:t>
        </w:r>
        <w:r>
          <w:rPr>
            <w:noProof/>
            <w:webHidden/>
          </w:rPr>
          <w:tab/>
        </w:r>
        <w:r>
          <w:rPr>
            <w:noProof/>
            <w:webHidden/>
          </w:rPr>
          <w:fldChar w:fldCharType="begin"/>
        </w:r>
        <w:r>
          <w:rPr>
            <w:noProof/>
            <w:webHidden/>
          </w:rPr>
          <w:instrText xml:space="preserve"> PAGEREF _Toc80793359 \h </w:instrText>
        </w:r>
      </w:ins>
      <w:r>
        <w:rPr>
          <w:noProof/>
          <w:webHidden/>
        </w:rPr>
      </w:r>
      <w:r>
        <w:rPr>
          <w:noProof/>
          <w:webHidden/>
        </w:rPr>
        <w:fldChar w:fldCharType="separate"/>
      </w:r>
      <w:ins w:id="1470" w:author="Andrew Instone-Cowie" w:date="2021-08-27T13:59:00Z">
        <w:r w:rsidR="0021271C">
          <w:rPr>
            <w:noProof/>
            <w:webHidden/>
          </w:rPr>
          <w:t>21</w:t>
        </w:r>
      </w:ins>
      <w:ins w:id="1471" w:author="Andrew Instone-Cowie" w:date="2021-08-25T14:13:00Z">
        <w:r>
          <w:rPr>
            <w:noProof/>
            <w:webHidden/>
          </w:rPr>
          <w:fldChar w:fldCharType="end"/>
        </w:r>
        <w:r w:rsidRPr="00D04307">
          <w:rPr>
            <w:rStyle w:val="Hyperlink"/>
            <w:noProof/>
          </w:rPr>
          <w:fldChar w:fldCharType="end"/>
        </w:r>
      </w:ins>
    </w:p>
    <w:p w14:paraId="48217394" w14:textId="54488187" w:rsidR="00CD5701" w:rsidRDefault="00CD5701">
      <w:pPr>
        <w:pStyle w:val="TableofFigures"/>
        <w:tabs>
          <w:tab w:val="right" w:leader="dot" w:pos="9016"/>
        </w:tabs>
        <w:spacing w:after="120"/>
        <w:rPr>
          <w:ins w:id="1472" w:author="Andrew Instone-Cowie" w:date="2021-08-25T14:13:00Z"/>
          <w:rFonts w:eastAsiaTheme="minorEastAsia"/>
          <w:noProof/>
          <w:lang w:eastAsia="en-GB"/>
        </w:rPr>
        <w:pPrChange w:id="1473" w:author="Andrew Instone-Cowie" w:date="2021-08-25T14:13:00Z">
          <w:pPr>
            <w:pStyle w:val="TableofFigures"/>
            <w:tabs>
              <w:tab w:val="right" w:leader="dot" w:pos="9016"/>
            </w:tabs>
          </w:pPr>
        </w:pPrChange>
      </w:pPr>
      <w:ins w:id="1474"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"_Toc80793360"</w:instrText>
        </w:r>
        <w:r w:rsidRPr="00D04307">
          <w:rPr>
            <w:rStyle w:val="Hyperlink"/>
            <w:noProof/>
          </w:rPr>
          <w:instrText xml:space="preserve"> </w:instrText>
        </w:r>
      </w:ins>
      <w:ins w:id="1475" w:author="Andrew Instone-Cowie" w:date="2021-08-27T13:59:00Z">
        <w:r w:rsidR="00BF59FA" w:rsidRPr="00D04307">
          <w:rPr>
            <w:rStyle w:val="Hyperlink"/>
            <w:noProof/>
          </w:rPr>
        </w:r>
      </w:ins>
      <w:ins w:id="1476" w:author="Andrew Instone-Cowie" w:date="2021-08-25T14:13:00Z">
        <w:r w:rsidRPr="00D04307">
          <w:rPr>
            <w:rStyle w:val="Hyperlink"/>
            <w:noProof/>
          </w:rPr>
          <w:fldChar w:fldCharType="separate"/>
        </w:r>
        <w:r w:rsidRPr="00D04307">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_Toc80793360 \h </w:instrText>
        </w:r>
      </w:ins>
      <w:r>
        <w:rPr>
          <w:noProof/>
          <w:webHidden/>
        </w:rPr>
      </w:r>
      <w:r>
        <w:rPr>
          <w:noProof/>
          <w:webHidden/>
        </w:rPr>
        <w:fldChar w:fldCharType="separate"/>
      </w:r>
      <w:ins w:id="1477" w:author="Andrew Instone-Cowie" w:date="2021-08-27T13:59:00Z">
        <w:r w:rsidR="0021271C">
          <w:rPr>
            <w:noProof/>
            <w:webHidden/>
          </w:rPr>
          <w:t>21</w:t>
        </w:r>
      </w:ins>
      <w:ins w:id="1478" w:author="Andrew Instone-Cowie" w:date="2021-08-25T14:13:00Z">
        <w:r>
          <w:rPr>
            <w:noProof/>
            <w:webHidden/>
          </w:rPr>
          <w:fldChar w:fldCharType="end"/>
        </w:r>
        <w:r w:rsidRPr="00D04307">
          <w:rPr>
            <w:rStyle w:val="Hyperlink"/>
            <w:noProof/>
          </w:rPr>
          <w:fldChar w:fldCharType="end"/>
        </w:r>
      </w:ins>
    </w:p>
    <w:p w14:paraId="465BCE4E" w14:textId="5288FA72" w:rsidR="00CD5701" w:rsidRDefault="00CD5701">
      <w:pPr>
        <w:pStyle w:val="TableofFigures"/>
        <w:tabs>
          <w:tab w:val="right" w:leader="dot" w:pos="9016"/>
        </w:tabs>
        <w:spacing w:after="120"/>
        <w:rPr>
          <w:ins w:id="1479" w:author="Andrew Instone-Cowie" w:date="2021-08-25T14:13:00Z"/>
          <w:rFonts w:eastAsiaTheme="minorEastAsia"/>
          <w:noProof/>
          <w:lang w:eastAsia="en-GB"/>
        </w:rPr>
        <w:pPrChange w:id="1480" w:author="Andrew Instone-Cowie" w:date="2021-08-25T14:13:00Z">
          <w:pPr>
            <w:pStyle w:val="TableofFigures"/>
            <w:tabs>
              <w:tab w:val="right" w:leader="dot" w:pos="9016"/>
            </w:tabs>
          </w:pPr>
        </w:pPrChange>
      </w:pPr>
      <w:ins w:id="1481"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"_Toc80793361"</w:instrText>
        </w:r>
        <w:r w:rsidRPr="00D04307">
          <w:rPr>
            <w:rStyle w:val="Hyperlink"/>
            <w:noProof/>
          </w:rPr>
          <w:instrText xml:space="preserve"> </w:instrText>
        </w:r>
      </w:ins>
      <w:ins w:id="1482" w:author="Andrew Instone-Cowie" w:date="2021-08-27T13:59:00Z">
        <w:r w:rsidR="00BF59FA" w:rsidRPr="00D04307">
          <w:rPr>
            <w:rStyle w:val="Hyperlink"/>
            <w:noProof/>
          </w:rPr>
        </w:r>
      </w:ins>
      <w:ins w:id="1483" w:author="Andrew Instone-Cowie" w:date="2021-08-25T14:13:00Z">
        <w:r w:rsidRPr="00D04307">
          <w:rPr>
            <w:rStyle w:val="Hyperlink"/>
            <w:noProof/>
          </w:rPr>
          <w:fldChar w:fldCharType="separate"/>
        </w:r>
        <w:r w:rsidRPr="00D04307">
          <w:rPr>
            <w:rStyle w:val="Hyperlink"/>
            <w:noProof/>
          </w:rPr>
          <w:t>Table 4 – TVS Diode Key Properties</w:t>
        </w:r>
        <w:r>
          <w:rPr>
            <w:noProof/>
            <w:webHidden/>
          </w:rPr>
          <w:tab/>
        </w:r>
        <w:r>
          <w:rPr>
            <w:noProof/>
            <w:webHidden/>
          </w:rPr>
          <w:fldChar w:fldCharType="begin"/>
        </w:r>
        <w:r>
          <w:rPr>
            <w:noProof/>
            <w:webHidden/>
          </w:rPr>
          <w:instrText xml:space="preserve"> PAGEREF _Toc80793361 \h </w:instrText>
        </w:r>
      </w:ins>
      <w:r>
        <w:rPr>
          <w:noProof/>
          <w:webHidden/>
        </w:rPr>
      </w:r>
      <w:r>
        <w:rPr>
          <w:noProof/>
          <w:webHidden/>
        </w:rPr>
        <w:fldChar w:fldCharType="separate"/>
      </w:r>
      <w:ins w:id="1484" w:author="Andrew Instone-Cowie" w:date="2021-08-27T13:59:00Z">
        <w:r w:rsidR="0021271C">
          <w:rPr>
            <w:noProof/>
            <w:webHidden/>
          </w:rPr>
          <w:t>32</w:t>
        </w:r>
      </w:ins>
      <w:ins w:id="1485" w:author="Andrew Instone-Cowie" w:date="2021-08-25T14:13:00Z">
        <w:r>
          <w:rPr>
            <w:noProof/>
            <w:webHidden/>
          </w:rPr>
          <w:fldChar w:fldCharType="end"/>
        </w:r>
        <w:r w:rsidRPr="00D04307">
          <w:rPr>
            <w:rStyle w:val="Hyperlink"/>
            <w:noProof/>
          </w:rPr>
          <w:fldChar w:fldCharType="end"/>
        </w:r>
      </w:ins>
    </w:p>
    <w:p w14:paraId="4B06627F" w14:textId="5ADF28AA" w:rsidR="00CD5701" w:rsidRDefault="00CD5701">
      <w:pPr>
        <w:pStyle w:val="TableofFigures"/>
        <w:tabs>
          <w:tab w:val="right" w:leader="dot" w:pos="9016"/>
        </w:tabs>
        <w:spacing w:after="120"/>
        <w:rPr>
          <w:ins w:id="1486" w:author="Andrew Instone-Cowie" w:date="2021-08-25T14:13:00Z"/>
          <w:rFonts w:eastAsiaTheme="minorEastAsia"/>
          <w:noProof/>
          <w:lang w:eastAsia="en-GB"/>
        </w:rPr>
        <w:pPrChange w:id="1487" w:author="Andrew Instone-Cowie" w:date="2021-08-25T14:13:00Z">
          <w:pPr>
            <w:pStyle w:val="TableofFigures"/>
            <w:tabs>
              <w:tab w:val="right" w:leader="dot" w:pos="9016"/>
            </w:tabs>
          </w:pPr>
        </w:pPrChange>
      </w:pPr>
      <w:ins w:id="1488"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"_Toc80793362"</w:instrText>
        </w:r>
        <w:r w:rsidRPr="00D04307">
          <w:rPr>
            <w:rStyle w:val="Hyperlink"/>
            <w:noProof/>
          </w:rPr>
          <w:instrText xml:space="preserve"> </w:instrText>
        </w:r>
      </w:ins>
      <w:ins w:id="1489" w:author="Andrew Instone-Cowie" w:date="2021-08-27T13:59:00Z">
        <w:r w:rsidR="00BF59FA" w:rsidRPr="00D04307">
          <w:rPr>
            <w:rStyle w:val="Hyperlink"/>
            <w:noProof/>
          </w:rPr>
        </w:r>
      </w:ins>
      <w:ins w:id="1490" w:author="Andrew Instone-Cowie" w:date="2021-08-25T14:13:00Z">
        <w:r w:rsidRPr="00D04307">
          <w:rPr>
            <w:rStyle w:val="Hyperlink"/>
            <w:noProof/>
          </w:rPr>
          <w:fldChar w:fldCharType="separate"/>
        </w:r>
        <w:r w:rsidRPr="00D04307">
          <w:rPr>
            <w:rStyle w:val="Hyperlink"/>
            <w:noProof/>
          </w:rPr>
          <w:t>Table 5 – MBI Protocol Commands</w:t>
        </w:r>
        <w:r>
          <w:rPr>
            <w:noProof/>
            <w:webHidden/>
          </w:rPr>
          <w:tab/>
        </w:r>
        <w:r>
          <w:rPr>
            <w:noProof/>
            <w:webHidden/>
          </w:rPr>
          <w:fldChar w:fldCharType="begin"/>
        </w:r>
        <w:r>
          <w:rPr>
            <w:noProof/>
            <w:webHidden/>
          </w:rPr>
          <w:instrText xml:space="preserve"> PAGEREF _Toc80793362 \h </w:instrText>
        </w:r>
      </w:ins>
      <w:r>
        <w:rPr>
          <w:noProof/>
          <w:webHidden/>
        </w:rPr>
      </w:r>
      <w:r>
        <w:rPr>
          <w:noProof/>
          <w:webHidden/>
        </w:rPr>
        <w:fldChar w:fldCharType="separate"/>
      </w:r>
      <w:ins w:id="1491" w:author="Andrew Instone-Cowie" w:date="2021-08-27T13:59:00Z">
        <w:r w:rsidR="0021271C">
          <w:rPr>
            <w:noProof/>
            <w:webHidden/>
          </w:rPr>
          <w:t>77</w:t>
        </w:r>
      </w:ins>
      <w:ins w:id="1492" w:author="Andrew Instone-Cowie" w:date="2021-08-25T14:13:00Z">
        <w:r>
          <w:rPr>
            <w:noProof/>
            <w:webHidden/>
          </w:rPr>
          <w:fldChar w:fldCharType="end"/>
        </w:r>
        <w:r w:rsidRPr="00D04307">
          <w:rPr>
            <w:rStyle w:val="Hyperlink"/>
            <w:noProof/>
          </w:rPr>
          <w:fldChar w:fldCharType="end"/>
        </w:r>
      </w:ins>
    </w:p>
    <w:p w14:paraId="4EFD8C03" w14:textId="1A094F4B" w:rsidR="00CD5701" w:rsidRDefault="00CD5701">
      <w:pPr>
        <w:pStyle w:val="TableofFigures"/>
        <w:tabs>
          <w:tab w:val="right" w:leader="dot" w:pos="9016"/>
        </w:tabs>
        <w:spacing w:after="120"/>
        <w:rPr>
          <w:ins w:id="1493" w:author="Andrew Instone-Cowie" w:date="2021-08-25T14:13:00Z"/>
          <w:rFonts w:eastAsiaTheme="minorEastAsia"/>
          <w:noProof/>
          <w:lang w:eastAsia="en-GB"/>
        </w:rPr>
        <w:pPrChange w:id="1494" w:author="Andrew Instone-Cowie" w:date="2021-08-25T14:13:00Z">
          <w:pPr>
            <w:pStyle w:val="TableofFigures"/>
            <w:tabs>
              <w:tab w:val="right" w:leader="dot" w:pos="9016"/>
            </w:tabs>
          </w:pPr>
        </w:pPrChange>
      </w:pPr>
      <w:ins w:id="1495"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"_Toc80793363"</w:instrText>
        </w:r>
        <w:r w:rsidRPr="00D04307">
          <w:rPr>
            <w:rStyle w:val="Hyperlink"/>
            <w:noProof/>
          </w:rPr>
          <w:instrText xml:space="preserve"> </w:instrText>
        </w:r>
      </w:ins>
      <w:ins w:id="1496" w:author="Andrew Instone-Cowie" w:date="2021-08-27T13:59:00Z">
        <w:r w:rsidR="00BF59FA" w:rsidRPr="00D04307">
          <w:rPr>
            <w:rStyle w:val="Hyperlink"/>
            <w:noProof/>
          </w:rPr>
        </w:r>
      </w:ins>
      <w:ins w:id="1497" w:author="Andrew Instone-Cowie" w:date="2021-08-25T14:13:00Z">
        <w:r w:rsidRPr="00D04307">
          <w:rPr>
            <w:rStyle w:val="Hyperlink"/>
            <w:noProof/>
          </w:rPr>
          <w:fldChar w:fldCharType="separate"/>
        </w:r>
        <w:r w:rsidRPr="00D04307">
          <w:rPr>
            <w:rStyle w:val="Hyperlink"/>
            <w:noProof/>
          </w:rPr>
          <w:t>Table 6 – Inter-Blow &amp; Inter-Row Intervals</w:t>
        </w:r>
        <w:r>
          <w:rPr>
            <w:noProof/>
            <w:webHidden/>
          </w:rPr>
          <w:tab/>
        </w:r>
        <w:r>
          <w:rPr>
            <w:noProof/>
            <w:webHidden/>
          </w:rPr>
          <w:fldChar w:fldCharType="begin"/>
        </w:r>
        <w:r>
          <w:rPr>
            <w:noProof/>
            <w:webHidden/>
          </w:rPr>
          <w:instrText xml:space="preserve"> PAGEREF _Toc80793363 \h </w:instrText>
        </w:r>
      </w:ins>
      <w:r>
        <w:rPr>
          <w:noProof/>
          <w:webHidden/>
        </w:rPr>
      </w:r>
      <w:r>
        <w:rPr>
          <w:noProof/>
          <w:webHidden/>
        </w:rPr>
        <w:fldChar w:fldCharType="separate"/>
      </w:r>
      <w:ins w:id="1498" w:author="Andrew Instone-Cowie" w:date="2021-08-27T13:59:00Z">
        <w:r w:rsidR="0021271C">
          <w:rPr>
            <w:noProof/>
            <w:webHidden/>
          </w:rPr>
          <w:t>78</w:t>
        </w:r>
      </w:ins>
      <w:ins w:id="1499" w:author="Andrew Instone-Cowie" w:date="2021-08-25T14:13:00Z">
        <w:r>
          <w:rPr>
            <w:noProof/>
            <w:webHidden/>
          </w:rPr>
          <w:fldChar w:fldCharType="end"/>
        </w:r>
        <w:r w:rsidRPr="00D04307">
          <w:rPr>
            <w:rStyle w:val="Hyperlink"/>
            <w:noProof/>
          </w:rPr>
          <w:fldChar w:fldCharType="end"/>
        </w:r>
      </w:ins>
    </w:p>
    <w:p w14:paraId="6FF11BD0" w14:textId="413C8BF7" w:rsidR="00CD5701" w:rsidRDefault="00CD5701">
      <w:pPr>
        <w:pStyle w:val="TableofFigures"/>
        <w:tabs>
          <w:tab w:val="right" w:leader="dot" w:pos="9016"/>
        </w:tabs>
        <w:spacing w:after="120"/>
        <w:rPr>
          <w:ins w:id="1500" w:author="Andrew Instone-Cowie" w:date="2021-08-25T14:13:00Z"/>
          <w:rFonts w:eastAsiaTheme="minorEastAsia"/>
          <w:noProof/>
          <w:lang w:eastAsia="en-GB"/>
        </w:rPr>
        <w:pPrChange w:id="1501" w:author="Andrew Instone-Cowie" w:date="2021-08-25T14:13:00Z">
          <w:pPr>
            <w:pStyle w:val="TableofFigures"/>
            <w:tabs>
              <w:tab w:val="right" w:leader="dot" w:pos="9016"/>
            </w:tabs>
          </w:pPr>
        </w:pPrChange>
      </w:pPr>
      <w:ins w:id="1502"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"_Toc80793364"</w:instrText>
        </w:r>
        <w:r w:rsidRPr="00D04307">
          <w:rPr>
            <w:rStyle w:val="Hyperlink"/>
            <w:noProof/>
          </w:rPr>
          <w:instrText xml:space="preserve"> </w:instrText>
        </w:r>
      </w:ins>
      <w:ins w:id="1503" w:author="Andrew Instone-Cowie" w:date="2021-08-27T13:59:00Z">
        <w:r w:rsidR="00BF59FA" w:rsidRPr="00D04307">
          <w:rPr>
            <w:rStyle w:val="Hyperlink"/>
            <w:noProof/>
          </w:rPr>
        </w:r>
      </w:ins>
      <w:ins w:id="1504" w:author="Andrew Instone-Cowie" w:date="2021-08-25T14:13:00Z">
        <w:r w:rsidRPr="00D04307">
          <w:rPr>
            <w:rStyle w:val="Hyperlink"/>
            <w:noProof/>
          </w:rPr>
          <w:fldChar w:fldCharType="separate"/>
        </w:r>
        <w:r w:rsidRPr="00D04307">
          <w:rPr>
            <w:rStyle w:val="Hyperlink"/>
            <w:noProof/>
          </w:rPr>
          <w:t>Table 7 – Sensor Pulse Durations – Liverpool Cathedral</w:t>
        </w:r>
        <w:r>
          <w:rPr>
            <w:noProof/>
            <w:webHidden/>
          </w:rPr>
          <w:tab/>
        </w:r>
        <w:r>
          <w:rPr>
            <w:noProof/>
            <w:webHidden/>
          </w:rPr>
          <w:fldChar w:fldCharType="begin"/>
        </w:r>
        <w:r>
          <w:rPr>
            <w:noProof/>
            <w:webHidden/>
          </w:rPr>
          <w:instrText xml:space="preserve"> PAGEREF _Toc80793364 \h </w:instrText>
        </w:r>
      </w:ins>
      <w:r>
        <w:rPr>
          <w:noProof/>
          <w:webHidden/>
        </w:rPr>
      </w:r>
      <w:r>
        <w:rPr>
          <w:noProof/>
          <w:webHidden/>
        </w:rPr>
        <w:fldChar w:fldCharType="separate"/>
      </w:r>
      <w:ins w:id="1505" w:author="Andrew Instone-Cowie" w:date="2021-08-27T13:59:00Z">
        <w:r w:rsidR="0021271C">
          <w:rPr>
            <w:noProof/>
            <w:webHidden/>
          </w:rPr>
          <w:t>79</w:t>
        </w:r>
      </w:ins>
      <w:ins w:id="1506" w:author="Andrew Instone-Cowie" w:date="2021-08-25T14:13:00Z">
        <w:r>
          <w:rPr>
            <w:noProof/>
            <w:webHidden/>
          </w:rPr>
          <w:fldChar w:fldCharType="end"/>
        </w:r>
        <w:r w:rsidRPr="00D04307">
          <w:rPr>
            <w:rStyle w:val="Hyperlink"/>
            <w:noProof/>
          </w:rPr>
          <w:fldChar w:fldCharType="end"/>
        </w:r>
      </w:ins>
    </w:p>
    <w:p w14:paraId="0FC4FAC5" w14:textId="05528667" w:rsidR="00CD5701" w:rsidRDefault="00CD5701">
      <w:pPr>
        <w:pStyle w:val="TableofFigures"/>
        <w:tabs>
          <w:tab w:val="right" w:leader="dot" w:pos="9016"/>
        </w:tabs>
        <w:spacing w:after="120"/>
        <w:rPr>
          <w:ins w:id="1507" w:author="Andrew Instone-Cowie" w:date="2021-08-25T14:13:00Z"/>
          <w:rFonts w:eastAsiaTheme="minorEastAsia"/>
          <w:noProof/>
          <w:lang w:eastAsia="en-GB"/>
        </w:rPr>
        <w:pPrChange w:id="1508" w:author="Andrew Instone-Cowie" w:date="2021-08-25T14:13:00Z">
          <w:pPr>
            <w:pStyle w:val="TableofFigures"/>
            <w:tabs>
              <w:tab w:val="right" w:leader="dot" w:pos="9016"/>
            </w:tabs>
          </w:pPr>
        </w:pPrChange>
      </w:pPr>
      <w:ins w:id="1509"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"_Toc80793365"</w:instrText>
        </w:r>
        <w:r w:rsidRPr="00D04307">
          <w:rPr>
            <w:rStyle w:val="Hyperlink"/>
            <w:noProof/>
          </w:rPr>
          <w:instrText xml:space="preserve"> </w:instrText>
        </w:r>
      </w:ins>
      <w:ins w:id="1510" w:author="Andrew Instone-Cowie" w:date="2021-08-27T13:59:00Z">
        <w:r w:rsidR="00BF59FA" w:rsidRPr="00D04307">
          <w:rPr>
            <w:rStyle w:val="Hyperlink"/>
            <w:noProof/>
          </w:rPr>
        </w:r>
      </w:ins>
      <w:ins w:id="1511" w:author="Andrew Instone-Cowie" w:date="2021-08-25T14:13:00Z">
        <w:r w:rsidRPr="00D04307">
          <w:rPr>
            <w:rStyle w:val="Hyperlink"/>
            <w:noProof/>
          </w:rPr>
          <w:fldChar w:fldCharType="separate"/>
        </w:r>
        <w:r w:rsidRPr="00D04307">
          <w:rPr>
            <w:rStyle w:val="Hyperlink"/>
            <w:noProof/>
          </w:rPr>
          <w:t>Table 8 – Theoretical Sensor Pulse Durations – Other Towers</w:t>
        </w:r>
        <w:r>
          <w:rPr>
            <w:noProof/>
            <w:webHidden/>
          </w:rPr>
          <w:tab/>
        </w:r>
        <w:r>
          <w:rPr>
            <w:noProof/>
            <w:webHidden/>
          </w:rPr>
          <w:fldChar w:fldCharType="begin"/>
        </w:r>
        <w:r>
          <w:rPr>
            <w:noProof/>
            <w:webHidden/>
          </w:rPr>
          <w:instrText xml:space="preserve"> PAGEREF _Toc80793365 \h </w:instrText>
        </w:r>
      </w:ins>
      <w:r>
        <w:rPr>
          <w:noProof/>
          <w:webHidden/>
        </w:rPr>
      </w:r>
      <w:r>
        <w:rPr>
          <w:noProof/>
          <w:webHidden/>
        </w:rPr>
        <w:fldChar w:fldCharType="separate"/>
      </w:r>
      <w:ins w:id="1512" w:author="Andrew Instone-Cowie" w:date="2021-08-27T13:59:00Z">
        <w:r w:rsidR="0021271C">
          <w:rPr>
            <w:noProof/>
            <w:webHidden/>
          </w:rPr>
          <w:t>79</w:t>
        </w:r>
      </w:ins>
      <w:ins w:id="1513" w:author="Andrew Instone-Cowie" w:date="2021-08-25T14:13:00Z">
        <w:r>
          <w:rPr>
            <w:noProof/>
            <w:webHidden/>
          </w:rPr>
          <w:fldChar w:fldCharType="end"/>
        </w:r>
        <w:r w:rsidRPr="00D04307">
          <w:rPr>
            <w:rStyle w:val="Hyperlink"/>
            <w:noProof/>
          </w:rPr>
          <w:fldChar w:fldCharType="end"/>
        </w:r>
      </w:ins>
    </w:p>
    <w:p w14:paraId="12D502F4" w14:textId="34FC0093" w:rsidR="00CD5701" w:rsidRDefault="00CD5701">
      <w:pPr>
        <w:pStyle w:val="TableofFigures"/>
        <w:tabs>
          <w:tab w:val="right" w:leader="dot" w:pos="9016"/>
        </w:tabs>
        <w:spacing w:after="120"/>
        <w:rPr>
          <w:ins w:id="1514" w:author="Andrew Instone-Cowie" w:date="2021-08-25T14:13:00Z"/>
          <w:rFonts w:eastAsiaTheme="minorEastAsia"/>
          <w:noProof/>
          <w:lang w:eastAsia="en-GB"/>
        </w:rPr>
        <w:pPrChange w:id="1515" w:author="Andrew Instone-Cowie" w:date="2021-08-25T14:13:00Z">
          <w:pPr>
            <w:pStyle w:val="TableofFigures"/>
            <w:tabs>
              <w:tab w:val="right" w:leader="dot" w:pos="9016"/>
            </w:tabs>
          </w:pPr>
        </w:pPrChange>
      </w:pPr>
      <w:ins w:id="1516"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"_Toc80793366"</w:instrText>
        </w:r>
        <w:r w:rsidRPr="00D04307">
          <w:rPr>
            <w:rStyle w:val="Hyperlink"/>
            <w:noProof/>
          </w:rPr>
          <w:instrText xml:space="preserve"> </w:instrText>
        </w:r>
      </w:ins>
      <w:ins w:id="1517" w:author="Andrew Instone-Cowie" w:date="2021-08-27T13:59:00Z">
        <w:r w:rsidR="00BF59FA" w:rsidRPr="00D04307">
          <w:rPr>
            <w:rStyle w:val="Hyperlink"/>
            <w:noProof/>
          </w:rPr>
        </w:r>
      </w:ins>
      <w:ins w:id="1518" w:author="Andrew Instone-Cowie" w:date="2021-08-25T14:13:00Z">
        <w:r w:rsidRPr="00D04307">
          <w:rPr>
            <w:rStyle w:val="Hyperlink"/>
            <w:noProof/>
          </w:rPr>
          <w:fldChar w:fldCharType="separate"/>
        </w:r>
        <w:r w:rsidRPr="00D04307">
          <w:rPr>
            <w:rStyle w:val="Hyperlink"/>
            <w:noProof/>
          </w:rPr>
          <w:t>Table 9 – CLI Command Reference</w:t>
        </w:r>
        <w:r>
          <w:rPr>
            <w:noProof/>
            <w:webHidden/>
          </w:rPr>
          <w:tab/>
        </w:r>
        <w:r>
          <w:rPr>
            <w:noProof/>
            <w:webHidden/>
          </w:rPr>
          <w:fldChar w:fldCharType="begin"/>
        </w:r>
        <w:r>
          <w:rPr>
            <w:noProof/>
            <w:webHidden/>
          </w:rPr>
          <w:instrText xml:space="preserve"> PAGEREF _Toc80793366 \h </w:instrText>
        </w:r>
      </w:ins>
      <w:r>
        <w:rPr>
          <w:noProof/>
          <w:webHidden/>
        </w:rPr>
      </w:r>
      <w:r>
        <w:rPr>
          <w:noProof/>
          <w:webHidden/>
        </w:rPr>
        <w:fldChar w:fldCharType="separate"/>
      </w:r>
      <w:ins w:id="1519" w:author="Andrew Instone-Cowie" w:date="2021-08-27T13:59:00Z">
        <w:r w:rsidR="0021271C">
          <w:rPr>
            <w:noProof/>
            <w:webHidden/>
          </w:rPr>
          <w:t>81</w:t>
        </w:r>
      </w:ins>
      <w:ins w:id="1520" w:author="Andrew Instone-Cowie" w:date="2021-08-25T14:13:00Z">
        <w:r>
          <w:rPr>
            <w:noProof/>
            <w:webHidden/>
          </w:rPr>
          <w:fldChar w:fldCharType="end"/>
        </w:r>
        <w:r w:rsidRPr="00D04307">
          <w:rPr>
            <w:rStyle w:val="Hyperlink"/>
            <w:noProof/>
          </w:rPr>
          <w:fldChar w:fldCharType="end"/>
        </w:r>
      </w:ins>
    </w:p>
    <w:p w14:paraId="10DF04A3" w14:textId="466C0294" w:rsidR="00CD5701" w:rsidRDefault="00CD5701">
      <w:pPr>
        <w:pStyle w:val="TableofFigures"/>
        <w:tabs>
          <w:tab w:val="right" w:leader="dot" w:pos="9016"/>
        </w:tabs>
        <w:spacing w:after="120"/>
        <w:rPr>
          <w:ins w:id="1521" w:author="Andrew Instone-Cowie" w:date="2021-08-25T14:13:00Z"/>
          <w:rFonts w:eastAsiaTheme="minorEastAsia"/>
          <w:noProof/>
          <w:lang w:eastAsia="en-GB"/>
        </w:rPr>
        <w:pPrChange w:id="1522" w:author="Andrew Instone-Cowie" w:date="2021-08-25T14:13:00Z">
          <w:pPr>
            <w:pStyle w:val="TableofFigures"/>
            <w:tabs>
              <w:tab w:val="right" w:leader="dot" w:pos="9016"/>
            </w:tabs>
          </w:pPr>
        </w:pPrChange>
      </w:pPr>
      <w:ins w:id="1523"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"_Toc80793367"</w:instrText>
        </w:r>
        <w:r w:rsidRPr="00D04307">
          <w:rPr>
            <w:rStyle w:val="Hyperlink"/>
            <w:noProof/>
          </w:rPr>
          <w:instrText xml:space="preserve"> </w:instrText>
        </w:r>
      </w:ins>
      <w:ins w:id="1524" w:author="Andrew Instone-Cowie" w:date="2021-08-27T13:59:00Z">
        <w:r w:rsidR="00BF59FA" w:rsidRPr="00D04307">
          <w:rPr>
            <w:rStyle w:val="Hyperlink"/>
            <w:noProof/>
          </w:rPr>
        </w:r>
      </w:ins>
      <w:ins w:id="1525" w:author="Andrew Instone-Cowie" w:date="2021-08-25T14:13:00Z">
        <w:r w:rsidRPr="00D04307">
          <w:rPr>
            <w:rStyle w:val="Hyperlink"/>
            <w:noProof/>
          </w:rPr>
          <w:fldChar w:fldCharType="separate"/>
        </w:r>
        <w:r w:rsidRPr="00D04307">
          <w:rPr>
            <w:rStyle w:val="Hyperlink"/>
            <w:noProof/>
          </w:rPr>
          <w:t>Table 10 – LED Signal Codes</w:t>
        </w:r>
        <w:r>
          <w:rPr>
            <w:noProof/>
            <w:webHidden/>
          </w:rPr>
          <w:tab/>
        </w:r>
        <w:r>
          <w:rPr>
            <w:noProof/>
            <w:webHidden/>
          </w:rPr>
          <w:fldChar w:fldCharType="begin"/>
        </w:r>
        <w:r>
          <w:rPr>
            <w:noProof/>
            <w:webHidden/>
          </w:rPr>
          <w:instrText xml:space="preserve"> PAGEREF _Toc80793367 \h </w:instrText>
        </w:r>
      </w:ins>
      <w:r>
        <w:rPr>
          <w:noProof/>
          <w:webHidden/>
        </w:rPr>
      </w:r>
      <w:r>
        <w:rPr>
          <w:noProof/>
          <w:webHidden/>
        </w:rPr>
        <w:fldChar w:fldCharType="separate"/>
      </w:r>
      <w:ins w:id="1526" w:author="Andrew Instone-Cowie" w:date="2021-08-27T13:59:00Z">
        <w:r w:rsidR="0021271C">
          <w:rPr>
            <w:noProof/>
            <w:webHidden/>
          </w:rPr>
          <w:t>83</w:t>
        </w:r>
      </w:ins>
      <w:ins w:id="1527" w:author="Andrew Instone-Cowie" w:date="2021-08-25T14:13:00Z">
        <w:r>
          <w:rPr>
            <w:noProof/>
            <w:webHidden/>
          </w:rPr>
          <w:fldChar w:fldCharType="end"/>
        </w:r>
        <w:r w:rsidRPr="00D04307">
          <w:rPr>
            <w:rStyle w:val="Hyperlink"/>
            <w:noProof/>
          </w:rPr>
          <w:fldChar w:fldCharType="end"/>
        </w:r>
      </w:ins>
    </w:p>
    <w:p w14:paraId="56C1AB51" w14:textId="3245D0ED" w:rsidR="00CD5701" w:rsidRDefault="00CD5701">
      <w:pPr>
        <w:pStyle w:val="TableofFigures"/>
        <w:tabs>
          <w:tab w:val="right" w:leader="dot" w:pos="9016"/>
        </w:tabs>
        <w:rPr>
          <w:ins w:id="1528" w:author="Andrew Instone-Cowie" w:date="2021-08-25T14:13:00Z"/>
          <w:rFonts w:eastAsiaTheme="minorEastAsia"/>
          <w:noProof/>
          <w:lang w:eastAsia="en-GB"/>
        </w:rPr>
      </w:pPr>
      <w:ins w:id="1529"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"_Toc80793368"</w:instrText>
        </w:r>
        <w:r w:rsidRPr="00D04307">
          <w:rPr>
            <w:rStyle w:val="Hyperlink"/>
            <w:noProof/>
          </w:rPr>
          <w:instrText xml:space="preserve"> </w:instrText>
        </w:r>
      </w:ins>
      <w:ins w:id="1530" w:author="Andrew Instone-Cowie" w:date="2021-08-27T13:59:00Z">
        <w:r w:rsidR="00BF59FA" w:rsidRPr="00D04307">
          <w:rPr>
            <w:rStyle w:val="Hyperlink"/>
            <w:noProof/>
          </w:rPr>
        </w:r>
      </w:ins>
      <w:ins w:id="1531" w:author="Andrew Instone-Cowie" w:date="2021-08-25T14:13:00Z">
        <w:r w:rsidRPr="00D04307">
          <w:rPr>
            <w:rStyle w:val="Hyperlink"/>
            <w:noProof/>
          </w:rPr>
          <w:fldChar w:fldCharType="separate"/>
        </w:r>
        <w:r w:rsidRPr="00D04307">
          <w:rPr>
            <w:rStyle w:val="Hyperlink"/>
            <w:noProof/>
          </w:rPr>
          <w:t>Table 11 – Useful Links</w:t>
        </w:r>
        <w:r>
          <w:rPr>
            <w:noProof/>
            <w:webHidden/>
          </w:rPr>
          <w:tab/>
        </w:r>
        <w:r>
          <w:rPr>
            <w:noProof/>
            <w:webHidden/>
          </w:rPr>
          <w:fldChar w:fldCharType="begin"/>
        </w:r>
        <w:r>
          <w:rPr>
            <w:noProof/>
            <w:webHidden/>
          </w:rPr>
          <w:instrText xml:space="preserve"> PAGEREF _Toc80793368 \h </w:instrText>
        </w:r>
      </w:ins>
      <w:r>
        <w:rPr>
          <w:noProof/>
          <w:webHidden/>
        </w:rPr>
      </w:r>
      <w:r>
        <w:rPr>
          <w:noProof/>
          <w:webHidden/>
        </w:rPr>
        <w:fldChar w:fldCharType="separate"/>
      </w:r>
      <w:ins w:id="1532" w:author="Andrew Instone-Cowie" w:date="2021-08-27T13:59:00Z">
        <w:r w:rsidR="0021271C">
          <w:rPr>
            <w:noProof/>
            <w:webHidden/>
          </w:rPr>
          <w:t>84</w:t>
        </w:r>
      </w:ins>
      <w:ins w:id="1533" w:author="Andrew Instone-Cowie" w:date="2021-08-25T14:13:00Z">
        <w:r>
          <w:rPr>
            <w:noProof/>
            <w:webHidden/>
          </w:rPr>
          <w:fldChar w:fldCharType="end"/>
        </w:r>
        <w:r w:rsidRPr="00D04307">
          <w:rPr>
            <w:rStyle w:val="Hyperlink"/>
            <w:noProof/>
          </w:rPr>
          <w:fldChar w:fldCharType="end"/>
        </w:r>
      </w:ins>
    </w:p>
    <w:p w14:paraId="6B75927C" w14:textId="5ED634EA" w:rsidR="00012709" w:rsidDel="00095F1B" w:rsidRDefault="00012709" w:rsidP="00A02960">
      <w:pPr>
        <w:pStyle w:val="TableofFigures"/>
        <w:tabs>
          <w:tab w:val="right" w:leader="dot" w:pos="9016"/>
        </w:tabs>
        <w:spacing w:after="100"/>
        <w:rPr>
          <w:del w:id="1534" w:author="Andrew Instone-Cowie" w:date="2021-08-10T21:33:00Z"/>
          <w:rFonts w:eastAsiaTheme="minorEastAsia"/>
          <w:noProof/>
          <w:lang w:eastAsia="en-GB"/>
        </w:rPr>
      </w:pPr>
      <w:del w:id="1535" w:author="Andrew Instone-Cowie" w:date="2021-08-10T21:33:00Z">
        <w:r w:rsidRPr="00095F1B" w:rsidDel="00095F1B">
          <w:rPr>
            <w:noProof/>
            <w:rPrChange w:id="1536" w:author="Andrew Instone-Cowie" w:date="2021-08-10T21:33:00Z">
              <w:rPr>
                <w:rStyle w:val="Hyperlink"/>
                <w:noProof/>
              </w:rPr>
            </w:rPrChange>
          </w:rPr>
          <w:delText>Table 1 – Microcontroller I/O Pin Assignments</w:delText>
        </w:r>
        <w:r w:rsidDel="00095F1B">
          <w:rPr>
            <w:noProof/>
            <w:webHidden/>
          </w:rPr>
          <w:tab/>
        </w:r>
        <w:r w:rsidR="00CA0B7C" w:rsidDel="00095F1B">
          <w:rPr>
            <w:noProof/>
            <w:webHidden/>
          </w:rPr>
          <w:delText>19</w:delText>
        </w:r>
      </w:del>
    </w:p>
    <w:p w14:paraId="188199DB" w14:textId="5C28E056" w:rsidR="00012709" w:rsidDel="00095F1B" w:rsidRDefault="00012709" w:rsidP="00A02960">
      <w:pPr>
        <w:pStyle w:val="TableofFigures"/>
        <w:tabs>
          <w:tab w:val="right" w:leader="dot" w:pos="9016"/>
        </w:tabs>
        <w:spacing w:after="100"/>
        <w:rPr>
          <w:del w:id="1537" w:author="Andrew Instone-Cowie" w:date="2021-08-10T21:33:00Z"/>
          <w:rFonts w:eastAsiaTheme="minorEastAsia"/>
          <w:noProof/>
          <w:lang w:eastAsia="en-GB"/>
        </w:rPr>
      </w:pPr>
      <w:del w:id="1538" w:author="Andrew Instone-Cowie" w:date="2021-08-10T21:33:00Z">
        <w:r w:rsidRPr="00095F1B" w:rsidDel="00095F1B">
          <w:rPr>
            <w:noProof/>
            <w:rPrChange w:id="1539" w:author="Andrew Instone-Cowie" w:date="2021-08-10T21:33:00Z">
              <w:rPr>
                <w:rStyle w:val="Hyperlink"/>
                <w:noProof/>
              </w:rPr>
            </w:rPrChange>
          </w:rPr>
          <w:delText>Table 2 – ATmega328P Fuse Settings – Board Rev A to D</w:delText>
        </w:r>
        <w:r w:rsidDel="00095F1B">
          <w:rPr>
            <w:noProof/>
            <w:webHidden/>
          </w:rPr>
          <w:tab/>
        </w:r>
        <w:r w:rsidR="00CA0B7C" w:rsidDel="00095F1B">
          <w:rPr>
            <w:noProof/>
            <w:webHidden/>
          </w:rPr>
          <w:delText>20</w:delText>
        </w:r>
      </w:del>
    </w:p>
    <w:p w14:paraId="3EF8354F" w14:textId="58BDCBE4" w:rsidR="00012709" w:rsidDel="00095F1B" w:rsidRDefault="00012709" w:rsidP="00A02960">
      <w:pPr>
        <w:pStyle w:val="TableofFigures"/>
        <w:tabs>
          <w:tab w:val="right" w:leader="dot" w:pos="9016"/>
        </w:tabs>
        <w:spacing w:after="100"/>
        <w:rPr>
          <w:del w:id="1540" w:author="Andrew Instone-Cowie" w:date="2021-08-10T21:33:00Z"/>
          <w:rFonts w:eastAsiaTheme="minorEastAsia"/>
          <w:noProof/>
          <w:lang w:eastAsia="en-GB"/>
        </w:rPr>
      </w:pPr>
      <w:del w:id="1541" w:author="Andrew Instone-Cowie" w:date="2021-08-10T21:33:00Z">
        <w:r w:rsidRPr="00095F1B" w:rsidDel="00095F1B">
          <w:rPr>
            <w:noProof/>
            <w:rPrChange w:id="1542" w:author="Andrew Instone-Cowie" w:date="2021-08-10T21:33:00Z">
              <w:rPr>
                <w:rStyle w:val="Hyperlink"/>
                <w:noProof/>
              </w:rPr>
            </w:rPrChange>
          </w:rPr>
          <w:delText>Table 3 – ATmega328P Fuse Settings – Board Rev E onwards</w:delText>
        </w:r>
        <w:r w:rsidDel="00095F1B">
          <w:rPr>
            <w:noProof/>
            <w:webHidden/>
          </w:rPr>
          <w:tab/>
        </w:r>
        <w:r w:rsidR="00CA0B7C" w:rsidDel="00095F1B">
          <w:rPr>
            <w:noProof/>
            <w:webHidden/>
          </w:rPr>
          <w:delText>20</w:delText>
        </w:r>
      </w:del>
    </w:p>
    <w:p w14:paraId="5321EDDE" w14:textId="4ED007E2" w:rsidR="00012709" w:rsidDel="00095F1B" w:rsidRDefault="00012709" w:rsidP="00A02960">
      <w:pPr>
        <w:pStyle w:val="TableofFigures"/>
        <w:tabs>
          <w:tab w:val="right" w:leader="dot" w:pos="9016"/>
        </w:tabs>
        <w:spacing w:after="100"/>
        <w:rPr>
          <w:del w:id="1543" w:author="Andrew Instone-Cowie" w:date="2021-08-10T21:33:00Z"/>
          <w:rFonts w:eastAsiaTheme="minorEastAsia"/>
          <w:noProof/>
          <w:lang w:eastAsia="en-GB"/>
        </w:rPr>
      </w:pPr>
      <w:del w:id="1544" w:author="Andrew Instone-Cowie" w:date="2021-08-10T21:33:00Z">
        <w:r w:rsidRPr="00095F1B" w:rsidDel="00095F1B">
          <w:rPr>
            <w:noProof/>
            <w:rPrChange w:id="1545" w:author="Andrew Instone-Cowie" w:date="2021-08-10T21:33:00Z">
              <w:rPr>
                <w:rStyle w:val="Hyperlink"/>
                <w:noProof/>
              </w:rPr>
            </w:rPrChange>
          </w:rPr>
          <w:delText>Table 4 – MBI Protocol Commands</w:delText>
        </w:r>
        <w:r w:rsidDel="00095F1B">
          <w:rPr>
            <w:noProof/>
            <w:webHidden/>
          </w:rPr>
          <w:tab/>
        </w:r>
        <w:r w:rsidR="00CA0B7C" w:rsidDel="00095F1B">
          <w:rPr>
            <w:noProof/>
            <w:webHidden/>
          </w:rPr>
          <w:delText>66</w:delText>
        </w:r>
      </w:del>
    </w:p>
    <w:p w14:paraId="57AF3324" w14:textId="2D40DADF" w:rsidR="00012709" w:rsidDel="00095F1B" w:rsidRDefault="00012709" w:rsidP="00A02960">
      <w:pPr>
        <w:pStyle w:val="TableofFigures"/>
        <w:tabs>
          <w:tab w:val="right" w:leader="dot" w:pos="9016"/>
        </w:tabs>
        <w:spacing w:after="100"/>
        <w:rPr>
          <w:del w:id="1546" w:author="Andrew Instone-Cowie" w:date="2021-08-10T21:33:00Z"/>
          <w:rFonts w:eastAsiaTheme="minorEastAsia"/>
          <w:noProof/>
          <w:lang w:eastAsia="en-GB"/>
        </w:rPr>
      </w:pPr>
      <w:del w:id="1547" w:author="Andrew Instone-Cowie" w:date="2021-08-10T21:33:00Z">
        <w:r w:rsidRPr="00095F1B" w:rsidDel="00095F1B">
          <w:rPr>
            <w:noProof/>
            <w:rPrChange w:id="1548" w:author="Andrew Instone-Cowie" w:date="2021-08-10T21:33:00Z">
              <w:rPr>
                <w:rStyle w:val="Hyperlink"/>
                <w:noProof/>
              </w:rPr>
            </w:rPrChange>
          </w:rPr>
          <w:delText>Table 5 – Inter-Blow &amp; Inter-Row Intervals</w:delText>
        </w:r>
        <w:r w:rsidDel="00095F1B">
          <w:rPr>
            <w:noProof/>
            <w:webHidden/>
          </w:rPr>
          <w:tab/>
        </w:r>
        <w:r w:rsidR="00CA0B7C" w:rsidDel="00095F1B">
          <w:rPr>
            <w:noProof/>
            <w:webHidden/>
          </w:rPr>
          <w:delText>67</w:delText>
        </w:r>
      </w:del>
    </w:p>
    <w:p w14:paraId="7749CF94" w14:textId="562BB405" w:rsidR="00012709" w:rsidDel="00095F1B" w:rsidRDefault="00012709" w:rsidP="00A02960">
      <w:pPr>
        <w:pStyle w:val="TableofFigures"/>
        <w:tabs>
          <w:tab w:val="right" w:leader="dot" w:pos="9016"/>
        </w:tabs>
        <w:spacing w:after="100"/>
        <w:rPr>
          <w:del w:id="1549" w:author="Andrew Instone-Cowie" w:date="2021-08-10T21:33:00Z"/>
          <w:rFonts w:eastAsiaTheme="minorEastAsia"/>
          <w:noProof/>
          <w:lang w:eastAsia="en-GB"/>
        </w:rPr>
      </w:pPr>
      <w:del w:id="1550" w:author="Andrew Instone-Cowie" w:date="2021-08-10T21:33:00Z">
        <w:r w:rsidRPr="00095F1B" w:rsidDel="00095F1B">
          <w:rPr>
            <w:noProof/>
            <w:rPrChange w:id="1551" w:author="Andrew Instone-Cowie" w:date="2021-08-10T21:33:00Z">
              <w:rPr>
                <w:rStyle w:val="Hyperlink"/>
                <w:noProof/>
              </w:rPr>
            </w:rPrChange>
          </w:rPr>
          <w:delText>Table 6 – Sensor Pulse Durations – Liverpool Cathedral</w:delText>
        </w:r>
        <w:r w:rsidDel="00095F1B">
          <w:rPr>
            <w:noProof/>
            <w:webHidden/>
          </w:rPr>
          <w:tab/>
        </w:r>
        <w:r w:rsidR="00CA0B7C" w:rsidDel="00095F1B">
          <w:rPr>
            <w:noProof/>
            <w:webHidden/>
          </w:rPr>
          <w:delText>68</w:delText>
        </w:r>
      </w:del>
    </w:p>
    <w:p w14:paraId="65AD695C" w14:textId="2224DBB1" w:rsidR="00012709" w:rsidDel="00095F1B" w:rsidRDefault="00012709" w:rsidP="00A02960">
      <w:pPr>
        <w:pStyle w:val="TableofFigures"/>
        <w:tabs>
          <w:tab w:val="right" w:leader="dot" w:pos="9016"/>
        </w:tabs>
        <w:spacing w:after="100"/>
        <w:rPr>
          <w:del w:id="1552" w:author="Andrew Instone-Cowie" w:date="2021-08-10T21:33:00Z"/>
          <w:rFonts w:eastAsiaTheme="minorEastAsia"/>
          <w:noProof/>
          <w:lang w:eastAsia="en-GB"/>
        </w:rPr>
      </w:pPr>
      <w:del w:id="1553" w:author="Andrew Instone-Cowie" w:date="2021-08-10T21:33:00Z">
        <w:r w:rsidRPr="00095F1B" w:rsidDel="00095F1B">
          <w:rPr>
            <w:noProof/>
            <w:rPrChange w:id="1554" w:author="Andrew Instone-Cowie" w:date="2021-08-10T21:33:00Z">
              <w:rPr>
                <w:rStyle w:val="Hyperlink"/>
                <w:noProof/>
              </w:rPr>
            </w:rPrChange>
          </w:rPr>
          <w:delText>Table 7 – Theoretical Sensor Pulse Durations – Other Towers</w:delText>
        </w:r>
        <w:r w:rsidDel="00095F1B">
          <w:rPr>
            <w:noProof/>
            <w:webHidden/>
          </w:rPr>
          <w:tab/>
        </w:r>
        <w:r w:rsidR="00CA0B7C" w:rsidDel="00095F1B">
          <w:rPr>
            <w:noProof/>
            <w:webHidden/>
          </w:rPr>
          <w:delText>68</w:delText>
        </w:r>
      </w:del>
    </w:p>
    <w:p w14:paraId="48AFCD5B" w14:textId="7EBD7179" w:rsidR="00012709" w:rsidDel="00095F1B" w:rsidRDefault="00012709" w:rsidP="00A02960">
      <w:pPr>
        <w:pStyle w:val="TableofFigures"/>
        <w:tabs>
          <w:tab w:val="right" w:leader="dot" w:pos="9016"/>
        </w:tabs>
        <w:spacing w:after="100"/>
        <w:rPr>
          <w:del w:id="1555" w:author="Andrew Instone-Cowie" w:date="2021-08-10T21:33:00Z"/>
          <w:rFonts w:eastAsiaTheme="minorEastAsia"/>
          <w:noProof/>
          <w:lang w:eastAsia="en-GB"/>
        </w:rPr>
      </w:pPr>
      <w:del w:id="1556" w:author="Andrew Instone-Cowie" w:date="2021-08-10T21:33:00Z">
        <w:r w:rsidRPr="00095F1B" w:rsidDel="00095F1B">
          <w:rPr>
            <w:noProof/>
            <w:rPrChange w:id="1557" w:author="Andrew Instone-Cowie" w:date="2021-08-10T21:33:00Z">
              <w:rPr>
                <w:rStyle w:val="Hyperlink"/>
                <w:noProof/>
              </w:rPr>
            </w:rPrChange>
          </w:rPr>
          <w:delText>Table 8 – CLI Command Reference</w:delText>
        </w:r>
        <w:r w:rsidDel="00095F1B">
          <w:rPr>
            <w:noProof/>
            <w:webHidden/>
          </w:rPr>
          <w:tab/>
        </w:r>
        <w:r w:rsidR="00CA0B7C" w:rsidDel="00095F1B">
          <w:rPr>
            <w:noProof/>
            <w:webHidden/>
          </w:rPr>
          <w:delText>70</w:delText>
        </w:r>
      </w:del>
    </w:p>
    <w:p w14:paraId="1B65FB38" w14:textId="5C4244D9" w:rsidR="00012709" w:rsidDel="00095F1B" w:rsidRDefault="00012709" w:rsidP="00A02960">
      <w:pPr>
        <w:pStyle w:val="TableofFigures"/>
        <w:tabs>
          <w:tab w:val="right" w:leader="dot" w:pos="9016"/>
        </w:tabs>
        <w:spacing w:after="100"/>
        <w:rPr>
          <w:del w:id="1558" w:author="Andrew Instone-Cowie" w:date="2021-08-10T21:33:00Z"/>
          <w:rFonts w:eastAsiaTheme="minorEastAsia"/>
          <w:noProof/>
          <w:lang w:eastAsia="en-GB"/>
        </w:rPr>
      </w:pPr>
      <w:del w:id="1559" w:author="Andrew Instone-Cowie" w:date="2021-08-10T21:33:00Z">
        <w:r w:rsidRPr="00095F1B" w:rsidDel="00095F1B">
          <w:rPr>
            <w:noProof/>
            <w:rPrChange w:id="1560" w:author="Andrew Instone-Cowie" w:date="2021-08-10T21:33:00Z">
              <w:rPr>
                <w:rStyle w:val="Hyperlink"/>
                <w:noProof/>
              </w:rPr>
            </w:rPrChange>
          </w:rPr>
          <w:delText>Table 9 – LED Signal Codes</w:delText>
        </w:r>
        <w:r w:rsidDel="00095F1B">
          <w:rPr>
            <w:noProof/>
            <w:webHidden/>
          </w:rPr>
          <w:tab/>
        </w:r>
        <w:r w:rsidR="00CA0B7C" w:rsidDel="00095F1B">
          <w:rPr>
            <w:noProof/>
            <w:webHidden/>
          </w:rPr>
          <w:delText>72</w:delText>
        </w:r>
      </w:del>
    </w:p>
    <w:p w14:paraId="3263610C" w14:textId="614BA682" w:rsidR="00012709" w:rsidDel="00095F1B" w:rsidRDefault="00012709">
      <w:pPr>
        <w:pStyle w:val="TableofFigures"/>
        <w:tabs>
          <w:tab w:val="right" w:leader="dot" w:pos="9016"/>
        </w:tabs>
        <w:rPr>
          <w:del w:id="1561" w:author="Andrew Instone-Cowie" w:date="2021-08-10T21:33:00Z"/>
          <w:rFonts w:eastAsiaTheme="minorEastAsia"/>
          <w:noProof/>
          <w:lang w:eastAsia="en-GB"/>
        </w:rPr>
      </w:pPr>
      <w:del w:id="1562" w:author="Andrew Instone-Cowie" w:date="2021-08-10T21:33:00Z">
        <w:r w:rsidRPr="00095F1B" w:rsidDel="00095F1B">
          <w:rPr>
            <w:noProof/>
            <w:rPrChange w:id="1563" w:author="Andrew Instone-Cowie" w:date="2021-08-10T21:33:00Z">
              <w:rPr>
                <w:rStyle w:val="Hyperlink"/>
                <w:noProof/>
              </w:rPr>
            </w:rPrChange>
          </w:rPr>
          <w:delText>Table 10 – Useful Links</w:delText>
        </w:r>
        <w:r w:rsidDel="00095F1B">
          <w:rPr>
            <w:noProof/>
            <w:webHidden/>
          </w:rPr>
          <w:tab/>
        </w:r>
        <w:r w:rsidR="00CA0B7C" w:rsidDel="00095F1B">
          <w:rPr>
            <w:noProof/>
            <w:webHidden/>
          </w:rPr>
          <w:delText>73</w:delText>
        </w:r>
      </w:del>
    </w:p>
    <w:p w14:paraId="4A712831" w14:textId="2D56C405" w:rsidR="004D7582" w:rsidRPr="00787764" w:rsidRDefault="00E35852" w:rsidP="0078474A">
      <w:pPr>
        <w:pStyle w:val="Heading1"/>
        <w:pageBreakBefore/>
        <w:spacing w:after="100"/>
      </w:pPr>
      <w:r>
        <w:lastRenderedPageBreak/>
        <w:fldChar w:fldCharType="end"/>
      </w:r>
      <w:bookmarkStart w:id="1564" w:name="_Toc80793198"/>
      <w:r w:rsidR="004D7582">
        <w:t>Document History</w:t>
      </w:r>
      <w:bookmarkEnd w:id="15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rPr>
          <w:ins w:id="1565" w:author="Andrew Instone-Cowie" w:date="2021-08-10T21:13:00Z"/>
        </w:trPr>
        <w:tc>
          <w:tcPr>
            <w:tcW w:w="991" w:type="dxa"/>
          </w:tcPr>
          <w:p w14:paraId="06971524" w14:textId="31290BB6" w:rsidR="00AC3C52" w:rsidRDefault="00AC3C52" w:rsidP="00AC3C52">
            <w:pPr>
              <w:contextualSpacing/>
              <w:rPr>
                <w:ins w:id="1566" w:author="Andrew Instone-Cowie" w:date="2021-08-10T21:13:00Z"/>
              </w:rPr>
            </w:pPr>
            <w:ins w:id="1567" w:author="Andrew Instone-Cowie" w:date="2021-08-10T21:13:00Z">
              <w:r>
                <w:t>1.3</w:t>
              </w:r>
            </w:ins>
          </w:p>
        </w:tc>
        <w:tc>
          <w:tcPr>
            <w:tcW w:w="1822" w:type="dxa"/>
          </w:tcPr>
          <w:p w14:paraId="6D12BA73" w14:textId="2A39A5C7" w:rsidR="00AC3C52" w:rsidRDefault="00AC3C52" w:rsidP="00AC3C52">
            <w:pPr>
              <w:contextualSpacing/>
              <w:rPr>
                <w:ins w:id="1568" w:author="Andrew Instone-Cowie" w:date="2021-08-10T21:13:00Z"/>
              </w:rPr>
            </w:pPr>
            <w:ins w:id="1569" w:author="Andrew Instone-Cowie" w:date="2021-08-10T21:13:00Z">
              <w:r>
                <w:t>A J Instone-Cowie</w:t>
              </w:r>
            </w:ins>
          </w:p>
        </w:tc>
        <w:tc>
          <w:tcPr>
            <w:tcW w:w="1390" w:type="dxa"/>
          </w:tcPr>
          <w:p w14:paraId="0287CCB6" w14:textId="50066404" w:rsidR="00AC3C52" w:rsidRDefault="00BF59FA" w:rsidP="00AC3C52">
            <w:pPr>
              <w:contextualSpacing/>
              <w:rPr>
                <w:ins w:id="1570" w:author="Andrew Instone-Cowie" w:date="2021-08-10T21:13:00Z"/>
              </w:rPr>
            </w:pPr>
            <w:ins w:id="1571" w:author="Andrew Instone-Cowie" w:date="2021-08-27T13:59:00Z">
              <w:r>
                <w:t>27</w:t>
              </w:r>
            </w:ins>
            <w:ins w:id="1572" w:author="Andrew Instone-Cowie" w:date="2021-08-10T21:14:00Z">
              <w:r w:rsidR="00AC3C52">
                <w:t>/</w:t>
              </w:r>
              <w:bookmarkStart w:id="1573" w:name="_GoBack"/>
              <w:bookmarkEnd w:id="1573"/>
              <w:r w:rsidR="00AC3C52">
                <w:t>08/2021</w:t>
              </w:r>
            </w:ins>
          </w:p>
        </w:tc>
        <w:tc>
          <w:tcPr>
            <w:tcW w:w="4931" w:type="dxa"/>
          </w:tcPr>
          <w:p w14:paraId="2EC50A35" w14:textId="55AD5FF5" w:rsidR="00AC3C52" w:rsidRDefault="00AC3C52" w:rsidP="00AC3C52">
            <w:pPr>
              <w:contextualSpacing/>
              <w:rPr>
                <w:ins w:id="1574" w:author="Andrew Instone-Cowie" w:date="2021-08-10T21:13:00Z"/>
              </w:rPr>
            </w:pPr>
            <w:ins w:id="1575" w:author="Andrew Instone-Cowie" w:date="2021-08-10T21:14:00Z">
              <w:r>
                <w:t xml:space="preserve">Add Circuit Protection, </w:t>
              </w:r>
            </w:ins>
            <w:ins w:id="1576" w:author="Andrew Instone-Cowie" w:date="2021-08-25T14:12:00Z">
              <w:r w:rsidR="00CD5701">
                <w:t xml:space="preserve">DB9 pin-outs, </w:t>
              </w:r>
            </w:ins>
            <w:ins w:id="1577" w:author="Andrew Instone-Cowie" w:date="2021-08-10T21:14:00Z">
              <w:r>
                <w:t>minor corrections.</w:t>
              </w:r>
            </w:ins>
          </w:p>
        </w:tc>
      </w:tr>
    </w:tbl>
    <w:p w14:paraId="7A02DD01" w14:textId="77777777" w:rsidR="004D7582" w:rsidRPr="009C1732" w:rsidRDefault="004D7582" w:rsidP="00483BB7"/>
    <w:p w14:paraId="5AE564C6" w14:textId="1B93680D"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ins w:id="1578" w:author="Andrew Instone-Cowie" w:date="2021-08-10T21:13:00Z">
        <w:r w:rsidR="00AC3C52">
          <w:rPr>
            <w:i/>
          </w:rPr>
          <w:t>1</w:t>
        </w:r>
      </w:ins>
      <w:del w:id="1579" w:author="Andrew Instone-Cowie" w:date="2021-08-10T21:13:00Z">
        <w:r w:rsidR="00CC6E75" w:rsidDel="00AC3C52">
          <w:rPr>
            <w:i/>
          </w:rPr>
          <w:delText>0</w:delText>
        </w:r>
      </w:del>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21ED8257" w14:textId="77777777" w:rsidR="00C146CF" w:rsidRDefault="00C146CF" w:rsidP="001B6EA6">
      <w:pPr>
        <w:pStyle w:val="Heading1"/>
      </w:pPr>
      <w:bookmarkStart w:id="1580" w:name="_Toc80793199"/>
      <w:r>
        <w:t>Licence</w:t>
      </w:r>
      <w:bookmarkEnd w:id="1580"/>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1581" w:name="_Toc524372295"/>
      <w:bookmarkStart w:id="1582" w:name="_Toc80793200"/>
      <w:r>
        <w:lastRenderedPageBreak/>
        <w:t>Documentation Map</w:t>
      </w:r>
      <w:bookmarkEnd w:id="1581"/>
      <w:bookmarkEnd w:id="1582"/>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28663A86" w:rsidR="004D7B39" w:rsidRDefault="004D7B39" w:rsidP="004D7B39">
      <w:pPr>
        <w:pStyle w:val="Caption"/>
        <w:jc w:val="center"/>
      </w:pPr>
      <w:bookmarkStart w:id="1583" w:name="_Toc524372371"/>
      <w:bookmarkStart w:id="1584" w:name="_Toc80793300"/>
      <w:r>
        <w:t xml:space="preserve">Figure </w:t>
      </w:r>
      <w:r>
        <w:rPr>
          <w:noProof/>
        </w:rPr>
        <w:fldChar w:fldCharType="begin"/>
      </w:r>
      <w:r>
        <w:rPr>
          <w:noProof/>
        </w:rPr>
        <w:instrText xml:space="preserve"> SEQ Figure \* ARABIC </w:instrText>
      </w:r>
      <w:r>
        <w:rPr>
          <w:noProof/>
        </w:rPr>
        <w:fldChar w:fldCharType="separate"/>
      </w:r>
      <w:r w:rsidR="0021271C">
        <w:rPr>
          <w:noProof/>
        </w:rPr>
        <w:t>1</w:t>
      </w:r>
      <w:r>
        <w:rPr>
          <w:noProof/>
        </w:rPr>
        <w:fldChar w:fldCharType="end"/>
      </w:r>
      <w:r>
        <w:t xml:space="preserve"> – Documentation Map</w:t>
      </w:r>
      <w:bookmarkEnd w:id="1583"/>
      <w:bookmarkEnd w:id="1584"/>
    </w:p>
    <w:p w14:paraId="6136827F" w14:textId="77777777" w:rsidR="004D7B39" w:rsidRPr="004E080F" w:rsidRDefault="004D7B39" w:rsidP="004D7B39">
      <w:pPr>
        <w:pStyle w:val="Heading1"/>
        <w:pageBreakBefore/>
      </w:pPr>
      <w:bookmarkStart w:id="1585" w:name="_Toc524372296"/>
      <w:bookmarkStart w:id="1586" w:name="_Toc80793201"/>
      <w:r>
        <w:lastRenderedPageBreak/>
        <w:t>About This Guide</w:t>
      </w:r>
      <w:bookmarkEnd w:id="1585"/>
      <w:bookmarkEnd w:id="1586"/>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1587" w:name="_Toc20774291"/>
      <w:bookmarkStart w:id="1588" w:name="_Toc80793202"/>
      <w:r w:rsidRPr="00970EDC">
        <w:lastRenderedPageBreak/>
        <w:t xml:space="preserve">Typical </w:t>
      </w:r>
      <w:r w:rsidR="00EB740C">
        <w:t xml:space="preserve">Type 2 </w:t>
      </w:r>
      <w:r>
        <w:t>Simulator Installation</w:t>
      </w:r>
      <w:bookmarkEnd w:id="1587"/>
      <w:r w:rsidR="00EB740C">
        <w:t>s</w:t>
      </w:r>
      <w:bookmarkEnd w:id="1588"/>
    </w:p>
    <w:p w14:paraId="7298C731" w14:textId="3898442B" w:rsidR="006A0A73" w:rsidRPr="006A0A73" w:rsidRDefault="006A0A73" w:rsidP="006A0A73">
      <w:pPr>
        <w:pStyle w:val="Heading2"/>
      </w:pPr>
      <w:bookmarkStart w:id="1589" w:name="_Toc80793203"/>
      <w:r>
        <w:t>Basic Configuration</w:t>
      </w:r>
      <w:bookmarkEnd w:id="1589"/>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0A5081A6" w:rsidR="00F922E2" w:rsidRPr="000F6726" w:rsidRDefault="00F922E2" w:rsidP="00F922E2">
      <w:pPr>
        <w:pStyle w:val="Caption"/>
        <w:jc w:val="center"/>
      </w:pPr>
      <w:bookmarkStart w:id="1590" w:name="_Toc20774378"/>
      <w:bookmarkStart w:id="1591" w:name="_Toc80793301"/>
      <w:r>
        <w:t xml:space="preserve">Figure </w:t>
      </w:r>
      <w:r>
        <w:rPr>
          <w:noProof/>
        </w:rPr>
        <w:fldChar w:fldCharType="begin"/>
      </w:r>
      <w:r>
        <w:rPr>
          <w:noProof/>
        </w:rPr>
        <w:instrText xml:space="preserve"> SEQ Figure \* ARABIC </w:instrText>
      </w:r>
      <w:r>
        <w:rPr>
          <w:noProof/>
        </w:rPr>
        <w:fldChar w:fldCharType="separate"/>
      </w:r>
      <w:r w:rsidR="0021271C">
        <w:rPr>
          <w:noProof/>
        </w:rPr>
        <w:t>2</w:t>
      </w:r>
      <w:r>
        <w:rPr>
          <w:noProof/>
        </w:rPr>
        <w:fldChar w:fldCharType="end"/>
      </w:r>
      <w:r>
        <w:t xml:space="preserve"> – Simulator General Arrangement</w:t>
      </w:r>
      <w:bookmarkEnd w:id="1590"/>
      <w:bookmarkEnd w:id="1591"/>
    </w:p>
    <w:p w14:paraId="13215230" w14:textId="0D247CE5" w:rsidR="00F922E2" w:rsidRDefault="00F922E2" w:rsidP="00F922E2">
      <w:pPr>
        <w:pStyle w:val="Heading2"/>
        <w:pageBreakBefore/>
      </w:pPr>
      <w:bookmarkStart w:id="1592" w:name="_Toc20858695"/>
      <w:bookmarkStart w:id="1593" w:name="_Toc80793204"/>
      <w:r>
        <w:lastRenderedPageBreak/>
        <w:t>Second PC Module</w:t>
      </w:r>
      <w:bookmarkEnd w:id="1592"/>
      <w:bookmarkEnd w:id="1593"/>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1BCBEB99" w:rsidR="00F922E2" w:rsidRPr="000F6726" w:rsidRDefault="00F922E2" w:rsidP="00F922E2">
      <w:pPr>
        <w:pStyle w:val="Caption"/>
        <w:jc w:val="center"/>
      </w:pPr>
      <w:bookmarkStart w:id="1594" w:name="_Toc20858738"/>
      <w:bookmarkStart w:id="1595" w:name="_Toc80793302"/>
      <w:r>
        <w:t xml:space="preserve">Figure </w:t>
      </w:r>
      <w:r>
        <w:rPr>
          <w:noProof/>
        </w:rPr>
        <w:fldChar w:fldCharType="begin"/>
      </w:r>
      <w:r>
        <w:rPr>
          <w:noProof/>
        </w:rPr>
        <w:instrText xml:space="preserve"> SEQ Figure \* ARABIC </w:instrText>
      </w:r>
      <w:r>
        <w:rPr>
          <w:noProof/>
        </w:rPr>
        <w:fldChar w:fldCharType="separate"/>
      </w:r>
      <w:r w:rsidR="0021271C">
        <w:rPr>
          <w:noProof/>
        </w:rPr>
        <w:t>3</w:t>
      </w:r>
      <w:r>
        <w:rPr>
          <w:noProof/>
        </w:rPr>
        <w:fldChar w:fldCharType="end"/>
      </w:r>
      <w:r>
        <w:t xml:space="preserve"> – Second PC Module General Arrangement</w:t>
      </w:r>
      <w:bookmarkEnd w:id="1594"/>
      <w:bookmarkEnd w:id="1595"/>
    </w:p>
    <w:p w14:paraId="016E1D4A" w14:textId="77777777" w:rsidR="006A0A73" w:rsidRDefault="006A0A73" w:rsidP="00F922E2">
      <w:pPr>
        <w:pStyle w:val="Heading2"/>
      </w:pPr>
      <w:bookmarkStart w:id="1596" w:name="_Toc20858696"/>
      <w:r>
        <w:br w:type="page"/>
      </w:r>
    </w:p>
    <w:p w14:paraId="4A580C49" w14:textId="29B78B77" w:rsidR="00F922E2" w:rsidRDefault="00F922E2" w:rsidP="00F922E2">
      <w:pPr>
        <w:pStyle w:val="Heading2"/>
      </w:pPr>
      <w:bookmarkStart w:id="1597" w:name="_Toc80793205"/>
      <w:r>
        <w:lastRenderedPageBreak/>
        <w:t>Basic Serial Splitter Module</w:t>
      </w:r>
      <w:bookmarkEnd w:id="1596"/>
      <w:bookmarkEnd w:id="1597"/>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4E7F25C5" w:rsidR="00F922E2" w:rsidRPr="000F6726" w:rsidRDefault="00F922E2" w:rsidP="00F922E2">
      <w:pPr>
        <w:pStyle w:val="Caption"/>
        <w:jc w:val="center"/>
      </w:pPr>
      <w:bookmarkStart w:id="1598" w:name="_Toc20858739"/>
      <w:bookmarkStart w:id="1599" w:name="_Toc80793303"/>
      <w:r>
        <w:t xml:space="preserve">Figure </w:t>
      </w:r>
      <w:r>
        <w:rPr>
          <w:noProof/>
        </w:rPr>
        <w:fldChar w:fldCharType="begin"/>
      </w:r>
      <w:r>
        <w:rPr>
          <w:noProof/>
        </w:rPr>
        <w:instrText xml:space="preserve"> SEQ Figure \* ARABIC </w:instrText>
      </w:r>
      <w:r>
        <w:rPr>
          <w:noProof/>
        </w:rPr>
        <w:fldChar w:fldCharType="separate"/>
      </w:r>
      <w:r w:rsidR="0021271C">
        <w:rPr>
          <w:noProof/>
        </w:rPr>
        <w:t>4</w:t>
      </w:r>
      <w:r>
        <w:rPr>
          <w:noProof/>
        </w:rPr>
        <w:fldChar w:fldCharType="end"/>
      </w:r>
      <w:r>
        <w:t xml:space="preserve"> – Basic Serial Splitter Modules General Arrangement</w:t>
      </w:r>
      <w:bookmarkEnd w:id="1598"/>
      <w:bookmarkEnd w:id="1599"/>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1600" w:name="_Toc80793206"/>
      <w:r>
        <w:lastRenderedPageBreak/>
        <w:t xml:space="preserve">Simulator </w:t>
      </w:r>
      <w:r w:rsidR="006E2D44">
        <w:t>Overview</w:t>
      </w:r>
      <w:bookmarkEnd w:id="1600"/>
    </w:p>
    <w:p w14:paraId="131A04A3" w14:textId="6D5C8933" w:rsidR="003E6D21" w:rsidRDefault="0051426B" w:rsidP="00DB2BC9">
      <w:pPr>
        <w:pStyle w:val="Heading2"/>
      </w:pPr>
      <w:bookmarkStart w:id="1601" w:name="_Toc80793207"/>
      <w:r>
        <w:t xml:space="preserve">Bell </w:t>
      </w:r>
      <w:r w:rsidR="00D51E99">
        <w:t>Sensing Method</w:t>
      </w:r>
      <w:r w:rsidR="006A0A73">
        <w:t>s</w:t>
      </w:r>
      <w:bookmarkEnd w:id="1601"/>
    </w:p>
    <w:p w14:paraId="6830AA91" w14:textId="77777777" w:rsidR="00D16863" w:rsidRPr="00D16863" w:rsidRDefault="00D16863" w:rsidP="00D16863">
      <w:pPr>
        <w:pStyle w:val="Heading3"/>
      </w:pPr>
      <w:bookmarkStart w:id="1602" w:name="_Toc80793208"/>
      <w:r>
        <w:t>Sensor Types</w:t>
      </w:r>
      <w:bookmarkEnd w:id="1602"/>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77777777"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and a wire coil fitted to the wheel shroud, have also been used. In principle the absence of moving parts should make these a very reliable option. However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62342982"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w:t>
      </w:r>
      <w:r w:rsidRPr="009C1732">
        <w:rPr>
          <w:rStyle w:val="FootnoteReference"/>
        </w:rPr>
        <w:footnoteReference w:id="8"/>
      </w:r>
      <w:r w:rsidRPr="009C1732">
        <w:t xml:space="preserve">.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1603" w:name="_Toc80793209"/>
      <w:r>
        <w:lastRenderedPageBreak/>
        <w:t xml:space="preserve">Single vs Dual </w:t>
      </w:r>
      <w:r w:rsidR="005F5863">
        <w:t>Trigger</w:t>
      </w:r>
      <w:bookmarkEnd w:id="1603"/>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1604" w:name="_Toc80793210"/>
      <w:r>
        <w:t>Dual Triggers</w:t>
      </w:r>
      <w:bookmarkEnd w:id="1604"/>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1AD18E3D"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21271C">
        <w:t xml:space="preserve">Figure </w:t>
      </w:r>
      <w:r w:rsidR="0021271C">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21271C">
        <w:t xml:space="preserve">Figure </w:t>
      </w:r>
      <w:r w:rsidR="0021271C">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2924B921" w:rsidR="007A715D" w:rsidRDefault="007A715D" w:rsidP="007A715D">
            <w:pPr>
              <w:pStyle w:val="Caption"/>
              <w:jc w:val="center"/>
            </w:pPr>
            <w:bookmarkStart w:id="1605" w:name="_Ref452126963"/>
            <w:bookmarkStart w:id="1606" w:name="_Toc472625841"/>
            <w:bookmarkStart w:id="1607" w:name="_Toc80793304"/>
            <w:r>
              <w:t xml:space="preserve">Figure </w:t>
            </w:r>
            <w:r>
              <w:rPr>
                <w:noProof/>
              </w:rPr>
              <w:fldChar w:fldCharType="begin"/>
            </w:r>
            <w:r>
              <w:rPr>
                <w:noProof/>
              </w:rPr>
              <w:instrText xml:space="preserve"> SEQ Figure \* ARABIC </w:instrText>
            </w:r>
            <w:r>
              <w:rPr>
                <w:noProof/>
              </w:rPr>
              <w:fldChar w:fldCharType="separate"/>
            </w:r>
            <w:r w:rsidR="0021271C">
              <w:rPr>
                <w:noProof/>
              </w:rPr>
              <w:t>5</w:t>
            </w:r>
            <w:r>
              <w:rPr>
                <w:noProof/>
              </w:rPr>
              <w:fldChar w:fldCharType="end"/>
            </w:r>
            <w:bookmarkEnd w:id="1605"/>
            <w:r>
              <w:t xml:space="preserve"> – Dual Triggers – Backstroke Strike Point</w:t>
            </w:r>
            <w:bookmarkEnd w:id="1606"/>
            <w:bookmarkEnd w:id="1607"/>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5E81669B" w:rsidR="007A715D" w:rsidRDefault="007A715D" w:rsidP="007A715D">
            <w:pPr>
              <w:pStyle w:val="Caption"/>
              <w:jc w:val="center"/>
            </w:pPr>
            <w:bookmarkStart w:id="1608" w:name="_Ref452127085"/>
            <w:bookmarkStart w:id="1609" w:name="_Toc472625842"/>
            <w:bookmarkStart w:id="1610" w:name="_Toc80793305"/>
            <w:r>
              <w:t xml:space="preserve">Figure </w:t>
            </w:r>
            <w:r>
              <w:rPr>
                <w:noProof/>
              </w:rPr>
              <w:fldChar w:fldCharType="begin"/>
            </w:r>
            <w:r>
              <w:rPr>
                <w:noProof/>
              </w:rPr>
              <w:instrText xml:space="preserve"> SEQ Figure \* ARABIC </w:instrText>
            </w:r>
            <w:r>
              <w:rPr>
                <w:noProof/>
              </w:rPr>
              <w:fldChar w:fldCharType="separate"/>
            </w:r>
            <w:r w:rsidR="0021271C">
              <w:rPr>
                <w:noProof/>
              </w:rPr>
              <w:t>6</w:t>
            </w:r>
            <w:r>
              <w:rPr>
                <w:noProof/>
              </w:rPr>
              <w:fldChar w:fldCharType="end"/>
            </w:r>
            <w:bookmarkEnd w:id="1608"/>
            <w:r>
              <w:t xml:space="preserve"> – Dual Triggers – Handstroke Strike Point</w:t>
            </w:r>
            <w:bookmarkEnd w:id="1609"/>
            <w:bookmarkEnd w:id="1610"/>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1611" w:name="_Toc80793211"/>
      <w:r>
        <w:t>Single Trigger</w:t>
      </w:r>
      <w:bookmarkEnd w:id="1611"/>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1E52B7B4"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21271C">
        <w:t xml:space="preserve">Figure </w:t>
      </w:r>
      <w:r w:rsidR="0021271C">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21271C">
        <w:t xml:space="preserve">Figure </w:t>
      </w:r>
      <w:r w:rsidR="0021271C">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2348305E" w:rsidR="007A715D" w:rsidRDefault="007A715D" w:rsidP="007A715D">
            <w:pPr>
              <w:pStyle w:val="Caption"/>
              <w:spacing w:after="200"/>
              <w:jc w:val="center"/>
            </w:pPr>
            <w:bookmarkStart w:id="1612" w:name="_Ref452127569"/>
            <w:bookmarkStart w:id="1613" w:name="_Toc472625843"/>
            <w:bookmarkStart w:id="1614" w:name="_Toc80793306"/>
            <w:r>
              <w:t xml:space="preserve">Figure </w:t>
            </w:r>
            <w:r>
              <w:rPr>
                <w:noProof/>
              </w:rPr>
              <w:fldChar w:fldCharType="begin"/>
            </w:r>
            <w:r>
              <w:rPr>
                <w:noProof/>
              </w:rPr>
              <w:instrText xml:space="preserve"> SEQ Figure \* ARABIC </w:instrText>
            </w:r>
            <w:r>
              <w:rPr>
                <w:noProof/>
              </w:rPr>
              <w:fldChar w:fldCharType="separate"/>
            </w:r>
            <w:r w:rsidR="0021271C">
              <w:rPr>
                <w:noProof/>
              </w:rPr>
              <w:t>7</w:t>
            </w:r>
            <w:r>
              <w:rPr>
                <w:noProof/>
              </w:rPr>
              <w:fldChar w:fldCharType="end"/>
            </w:r>
            <w:bookmarkEnd w:id="1612"/>
            <w:r>
              <w:t xml:space="preserve"> – Single Trigger – Backstroke Strike Point</w:t>
            </w:r>
            <w:bookmarkEnd w:id="1613"/>
            <w:bookmarkEnd w:id="1614"/>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020C6B87" w:rsidR="007A715D" w:rsidRDefault="007A715D" w:rsidP="006E2D44">
            <w:pPr>
              <w:pStyle w:val="Caption"/>
              <w:spacing w:after="200"/>
              <w:jc w:val="center"/>
            </w:pPr>
            <w:bookmarkStart w:id="1615" w:name="_Ref452127591"/>
            <w:bookmarkStart w:id="1616" w:name="_Toc472625844"/>
            <w:bookmarkStart w:id="1617" w:name="_Toc80793307"/>
            <w:r>
              <w:t xml:space="preserve">Figure </w:t>
            </w:r>
            <w:r>
              <w:rPr>
                <w:noProof/>
              </w:rPr>
              <w:fldChar w:fldCharType="begin"/>
            </w:r>
            <w:r>
              <w:rPr>
                <w:noProof/>
              </w:rPr>
              <w:instrText xml:space="preserve"> SEQ Figure \* ARABIC </w:instrText>
            </w:r>
            <w:r>
              <w:rPr>
                <w:noProof/>
              </w:rPr>
              <w:fldChar w:fldCharType="separate"/>
            </w:r>
            <w:r w:rsidR="0021271C">
              <w:rPr>
                <w:noProof/>
              </w:rPr>
              <w:t>8</w:t>
            </w:r>
            <w:r>
              <w:rPr>
                <w:noProof/>
              </w:rPr>
              <w:fldChar w:fldCharType="end"/>
            </w:r>
            <w:bookmarkEnd w:id="1615"/>
            <w:r>
              <w:t xml:space="preserve"> – Single Trigger – Handstroke Strike Point</w:t>
            </w:r>
            <w:bookmarkEnd w:id="1616"/>
            <w:bookmarkEnd w:id="1617"/>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1618" w:name="_Toc80793212"/>
      <w:r>
        <w:lastRenderedPageBreak/>
        <w:t xml:space="preserve">Simulator </w:t>
      </w:r>
      <w:r w:rsidR="003E6D21">
        <w:t xml:space="preserve">Interface </w:t>
      </w:r>
      <w:r w:rsidR="003912A1">
        <w:t xml:space="preserve">Module </w:t>
      </w:r>
      <w:r w:rsidR="00A001B0">
        <w:t>Hardware</w:t>
      </w:r>
      <w:bookmarkEnd w:id="1618"/>
    </w:p>
    <w:p w14:paraId="5BB39279" w14:textId="77777777" w:rsidR="004E23E2" w:rsidRDefault="004E23E2" w:rsidP="005953C1">
      <w:pPr>
        <w:pStyle w:val="Heading2"/>
      </w:pPr>
      <w:bookmarkStart w:id="1619" w:name="_Toc80793213"/>
      <w:r>
        <w:t>Overview</w:t>
      </w:r>
      <w:bookmarkEnd w:id="1619"/>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1620" w:name="_Toc80793214"/>
      <w:r w:rsidRPr="005953C1">
        <w:rPr>
          <w:rStyle w:val="Heading2Char"/>
          <w:b/>
          <w:bCs/>
        </w:rPr>
        <w:t>Hardware</w:t>
      </w:r>
      <w:r w:rsidRPr="005953C1">
        <w:t xml:space="preserve"> </w:t>
      </w:r>
      <w:r w:rsidR="0051426B" w:rsidRPr="005953C1">
        <w:t>Options</w:t>
      </w:r>
      <w:bookmarkEnd w:id="1620"/>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1621" w:name="_Toc80793215"/>
      <w:r>
        <w:t>Hardware Interrupts</w:t>
      </w:r>
      <w:bookmarkEnd w:id="1621"/>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1622" w:name="_Toc80793216"/>
      <w:r>
        <w:lastRenderedPageBreak/>
        <w:t>Microcontroller</w:t>
      </w:r>
      <w:r w:rsidR="00BD7089">
        <w:t xml:space="preserve"> </w:t>
      </w:r>
      <w:r w:rsidR="00A14AB7">
        <w:t>Hardware</w:t>
      </w:r>
      <w:bookmarkEnd w:id="1622"/>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1623" w:name="_Toc80793217"/>
      <w:r>
        <w:t>Serial Line Driver</w:t>
      </w:r>
      <w:bookmarkEnd w:id="1623"/>
    </w:p>
    <w:p w14:paraId="29C98F47" w14:textId="70131DA3" w:rsidR="009935F4" w:rsidRPr="009C1732" w:rsidRDefault="009935F4" w:rsidP="005E5122">
      <w:pPr>
        <w:pStyle w:val="ListParagraph"/>
        <w:numPr>
          <w:ilvl w:val="0"/>
          <w:numId w:val="10"/>
        </w:numPr>
      </w:pPr>
      <w:r w:rsidRPr="009C1732">
        <w:t>The Simulator Interface uses the Maxim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E1E9C8B" w14:textId="21DCB94E" w:rsidR="007E4CA5" w:rsidDel="00744894" w:rsidRDefault="007E4CA5" w:rsidP="00585C9F">
      <w:pPr>
        <w:pStyle w:val="Heading2"/>
        <w:rPr>
          <w:moveFrom w:id="1624" w:author="Andrew Instone-Cowie" w:date="2021-08-10T20:28:00Z"/>
        </w:rPr>
      </w:pPr>
      <w:moveFromRangeStart w:id="1625" w:author="Andrew Instone-Cowie" w:date="2021-08-10T20:28:00Z" w:name="move79519731"/>
      <w:moveFrom w:id="1626" w:author="Andrew Instone-Cowie" w:date="2021-08-10T20:28:00Z">
        <w:r w:rsidDel="00744894">
          <w:t>Transient Voltage Suppression</w:t>
        </w:r>
      </w:moveFrom>
    </w:p>
    <w:p w14:paraId="77687741" w14:textId="56E20541" w:rsidR="007E4CA5" w:rsidRPr="009C1732" w:rsidDel="00744894" w:rsidRDefault="007E4CA5" w:rsidP="007E4CA5">
      <w:pPr>
        <w:rPr>
          <w:moveFrom w:id="1627" w:author="Andrew Instone-Cowie" w:date="2021-08-10T20:28:00Z"/>
        </w:rPr>
      </w:pPr>
      <w:moveFrom w:id="1628" w:author="Andrew Instone-Cowie" w:date="2021-08-10T20:28:00Z">
        <w:r w:rsidRPr="009C1732" w:rsidDel="00744894">
          <w:t xml:space="preserve">The </w:t>
        </w:r>
        <w:r w:rsidR="002A68B0" w:rsidRPr="009C1732" w:rsidDel="00744894">
          <w:t>s</w:t>
        </w:r>
        <w:r w:rsidRPr="009C1732" w:rsidDel="00744894">
          <w:t>imulator uses Transient Voltage Suppression (TVS) diode</w:t>
        </w:r>
        <w:r w:rsidR="005953C1" w:rsidRPr="009C1732" w:rsidDel="00744894">
          <w:t>s</w:t>
        </w:r>
        <w:r w:rsidRPr="009C1732" w:rsidDel="00744894">
          <w:t xml:space="preserve"> to provide a degree of protection against induced over-voltages on the power supply lines, for example resulting from local lightning strikes (similar devices are included in the Sensor </w:t>
        </w:r>
        <w:r w:rsidR="002A68B0" w:rsidRPr="009C1732" w:rsidDel="00744894">
          <w:t>Module</w:t>
        </w:r>
        <w:r w:rsidRPr="009C1732" w:rsidDel="00744894">
          <w:t xml:space="preserve"> designs).</w:t>
        </w:r>
      </w:moveFrom>
    </w:p>
    <w:p w14:paraId="236BC623" w14:textId="0981292B" w:rsidR="00585C9F" w:rsidRPr="009C1732" w:rsidDel="00744894" w:rsidRDefault="00585C9F" w:rsidP="007E4CA5">
      <w:pPr>
        <w:rPr>
          <w:moveFrom w:id="1629" w:author="Andrew Instone-Cowie" w:date="2021-08-10T20:28:00Z"/>
        </w:rPr>
      </w:pPr>
      <w:moveFrom w:id="1630" w:author="Andrew Instone-Cowie" w:date="2021-08-10T20:28:00Z">
        <w:r w:rsidRPr="009C1732" w:rsidDel="00744894">
          <w:t>Bi-directional TVS diodes are used on the RS-232 signal lines, and uni-directional TVS diodes are used on logic and power supply lines.</w:t>
        </w:r>
      </w:moveFrom>
    </w:p>
    <w:moveFromRangeEnd w:id="1625"/>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1631" w:name="_Toc80793218"/>
      <w:r>
        <w:lastRenderedPageBreak/>
        <w:t>Microcontroller Configuration</w:t>
      </w:r>
      <w:bookmarkEnd w:id="1631"/>
    </w:p>
    <w:p w14:paraId="7BCD8223" w14:textId="5B74C29B" w:rsidR="007E4CA5" w:rsidRPr="00393B25" w:rsidRDefault="007E4CA5" w:rsidP="00D1596D">
      <w:pPr>
        <w:pStyle w:val="Heading3"/>
      </w:pPr>
      <w:bookmarkStart w:id="1632" w:name="_Toc80793219"/>
      <w:r w:rsidRPr="001E1F78">
        <w:t>Microcontroller I/O Pins</w:t>
      </w:r>
      <w:bookmarkEnd w:id="1632"/>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7578A1C5" w:rsidR="007E4CA5" w:rsidRDefault="007E4CA5" w:rsidP="007E4CA5">
      <w:pPr>
        <w:pStyle w:val="Caption"/>
        <w:keepNext/>
      </w:pPr>
      <w:bookmarkStart w:id="1633" w:name="_Toc80793358"/>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21271C">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16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1634" w:name="_Toc80793220"/>
      <w:r w:rsidRPr="001E1F78">
        <w:lastRenderedPageBreak/>
        <w:t>Microcontroller</w:t>
      </w:r>
      <w:r>
        <w:t xml:space="preserve"> Fuse Settings</w:t>
      </w:r>
      <w:bookmarkEnd w:id="1634"/>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520EEDF1" w:rsidR="00585C9F" w:rsidRDefault="00585C9F" w:rsidP="00585C9F">
      <w:pPr>
        <w:pStyle w:val="Caption"/>
        <w:keepNext/>
      </w:pPr>
      <w:bookmarkStart w:id="1635" w:name="_Toc80793359"/>
      <w:r>
        <w:t xml:space="preserve">Table </w:t>
      </w:r>
      <w:r>
        <w:rPr>
          <w:noProof/>
        </w:rPr>
        <w:fldChar w:fldCharType="begin"/>
      </w:r>
      <w:r>
        <w:rPr>
          <w:noProof/>
        </w:rPr>
        <w:instrText xml:space="preserve"> SEQ Table \* ARABIC </w:instrText>
      </w:r>
      <w:r>
        <w:rPr>
          <w:noProof/>
        </w:rPr>
        <w:fldChar w:fldCharType="separate"/>
      </w:r>
      <w:r w:rsidR="0021271C">
        <w:rPr>
          <w:noProof/>
        </w:rPr>
        <w:t>2</w:t>
      </w:r>
      <w:r>
        <w:rPr>
          <w:noProof/>
        </w:rPr>
        <w:fldChar w:fldCharType="end"/>
      </w:r>
      <w:r>
        <w:t xml:space="preserve"> – ATmega328P Fuse Settings – </w:t>
      </w:r>
      <w:r w:rsidR="00D1596D">
        <w:t xml:space="preserve">Board </w:t>
      </w:r>
      <w:r>
        <w:t>Rev A to D</w:t>
      </w:r>
      <w:bookmarkEnd w:id="16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24268B18" w:rsidR="00D1596D" w:rsidRDefault="00D1596D" w:rsidP="00D1596D">
      <w:r>
        <w:t xml:space="preserve">For more details of these fuse settings and their functions, refer to the ATmega328P data sheet, or see the online fuse calculator at: </w:t>
      </w:r>
      <w:r w:rsidR="00E20243">
        <w:fldChar w:fldCharType="begin"/>
      </w:r>
      <w:r w:rsidR="00E20243">
        <w:instrText xml:space="preserve"> HYPERLINK "http://eleccelerator.com/fusecalc/fusecalc.php?chip=atmega328p&amp;LOW=E2&amp;HIGH=DF&amp;EXTENDED=FD" </w:instrText>
      </w:r>
      <w:ins w:id="1636" w:author="Andrew Instone-Cowie" w:date="2021-08-27T13:59:00Z"/>
      <w:r w:rsidR="00E20243">
        <w:fldChar w:fldCharType="separate"/>
      </w:r>
      <w:r>
        <w:rPr>
          <w:rStyle w:val="Hyperlink"/>
        </w:rPr>
        <w:t>http://eleccelerator.com/fusecalc/fusecalc.php?chip=atmega328p&amp;LOW=E2&amp;HIGH=DF&amp;EXTENDED=FD</w:t>
      </w:r>
      <w:r w:rsidR="00E20243">
        <w:rPr>
          <w:rStyle w:val="Hyperlink"/>
        </w:rPr>
        <w:fldChar w:fldCharType="end"/>
      </w:r>
      <w:r>
        <w:t>.</w:t>
      </w:r>
    </w:p>
    <w:p w14:paraId="7361C300" w14:textId="4E3CD2E6" w:rsidR="003A2793" w:rsidRDefault="003A2793" w:rsidP="00F357DB">
      <w:pPr>
        <w:pStyle w:val="Caption"/>
        <w:keepNext/>
      </w:pPr>
      <w:bookmarkStart w:id="1637" w:name="_Toc80793360"/>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21271C">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16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2199C879" w:rsidR="00DD2547" w:rsidRDefault="0029215C" w:rsidP="00111092">
      <w:r>
        <w:t xml:space="preserve">For more details of these fuse settings and their functions, refer to the ATmega328P data sheet, or see the online fuse calculator at: </w:t>
      </w:r>
      <w:r w:rsidR="00E20243">
        <w:fldChar w:fldCharType="begin"/>
      </w:r>
      <w:r w:rsidR="00E20243">
        <w:instrText xml:space="preserve"> HYPERLINK "http://eleccelerator.com/fusecalc/fusecalc.php?chip=atmega328p&amp;LOW=CF&amp;HIGH=DF&amp;EXTENDED=FD" </w:instrText>
      </w:r>
      <w:ins w:id="1638" w:author="Andrew Instone-Cowie" w:date="2021-08-27T13:59:00Z"/>
      <w:r w:rsidR="00E20243">
        <w:fldChar w:fldCharType="separate"/>
      </w:r>
      <w:r w:rsidR="00D1596D">
        <w:rPr>
          <w:rStyle w:val="Hyperlink"/>
        </w:rPr>
        <w:t>http://eleccelerator.com/fusecalc/fusecalc.php?chip=atmega328p&amp;LOW=CF&amp;HIGH=DF&amp;EXTENDED=FD</w:t>
      </w:r>
      <w:r w:rsidR="00E20243">
        <w:rPr>
          <w:rStyle w:val="Hyperlink"/>
        </w:rPr>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1639" w:name="_Toc80793221"/>
      <w:r w:rsidRPr="00D1596D">
        <w:lastRenderedPageBreak/>
        <w:t>Power Supply</w:t>
      </w:r>
      <w:bookmarkEnd w:id="1639"/>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1640" w:name="_Toc80793222"/>
      <w:r>
        <w:t>Typical Current Requirements</w:t>
      </w:r>
      <w:bookmarkEnd w:id="1640"/>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1641" w:name="_Toc80793223"/>
      <w:r>
        <w:t>Microcontroller</w:t>
      </w:r>
      <w:r w:rsidR="00B76689">
        <w:t xml:space="preserve"> Package Ratings</w:t>
      </w:r>
      <w:bookmarkEnd w:id="1641"/>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1642" w:name="_Toc80793224"/>
      <w:r>
        <w:t>Voltage Regulator</w:t>
      </w:r>
      <w:bookmarkEnd w:id="1642"/>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1643" w:name="_Toc80793225"/>
      <w:r>
        <w:t>Cable Voltage Drop</w:t>
      </w:r>
      <w:bookmarkEnd w:id="1643"/>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1644" w:name="_Toc80793226"/>
      <w:r w:rsidRPr="00125A57">
        <w:t>Heat Dissipation</w:t>
      </w:r>
      <w:bookmarkEnd w:id="1644"/>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6D5AF4C0" w14:textId="6AE490DB" w:rsidR="000F197E" w:rsidDel="00744894" w:rsidRDefault="00B76689" w:rsidP="00B76689">
      <w:pPr>
        <w:pStyle w:val="Heading3"/>
        <w:rPr>
          <w:moveFrom w:id="1645" w:author="Andrew Instone-Cowie" w:date="2021-08-10T20:28:00Z"/>
        </w:rPr>
      </w:pPr>
      <w:moveFromRangeStart w:id="1646" w:author="Andrew Instone-Cowie" w:date="2021-08-10T20:28:00Z" w:name="move79519747"/>
      <w:moveFrom w:id="1647" w:author="Andrew Instone-Cowie" w:date="2021-08-10T20:28:00Z">
        <w:r w:rsidDel="00744894">
          <w:t>Fusing</w:t>
        </w:r>
      </w:moveFrom>
    </w:p>
    <w:p w14:paraId="556C696D" w14:textId="2D82BC17" w:rsidR="0051426B" w:rsidRPr="009C1732" w:rsidDel="00744894" w:rsidRDefault="00B76689" w:rsidP="00B76689">
      <w:pPr>
        <w:rPr>
          <w:moveFrom w:id="1648" w:author="Andrew Instone-Cowie" w:date="2021-08-10T20:28:00Z"/>
        </w:rPr>
      </w:pPr>
      <w:moveFrom w:id="1649" w:author="Andrew Instone-Cowie" w:date="2021-08-10T20:28:00Z">
        <w:r w:rsidRPr="009C1732" w:rsidDel="00744894">
          <w:t xml:space="preserve">A fuse rated at 800mA has been included in the design of the </w:t>
        </w:r>
        <w:r w:rsidR="002F647F" w:rsidRPr="009C1732" w:rsidDel="00744894">
          <w:t xml:space="preserve">Type 2 </w:t>
        </w:r>
        <w:r w:rsidRPr="009C1732" w:rsidDel="00744894">
          <w:t>Simulator</w:t>
        </w:r>
        <w:r w:rsidR="002F647F" w:rsidRPr="009C1732" w:rsidDel="00744894">
          <w:t>. This is located on the Power Module board</w:t>
        </w:r>
        <w:r w:rsidRPr="009C1732" w:rsidDel="00744894">
          <w:t>.</w:t>
        </w:r>
      </w:moveFrom>
    </w:p>
    <w:moveFromRangeEnd w:id="1646"/>
    <w:p w14:paraId="1D14311D" w14:textId="77777777" w:rsidR="00A76E79" w:rsidRDefault="00A76E79" w:rsidP="004416AC">
      <w:pPr>
        <w:pStyle w:val="Heading2"/>
      </w:pPr>
      <w:r>
        <w:br w:type="page"/>
      </w:r>
    </w:p>
    <w:p w14:paraId="6A136963" w14:textId="602474FB" w:rsidR="00744894" w:rsidDel="00744894" w:rsidRDefault="00744894" w:rsidP="00744894">
      <w:pPr>
        <w:pStyle w:val="Heading3"/>
        <w:rPr>
          <w:del w:id="1650" w:author="Andrew Instone-Cowie" w:date="2021-08-10T20:30:00Z"/>
          <w:moveTo w:id="1651" w:author="Andrew Instone-Cowie" w:date="2021-08-10T20:28:00Z"/>
        </w:rPr>
      </w:pPr>
      <w:moveToRangeStart w:id="1652" w:author="Andrew Instone-Cowie" w:date="2021-08-10T20:28:00Z" w:name="move79519747"/>
      <w:moveTo w:id="1653" w:author="Andrew Instone-Cowie" w:date="2021-08-10T20:28:00Z">
        <w:del w:id="1654" w:author="Andrew Instone-Cowie" w:date="2021-08-10T20:30:00Z">
          <w:r w:rsidDel="00744894">
            <w:lastRenderedPageBreak/>
            <w:delText>Fusing</w:delText>
          </w:r>
        </w:del>
      </w:moveTo>
    </w:p>
    <w:p w14:paraId="05BEE5BE" w14:textId="1F01580D" w:rsidR="00744894" w:rsidRPr="009C1732" w:rsidDel="00744894" w:rsidRDefault="00744894" w:rsidP="00744894">
      <w:pPr>
        <w:rPr>
          <w:del w:id="1655" w:author="Andrew Instone-Cowie" w:date="2021-08-10T20:30:00Z"/>
          <w:moveTo w:id="1656" w:author="Andrew Instone-Cowie" w:date="2021-08-10T20:28:00Z"/>
        </w:rPr>
      </w:pPr>
      <w:moveTo w:id="1657" w:author="Andrew Instone-Cowie" w:date="2021-08-10T20:28:00Z">
        <w:del w:id="1658" w:author="Andrew Instone-Cowie" w:date="2021-08-10T20:30:00Z">
          <w:r w:rsidRPr="009C1732" w:rsidDel="00744894">
            <w:delText>A fuse rated at 800mA has been included in the design of the Type 2 Simulator. This is located on the Power Module board.</w:delText>
          </w:r>
        </w:del>
      </w:moveTo>
    </w:p>
    <w:p w14:paraId="6B224798" w14:textId="01158CD8" w:rsidR="00744894" w:rsidDel="00744894" w:rsidRDefault="00744894">
      <w:pPr>
        <w:pStyle w:val="Heading3"/>
        <w:rPr>
          <w:del w:id="1659" w:author="Andrew Instone-Cowie" w:date="2021-08-10T20:30:00Z"/>
          <w:moveTo w:id="1660" w:author="Andrew Instone-Cowie" w:date="2021-08-10T20:28:00Z"/>
        </w:rPr>
        <w:pPrChange w:id="1661" w:author="Andrew Instone-Cowie" w:date="2021-08-10T20:29:00Z">
          <w:pPr>
            <w:pStyle w:val="Heading2"/>
          </w:pPr>
        </w:pPrChange>
      </w:pPr>
      <w:moveToRangeStart w:id="1662" w:author="Andrew Instone-Cowie" w:date="2021-08-10T20:28:00Z" w:name="move79519731"/>
      <w:moveToRangeEnd w:id="1652"/>
      <w:moveTo w:id="1663" w:author="Andrew Instone-Cowie" w:date="2021-08-10T20:28:00Z">
        <w:del w:id="1664" w:author="Andrew Instone-Cowie" w:date="2021-08-10T20:30:00Z">
          <w:r w:rsidDel="00744894">
            <w:delText>Transient Voltage Suppression</w:delText>
          </w:r>
        </w:del>
      </w:moveTo>
    </w:p>
    <w:p w14:paraId="1D218C81" w14:textId="1B6A18D1" w:rsidR="00744894" w:rsidRPr="009C1732" w:rsidDel="00744894" w:rsidRDefault="00744894" w:rsidP="00744894">
      <w:pPr>
        <w:rPr>
          <w:del w:id="1665" w:author="Andrew Instone-Cowie" w:date="2021-08-10T20:30:00Z"/>
          <w:moveTo w:id="1666" w:author="Andrew Instone-Cowie" w:date="2021-08-10T20:28:00Z"/>
        </w:rPr>
      </w:pPr>
      <w:moveTo w:id="1667" w:author="Andrew Instone-Cowie" w:date="2021-08-10T20:28:00Z">
        <w:del w:id="1668" w:author="Andrew Instone-Cowie" w:date="2021-08-10T20:30:00Z">
          <w:r w:rsidRPr="009C1732" w:rsidDel="00744894">
            <w:delText>The simulator uses Transient Voltage Suppression (TVS) diodes to provide a degree of protection against induced over-voltages on the power supply lines, for example resulting from local lightning strikes (similar devices are included in the Sensor Module designs).</w:delText>
          </w:r>
        </w:del>
      </w:moveTo>
    </w:p>
    <w:p w14:paraId="2B17F520" w14:textId="3C111750" w:rsidR="00744894" w:rsidRPr="009C1732" w:rsidDel="00744894" w:rsidRDefault="00744894" w:rsidP="00744894">
      <w:pPr>
        <w:rPr>
          <w:del w:id="1669" w:author="Andrew Instone-Cowie" w:date="2021-08-10T20:30:00Z"/>
          <w:moveTo w:id="1670" w:author="Andrew Instone-Cowie" w:date="2021-08-10T20:28:00Z"/>
        </w:rPr>
      </w:pPr>
      <w:moveTo w:id="1671" w:author="Andrew Instone-Cowie" w:date="2021-08-10T20:28:00Z">
        <w:del w:id="1672" w:author="Andrew Instone-Cowie" w:date="2021-08-10T20:30:00Z">
          <w:r w:rsidRPr="009C1732" w:rsidDel="00744894">
            <w:delText>Bi-directional TVS diodes are used on the RS-232 signal lines, and uni-directional TVS diodes are used on logic and power supply lines.</w:delText>
          </w:r>
        </w:del>
      </w:moveTo>
    </w:p>
    <w:moveToRangeEnd w:id="1662"/>
    <w:p w14:paraId="338CD799" w14:textId="3D37CC8B" w:rsidR="00744894" w:rsidRDefault="00744894" w:rsidP="00744894">
      <w:pPr>
        <w:rPr>
          <w:ins w:id="1673" w:author="Andrew Instone-Cowie" w:date="2021-08-10T20:28:00Z"/>
        </w:rPr>
      </w:pPr>
    </w:p>
    <w:p w14:paraId="20AEC0AC" w14:textId="77777777" w:rsidR="00744894" w:rsidRPr="00744894" w:rsidRDefault="00744894">
      <w:pPr>
        <w:rPr>
          <w:ins w:id="1674" w:author="Andrew Instone-Cowie" w:date="2021-08-10T20:28:00Z"/>
          <w:rPrChange w:id="1675" w:author="Andrew Instone-Cowie" w:date="2021-08-10T20:28:00Z">
            <w:rPr>
              <w:ins w:id="1676" w:author="Andrew Instone-Cowie" w:date="2021-08-10T20:28:00Z"/>
            </w:rPr>
          </w:rPrChange>
        </w:rPr>
        <w:pPrChange w:id="1677" w:author="Andrew Instone-Cowie" w:date="2021-08-10T20:28:00Z">
          <w:pPr>
            <w:pStyle w:val="Heading2"/>
          </w:pPr>
        </w:pPrChange>
      </w:pPr>
    </w:p>
    <w:p w14:paraId="3F4BFC38" w14:textId="60941E23" w:rsidR="003E6D21" w:rsidRDefault="00C55B4E" w:rsidP="004416AC">
      <w:pPr>
        <w:pStyle w:val="Heading2"/>
      </w:pPr>
      <w:bookmarkStart w:id="1678" w:name="_Toc80793227"/>
      <w:r>
        <w:t xml:space="preserve">Hardware </w:t>
      </w:r>
      <w:r w:rsidR="003E6D21">
        <w:t>Compatibility</w:t>
      </w:r>
      <w:bookmarkEnd w:id="1678"/>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1679" w:name="_Toc80793228"/>
      <w:r>
        <w:lastRenderedPageBreak/>
        <w:t>Basic Serial Splitter Module Hardware</w:t>
      </w:r>
      <w:bookmarkEnd w:id="1679"/>
    </w:p>
    <w:p w14:paraId="1B67111B" w14:textId="63C7C7F0" w:rsidR="00A7187A" w:rsidRDefault="0050702B" w:rsidP="00A02960">
      <w:pPr>
        <w:pStyle w:val="Heading2"/>
      </w:pPr>
      <w:bookmarkStart w:id="1680" w:name="_Toc80793229"/>
      <w:r>
        <w:t>Overview</w:t>
      </w:r>
      <w:bookmarkEnd w:id="1680"/>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1681" w:name="_Toc80793230"/>
      <w:r w:rsidRPr="00A02960">
        <w:t>Serial Line Drivers</w:t>
      </w:r>
      <w:bookmarkEnd w:id="1681"/>
    </w:p>
    <w:p w14:paraId="2DA88044" w14:textId="77777777" w:rsidR="00690D46" w:rsidRPr="00A02960" w:rsidRDefault="009F5BB1" w:rsidP="002F647F">
      <w:r w:rsidRPr="00A02960">
        <w:t xml:space="preserve">The Basic Serial Splitter uses two different Serial Line Driver ICs. Data to and from the upstream Simulator Interface Module is handled by a </w:t>
      </w:r>
      <w:r w:rsidR="00690D46" w:rsidRPr="00A02960">
        <w:t xml:space="preserve">Maxim </w:t>
      </w:r>
      <w:r w:rsidRPr="00A02960">
        <w:t>MAX3323</w:t>
      </w:r>
      <w:r w:rsidR="00690D46" w:rsidRPr="00A02960">
        <w:t>, and data to and from the Simulator PCs is handled by a Maxim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1682" w:name="_Toc80793231"/>
      <w:r w:rsidRPr="00A02960">
        <w:t>PCB Design</w:t>
      </w:r>
      <w:bookmarkEnd w:id="1682"/>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1683" w:name="_Toc80793232"/>
      <w:r>
        <w:t>Power Supply</w:t>
      </w:r>
      <w:bookmarkEnd w:id="1683"/>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1684" w:name="_Toc80793233"/>
      <w:r>
        <w:lastRenderedPageBreak/>
        <w:t>Downstream Data</w:t>
      </w:r>
      <w:bookmarkEnd w:id="1684"/>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5ABDDBC8" w:rsidR="00BC0C05" w:rsidRDefault="00BC0C05" w:rsidP="00BC0C05">
      <w:pPr>
        <w:pStyle w:val="Caption"/>
        <w:jc w:val="center"/>
      </w:pPr>
      <w:bookmarkStart w:id="1685" w:name="_Toc80793308"/>
      <w:r>
        <w:t xml:space="preserve">Figure </w:t>
      </w:r>
      <w:r>
        <w:rPr>
          <w:noProof/>
        </w:rPr>
        <w:fldChar w:fldCharType="begin"/>
      </w:r>
      <w:r>
        <w:rPr>
          <w:noProof/>
        </w:rPr>
        <w:instrText xml:space="preserve"> SEQ Figure \* ARABIC </w:instrText>
      </w:r>
      <w:r>
        <w:rPr>
          <w:noProof/>
        </w:rPr>
        <w:fldChar w:fldCharType="separate"/>
      </w:r>
      <w:r w:rsidR="0021271C">
        <w:rPr>
          <w:noProof/>
        </w:rPr>
        <w:t>9</w:t>
      </w:r>
      <w:r>
        <w:rPr>
          <w:noProof/>
        </w:rPr>
        <w:fldChar w:fldCharType="end"/>
      </w:r>
      <w:r>
        <w:t xml:space="preserve"> – Basic Serial Splitter </w:t>
      </w:r>
      <w:r w:rsidR="00195C81">
        <w:t>Downstream Data Flow</w:t>
      </w:r>
      <w:bookmarkEnd w:id="1685"/>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1686" w:name="_Toc80793234"/>
      <w:r>
        <w:lastRenderedPageBreak/>
        <w:t>Fan-Out</w:t>
      </w:r>
      <w:r w:rsidR="00730022">
        <w:t xml:space="preserve"> Calculation</w:t>
      </w:r>
      <w:bookmarkEnd w:id="1686"/>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1687" w:name="_Toc80793235"/>
      <w:r>
        <w:lastRenderedPageBreak/>
        <w:t>Upstream Data</w:t>
      </w:r>
      <w:bookmarkEnd w:id="1687"/>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1159117C" w:rsidR="00125906" w:rsidRDefault="00125906" w:rsidP="00125906">
      <w:pPr>
        <w:pStyle w:val="Caption"/>
        <w:jc w:val="center"/>
      </w:pPr>
      <w:bookmarkStart w:id="1688" w:name="_Toc80793309"/>
      <w:r>
        <w:t xml:space="preserve">Figure </w:t>
      </w:r>
      <w:r>
        <w:rPr>
          <w:noProof/>
        </w:rPr>
        <w:fldChar w:fldCharType="begin"/>
      </w:r>
      <w:r>
        <w:rPr>
          <w:noProof/>
        </w:rPr>
        <w:instrText xml:space="preserve"> SEQ Figure \* ARABIC </w:instrText>
      </w:r>
      <w:r>
        <w:rPr>
          <w:noProof/>
        </w:rPr>
        <w:fldChar w:fldCharType="separate"/>
      </w:r>
      <w:r w:rsidR="0021271C">
        <w:rPr>
          <w:noProof/>
        </w:rPr>
        <w:t>10</w:t>
      </w:r>
      <w:r>
        <w:rPr>
          <w:noProof/>
        </w:rPr>
        <w:fldChar w:fldCharType="end"/>
      </w:r>
      <w:r>
        <w:t xml:space="preserve"> – Basic Serial Splitter Upstream Data Flow</w:t>
      </w:r>
      <w:bookmarkEnd w:id="1688"/>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1689" w:name="_Toc80793236"/>
      <w:r>
        <w:t>Transmitter Disabling</w:t>
      </w:r>
      <w:bookmarkEnd w:id="1689"/>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69E64EE9" w:rsidR="00202DC6" w:rsidRDefault="00202DC6" w:rsidP="00202DC6">
      <w:pPr>
        <w:pStyle w:val="Caption"/>
        <w:jc w:val="center"/>
      </w:pPr>
      <w:bookmarkStart w:id="1690" w:name="_Toc80793310"/>
      <w:r>
        <w:t xml:space="preserve">Figure </w:t>
      </w:r>
      <w:r>
        <w:rPr>
          <w:noProof/>
        </w:rPr>
        <w:fldChar w:fldCharType="begin"/>
      </w:r>
      <w:r>
        <w:rPr>
          <w:noProof/>
        </w:rPr>
        <w:instrText xml:space="preserve"> SEQ Figure \* ARABIC </w:instrText>
      </w:r>
      <w:r>
        <w:rPr>
          <w:noProof/>
        </w:rPr>
        <w:fldChar w:fldCharType="separate"/>
      </w:r>
      <w:r w:rsidR="0021271C">
        <w:rPr>
          <w:noProof/>
        </w:rPr>
        <w:t>11</w:t>
      </w:r>
      <w:r>
        <w:rPr>
          <w:noProof/>
        </w:rPr>
        <w:fldChar w:fldCharType="end"/>
      </w:r>
      <w:r>
        <w:t xml:space="preserve"> – Basic Serial Splitter Transmitter Control</w:t>
      </w:r>
      <w:bookmarkEnd w:id="1690"/>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pPr>
        <w:pStyle w:val="Heading1"/>
        <w:rPr>
          <w:ins w:id="1691" w:author="Andrew Instone-Cowie" w:date="2021-08-10T20:30:00Z"/>
        </w:rPr>
        <w:pPrChange w:id="1692" w:author="Andrew Instone-Cowie" w:date="2021-08-10T20:31:00Z">
          <w:pPr>
            <w:pStyle w:val="Heading2"/>
          </w:pPr>
        </w:pPrChange>
      </w:pPr>
      <w:bookmarkStart w:id="1693" w:name="_Toc80793237"/>
      <w:ins w:id="1694" w:author="Andrew Instone-Cowie" w:date="2021-08-10T20:30:00Z">
        <w:r>
          <w:lastRenderedPageBreak/>
          <w:t>Circuit Protection</w:t>
        </w:r>
        <w:bookmarkEnd w:id="1693"/>
      </w:ins>
    </w:p>
    <w:p w14:paraId="13EEF620" w14:textId="77777777" w:rsidR="00744894" w:rsidRDefault="00744894">
      <w:pPr>
        <w:pStyle w:val="Heading2"/>
        <w:rPr>
          <w:ins w:id="1695" w:author="Andrew Instone-Cowie" w:date="2021-08-10T20:30:00Z"/>
        </w:rPr>
        <w:pPrChange w:id="1696" w:author="Andrew Instone-Cowie" w:date="2021-08-10T20:31:00Z">
          <w:pPr>
            <w:pStyle w:val="Heading3"/>
          </w:pPr>
        </w:pPrChange>
      </w:pPr>
      <w:bookmarkStart w:id="1697" w:name="_Toc80793238"/>
      <w:ins w:id="1698" w:author="Andrew Instone-Cowie" w:date="2021-08-10T20:30:00Z">
        <w:r>
          <w:t>Over-Current Protection</w:t>
        </w:r>
        <w:bookmarkEnd w:id="1697"/>
      </w:ins>
    </w:p>
    <w:p w14:paraId="008179CA" w14:textId="77777777" w:rsidR="007A073B" w:rsidRDefault="007A073B">
      <w:pPr>
        <w:rPr>
          <w:ins w:id="1699" w:author="Andrew Instone-Cowie" w:date="2021-08-24T20:01:00Z"/>
        </w:rPr>
      </w:pPr>
      <w:ins w:id="1700" w:author="Andrew Instone-Cowie" w:date="2021-08-24T20:00:00Z">
        <w:r>
          <w:t>Primary over-current protection is provided by the 800mA fuse fitted to the Power Module</w:t>
        </w:r>
      </w:ins>
      <w:ins w:id="1701" w:author="Andrew Instone-Cowie" w:date="2021-08-24T20:01:00Z">
        <w:r>
          <w:t>.</w:t>
        </w:r>
      </w:ins>
    </w:p>
    <w:p w14:paraId="7078E20C" w14:textId="085822A1" w:rsidR="007A073B" w:rsidRDefault="007A073B">
      <w:pPr>
        <w:rPr>
          <w:ins w:id="1702" w:author="Andrew Instone-Cowie" w:date="2021-08-24T20:03:00Z"/>
        </w:rPr>
      </w:pPr>
      <w:ins w:id="1703" w:author="Andrew Instone-Cowie" w:date="2021-08-24T20:01:00Z">
        <w:r>
          <w:t xml:space="preserve">Secondary over-current protection is provided by the selected </w:t>
        </w:r>
      </w:ins>
      <w:ins w:id="1704" w:author="Andrew Instone-Cowie" w:date="2021-08-24T20:05:00Z">
        <w:r w:rsidR="003A01F6" w:rsidRPr="003A01F6">
          <w:t>LM340T-5.0</w:t>
        </w:r>
        <w:r w:rsidR="003A01F6">
          <w:t xml:space="preserve"> </w:t>
        </w:r>
      </w:ins>
      <w:ins w:id="1705" w:author="Andrew Instone-Cowie" w:date="2021-08-24T20:01:00Z">
        <w:r>
          <w:t>voltage regulator</w:t>
        </w:r>
      </w:ins>
      <w:ins w:id="1706" w:author="Andrew Instone-Cowie" w:date="2021-08-24T20:08:00Z">
        <w:r w:rsidR="003A01F6">
          <w:rPr>
            <w:rStyle w:val="FootnoteReference"/>
          </w:rPr>
          <w:footnoteReference w:id="22"/>
        </w:r>
      </w:ins>
      <w:ins w:id="1709" w:author="Andrew Instone-Cowie" w:date="2021-08-24T20:01:00Z">
        <w:r>
          <w:t xml:space="preserve"> or alternative </w:t>
        </w:r>
      </w:ins>
      <w:ins w:id="1710" w:author="Andrew Instone-Cowie" w:date="2021-08-24T20:05:00Z">
        <w:r w:rsidR="003A01F6" w:rsidRPr="003A01F6">
          <w:t>Traco Power TSR 1-2450</w:t>
        </w:r>
        <w:r w:rsidR="003A01F6">
          <w:t xml:space="preserve"> </w:t>
        </w:r>
      </w:ins>
      <w:ins w:id="1711" w:author="Andrew Instone-Cowie" w:date="2021-08-24T20:03:00Z">
        <w:r>
          <w:t>switched buck regulator</w:t>
        </w:r>
      </w:ins>
      <w:ins w:id="1712" w:author="Andrew Instone-Cowie" w:date="2021-08-24T20:08:00Z">
        <w:r w:rsidR="003A01F6">
          <w:rPr>
            <w:rStyle w:val="FootnoteReference"/>
          </w:rPr>
          <w:footnoteReference w:id="23"/>
        </w:r>
      </w:ins>
      <w:ins w:id="1714" w:author="Andrew Instone-Cowie" w:date="2021-08-24T20:03:00Z">
        <w:r>
          <w:t>.</w:t>
        </w:r>
        <w:r w:rsidR="003A01F6">
          <w:t xml:space="preserve"> Both devices have internal short-circuit protection and thermal shutdown features.</w:t>
        </w:r>
      </w:ins>
    </w:p>
    <w:p w14:paraId="7A149550" w14:textId="7B7D21F1" w:rsidR="007A073B" w:rsidRDefault="003A01F6">
      <w:pPr>
        <w:rPr>
          <w:ins w:id="1715" w:author="Andrew Instone-Cowie" w:date="2021-08-24T20:09:00Z"/>
        </w:rPr>
      </w:pPr>
      <w:ins w:id="1716" w:author="Andrew Instone-Cowie" w:date="2021-08-24T20:09:00Z">
        <w:r>
          <w:t>The LM340T-5.0 has i</w:t>
        </w:r>
      </w:ins>
      <w:ins w:id="1717" w:author="Andrew Instone-Cowie" w:date="2021-08-24T20:08:00Z">
        <w:r>
          <w:t xml:space="preserve">nternal </w:t>
        </w:r>
      </w:ins>
      <w:ins w:id="1718" w:author="Andrew Instone-Cowie" w:date="2021-08-24T20:09:00Z">
        <w:r>
          <w:t>t</w:t>
        </w:r>
      </w:ins>
      <w:ins w:id="1719" w:author="Andrew Instone-Cowie" w:date="2021-08-24T20:08:00Z">
        <w:r>
          <w:t xml:space="preserve">hermal </w:t>
        </w:r>
      </w:ins>
      <w:ins w:id="1720" w:author="Andrew Instone-Cowie" w:date="2021-08-24T20:09:00Z">
        <w:r>
          <w:t>o</w:t>
        </w:r>
      </w:ins>
      <w:ins w:id="1721" w:author="Andrew Instone-Cowie" w:date="2021-08-24T20:08:00Z">
        <w:r>
          <w:t xml:space="preserve">verload </w:t>
        </w:r>
      </w:ins>
      <w:ins w:id="1722" w:author="Andrew Instone-Cowie" w:date="2021-08-24T20:09:00Z">
        <w:r>
          <w:t>p</w:t>
        </w:r>
      </w:ins>
      <w:ins w:id="1723" w:author="Andrew Instone-Cowie" w:date="2021-08-24T20:08:00Z">
        <w:r>
          <w:t>rotection</w:t>
        </w:r>
      </w:ins>
      <w:ins w:id="1724" w:author="Andrew Instone-Cowie" w:date="2021-08-24T20:09:00Z">
        <w:r>
          <w:t>, and an in</w:t>
        </w:r>
      </w:ins>
      <w:ins w:id="1725" w:author="Andrew Instone-Cowie" w:date="2021-08-24T20:08:00Z">
        <w:r>
          <w:t xml:space="preserve">ternal </w:t>
        </w:r>
      </w:ins>
      <w:ins w:id="1726" w:author="Andrew Instone-Cowie" w:date="2021-08-24T20:09:00Z">
        <w:r>
          <w:t>s</w:t>
        </w:r>
      </w:ins>
      <w:ins w:id="1727" w:author="Andrew Instone-Cowie" w:date="2021-08-24T20:08:00Z">
        <w:r>
          <w:t xml:space="preserve">hort-circuit </w:t>
        </w:r>
      </w:ins>
      <w:ins w:id="1728" w:author="Andrew Instone-Cowie" w:date="2021-08-24T20:09:00Z">
        <w:r>
          <w:t>c</w:t>
        </w:r>
      </w:ins>
      <w:ins w:id="1729" w:author="Andrew Instone-Cowie" w:date="2021-08-24T20:08:00Z">
        <w:r>
          <w:t xml:space="preserve">urrent </w:t>
        </w:r>
      </w:ins>
      <w:ins w:id="1730" w:author="Andrew Instone-Cowie" w:date="2021-08-24T20:09:00Z">
        <w:r>
          <w:t>l</w:t>
        </w:r>
      </w:ins>
      <w:ins w:id="1731" w:author="Andrew Instone-Cowie" w:date="2021-08-24T20:08:00Z">
        <w:r>
          <w:t xml:space="preserve">imit </w:t>
        </w:r>
      </w:ins>
      <w:ins w:id="1732" w:author="Andrew Instone-Cowie" w:date="2021-08-24T20:09:00Z">
        <w:r>
          <w:t>of 2.1A.</w:t>
        </w:r>
      </w:ins>
    </w:p>
    <w:p w14:paraId="02EBA305" w14:textId="3EA309E3" w:rsidR="003A01F6" w:rsidRDefault="003A01F6">
      <w:pPr>
        <w:rPr>
          <w:ins w:id="1733" w:author="Andrew Instone-Cowie" w:date="2021-08-24T20:10:00Z"/>
        </w:rPr>
      </w:pPr>
      <w:ins w:id="1734" w:author="Andrew Instone-Cowie" w:date="2021-08-24T20:09:00Z">
        <w:r>
          <w:t xml:space="preserve">The short-circuit current limit of the </w:t>
        </w:r>
        <w:r w:rsidRPr="00212D29">
          <w:t>Traco Power TSR 1-2450</w:t>
        </w:r>
      </w:ins>
      <w:ins w:id="1735" w:author="Andrew Instone-Cowie" w:date="2021-08-24T20:10:00Z">
        <w:r>
          <w:t xml:space="preserve"> is not specified in the data</w:t>
        </w:r>
      </w:ins>
      <w:ins w:id="1736" w:author="Andrew Instone-Cowie" w:date="2021-08-24T20:26:00Z">
        <w:r w:rsidR="00320A72">
          <w:t xml:space="preserve"> </w:t>
        </w:r>
      </w:ins>
      <w:ins w:id="1737" w:author="Andrew Instone-Cowie" w:date="2021-08-24T20:10:00Z">
        <w:r>
          <w:t>sheet, but the maximum input current is given as 1000mA (1A).</w:t>
        </w:r>
      </w:ins>
    </w:p>
    <w:p w14:paraId="4C930DBD" w14:textId="6F613C71" w:rsidR="00744894" w:rsidRDefault="00744894" w:rsidP="00744894">
      <w:pPr>
        <w:pStyle w:val="Heading2"/>
        <w:rPr>
          <w:ins w:id="1738" w:author="Andrew Instone-Cowie" w:date="2021-08-10T20:43:00Z"/>
        </w:rPr>
      </w:pPr>
      <w:bookmarkStart w:id="1739" w:name="_Toc80793239"/>
      <w:ins w:id="1740" w:author="Andrew Instone-Cowie" w:date="2021-08-10T20:30:00Z">
        <w:r>
          <w:t>Polarity Protection</w:t>
        </w:r>
      </w:ins>
      <w:bookmarkEnd w:id="1739"/>
    </w:p>
    <w:p w14:paraId="7A5F9D35" w14:textId="30DE43AC" w:rsidR="003A01F6" w:rsidRDefault="003A01F6">
      <w:pPr>
        <w:rPr>
          <w:ins w:id="1741" w:author="Andrew Instone-Cowie" w:date="2021-08-24T20:14:00Z"/>
        </w:rPr>
      </w:pPr>
      <w:ins w:id="1742" w:author="Andrew Instone-Cowie" w:date="2021-08-24T20:11:00Z">
        <w:r>
          <w:t xml:space="preserve">The use of polarised connectors on all modules of the Liverpool Ringing Simulator </w:t>
        </w:r>
      </w:ins>
      <w:ins w:id="1743" w:author="Andrew Instone-Cowie" w:date="2021-08-24T20:12:00Z">
        <w:r>
          <w:t xml:space="preserve">minimises the possibilities for reversed polarity connections between modules. However, many </w:t>
        </w:r>
      </w:ins>
      <w:ins w:id="1744" w:author="Andrew Instone-Cowie" w:date="2021-08-24T20:14:00Z">
        <w:r w:rsidR="001020C3">
          <w:t>general-purpose</w:t>
        </w:r>
      </w:ins>
      <w:ins w:id="1745" w:author="Andrew Instone-Cowie" w:date="2021-08-24T20:13:00Z">
        <w:r>
          <w:t xml:space="preserve"> </w:t>
        </w:r>
      </w:ins>
      <w:ins w:id="1746" w:author="Andrew Instone-Cowie" w:date="2021-08-24T20:12:00Z">
        <w:r>
          <w:t xml:space="preserve">plug-in power supply units are </w:t>
        </w:r>
      </w:ins>
      <w:ins w:id="1747" w:author="Andrew Instone-Cowie" w:date="2021-08-24T20:13:00Z">
        <w:r>
          <w:t xml:space="preserve">provided with a selection </w:t>
        </w:r>
        <w:r w:rsidR="001020C3">
          <w:t>of</w:t>
        </w:r>
      </w:ins>
      <w:ins w:id="1748" w:author="Andrew Instone-Cowie" w:date="2021-08-24T20:12:00Z">
        <w:r>
          <w:t xml:space="preserve"> non-polarised reversible </w:t>
        </w:r>
      </w:ins>
      <w:ins w:id="1749" w:author="Andrew Instone-Cowie" w:date="2021-08-24T20:13:00Z">
        <w:r w:rsidR="001020C3">
          <w:t xml:space="preserve">connector tips, </w:t>
        </w:r>
      </w:ins>
      <w:ins w:id="1750" w:author="Andrew Instone-Cowie" w:date="2021-08-24T20:14:00Z">
        <w:r w:rsidR="001020C3">
          <w:t xml:space="preserve">with the consequent risk of </w:t>
        </w:r>
      </w:ins>
      <w:ins w:id="1751" w:author="Andrew Instone-Cowie" w:date="2021-08-24T22:07:00Z">
        <w:r w:rsidR="00427883">
          <w:t xml:space="preserve">inadvertently </w:t>
        </w:r>
      </w:ins>
      <w:ins w:id="1752" w:author="Andrew Instone-Cowie" w:date="2021-08-24T20:14:00Z">
        <w:r w:rsidR="001020C3">
          <w:t>connecting the power supply with the polarity reversed.</w:t>
        </w:r>
      </w:ins>
    </w:p>
    <w:p w14:paraId="10D1CFFC" w14:textId="66277E56" w:rsidR="001020C3" w:rsidRDefault="001020C3">
      <w:pPr>
        <w:rPr>
          <w:ins w:id="1753" w:author="Andrew Instone-Cowie" w:date="2021-08-24T20:16:00Z"/>
        </w:rPr>
      </w:pPr>
      <w:ins w:id="1754" w:author="Andrew Instone-Cowie" w:date="2021-08-24T20:15:00Z">
        <w:r>
          <w:t xml:space="preserve">The Simulator Interface Module and the Basic Serial Splitter Module are therefore provided with a reverse polarity protection diode, connected before the </w:t>
        </w:r>
      </w:ins>
      <w:ins w:id="1755" w:author="Andrew Instone-Cowie" w:date="2021-08-24T20:16:00Z">
        <w:r>
          <w:t>voltage regulator or other pol</w:t>
        </w:r>
      </w:ins>
      <w:ins w:id="1756" w:author="Andrew Instone-Cowie" w:date="2021-08-24T20:20:00Z">
        <w:r>
          <w:t xml:space="preserve">arity </w:t>
        </w:r>
      </w:ins>
      <w:ins w:id="1757" w:author="Andrew Instone-Cowie" w:date="2021-08-24T20:16:00Z">
        <w:r>
          <w:t>sensitive devices.</w:t>
        </w:r>
      </w:ins>
    </w:p>
    <w:p w14:paraId="0AF9F209" w14:textId="7233338D" w:rsidR="003A01F6" w:rsidRDefault="001020C3">
      <w:pPr>
        <w:rPr>
          <w:ins w:id="1758" w:author="Andrew Instone-Cowie" w:date="2021-08-24T20:17:00Z"/>
        </w:rPr>
      </w:pPr>
      <w:ins w:id="1759" w:author="Andrew Instone-Cowie" w:date="2021-08-24T20:16:00Z">
        <w:r>
          <w:t xml:space="preserve">The diode specified is a </w:t>
        </w:r>
      </w:ins>
      <w:ins w:id="1760" w:author="Andrew Instone-Cowie" w:date="2021-08-10T20:53:00Z">
        <w:r w:rsidR="00F50485">
          <w:t>1N4001</w:t>
        </w:r>
      </w:ins>
      <w:ins w:id="1761" w:author="Andrew Instone-Cowie" w:date="2021-08-10T20:55:00Z">
        <w:r w:rsidR="00F50485">
          <w:t xml:space="preserve"> </w:t>
        </w:r>
      </w:ins>
      <w:ins w:id="1762" w:author="Andrew Instone-Cowie" w:date="2021-08-24T20:16:00Z">
        <w:r>
          <w:t>device</w:t>
        </w:r>
      </w:ins>
      <w:ins w:id="1763" w:author="Andrew Instone-Cowie" w:date="2021-08-24T20:25:00Z">
        <w:r w:rsidR="00320A72">
          <w:rPr>
            <w:rStyle w:val="FootnoteReference"/>
          </w:rPr>
          <w:footnoteReference w:id="24"/>
        </w:r>
      </w:ins>
      <w:ins w:id="1765" w:author="Andrew Instone-Cowie" w:date="2021-08-24T20:16:00Z">
        <w:r>
          <w:t>, which has a maximum peak forward current rating of 1A, and a peak inverse vol</w:t>
        </w:r>
      </w:ins>
      <w:ins w:id="1766" w:author="Andrew Instone-Cowie" w:date="2021-08-24T20:17:00Z">
        <w:r>
          <w:t>tage rating of 50V, which is adequate for a fully specified simulator.</w:t>
        </w:r>
      </w:ins>
    </w:p>
    <w:p w14:paraId="56C3C1F6" w14:textId="73B7A9AF" w:rsidR="001020C3" w:rsidRPr="001E6F40" w:rsidRDefault="001020C3">
      <w:pPr>
        <w:keepNext/>
        <w:rPr>
          <w:ins w:id="1767" w:author="Andrew Instone-Cowie" w:date="2021-08-10T20:43:00Z"/>
        </w:rPr>
        <w:pPrChange w:id="1768" w:author="Andrew Instone-Cowie" w:date="2021-08-24T21:28:00Z">
          <w:pPr/>
        </w:pPrChange>
      </w:pPr>
      <w:ins w:id="1769" w:author="Andrew Instone-Cowie" w:date="2021-08-24T20:17:00Z">
        <w:r>
          <w:t xml:space="preserve">With </w:t>
        </w:r>
      </w:ins>
      <w:ins w:id="1770" w:author="Andrew Instone-Cowie" w:date="2021-08-24T20:19:00Z">
        <w:r>
          <w:t xml:space="preserve">correct </w:t>
        </w:r>
      </w:ins>
      <w:ins w:id="1771" w:author="Andrew Instone-Cowie" w:date="2021-08-24T20:17:00Z">
        <w:r>
          <w:t>power supp</w:t>
        </w:r>
      </w:ins>
      <w:ins w:id="1772" w:author="Andrew Instone-Cowie" w:date="2021-08-24T20:18:00Z">
        <w:r>
          <w:t xml:space="preserve">ly polarity, the diode is forward biased and conducts, allowing current to flow to the rest of the Interface or Splitter Module. This is illustrated in the </w:t>
        </w:r>
      </w:ins>
      <w:ins w:id="1773" w:author="Andrew Instone-Cowie" w:date="2021-08-24T20:19:00Z">
        <w:r>
          <w:t>following diagram:</w:t>
        </w:r>
      </w:ins>
    </w:p>
    <w:p w14:paraId="2900A31E" w14:textId="77777777" w:rsidR="00744894" w:rsidRDefault="00744894">
      <w:pPr>
        <w:keepNext/>
        <w:jc w:val="center"/>
        <w:rPr>
          <w:ins w:id="1774" w:author="Andrew Instone-Cowie" w:date="2021-08-10T20:37:00Z"/>
        </w:rPr>
        <w:pPrChange w:id="1775" w:author="Andrew Instone-Cowie" w:date="2021-08-10T20:37:00Z">
          <w:pPr>
            <w:jc w:val="center"/>
          </w:pPr>
        </w:pPrChange>
      </w:pPr>
      <w:ins w:id="1776" w:author="Andrew Instone-Cowie" w:date="2021-08-10T20:32:00Z">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ins>
    </w:p>
    <w:p w14:paraId="5FBF57DB" w14:textId="709EA59A" w:rsidR="00744894" w:rsidRDefault="00744894" w:rsidP="00744894">
      <w:pPr>
        <w:pStyle w:val="Caption"/>
        <w:jc w:val="center"/>
        <w:rPr>
          <w:ins w:id="1777" w:author="Andrew Instone-Cowie" w:date="2021-08-10T20:43:00Z"/>
        </w:rPr>
      </w:pPr>
      <w:bookmarkStart w:id="1778" w:name="_Toc80793311"/>
      <w:ins w:id="1779" w:author="Andrew Instone-Cowie" w:date="2021-08-10T20:37:00Z">
        <w:r>
          <w:t xml:space="preserve">Figure </w:t>
        </w:r>
        <w:r>
          <w:fldChar w:fldCharType="begin"/>
        </w:r>
        <w:r>
          <w:instrText xml:space="preserve"> SEQ Figure \* ARABIC </w:instrText>
        </w:r>
      </w:ins>
      <w:r>
        <w:fldChar w:fldCharType="separate"/>
      </w:r>
      <w:ins w:id="1780" w:author="Andrew Instone-Cowie" w:date="2021-08-27T13:59:00Z">
        <w:r w:rsidR="0021271C">
          <w:rPr>
            <w:noProof/>
          </w:rPr>
          <w:t>12</w:t>
        </w:r>
      </w:ins>
      <w:ins w:id="1781" w:author="Andrew Instone-Cowie" w:date="2021-08-10T20:37:00Z">
        <w:r>
          <w:fldChar w:fldCharType="end"/>
        </w:r>
        <w:r>
          <w:t xml:space="preserve"> – Polarity Protection – Correct</w:t>
        </w:r>
      </w:ins>
      <w:bookmarkEnd w:id="1778"/>
    </w:p>
    <w:p w14:paraId="4AAFBBD0" w14:textId="6B7FFD6B" w:rsidR="00744894" w:rsidRPr="001E6F40" w:rsidRDefault="001020C3">
      <w:pPr>
        <w:keepNext/>
        <w:rPr>
          <w:ins w:id="1782" w:author="Andrew Instone-Cowie" w:date="2021-08-10T20:43:00Z"/>
        </w:rPr>
        <w:pPrChange w:id="1783" w:author="Andrew Instone-Cowie" w:date="2021-08-24T21:28:00Z">
          <w:pPr/>
        </w:pPrChange>
      </w:pPr>
      <w:ins w:id="1784" w:author="Andrew Instone-Cowie" w:date="2021-08-24T20:19:00Z">
        <w:r>
          <w:lastRenderedPageBreak/>
          <w:t>If the po</w:t>
        </w:r>
      </w:ins>
      <w:ins w:id="1785" w:author="Andrew Instone-Cowie" w:date="2021-08-24T20:20:00Z">
        <w:r>
          <w:t>wer supply is connected with the polarity reversed, the diode is reverse biased and does not a</w:t>
        </w:r>
      </w:ins>
      <w:ins w:id="1786" w:author="Andrew Instone-Cowie" w:date="2021-08-24T20:21:00Z">
        <w:r>
          <w:t xml:space="preserve">llow current to flow, thus protecting the remainder of the electronics. </w:t>
        </w:r>
      </w:ins>
      <w:ins w:id="1787" w:author="Andrew Instone-Cowie" w:date="2021-08-24T20:22:00Z">
        <w:r>
          <w:t xml:space="preserve">The peak inverse voltage rating of the diode provides protection up to 50V. Reverse polarity connection is </w:t>
        </w:r>
      </w:ins>
      <w:ins w:id="1788" w:author="Andrew Instone-Cowie" w:date="2021-08-24T20:21:00Z">
        <w:r>
          <w:t>illustrated in the following diagram:</w:t>
        </w:r>
      </w:ins>
    </w:p>
    <w:p w14:paraId="631CFBF1" w14:textId="77777777" w:rsidR="00744894" w:rsidRDefault="00744894">
      <w:pPr>
        <w:keepNext/>
        <w:jc w:val="center"/>
        <w:rPr>
          <w:ins w:id="1789" w:author="Andrew Instone-Cowie" w:date="2021-08-10T20:38:00Z"/>
        </w:rPr>
        <w:pPrChange w:id="1790" w:author="Andrew Instone-Cowie" w:date="2021-08-10T20:38:00Z">
          <w:pPr/>
        </w:pPrChange>
      </w:pPr>
      <w:ins w:id="1791" w:author="Andrew Instone-Cowie" w:date="2021-08-10T20:33:00Z">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ins>
    </w:p>
    <w:p w14:paraId="687B2A76" w14:textId="3CDF7D8E" w:rsidR="00744894" w:rsidRPr="00744894" w:rsidRDefault="00744894">
      <w:pPr>
        <w:pStyle w:val="Caption"/>
        <w:jc w:val="center"/>
        <w:rPr>
          <w:ins w:id="1792" w:author="Andrew Instone-Cowie" w:date="2021-08-10T20:30:00Z"/>
          <w:rPrChange w:id="1793" w:author="Andrew Instone-Cowie" w:date="2021-08-10T20:32:00Z">
            <w:rPr>
              <w:ins w:id="1794" w:author="Andrew Instone-Cowie" w:date="2021-08-10T20:30:00Z"/>
            </w:rPr>
          </w:rPrChange>
        </w:rPr>
        <w:pPrChange w:id="1795" w:author="Andrew Instone-Cowie" w:date="2021-08-10T20:38:00Z">
          <w:pPr>
            <w:pStyle w:val="Heading3"/>
          </w:pPr>
        </w:pPrChange>
      </w:pPr>
      <w:bookmarkStart w:id="1796" w:name="_Toc80793312"/>
      <w:ins w:id="1797" w:author="Andrew Instone-Cowie" w:date="2021-08-10T20:38:00Z">
        <w:r>
          <w:t xml:space="preserve">Figure </w:t>
        </w:r>
        <w:r>
          <w:fldChar w:fldCharType="begin"/>
        </w:r>
        <w:r>
          <w:instrText xml:space="preserve"> SEQ Figure \* ARABIC </w:instrText>
        </w:r>
      </w:ins>
      <w:r>
        <w:fldChar w:fldCharType="separate"/>
      </w:r>
      <w:ins w:id="1798" w:author="Andrew Instone-Cowie" w:date="2021-08-27T13:59:00Z">
        <w:r w:rsidR="0021271C">
          <w:rPr>
            <w:noProof/>
          </w:rPr>
          <w:t>13</w:t>
        </w:r>
      </w:ins>
      <w:ins w:id="1799" w:author="Andrew Instone-Cowie" w:date="2021-08-10T20:38:00Z">
        <w:r>
          <w:fldChar w:fldCharType="end"/>
        </w:r>
        <w:r>
          <w:t xml:space="preserve"> – Polarity Protection – Reversed</w:t>
        </w:r>
      </w:ins>
      <w:bookmarkEnd w:id="1796"/>
    </w:p>
    <w:p w14:paraId="776C1F86" w14:textId="77777777" w:rsidR="00744894" w:rsidRDefault="00744894">
      <w:pPr>
        <w:pStyle w:val="Heading2"/>
        <w:rPr>
          <w:ins w:id="1800" w:author="Andrew Instone-Cowie" w:date="2021-08-10T20:30:00Z"/>
        </w:rPr>
        <w:pPrChange w:id="1801" w:author="Andrew Instone-Cowie" w:date="2021-08-10T20:31:00Z">
          <w:pPr>
            <w:pStyle w:val="Heading3"/>
          </w:pPr>
        </w:pPrChange>
      </w:pPr>
      <w:bookmarkStart w:id="1802" w:name="_Toc80793240"/>
      <w:ins w:id="1803" w:author="Andrew Instone-Cowie" w:date="2021-08-10T20:30:00Z">
        <w:r>
          <w:t>Transient Voltage Suppression</w:t>
        </w:r>
        <w:bookmarkEnd w:id="1802"/>
      </w:ins>
    </w:p>
    <w:p w14:paraId="0A025484" w14:textId="6F02CFDB" w:rsidR="00744894" w:rsidRPr="009C1732" w:rsidRDefault="00744894">
      <w:pPr>
        <w:rPr>
          <w:ins w:id="1804" w:author="Andrew Instone-Cowie" w:date="2021-08-10T20:30:00Z"/>
        </w:rPr>
      </w:pPr>
      <w:ins w:id="1805" w:author="Andrew Instone-Cowie" w:date="2021-08-10T20:30:00Z">
        <w:r w:rsidRPr="009C1732">
          <w:t xml:space="preserve">The </w:t>
        </w:r>
      </w:ins>
      <w:ins w:id="1806" w:author="Andrew Instone-Cowie" w:date="2021-08-24T20:23:00Z">
        <w:r w:rsidR="00320A72">
          <w:t>Liverpool Ringing S</w:t>
        </w:r>
      </w:ins>
      <w:ins w:id="1807" w:author="Andrew Instone-Cowie" w:date="2021-08-10T20:30:00Z">
        <w:r w:rsidRPr="009C1732">
          <w:t xml:space="preserve">imulator </w:t>
        </w:r>
      </w:ins>
      <w:ins w:id="1808" w:author="Andrew Instone-Cowie" w:date="2021-08-24T20:23:00Z">
        <w:r w:rsidR="00320A72">
          <w:t xml:space="preserve">modules are fitted with </w:t>
        </w:r>
      </w:ins>
      <w:ins w:id="1809" w:author="Andrew Instone-Cowie" w:date="2021-08-10T20:30:00Z">
        <w:r w:rsidRPr="009C1732">
          <w:t>Transient Voltage Suppression (TVS) diodes to provide a degree of protection against induced over-voltage</w:t>
        </w:r>
      </w:ins>
      <w:ins w:id="1810" w:author="Andrew Instone-Cowie" w:date="2021-08-24T20:23:00Z">
        <w:r w:rsidR="00320A72">
          <w:t xml:space="preserve"> spikes </w:t>
        </w:r>
      </w:ins>
      <w:ins w:id="1811" w:author="Andrew Instone-Cowie" w:date="2021-08-10T20:30:00Z">
        <w:r w:rsidRPr="009C1732">
          <w:t xml:space="preserve">on the power supply </w:t>
        </w:r>
      </w:ins>
      <w:ins w:id="1812" w:author="Andrew Instone-Cowie" w:date="2021-08-24T20:23:00Z">
        <w:r w:rsidR="00320A72">
          <w:t xml:space="preserve">and signal </w:t>
        </w:r>
      </w:ins>
      <w:ins w:id="1813" w:author="Andrew Instone-Cowie" w:date="2021-08-10T20:30:00Z">
        <w:r w:rsidRPr="009C1732">
          <w:t>lines, for example resulting from local lightning strikes</w:t>
        </w:r>
      </w:ins>
      <w:ins w:id="1814" w:author="Andrew Instone-Cowie" w:date="2021-08-24T20:47:00Z">
        <w:r w:rsidR="008246A5">
          <w:t xml:space="preserve"> or electrostatic discharge events</w:t>
        </w:r>
      </w:ins>
      <w:ins w:id="1815" w:author="Andrew Instone-Cowie" w:date="2021-08-10T20:30:00Z">
        <w:r w:rsidRPr="009C1732">
          <w:t>.</w:t>
        </w:r>
      </w:ins>
    </w:p>
    <w:p w14:paraId="1670F0BF" w14:textId="02A03364" w:rsidR="00744894" w:rsidRDefault="00320A72">
      <w:pPr>
        <w:rPr>
          <w:ins w:id="1816" w:author="Andrew Instone-Cowie" w:date="2021-08-10T21:18:00Z"/>
        </w:rPr>
      </w:pPr>
      <w:ins w:id="1817" w:author="Andrew Instone-Cowie" w:date="2021-08-24T20:24:00Z">
        <w:r>
          <w:t>Uni</w:t>
        </w:r>
        <w:r w:rsidRPr="009C1732">
          <w:t>-directional TVS diodes are used on logic and power supply lines.</w:t>
        </w:r>
        <w:r>
          <w:t xml:space="preserve"> </w:t>
        </w:r>
      </w:ins>
      <w:ins w:id="1818" w:author="Andrew Instone-Cowie" w:date="2021-08-10T20:30:00Z">
        <w:r w:rsidR="00744894" w:rsidRPr="009C1732">
          <w:t>Bi-directional TVS diodes are used on the RS-232 signal lines.</w:t>
        </w:r>
      </w:ins>
    </w:p>
    <w:p w14:paraId="303AEEB3" w14:textId="349E1C3E" w:rsidR="00AC3C52" w:rsidRDefault="00320A72">
      <w:pPr>
        <w:keepNext/>
        <w:rPr>
          <w:ins w:id="1819" w:author="Andrew Instone-Cowie" w:date="2021-08-10T21:20:00Z"/>
        </w:rPr>
        <w:pPrChange w:id="1820" w:author="Andrew Instone-Cowie" w:date="2021-08-24T21:29:00Z">
          <w:pPr/>
        </w:pPrChange>
      </w:pPr>
      <w:ins w:id="1821" w:author="Andrew Instone-Cowie" w:date="2021-08-24T20:26:00Z">
        <w:r>
          <w:t xml:space="preserve">The key properties of the diodes specified are listed in the </w:t>
        </w:r>
      </w:ins>
      <w:ins w:id="1822" w:author="Andrew Instone-Cowie" w:date="2021-08-24T20:27:00Z">
        <w:r>
          <w:t xml:space="preserve">following table, taken from the device </w:t>
        </w:r>
      </w:ins>
      <w:ins w:id="1823" w:author="Andrew Instone-Cowie" w:date="2021-08-10T21:26:00Z">
        <w:r w:rsidR="00A372B3">
          <w:t>data sheet</w:t>
        </w:r>
      </w:ins>
      <w:ins w:id="1824" w:author="Andrew Instone-Cowie" w:date="2021-08-24T21:29:00Z">
        <w:r w:rsidR="00CF5B73">
          <w:t>:</w:t>
        </w:r>
      </w:ins>
      <w:ins w:id="1825" w:author="Andrew Instone-Cowie" w:date="2021-08-24T20:25:00Z">
        <w:r>
          <w:rPr>
            <w:rStyle w:val="FootnoteReference"/>
          </w:rPr>
          <w:footnoteReference w:id="25"/>
        </w:r>
      </w:ins>
    </w:p>
    <w:p w14:paraId="220C192F" w14:textId="757A28C9" w:rsidR="00A372B3" w:rsidRDefault="00A372B3" w:rsidP="00A372B3">
      <w:pPr>
        <w:pStyle w:val="Caption"/>
        <w:keepNext/>
        <w:rPr>
          <w:ins w:id="1834" w:author="Andrew Instone-Cowie" w:date="2021-08-10T21:20:00Z"/>
        </w:rPr>
      </w:pPr>
      <w:bookmarkStart w:id="1835" w:name="_Toc80793361"/>
      <w:ins w:id="1836" w:author="Andrew Instone-Cowie" w:date="2021-08-10T21:20:00Z">
        <w:r>
          <w:t xml:space="preserve">Table </w:t>
        </w:r>
        <w:r>
          <w:rPr>
            <w:noProof/>
          </w:rPr>
          <w:fldChar w:fldCharType="begin"/>
        </w:r>
        <w:r>
          <w:rPr>
            <w:noProof/>
          </w:rPr>
          <w:instrText xml:space="preserve"> SEQ Table \* ARABIC </w:instrText>
        </w:r>
        <w:r>
          <w:rPr>
            <w:noProof/>
          </w:rPr>
          <w:fldChar w:fldCharType="separate"/>
        </w:r>
      </w:ins>
      <w:ins w:id="1837" w:author="Andrew Instone-Cowie" w:date="2021-08-27T13:59:00Z">
        <w:r w:rsidR="0021271C">
          <w:rPr>
            <w:noProof/>
          </w:rPr>
          <w:t>4</w:t>
        </w:r>
      </w:ins>
      <w:ins w:id="1838" w:author="Andrew Instone-Cowie" w:date="2021-08-10T21:20:00Z">
        <w:r>
          <w:rPr>
            <w:noProof/>
          </w:rPr>
          <w:fldChar w:fldCharType="end"/>
        </w:r>
        <w:r>
          <w:t xml:space="preserve"> – TVS Diode </w:t>
        </w:r>
      </w:ins>
      <w:ins w:id="1839" w:author="Andrew Instone-Cowie" w:date="2021-08-10T21:26:00Z">
        <w:r>
          <w:t xml:space="preserve">Key </w:t>
        </w:r>
      </w:ins>
      <w:ins w:id="1840" w:author="Andrew Instone-Cowie" w:date="2021-08-10T21:20:00Z">
        <w:r>
          <w:t>Properties</w:t>
        </w:r>
        <w:bookmarkEnd w:id="1835"/>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41" w:author="Andrew Instone-Cowie" w:date="2021-08-24T20:35: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26"/>
        <w:gridCol w:w="1536"/>
        <w:gridCol w:w="1623"/>
        <w:gridCol w:w="1586"/>
        <w:gridCol w:w="1277"/>
        <w:gridCol w:w="1586"/>
        <w:tblGridChange w:id="1842">
          <w:tblGrid>
            <w:gridCol w:w="1826"/>
            <w:gridCol w:w="1827"/>
            <w:gridCol w:w="1827"/>
            <w:gridCol w:w="1827"/>
            <w:gridCol w:w="1827"/>
            <w:gridCol w:w="1827"/>
          </w:tblGrid>
        </w:tblGridChange>
      </w:tblGrid>
      <w:tr w:rsidR="00320A72" w:rsidRPr="00AE25BB" w14:paraId="6E015802" w14:textId="7D498B28" w:rsidTr="00320A72">
        <w:trPr>
          <w:ins w:id="1843" w:author="Andrew Instone-Cowie" w:date="2021-08-10T21:20:00Z"/>
        </w:trPr>
        <w:tc>
          <w:tcPr>
            <w:tcW w:w="1526" w:type="dxa"/>
            <w:shd w:val="clear" w:color="auto" w:fill="D9D9D9" w:themeFill="background1" w:themeFillShade="D9"/>
            <w:tcPrChange w:id="1844" w:author="Andrew Instone-Cowie" w:date="2021-08-24T20:35:00Z">
              <w:tcPr>
                <w:tcW w:w="1826" w:type="dxa"/>
                <w:shd w:val="clear" w:color="auto" w:fill="D9D9D9" w:themeFill="background1" w:themeFillShade="D9"/>
              </w:tcPr>
            </w:tcPrChange>
          </w:tcPr>
          <w:p w14:paraId="452EDA72" w14:textId="5A0CF975" w:rsidR="00320A72" w:rsidRPr="009C1732" w:rsidRDefault="00320A72" w:rsidP="003A01F6">
            <w:pPr>
              <w:contextualSpacing/>
              <w:rPr>
                <w:ins w:id="1845" w:author="Andrew Instone-Cowie" w:date="2021-08-10T21:20:00Z"/>
              </w:rPr>
            </w:pPr>
            <w:ins w:id="1846" w:author="Andrew Instone-Cowie" w:date="2021-08-10T21:20:00Z">
              <w:r>
                <w:t>Part Number</w:t>
              </w:r>
            </w:ins>
          </w:p>
        </w:tc>
        <w:tc>
          <w:tcPr>
            <w:tcW w:w="1536" w:type="dxa"/>
            <w:shd w:val="clear" w:color="auto" w:fill="D9D9D9" w:themeFill="background1" w:themeFillShade="D9"/>
            <w:tcPrChange w:id="1847" w:author="Andrew Instone-Cowie" w:date="2021-08-24T20:35:00Z">
              <w:tcPr>
                <w:tcW w:w="1827" w:type="dxa"/>
                <w:shd w:val="clear" w:color="auto" w:fill="D9D9D9" w:themeFill="background1" w:themeFillShade="D9"/>
              </w:tcPr>
            </w:tcPrChange>
          </w:tcPr>
          <w:p w14:paraId="317F0DFF" w14:textId="78661C5D" w:rsidR="00320A72" w:rsidRPr="009C1732" w:rsidRDefault="00320A72" w:rsidP="003A01F6">
            <w:pPr>
              <w:contextualSpacing/>
              <w:rPr>
                <w:ins w:id="1848" w:author="Andrew Instone-Cowie" w:date="2021-08-10T21:20:00Z"/>
              </w:rPr>
            </w:pPr>
            <w:ins w:id="1849" w:author="Andrew Instone-Cowie" w:date="2021-08-10T21:20:00Z">
              <w:r>
                <w:t>Reverse Standoff Voltage</w:t>
              </w:r>
            </w:ins>
            <w:ins w:id="1850" w:author="Andrew Instone-Cowie" w:date="2021-08-10T21:21:00Z">
              <w:r>
                <w:t xml:space="preserve"> (V</w:t>
              </w:r>
            </w:ins>
            <w:ins w:id="1851" w:author="Andrew Instone-Cowie" w:date="2021-08-24T20:34:00Z">
              <w:r w:rsidRPr="00320A72">
                <w:rPr>
                  <w:vertAlign w:val="subscript"/>
                  <w:rPrChange w:id="1852" w:author="Andrew Instone-Cowie" w:date="2021-08-24T20:34:00Z">
                    <w:rPr/>
                  </w:rPrChange>
                </w:rPr>
                <w:t>R</w:t>
              </w:r>
            </w:ins>
            <w:ins w:id="1853" w:author="Andrew Instone-Cowie" w:date="2021-08-10T21:21:00Z">
              <w:r>
                <w:t>)</w:t>
              </w:r>
            </w:ins>
          </w:p>
        </w:tc>
        <w:tc>
          <w:tcPr>
            <w:tcW w:w="1623" w:type="dxa"/>
            <w:shd w:val="clear" w:color="auto" w:fill="D9D9D9" w:themeFill="background1" w:themeFillShade="D9"/>
            <w:tcPrChange w:id="1854" w:author="Andrew Instone-Cowie" w:date="2021-08-24T20:35:00Z">
              <w:tcPr>
                <w:tcW w:w="1827" w:type="dxa"/>
                <w:shd w:val="clear" w:color="auto" w:fill="D9D9D9" w:themeFill="background1" w:themeFillShade="D9"/>
              </w:tcPr>
            </w:tcPrChange>
          </w:tcPr>
          <w:p w14:paraId="7248CD85" w14:textId="5C56F8DC" w:rsidR="00320A72" w:rsidRPr="009C1732" w:rsidRDefault="00320A72" w:rsidP="003A01F6">
            <w:pPr>
              <w:contextualSpacing/>
              <w:rPr>
                <w:ins w:id="1855" w:author="Andrew Instone-Cowie" w:date="2021-08-10T21:20:00Z"/>
              </w:rPr>
            </w:pPr>
            <w:ins w:id="1856" w:author="Andrew Instone-Cowie" w:date="2021-08-10T21:21:00Z">
              <w:r>
                <w:t>Breakdown Voltage (V</w:t>
              </w:r>
            </w:ins>
            <w:ins w:id="1857" w:author="Andrew Instone-Cowie" w:date="2021-08-24T20:34:00Z">
              <w:r w:rsidRPr="00320A72">
                <w:rPr>
                  <w:vertAlign w:val="subscript"/>
                  <w:rPrChange w:id="1858" w:author="Andrew Instone-Cowie" w:date="2021-08-24T20:34:00Z">
                    <w:rPr/>
                  </w:rPrChange>
                </w:rPr>
                <w:t>BR</w:t>
              </w:r>
            </w:ins>
            <w:ins w:id="1859" w:author="Andrew Instone-Cowie" w:date="2021-08-10T21:21:00Z">
              <w:r>
                <w:t>)</w:t>
              </w:r>
            </w:ins>
          </w:p>
        </w:tc>
        <w:tc>
          <w:tcPr>
            <w:tcW w:w="1586" w:type="dxa"/>
            <w:shd w:val="clear" w:color="auto" w:fill="D9D9D9" w:themeFill="background1" w:themeFillShade="D9"/>
            <w:tcPrChange w:id="1860" w:author="Andrew Instone-Cowie" w:date="2021-08-24T20:35:00Z">
              <w:tcPr>
                <w:tcW w:w="1827" w:type="dxa"/>
                <w:shd w:val="clear" w:color="auto" w:fill="D9D9D9" w:themeFill="background1" w:themeFillShade="D9"/>
              </w:tcPr>
            </w:tcPrChange>
          </w:tcPr>
          <w:p w14:paraId="59E4C209" w14:textId="0F95E977" w:rsidR="00320A72" w:rsidRPr="009C1732" w:rsidRDefault="00320A72" w:rsidP="003A01F6">
            <w:pPr>
              <w:contextualSpacing/>
              <w:rPr>
                <w:ins w:id="1861" w:author="Andrew Instone-Cowie" w:date="2021-08-10T21:21:00Z"/>
              </w:rPr>
            </w:pPr>
            <w:ins w:id="1862" w:author="Andrew Instone-Cowie" w:date="2021-08-10T21:21:00Z">
              <w:r>
                <w:t>Maximum Clamping Voltage (V</w:t>
              </w:r>
            </w:ins>
            <w:ins w:id="1863" w:author="Andrew Instone-Cowie" w:date="2021-08-24T20:34:00Z">
              <w:r w:rsidRPr="00320A72">
                <w:rPr>
                  <w:vertAlign w:val="subscript"/>
                  <w:rPrChange w:id="1864" w:author="Andrew Instone-Cowie" w:date="2021-08-24T20:34:00Z">
                    <w:rPr/>
                  </w:rPrChange>
                </w:rPr>
                <w:t>C</w:t>
              </w:r>
            </w:ins>
            <w:ins w:id="1865" w:author="Andrew Instone-Cowie" w:date="2021-08-10T21:21:00Z">
              <w:r>
                <w:t>)</w:t>
              </w:r>
            </w:ins>
          </w:p>
        </w:tc>
        <w:tc>
          <w:tcPr>
            <w:tcW w:w="1277" w:type="dxa"/>
            <w:shd w:val="clear" w:color="auto" w:fill="D9D9D9" w:themeFill="background1" w:themeFillShade="D9"/>
            <w:tcPrChange w:id="1866" w:author="Andrew Instone-Cowie" w:date="2021-08-24T20:35:00Z">
              <w:tcPr>
                <w:tcW w:w="1827" w:type="dxa"/>
                <w:shd w:val="clear" w:color="auto" w:fill="D9D9D9" w:themeFill="background1" w:themeFillShade="D9"/>
              </w:tcPr>
            </w:tcPrChange>
          </w:tcPr>
          <w:p w14:paraId="69614BD1" w14:textId="0C084280" w:rsidR="00320A72" w:rsidRDefault="00320A72" w:rsidP="003A01F6">
            <w:pPr>
              <w:contextualSpacing/>
              <w:rPr>
                <w:ins w:id="1867" w:author="Andrew Instone-Cowie" w:date="2021-08-24T20:35:00Z"/>
              </w:rPr>
            </w:pPr>
            <w:ins w:id="1868" w:author="Andrew Instone-Cowie" w:date="2021-08-24T20:35:00Z">
              <w:r>
                <w:t>Maximum Peak Pulse Current (I</w:t>
              </w:r>
              <w:r w:rsidRPr="00320A72">
                <w:rPr>
                  <w:vertAlign w:val="subscript"/>
                  <w:rPrChange w:id="1869" w:author="Andrew Instone-Cowie" w:date="2021-08-24T20:35:00Z">
                    <w:rPr/>
                  </w:rPrChange>
                </w:rPr>
                <w:t>PP</w:t>
              </w:r>
              <w:r>
                <w:t>) (A)</w:t>
              </w:r>
            </w:ins>
          </w:p>
        </w:tc>
        <w:tc>
          <w:tcPr>
            <w:tcW w:w="1586" w:type="dxa"/>
            <w:shd w:val="clear" w:color="auto" w:fill="D9D9D9" w:themeFill="background1" w:themeFillShade="D9"/>
            <w:tcPrChange w:id="1870" w:author="Andrew Instone-Cowie" w:date="2021-08-24T20:35:00Z">
              <w:tcPr>
                <w:tcW w:w="1827" w:type="dxa"/>
                <w:shd w:val="clear" w:color="auto" w:fill="D9D9D9" w:themeFill="background1" w:themeFillShade="D9"/>
              </w:tcPr>
            </w:tcPrChange>
          </w:tcPr>
          <w:p w14:paraId="096C6B9B" w14:textId="37DF78E3" w:rsidR="00320A72" w:rsidRPr="009C1732" w:rsidRDefault="00320A72" w:rsidP="003A01F6">
            <w:pPr>
              <w:contextualSpacing/>
              <w:rPr>
                <w:ins w:id="1871" w:author="Andrew Instone-Cowie" w:date="2021-08-10T21:21:00Z"/>
              </w:rPr>
            </w:pPr>
            <w:ins w:id="1872" w:author="Andrew Instone-Cowie" w:date="2021-08-10T21:22:00Z">
              <w:r>
                <w:t xml:space="preserve">Maximum Reverse Leakage Current </w:t>
              </w:r>
            </w:ins>
            <w:ins w:id="1873" w:author="Andrew Instone-Cowie" w:date="2021-08-24T20:36:00Z">
              <w:r w:rsidR="005D6868">
                <w:t>(I</w:t>
              </w:r>
              <w:r w:rsidR="005D6868" w:rsidRPr="005D6868">
                <w:rPr>
                  <w:vertAlign w:val="subscript"/>
                  <w:rPrChange w:id="1874" w:author="Andrew Instone-Cowie" w:date="2021-08-24T20:36:00Z">
                    <w:rPr/>
                  </w:rPrChange>
                </w:rPr>
                <w:t>R</w:t>
              </w:r>
              <w:r w:rsidR="005D6868">
                <w:t xml:space="preserve"> @ V</w:t>
              </w:r>
              <w:r w:rsidR="005D6868" w:rsidRPr="005D6868">
                <w:rPr>
                  <w:vertAlign w:val="subscript"/>
                  <w:rPrChange w:id="1875" w:author="Andrew Instone-Cowie" w:date="2021-08-24T20:36:00Z">
                    <w:rPr/>
                  </w:rPrChange>
                </w:rPr>
                <w:t>R</w:t>
              </w:r>
              <w:r w:rsidR="005D6868">
                <w:t xml:space="preserve">) </w:t>
              </w:r>
            </w:ins>
            <w:ins w:id="1876" w:author="Andrew Instone-Cowie" w:date="2021-08-10T21:22:00Z">
              <w:r>
                <w:t>(</w:t>
              </w:r>
              <w:r w:rsidRPr="009C1732">
                <w:rPr>
                  <w:rFonts w:ascii="Calibri" w:hAnsi="Calibri" w:cs="Calibri"/>
                </w:rPr>
                <w:t>µ</w:t>
              </w:r>
              <w:r>
                <w:t>A)</w:t>
              </w:r>
            </w:ins>
          </w:p>
        </w:tc>
      </w:tr>
      <w:tr w:rsidR="00320A72" w14:paraId="3D7899CA" w14:textId="1F68C658" w:rsidTr="00320A72">
        <w:trPr>
          <w:ins w:id="1877" w:author="Andrew Instone-Cowie" w:date="2021-08-10T21:20:00Z"/>
        </w:trPr>
        <w:tc>
          <w:tcPr>
            <w:tcW w:w="1526" w:type="dxa"/>
            <w:tcPrChange w:id="1878" w:author="Andrew Instone-Cowie" w:date="2021-08-24T20:35:00Z">
              <w:tcPr>
                <w:tcW w:w="1826" w:type="dxa"/>
              </w:tcPr>
            </w:tcPrChange>
          </w:tcPr>
          <w:p w14:paraId="449A25C2" w14:textId="633F1A75" w:rsidR="00320A72" w:rsidRPr="009C1732" w:rsidRDefault="00320A72" w:rsidP="003A01F6">
            <w:pPr>
              <w:contextualSpacing/>
              <w:rPr>
                <w:ins w:id="1879" w:author="Andrew Instone-Cowie" w:date="2021-08-10T21:20:00Z"/>
              </w:rPr>
            </w:pPr>
            <w:ins w:id="1880" w:author="Andrew Instone-Cowie" w:date="2021-08-10T21:22:00Z">
              <w:r>
                <w:t>SA5.0A</w:t>
              </w:r>
            </w:ins>
          </w:p>
        </w:tc>
        <w:tc>
          <w:tcPr>
            <w:tcW w:w="1536" w:type="dxa"/>
            <w:tcPrChange w:id="1881" w:author="Andrew Instone-Cowie" w:date="2021-08-24T20:35:00Z">
              <w:tcPr>
                <w:tcW w:w="1827" w:type="dxa"/>
              </w:tcPr>
            </w:tcPrChange>
          </w:tcPr>
          <w:p w14:paraId="68A76601" w14:textId="162A7618" w:rsidR="00320A72" w:rsidRPr="009C1732" w:rsidRDefault="00320A72" w:rsidP="003A01F6">
            <w:pPr>
              <w:contextualSpacing/>
              <w:rPr>
                <w:ins w:id="1882" w:author="Andrew Instone-Cowie" w:date="2021-08-10T21:20:00Z"/>
              </w:rPr>
            </w:pPr>
            <w:ins w:id="1883" w:author="Andrew Instone-Cowie" w:date="2021-08-10T21:23:00Z">
              <w:r>
                <w:t>5.0</w:t>
              </w:r>
            </w:ins>
          </w:p>
        </w:tc>
        <w:tc>
          <w:tcPr>
            <w:tcW w:w="1623" w:type="dxa"/>
            <w:tcPrChange w:id="1884" w:author="Andrew Instone-Cowie" w:date="2021-08-24T20:35:00Z">
              <w:tcPr>
                <w:tcW w:w="1827" w:type="dxa"/>
              </w:tcPr>
            </w:tcPrChange>
          </w:tcPr>
          <w:p w14:paraId="79012F18" w14:textId="4D760729" w:rsidR="00320A72" w:rsidRPr="009C1732" w:rsidRDefault="00320A72" w:rsidP="003A01F6">
            <w:pPr>
              <w:contextualSpacing/>
              <w:rPr>
                <w:ins w:id="1885" w:author="Andrew Instone-Cowie" w:date="2021-08-10T21:20:00Z"/>
              </w:rPr>
            </w:pPr>
            <w:ins w:id="1886" w:author="Andrew Instone-Cowie" w:date="2021-08-10T21:23:00Z">
              <w:r>
                <w:t>6.40 – 7.00</w:t>
              </w:r>
            </w:ins>
          </w:p>
        </w:tc>
        <w:tc>
          <w:tcPr>
            <w:tcW w:w="1586" w:type="dxa"/>
            <w:tcPrChange w:id="1887" w:author="Andrew Instone-Cowie" w:date="2021-08-24T20:35:00Z">
              <w:tcPr>
                <w:tcW w:w="1827" w:type="dxa"/>
              </w:tcPr>
            </w:tcPrChange>
          </w:tcPr>
          <w:p w14:paraId="43D7F7DB" w14:textId="07C265C7" w:rsidR="00320A72" w:rsidRPr="009C1732" w:rsidRDefault="00320A72" w:rsidP="003A01F6">
            <w:pPr>
              <w:contextualSpacing/>
              <w:rPr>
                <w:ins w:id="1888" w:author="Andrew Instone-Cowie" w:date="2021-08-10T21:21:00Z"/>
              </w:rPr>
            </w:pPr>
            <w:ins w:id="1889" w:author="Andrew Instone-Cowie" w:date="2021-08-10T21:24:00Z">
              <w:r>
                <w:t>9.2</w:t>
              </w:r>
            </w:ins>
          </w:p>
        </w:tc>
        <w:tc>
          <w:tcPr>
            <w:tcW w:w="1277" w:type="dxa"/>
            <w:tcPrChange w:id="1890" w:author="Andrew Instone-Cowie" w:date="2021-08-24T20:35:00Z">
              <w:tcPr>
                <w:tcW w:w="1827" w:type="dxa"/>
              </w:tcPr>
            </w:tcPrChange>
          </w:tcPr>
          <w:p w14:paraId="15738CA7" w14:textId="0431C6C2" w:rsidR="00320A72" w:rsidRDefault="005D6868" w:rsidP="003A01F6">
            <w:pPr>
              <w:contextualSpacing/>
              <w:rPr>
                <w:ins w:id="1891" w:author="Andrew Instone-Cowie" w:date="2021-08-24T20:35:00Z"/>
              </w:rPr>
            </w:pPr>
            <w:ins w:id="1892" w:author="Andrew Instone-Cowie" w:date="2021-08-24T20:35:00Z">
              <w:r>
                <w:t>55.4</w:t>
              </w:r>
            </w:ins>
          </w:p>
        </w:tc>
        <w:tc>
          <w:tcPr>
            <w:tcW w:w="1586" w:type="dxa"/>
            <w:tcPrChange w:id="1893" w:author="Andrew Instone-Cowie" w:date="2021-08-24T20:35:00Z">
              <w:tcPr>
                <w:tcW w:w="1827" w:type="dxa"/>
              </w:tcPr>
            </w:tcPrChange>
          </w:tcPr>
          <w:p w14:paraId="118DD7D1" w14:textId="54A69373" w:rsidR="00320A72" w:rsidRPr="009C1732" w:rsidRDefault="00320A72" w:rsidP="003A01F6">
            <w:pPr>
              <w:contextualSpacing/>
              <w:rPr>
                <w:ins w:id="1894" w:author="Andrew Instone-Cowie" w:date="2021-08-10T21:21:00Z"/>
              </w:rPr>
            </w:pPr>
            <w:ins w:id="1895" w:author="Andrew Instone-Cowie" w:date="2021-08-10T21:25:00Z">
              <w:r>
                <w:t>600</w:t>
              </w:r>
            </w:ins>
          </w:p>
        </w:tc>
      </w:tr>
      <w:tr w:rsidR="00320A72" w14:paraId="2FC55747" w14:textId="099D2919" w:rsidTr="00320A72">
        <w:trPr>
          <w:ins w:id="1896" w:author="Andrew Instone-Cowie" w:date="2021-08-10T21:20:00Z"/>
        </w:trPr>
        <w:tc>
          <w:tcPr>
            <w:tcW w:w="1526" w:type="dxa"/>
            <w:tcPrChange w:id="1897" w:author="Andrew Instone-Cowie" w:date="2021-08-24T20:35:00Z">
              <w:tcPr>
                <w:tcW w:w="1826" w:type="dxa"/>
              </w:tcPr>
            </w:tcPrChange>
          </w:tcPr>
          <w:p w14:paraId="56B0ADC7" w14:textId="1996AA7D" w:rsidR="00320A72" w:rsidRPr="009C1732" w:rsidRDefault="00320A72" w:rsidP="003A01F6">
            <w:pPr>
              <w:contextualSpacing/>
              <w:rPr>
                <w:ins w:id="1898" w:author="Andrew Instone-Cowie" w:date="2021-08-10T21:20:00Z"/>
              </w:rPr>
            </w:pPr>
            <w:ins w:id="1899" w:author="Andrew Instone-Cowie" w:date="2021-08-10T21:23:00Z">
              <w:r>
                <w:t>SA12A</w:t>
              </w:r>
            </w:ins>
          </w:p>
        </w:tc>
        <w:tc>
          <w:tcPr>
            <w:tcW w:w="1536" w:type="dxa"/>
            <w:tcPrChange w:id="1900" w:author="Andrew Instone-Cowie" w:date="2021-08-24T20:35:00Z">
              <w:tcPr>
                <w:tcW w:w="1827" w:type="dxa"/>
              </w:tcPr>
            </w:tcPrChange>
          </w:tcPr>
          <w:p w14:paraId="53078B80" w14:textId="12F9260D" w:rsidR="00320A72" w:rsidRPr="009C1732" w:rsidRDefault="00320A72" w:rsidP="003A01F6">
            <w:pPr>
              <w:contextualSpacing/>
              <w:rPr>
                <w:ins w:id="1901" w:author="Andrew Instone-Cowie" w:date="2021-08-10T21:20:00Z"/>
              </w:rPr>
            </w:pPr>
            <w:ins w:id="1902" w:author="Andrew Instone-Cowie" w:date="2021-08-10T21:23:00Z">
              <w:r>
                <w:t>12.0</w:t>
              </w:r>
            </w:ins>
          </w:p>
        </w:tc>
        <w:tc>
          <w:tcPr>
            <w:tcW w:w="1623" w:type="dxa"/>
            <w:tcPrChange w:id="1903" w:author="Andrew Instone-Cowie" w:date="2021-08-24T20:35:00Z">
              <w:tcPr>
                <w:tcW w:w="1827" w:type="dxa"/>
              </w:tcPr>
            </w:tcPrChange>
          </w:tcPr>
          <w:p w14:paraId="637F9007" w14:textId="11CF8C9F" w:rsidR="00320A72" w:rsidRPr="009C1732" w:rsidRDefault="00320A72" w:rsidP="003A01F6">
            <w:pPr>
              <w:contextualSpacing/>
              <w:rPr>
                <w:ins w:id="1904" w:author="Andrew Instone-Cowie" w:date="2021-08-10T21:20:00Z"/>
              </w:rPr>
            </w:pPr>
            <w:ins w:id="1905" w:author="Andrew Instone-Cowie" w:date="2021-08-10T21:24:00Z">
              <w:r>
                <w:t>13.30 – 14.70</w:t>
              </w:r>
            </w:ins>
          </w:p>
        </w:tc>
        <w:tc>
          <w:tcPr>
            <w:tcW w:w="1586" w:type="dxa"/>
            <w:tcPrChange w:id="1906" w:author="Andrew Instone-Cowie" w:date="2021-08-24T20:35:00Z">
              <w:tcPr>
                <w:tcW w:w="1827" w:type="dxa"/>
              </w:tcPr>
            </w:tcPrChange>
          </w:tcPr>
          <w:p w14:paraId="42881723" w14:textId="3BF36CDE" w:rsidR="00320A72" w:rsidRPr="009C1732" w:rsidRDefault="00320A72" w:rsidP="003A01F6">
            <w:pPr>
              <w:contextualSpacing/>
              <w:rPr>
                <w:ins w:id="1907" w:author="Andrew Instone-Cowie" w:date="2021-08-10T21:21:00Z"/>
              </w:rPr>
            </w:pPr>
            <w:ins w:id="1908" w:author="Andrew Instone-Cowie" w:date="2021-08-10T21:24:00Z">
              <w:r>
                <w:t>19.9</w:t>
              </w:r>
            </w:ins>
          </w:p>
        </w:tc>
        <w:tc>
          <w:tcPr>
            <w:tcW w:w="1277" w:type="dxa"/>
            <w:tcPrChange w:id="1909" w:author="Andrew Instone-Cowie" w:date="2021-08-24T20:35:00Z">
              <w:tcPr>
                <w:tcW w:w="1827" w:type="dxa"/>
              </w:tcPr>
            </w:tcPrChange>
          </w:tcPr>
          <w:p w14:paraId="2F408F88" w14:textId="52A5FFD8" w:rsidR="00320A72" w:rsidRDefault="005D6868" w:rsidP="003A01F6">
            <w:pPr>
              <w:contextualSpacing/>
              <w:rPr>
                <w:ins w:id="1910" w:author="Andrew Instone-Cowie" w:date="2021-08-24T20:35:00Z"/>
              </w:rPr>
            </w:pPr>
            <w:ins w:id="1911" w:author="Andrew Instone-Cowie" w:date="2021-08-24T20:35:00Z">
              <w:r>
                <w:t>25.6</w:t>
              </w:r>
            </w:ins>
          </w:p>
        </w:tc>
        <w:tc>
          <w:tcPr>
            <w:tcW w:w="1586" w:type="dxa"/>
            <w:tcPrChange w:id="1912" w:author="Andrew Instone-Cowie" w:date="2021-08-24T20:35:00Z">
              <w:tcPr>
                <w:tcW w:w="1827" w:type="dxa"/>
              </w:tcPr>
            </w:tcPrChange>
          </w:tcPr>
          <w:p w14:paraId="6D3E5216" w14:textId="0CE7AF66" w:rsidR="00320A72" w:rsidRPr="009C1732" w:rsidRDefault="00320A72" w:rsidP="003A01F6">
            <w:pPr>
              <w:contextualSpacing/>
              <w:rPr>
                <w:ins w:id="1913" w:author="Andrew Instone-Cowie" w:date="2021-08-10T21:21:00Z"/>
              </w:rPr>
            </w:pPr>
            <w:ins w:id="1914" w:author="Andrew Instone-Cowie" w:date="2021-08-10T21:25:00Z">
              <w:r>
                <w:t>1</w:t>
              </w:r>
            </w:ins>
          </w:p>
        </w:tc>
      </w:tr>
      <w:tr w:rsidR="00320A72" w14:paraId="044875B3" w14:textId="0AE00411" w:rsidTr="00320A72">
        <w:trPr>
          <w:ins w:id="1915" w:author="Andrew Instone-Cowie" w:date="2021-08-10T21:20:00Z"/>
        </w:trPr>
        <w:tc>
          <w:tcPr>
            <w:tcW w:w="1526" w:type="dxa"/>
            <w:tcPrChange w:id="1916" w:author="Andrew Instone-Cowie" w:date="2021-08-24T20:35:00Z">
              <w:tcPr>
                <w:tcW w:w="1826" w:type="dxa"/>
              </w:tcPr>
            </w:tcPrChange>
          </w:tcPr>
          <w:p w14:paraId="40B20680" w14:textId="59ED0044" w:rsidR="00320A72" w:rsidRPr="009C1732" w:rsidRDefault="00320A72" w:rsidP="003A01F6">
            <w:pPr>
              <w:contextualSpacing/>
              <w:rPr>
                <w:ins w:id="1917" w:author="Andrew Instone-Cowie" w:date="2021-08-10T21:20:00Z"/>
              </w:rPr>
            </w:pPr>
            <w:ins w:id="1918" w:author="Andrew Instone-Cowie" w:date="2021-08-10T21:23:00Z">
              <w:r>
                <w:t>SA15CA</w:t>
              </w:r>
            </w:ins>
            <w:ins w:id="1919" w:author="Andrew Instone-Cowie" w:date="2021-08-24T20:48:00Z">
              <w:r w:rsidR="008246A5">
                <w:t>*</w:t>
              </w:r>
            </w:ins>
          </w:p>
        </w:tc>
        <w:tc>
          <w:tcPr>
            <w:tcW w:w="1536" w:type="dxa"/>
            <w:tcPrChange w:id="1920" w:author="Andrew Instone-Cowie" w:date="2021-08-24T20:35:00Z">
              <w:tcPr>
                <w:tcW w:w="1827" w:type="dxa"/>
              </w:tcPr>
            </w:tcPrChange>
          </w:tcPr>
          <w:p w14:paraId="08B02FD3" w14:textId="6FB1FE5C" w:rsidR="00320A72" w:rsidRPr="009C1732" w:rsidRDefault="00320A72" w:rsidP="003A01F6">
            <w:pPr>
              <w:contextualSpacing/>
              <w:rPr>
                <w:ins w:id="1921" w:author="Andrew Instone-Cowie" w:date="2021-08-10T21:20:00Z"/>
              </w:rPr>
            </w:pPr>
            <w:ins w:id="1922" w:author="Andrew Instone-Cowie" w:date="2021-08-10T21:23:00Z">
              <w:r>
                <w:t>15.0</w:t>
              </w:r>
            </w:ins>
          </w:p>
        </w:tc>
        <w:tc>
          <w:tcPr>
            <w:tcW w:w="1623" w:type="dxa"/>
            <w:tcPrChange w:id="1923" w:author="Andrew Instone-Cowie" w:date="2021-08-24T20:35:00Z">
              <w:tcPr>
                <w:tcW w:w="1827" w:type="dxa"/>
              </w:tcPr>
            </w:tcPrChange>
          </w:tcPr>
          <w:p w14:paraId="6A276487" w14:textId="6F58220B" w:rsidR="00320A72" w:rsidRPr="009C1732" w:rsidRDefault="00320A72" w:rsidP="003A01F6">
            <w:pPr>
              <w:contextualSpacing/>
              <w:rPr>
                <w:ins w:id="1924" w:author="Andrew Instone-Cowie" w:date="2021-08-10T21:20:00Z"/>
              </w:rPr>
            </w:pPr>
            <w:ins w:id="1925" w:author="Andrew Instone-Cowie" w:date="2021-08-10T21:24:00Z">
              <w:r>
                <w:t>16.70 – 18.50</w:t>
              </w:r>
            </w:ins>
          </w:p>
        </w:tc>
        <w:tc>
          <w:tcPr>
            <w:tcW w:w="1586" w:type="dxa"/>
            <w:tcPrChange w:id="1926" w:author="Andrew Instone-Cowie" w:date="2021-08-24T20:35:00Z">
              <w:tcPr>
                <w:tcW w:w="1827" w:type="dxa"/>
              </w:tcPr>
            </w:tcPrChange>
          </w:tcPr>
          <w:p w14:paraId="0147872C" w14:textId="57E12144" w:rsidR="00320A72" w:rsidRPr="009C1732" w:rsidRDefault="00320A72" w:rsidP="003A01F6">
            <w:pPr>
              <w:contextualSpacing/>
              <w:rPr>
                <w:ins w:id="1927" w:author="Andrew Instone-Cowie" w:date="2021-08-10T21:21:00Z"/>
              </w:rPr>
            </w:pPr>
            <w:ins w:id="1928" w:author="Andrew Instone-Cowie" w:date="2021-08-10T21:25:00Z">
              <w:r>
                <w:t>24.4</w:t>
              </w:r>
            </w:ins>
          </w:p>
        </w:tc>
        <w:tc>
          <w:tcPr>
            <w:tcW w:w="1277" w:type="dxa"/>
            <w:tcPrChange w:id="1929" w:author="Andrew Instone-Cowie" w:date="2021-08-24T20:35:00Z">
              <w:tcPr>
                <w:tcW w:w="1827" w:type="dxa"/>
              </w:tcPr>
            </w:tcPrChange>
          </w:tcPr>
          <w:p w14:paraId="57F4A6A7" w14:textId="07EA66FA" w:rsidR="00320A72" w:rsidRDefault="005D6868" w:rsidP="003A01F6">
            <w:pPr>
              <w:contextualSpacing/>
              <w:rPr>
                <w:ins w:id="1930" w:author="Andrew Instone-Cowie" w:date="2021-08-24T20:35:00Z"/>
              </w:rPr>
            </w:pPr>
            <w:ins w:id="1931" w:author="Andrew Instone-Cowie" w:date="2021-08-24T20:36:00Z">
              <w:r>
                <w:t>20.9</w:t>
              </w:r>
            </w:ins>
          </w:p>
        </w:tc>
        <w:tc>
          <w:tcPr>
            <w:tcW w:w="1586" w:type="dxa"/>
            <w:tcPrChange w:id="1932" w:author="Andrew Instone-Cowie" w:date="2021-08-24T20:35:00Z">
              <w:tcPr>
                <w:tcW w:w="1827" w:type="dxa"/>
              </w:tcPr>
            </w:tcPrChange>
          </w:tcPr>
          <w:p w14:paraId="4F08AD35" w14:textId="5ACF2614" w:rsidR="00320A72" w:rsidRPr="009C1732" w:rsidRDefault="00320A72" w:rsidP="003A01F6">
            <w:pPr>
              <w:contextualSpacing/>
              <w:rPr>
                <w:ins w:id="1933" w:author="Andrew Instone-Cowie" w:date="2021-08-10T21:21:00Z"/>
              </w:rPr>
            </w:pPr>
            <w:ins w:id="1934" w:author="Andrew Instone-Cowie" w:date="2021-08-10T21:25:00Z">
              <w:r>
                <w:t>1</w:t>
              </w:r>
            </w:ins>
          </w:p>
        </w:tc>
      </w:tr>
    </w:tbl>
    <w:p w14:paraId="085AE4E7" w14:textId="2211A5B9" w:rsidR="00A372B3" w:rsidRDefault="008246A5" w:rsidP="00AC3C52">
      <w:pPr>
        <w:rPr>
          <w:ins w:id="1935" w:author="Andrew Instone-Cowie" w:date="2021-08-24T22:19:00Z"/>
        </w:rPr>
      </w:pPr>
      <w:ins w:id="1936" w:author="Andrew Instone-Cowie" w:date="2021-08-24T20:48:00Z">
        <w:r>
          <w:t>(* Bi-directional)</w:t>
        </w:r>
      </w:ins>
    </w:p>
    <w:p w14:paraId="1A0F6B19" w14:textId="44892800" w:rsidR="000D553E" w:rsidRPr="000A646A" w:rsidRDefault="000D553E" w:rsidP="00AC3C52">
      <w:pPr>
        <w:rPr>
          <w:ins w:id="1937" w:author="Andrew Instone-Cowie" w:date="2021-08-10T21:18:00Z"/>
          <w:b/>
          <w:bCs/>
          <w:rPrChange w:id="1938" w:author="Andrew Instone-Cowie" w:date="2021-08-24T22:21:00Z">
            <w:rPr>
              <w:ins w:id="1939" w:author="Andrew Instone-Cowie" w:date="2021-08-10T21:18:00Z"/>
            </w:rPr>
          </w:rPrChange>
        </w:rPr>
      </w:pPr>
      <w:ins w:id="1940" w:author="Andrew Instone-Cowie" w:date="2021-08-24T22:19:00Z">
        <w:r w:rsidRPr="000A646A">
          <w:rPr>
            <w:b/>
            <w:bCs/>
            <w:rPrChange w:id="1941" w:author="Andrew Instone-Cowie" w:date="2021-08-24T22:21:00Z">
              <w:rPr/>
            </w:rPrChange>
          </w:rPr>
          <w:t>TVS diodes will not</w:t>
        </w:r>
      </w:ins>
      <w:ins w:id="1942" w:author="Andrew Instone-Cowie" w:date="2021-08-24T22:20:00Z">
        <w:r w:rsidRPr="000A646A">
          <w:rPr>
            <w:b/>
            <w:bCs/>
            <w:rPrChange w:id="1943" w:author="Andrew Instone-Cowie" w:date="2021-08-24T22:21:00Z">
              <w:rPr/>
            </w:rPrChange>
          </w:rPr>
          <w:t xml:space="preserve"> provide protection against direct lightning strikes</w:t>
        </w:r>
      </w:ins>
      <w:ins w:id="1944" w:author="Andrew Instone-Cowie" w:date="2021-08-24T22:21:00Z">
        <w:r w:rsidR="000A646A">
          <w:rPr>
            <w:b/>
            <w:bCs/>
          </w:rPr>
          <w:t>. D</w:t>
        </w:r>
      </w:ins>
      <w:ins w:id="1945" w:author="Andrew Instone-Cowie" w:date="2021-08-24T22:20:00Z">
        <w:r w:rsidRPr="000A646A">
          <w:rPr>
            <w:b/>
            <w:bCs/>
            <w:rPrChange w:id="1946" w:author="Andrew Instone-Cowie" w:date="2021-08-24T22:21:00Z">
              <w:rPr/>
            </w:rPrChange>
          </w:rPr>
          <w:t xml:space="preserve">isconnecting the Simulator </w:t>
        </w:r>
        <w:r w:rsidR="000A646A" w:rsidRPr="000A646A">
          <w:rPr>
            <w:b/>
            <w:bCs/>
            <w:rPrChange w:id="1947" w:author="Andrew Instone-Cowie" w:date="2021-08-24T22:21:00Z">
              <w:rPr/>
            </w:rPrChange>
          </w:rPr>
          <w:t xml:space="preserve">Interface cable </w:t>
        </w:r>
        <w:r w:rsidRPr="000A646A">
          <w:rPr>
            <w:b/>
            <w:bCs/>
            <w:rPrChange w:id="1948" w:author="Andrew Instone-Cowie" w:date="2021-08-24T22:21:00Z">
              <w:rPr/>
            </w:rPrChange>
          </w:rPr>
          <w:t xml:space="preserve">from the </w:t>
        </w:r>
        <w:r w:rsidR="000A646A" w:rsidRPr="000A646A">
          <w:rPr>
            <w:b/>
            <w:bCs/>
            <w:rPrChange w:id="1949" w:author="Andrew Instone-Cowie" w:date="2021-08-24T22:21:00Z">
              <w:rPr/>
            </w:rPrChange>
          </w:rPr>
          <w:t xml:space="preserve">Power </w:t>
        </w:r>
      </w:ins>
      <w:ins w:id="1950" w:author="Andrew Instone-Cowie" w:date="2021-08-24T22:21:00Z">
        <w:r w:rsidR="000A646A" w:rsidRPr="000A646A">
          <w:rPr>
            <w:b/>
            <w:bCs/>
            <w:rPrChange w:id="1951" w:author="Andrew Instone-Cowie" w:date="2021-08-24T22:21:00Z">
              <w:rPr/>
            </w:rPrChange>
          </w:rPr>
          <w:t xml:space="preserve">Module is recommended when </w:t>
        </w:r>
        <w:r w:rsidR="000A646A">
          <w:rPr>
            <w:b/>
            <w:bCs/>
          </w:rPr>
          <w:t xml:space="preserve">the simulator is </w:t>
        </w:r>
        <w:r w:rsidR="000A646A" w:rsidRPr="000A646A">
          <w:rPr>
            <w:b/>
            <w:bCs/>
            <w:rPrChange w:id="1952" w:author="Andrew Instone-Cowie" w:date="2021-08-24T22:21:00Z">
              <w:rPr/>
            </w:rPrChange>
          </w:rPr>
          <w:t>not in use.</w:t>
        </w:r>
      </w:ins>
    </w:p>
    <w:p w14:paraId="2383B7E4" w14:textId="08EC5367" w:rsidR="005D6868" w:rsidRDefault="005D6868">
      <w:pPr>
        <w:keepNext/>
        <w:rPr>
          <w:ins w:id="1953" w:author="Andrew Instone-Cowie" w:date="2021-08-24T20:36:00Z"/>
          <w:noProof/>
        </w:rPr>
        <w:pPrChange w:id="1954" w:author="Andrew Instone-Cowie" w:date="2021-08-24T21:29:00Z">
          <w:pPr>
            <w:keepNext/>
            <w:jc w:val="center"/>
          </w:pPr>
        </w:pPrChange>
      </w:pPr>
      <w:ins w:id="1955" w:author="Andrew Instone-Cowie" w:date="2021-08-24T20:36:00Z">
        <w:r>
          <w:rPr>
            <w:noProof/>
          </w:rPr>
          <w:lastRenderedPageBreak/>
          <w:t>The differences</w:t>
        </w:r>
      </w:ins>
      <w:ins w:id="1956" w:author="Andrew Instone-Cowie" w:date="2021-08-24T20:37:00Z">
        <w:r>
          <w:rPr>
            <w:noProof/>
          </w:rPr>
          <w:t xml:space="preserve"> between the </w:t>
        </w:r>
      </w:ins>
      <w:ins w:id="1957" w:author="Andrew Instone-Cowie" w:date="2021-08-24T22:05:00Z">
        <w:r w:rsidR="00427883">
          <w:rPr>
            <w:noProof/>
          </w:rPr>
          <w:t xml:space="preserve">behaviour of </w:t>
        </w:r>
      </w:ins>
      <w:ins w:id="1958" w:author="Andrew Instone-Cowie" w:date="2021-08-24T20:37:00Z">
        <w:r>
          <w:rPr>
            <w:noProof/>
          </w:rPr>
          <w:t>uni-directional and bi-directional TVS diodes can be seen in the following graphs</w:t>
        </w:r>
      </w:ins>
      <w:ins w:id="1959" w:author="Andrew Instone-Cowie" w:date="2021-08-24T21:29:00Z">
        <w:r w:rsidR="00CF5B73">
          <w:rPr>
            <w:noProof/>
          </w:rPr>
          <w:t>:</w:t>
        </w:r>
      </w:ins>
      <w:ins w:id="1960" w:author="Andrew Instone-Cowie" w:date="2021-08-24T20:37:00Z">
        <w:r>
          <w:rPr>
            <w:rStyle w:val="FootnoteReference"/>
            <w:noProof/>
          </w:rPr>
          <w:footnoteReference w:id="26"/>
        </w:r>
      </w:ins>
    </w:p>
    <w:p w14:paraId="0ECD861D" w14:textId="4C4F913D" w:rsidR="00320A72" w:rsidRDefault="00320A72">
      <w:pPr>
        <w:keepNext/>
        <w:jc w:val="center"/>
        <w:rPr>
          <w:ins w:id="1965" w:author="Andrew Instone-Cowie" w:date="2021-08-24T20:32:00Z"/>
        </w:rPr>
        <w:pPrChange w:id="1966" w:author="Andrew Instone-Cowie" w:date="2021-08-24T20:32:00Z">
          <w:pPr/>
        </w:pPrChange>
      </w:pPr>
      <w:ins w:id="1967" w:author="Andrew Instone-Cowie" w:date="2021-08-24T20:32:00Z">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1040"/>
                      </a:xfrm>
                      <a:prstGeom prst="rect">
                        <a:avLst/>
                      </a:prstGeom>
                    </pic:spPr>
                  </pic:pic>
                </a:graphicData>
              </a:graphic>
            </wp:inline>
          </w:drawing>
        </w:r>
      </w:ins>
    </w:p>
    <w:p w14:paraId="344C58F2" w14:textId="1AD4959B" w:rsidR="00320A72" w:rsidRDefault="00320A72">
      <w:pPr>
        <w:pStyle w:val="Caption"/>
        <w:jc w:val="center"/>
        <w:rPr>
          <w:ins w:id="1968" w:author="Andrew Instone-Cowie" w:date="2021-08-24T20:32:00Z"/>
        </w:rPr>
        <w:pPrChange w:id="1969" w:author="Andrew Instone-Cowie" w:date="2021-08-24T20:32:00Z">
          <w:pPr/>
        </w:pPrChange>
      </w:pPr>
      <w:bookmarkStart w:id="1970" w:name="_Toc80793313"/>
      <w:ins w:id="1971" w:author="Andrew Instone-Cowie" w:date="2021-08-24T20:32:00Z">
        <w:r>
          <w:t xml:space="preserve">Figure </w:t>
        </w:r>
        <w:r>
          <w:fldChar w:fldCharType="begin"/>
        </w:r>
        <w:r>
          <w:instrText xml:space="preserve"> SEQ Figure \* ARABIC </w:instrText>
        </w:r>
      </w:ins>
      <w:r>
        <w:fldChar w:fldCharType="separate"/>
      </w:r>
      <w:ins w:id="1972" w:author="Andrew Instone-Cowie" w:date="2021-08-27T13:59:00Z">
        <w:r w:rsidR="0021271C">
          <w:rPr>
            <w:noProof/>
          </w:rPr>
          <w:t>14</w:t>
        </w:r>
      </w:ins>
      <w:ins w:id="1973" w:author="Andrew Instone-Cowie" w:date="2021-08-24T20:32:00Z">
        <w:r>
          <w:fldChar w:fldCharType="end"/>
        </w:r>
        <w:r>
          <w:t xml:space="preserve"> </w:t>
        </w:r>
      </w:ins>
      <w:ins w:id="1974" w:author="Andrew Instone-Cowie" w:date="2021-08-24T22:03:00Z">
        <w:r w:rsidR="00427883">
          <w:t>–</w:t>
        </w:r>
      </w:ins>
      <w:ins w:id="1975" w:author="Andrew Instone-Cowie" w:date="2021-08-24T20:32:00Z">
        <w:r>
          <w:t xml:space="preserve"> TVS Diode Characteristic Curves</w:t>
        </w:r>
        <w:bookmarkEnd w:id="1970"/>
      </w:ins>
    </w:p>
    <w:p w14:paraId="1C617867" w14:textId="5E013576" w:rsidR="00AC3C52" w:rsidRDefault="005D6868">
      <w:pPr>
        <w:rPr>
          <w:ins w:id="1976" w:author="Andrew Instone-Cowie" w:date="2021-08-24T20:43:00Z"/>
        </w:rPr>
      </w:pPr>
      <w:ins w:id="1977" w:author="Andrew Instone-Cowie" w:date="2021-08-24T20:39:00Z">
        <w:r>
          <w:t>When reverse biased</w:t>
        </w:r>
      </w:ins>
      <w:ins w:id="1978" w:author="Andrew Instone-Cowie" w:date="2021-08-24T20:40:00Z">
        <w:r>
          <w:t xml:space="preserve"> up to its </w:t>
        </w:r>
      </w:ins>
      <w:ins w:id="1979" w:author="Andrew Instone-Cowie" w:date="2021-08-24T20:41:00Z">
        <w:r>
          <w:t>R</w:t>
        </w:r>
      </w:ins>
      <w:ins w:id="1980" w:author="Andrew Instone-Cowie" w:date="2021-08-24T20:40:00Z">
        <w:r>
          <w:t xml:space="preserve">everse </w:t>
        </w:r>
      </w:ins>
      <w:ins w:id="1981" w:author="Andrew Instone-Cowie" w:date="2021-08-24T20:41:00Z">
        <w:r>
          <w:t>S</w:t>
        </w:r>
      </w:ins>
      <w:ins w:id="1982" w:author="Andrew Instone-Cowie" w:date="2021-08-24T20:40:00Z">
        <w:r>
          <w:t xml:space="preserve">tandoff </w:t>
        </w:r>
      </w:ins>
      <w:ins w:id="1983" w:author="Andrew Instone-Cowie" w:date="2021-08-24T20:41:00Z">
        <w:r>
          <w:t>V</w:t>
        </w:r>
      </w:ins>
      <w:ins w:id="1984" w:author="Andrew Instone-Cowie" w:date="2021-08-24T20:40:00Z">
        <w:r>
          <w:t>oltage</w:t>
        </w:r>
      </w:ins>
      <w:ins w:id="1985" w:author="Andrew Instone-Cowie" w:date="2021-08-24T20:39:00Z">
        <w:r>
          <w:t xml:space="preserve">, a uni-directional </w:t>
        </w:r>
      </w:ins>
      <w:ins w:id="1986" w:author="Andrew Instone-Cowie" w:date="2021-08-24T20:40:00Z">
        <w:r>
          <w:t xml:space="preserve">TVS diode does not conduct (apart from the </w:t>
        </w:r>
      </w:ins>
      <w:ins w:id="1987" w:author="Andrew Instone-Cowie" w:date="2021-08-24T20:43:00Z">
        <w:r>
          <w:t>Reverse L</w:t>
        </w:r>
      </w:ins>
      <w:ins w:id="1988" w:author="Andrew Instone-Cowie" w:date="2021-08-24T20:40:00Z">
        <w:r>
          <w:t xml:space="preserve">eakage </w:t>
        </w:r>
      </w:ins>
      <w:ins w:id="1989" w:author="Andrew Instone-Cowie" w:date="2021-08-24T20:43:00Z">
        <w:r>
          <w:t>C</w:t>
        </w:r>
      </w:ins>
      <w:ins w:id="1990" w:author="Andrew Instone-Cowie" w:date="2021-08-24T20:40:00Z">
        <w:r>
          <w:t xml:space="preserve">urrent discussed </w:t>
        </w:r>
      </w:ins>
      <w:ins w:id="1991" w:author="Andrew Instone-Cowie" w:date="2021-08-24T20:43:00Z">
        <w:r>
          <w:t xml:space="preserve">further </w:t>
        </w:r>
      </w:ins>
      <w:ins w:id="1992" w:author="Andrew Instone-Cowie" w:date="2021-08-24T20:40:00Z">
        <w:r>
          <w:t xml:space="preserve">below).  </w:t>
        </w:r>
      </w:ins>
      <w:ins w:id="1993" w:author="Andrew Instone-Cowie" w:date="2021-08-24T20:41:00Z">
        <w:r>
          <w:t xml:space="preserve">As the reverse voltage reaches and exceeds the </w:t>
        </w:r>
      </w:ins>
      <w:ins w:id="1994" w:author="Andrew Instone-Cowie" w:date="2021-08-10T21:18:00Z">
        <w:r w:rsidR="00AC3C52">
          <w:t>Breakdown Voltage</w:t>
        </w:r>
      </w:ins>
      <w:ins w:id="1995" w:author="Andrew Instone-Cowie" w:date="2021-08-24T20:41:00Z">
        <w:r>
          <w:t xml:space="preserve">, the diode starts to conduct, </w:t>
        </w:r>
      </w:ins>
      <w:ins w:id="1996" w:author="Andrew Instone-Cowie" w:date="2021-08-24T20:42:00Z">
        <w:r>
          <w:t xml:space="preserve">restricting the further increase in </w:t>
        </w:r>
      </w:ins>
      <w:ins w:id="1997" w:author="Andrew Instone-Cowie" w:date="2021-08-24T22:08:00Z">
        <w:r w:rsidR="000D553E">
          <w:t xml:space="preserve">applied </w:t>
        </w:r>
      </w:ins>
      <w:ins w:id="1998" w:author="Andrew Instone-Cowie" w:date="2021-08-24T20:42:00Z">
        <w:r>
          <w:t>voltage, until the Maximum Peak Pulse Current is reached, at which point the voltage is effectively clamped at</w:t>
        </w:r>
      </w:ins>
      <w:ins w:id="1999" w:author="Andrew Instone-Cowie" w:date="2021-08-24T20:43:00Z">
        <w:r>
          <w:t xml:space="preserve"> the </w:t>
        </w:r>
      </w:ins>
      <w:ins w:id="2000" w:author="Andrew Instone-Cowie" w:date="2021-08-10T21:19:00Z">
        <w:r w:rsidR="00AC3C52">
          <w:t>Clamping Voltage</w:t>
        </w:r>
      </w:ins>
      <w:ins w:id="2001" w:author="Andrew Instone-Cowie" w:date="2021-08-24T20:43:00Z">
        <w:r>
          <w:t>.</w:t>
        </w:r>
      </w:ins>
    </w:p>
    <w:p w14:paraId="0F368154" w14:textId="4B1DE259" w:rsidR="005D6868" w:rsidRDefault="005D6868" w:rsidP="00CF5B73">
      <w:pPr>
        <w:rPr>
          <w:ins w:id="2002" w:author="Andrew Instone-Cowie" w:date="2021-08-24T22:08:00Z"/>
        </w:rPr>
      </w:pPr>
      <w:ins w:id="2003" w:author="Andrew Instone-Cowie" w:date="2021-08-24T20:43:00Z">
        <w:r>
          <w:t>When forward biased, a uni-directional TVS diode behaves much l</w:t>
        </w:r>
      </w:ins>
      <w:ins w:id="2004" w:author="Andrew Instone-Cowie" w:date="2021-08-24T20:44:00Z">
        <w:r>
          <w:t xml:space="preserve">ike a conventional rectifier </w:t>
        </w:r>
      </w:ins>
      <w:ins w:id="2005" w:author="Andrew Instone-Cowie" w:date="2021-08-24T20:58:00Z">
        <w:r w:rsidR="00D55F27">
          <w:t>diode and</w:t>
        </w:r>
      </w:ins>
      <w:ins w:id="2006" w:author="Andrew Instone-Cowie" w:date="2021-08-24T20:49:00Z">
        <w:r w:rsidR="008246A5">
          <w:t xml:space="preserve"> starts conducting with a very smal</w:t>
        </w:r>
      </w:ins>
      <w:ins w:id="2007" w:author="Andrew Instone-Cowie" w:date="2021-08-24T20:50:00Z">
        <w:r w:rsidR="008246A5">
          <w:t>l forward voltage drop</w:t>
        </w:r>
      </w:ins>
      <w:ins w:id="2008" w:author="Andrew Instone-Cowie" w:date="2021-08-24T20:48:00Z">
        <w:r w:rsidR="008246A5">
          <w:t xml:space="preserve">. </w:t>
        </w:r>
      </w:ins>
    </w:p>
    <w:p w14:paraId="6A3BD1B9" w14:textId="77777777" w:rsidR="000D553E" w:rsidRDefault="000D553E" w:rsidP="000D553E">
      <w:pPr>
        <w:rPr>
          <w:ins w:id="2009" w:author="Andrew Instone-Cowie" w:date="2021-08-24T22:08:00Z"/>
        </w:rPr>
      </w:pPr>
      <w:ins w:id="2010" w:author="Andrew Instone-Cowie" w:date="2021-08-24T22:08:00Z">
        <w:r>
          <w:t>A bi-directional TVS diode is effectively two diodes connected anode-to-anode. It therefore always behaves as though it is reverse biased.</w:t>
        </w:r>
      </w:ins>
    </w:p>
    <w:p w14:paraId="01508A5B" w14:textId="2FD89265" w:rsidR="008246A5" w:rsidRDefault="008246A5">
      <w:pPr>
        <w:rPr>
          <w:ins w:id="2011" w:author="Andrew Instone-Cowie" w:date="2021-08-24T20:48:00Z"/>
        </w:rPr>
      </w:pPr>
      <w:ins w:id="2012" w:author="Andrew Instone-Cowie" w:date="2021-08-24T20:46:00Z">
        <w:r>
          <w:t xml:space="preserve">Note that the quoted values are not continuous ratings. TVS diodes are designed to absorb large amounts of power </w:t>
        </w:r>
      </w:ins>
      <w:ins w:id="2013" w:author="Andrew Instone-Cowie" w:date="2021-08-24T20:47:00Z">
        <w:r>
          <w:t>during sub-millisecond spikes.</w:t>
        </w:r>
      </w:ins>
    </w:p>
    <w:p w14:paraId="0E596B0A" w14:textId="47309461" w:rsidR="00744894" w:rsidRDefault="00744894" w:rsidP="00744894">
      <w:pPr>
        <w:pStyle w:val="Heading3"/>
        <w:rPr>
          <w:ins w:id="2014" w:author="Andrew Instone-Cowie" w:date="2021-08-24T20:50:00Z"/>
        </w:rPr>
      </w:pPr>
      <w:bookmarkStart w:id="2015" w:name="_Toc80793241"/>
      <w:ins w:id="2016" w:author="Andrew Instone-Cowie" w:date="2021-08-10T20:31:00Z">
        <w:r>
          <w:t>Uni-Directional TVS Diodes</w:t>
        </w:r>
      </w:ins>
      <w:bookmarkEnd w:id="2015"/>
    </w:p>
    <w:p w14:paraId="243158E3" w14:textId="16FF9858" w:rsidR="008246A5" w:rsidRDefault="008246A5">
      <w:pPr>
        <w:rPr>
          <w:ins w:id="2017" w:author="Andrew Instone-Cowie" w:date="2021-08-24T20:53:00Z"/>
        </w:rPr>
      </w:pPr>
      <w:ins w:id="2018" w:author="Andrew Instone-Cowie" w:date="2021-08-24T20:53:00Z">
        <w:r>
          <w:t>12V</w:t>
        </w:r>
      </w:ins>
      <w:ins w:id="2019" w:author="Andrew Instone-Cowie" w:date="2021-08-24T20:52:00Z">
        <w:r>
          <w:t xml:space="preserve"> Reverse Standoff Voltage u</w:t>
        </w:r>
      </w:ins>
      <w:ins w:id="2020" w:author="Andrew Instone-Cowie" w:date="2021-08-24T20:50:00Z">
        <w:r>
          <w:t xml:space="preserve">ni-directional TVS diodes are </w:t>
        </w:r>
      </w:ins>
      <w:ins w:id="2021" w:author="Andrew Instone-Cowie" w:date="2021-08-24T20:51:00Z">
        <w:r>
          <w:t xml:space="preserve">fitted across the incoming unregulated power supply </w:t>
        </w:r>
      </w:ins>
      <w:ins w:id="2022" w:author="Andrew Instone-Cowie" w:date="2021-08-24T20:56:00Z">
        <w:r w:rsidR="00D55F27">
          <w:t>rails</w:t>
        </w:r>
      </w:ins>
      <w:ins w:id="2023" w:author="Andrew Instone-Cowie" w:date="2021-08-24T20:51:00Z">
        <w:r>
          <w:t xml:space="preserve"> of the</w:t>
        </w:r>
      </w:ins>
      <w:ins w:id="2024" w:author="Andrew Instone-Cowie" w:date="2021-08-24T22:09:00Z">
        <w:r w:rsidR="000D553E">
          <w:t xml:space="preserve"> following modules</w:t>
        </w:r>
      </w:ins>
      <w:ins w:id="2025" w:author="Andrew Instone-Cowie" w:date="2021-08-24T20:52:00Z">
        <w:r>
          <w:t>:</w:t>
        </w:r>
      </w:ins>
    </w:p>
    <w:p w14:paraId="24A0141E" w14:textId="77777777" w:rsidR="008246A5" w:rsidRDefault="00F50485">
      <w:pPr>
        <w:pStyle w:val="ListParagraph"/>
        <w:numPr>
          <w:ilvl w:val="0"/>
          <w:numId w:val="53"/>
        </w:numPr>
        <w:rPr>
          <w:ins w:id="2026" w:author="Andrew Instone-Cowie" w:date="2021-08-24T20:53:00Z"/>
        </w:rPr>
        <w:pPrChange w:id="2027" w:author="Andrew Instone-Cowie" w:date="2021-08-24T21:28:00Z">
          <w:pPr/>
        </w:pPrChange>
      </w:pPr>
      <w:ins w:id="2028" w:author="Andrew Instone-Cowie" w:date="2021-08-10T20:57:00Z">
        <w:r>
          <w:t>Power Module</w:t>
        </w:r>
      </w:ins>
      <w:ins w:id="2029" w:author="Andrew Instone-Cowie" w:date="2021-08-10T20:59:00Z">
        <w:r w:rsidR="009C08C1">
          <w:t xml:space="preserve"> </w:t>
        </w:r>
      </w:ins>
    </w:p>
    <w:p w14:paraId="21396C2C" w14:textId="77777777" w:rsidR="008246A5" w:rsidRDefault="009C08C1">
      <w:pPr>
        <w:pStyle w:val="ListParagraph"/>
        <w:numPr>
          <w:ilvl w:val="0"/>
          <w:numId w:val="53"/>
        </w:numPr>
        <w:rPr>
          <w:ins w:id="2030" w:author="Andrew Instone-Cowie" w:date="2021-08-24T20:53:00Z"/>
        </w:rPr>
        <w:pPrChange w:id="2031" w:author="Andrew Instone-Cowie" w:date="2021-08-24T21:28:00Z">
          <w:pPr/>
        </w:pPrChange>
      </w:pPr>
      <w:ins w:id="2032" w:author="Andrew Instone-Cowie" w:date="2021-08-10T21:00:00Z">
        <w:r>
          <w:t>2</w:t>
        </w:r>
        <w:r w:rsidRPr="00CF5B73">
          <w:rPr>
            <w:vertAlign w:val="superscript"/>
            <w:rPrChange w:id="2033" w:author="Andrew Instone-Cowie" w:date="2021-08-24T21:28:00Z">
              <w:rPr/>
            </w:rPrChange>
          </w:rPr>
          <w:t>nd</w:t>
        </w:r>
        <w:r>
          <w:t xml:space="preserve"> PC Module </w:t>
        </w:r>
      </w:ins>
    </w:p>
    <w:p w14:paraId="195E8FD7" w14:textId="7EA5201C" w:rsidR="008246A5" w:rsidRDefault="008246A5">
      <w:pPr>
        <w:pStyle w:val="ListParagraph"/>
        <w:numPr>
          <w:ilvl w:val="0"/>
          <w:numId w:val="53"/>
        </w:numPr>
        <w:rPr>
          <w:ins w:id="2034" w:author="Andrew Instone-Cowie" w:date="2021-08-24T20:52:00Z"/>
        </w:rPr>
        <w:pPrChange w:id="2035" w:author="Andrew Instone-Cowie" w:date="2021-08-24T21:28:00Z">
          <w:pPr/>
        </w:pPrChange>
      </w:pPr>
      <w:ins w:id="2036" w:author="Andrew Instone-Cowie" w:date="2021-08-24T20:52:00Z">
        <w:r>
          <w:t xml:space="preserve">Basic </w:t>
        </w:r>
      </w:ins>
      <w:ins w:id="2037" w:author="Andrew Instone-Cowie" w:date="2021-08-10T21:07:00Z">
        <w:r w:rsidR="009C08C1">
          <w:t xml:space="preserve">Serial Splitter </w:t>
        </w:r>
      </w:ins>
      <w:ins w:id="2038" w:author="Andrew Instone-Cowie" w:date="2021-08-24T20:52:00Z">
        <w:r>
          <w:t>Module</w:t>
        </w:r>
      </w:ins>
    </w:p>
    <w:p w14:paraId="262484F3" w14:textId="6EF23CE3" w:rsidR="009C08C1" w:rsidRDefault="008246A5">
      <w:pPr>
        <w:rPr>
          <w:ins w:id="2039" w:author="Andrew Instone-Cowie" w:date="2021-08-24T20:55:00Z"/>
        </w:rPr>
      </w:pPr>
      <w:ins w:id="2040" w:author="Andrew Instone-Cowie" w:date="2021-08-24T20:53:00Z">
        <w:r>
          <w:t xml:space="preserve">5V Reverse Standoff Voltage uni-directional TVS diodes are fitted across the </w:t>
        </w:r>
      </w:ins>
      <w:ins w:id="2041" w:author="Andrew Instone-Cowie" w:date="2021-08-24T20:54:00Z">
        <w:r>
          <w:t xml:space="preserve">5V regulated power </w:t>
        </w:r>
      </w:ins>
      <w:ins w:id="2042" w:author="Andrew Instone-Cowie" w:date="2021-08-24T20:56:00Z">
        <w:r w:rsidR="00D55F27">
          <w:t>rails</w:t>
        </w:r>
      </w:ins>
      <w:ins w:id="2043" w:author="Andrew Instone-Cowie" w:date="2021-08-24T20:54:00Z">
        <w:r>
          <w:t xml:space="preserve"> of the </w:t>
        </w:r>
      </w:ins>
      <w:ins w:id="2044" w:author="Andrew Instone-Cowie" w:date="2021-08-10T20:57:00Z">
        <w:r w:rsidR="00F50485">
          <w:t xml:space="preserve">Simulator Interface Module </w:t>
        </w:r>
      </w:ins>
      <w:ins w:id="2045" w:author="Andrew Instone-Cowie" w:date="2021-08-24T20:54:00Z">
        <w:r>
          <w:t xml:space="preserve">and the </w:t>
        </w:r>
      </w:ins>
      <w:ins w:id="2046" w:author="Andrew Instone-Cowie" w:date="2021-08-10T20:58:00Z">
        <w:r w:rsidR="009C08C1">
          <w:t>Sensor Modules</w:t>
        </w:r>
      </w:ins>
      <w:ins w:id="2047" w:author="Andrew Instone-Cowie" w:date="2021-08-24T20:54:00Z">
        <w:r>
          <w:t>,</w:t>
        </w:r>
      </w:ins>
      <w:ins w:id="2048" w:author="Andrew Instone-Cowie" w:date="2021-08-10T20:58:00Z">
        <w:r w:rsidR="009C08C1">
          <w:t xml:space="preserve"> </w:t>
        </w:r>
      </w:ins>
      <w:ins w:id="2049" w:author="Andrew Instone-Cowie" w:date="2021-08-24T20:54:00Z">
        <w:r>
          <w:t xml:space="preserve">and between the 5V </w:t>
        </w:r>
      </w:ins>
      <w:ins w:id="2050" w:author="Andrew Instone-Cowie" w:date="2021-08-24T20:55:00Z">
        <w:r>
          <w:t>signal line and ground on the Sensor Modules.</w:t>
        </w:r>
      </w:ins>
    </w:p>
    <w:p w14:paraId="64A3EA5F" w14:textId="2944D8B9" w:rsidR="00D55F27" w:rsidRDefault="00FF579A">
      <w:pPr>
        <w:rPr>
          <w:ins w:id="2051" w:author="Andrew Instone-Cowie" w:date="2021-08-24T21:03:00Z"/>
        </w:rPr>
        <w:pPrChange w:id="2052" w:author="Andrew Instone-Cowie" w:date="2021-08-24T21:28:00Z">
          <w:pPr>
            <w:keepNext/>
          </w:pPr>
        </w:pPrChange>
      </w:pPr>
      <w:ins w:id="2053" w:author="Andrew Instone-Cowie" w:date="2021-08-24T20:55:00Z">
        <w:r>
          <w:t>The uni</w:t>
        </w:r>
      </w:ins>
      <w:ins w:id="2054" w:author="Andrew Instone-Cowie" w:date="2021-08-24T21:11:00Z">
        <w:r w:rsidR="00E4655A">
          <w:t>-</w:t>
        </w:r>
      </w:ins>
      <w:ins w:id="2055" w:author="Andrew Instone-Cowie" w:date="2021-08-24T20:55:00Z">
        <w:r>
          <w:t>directional TVS diodes operate as follows</w:t>
        </w:r>
      </w:ins>
      <w:ins w:id="2056" w:author="Andrew Instone-Cowie" w:date="2021-08-24T20:56:00Z">
        <w:r w:rsidR="00D55F27">
          <w:t xml:space="preserve">: On power supply rails, the </w:t>
        </w:r>
      </w:ins>
      <w:ins w:id="2057" w:author="Andrew Instone-Cowie" w:date="2021-08-24T20:57:00Z">
        <w:r w:rsidR="00D55F27">
          <w:t xml:space="preserve">power rail is always expected to be </w:t>
        </w:r>
      </w:ins>
      <w:ins w:id="2058" w:author="Andrew Instone-Cowie" w:date="2021-08-24T20:56:00Z">
        <w:r w:rsidR="00D55F27">
          <w:t xml:space="preserve">positive </w:t>
        </w:r>
      </w:ins>
      <w:ins w:id="2059" w:author="Andrew Instone-Cowie" w:date="2021-08-24T21:01:00Z">
        <w:r w:rsidR="00D55F27">
          <w:t>relative to</w:t>
        </w:r>
      </w:ins>
      <w:ins w:id="2060" w:author="Andrew Instone-Cowie" w:date="2021-08-24T20:57:00Z">
        <w:r w:rsidR="00D55F27">
          <w:t xml:space="preserve"> ground rail</w:t>
        </w:r>
      </w:ins>
      <w:ins w:id="2061" w:author="Andrew Instone-Cowie" w:date="2021-08-24T21:03:00Z">
        <w:r w:rsidR="00D55F27">
          <w:t>;</w:t>
        </w:r>
      </w:ins>
      <w:ins w:id="2062" w:author="Andrew Instone-Cowie" w:date="2021-08-24T21:02:00Z">
        <w:r w:rsidR="00D55F27">
          <w:t xml:space="preserve"> between +9V and +12V for the unregulated supplies, and +5V for the regulated sup</w:t>
        </w:r>
      </w:ins>
      <w:ins w:id="2063" w:author="Andrew Instone-Cowie" w:date="2021-08-24T21:03:00Z">
        <w:r w:rsidR="00D55F27">
          <w:t>plies</w:t>
        </w:r>
      </w:ins>
      <w:ins w:id="2064" w:author="Andrew Instone-Cowie" w:date="2021-08-24T20:57:00Z">
        <w:r w:rsidR="00D55F27">
          <w:t>.</w:t>
        </w:r>
      </w:ins>
    </w:p>
    <w:p w14:paraId="0269878E" w14:textId="4CEE11D1" w:rsidR="00D55F27" w:rsidRDefault="00D55F27">
      <w:pPr>
        <w:rPr>
          <w:ins w:id="2065" w:author="Andrew Instone-Cowie" w:date="2021-08-24T21:03:00Z"/>
        </w:rPr>
        <w:pPrChange w:id="2066" w:author="Andrew Instone-Cowie" w:date="2021-08-24T21:28:00Z">
          <w:pPr>
            <w:keepNext/>
          </w:pPr>
        </w:pPrChange>
      </w:pPr>
      <w:ins w:id="2067" w:author="Andrew Instone-Cowie" w:date="2021-08-24T21:03:00Z">
        <w:r>
          <w:lastRenderedPageBreak/>
          <w:t>On data signal lines, the si</w:t>
        </w:r>
      </w:ins>
      <w:ins w:id="2068" w:author="Andrew Instone-Cowie" w:date="2021-08-24T21:04:00Z">
        <w:r>
          <w:t xml:space="preserve">gnal line is expected to be at +5V </w:t>
        </w:r>
      </w:ins>
      <w:ins w:id="2069" w:author="Andrew Instone-Cowie" w:date="2021-08-24T22:10:00Z">
        <w:r w:rsidR="000D553E">
          <w:t xml:space="preserve">or 0V </w:t>
        </w:r>
      </w:ins>
      <w:ins w:id="2070" w:author="Andrew Instone-Cowie" w:date="2021-08-24T21:04:00Z">
        <w:r>
          <w:t>relative to the ground rail.</w:t>
        </w:r>
      </w:ins>
    </w:p>
    <w:p w14:paraId="1F413F27" w14:textId="71252761" w:rsidR="00FF579A" w:rsidRDefault="00D55F27">
      <w:pPr>
        <w:keepNext/>
        <w:rPr>
          <w:ins w:id="2071" w:author="Andrew Instone-Cowie" w:date="2021-08-10T21:17:00Z"/>
        </w:rPr>
        <w:pPrChange w:id="2072" w:author="Andrew Instone-Cowie" w:date="2021-08-24T21:29:00Z">
          <w:pPr/>
        </w:pPrChange>
      </w:pPr>
      <w:ins w:id="2073" w:author="Andrew Instone-Cowie" w:date="2021-08-24T20:57:00Z">
        <w:r>
          <w:t xml:space="preserve">The TVS diode is connected as shown in the following </w:t>
        </w:r>
      </w:ins>
      <w:ins w:id="2074" w:author="Andrew Instone-Cowie" w:date="2021-08-24T21:03:00Z">
        <w:r>
          <w:t>diagram and</w:t>
        </w:r>
      </w:ins>
      <w:ins w:id="2075" w:author="Andrew Instone-Cowie" w:date="2021-08-24T20:57:00Z">
        <w:r>
          <w:t xml:space="preserve"> is therefore normally reverse biased at up to</w:t>
        </w:r>
      </w:ins>
      <w:ins w:id="2076" w:author="Andrew Instone-Cowie" w:date="2021-08-24T20:58:00Z">
        <w:r>
          <w:rPr>
            <w:rStyle w:val="FootnoteReference"/>
          </w:rPr>
          <w:footnoteReference w:id="27"/>
        </w:r>
      </w:ins>
      <w:ins w:id="2079" w:author="Andrew Instone-Cowie" w:date="2021-08-24T20:57:00Z">
        <w:r>
          <w:t xml:space="preserve"> its </w:t>
        </w:r>
      </w:ins>
      <w:ins w:id="2080" w:author="Andrew Instone-Cowie" w:date="2021-08-24T20:58:00Z">
        <w:r>
          <w:t>rated Reverse Standoff Voltage</w:t>
        </w:r>
      </w:ins>
      <w:ins w:id="2081" w:author="Andrew Instone-Cowie" w:date="2021-08-24T20:59:00Z">
        <w:r>
          <w:t>, and no current flows through the diode</w:t>
        </w:r>
      </w:ins>
      <w:ins w:id="2082" w:author="Andrew Instone-Cowie" w:date="2021-08-24T20:58:00Z">
        <w:r>
          <w:t>:</w:t>
        </w:r>
      </w:ins>
      <w:ins w:id="2083" w:author="Andrew Instone-Cowie" w:date="2021-08-24T20:56:00Z">
        <w:r>
          <w:t xml:space="preserve"> </w:t>
        </w:r>
      </w:ins>
    </w:p>
    <w:p w14:paraId="6F3B82F7" w14:textId="77777777" w:rsidR="00744894" w:rsidRDefault="00744894">
      <w:pPr>
        <w:keepNext/>
        <w:jc w:val="center"/>
        <w:rPr>
          <w:ins w:id="2084" w:author="Andrew Instone-Cowie" w:date="2021-08-10T20:39:00Z"/>
        </w:rPr>
        <w:pPrChange w:id="2085" w:author="Andrew Instone-Cowie" w:date="2021-08-10T20:39:00Z">
          <w:pPr/>
        </w:pPrChange>
      </w:pPr>
      <w:ins w:id="2086" w:author="Andrew Instone-Cowie" w:date="2021-08-10T20:33:00Z">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057A8741" w14:textId="17893D71" w:rsidR="00744894" w:rsidRDefault="00744894" w:rsidP="00744894">
      <w:pPr>
        <w:pStyle w:val="Caption"/>
        <w:jc w:val="center"/>
        <w:rPr>
          <w:ins w:id="2087" w:author="Andrew Instone-Cowie" w:date="2021-08-10T20:43:00Z"/>
        </w:rPr>
      </w:pPr>
      <w:bookmarkStart w:id="2088" w:name="_Toc80793314"/>
      <w:ins w:id="2089" w:author="Andrew Instone-Cowie" w:date="2021-08-10T20:39:00Z">
        <w:r>
          <w:t xml:space="preserve">Figure </w:t>
        </w:r>
        <w:r>
          <w:fldChar w:fldCharType="begin"/>
        </w:r>
        <w:r>
          <w:instrText xml:space="preserve"> SEQ Figure \* ARABIC </w:instrText>
        </w:r>
      </w:ins>
      <w:r>
        <w:fldChar w:fldCharType="separate"/>
      </w:r>
      <w:ins w:id="2090" w:author="Andrew Instone-Cowie" w:date="2021-08-27T13:59:00Z">
        <w:r w:rsidR="0021271C">
          <w:rPr>
            <w:noProof/>
          </w:rPr>
          <w:t>15</w:t>
        </w:r>
      </w:ins>
      <w:ins w:id="2091" w:author="Andrew Instone-Cowie" w:date="2021-08-10T20:39:00Z">
        <w:r>
          <w:fldChar w:fldCharType="end"/>
        </w:r>
        <w:r>
          <w:t xml:space="preserve"> </w:t>
        </w:r>
      </w:ins>
      <w:ins w:id="2092" w:author="Andrew Instone-Cowie" w:date="2021-08-10T21:34:00Z">
        <w:r w:rsidR="00095F1B">
          <w:t>–</w:t>
        </w:r>
      </w:ins>
      <w:ins w:id="2093" w:author="Andrew Instone-Cowie" w:date="2021-08-10T20:39:00Z">
        <w:r>
          <w:t xml:space="preserve"> Uni-Directional TVS Diode</w:t>
        </w:r>
      </w:ins>
      <w:bookmarkEnd w:id="2088"/>
    </w:p>
    <w:p w14:paraId="19515063" w14:textId="76203629" w:rsidR="00744894" w:rsidRPr="001E6F40" w:rsidRDefault="00D55F27">
      <w:pPr>
        <w:keepNext/>
        <w:rPr>
          <w:ins w:id="2094" w:author="Andrew Instone-Cowie" w:date="2021-08-10T20:44:00Z"/>
        </w:rPr>
        <w:pPrChange w:id="2095" w:author="Andrew Instone-Cowie" w:date="2021-08-24T21:29:00Z">
          <w:pPr/>
        </w:pPrChange>
      </w:pPr>
      <w:ins w:id="2096" w:author="Andrew Instone-Cowie" w:date="2021-08-24T21:00:00Z">
        <w:r>
          <w:t xml:space="preserve">If a </w:t>
        </w:r>
      </w:ins>
      <w:ins w:id="2097" w:author="Andrew Instone-Cowie" w:date="2021-08-24T21:05:00Z">
        <w:r>
          <w:t>transient</w:t>
        </w:r>
      </w:ins>
      <w:ins w:id="2098" w:author="Andrew Instone-Cowie" w:date="2021-08-24T21:04:00Z">
        <w:r>
          <w:t xml:space="preserve"> </w:t>
        </w:r>
      </w:ins>
      <w:ins w:id="2099" w:author="Andrew Instone-Cowie" w:date="2021-08-24T21:05:00Z">
        <w:r>
          <w:t xml:space="preserve">voltage event </w:t>
        </w:r>
      </w:ins>
      <w:ins w:id="2100" w:author="Andrew Instone-Cowie" w:date="2021-08-24T21:00:00Z">
        <w:r>
          <w:t xml:space="preserve">causes the power </w:t>
        </w:r>
      </w:ins>
      <w:ins w:id="2101" w:author="Andrew Instone-Cowie" w:date="2021-08-24T21:04:00Z">
        <w:r>
          <w:t>or signal line</w:t>
        </w:r>
      </w:ins>
      <w:ins w:id="2102" w:author="Andrew Instone-Cowie" w:date="2021-08-24T21:05:00Z">
        <w:r>
          <w:t xml:space="preserve"> voltage to spike above Breakdown Voltage of the TVS diode, the diode starts to conduct, holding the </w:t>
        </w:r>
      </w:ins>
      <w:ins w:id="2103" w:author="Andrew Instone-Cowie" w:date="2021-08-24T21:06:00Z">
        <w:r>
          <w:t>rail down to the C</w:t>
        </w:r>
      </w:ins>
      <w:ins w:id="2104" w:author="Andrew Instone-Cowie" w:date="2021-08-24T21:05:00Z">
        <w:r>
          <w:t xml:space="preserve">lamping </w:t>
        </w:r>
      </w:ins>
      <w:ins w:id="2105" w:author="Andrew Instone-Cowie" w:date="2021-08-24T21:06:00Z">
        <w:r>
          <w:t>Voltage and dissipating the power of the spike. This is illustrated in the following diagram:</w:t>
        </w:r>
      </w:ins>
    </w:p>
    <w:p w14:paraId="4C65DECC" w14:textId="77777777" w:rsidR="00744894" w:rsidRDefault="00744894">
      <w:pPr>
        <w:keepNext/>
        <w:jc w:val="center"/>
        <w:rPr>
          <w:ins w:id="2106" w:author="Andrew Instone-Cowie" w:date="2021-08-10T20:39:00Z"/>
        </w:rPr>
        <w:pPrChange w:id="2107" w:author="Andrew Instone-Cowie" w:date="2021-08-10T20:39:00Z">
          <w:pPr/>
        </w:pPrChange>
      </w:pPr>
      <w:ins w:id="2108" w:author="Andrew Instone-Cowie" w:date="2021-08-10T20:33:00Z">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6E9D3BB7" w14:textId="2C664306" w:rsidR="00744894" w:rsidRDefault="00744894">
      <w:pPr>
        <w:pStyle w:val="Caption"/>
        <w:jc w:val="center"/>
        <w:rPr>
          <w:ins w:id="2109" w:author="Andrew Instone-Cowie" w:date="2021-08-24T21:11:00Z"/>
        </w:rPr>
      </w:pPr>
      <w:bookmarkStart w:id="2110" w:name="_Toc80793315"/>
      <w:ins w:id="2111" w:author="Andrew Instone-Cowie" w:date="2021-08-10T20:39:00Z">
        <w:r>
          <w:t xml:space="preserve">Figure </w:t>
        </w:r>
        <w:r>
          <w:fldChar w:fldCharType="begin"/>
        </w:r>
        <w:r>
          <w:instrText xml:space="preserve"> SEQ Figure \* ARABIC </w:instrText>
        </w:r>
      </w:ins>
      <w:r>
        <w:fldChar w:fldCharType="separate"/>
      </w:r>
      <w:ins w:id="2112" w:author="Andrew Instone-Cowie" w:date="2021-08-27T13:59:00Z">
        <w:r w:rsidR="0021271C">
          <w:rPr>
            <w:noProof/>
          </w:rPr>
          <w:t>16</w:t>
        </w:r>
      </w:ins>
      <w:ins w:id="2113" w:author="Andrew Instone-Cowie" w:date="2021-08-10T20:39:00Z">
        <w:r>
          <w:fldChar w:fldCharType="end"/>
        </w:r>
        <w:r>
          <w:t xml:space="preserve"> </w:t>
        </w:r>
      </w:ins>
      <w:ins w:id="2114" w:author="Andrew Instone-Cowie" w:date="2021-08-10T21:34:00Z">
        <w:r w:rsidR="00095F1B">
          <w:t>–</w:t>
        </w:r>
      </w:ins>
      <w:ins w:id="2115" w:author="Andrew Instone-Cowie" w:date="2021-08-10T20:39:00Z">
        <w:r>
          <w:t xml:space="preserve"> Spike Dissipation (Uni-Directional)</w:t>
        </w:r>
      </w:ins>
      <w:bookmarkEnd w:id="2110"/>
    </w:p>
    <w:p w14:paraId="5DC54F54" w14:textId="7BE91D6A" w:rsidR="00E4655A" w:rsidRPr="00E4655A" w:rsidRDefault="00E4655A">
      <w:pPr>
        <w:rPr>
          <w:ins w:id="2116" w:author="Andrew Instone-Cowie" w:date="2021-08-10T20:31:00Z"/>
        </w:rPr>
      </w:pPr>
      <w:ins w:id="2117" w:author="Andrew Instone-Cowie" w:date="2021-08-24T21:11:00Z">
        <w:r>
          <w:t xml:space="preserve">If a transient voltage event </w:t>
        </w:r>
      </w:ins>
      <w:ins w:id="2118" w:author="Andrew Instone-Cowie" w:date="2021-08-24T21:12:00Z">
        <w:r>
          <w:t xml:space="preserve">causes the voltage of the </w:t>
        </w:r>
      </w:ins>
      <w:ins w:id="2119" w:author="Andrew Instone-Cowie" w:date="2021-08-24T21:11:00Z">
        <w:r>
          <w:t xml:space="preserve">ground rail to rise </w:t>
        </w:r>
      </w:ins>
      <w:ins w:id="2120" w:author="Andrew Instone-Cowie" w:date="2021-08-24T21:12:00Z">
        <w:r>
          <w:t xml:space="preserve">above that of the power rail or signal line, the diode </w:t>
        </w:r>
      </w:ins>
      <w:ins w:id="2121" w:author="Andrew Instone-Cowie" w:date="2021-08-24T21:13:00Z">
        <w:r>
          <w:t xml:space="preserve">is forward biased and </w:t>
        </w:r>
      </w:ins>
      <w:ins w:id="2122" w:author="Andrew Instone-Cowie" w:date="2021-08-24T22:11:00Z">
        <w:r w:rsidR="000D553E">
          <w:t xml:space="preserve">starts </w:t>
        </w:r>
      </w:ins>
      <w:ins w:id="2123" w:author="Andrew Instone-Cowie" w:date="2021-08-24T21:13:00Z">
        <w:r>
          <w:t>to conduct, clamping the two lines together and dissipating the power of the spike</w:t>
        </w:r>
      </w:ins>
      <w:ins w:id="2124" w:author="Andrew Instone-Cowie" w:date="2021-08-24T22:11:00Z">
        <w:r w:rsidR="000D553E">
          <w:t>.</w:t>
        </w:r>
      </w:ins>
    </w:p>
    <w:p w14:paraId="4AF5352E" w14:textId="12AE8E03" w:rsidR="00744894" w:rsidRDefault="00744894" w:rsidP="00744894">
      <w:pPr>
        <w:pStyle w:val="Heading3"/>
        <w:rPr>
          <w:ins w:id="2125" w:author="Andrew Instone-Cowie" w:date="2021-08-24T21:07:00Z"/>
        </w:rPr>
      </w:pPr>
      <w:bookmarkStart w:id="2126" w:name="_Toc80793242"/>
      <w:ins w:id="2127" w:author="Andrew Instone-Cowie" w:date="2021-08-10T20:31:00Z">
        <w:r>
          <w:lastRenderedPageBreak/>
          <w:t>Bi-Directional TVS Diodes</w:t>
        </w:r>
      </w:ins>
      <w:bookmarkEnd w:id="2126"/>
    </w:p>
    <w:p w14:paraId="45FB81A9" w14:textId="1456CB18" w:rsidR="00E4655A" w:rsidRDefault="00E4655A">
      <w:pPr>
        <w:rPr>
          <w:ins w:id="2128" w:author="Andrew Instone-Cowie" w:date="2021-08-24T21:08:00Z"/>
        </w:rPr>
      </w:pPr>
      <w:ins w:id="2129" w:author="Andrew Instone-Cowie" w:date="2021-08-24T21:07:00Z">
        <w:r>
          <w:t xml:space="preserve">15V Reverse Standoff Voltage bi-directional TVS diodes are fitted </w:t>
        </w:r>
      </w:ins>
      <w:ins w:id="2130" w:author="Andrew Instone-Cowie" w:date="2021-08-24T21:08:00Z">
        <w:r>
          <w:t xml:space="preserve">between the RS-232 data lines and ground in the following </w:t>
        </w:r>
      </w:ins>
      <w:ins w:id="2131" w:author="Andrew Instone-Cowie" w:date="2021-08-24T22:11:00Z">
        <w:r w:rsidR="000D553E">
          <w:t>modules</w:t>
        </w:r>
      </w:ins>
      <w:ins w:id="2132" w:author="Andrew Instone-Cowie" w:date="2021-08-24T21:08:00Z">
        <w:r>
          <w:t>:</w:t>
        </w:r>
      </w:ins>
    </w:p>
    <w:p w14:paraId="47E727C0" w14:textId="710F00A4" w:rsidR="00E4655A" w:rsidRDefault="00E4655A">
      <w:pPr>
        <w:pStyle w:val="ListParagraph"/>
        <w:numPr>
          <w:ilvl w:val="0"/>
          <w:numId w:val="52"/>
        </w:numPr>
        <w:rPr>
          <w:ins w:id="2133" w:author="Andrew Instone-Cowie" w:date="2021-08-24T21:07:00Z"/>
        </w:rPr>
        <w:pPrChange w:id="2134" w:author="Andrew Instone-Cowie" w:date="2021-08-24T21:27:00Z">
          <w:pPr>
            <w:pStyle w:val="ListParagraph"/>
            <w:numPr>
              <w:numId w:val="51"/>
            </w:numPr>
            <w:ind w:hanging="360"/>
          </w:pPr>
        </w:pPrChange>
      </w:pPr>
      <w:ins w:id="2135" w:author="Andrew Instone-Cowie" w:date="2021-08-24T21:07:00Z">
        <w:r>
          <w:t>Power Module</w:t>
        </w:r>
      </w:ins>
    </w:p>
    <w:p w14:paraId="09ECBC22" w14:textId="3B40E4F5" w:rsidR="00E4655A" w:rsidRDefault="00E4655A">
      <w:pPr>
        <w:pStyle w:val="ListParagraph"/>
        <w:numPr>
          <w:ilvl w:val="0"/>
          <w:numId w:val="52"/>
        </w:numPr>
        <w:rPr>
          <w:ins w:id="2136" w:author="Andrew Instone-Cowie" w:date="2021-08-24T21:07:00Z"/>
        </w:rPr>
        <w:pPrChange w:id="2137" w:author="Andrew Instone-Cowie" w:date="2021-08-24T21:27:00Z">
          <w:pPr>
            <w:pStyle w:val="ListParagraph"/>
            <w:numPr>
              <w:numId w:val="51"/>
            </w:numPr>
            <w:ind w:hanging="360"/>
          </w:pPr>
        </w:pPrChange>
      </w:pPr>
      <w:ins w:id="2138" w:author="Andrew Instone-Cowie" w:date="2021-08-24T21:07:00Z">
        <w:r>
          <w:t>2</w:t>
        </w:r>
        <w:r w:rsidRPr="00CF5B73">
          <w:rPr>
            <w:vertAlign w:val="superscript"/>
          </w:rPr>
          <w:t>nd</w:t>
        </w:r>
        <w:r>
          <w:t xml:space="preserve"> PC Module</w:t>
        </w:r>
      </w:ins>
    </w:p>
    <w:p w14:paraId="59FA0D7C" w14:textId="6A86AE01" w:rsidR="00E4655A" w:rsidRDefault="00E4655A">
      <w:pPr>
        <w:pStyle w:val="ListParagraph"/>
        <w:numPr>
          <w:ilvl w:val="0"/>
          <w:numId w:val="52"/>
        </w:numPr>
        <w:rPr>
          <w:ins w:id="2139" w:author="Andrew Instone-Cowie" w:date="2021-08-24T21:07:00Z"/>
        </w:rPr>
        <w:pPrChange w:id="2140" w:author="Andrew Instone-Cowie" w:date="2021-08-24T21:27:00Z">
          <w:pPr>
            <w:pStyle w:val="ListParagraph"/>
            <w:numPr>
              <w:numId w:val="51"/>
            </w:numPr>
            <w:ind w:hanging="360"/>
          </w:pPr>
        </w:pPrChange>
      </w:pPr>
      <w:ins w:id="2141" w:author="Andrew Instone-Cowie" w:date="2021-08-24T21:07:00Z">
        <w:r>
          <w:t>Basic Serial Splitter Module</w:t>
        </w:r>
      </w:ins>
    </w:p>
    <w:p w14:paraId="3F7AA4FF" w14:textId="1CEDAB93" w:rsidR="005D7798" w:rsidRDefault="00E4655A">
      <w:pPr>
        <w:rPr>
          <w:ins w:id="2142" w:author="Andrew Instone-Cowie" w:date="2021-08-24T21:24:00Z"/>
          <w:rFonts w:ascii="Calibri" w:hAnsi="Calibri" w:cs="Calibri"/>
          <w:sz w:val="24"/>
          <w:szCs w:val="24"/>
        </w:rPr>
        <w:pPrChange w:id="2143" w:author="Andrew Instone-Cowie" w:date="2021-08-24T21:27:00Z">
          <w:pPr>
            <w:autoSpaceDE w:val="0"/>
            <w:autoSpaceDN w:val="0"/>
            <w:adjustRightInd w:val="0"/>
            <w:spacing w:after="0" w:line="240" w:lineRule="auto"/>
          </w:pPr>
        </w:pPrChange>
      </w:pPr>
      <w:ins w:id="2144" w:author="Andrew Instone-Cowie" w:date="2021-08-24T21:15:00Z">
        <w:r>
          <w:t>RS-232 data lines</w:t>
        </w:r>
      </w:ins>
      <w:ins w:id="2145" w:author="Andrew Instone-Cowie" w:date="2021-08-24T22:13:00Z">
        <w:r w:rsidR="000D553E">
          <w:t xml:space="preserve"> may</w:t>
        </w:r>
      </w:ins>
      <w:ins w:id="2146" w:author="Andrew Instone-Cowie" w:date="2021-08-24T21:15:00Z">
        <w:r>
          <w:t xml:space="preserve"> operate in the range +</w:t>
        </w:r>
      </w:ins>
      <w:ins w:id="2147" w:author="Andrew Instone-Cowie" w:date="2021-08-24T21:16:00Z">
        <w:r>
          <w:t>1</w:t>
        </w:r>
      </w:ins>
      <w:ins w:id="2148" w:author="Andrew Instone-Cowie" w:date="2021-08-24T21:15:00Z">
        <w:r>
          <w:t xml:space="preserve">5V to </w:t>
        </w:r>
      </w:ins>
      <w:ins w:id="2149" w:author="Andrew Instone-Cowie" w:date="2021-08-24T21:16:00Z">
        <w:r>
          <w:t>-</w:t>
        </w:r>
      </w:ins>
      <w:ins w:id="2150" w:author="Andrew Instone-Cowie" w:date="2021-08-24T21:15:00Z">
        <w:r>
          <w:t xml:space="preserve">15V </w:t>
        </w:r>
      </w:ins>
      <w:ins w:id="2151" w:author="Andrew Instone-Cowie" w:date="2021-08-24T21:16:00Z">
        <w:r>
          <w:t>relative to the ground rail</w:t>
        </w:r>
      </w:ins>
      <w:ins w:id="2152" w:author="Andrew Instone-Cowie" w:date="2021-08-24T21:23:00Z">
        <w:r w:rsidR="005D7798">
          <w:rPr>
            <w:rStyle w:val="FootnoteReference"/>
          </w:rPr>
          <w:footnoteReference w:id="28"/>
        </w:r>
      </w:ins>
      <w:ins w:id="2161" w:author="Andrew Instone-Cowie" w:date="2021-08-24T22:12:00Z">
        <w:r w:rsidR="000D553E">
          <w:t xml:space="preserve">, but </w:t>
        </w:r>
      </w:ins>
      <w:ins w:id="2162" w:author="Andrew Instone-Cowie" w:date="2021-08-24T22:13:00Z">
        <w:r w:rsidR="000D553E">
          <w:t>t</w:t>
        </w:r>
      </w:ins>
      <w:ins w:id="2163" w:author="Andrew Instone-Cowie" w:date="2021-08-24T21:17:00Z">
        <w:r w:rsidR="005D7798">
          <w:t>he typical voltage swing achi</w:t>
        </w:r>
      </w:ins>
      <w:ins w:id="2164" w:author="Andrew Instone-Cowie" w:date="2021-08-24T21:18:00Z">
        <w:r w:rsidR="005D7798">
          <w:t xml:space="preserve">eved by the line drivers used in the Liverpool Ringing Simulator is </w:t>
        </w:r>
      </w:ins>
      <w:ins w:id="2165" w:author="Andrew Instone-Cowie" w:date="2021-08-24T21:19:00Z">
        <w:r w:rsidR="005D7798">
          <w:rPr>
            <w:rFonts w:ascii="Calibri" w:hAnsi="Calibri" w:cs="Calibri"/>
            <w:sz w:val="24"/>
            <w:szCs w:val="24"/>
          </w:rPr>
          <w:t>±</w:t>
        </w:r>
      </w:ins>
      <w:ins w:id="2166" w:author="Andrew Instone-Cowie" w:date="2021-08-24T21:20:00Z">
        <w:r w:rsidR="005D7798">
          <w:rPr>
            <w:rFonts w:ascii="Calibri" w:hAnsi="Calibri" w:cs="Calibri"/>
            <w:sz w:val="24"/>
            <w:szCs w:val="24"/>
          </w:rPr>
          <w:t xml:space="preserve">8V (MAX233, MAX208) </w:t>
        </w:r>
      </w:ins>
      <w:ins w:id="2167" w:author="Andrew Instone-Cowie" w:date="2021-08-24T21:21:00Z">
        <w:r w:rsidR="005D7798">
          <w:rPr>
            <w:rFonts w:ascii="Calibri" w:hAnsi="Calibri" w:cs="Calibri"/>
            <w:sz w:val="24"/>
            <w:szCs w:val="24"/>
          </w:rPr>
          <w:t xml:space="preserve">or </w:t>
        </w:r>
      </w:ins>
      <w:ins w:id="2168" w:author="Andrew Instone-Cowie" w:date="2021-08-24T21:20:00Z">
        <w:r w:rsidR="005D7798">
          <w:rPr>
            <w:rFonts w:ascii="Calibri" w:hAnsi="Calibri" w:cs="Calibri"/>
            <w:sz w:val="24"/>
            <w:szCs w:val="24"/>
          </w:rPr>
          <w:t>±5.4V (MAX3323)</w:t>
        </w:r>
      </w:ins>
      <w:ins w:id="2169" w:author="Andrew Instone-Cowie" w:date="2021-08-24T21:22:00Z">
        <w:r w:rsidR="005D7798">
          <w:rPr>
            <w:rFonts w:ascii="Calibri" w:hAnsi="Calibri" w:cs="Calibri"/>
            <w:sz w:val="24"/>
            <w:szCs w:val="24"/>
          </w:rPr>
          <w:t xml:space="preserve">. These are </w:t>
        </w:r>
      </w:ins>
      <w:ins w:id="2170" w:author="Andrew Instone-Cowie" w:date="2021-08-24T22:13:00Z">
        <w:r w:rsidR="000D553E">
          <w:rPr>
            <w:rFonts w:ascii="Calibri" w:hAnsi="Calibri" w:cs="Calibri"/>
            <w:sz w:val="24"/>
            <w:szCs w:val="24"/>
          </w:rPr>
          <w:t xml:space="preserve">still </w:t>
        </w:r>
      </w:ins>
      <w:ins w:id="2171" w:author="Andrew Instone-Cowie" w:date="2021-08-24T21:22:00Z">
        <w:r w:rsidR="005D7798">
          <w:rPr>
            <w:rFonts w:ascii="Calibri" w:hAnsi="Calibri" w:cs="Calibri"/>
            <w:sz w:val="24"/>
            <w:szCs w:val="24"/>
          </w:rPr>
          <w:t xml:space="preserve">within the limits of the RS-232 specification, </w:t>
        </w:r>
      </w:ins>
      <w:ins w:id="2172" w:author="Andrew Instone-Cowie" w:date="2021-08-24T22:13:00Z">
        <w:r w:rsidR="000D553E">
          <w:rPr>
            <w:rFonts w:ascii="Calibri" w:hAnsi="Calibri" w:cs="Calibri"/>
            <w:sz w:val="24"/>
            <w:szCs w:val="24"/>
          </w:rPr>
          <w:t xml:space="preserve">which </w:t>
        </w:r>
      </w:ins>
      <w:ins w:id="2173" w:author="Andrew Instone-Cowie" w:date="2021-08-24T21:22:00Z">
        <w:r w:rsidR="005D7798">
          <w:rPr>
            <w:rFonts w:ascii="Calibri" w:hAnsi="Calibri" w:cs="Calibri"/>
            <w:sz w:val="24"/>
            <w:szCs w:val="24"/>
          </w:rPr>
          <w:t>deliberately allows for wide ranges</w:t>
        </w:r>
      </w:ins>
      <w:ins w:id="2174" w:author="Andrew Instone-Cowie" w:date="2021-08-24T21:23:00Z">
        <w:r w:rsidR="005D7798">
          <w:rPr>
            <w:rFonts w:ascii="Calibri" w:hAnsi="Calibri" w:cs="Calibri"/>
            <w:sz w:val="24"/>
            <w:szCs w:val="24"/>
          </w:rPr>
          <w:t>.</w:t>
        </w:r>
      </w:ins>
      <w:ins w:id="2175" w:author="Andrew Instone-Cowie" w:date="2021-08-24T21:22:00Z">
        <w:r w:rsidR="005D7798">
          <w:rPr>
            <w:rFonts w:ascii="Calibri" w:hAnsi="Calibri" w:cs="Calibri"/>
            <w:sz w:val="24"/>
            <w:szCs w:val="24"/>
          </w:rPr>
          <w:t xml:space="preserve"> </w:t>
        </w:r>
      </w:ins>
    </w:p>
    <w:p w14:paraId="04836A56" w14:textId="5C895457" w:rsidR="005D7798" w:rsidRPr="005D7798" w:rsidRDefault="005D7798">
      <w:pPr>
        <w:rPr>
          <w:ins w:id="2176" w:author="Andrew Instone-Cowie" w:date="2021-08-24T21:20:00Z"/>
          <w:rFonts w:ascii="Calibri" w:hAnsi="Calibri" w:cs="Calibri"/>
          <w:sz w:val="24"/>
          <w:szCs w:val="24"/>
          <w:rPrChange w:id="2177" w:author="Andrew Instone-Cowie" w:date="2021-08-24T21:24:00Z">
            <w:rPr>
              <w:ins w:id="2178" w:author="Andrew Instone-Cowie" w:date="2021-08-24T21:20:00Z"/>
              <w:rFonts w:ascii="MS Shell Dlg 2" w:hAnsi="MS Shell Dlg 2" w:cs="MS Shell Dlg 2"/>
              <w:sz w:val="17"/>
              <w:szCs w:val="17"/>
            </w:rPr>
          </w:rPrChange>
        </w:rPr>
        <w:pPrChange w:id="2179" w:author="Andrew Instone-Cowie" w:date="2021-08-24T21:27:00Z">
          <w:pPr>
            <w:autoSpaceDE w:val="0"/>
            <w:autoSpaceDN w:val="0"/>
            <w:adjustRightInd w:val="0"/>
            <w:spacing w:after="0" w:line="240" w:lineRule="auto"/>
          </w:pPr>
        </w:pPrChange>
      </w:pPr>
      <w:ins w:id="2180" w:author="Andrew Instone-Cowie" w:date="2021-08-24T21:24:00Z">
        <w:r>
          <w:rPr>
            <w:rFonts w:ascii="Calibri" w:hAnsi="Calibri" w:cs="Calibri"/>
            <w:sz w:val="24"/>
            <w:szCs w:val="24"/>
          </w:rPr>
          <w:t>Because the RS-232 data l</w:t>
        </w:r>
      </w:ins>
      <w:ins w:id="2181" w:author="Andrew Instone-Cowie" w:date="2021-08-24T21:25:00Z">
        <w:r>
          <w:rPr>
            <w:rFonts w:ascii="Calibri" w:hAnsi="Calibri" w:cs="Calibri"/>
            <w:sz w:val="24"/>
            <w:szCs w:val="24"/>
          </w:rPr>
          <w:t xml:space="preserve">ines </w:t>
        </w:r>
        <w:r w:rsidRPr="005D7798">
          <w:rPr>
            <w:rPrChange w:id="2182" w:author="Andrew Instone-Cowie" w:date="2021-08-24T21:26:00Z">
              <w:rPr>
                <w:rFonts w:ascii="Calibri" w:hAnsi="Calibri" w:cs="Calibri"/>
                <w:sz w:val="24"/>
                <w:szCs w:val="24"/>
              </w:rPr>
            </w:rPrChange>
          </w:rPr>
          <w:t>swing both positive and negative relative to ground, uni-directional TVS diodes cannot be us</w:t>
        </w:r>
        <w:r>
          <w:rPr>
            <w:rFonts w:ascii="Calibri" w:hAnsi="Calibri" w:cs="Calibri"/>
            <w:sz w:val="24"/>
            <w:szCs w:val="24"/>
          </w:rPr>
          <w:t>ed</w:t>
        </w:r>
      </w:ins>
      <w:ins w:id="2183" w:author="Andrew Instone-Cowie" w:date="2021-08-24T22:14:00Z">
        <w:r w:rsidR="000D553E">
          <w:rPr>
            <w:rFonts w:ascii="Calibri" w:hAnsi="Calibri" w:cs="Calibri"/>
            <w:sz w:val="24"/>
            <w:szCs w:val="24"/>
          </w:rPr>
          <w:t>, and b</w:t>
        </w:r>
      </w:ins>
      <w:ins w:id="2184" w:author="Andrew Instone-Cowie" w:date="2021-08-24T21:25:00Z">
        <w:r>
          <w:rPr>
            <w:rFonts w:ascii="Calibri" w:hAnsi="Calibri" w:cs="Calibri"/>
            <w:sz w:val="24"/>
            <w:szCs w:val="24"/>
          </w:rPr>
          <w:t xml:space="preserve">i-directional TVS diodes are </w:t>
        </w:r>
      </w:ins>
      <w:ins w:id="2185" w:author="Andrew Instone-Cowie" w:date="2021-08-24T22:14:00Z">
        <w:r w:rsidR="000D553E">
          <w:rPr>
            <w:rFonts w:ascii="Calibri" w:hAnsi="Calibri" w:cs="Calibri"/>
            <w:sz w:val="24"/>
            <w:szCs w:val="24"/>
          </w:rPr>
          <w:t>required</w:t>
        </w:r>
      </w:ins>
      <w:ins w:id="2186" w:author="Andrew Instone-Cowie" w:date="2021-08-24T21:25:00Z">
        <w:r>
          <w:rPr>
            <w:rFonts w:ascii="Calibri" w:hAnsi="Calibri" w:cs="Calibri"/>
            <w:sz w:val="24"/>
            <w:szCs w:val="24"/>
          </w:rPr>
          <w:t>.</w:t>
        </w:r>
      </w:ins>
    </w:p>
    <w:p w14:paraId="008C2895" w14:textId="5D37C68F" w:rsidR="00E4655A" w:rsidRDefault="00E4655A">
      <w:pPr>
        <w:keepNext/>
        <w:rPr>
          <w:ins w:id="2187" w:author="Andrew Instone-Cowie" w:date="2021-08-24T21:09:00Z"/>
        </w:rPr>
      </w:pPr>
      <w:ins w:id="2188" w:author="Andrew Instone-Cowie" w:date="2021-08-24T21:09:00Z">
        <w:r>
          <w:t xml:space="preserve">The </w:t>
        </w:r>
      </w:ins>
      <w:ins w:id="2189" w:author="Andrew Instone-Cowie" w:date="2021-08-24T21:11:00Z">
        <w:r>
          <w:t>bi-</w:t>
        </w:r>
      </w:ins>
      <w:ins w:id="2190" w:author="Andrew Instone-Cowie" w:date="2021-08-24T21:09:00Z">
        <w:r>
          <w:t xml:space="preserve">directional TVS diodes operate as follows: </w:t>
        </w:r>
      </w:ins>
      <w:ins w:id="2191" w:author="Andrew Instone-Cowie" w:date="2021-08-24T21:26:00Z">
        <w:r w:rsidR="005D7798">
          <w:t xml:space="preserve">Regardless of whether the RS-232 </w:t>
        </w:r>
      </w:ins>
      <w:ins w:id="2192" w:author="Andrew Instone-Cowie" w:date="2021-08-24T21:30:00Z">
        <w:r w:rsidR="00CF5B73">
          <w:t xml:space="preserve">data </w:t>
        </w:r>
      </w:ins>
      <w:ins w:id="2193" w:author="Andrew Instone-Cowie" w:date="2021-08-24T21:26:00Z">
        <w:r w:rsidR="005D7798">
          <w:t xml:space="preserve">line is currently positive or negative </w:t>
        </w:r>
      </w:ins>
      <w:ins w:id="2194" w:author="Andrew Instone-Cowie" w:date="2021-08-24T21:09:00Z">
        <w:r>
          <w:t xml:space="preserve">relative to </w:t>
        </w:r>
      </w:ins>
      <w:ins w:id="2195" w:author="Andrew Instone-Cowie" w:date="2021-08-24T21:27:00Z">
        <w:r w:rsidR="00CF5B73">
          <w:t xml:space="preserve">the </w:t>
        </w:r>
      </w:ins>
      <w:ins w:id="2196" w:author="Andrew Instone-Cowie" w:date="2021-08-24T21:09:00Z">
        <w:r>
          <w:t>ground rail</w:t>
        </w:r>
      </w:ins>
      <w:ins w:id="2197" w:author="Andrew Instone-Cowie" w:date="2021-08-24T21:27:00Z">
        <w:r w:rsidR="00CF5B73">
          <w:t xml:space="preserve">, the </w:t>
        </w:r>
      </w:ins>
      <w:ins w:id="2198" w:author="Andrew Instone-Cowie" w:date="2021-08-24T21:09:00Z">
        <w:r>
          <w:t xml:space="preserve">TVS diode is </w:t>
        </w:r>
      </w:ins>
      <w:ins w:id="2199" w:author="Andrew Instone-Cowie" w:date="2021-08-24T21:30:00Z">
        <w:r w:rsidR="00CF5B73">
          <w:t xml:space="preserve">always </w:t>
        </w:r>
      </w:ins>
      <w:ins w:id="2200" w:author="Andrew Instone-Cowie" w:date="2021-08-24T21:27:00Z">
        <w:r w:rsidR="00CF5B73">
          <w:t xml:space="preserve">effectively </w:t>
        </w:r>
      </w:ins>
      <w:ins w:id="2201" w:author="Andrew Instone-Cowie" w:date="2021-08-24T21:09:00Z">
        <w:r>
          <w:t xml:space="preserve">reverse biased at up to its rated Reverse Standoff Voltage, and no current flows through the diode: </w:t>
        </w:r>
      </w:ins>
    </w:p>
    <w:p w14:paraId="4A8E68F9" w14:textId="77777777" w:rsidR="00744894" w:rsidRDefault="00744894">
      <w:pPr>
        <w:keepNext/>
        <w:jc w:val="center"/>
        <w:rPr>
          <w:ins w:id="2202" w:author="Andrew Instone-Cowie" w:date="2021-08-10T20:40:00Z"/>
        </w:rPr>
        <w:pPrChange w:id="2203" w:author="Andrew Instone-Cowie" w:date="2021-08-10T20:40:00Z">
          <w:pPr/>
        </w:pPrChange>
      </w:pPr>
      <w:ins w:id="2204" w:author="Andrew Instone-Cowie" w:date="2021-08-10T20:33:00Z">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77D78D6A" w14:textId="624A466B" w:rsidR="00744894" w:rsidRDefault="00744894" w:rsidP="00744894">
      <w:pPr>
        <w:pStyle w:val="Caption"/>
        <w:jc w:val="center"/>
        <w:rPr>
          <w:ins w:id="2205" w:author="Andrew Instone-Cowie" w:date="2021-08-10T20:44:00Z"/>
        </w:rPr>
      </w:pPr>
      <w:bookmarkStart w:id="2206" w:name="_Toc80793316"/>
      <w:ins w:id="2207" w:author="Andrew Instone-Cowie" w:date="2021-08-10T20:40:00Z">
        <w:r>
          <w:t xml:space="preserve">Figure </w:t>
        </w:r>
        <w:r>
          <w:fldChar w:fldCharType="begin"/>
        </w:r>
        <w:r>
          <w:instrText xml:space="preserve"> SEQ Figure \* ARABIC </w:instrText>
        </w:r>
      </w:ins>
      <w:r>
        <w:fldChar w:fldCharType="separate"/>
      </w:r>
      <w:ins w:id="2208" w:author="Andrew Instone-Cowie" w:date="2021-08-27T13:59:00Z">
        <w:r w:rsidR="0021271C">
          <w:rPr>
            <w:noProof/>
          </w:rPr>
          <w:t>17</w:t>
        </w:r>
      </w:ins>
      <w:ins w:id="2209" w:author="Andrew Instone-Cowie" w:date="2021-08-10T20:40:00Z">
        <w:r>
          <w:fldChar w:fldCharType="end"/>
        </w:r>
        <w:r>
          <w:t xml:space="preserve"> – Bi-Directional TVS Diode</w:t>
        </w:r>
      </w:ins>
      <w:bookmarkEnd w:id="2206"/>
    </w:p>
    <w:p w14:paraId="583EFB00" w14:textId="73F71FE2" w:rsidR="00CF5B73" w:rsidRPr="001E6F40" w:rsidRDefault="00CF5B73" w:rsidP="00CF5B73">
      <w:pPr>
        <w:keepNext/>
        <w:rPr>
          <w:ins w:id="2210" w:author="Andrew Instone-Cowie" w:date="2021-08-24T21:30:00Z"/>
        </w:rPr>
      </w:pPr>
      <w:ins w:id="2211" w:author="Andrew Instone-Cowie" w:date="2021-08-24T21:30:00Z">
        <w:r>
          <w:lastRenderedPageBreak/>
          <w:t xml:space="preserve">If a transient voltage event causes the RS-232 data line spike </w:t>
        </w:r>
      </w:ins>
      <w:ins w:id="2212" w:author="Andrew Instone-Cowie" w:date="2021-08-24T21:31:00Z">
        <w:r>
          <w:t xml:space="preserve">outside the </w:t>
        </w:r>
      </w:ins>
      <w:ins w:id="2213" w:author="Andrew Instone-Cowie" w:date="2021-08-24T21:30:00Z">
        <w:r>
          <w:t>Breakdown Voltage of the TVS diode</w:t>
        </w:r>
      </w:ins>
      <w:ins w:id="2214" w:author="Andrew Instone-Cowie" w:date="2021-08-24T21:31:00Z">
        <w:r>
          <w:t xml:space="preserve"> (so above +15V, or below -15V)</w:t>
        </w:r>
      </w:ins>
      <w:ins w:id="2215" w:author="Andrew Instone-Cowie" w:date="2021-08-24T21:30:00Z">
        <w:r>
          <w:t xml:space="preserve">, the diode starts to conduct, holding the rail down to the Clamping Voltage and dissipating the power of the spike. </w:t>
        </w:r>
      </w:ins>
      <w:ins w:id="2216" w:author="Andrew Instone-Cowie" w:date="2021-08-24T21:32:00Z">
        <w:r>
          <w:t xml:space="preserve">The direction in which the diode conducts depends on the polarity of the spike. </w:t>
        </w:r>
      </w:ins>
      <w:ins w:id="2217" w:author="Andrew Instone-Cowie" w:date="2021-08-24T21:30:00Z">
        <w:r>
          <w:t>This is illustrated in the following diagram:</w:t>
        </w:r>
      </w:ins>
    </w:p>
    <w:p w14:paraId="721775F0" w14:textId="77777777" w:rsidR="00744894" w:rsidRDefault="00744894">
      <w:pPr>
        <w:keepNext/>
        <w:jc w:val="center"/>
        <w:rPr>
          <w:ins w:id="2218" w:author="Andrew Instone-Cowie" w:date="2021-08-10T20:40:00Z"/>
        </w:rPr>
        <w:pPrChange w:id="2219" w:author="Andrew Instone-Cowie" w:date="2021-08-10T20:40:00Z">
          <w:pPr/>
        </w:pPrChange>
      </w:pPr>
      <w:ins w:id="2220" w:author="Andrew Instone-Cowie" w:date="2021-08-10T20:33:00Z">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3F485813" w14:textId="0203B0E8" w:rsidR="00744894" w:rsidRDefault="00744894">
      <w:pPr>
        <w:pStyle w:val="Caption"/>
        <w:jc w:val="center"/>
        <w:rPr>
          <w:ins w:id="2221" w:author="Andrew Instone-Cowie" w:date="2021-08-10T20:34:00Z"/>
        </w:rPr>
        <w:pPrChange w:id="2222" w:author="Andrew Instone-Cowie" w:date="2021-08-10T20:40:00Z">
          <w:pPr/>
        </w:pPrChange>
      </w:pPr>
      <w:bookmarkStart w:id="2223" w:name="_Toc80793317"/>
      <w:ins w:id="2224" w:author="Andrew Instone-Cowie" w:date="2021-08-10T20:40:00Z">
        <w:r>
          <w:t xml:space="preserve">Figure </w:t>
        </w:r>
        <w:r>
          <w:fldChar w:fldCharType="begin"/>
        </w:r>
        <w:r>
          <w:instrText xml:space="preserve"> SEQ Figure \* ARABIC </w:instrText>
        </w:r>
      </w:ins>
      <w:r>
        <w:fldChar w:fldCharType="separate"/>
      </w:r>
      <w:ins w:id="2225" w:author="Andrew Instone-Cowie" w:date="2021-08-27T13:59:00Z">
        <w:r w:rsidR="0021271C">
          <w:rPr>
            <w:noProof/>
          </w:rPr>
          <w:t>18</w:t>
        </w:r>
      </w:ins>
      <w:ins w:id="2226" w:author="Andrew Instone-Cowie" w:date="2021-08-10T20:40:00Z">
        <w:r>
          <w:fldChar w:fldCharType="end"/>
        </w:r>
        <w:r w:rsidRPr="000C5150">
          <w:t xml:space="preserve"> </w:t>
        </w:r>
      </w:ins>
      <w:ins w:id="2227" w:author="Andrew Instone-Cowie" w:date="2021-08-10T21:34:00Z">
        <w:r w:rsidR="00095F1B">
          <w:t>–</w:t>
        </w:r>
      </w:ins>
      <w:ins w:id="2228" w:author="Andrew Instone-Cowie" w:date="2021-08-10T20:40:00Z">
        <w:r w:rsidRPr="000C5150">
          <w:t xml:space="preserve"> Spike Dissipation (</w:t>
        </w:r>
        <w:r>
          <w:t>Bi</w:t>
        </w:r>
        <w:r w:rsidRPr="000C5150">
          <w:t>-Directional)</w:t>
        </w:r>
      </w:ins>
      <w:bookmarkEnd w:id="2223"/>
    </w:p>
    <w:p w14:paraId="71C6065B" w14:textId="0C3E7693" w:rsidR="00744894" w:rsidRDefault="00744894" w:rsidP="00744894">
      <w:pPr>
        <w:pStyle w:val="Heading3"/>
        <w:rPr>
          <w:ins w:id="2229" w:author="Andrew Instone-Cowie" w:date="2021-08-10T20:44:00Z"/>
        </w:rPr>
      </w:pPr>
      <w:bookmarkStart w:id="2230" w:name="_Toc80793243"/>
      <w:ins w:id="2231" w:author="Andrew Instone-Cowie" w:date="2021-08-10T20:34:00Z">
        <w:r>
          <w:t>Leakage Current Issues</w:t>
        </w:r>
      </w:ins>
      <w:bookmarkEnd w:id="2230"/>
    </w:p>
    <w:p w14:paraId="625FE39B" w14:textId="11CDA384" w:rsidR="00744894" w:rsidRDefault="00CF5B73">
      <w:pPr>
        <w:rPr>
          <w:ins w:id="2232" w:author="Andrew Instone-Cowie" w:date="2021-08-24T21:35:00Z"/>
        </w:rPr>
      </w:pPr>
      <w:ins w:id="2233" w:author="Andrew Instone-Cowie" w:date="2021-08-24T21:33:00Z">
        <w:r>
          <w:t xml:space="preserve">As noted above, the TVS diodes pass a </w:t>
        </w:r>
      </w:ins>
      <w:ins w:id="2234" w:author="Andrew Instone-Cowie" w:date="2021-08-24T21:34:00Z">
        <w:r>
          <w:t xml:space="preserve">Reverse </w:t>
        </w:r>
      </w:ins>
      <w:ins w:id="2235" w:author="Andrew Instone-Cowie" w:date="2021-08-24T21:33:00Z">
        <w:r>
          <w:t xml:space="preserve">Leakage </w:t>
        </w:r>
      </w:ins>
      <w:ins w:id="2236" w:author="Andrew Instone-Cowie" w:date="2021-08-24T21:34:00Z">
        <w:r>
          <w:t xml:space="preserve">Current when reverse biased, and for lower voltage diodes this can be </w:t>
        </w:r>
      </w:ins>
      <w:ins w:id="2237" w:author="Andrew Instone-Cowie" w:date="2021-08-24T21:48:00Z">
        <w:r w:rsidR="000D46BB">
          <w:t>substantial</w:t>
        </w:r>
      </w:ins>
      <w:ins w:id="2238" w:author="Andrew Instone-Cowie" w:date="2021-08-24T21:34:00Z">
        <w:r>
          <w:t xml:space="preserve">. The SA5.0A </w:t>
        </w:r>
      </w:ins>
      <w:ins w:id="2239" w:author="Andrew Instone-Cowie" w:date="2021-08-24T21:48:00Z">
        <w:r w:rsidR="000D46BB">
          <w:t xml:space="preserve">diode </w:t>
        </w:r>
      </w:ins>
      <w:ins w:id="2240" w:author="Andrew Instone-Cowie" w:date="2021-08-24T21:35:00Z">
        <w:r>
          <w:t>has a leakage current up to 600</w:t>
        </w:r>
      </w:ins>
      <w:ins w:id="2241" w:author="Andrew Instone-Cowie" w:date="2021-08-24T21:34:00Z">
        <w:r w:rsidRPr="009C1732">
          <w:rPr>
            <w:rFonts w:ascii="Calibri" w:hAnsi="Calibri" w:cs="Calibri"/>
          </w:rPr>
          <w:t>µ</w:t>
        </w:r>
        <w:r>
          <w:t>A</w:t>
        </w:r>
      </w:ins>
      <w:ins w:id="2242" w:author="Andrew Instone-Cowie" w:date="2021-08-24T21:48:00Z">
        <w:r w:rsidR="000D46BB">
          <w:t xml:space="preserve"> at 5V</w:t>
        </w:r>
      </w:ins>
      <w:ins w:id="2243" w:author="Andrew Instone-Cowie" w:date="2021-08-24T21:35:00Z">
        <w:r>
          <w:t>, and this can cause problems with microcontroller inputs.</w:t>
        </w:r>
      </w:ins>
    </w:p>
    <w:p w14:paraId="30A8EB31" w14:textId="52552F49" w:rsidR="000D46BB" w:rsidRDefault="00CF5B73">
      <w:pPr>
        <w:rPr>
          <w:ins w:id="2244" w:author="Andrew Instone-Cowie" w:date="2021-08-24T21:48:00Z"/>
        </w:rPr>
      </w:pPr>
      <w:ins w:id="2245" w:author="Andrew Instone-Cowie" w:date="2021-08-24T21:36:00Z">
        <w:r>
          <w:t xml:space="preserve">Most sensors have “open-collector” outputs. When the sensor </w:t>
        </w:r>
      </w:ins>
      <w:ins w:id="2246" w:author="Andrew Instone-Cowie" w:date="2021-08-24T22:15:00Z">
        <w:r w:rsidR="000D553E">
          <w:t xml:space="preserve">is </w:t>
        </w:r>
      </w:ins>
      <w:ins w:id="2247" w:author="Andrew Instone-Cowie" w:date="2021-08-24T21:36:00Z">
        <w:r>
          <w:t xml:space="preserve">triggered, a transistor inside the sensor turns on and </w:t>
        </w:r>
      </w:ins>
      <w:ins w:id="2248" w:author="Andrew Instone-Cowie" w:date="2021-08-24T21:37:00Z">
        <w:r>
          <w:t xml:space="preserve">connects the </w:t>
        </w:r>
      </w:ins>
      <w:ins w:id="2249" w:author="Andrew Instone-Cowie" w:date="2021-08-24T21:36:00Z">
        <w:r>
          <w:t xml:space="preserve">output pin </w:t>
        </w:r>
      </w:ins>
      <w:ins w:id="2250" w:author="Andrew Instone-Cowie" w:date="2021-08-24T21:37:00Z">
        <w:r>
          <w:t>to the ground rail, pulling it low</w:t>
        </w:r>
        <w:r w:rsidR="00687952">
          <w:t>. When the sensor is not triggered, the transistor turns off and the output pin “floats”. A pull-up resi</w:t>
        </w:r>
      </w:ins>
      <w:ins w:id="2251" w:author="Andrew Instone-Cowie" w:date="2021-08-24T21:38:00Z">
        <w:r w:rsidR="00687952">
          <w:t>stor is required to pull the pin high.</w:t>
        </w:r>
      </w:ins>
      <w:ins w:id="2252" w:author="Andrew Instone-Cowie" w:date="2021-08-24T21:46:00Z">
        <w:r w:rsidR="00687952">
          <w:t xml:space="preserve"> </w:t>
        </w:r>
      </w:ins>
    </w:p>
    <w:p w14:paraId="75B7D0AC" w14:textId="2903EEE5" w:rsidR="00687952" w:rsidRDefault="00687952">
      <w:pPr>
        <w:rPr>
          <w:ins w:id="2253" w:author="Andrew Instone-Cowie" w:date="2021-08-24T21:42:00Z"/>
          <w:rFonts w:ascii="Calibri" w:hAnsi="Calibri" w:cs="Calibri"/>
          <w:sz w:val="24"/>
          <w:szCs w:val="24"/>
        </w:rPr>
        <w:pPrChange w:id="2254" w:author="Andrew Instone-Cowie" w:date="2021-08-24T21:51:00Z">
          <w:pPr>
            <w:autoSpaceDE w:val="0"/>
            <w:autoSpaceDN w:val="0"/>
            <w:adjustRightInd w:val="0"/>
            <w:spacing w:after="0" w:line="240" w:lineRule="auto"/>
          </w:pPr>
        </w:pPrChange>
      </w:pPr>
      <w:ins w:id="2255" w:author="Andrew Instone-Cowie" w:date="2021-08-24T21:46:00Z">
        <w:r>
          <w:t xml:space="preserve">The ATmega328P </w:t>
        </w:r>
      </w:ins>
      <w:ins w:id="2256" w:author="Andrew Instone-Cowie" w:date="2021-08-24T21:49:00Z">
        <w:r w:rsidR="000D46BB">
          <w:t xml:space="preserve">microcontroller </w:t>
        </w:r>
      </w:ins>
      <w:ins w:id="2257" w:author="Andrew Instone-Cowie" w:date="2021-08-24T21:46:00Z">
        <w:r>
          <w:t xml:space="preserve">requires an input pin to reach </w:t>
        </w:r>
      </w:ins>
      <w:ins w:id="2258" w:author="Andrew Instone-Cowie" w:date="2021-08-24T21:47:00Z">
        <w:r w:rsidR="000D46BB">
          <w:t>approximately</w:t>
        </w:r>
        <w:r>
          <w:t xml:space="preserve"> </w:t>
        </w:r>
        <w:r w:rsidR="000D46BB">
          <w:t>3V (V</w:t>
        </w:r>
        <w:r w:rsidR="000D46BB" w:rsidRPr="000D46BB">
          <w:rPr>
            <w:vertAlign w:val="subscript"/>
            <w:rPrChange w:id="2259" w:author="Andrew Instone-Cowie" w:date="2021-08-24T21:47:00Z">
              <w:rPr/>
            </w:rPrChange>
          </w:rPr>
          <w:t>IH</w:t>
        </w:r>
        <w:r w:rsidR="000D46BB">
          <w:t xml:space="preserve"> Min) to be considered “high</w:t>
        </w:r>
      </w:ins>
      <w:ins w:id="2260" w:author="Andrew Instone-Cowie" w:date="2021-08-24T21:49:00Z">
        <w:r w:rsidR="000D46BB">
          <w:t>”</w:t>
        </w:r>
      </w:ins>
      <w:ins w:id="2261" w:author="Andrew Instone-Cowie" w:date="2021-08-24T22:15:00Z">
        <w:r w:rsidR="000D553E">
          <w:t>,</w:t>
        </w:r>
      </w:ins>
      <w:ins w:id="2262" w:author="Andrew Instone-Cowie" w:date="2021-08-24T21:49:00Z">
        <w:r w:rsidR="000D46BB">
          <w:t xml:space="preserve"> and has </w:t>
        </w:r>
      </w:ins>
      <w:ins w:id="2263" w:author="Andrew Instone-Cowie" w:date="2021-08-24T21:38:00Z">
        <w:r>
          <w:t xml:space="preserve">weak internal pull-up resistors which can be activated in </w:t>
        </w:r>
      </w:ins>
      <w:ins w:id="2264" w:author="Andrew Instone-Cowie" w:date="2021-08-24T21:39:00Z">
        <w:r>
          <w:t xml:space="preserve">code to pull </w:t>
        </w:r>
      </w:ins>
      <w:ins w:id="2265" w:author="Andrew Instone-Cowie" w:date="2021-08-24T21:49:00Z">
        <w:r w:rsidR="000D46BB">
          <w:t xml:space="preserve">floating </w:t>
        </w:r>
      </w:ins>
      <w:ins w:id="2266" w:author="Andrew Instone-Cowie" w:date="2021-08-24T21:39:00Z">
        <w:r>
          <w:t>input pins high</w:t>
        </w:r>
      </w:ins>
      <w:ins w:id="2267" w:author="Andrew Instone-Cowie" w:date="2021-08-24T21:40:00Z">
        <w:r>
          <w:rPr>
            <w:rStyle w:val="FootnoteReference"/>
          </w:rPr>
          <w:footnoteReference w:id="29"/>
        </w:r>
      </w:ins>
      <w:ins w:id="2270" w:author="Andrew Instone-Cowie" w:date="2021-08-24T21:39:00Z">
        <w:r>
          <w:t xml:space="preserve">. The value of these resistors is not formally </w:t>
        </w:r>
      </w:ins>
      <w:ins w:id="2271" w:author="Andrew Instone-Cowie" w:date="2021-08-24T21:40:00Z">
        <w:r>
          <w:t>specified but</w:t>
        </w:r>
      </w:ins>
      <w:ins w:id="2272" w:author="Andrew Instone-Cowie" w:date="2021-08-24T21:39:00Z">
        <w:r>
          <w:t xml:space="preserve"> is estimated to be in the range 20k</w:t>
        </w:r>
      </w:ins>
      <w:ins w:id="2273" w:author="Andrew Instone-Cowie" w:date="2021-08-24T21:40:00Z">
        <w:r>
          <w:rPr>
            <w:rFonts w:ascii="Calibri" w:hAnsi="Calibri" w:cs="Calibri"/>
            <w:sz w:val="24"/>
            <w:szCs w:val="24"/>
          </w:rPr>
          <w:t>Ω – 50kΩ</w:t>
        </w:r>
      </w:ins>
      <w:ins w:id="2274" w:author="Andrew Instone-Cowie" w:date="2021-08-24T21:53:00Z">
        <w:r w:rsidR="000D46BB">
          <w:rPr>
            <w:rFonts w:ascii="Calibri" w:hAnsi="Calibri" w:cs="Calibri"/>
            <w:sz w:val="24"/>
            <w:szCs w:val="24"/>
          </w:rPr>
          <w:t>, and may vary between devices.</w:t>
        </w:r>
      </w:ins>
    </w:p>
    <w:p w14:paraId="0A781BCA" w14:textId="0086C788" w:rsidR="00687952" w:rsidRDefault="00687952">
      <w:pPr>
        <w:rPr>
          <w:ins w:id="2275" w:author="Andrew Instone-Cowie" w:date="2021-08-24T21:51:00Z"/>
          <w:rFonts w:ascii="Calibri" w:hAnsi="Calibri" w:cs="Calibri"/>
          <w:sz w:val="24"/>
          <w:szCs w:val="24"/>
        </w:rPr>
        <w:pPrChange w:id="2276" w:author="Andrew Instone-Cowie" w:date="2021-08-24T21:51:00Z">
          <w:pPr>
            <w:autoSpaceDE w:val="0"/>
            <w:autoSpaceDN w:val="0"/>
            <w:adjustRightInd w:val="0"/>
            <w:spacing w:after="0" w:line="240" w:lineRule="auto"/>
          </w:pPr>
        </w:pPrChange>
      </w:pPr>
      <w:ins w:id="2277" w:author="Andrew Instone-Cowie" w:date="2021-08-24T21:42:00Z">
        <w:r>
          <w:rPr>
            <w:rFonts w:ascii="Calibri" w:hAnsi="Calibri" w:cs="Calibri"/>
            <w:sz w:val="24"/>
            <w:szCs w:val="24"/>
          </w:rPr>
          <w:t>As well as being pulled high by the microcontroller internal pull-up resistor, the sensor output pin is also</w:t>
        </w:r>
      </w:ins>
      <w:ins w:id="2278" w:author="Andrew Instone-Cowie" w:date="2021-08-24T21:43:00Z">
        <w:r>
          <w:rPr>
            <w:rFonts w:ascii="Calibri" w:hAnsi="Calibri" w:cs="Calibri"/>
            <w:sz w:val="24"/>
            <w:szCs w:val="24"/>
          </w:rPr>
          <w:t xml:space="preserve"> connected the ground rail via a TVS diode. </w:t>
        </w:r>
      </w:ins>
      <w:ins w:id="2279" w:author="Andrew Instone-Cowie" w:date="2021-08-25T14:17:00Z">
        <w:r w:rsidR="008538D6">
          <w:rPr>
            <w:rFonts w:ascii="Calibri" w:hAnsi="Calibri" w:cs="Calibri"/>
            <w:sz w:val="24"/>
            <w:szCs w:val="24"/>
          </w:rPr>
          <w:t>Reverse biased, the diode behaves like a resist</w:t>
        </w:r>
      </w:ins>
      <w:ins w:id="2280" w:author="Andrew Instone-Cowie" w:date="2021-08-25T14:18:00Z">
        <w:r w:rsidR="008538D6">
          <w:rPr>
            <w:rFonts w:ascii="Calibri" w:hAnsi="Calibri" w:cs="Calibri"/>
            <w:sz w:val="24"/>
            <w:szCs w:val="24"/>
          </w:rPr>
          <w:t>or, and t</w:t>
        </w:r>
      </w:ins>
      <w:ins w:id="2281" w:author="Andrew Instone-Cowie" w:date="2021-08-24T21:45:00Z">
        <w:r>
          <w:rPr>
            <w:rFonts w:ascii="Calibri" w:hAnsi="Calibri" w:cs="Calibri"/>
            <w:sz w:val="24"/>
            <w:szCs w:val="24"/>
          </w:rPr>
          <w:t xml:space="preserve">he </w:t>
        </w:r>
      </w:ins>
      <w:ins w:id="2282" w:author="Andrew Instone-Cowie" w:date="2021-08-25T14:18:00Z">
        <w:r w:rsidR="008538D6">
          <w:rPr>
            <w:rFonts w:ascii="Calibri" w:hAnsi="Calibri" w:cs="Calibri"/>
            <w:sz w:val="24"/>
            <w:szCs w:val="24"/>
          </w:rPr>
          <w:t xml:space="preserve">weak </w:t>
        </w:r>
      </w:ins>
      <w:ins w:id="2283" w:author="Andrew Instone-Cowie" w:date="2021-08-24T21:45:00Z">
        <w:r>
          <w:rPr>
            <w:rFonts w:ascii="Calibri" w:hAnsi="Calibri" w:cs="Calibri"/>
            <w:sz w:val="24"/>
            <w:szCs w:val="24"/>
          </w:rPr>
          <w:t xml:space="preserve">internal pull-up resistor and the TVS diode “resistor” </w:t>
        </w:r>
      </w:ins>
      <w:ins w:id="2284" w:author="Andrew Instone-Cowie" w:date="2021-08-24T21:46:00Z">
        <w:r>
          <w:rPr>
            <w:rFonts w:ascii="Calibri" w:hAnsi="Calibri" w:cs="Calibri"/>
            <w:sz w:val="24"/>
            <w:szCs w:val="24"/>
          </w:rPr>
          <w:t xml:space="preserve">form a simple voltage divider which can be </w:t>
        </w:r>
      </w:ins>
      <w:ins w:id="2285" w:author="Andrew Instone-Cowie" w:date="2021-08-24T21:50:00Z">
        <w:r w:rsidR="000D46BB">
          <w:rPr>
            <w:rFonts w:ascii="Calibri" w:hAnsi="Calibri" w:cs="Calibri"/>
            <w:sz w:val="24"/>
            <w:szCs w:val="24"/>
          </w:rPr>
          <w:t>enough</w:t>
        </w:r>
      </w:ins>
      <w:ins w:id="2286" w:author="Andrew Instone-Cowie" w:date="2021-08-24T21:46:00Z">
        <w:r>
          <w:rPr>
            <w:rFonts w:ascii="Calibri" w:hAnsi="Calibri" w:cs="Calibri"/>
            <w:sz w:val="24"/>
            <w:szCs w:val="24"/>
          </w:rPr>
          <w:t xml:space="preserve"> to hold </w:t>
        </w:r>
      </w:ins>
      <w:ins w:id="2287" w:author="Andrew Instone-Cowie" w:date="2021-08-24T21:50:00Z">
        <w:r w:rsidR="000D46BB">
          <w:rPr>
            <w:rFonts w:ascii="Calibri" w:hAnsi="Calibri" w:cs="Calibri"/>
            <w:sz w:val="24"/>
            <w:szCs w:val="24"/>
          </w:rPr>
          <w:t>the untriggered pin below</w:t>
        </w:r>
      </w:ins>
      <w:ins w:id="2288" w:author="Andrew Instone-Cowie" w:date="2021-08-24T21:51:00Z">
        <w:r w:rsidR="000D46BB">
          <w:rPr>
            <w:rFonts w:ascii="Calibri" w:hAnsi="Calibri" w:cs="Calibri"/>
            <w:sz w:val="24"/>
            <w:szCs w:val="24"/>
          </w:rPr>
          <w:t xml:space="preserve"> the 3V required for it to be registered as high by the microcontroller.</w:t>
        </w:r>
      </w:ins>
    </w:p>
    <w:p w14:paraId="1F31F607" w14:textId="062066B4" w:rsidR="000D46BB" w:rsidRDefault="000D46BB">
      <w:pPr>
        <w:keepNext/>
        <w:rPr>
          <w:ins w:id="2289" w:author="Andrew Instone-Cowie" w:date="2021-08-24T21:40:00Z"/>
          <w:rFonts w:ascii="Calibri" w:hAnsi="Calibri" w:cs="Calibri"/>
          <w:sz w:val="24"/>
          <w:szCs w:val="24"/>
        </w:rPr>
        <w:pPrChange w:id="2290" w:author="Andrew Instone-Cowie" w:date="2021-08-24T21:51:00Z">
          <w:pPr>
            <w:autoSpaceDE w:val="0"/>
            <w:autoSpaceDN w:val="0"/>
            <w:adjustRightInd w:val="0"/>
            <w:spacing w:after="0" w:line="240" w:lineRule="auto"/>
          </w:pPr>
        </w:pPrChange>
      </w:pPr>
      <w:ins w:id="2291" w:author="Andrew Instone-Cowie" w:date="2021-08-24T21:51:00Z">
        <w:r>
          <w:rPr>
            <w:rFonts w:ascii="Calibri" w:hAnsi="Calibri" w:cs="Calibri"/>
            <w:sz w:val="24"/>
            <w:szCs w:val="24"/>
          </w:rPr>
          <w:lastRenderedPageBreak/>
          <w:t>This is illustrated in the following schematic:</w:t>
        </w:r>
      </w:ins>
    </w:p>
    <w:p w14:paraId="05156EE7" w14:textId="77777777" w:rsidR="00744894" w:rsidRDefault="00744894">
      <w:pPr>
        <w:keepNext/>
        <w:jc w:val="center"/>
        <w:rPr>
          <w:ins w:id="2292" w:author="Andrew Instone-Cowie" w:date="2021-08-10T20:41:00Z"/>
        </w:rPr>
        <w:pPrChange w:id="2293" w:author="Andrew Instone-Cowie" w:date="2021-08-10T20:41:00Z">
          <w:pPr/>
        </w:pPrChange>
      </w:pPr>
      <w:ins w:id="2294" w:author="Andrew Instone-Cowie" w:date="2021-08-10T20:34:00Z">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ins>
    </w:p>
    <w:p w14:paraId="26043C4A" w14:textId="0E51A7C0" w:rsidR="00744894" w:rsidRDefault="00744894" w:rsidP="00744894">
      <w:pPr>
        <w:pStyle w:val="Caption"/>
        <w:jc w:val="center"/>
        <w:rPr>
          <w:ins w:id="2295" w:author="Andrew Instone-Cowie" w:date="2021-08-10T20:44:00Z"/>
        </w:rPr>
      </w:pPr>
      <w:bookmarkStart w:id="2296" w:name="_Toc80793318"/>
      <w:ins w:id="2297" w:author="Andrew Instone-Cowie" w:date="2021-08-10T20:41:00Z">
        <w:r>
          <w:t xml:space="preserve">Figure </w:t>
        </w:r>
        <w:r>
          <w:fldChar w:fldCharType="begin"/>
        </w:r>
        <w:r>
          <w:instrText xml:space="preserve"> SEQ Figure \* ARABIC </w:instrText>
        </w:r>
      </w:ins>
      <w:r>
        <w:fldChar w:fldCharType="separate"/>
      </w:r>
      <w:ins w:id="2298" w:author="Andrew Instone-Cowie" w:date="2021-08-27T13:59:00Z">
        <w:r w:rsidR="0021271C">
          <w:rPr>
            <w:noProof/>
          </w:rPr>
          <w:t>19</w:t>
        </w:r>
      </w:ins>
      <w:ins w:id="2299" w:author="Andrew Instone-Cowie" w:date="2021-08-10T20:41:00Z">
        <w:r>
          <w:fldChar w:fldCharType="end"/>
        </w:r>
        <w:r>
          <w:t xml:space="preserve"> </w:t>
        </w:r>
      </w:ins>
      <w:ins w:id="2300" w:author="Andrew Instone-Cowie" w:date="2021-08-10T21:35:00Z">
        <w:r w:rsidR="00095F1B">
          <w:t>–</w:t>
        </w:r>
      </w:ins>
      <w:ins w:id="2301" w:author="Andrew Instone-Cowie" w:date="2021-08-10T20:41:00Z">
        <w:r>
          <w:t xml:space="preserve"> Leakage Current "Voltage Divider"</w:t>
        </w:r>
      </w:ins>
      <w:ins w:id="2302" w:author="Andrew Instone-Cowie" w:date="2021-08-10T21:35:00Z">
        <w:r w:rsidR="00095F1B">
          <w:t xml:space="preserve"> Effect</w:t>
        </w:r>
      </w:ins>
      <w:bookmarkEnd w:id="2296"/>
    </w:p>
    <w:p w14:paraId="1D4C581E" w14:textId="20CDF22D" w:rsidR="00744894" w:rsidRPr="001E6F40" w:rsidRDefault="000D46BB">
      <w:pPr>
        <w:rPr>
          <w:ins w:id="2303" w:author="Andrew Instone-Cowie" w:date="2021-08-10T20:44:00Z"/>
        </w:rPr>
      </w:pPr>
      <w:ins w:id="2304" w:author="Andrew Instone-Cowie" w:date="2021-08-24T21:54:00Z">
        <w:r>
          <w:t xml:space="preserve">To counteract this, the Sensor Modules are also fitted with a supplementary </w:t>
        </w:r>
      </w:ins>
      <w:ins w:id="2305" w:author="Andrew Instone-Cowie" w:date="2021-08-24T22:16:00Z">
        <w:r w:rsidR="000D553E">
          <w:t xml:space="preserve">“helper” </w:t>
        </w:r>
      </w:ins>
      <w:ins w:id="2306" w:author="Andrew Instone-Cowie" w:date="2021-08-24T21:55:00Z">
        <w:r>
          <w:t>10k</w:t>
        </w:r>
      </w:ins>
      <w:ins w:id="2307" w:author="Andrew Instone-Cowie" w:date="2021-08-24T21:59:00Z">
        <w:r w:rsidR="00427883">
          <w:rPr>
            <w:rFonts w:ascii="Calibri" w:hAnsi="Calibri" w:cs="Calibri"/>
            <w:sz w:val="24"/>
            <w:szCs w:val="24"/>
          </w:rPr>
          <w:t>Ω</w:t>
        </w:r>
      </w:ins>
      <w:ins w:id="2308" w:author="Andrew Instone-Cowie" w:date="2021-08-24T21:55:00Z">
        <w:r>
          <w:t xml:space="preserve"> pull-up resistor</w:t>
        </w:r>
      </w:ins>
      <w:ins w:id="2309" w:author="Andrew Instone-Cowie" w:date="2021-08-24T21:57:00Z">
        <w:r>
          <w:t xml:space="preserve">, </w:t>
        </w:r>
      </w:ins>
      <w:ins w:id="2310" w:author="Andrew Instone-Cowie" w:date="2021-08-24T22:02:00Z">
        <w:r w:rsidR="00427883">
          <w:t>as shows in the following diagram. A value of 10k</w:t>
        </w:r>
        <w:r w:rsidR="00427883">
          <w:rPr>
            <w:rFonts w:ascii="Calibri" w:hAnsi="Calibri" w:cs="Calibri"/>
            <w:sz w:val="24"/>
            <w:szCs w:val="24"/>
          </w:rPr>
          <w:t>Ω</w:t>
        </w:r>
        <w:r w:rsidR="00427883">
          <w:t xml:space="preserve"> </w:t>
        </w:r>
      </w:ins>
      <w:ins w:id="2311" w:author="Andrew Instone-Cowie" w:date="2021-08-24T21:57:00Z">
        <w:r>
          <w:t xml:space="preserve">has been found adequate </w:t>
        </w:r>
        <w:r w:rsidR="00427883">
          <w:t>with the sensors used</w:t>
        </w:r>
      </w:ins>
      <w:ins w:id="2312" w:author="Andrew Instone-Cowie" w:date="2021-08-24T22:02:00Z">
        <w:r w:rsidR="00427883">
          <w:t>, but i</w:t>
        </w:r>
      </w:ins>
      <w:ins w:id="2313" w:author="Andrew Instone-Cowie" w:date="2021-08-24T21:57:00Z">
        <w:r w:rsidR="00427883">
          <w:t xml:space="preserve">f </w:t>
        </w:r>
      </w:ins>
      <w:ins w:id="2314" w:author="Andrew Instone-Cowie" w:date="2021-08-24T22:17:00Z">
        <w:r w:rsidR="000D553E">
          <w:t xml:space="preserve">found </w:t>
        </w:r>
      </w:ins>
      <w:ins w:id="2315" w:author="Andrew Instone-Cowie" w:date="2021-08-24T21:57:00Z">
        <w:r w:rsidR="00427883">
          <w:t>necessary the value of t</w:t>
        </w:r>
      </w:ins>
      <w:ins w:id="2316" w:author="Andrew Instone-Cowie" w:date="2021-08-24T21:58:00Z">
        <w:r w:rsidR="00427883">
          <w:t xml:space="preserve">his resistor could be reduced </w:t>
        </w:r>
      </w:ins>
      <w:ins w:id="2317" w:author="Andrew Instone-Cowie" w:date="2021-08-24T22:00:00Z">
        <w:r w:rsidR="00427883">
          <w:t>further to 4.7</w:t>
        </w:r>
      </w:ins>
      <w:ins w:id="2318" w:author="Andrew Instone-Cowie" w:date="2021-08-24T21:59:00Z">
        <w:r w:rsidR="00427883">
          <w:t>k</w:t>
        </w:r>
        <w:r w:rsidR="00427883">
          <w:rPr>
            <w:rFonts w:ascii="Calibri" w:hAnsi="Calibri" w:cs="Calibri"/>
            <w:sz w:val="24"/>
            <w:szCs w:val="24"/>
          </w:rPr>
          <w:t>Ω</w:t>
        </w:r>
      </w:ins>
      <w:ins w:id="2319" w:author="Andrew Instone-Cowie" w:date="2021-08-24T22:00:00Z">
        <w:r w:rsidR="00427883">
          <w:rPr>
            <w:rFonts w:ascii="Calibri" w:hAnsi="Calibri" w:cs="Calibri"/>
            <w:sz w:val="24"/>
            <w:szCs w:val="24"/>
          </w:rPr>
          <w:t>.</w:t>
        </w:r>
      </w:ins>
    </w:p>
    <w:p w14:paraId="339C9C3E" w14:textId="77777777" w:rsidR="00744894" w:rsidRDefault="00744894">
      <w:pPr>
        <w:keepNext/>
        <w:jc w:val="center"/>
        <w:rPr>
          <w:ins w:id="2320" w:author="Andrew Instone-Cowie" w:date="2021-08-10T20:42:00Z"/>
        </w:rPr>
        <w:pPrChange w:id="2321" w:author="Andrew Instone-Cowie" w:date="2021-08-10T20:42:00Z">
          <w:pPr/>
        </w:pPrChange>
      </w:pPr>
      <w:ins w:id="2322" w:author="Andrew Instone-Cowie" w:date="2021-08-10T20:34:00Z">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ins>
    </w:p>
    <w:p w14:paraId="735CD8B4" w14:textId="2BF40852" w:rsidR="00744894" w:rsidRPr="00744894" w:rsidRDefault="00744894">
      <w:pPr>
        <w:pStyle w:val="Caption"/>
        <w:jc w:val="center"/>
        <w:rPr>
          <w:ins w:id="2323" w:author="Andrew Instone-Cowie" w:date="2021-08-10T20:31:00Z"/>
          <w:rPrChange w:id="2324" w:author="Andrew Instone-Cowie" w:date="2021-08-10T20:33:00Z">
            <w:rPr>
              <w:ins w:id="2325" w:author="Andrew Instone-Cowie" w:date="2021-08-10T20:31:00Z"/>
            </w:rPr>
          </w:rPrChange>
        </w:rPr>
        <w:pPrChange w:id="2326" w:author="Andrew Instone-Cowie" w:date="2021-08-10T20:42:00Z">
          <w:pPr/>
        </w:pPrChange>
      </w:pPr>
      <w:bookmarkStart w:id="2327" w:name="_Toc80793319"/>
      <w:ins w:id="2328" w:author="Andrew Instone-Cowie" w:date="2021-08-10T20:42:00Z">
        <w:r>
          <w:t xml:space="preserve">Figure </w:t>
        </w:r>
        <w:r>
          <w:fldChar w:fldCharType="begin"/>
        </w:r>
        <w:r>
          <w:instrText xml:space="preserve"> SEQ Figure \* ARABIC </w:instrText>
        </w:r>
      </w:ins>
      <w:r>
        <w:fldChar w:fldCharType="separate"/>
      </w:r>
      <w:ins w:id="2329" w:author="Andrew Instone-Cowie" w:date="2021-08-27T13:59:00Z">
        <w:r w:rsidR="0021271C">
          <w:rPr>
            <w:noProof/>
          </w:rPr>
          <w:t>20</w:t>
        </w:r>
      </w:ins>
      <w:ins w:id="2330" w:author="Andrew Instone-Cowie" w:date="2021-08-10T20:42:00Z">
        <w:r>
          <w:fldChar w:fldCharType="end"/>
        </w:r>
        <w:r>
          <w:t xml:space="preserve"> –</w:t>
        </w:r>
        <w:r w:rsidRPr="00BB46C8">
          <w:t xml:space="preserve"> Leakage Current </w:t>
        </w:r>
        <w:r>
          <w:t xml:space="preserve">– </w:t>
        </w:r>
      </w:ins>
      <w:ins w:id="2331" w:author="Andrew Instone-Cowie" w:date="2021-08-24T21:59:00Z">
        <w:r w:rsidR="00427883">
          <w:t>Supp</w:t>
        </w:r>
      </w:ins>
      <w:ins w:id="2332" w:author="Andrew Instone-Cowie" w:date="2021-08-24T22:00:00Z">
        <w:r w:rsidR="00427883">
          <w:t xml:space="preserve">lementary </w:t>
        </w:r>
      </w:ins>
      <w:ins w:id="2333" w:author="Andrew Instone-Cowie" w:date="2021-08-10T20:42:00Z">
        <w:r>
          <w:t>Pull-Up Resistor</w:t>
        </w:r>
      </w:ins>
      <w:bookmarkEnd w:id="2327"/>
    </w:p>
    <w:p w14:paraId="2DF12DE7" w14:textId="1B6F999B" w:rsidR="007E4CA5" w:rsidRDefault="007E4CA5">
      <w:pPr>
        <w:pStyle w:val="Heading1"/>
      </w:pPr>
      <w:bookmarkStart w:id="2334" w:name="_Toc80793244"/>
      <w:r>
        <w:lastRenderedPageBreak/>
        <w:t>Connector Pin-Outs</w:t>
      </w:r>
      <w:bookmarkEnd w:id="2334"/>
    </w:p>
    <w:p w14:paraId="658C4190" w14:textId="7E4DF681" w:rsidR="003E0A23" w:rsidRDefault="003E0A23" w:rsidP="003E0A23">
      <w:pPr>
        <w:pStyle w:val="Heading2"/>
      </w:pPr>
      <w:bookmarkStart w:id="2335" w:name="_Toc80793245"/>
      <w:r>
        <w:t>Multiple Device Conventions</w:t>
      </w:r>
      <w:bookmarkEnd w:id="2335"/>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2336" w:name="_Toc80793246"/>
      <w:r>
        <w:lastRenderedPageBreak/>
        <w:t xml:space="preserve">Sensor </w:t>
      </w:r>
      <w:r w:rsidR="00164DCF">
        <w:t xml:space="preserve">Module </w:t>
      </w:r>
      <w:r w:rsidR="00DA65F1">
        <w:t>Connector</w:t>
      </w:r>
      <w:bookmarkEnd w:id="2336"/>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469430EE" w:rsidR="00164DCF" w:rsidRDefault="00164DCF" w:rsidP="00164DCF">
      <w:pPr>
        <w:pStyle w:val="Caption"/>
        <w:jc w:val="center"/>
      </w:pPr>
      <w:bookmarkStart w:id="2337" w:name="_Toc80793320"/>
      <w:r>
        <w:t xml:space="preserve">Figure </w:t>
      </w:r>
      <w:r>
        <w:rPr>
          <w:noProof/>
        </w:rPr>
        <w:fldChar w:fldCharType="begin"/>
      </w:r>
      <w:r>
        <w:rPr>
          <w:noProof/>
        </w:rPr>
        <w:instrText xml:space="preserve"> SEQ Figure \* ARABIC </w:instrText>
      </w:r>
      <w:r>
        <w:rPr>
          <w:noProof/>
        </w:rPr>
        <w:fldChar w:fldCharType="separate"/>
      </w:r>
      <w:ins w:id="2338" w:author="Andrew Instone-Cowie" w:date="2021-08-27T13:59:00Z">
        <w:r w:rsidR="0021271C">
          <w:rPr>
            <w:noProof/>
          </w:rPr>
          <w:t>21</w:t>
        </w:r>
      </w:ins>
      <w:del w:id="2339" w:author="Andrew Instone-Cowie" w:date="2021-08-10T20:37:00Z">
        <w:r w:rsidR="00CA0B7C" w:rsidDel="00744894">
          <w:rPr>
            <w:noProof/>
          </w:rPr>
          <w:delText>12</w:delText>
        </w:r>
      </w:del>
      <w:r>
        <w:rPr>
          <w:noProof/>
        </w:rPr>
        <w:fldChar w:fldCharType="end"/>
      </w:r>
      <w:r>
        <w:t xml:space="preserve"> –</w:t>
      </w:r>
      <w:r w:rsidR="00237EBF">
        <w:t xml:space="preserve"> </w:t>
      </w:r>
      <w:r>
        <w:t xml:space="preserve">Sensor </w:t>
      </w:r>
      <w:r w:rsidR="00237EBF">
        <w:t xml:space="preserve">Module </w:t>
      </w:r>
      <w:r w:rsidRPr="00D26B9A">
        <w:t>Connector</w:t>
      </w:r>
      <w:bookmarkEnd w:id="2337"/>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04E12E24" w:rsidR="007B0A0F" w:rsidRDefault="007B0A0F" w:rsidP="007B0A0F">
      <w:pPr>
        <w:pStyle w:val="Caption"/>
        <w:jc w:val="center"/>
      </w:pPr>
      <w:bookmarkStart w:id="2340" w:name="_Toc80793321"/>
      <w:r>
        <w:t xml:space="preserve">Figure </w:t>
      </w:r>
      <w:r>
        <w:rPr>
          <w:noProof/>
        </w:rPr>
        <w:fldChar w:fldCharType="begin"/>
      </w:r>
      <w:r>
        <w:rPr>
          <w:noProof/>
        </w:rPr>
        <w:instrText xml:space="preserve"> SEQ Figure \* ARABIC </w:instrText>
      </w:r>
      <w:r>
        <w:rPr>
          <w:noProof/>
        </w:rPr>
        <w:fldChar w:fldCharType="separate"/>
      </w:r>
      <w:ins w:id="2341" w:author="Andrew Instone-Cowie" w:date="2021-08-27T13:59:00Z">
        <w:r w:rsidR="0021271C">
          <w:rPr>
            <w:noProof/>
          </w:rPr>
          <w:t>22</w:t>
        </w:r>
      </w:ins>
      <w:del w:id="2342" w:author="Andrew Instone-Cowie" w:date="2021-08-10T20:37:00Z">
        <w:r w:rsidR="00CA0B7C" w:rsidDel="00744894">
          <w:rPr>
            <w:noProof/>
          </w:rPr>
          <w:delText>13</w:delText>
        </w:r>
      </w:del>
      <w:r>
        <w:rPr>
          <w:noProof/>
        </w:rPr>
        <w:fldChar w:fldCharType="end"/>
      </w:r>
      <w:r>
        <w:t xml:space="preserve"> – Sensor Chain Inter-Connection</w:t>
      </w:r>
      <w:bookmarkEnd w:id="2340"/>
    </w:p>
    <w:p w14:paraId="7111F025" w14:textId="77777777" w:rsidR="007B0A0F" w:rsidRPr="007B0A0F" w:rsidRDefault="007B0A0F" w:rsidP="007B0A0F"/>
    <w:p w14:paraId="2123A178" w14:textId="7AC9D13E" w:rsidR="00237EBF" w:rsidRDefault="00237EBF" w:rsidP="00A02960">
      <w:pPr>
        <w:pStyle w:val="Heading2"/>
      </w:pPr>
      <w:bookmarkStart w:id="2343" w:name="_Toc80793247"/>
      <w:r>
        <w:lastRenderedPageBreak/>
        <w:t>Simulator Interface Module Sensor Connector</w:t>
      </w:r>
      <w:bookmarkEnd w:id="2343"/>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48DD098B" w:rsidR="00237EBF" w:rsidRDefault="00237EBF" w:rsidP="00237EBF">
      <w:pPr>
        <w:pStyle w:val="Caption"/>
        <w:jc w:val="center"/>
      </w:pPr>
      <w:bookmarkStart w:id="2344" w:name="_Toc80793322"/>
      <w:r>
        <w:t xml:space="preserve">Figure </w:t>
      </w:r>
      <w:r>
        <w:rPr>
          <w:noProof/>
        </w:rPr>
        <w:fldChar w:fldCharType="begin"/>
      </w:r>
      <w:r>
        <w:rPr>
          <w:noProof/>
        </w:rPr>
        <w:instrText xml:space="preserve"> SEQ Figure \* ARABIC </w:instrText>
      </w:r>
      <w:r>
        <w:rPr>
          <w:noProof/>
        </w:rPr>
        <w:fldChar w:fldCharType="separate"/>
      </w:r>
      <w:ins w:id="2345" w:author="Andrew Instone-Cowie" w:date="2021-08-27T13:59:00Z">
        <w:r w:rsidR="0021271C">
          <w:rPr>
            <w:noProof/>
          </w:rPr>
          <w:t>23</w:t>
        </w:r>
      </w:ins>
      <w:del w:id="2346" w:author="Andrew Instone-Cowie" w:date="2021-08-10T20:37:00Z">
        <w:r w:rsidR="00CA0B7C" w:rsidDel="00744894">
          <w:rPr>
            <w:noProof/>
          </w:rPr>
          <w:delText>14</w:delText>
        </w:r>
      </w:del>
      <w:r>
        <w:rPr>
          <w:noProof/>
        </w:rPr>
        <w:fldChar w:fldCharType="end"/>
      </w:r>
      <w:r>
        <w:t xml:space="preserve"> – Simulator Interface </w:t>
      </w:r>
      <w:r w:rsidR="00AD2A9E">
        <w:t xml:space="preserve">Module </w:t>
      </w:r>
      <w:r>
        <w:t xml:space="preserve">Sensor </w:t>
      </w:r>
      <w:r w:rsidRPr="00D26B9A">
        <w:t>Connector</w:t>
      </w:r>
      <w:bookmarkEnd w:id="2344"/>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36052573" w:rsidR="00747360" w:rsidRDefault="00747360" w:rsidP="00747360">
      <w:pPr>
        <w:pStyle w:val="Caption"/>
        <w:jc w:val="center"/>
      </w:pPr>
      <w:bookmarkStart w:id="2347" w:name="_Toc80793323"/>
      <w:r>
        <w:t xml:space="preserve">Figure </w:t>
      </w:r>
      <w:r>
        <w:rPr>
          <w:noProof/>
        </w:rPr>
        <w:fldChar w:fldCharType="begin"/>
      </w:r>
      <w:r>
        <w:rPr>
          <w:noProof/>
        </w:rPr>
        <w:instrText xml:space="preserve"> SEQ Figure \* ARABIC </w:instrText>
      </w:r>
      <w:r>
        <w:rPr>
          <w:noProof/>
        </w:rPr>
        <w:fldChar w:fldCharType="separate"/>
      </w:r>
      <w:ins w:id="2348" w:author="Andrew Instone-Cowie" w:date="2021-08-27T13:59:00Z">
        <w:r w:rsidR="0021271C">
          <w:rPr>
            <w:noProof/>
          </w:rPr>
          <w:t>24</w:t>
        </w:r>
      </w:ins>
      <w:del w:id="2349" w:author="Andrew Instone-Cowie" w:date="2021-08-10T20:37:00Z">
        <w:r w:rsidR="00CA0B7C" w:rsidDel="00744894">
          <w:rPr>
            <w:noProof/>
          </w:rPr>
          <w:delText>15</w:delText>
        </w:r>
      </w:del>
      <w:r>
        <w:rPr>
          <w:noProof/>
        </w:rPr>
        <w:fldChar w:fldCharType="end"/>
      </w:r>
      <w:r>
        <w:t xml:space="preserve"> – Simulator Interface 4-Gang </w:t>
      </w:r>
      <w:r w:rsidRPr="00D26B9A">
        <w:t>Connector</w:t>
      </w:r>
      <w:bookmarkEnd w:id="2347"/>
    </w:p>
    <w:p w14:paraId="373114A9" w14:textId="2FD872F6" w:rsidR="00237EBF" w:rsidRDefault="00237EBF" w:rsidP="00A02960">
      <w:pPr>
        <w:pStyle w:val="Heading2"/>
      </w:pPr>
      <w:bookmarkStart w:id="2350" w:name="_Toc80793248"/>
      <w:r>
        <w:lastRenderedPageBreak/>
        <w:t>Simulator Interface Module Power/Data Connector</w:t>
      </w:r>
      <w:bookmarkEnd w:id="2350"/>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51CC7B78" w:rsidR="00237EBF" w:rsidRDefault="00237EBF" w:rsidP="00237EBF">
      <w:pPr>
        <w:pStyle w:val="Caption"/>
        <w:jc w:val="center"/>
      </w:pPr>
      <w:bookmarkStart w:id="2351" w:name="_Toc80793324"/>
      <w:r>
        <w:t xml:space="preserve">Figure </w:t>
      </w:r>
      <w:r>
        <w:rPr>
          <w:noProof/>
        </w:rPr>
        <w:fldChar w:fldCharType="begin"/>
      </w:r>
      <w:r>
        <w:rPr>
          <w:noProof/>
        </w:rPr>
        <w:instrText xml:space="preserve"> SEQ Figure \* ARABIC </w:instrText>
      </w:r>
      <w:r>
        <w:rPr>
          <w:noProof/>
        </w:rPr>
        <w:fldChar w:fldCharType="separate"/>
      </w:r>
      <w:ins w:id="2352" w:author="Andrew Instone-Cowie" w:date="2021-08-27T13:59:00Z">
        <w:r w:rsidR="0021271C">
          <w:rPr>
            <w:noProof/>
          </w:rPr>
          <w:t>25</w:t>
        </w:r>
      </w:ins>
      <w:del w:id="2353" w:author="Andrew Instone-Cowie" w:date="2021-08-10T20:37:00Z">
        <w:r w:rsidR="00CA0B7C" w:rsidDel="00744894">
          <w:rPr>
            <w:noProof/>
          </w:rPr>
          <w:delText>16</w:delText>
        </w:r>
      </w:del>
      <w:r>
        <w:rPr>
          <w:noProof/>
        </w:rPr>
        <w:fldChar w:fldCharType="end"/>
      </w:r>
      <w:r>
        <w:t xml:space="preserve"> – Simulator Interface </w:t>
      </w:r>
      <w:r w:rsidR="00AD2A9E">
        <w:t xml:space="preserve">Module </w:t>
      </w:r>
      <w:r>
        <w:t xml:space="preserve">Power/Data </w:t>
      </w:r>
      <w:r w:rsidRPr="00D26B9A">
        <w:t>Connector</w:t>
      </w:r>
      <w:bookmarkEnd w:id="2351"/>
    </w:p>
    <w:p w14:paraId="4995F00C" w14:textId="572B1E4E" w:rsidR="00747360" w:rsidRDefault="00747360" w:rsidP="00A02960">
      <w:pPr>
        <w:pStyle w:val="Heading2"/>
      </w:pPr>
      <w:bookmarkStart w:id="2354" w:name="_Toc80793249"/>
      <w:r>
        <w:lastRenderedPageBreak/>
        <w:t>Power Module Power/Data Connector</w:t>
      </w:r>
      <w:bookmarkEnd w:id="2354"/>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5810E829" w:rsidR="00747360" w:rsidRDefault="00747360" w:rsidP="00747360">
      <w:pPr>
        <w:pStyle w:val="Caption"/>
        <w:jc w:val="center"/>
      </w:pPr>
      <w:bookmarkStart w:id="2355" w:name="_Toc80793325"/>
      <w:r>
        <w:t xml:space="preserve">Figure </w:t>
      </w:r>
      <w:r>
        <w:rPr>
          <w:noProof/>
        </w:rPr>
        <w:fldChar w:fldCharType="begin"/>
      </w:r>
      <w:r>
        <w:rPr>
          <w:noProof/>
        </w:rPr>
        <w:instrText xml:space="preserve"> SEQ Figure \* ARABIC </w:instrText>
      </w:r>
      <w:r>
        <w:rPr>
          <w:noProof/>
        </w:rPr>
        <w:fldChar w:fldCharType="separate"/>
      </w:r>
      <w:ins w:id="2356" w:author="Andrew Instone-Cowie" w:date="2021-08-27T13:59:00Z">
        <w:r w:rsidR="0021271C">
          <w:rPr>
            <w:noProof/>
          </w:rPr>
          <w:t>26</w:t>
        </w:r>
      </w:ins>
      <w:del w:id="2357" w:author="Andrew Instone-Cowie" w:date="2021-08-10T20:37:00Z">
        <w:r w:rsidR="00CA0B7C" w:rsidDel="00744894">
          <w:rPr>
            <w:noProof/>
          </w:rPr>
          <w:delText>17</w:delText>
        </w:r>
      </w:del>
      <w:r>
        <w:rPr>
          <w:noProof/>
        </w:rPr>
        <w:fldChar w:fldCharType="end"/>
      </w:r>
      <w:r>
        <w:t xml:space="preserve"> – Power Module Power/Data </w:t>
      </w:r>
      <w:r w:rsidRPr="00D26B9A">
        <w:t>Connector</w:t>
      </w:r>
      <w:bookmarkEnd w:id="2355"/>
    </w:p>
    <w:p w14:paraId="59182EC3" w14:textId="788F9F66" w:rsidR="00237EBF" w:rsidRDefault="00237EBF" w:rsidP="00A02960">
      <w:pPr>
        <w:pStyle w:val="Heading2"/>
      </w:pPr>
      <w:bookmarkStart w:id="2358" w:name="_Toc80793250"/>
      <w:r>
        <w:lastRenderedPageBreak/>
        <w:t>Second PC Module Connector</w:t>
      </w:r>
      <w:bookmarkEnd w:id="2358"/>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5055E08A" w:rsidR="00237EBF" w:rsidRDefault="00237EBF" w:rsidP="00237EBF">
      <w:pPr>
        <w:pStyle w:val="Caption"/>
        <w:jc w:val="center"/>
      </w:pPr>
      <w:bookmarkStart w:id="2359" w:name="_Toc80793326"/>
      <w:r>
        <w:t xml:space="preserve">Figure </w:t>
      </w:r>
      <w:r>
        <w:rPr>
          <w:noProof/>
        </w:rPr>
        <w:fldChar w:fldCharType="begin"/>
      </w:r>
      <w:r>
        <w:rPr>
          <w:noProof/>
        </w:rPr>
        <w:instrText xml:space="preserve"> SEQ Figure \* ARABIC </w:instrText>
      </w:r>
      <w:r>
        <w:rPr>
          <w:noProof/>
        </w:rPr>
        <w:fldChar w:fldCharType="separate"/>
      </w:r>
      <w:ins w:id="2360" w:author="Andrew Instone-Cowie" w:date="2021-08-27T13:59:00Z">
        <w:r w:rsidR="0021271C">
          <w:rPr>
            <w:noProof/>
          </w:rPr>
          <w:t>27</w:t>
        </w:r>
      </w:ins>
      <w:del w:id="2361" w:author="Andrew Instone-Cowie" w:date="2021-08-10T20:37:00Z">
        <w:r w:rsidR="00CA0B7C" w:rsidDel="00744894">
          <w:rPr>
            <w:noProof/>
          </w:rPr>
          <w:delText>18</w:delText>
        </w:r>
      </w:del>
      <w:r>
        <w:rPr>
          <w:noProof/>
        </w:rPr>
        <w:fldChar w:fldCharType="end"/>
      </w:r>
      <w:r>
        <w:t xml:space="preserve"> – </w:t>
      </w:r>
      <w:r w:rsidR="00747360">
        <w:t xml:space="preserve">Second PC Module </w:t>
      </w:r>
      <w:r w:rsidRPr="00D26B9A">
        <w:t>Connector</w:t>
      </w:r>
      <w:bookmarkEnd w:id="2359"/>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2362" w:name="_Toc80793251"/>
      <w:r>
        <w:lastRenderedPageBreak/>
        <w:t>Basic Serial Splitter Module Connector</w:t>
      </w:r>
      <w:bookmarkEnd w:id="2362"/>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0C566AE6" w:rsidR="00237EBF" w:rsidRDefault="00237EBF" w:rsidP="00237EBF">
      <w:pPr>
        <w:pStyle w:val="Caption"/>
        <w:jc w:val="center"/>
        <w:rPr>
          <w:ins w:id="2363" w:author="Andrew Instone-Cowie" w:date="2021-08-25T12:15:00Z"/>
        </w:rPr>
      </w:pPr>
      <w:bookmarkStart w:id="2364" w:name="_Toc80793327"/>
      <w:r>
        <w:t xml:space="preserve">Figure </w:t>
      </w:r>
      <w:r>
        <w:rPr>
          <w:noProof/>
        </w:rPr>
        <w:fldChar w:fldCharType="begin"/>
      </w:r>
      <w:r>
        <w:rPr>
          <w:noProof/>
        </w:rPr>
        <w:instrText xml:space="preserve"> SEQ Figure \* ARABIC </w:instrText>
      </w:r>
      <w:r>
        <w:rPr>
          <w:noProof/>
        </w:rPr>
        <w:fldChar w:fldCharType="separate"/>
      </w:r>
      <w:ins w:id="2365" w:author="Andrew Instone-Cowie" w:date="2021-08-27T13:59:00Z">
        <w:r w:rsidR="0021271C">
          <w:rPr>
            <w:noProof/>
          </w:rPr>
          <w:t>28</w:t>
        </w:r>
      </w:ins>
      <w:del w:id="2366" w:author="Andrew Instone-Cowie" w:date="2021-08-10T20:37:00Z">
        <w:r w:rsidR="00CA0B7C" w:rsidDel="00744894">
          <w:rPr>
            <w:noProof/>
          </w:rPr>
          <w:delText>19</w:delText>
        </w:r>
      </w:del>
      <w:r>
        <w:rPr>
          <w:noProof/>
        </w:rPr>
        <w:fldChar w:fldCharType="end"/>
      </w:r>
      <w:r>
        <w:t xml:space="preserve"> – </w:t>
      </w:r>
      <w:r w:rsidR="00747360">
        <w:t xml:space="preserve">Basic Serial Splitter </w:t>
      </w:r>
      <w:r w:rsidRPr="00D26B9A">
        <w:t>Connector</w:t>
      </w:r>
      <w:bookmarkEnd w:id="2364"/>
    </w:p>
    <w:p w14:paraId="1CDA6A05" w14:textId="5DDEF07C" w:rsidR="009216D4" w:rsidRDefault="009216D4">
      <w:pPr>
        <w:pStyle w:val="Heading2"/>
        <w:pageBreakBefore/>
        <w:rPr>
          <w:ins w:id="2367" w:author="Andrew Instone-Cowie" w:date="2021-08-25T12:22:00Z"/>
        </w:rPr>
        <w:pPrChange w:id="2368" w:author="Andrew Instone-Cowie" w:date="2021-08-25T13:03:00Z">
          <w:pPr>
            <w:pStyle w:val="Heading2"/>
          </w:pPr>
        </w:pPrChange>
      </w:pPr>
      <w:bookmarkStart w:id="2369" w:name="_Toc80793252"/>
      <w:ins w:id="2370" w:author="Andrew Instone-Cowie" w:date="2021-08-25T12:15:00Z">
        <w:r>
          <w:lastRenderedPageBreak/>
          <w:t xml:space="preserve">DB9 </w:t>
        </w:r>
      </w:ins>
      <w:ins w:id="2371" w:author="Andrew Instone-Cowie" w:date="2021-08-25T12:22:00Z">
        <w:r>
          <w:t xml:space="preserve">Serial </w:t>
        </w:r>
      </w:ins>
      <w:ins w:id="2372" w:author="Andrew Instone-Cowie" w:date="2021-08-25T12:15:00Z">
        <w:r>
          <w:t>Connectors</w:t>
        </w:r>
      </w:ins>
      <w:bookmarkEnd w:id="2369"/>
    </w:p>
    <w:p w14:paraId="4CBCA747" w14:textId="16CC8F00" w:rsidR="009216D4" w:rsidRDefault="009216D4" w:rsidP="009216D4">
      <w:pPr>
        <w:rPr>
          <w:ins w:id="2373" w:author="Andrew Instone-Cowie" w:date="2021-08-25T13:22:00Z"/>
        </w:rPr>
      </w:pPr>
      <w:ins w:id="2374" w:author="Andrew Instone-Cowie" w:date="2021-08-25T12:22:00Z">
        <w:r>
          <w:t xml:space="preserve">The Power Module, Second PC </w:t>
        </w:r>
      </w:ins>
      <w:ins w:id="2375" w:author="Andrew Instone-Cowie" w:date="2021-08-25T12:23:00Z">
        <w:r>
          <w:t>Module</w:t>
        </w:r>
      </w:ins>
      <w:ins w:id="2376" w:author="Andrew Instone-Cowie" w:date="2021-08-25T12:22:00Z">
        <w:r>
          <w:t xml:space="preserve"> and Basic Serial Splitter Module all use standard 9-pin female </w:t>
        </w:r>
      </w:ins>
      <w:ins w:id="2377" w:author="Andrew Instone-Cowie" w:date="2021-08-25T13:35:00Z">
        <w:r w:rsidR="00582A74">
          <w:t>sub</w:t>
        </w:r>
        <w:r w:rsidR="00237709">
          <w:t>-</w:t>
        </w:r>
      </w:ins>
      <w:ins w:id="2378" w:author="Andrew Instone-Cowie" w:date="2021-08-25T13:31:00Z">
        <w:r w:rsidR="00582A74">
          <w:t xml:space="preserve">miniature </w:t>
        </w:r>
      </w:ins>
      <w:ins w:id="2379" w:author="Andrew Instone-Cowie" w:date="2021-08-25T12:22:00Z">
        <w:r>
          <w:t xml:space="preserve">D connectors (“DB9”) for serial data connections </w:t>
        </w:r>
      </w:ins>
      <w:ins w:id="2380" w:author="Andrew Instone-Cowie" w:date="2021-08-25T12:23:00Z">
        <w:r>
          <w:t>to attached Simulator PCs. The pin-outs of these connectors are illustrated below.</w:t>
        </w:r>
      </w:ins>
    </w:p>
    <w:p w14:paraId="7E0C0397" w14:textId="6FBB1628" w:rsidR="004F221F" w:rsidRDefault="004F221F">
      <w:pPr>
        <w:pStyle w:val="Heading3"/>
        <w:rPr>
          <w:ins w:id="2381" w:author="Andrew Instone-Cowie" w:date="2021-08-25T12:26:00Z"/>
        </w:rPr>
        <w:pPrChange w:id="2382" w:author="Andrew Instone-Cowie" w:date="2021-08-25T13:22:00Z">
          <w:pPr/>
        </w:pPrChange>
      </w:pPr>
      <w:bookmarkStart w:id="2383" w:name="_Toc80793253"/>
      <w:ins w:id="2384" w:author="Andrew Instone-Cowie" w:date="2021-08-25T13:22:00Z">
        <w:r>
          <w:t>DTEs &amp; DCEs</w:t>
        </w:r>
      </w:ins>
      <w:bookmarkEnd w:id="2383"/>
    </w:p>
    <w:p w14:paraId="3A0542FF" w14:textId="5280CBD3" w:rsidR="00624131" w:rsidRDefault="00624131" w:rsidP="009216D4">
      <w:pPr>
        <w:rPr>
          <w:ins w:id="2385" w:author="Andrew Instone-Cowie" w:date="2021-08-25T12:43:00Z"/>
        </w:rPr>
      </w:pPr>
      <w:ins w:id="2386" w:author="Andrew Instone-Cowie" w:date="2021-08-25T12:26:00Z">
        <w:r>
          <w:t xml:space="preserve">In RS-232 </w:t>
        </w:r>
      </w:ins>
      <w:ins w:id="2387" w:author="Andrew Instone-Cowie" w:date="2021-08-25T12:43:00Z">
        <w:r w:rsidR="002E2C16">
          <w:t>communications</w:t>
        </w:r>
      </w:ins>
      <w:ins w:id="2388" w:author="Andrew Instone-Cowie" w:date="2021-08-25T12:26:00Z">
        <w:r>
          <w:t xml:space="preserve">, the description of </w:t>
        </w:r>
      </w:ins>
      <w:ins w:id="2389" w:author="Andrew Instone-Cowie" w:date="2021-08-25T13:25:00Z">
        <w:r w:rsidR="00582A74">
          <w:t xml:space="preserve">connector </w:t>
        </w:r>
      </w:ins>
      <w:ins w:id="2390" w:author="Andrew Instone-Cowie" w:date="2021-08-25T12:26:00Z">
        <w:r>
          <w:t>pin</w:t>
        </w:r>
      </w:ins>
      <w:ins w:id="2391" w:author="Andrew Instone-Cowie" w:date="2021-08-25T12:27:00Z">
        <w:r>
          <w:t xml:space="preserve">s as </w:t>
        </w:r>
        <w:r w:rsidRPr="00ED196D">
          <w:rPr>
            <w:i/>
            <w:iCs/>
            <w:rPrChange w:id="2392" w:author="Andrew Instone-Cowie" w:date="2021-08-25T13:05:00Z">
              <w:rPr/>
            </w:rPrChange>
          </w:rPr>
          <w:t>Transmit</w:t>
        </w:r>
        <w:r>
          <w:t xml:space="preserve"> or </w:t>
        </w:r>
        <w:r w:rsidRPr="00ED196D">
          <w:rPr>
            <w:i/>
            <w:iCs/>
            <w:rPrChange w:id="2393" w:author="Andrew Instone-Cowie" w:date="2021-08-25T13:05:00Z">
              <w:rPr/>
            </w:rPrChange>
          </w:rPr>
          <w:t>Receive</w:t>
        </w:r>
        <w:r>
          <w:t xml:space="preserve"> can be confusing</w:t>
        </w:r>
      </w:ins>
      <w:ins w:id="2394" w:author="Andrew Instone-Cowie" w:date="2021-08-25T13:25:00Z">
        <w:r w:rsidR="00582A74">
          <w:t>. D</w:t>
        </w:r>
      </w:ins>
      <w:ins w:id="2395" w:author="Andrew Instone-Cowie" w:date="2021-08-25T12:27:00Z">
        <w:r>
          <w:t>evice</w:t>
        </w:r>
      </w:ins>
      <w:ins w:id="2396" w:author="Andrew Instone-Cowie" w:date="2021-08-25T13:25:00Z">
        <w:r w:rsidR="00582A74">
          <w:t xml:space="preserve">s can be </w:t>
        </w:r>
      </w:ins>
      <w:ins w:id="2397" w:author="Andrew Instone-Cowie" w:date="2021-08-25T12:27:00Z">
        <w:r>
          <w:t xml:space="preserve">configured as </w:t>
        </w:r>
        <w:r w:rsidRPr="002E2C16">
          <w:rPr>
            <w:i/>
            <w:iCs/>
            <w:rPrChange w:id="2398" w:author="Andrew Instone-Cowie" w:date="2021-08-25T12:43:00Z">
              <w:rPr/>
            </w:rPrChange>
          </w:rPr>
          <w:t>Data Terminal Equipment</w:t>
        </w:r>
        <w:r>
          <w:t xml:space="preserve"> (DTE) or </w:t>
        </w:r>
        <w:r w:rsidRPr="002E2C16">
          <w:rPr>
            <w:i/>
            <w:iCs/>
            <w:rPrChange w:id="2399" w:author="Andrew Instone-Cowie" w:date="2021-08-25T12:43:00Z">
              <w:rPr/>
            </w:rPrChange>
          </w:rPr>
          <w:t>Data Communication Equipment</w:t>
        </w:r>
        <w:r>
          <w:t xml:space="preserve"> (DCE).</w:t>
        </w:r>
      </w:ins>
      <w:ins w:id="2400" w:author="Andrew Instone-Cowie" w:date="2021-08-25T13:05:00Z">
        <w:r w:rsidR="00ED196D">
          <w:t xml:space="preserve"> Traditionally, </w:t>
        </w:r>
      </w:ins>
      <w:ins w:id="2401" w:author="Andrew Instone-Cowie" w:date="2021-08-25T13:25:00Z">
        <w:r w:rsidR="00582A74">
          <w:t xml:space="preserve">for example, </w:t>
        </w:r>
      </w:ins>
      <w:ins w:id="2402" w:author="Andrew Instone-Cowie" w:date="2021-08-25T13:05:00Z">
        <w:r w:rsidR="00ED196D">
          <w:t xml:space="preserve">a PC would be </w:t>
        </w:r>
      </w:ins>
      <w:ins w:id="2403" w:author="Andrew Instone-Cowie" w:date="2021-08-25T13:25:00Z">
        <w:r w:rsidR="00582A74">
          <w:t xml:space="preserve">configured as </w:t>
        </w:r>
      </w:ins>
      <w:ins w:id="2404" w:author="Andrew Instone-Cowie" w:date="2021-08-25T13:05:00Z">
        <w:r w:rsidR="00ED196D">
          <w:t xml:space="preserve">a DTE, connected to a modem </w:t>
        </w:r>
      </w:ins>
      <w:ins w:id="2405" w:author="Andrew Instone-Cowie" w:date="2021-08-25T13:26:00Z">
        <w:r w:rsidR="00582A74">
          <w:t xml:space="preserve">configured </w:t>
        </w:r>
      </w:ins>
      <w:ins w:id="2406" w:author="Andrew Instone-Cowie" w:date="2021-08-25T13:05:00Z">
        <w:r w:rsidR="00ED196D">
          <w:t>as a DCE</w:t>
        </w:r>
      </w:ins>
      <w:ins w:id="2407" w:author="Andrew Instone-Cowie" w:date="2021-08-25T13:06:00Z">
        <w:r w:rsidR="00ED196D">
          <w:t>.</w:t>
        </w:r>
      </w:ins>
    </w:p>
    <w:p w14:paraId="4B79AB53" w14:textId="44618933" w:rsidR="002E2C16" w:rsidRDefault="002E2C16" w:rsidP="009216D4">
      <w:pPr>
        <w:rPr>
          <w:ins w:id="2408" w:author="Andrew Instone-Cowie" w:date="2021-08-25T12:23:00Z"/>
        </w:rPr>
      </w:pPr>
      <w:ins w:id="2409" w:author="Andrew Instone-Cowie" w:date="2021-08-25T12:48:00Z">
        <w:r>
          <w:t xml:space="preserve">By convention, </w:t>
        </w:r>
      </w:ins>
      <w:ins w:id="2410" w:author="Andrew Instone-Cowie" w:date="2021-08-25T12:50:00Z">
        <w:r>
          <w:t xml:space="preserve">a </w:t>
        </w:r>
      </w:ins>
      <w:ins w:id="2411" w:author="Andrew Instone-Cowie" w:date="2021-08-25T12:48:00Z">
        <w:r>
          <w:t xml:space="preserve">DTE </w:t>
        </w:r>
      </w:ins>
      <w:ins w:id="2412" w:author="Andrew Instone-Cowie" w:date="2021-08-25T13:26:00Z">
        <w:r w:rsidR="00582A74">
          <w:t>has a male connector</w:t>
        </w:r>
      </w:ins>
      <w:ins w:id="2413" w:author="Andrew Instone-Cowie" w:date="2021-08-25T13:28:00Z">
        <w:r w:rsidR="00582A74">
          <w:t xml:space="preserve">, </w:t>
        </w:r>
      </w:ins>
      <w:ins w:id="2414" w:author="Andrew Instone-Cowie" w:date="2021-08-25T13:26:00Z">
        <w:r w:rsidR="00582A74">
          <w:t xml:space="preserve">a </w:t>
        </w:r>
      </w:ins>
      <w:ins w:id="2415" w:author="Andrew Instone-Cowie" w:date="2021-08-25T12:50:00Z">
        <w:r>
          <w:t xml:space="preserve">DCE </w:t>
        </w:r>
      </w:ins>
      <w:ins w:id="2416" w:author="Andrew Instone-Cowie" w:date="2021-08-25T13:26:00Z">
        <w:r w:rsidR="00582A74">
          <w:t>has a female connector, and the DTE</w:t>
        </w:r>
      </w:ins>
      <w:ins w:id="2417" w:author="Andrew Instone-Cowie" w:date="2021-08-25T13:37:00Z">
        <w:r w:rsidR="00237709">
          <w:t>-</w:t>
        </w:r>
      </w:ins>
      <w:ins w:id="2418" w:author="Andrew Instone-Cowie" w:date="2021-08-25T13:26:00Z">
        <w:r w:rsidR="00582A74">
          <w:t>to</w:t>
        </w:r>
      </w:ins>
      <w:ins w:id="2419" w:author="Andrew Instone-Cowie" w:date="2021-08-25T13:37:00Z">
        <w:r w:rsidR="00237709">
          <w:t>-</w:t>
        </w:r>
      </w:ins>
      <w:ins w:id="2420" w:author="Andrew Instone-Cowie" w:date="2021-08-25T13:26:00Z">
        <w:r w:rsidR="00582A74">
          <w:t xml:space="preserve">DCE </w:t>
        </w:r>
      </w:ins>
      <w:ins w:id="2421" w:author="Andrew Instone-Cowie" w:date="2021-08-25T12:50:00Z">
        <w:r>
          <w:t xml:space="preserve">connection uses a </w:t>
        </w:r>
      </w:ins>
      <w:ins w:id="2422" w:author="Andrew Instone-Cowie" w:date="2021-08-25T13:27:00Z">
        <w:r w:rsidR="00582A74">
          <w:t xml:space="preserve">female-to-male </w:t>
        </w:r>
      </w:ins>
      <w:ins w:id="2423" w:author="Andrew Instone-Cowie" w:date="2021-08-25T12:50:00Z">
        <w:r w:rsidRPr="00ED196D">
          <w:rPr>
            <w:i/>
            <w:iCs/>
            <w:rPrChange w:id="2424" w:author="Andrew Instone-Cowie" w:date="2021-08-25T13:06:00Z">
              <w:rPr/>
            </w:rPrChange>
          </w:rPr>
          <w:t>straight cable</w:t>
        </w:r>
      </w:ins>
      <w:ins w:id="2425" w:author="Andrew Instone-Cowie" w:date="2021-08-25T12:51:00Z">
        <w:r>
          <w:rPr>
            <w:rStyle w:val="FootnoteReference"/>
          </w:rPr>
          <w:footnoteReference w:id="34"/>
        </w:r>
      </w:ins>
      <w:ins w:id="2427" w:author="Andrew Instone-Cowie" w:date="2021-08-25T12:52:00Z">
        <w:r>
          <w:t xml:space="preserve">. A </w:t>
        </w:r>
      </w:ins>
      <w:ins w:id="2428" w:author="Andrew Instone-Cowie" w:date="2021-08-25T12:51:00Z">
        <w:r>
          <w:t xml:space="preserve">PC </w:t>
        </w:r>
      </w:ins>
      <w:ins w:id="2429" w:author="Andrew Instone-Cowie" w:date="2021-08-25T12:52:00Z">
        <w:r>
          <w:t xml:space="preserve">acting </w:t>
        </w:r>
      </w:ins>
      <w:ins w:id="2430" w:author="Andrew Instone-Cowie" w:date="2021-08-25T12:51:00Z">
        <w:r>
          <w:t xml:space="preserve">as </w:t>
        </w:r>
      </w:ins>
      <w:ins w:id="2431" w:author="Andrew Instone-Cowie" w:date="2021-08-25T12:50:00Z">
        <w:r>
          <w:t>DTE</w:t>
        </w:r>
      </w:ins>
      <w:ins w:id="2432" w:author="Andrew Instone-Cowie" w:date="2021-08-25T12:52:00Z">
        <w:r>
          <w:t xml:space="preserve"> </w:t>
        </w:r>
      </w:ins>
      <w:ins w:id="2433" w:author="Andrew Instone-Cowie" w:date="2021-08-25T12:47:00Z">
        <w:r>
          <w:t>transmits</w:t>
        </w:r>
      </w:ins>
      <w:ins w:id="2434" w:author="Andrew Instone-Cowie" w:date="2021-08-25T12:44:00Z">
        <w:r>
          <w:t xml:space="preserve"> data </w:t>
        </w:r>
      </w:ins>
      <w:ins w:id="2435" w:author="Andrew Instone-Cowie" w:date="2021-08-25T12:47:00Z">
        <w:r>
          <w:t xml:space="preserve">to </w:t>
        </w:r>
      </w:ins>
      <w:ins w:id="2436" w:author="Andrew Instone-Cowie" w:date="2021-08-25T12:50:00Z">
        <w:r>
          <w:t xml:space="preserve">the </w:t>
        </w:r>
      </w:ins>
      <w:ins w:id="2437" w:author="Andrew Instone-Cowie" w:date="2021-08-25T12:47:00Z">
        <w:r>
          <w:t xml:space="preserve">DCE </w:t>
        </w:r>
      </w:ins>
      <w:ins w:id="2438" w:author="Andrew Instone-Cowie" w:date="2021-08-25T12:53:00Z">
        <w:r>
          <w:t xml:space="preserve">from </w:t>
        </w:r>
      </w:ins>
      <w:ins w:id="2439" w:author="Andrew Instone-Cowie" w:date="2021-08-25T12:44:00Z">
        <w:r>
          <w:t xml:space="preserve">Pin </w:t>
        </w:r>
      </w:ins>
      <w:ins w:id="2440" w:author="Andrew Instone-Cowie" w:date="2021-08-25T12:45:00Z">
        <w:r>
          <w:t>3</w:t>
        </w:r>
      </w:ins>
      <w:ins w:id="2441" w:author="Andrew Instone-Cowie" w:date="2021-08-25T12:44:00Z">
        <w:r>
          <w:t xml:space="preserve"> of the PC’s DB9 connector, which would be designated </w:t>
        </w:r>
      </w:ins>
      <w:ins w:id="2442" w:author="Andrew Instone-Cowie" w:date="2021-08-25T12:47:00Z">
        <w:r>
          <w:t xml:space="preserve">TD or </w:t>
        </w:r>
      </w:ins>
      <w:ins w:id="2443" w:author="Andrew Instone-Cowie" w:date="2021-08-25T12:45:00Z">
        <w:r>
          <w:t>TX</w:t>
        </w:r>
      </w:ins>
      <w:ins w:id="2444" w:author="Andrew Instone-Cowie" w:date="2021-08-25T12:47:00Z">
        <w:r>
          <w:t xml:space="preserve">; </w:t>
        </w:r>
      </w:ins>
      <w:ins w:id="2445" w:author="Andrew Instone-Cowie" w:date="2021-08-25T12:45:00Z">
        <w:r>
          <w:t xml:space="preserve">and receives data </w:t>
        </w:r>
      </w:ins>
      <w:ins w:id="2446" w:author="Andrew Instone-Cowie" w:date="2021-08-25T12:47:00Z">
        <w:r>
          <w:t xml:space="preserve">from </w:t>
        </w:r>
      </w:ins>
      <w:ins w:id="2447" w:author="Andrew Instone-Cowie" w:date="2021-08-25T12:53:00Z">
        <w:r>
          <w:t xml:space="preserve">the </w:t>
        </w:r>
      </w:ins>
      <w:ins w:id="2448" w:author="Andrew Instone-Cowie" w:date="2021-08-25T12:47:00Z">
        <w:r>
          <w:t xml:space="preserve">DCE </w:t>
        </w:r>
      </w:ins>
      <w:ins w:id="2449" w:author="Andrew Instone-Cowie" w:date="2021-08-25T12:45:00Z">
        <w:r>
          <w:t>on Pin 2, designated R</w:t>
        </w:r>
      </w:ins>
      <w:ins w:id="2450" w:author="Andrew Instone-Cowie" w:date="2021-08-25T12:48:00Z">
        <w:r>
          <w:t>D or RX</w:t>
        </w:r>
      </w:ins>
      <w:ins w:id="2451" w:author="Andrew Instone-Cowie" w:date="2021-08-25T13:38:00Z">
        <w:r w:rsidR="00237709">
          <w:rPr>
            <w:rStyle w:val="FootnoteReference"/>
          </w:rPr>
          <w:footnoteReference w:id="35"/>
        </w:r>
      </w:ins>
      <w:ins w:id="2464" w:author="Andrew Instone-Cowie" w:date="2021-08-25T12:48:00Z">
        <w:r>
          <w:t xml:space="preserve">. The DCE </w:t>
        </w:r>
      </w:ins>
      <w:ins w:id="2465" w:author="Andrew Instone-Cowie" w:date="2021-08-25T12:54:00Z">
        <w:r w:rsidR="00F03FD0">
          <w:t xml:space="preserve">uses a female connector, </w:t>
        </w:r>
      </w:ins>
      <w:ins w:id="2466" w:author="Andrew Instone-Cowie" w:date="2021-08-25T12:48:00Z">
        <w:r>
          <w:t xml:space="preserve">receives data from the DTE on Pin </w:t>
        </w:r>
      </w:ins>
      <w:ins w:id="2467" w:author="Andrew Instone-Cowie" w:date="2021-08-25T12:49:00Z">
        <w:r>
          <w:t xml:space="preserve">3, </w:t>
        </w:r>
        <w:r w:rsidRPr="00ED196D">
          <w:rPr>
            <w:u w:val="single"/>
            <w:rPrChange w:id="2468" w:author="Andrew Instone-Cowie" w:date="2021-08-25T13:07:00Z">
              <w:rPr/>
            </w:rPrChange>
          </w:rPr>
          <w:t>still designated as the “transmit” pin on the DCE</w:t>
        </w:r>
        <w:r>
          <w:t xml:space="preserve">, and sends data to the DTE on Pin 2, </w:t>
        </w:r>
        <w:r w:rsidRPr="00ED196D">
          <w:rPr>
            <w:u w:val="single"/>
            <w:rPrChange w:id="2469" w:author="Andrew Instone-Cowie" w:date="2021-08-25T13:07:00Z">
              <w:rPr/>
            </w:rPrChange>
          </w:rPr>
          <w:t>still desig</w:t>
        </w:r>
      </w:ins>
      <w:ins w:id="2470" w:author="Andrew Instone-Cowie" w:date="2021-08-25T12:50:00Z">
        <w:r w:rsidRPr="00ED196D">
          <w:rPr>
            <w:u w:val="single"/>
            <w:rPrChange w:id="2471" w:author="Andrew Instone-Cowie" w:date="2021-08-25T13:07:00Z">
              <w:rPr/>
            </w:rPrChange>
          </w:rPr>
          <w:t>na</w:t>
        </w:r>
      </w:ins>
      <w:ins w:id="2472" w:author="Andrew Instone-Cowie" w:date="2021-08-25T12:49:00Z">
        <w:r w:rsidRPr="00ED196D">
          <w:rPr>
            <w:u w:val="single"/>
            <w:rPrChange w:id="2473" w:author="Andrew Instone-Cowie" w:date="2021-08-25T13:07:00Z">
              <w:rPr/>
            </w:rPrChange>
          </w:rPr>
          <w:t>ted as the “receive” pin on the DCE</w:t>
        </w:r>
      </w:ins>
      <w:ins w:id="2474" w:author="Andrew Instone-Cowie" w:date="2021-08-25T12:54:00Z">
        <w:r w:rsidR="00F03FD0">
          <w:rPr>
            <w:rStyle w:val="FootnoteReference"/>
          </w:rPr>
          <w:footnoteReference w:id="36"/>
        </w:r>
      </w:ins>
      <w:ins w:id="2479" w:author="Andrew Instone-Cowie" w:date="2021-08-25T12:49:00Z">
        <w:r>
          <w:t>.</w:t>
        </w:r>
      </w:ins>
    </w:p>
    <w:p w14:paraId="5DD60A4D" w14:textId="6EC8AAE4" w:rsidR="002E2C16" w:rsidRDefault="002E2C16" w:rsidP="009216D4">
      <w:pPr>
        <w:rPr>
          <w:ins w:id="2480" w:author="Andrew Instone-Cowie" w:date="2021-08-25T12:56:00Z"/>
        </w:rPr>
      </w:pPr>
      <w:ins w:id="2481" w:author="Andrew Instone-Cowie" w:date="2021-08-25T12:50:00Z">
        <w:r>
          <w:t xml:space="preserve">The </w:t>
        </w:r>
      </w:ins>
      <w:ins w:id="2482" w:author="Andrew Instone-Cowie" w:date="2021-08-25T12:48:00Z">
        <w:r>
          <w:t>Simulator PC is a DTE</w:t>
        </w:r>
      </w:ins>
      <w:ins w:id="2483" w:author="Andrew Instone-Cowie" w:date="2021-08-25T12:56:00Z">
        <w:r w:rsidR="00F03FD0">
          <w:t xml:space="preserve">. The </w:t>
        </w:r>
      </w:ins>
      <w:ins w:id="2484" w:author="Andrew Instone-Cowie" w:date="2021-08-25T12:55:00Z">
        <w:r w:rsidR="00F03FD0">
          <w:t xml:space="preserve">Simulator Modules are fitted with </w:t>
        </w:r>
      </w:ins>
      <w:ins w:id="2485" w:author="Andrew Instone-Cowie" w:date="2021-08-25T12:56:00Z">
        <w:r w:rsidR="00F03FD0">
          <w:t xml:space="preserve">female DB9 connectors and </w:t>
        </w:r>
      </w:ins>
      <w:ins w:id="2486" w:author="Andrew Instone-Cowie" w:date="2021-08-25T13:13:00Z">
        <w:r w:rsidR="00ED196D">
          <w:t xml:space="preserve">for simplicity </w:t>
        </w:r>
      </w:ins>
      <w:ins w:id="2487" w:author="Andrew Instone-Cowie" w:date="2021-08-25T13:08:00Z">
        <w:r w:rsidR="00ED196D">
          <w:t xml:space="preserve">are all </w:t>
        </w:r>
      </w:ins>
      <w:ins w:id="2488" w:author="Andrew Instone-Cowie" w:date="2021-08-25T12:56:00Z">
        <w:r w:rsidR="00F03FD0">
          <w:t xml:space="preserve">wired for use with straight cables, so </w:t>
        </w:r>
      </w:ins>
      <w:ins w:id="2489" w:author="Andrew Instone-Cowie" w:date="2021-08-25T13:42:00Z">
        <w:r w:rsidR="00237709">
          <w:t xml:space="preserve">are </w:t>
        </w:r>
      </w:ins>
      <w:ins w:id="2490" w:author="Andrew Instone-Cowie" w:date="2021-08-25T13:16:00Z">
        <w:r w:rsidR="00C607F9">
          <w:t>technically DCE</w:t>
        </w:r>
      </w:ins>
      <w:ins w:id="2491" w:author="Andrew Instone-Cowie" w:date="2021-08-25T13:42:00Z">
        <w:r w:rsidR="00237709">
          <w:t>s</w:t>
        </w:r>
      </w:ins>
      <w:ins w:id="2492" w:author="Andrew Instone-Cowie" w:date="2021-08-25T13:16:00Z">
        <w:r w:rsidR="00C607F9">
          <w:t xml:space="preserve"> and </w:t>
        </w:r>
      </w:ins>
      <w:ins w:id="2493" w:author="Andrew Instone-Cowie" w:date="2021-08-25T12:56:00Z">
        <w:r w:rsidR="00F03FD0">
          <w:t xml:space="preserve">should </w:t>
        </w:r>
      </w:ins>
      <w:ins w:id="2494" w:author="Andrew Instone-Cowie" w:date="2021-08-25T13:00:00Z">
        <w:r w:rsidR="00EE5AA6">
          <w:t xml:space="preserve">by convention </w:t>
        </w:r>
      </w:ins>
      <w:ins w:id="2495" w:author="Andrew Instone-Cowie" w:date="2021-08-25T13:08:00Z">
        <w:r w:rsidR="00ED196D">
          <w:t>use DC</w:t>
        </w:r>
      </w:ins>
      <w:ins w:id="2496" w:author="Andrew Instone-Cowie" w:date="2021-08-25T13:09:00Z">
        <w:r w:rsidR="00ED196D">
          <w:t>E</w:t>
        </w:r>
      </w:ins>
      <w:ins w:id="2497" w:author="Andrew Instone-Cowie" w:date="2021-08-25T12:56:00Z">
        <w:r w:rsidR="00F03FD0">
          <w:t xml:space="preserve"> pin naming conventions.</w:t>
        </w:r>
      </w:ins>
    </w:p>
    <w:p w14:paraId="24A0A3FE" w14:textId="63C73BED" w:rsidR="009216D4" w:rsidRPr="009216D4" w:rsidRDefault="00F03FD0">
      <w:pPr>
        <w:rPr>
          <w:ins w:id="2498" w:author="Andrew Instone-Cowie" w:date="2021-08-25T12:15:00Z"/>
        </w:rPr>
      </w:pPr>
      <w:ins w:id="2499" w:author="Andrew Instone-Cowie" w:date="2021-08-25T12:56:00Z">
        <w:r>
          <w:t xml:space="preserve">However, to </w:t>
        </w:r>
      </w:ins>
      <w:ins w:id="2500" w:author="Andrew Instone-Cowie" w:date="2021-08-25T12:59:00Z">
        <w:r w:rsidR="00EE5AA6">
          <w:t xml:space="preserve">make the </w:t>
        </w:r>
      </w:ins>
      <w:ins w:id="2501" w:author="Andrew Instone-Cowie" w:date="2021-08-25T13:11:00Z">
        <w:r w:rsidR="00ED196D">
          <w:t xml:space="preserve">simulator </w:t>
        </w:r>
      </w:ins>
      <w:ins w:id="2502" w:author="Andrew Instone-Cowie" w:date="2021-08-25T13:09:00Z">
        <w:r w:rsidR="00ED196D">
          <w:t xml:space="preserve">module designs </w:t>
        </w:r>
      </w:ins>
      <w:ins w:id="2503" w:author="Andrew Instone-Cowie" w:date="2021-08-25T13:44:00Z">
        <w:r w:rsidR="00237709">
          <w:t>ea</w:t>
        </w:r>
      </w:ins>
      <w:ins w:id="2504" w:author="Andrew Instone-Cowie" w:date="2021-08-25T13:45:00Z">
        <w:r w:rsidR="00237709">
          <w:t>sier to follow</w:t>
        </w:r>
      </w:ins>
      <w:ins w:id="2505" w:author="Andrew Instone-Cowie" w:date="2021-08-25T13:09:00Z">
        <w:r w:rsidR="00ED196D">
          <w:t xml:space="preserve">, the schematics </w:t>
        </w:r>
      </w:ins>
      <w:ins w:id="2506" w:author="Andrew Instone-Cowie" w:date="2021-08-25T13:10:00Z">
        <w:r w:rsidR="00ED196D">
          <w:t xml:space="preserve">follow </w:t>
        </w:r>
      </w:ins>
      <w:ins w:id="2507" w:author="Andrew Instone-Cowie" w:date="2021-08-25T13:09:00Z">
        <w:r w:rsidR="00ED196D">
          <w:t xml:space="preserve">the </w:t>
        </w:r>
      </w:ins>
      <w:ins w:id="2508" w:author="Andrew Instone-Cowie" w:date="2021-08-25T13:10:00Z">
        <w:r w:rsidR="00ED196D">
          <w:t xml:space="preserve">transmit and receive </w:t>
        </w:r>
      </w:ins>
      <w:ins w:id="2509" w:author="Andrew Instone-Cowie" w:date="2021-08-25T13:45:00Z">
        <w:r w:rsidR="00237709">
          <w:t xml:space="preserve">pin </w:t>
        </w:r>
      </w:ins>
      <w:ins w:id="2510" w:author="Andrew Instone-Cowie" w:date="2021-08-25T13:09:00Z">
        <w:r w:rsidR="00ED196D">
          <w:t>designation</w:t>
        </w:r>
      </w:ins>
      <w:ins w:id="2511" w:author="Andrew Instone-Cowie" w:date="2021-08-25T13:10:00Z">
        <w:r w:rsidR="00ED196D">
          <w:t xml:space="preserve">s used by the </w:t>
        </w:r>
      </w:ins>
      <w:ins w:id="2512" w:author="Andrew Instone-Cowie" w:date="2021-08-25T13:44:00Z">
        <w:r w:rsidR="00237709">
          <w:t xml:space="preserve">ATmega328P microcontroller UART, and the RS-232 sides of the </w:t>
        </w:r>
      </w:ins>
      <w:ins w:id="2513" w:author="Andrew Instone-Cowie" w:date="2021-08-25T13:10:00Z">
        <w:r w:rsidR="00ED196D">
          <w:t>Maxim MAX233, MAX208 and MAX3</w:t>
        </w:r>
      </w:ins>
      <w:ins w:id="2514" w:author="Andrew Instone-Cowie" w:date="2021-08-25T13:11:00Z">
        <w:r w:rsidR="00ED196D">
          <w:t>32</w:t>
        </w:r>
      </w:ins>
      <w:ins w:id="2515" w:author="Andrew Instone-Cowie" w:date="2021-08-25T13:10:00Z">
        <w:r w:rsidR="00ED196D">
          <w:t>3 line drivers</w:t>
        </w:r>
      </w:ins>
      <w:ins w:id="2516" w:author="Andrew Instone-Cowie" w:date="2021-08-25T13:11:00Z">
        <w:r w:rsidR="00ED196D">
          <w:t xml:space="preserve">. Following these conventions, the </w:t>
        </w:r>
      </w:ins>
      <w:ins w:id="2517" w:author="Andrew Instone-Cowie" w:date="2021-08-25T13:12:00Z">
        <w:r w:rsidR="00ED196D">
          <w:t xml:space="preserve">module </w:t>
        </w:r>
      </w:ins>
      <w:ins w:id="2518" w:author="Andrew Instone-Cowie" w:date="2021-08-25T12:23:00Z">
        <w:r w:rsidR="009216D4">
          <w:t>pin</w:t>
        </w:r>
      </w:ins>
      <w:ins w:id="2519" w:author="Andrew Instone-Cowie" w:date="2021-08-25T13:12:00Z">
        <w:r w:rsidR="00ED196D">
          <w:t>s</w:t>
        </w:r>
      </w:ins>
      <w:ins w:id="2520" w:author="Andrew Instone-Cowie" w:date="2021-08-25T12:23:00Z">
        <w:r w:rsidR="009216D4">
          <w:t xml:space="preserve"> </w:t>
        </w:r>
      </w:ins>
      <w:ins w:id="2521" w:author="Andrew Instone-Cowie" w:date="2021-08-25T12:24:00Z">
        <w:r w:rsidR="0035239E">
          <w:t xml:space="preserve">used for transmitting sensor data </w:t>
        </w:r>
      </w:ins>
      <w:ins w:id="2522" w:author="Andrew Instone-Cowie" w:date="2021-08-25T12:25:00Z">
        <w:r w:rsidR="00624131">
          <w:t xml:space="preserve">from the Simulator Interface </w:t>
        </w:r>
      </w:ins>
      <w:ins w:id="2523" w:author="Andrew Instone-Cowie" w:date="2021-08-25T12:24:00Z">
        <w:r w:rsidR="0035239E">
          <w:t xml:space="preserve">to the attached PC </w:t>
        </w:r>
      </w:ins>
      <w:ins w:id="2524" w:author="Andrew Instone-Cowie" w:date="2021-08-25T13:12:00Z">
        <w:r w:rsidR="00ED196D">
          <w:t>are</w:t>
        </w:r>
      </w:ins>
      <w:ins w:id="2525" w:author="Andrew Instone-Cowie" w:date="2021-08-25T12:24:00Z">
        <w:r w:rsidR="0035239E">
          <w:t xml:space="preserve"> marked </w:t>
        </w:r>
        <w:r w:rsidR="0035239E" w:rsidRPr="00624131">
          <w:rPr>
            <w:i/>
            <w:iCs/>
            <w:rPrChange w:id="2526" w:author="Andrew Instone-Cowie" w:date="2021-08-25T12:26:00Z">
              <w:rPr/>
            </w:rPrChange>
          </w:rPr>
          <w:t>TX</w:t>
        </w:r>
      </w:ins>
      <w:ins w:id="2527" w:author="Andrew Instone-Cowie" w:date="2021-08-25T13:12:00Z">
        <w:r w:rsidR="00ED196D">
          <w:t>, and t</w:t>
        </w:r>
      </w:ins>
      <w:ins w:id="2528" w:author="Andrew Instone-Cowie" w:date="2021-08-25T12:24:00Z">
        <w:r w:rsidR="0035239E">
          <w:t xml:space="preserve">he </w:t>
        </w:r>
      </w:ins>
      <w:ins w:id="2529" w:author="Andrew Instone-Cowie" w:date="2021-08-25T13:12:00Z">
        <w:r w:rsidR="00ED196D">
          <w:t xml:space="preserve">module </w:t>
        </w:r>
      </w:ins>
      <w:ins w:id="2530" w:author="Andrew Instone-Cowie" w:date="2021-08-25T12:24:00Z">
        <w:r w:rsidR="0035239E">
          <w:t>pin</w:t>
        </w:r>
      </w:ins>
      <w:ins w:id="2531" w:author="Andrew Instone-Cowie" w:date="2021-08-25T13:12:00Z">
        <w:r w:rsidR="00ED196D">
          <w:t>s</w:t>
        </w:r>
      </w:ins>
      <w:ins w:id="2532" w:author="Andrew Instone-Cowie" w:date="2021-08-25T12:24:00Z">
        <w:r w:rsidR="0035239E">
          <w:t xml:space="preserve"> used for </w:t>
        </w:r>
      </w:ins>
      <w:ins w:id="2533" w:author="Andrew Instone-Cowie" w:date="2021-08-25T12:25:00Z">
        <w:r w:rsidR="0035239E">
          <w:t>rece</w:t>
        </w:r>
        <w:r w:rsidR="00624131">
          <w:t xml:space="preserve">iving CLI data from the attached PC to the </w:t>
        </w:r>
      </w:ins>
      <w:ins w:id="2534" w:author="Andrew Instone-Cowie" w:date="2021-08-25T12:26:00Z">
        <w:r w:rsidR="00624131">
          <w:t xml:space="preserve">Simulator Interface </w:t>
        </w:r>
      </w:ins>
      <w:ins w:id="2535" w:author="Andrew Instone-Cowie" w:date="2021-08-25T13:12:00Z">
        <w:r w:rsidR="00ED196D">
          <w:t>are</w:t>
        </w:r>
      </w:ins>
      <w:ins w:id="2536" w:author="Andrew Instone-Cowie" w:date="2021-08-25T12:26:00Z">
        <w:r w:rsidR="00624131">
          <w:t xml:space="preserve"> marked </w:t>
        </w:r>
        <w:r w:rsidR="00624131" w:rsidRPr="00624131">
          <w:rPr>
            <w:i/>
            <w:iCs/>
            <w:rPrChange w:id="2537" w:author="Andrew Instone-Cowie" w:date="2021-08-25T12:26:00Z">
              <w:rPr/>
            </w:rPrChange>
          </w:rPr>
          <w:t>RX</w:t>
        </w:r>
        <w:r w:rsidR="00624131">
          <w:t>.</w:t>
        </w:r>
      </w:ins>
      <w:ins w:id="2538" w:author="Andrew Instone-Cowie" w:date="2021-08-25T12:25:00Z">
        <w:r w:rsidR="0035239E">
          <w:t xml:space="preserve"> </w:t>
        </w:r>
      </w:ins>
      <w:ins w:id="2539" w:author="Andrew Instone-Cowie" w:date="2021-08-25T13:43:00Z">
        <w:r w:rsidR="00237709">
          <w:t>This is the opposite of the usual convention for a DCE</w:t>
        </w:r>
      </w:ins>
      <w:ins w:id="2540" w:author="Andrew Instone-Cowie" w:date="2021-08-25T13:45:00Z">
        <w:r w:rsidR="0037598F">
          <w:t>.</w:t>
        </w:r>
      </w:ins>
    </w:p>
    <w:p w14:paraId="1A2D12DC" w14:textId="28029E5E" w:rsidR="009216D4" w:rsidRDefault="009216D4" w:rsidP="009216D4">
      <w:pPr>
        <w:pStyle w:val="Heading3"/>
        <w:rPr>
          <w:ins w:id="2541" w:author="Andrew Instone-Cowie" w:date="2021-08-25T13:46:00Z"/>
        </w:rPr>
      </w:pPr>
      <w:bookmarkStart w:id="2542" w:name="_Toc80793254"/>
      <w:ins w:id="2543" w:author="Andrew Instone-Cowie" w:date="2021-08-25T12:16:00Z">
        <w:r>
          <w:lastRenderedPageBreak/>
          <w:t>Power Module</w:t>
        </w:r>
      </w:ins>
      <w:bookmarkEnd w:id="2542"/>
    </w:p>
    <w:p w14:paraId="2B5DDCC9" w14:textId="35BC13EF" w:rsidR="0037598F" w:rsidRDefault="0037598F">
      <w:pPr>
        <w:keepNext/>
        <w:rPr>
          <w:ins w:id="2544" w:author="Andrew Instone-Cowie" w:date="2021-08-25T13:48:00Z"/>
        </w:rPr>
      </w:pPr>
      <w:ins w:id="2545" w:author="Andrew Instone-Cowie" w:date="2021-08-25T13:46:00Z">
        <w:r w:rsidRPr="009C1732">
          <w:t xml:space="preserve">The </w:t>
        </w:r>
        <w:r>
          <w:t xml:space="preserve">Power </w:t>
        </w:r>
        <w:r w:rsidRPr="009C1732">
          <w:t xml:space="preserve">Module uses </w:t>
        </w:r>
        <w:r>
          <w:t xml:space="preserve">a female DB9 </w:t>
        </w:r>
        <w:r w:rsidRPr="009C1732">
          <w:t xml:space="preserve">connector for the </w:t>
        </w:r>
      </w:ins>
      <w:ins w:id="2546" w:author="Andrew Instone-Cowie" w:date="2021-08-25T13:47:00Z">
        <w:r>
          <w:t>down</w:t>
        </w:r>
      </w:ins>
      <w:ins w:id="2547" w:author="Andrew Instone-Cowie" w:date="2021-08-25T13:46:00Z">
        <w:r w:rsidRPr="009C1732">
          <w:t xml:space="preserve">stream cabling connection to the Simulator </w:t>
        </w:r>
      </w:ins>
      <w:ins w:id="2548" w:author="Andrew Instone-Cowie" w:date="2021-08-25T13:47:00Z">
        <w:r>
          <w:t>PC.</w:t>
        </w:r>
      </w:ins>
    </w:p>
    <w:p w14:paraId="1FBA6043" w14:textId="5C1DBA29" w:rsidR="0037598F" w:rsidRDefault="0037598F">
      <w:pPr>
        <w:pStyle w:val="ListParagraph"/>
        <w:keepNext/>
        <w:numPr>
          <w:ilvl w:val="0"/>
          <w:numId w:val="55"/>
        </w:numPr>
        <w:rPr>
          <w:ins w:id="2549" w:author="Andrew Instone-Cowie" w:date="2021-08-25T13:48:00Z"/>
        </w:rPr>
        <w:pPrChange w:id="2550" w:author="Andrew Instone-Cowie" w:date="2021-08-25T13:50:00Z">
          <w:pPr>
            <w:keepNext/>
          </w:pPr>
        </w:pPrChange>
      </w:pPr>
      <w:ins w:id="2551" w:author="Andrew Instone-Cowie" w:date="2021-08-25T13:48:00Z">
        <w:r>
          <w:t>Pin 2 is used for simulator sensor data transmitted to the attached PC.</w:t>
        </w:r>
      </w:ins>
    </w:p>
    <w:p w14:paraId="7B7BA676" w14:textId="193898A7" w:rsidR="0037598F" w:rsidRDefault="0037598F">
      <w:pPr>
        <w:pStyle w:val="ListParagraph"/>
        <w:keepNext/>
        <w:numPr>
          <w:ilvl w:val="0"/>
          <w:numId w:val="55"/>
        </w:numPr>
        <w:rPr>
          <w:ins w:id="2552" w:author="Andrew Instone-Cowie" w:date="2021-08-25T13:49:00Z"/>
        </w:rPr>
        <w:pPrChange w:id="2553" w:author="Andrew Instone-Cowie" w:date="2021-08-25T13:50:00Z">
          <w:pPr>
            <w:keepNext/>
          </w:pPr>
        </w:pPrChange>
      </w:pPr>
      <w:ins w:id="2554" w:author="Andrew Instone-Cowie" w:date="2021-08-25T13:48:00Z">
        <w:r>
          <w:t xml:space="preserve">Pin 3 is used for CLI data transmitted to </w:t>
        </w:r>
      </w:ins>
      <w:ins w:id="2555" w:author="Andrew Instone-Cowie" w:date="2021-08-25T13:50:00Z">
        <w:r>
          <w:t xml:space="preserve">the Simulator Interface from </w:t>
        </w:r>
      </w:ins>
      <w:ins w:id="2556" w:author="Andrew Instone-Cowie" w:date="2021-08-25T13:48:00Z">
        <w:r>
          <w:t>the attached PC</w:t>
        </w:r>
      </w:ins>
      <w:ins w:id="2557" w:author="Andrew Instone-Cowie" w:date="2021-08-25T13:50:00Z">
        <w:r>
          <w:t>.</w:t>
        </w:r>
      </w:ins>
    </w:p>
    <w:p w14:paraId="3EC16AFD" w14:textId="2AE47CDB" w:rsidR="0037598F" w:rsidRPr="009C1732" w:rsidRDefault="0037598F">
      <w:pPr>
        <w:keepNext/>
        <w:rPr>
          <w:ins w:id="2558" w:author="Andrew Instone-Cowie" w:date="2021-08-25T13:46:00Z"/>
        </w:rPr>
      </w:pPr>
      <w:ins w:id="2559" w:author="Andrew Instone-Cowie" w:date="2021-08-25T13:49:00Z">
        <w:r>
          <w:t>The wiring of this connector is shown in the following diagram:</w:t>
        </w:r>
      </w:ins>
    </w:p>
    <w:p w14:paraId="1AEB9B98" w14:textId="5CE3A712" w:rsidR="009216D4" w:rsidRDefault="00BF59FA">
      <w:pPr>
        <w:keepNext/>
        <w:jc w:val="center"/>
        <w:rPr>
          <w:ins w:id="2560" w:author="Andrew Instone-Cowie" w:date="2021-08-25T12:20:00Z"/>
        </w:rPr>
        <w:pPrChange w:id="2561" w:author="Andrew Instone-Cowie" w:date="2021-08-25T12:21:00Z">
          <w:pPr/>
        </w:pPrChange>
      </w:pPr>
      <w:ins w:id="2562" w:author="Andrew Instone-Cowie" w:date="2021-08-27T13:58:00Z">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ins>
    </w:p>
    <w:p w14:paraId="77387A83" w14:textId="5A9DD400" w:rsidR="009216D4" w:rsidRPr="009216D4" w:rsidRDefault="009216D4">
      <w:pPr>
        <w:pStyle w:val="Caption"/>
        <w:jc w:val="center"/>
        <w:rPr>
          <w:ins w:id="2563" w:author="Andrew Instone-Cowie" w:date="2021-08-25T12:16:00Z"/>
          <w:rPrChange w:id="2564" w:author="Andrew Instone-Cowie" w:date="2021-08-25T12:18:00Z">
            <w:rPr>
              <w:ins w:id="2565" w:author="Andrew Instone-Cowie" w:date="2021-08-25T12:16:00Z"/>
            </w:rPr>
          </w:rPrChange>
        </w:rPr>
        <w:pPrChange w:id="2566" w:author="Andrew Instone-Cowie" w:date="2021-08-25T12:21:00Z">
          <w:pPr/>
        </w:pPrChange>
      </w:pPr>
      <w:bookmarkStart w:id="2567" w:name="_Toc80793328"/>
      <w:ins w:id="2568" w:author="Andrew Instone-Cowie" w:date="2021-08-25T12:20:00Z">
        <w:r>
          <w:t xml:space="preserve">Figure </w:t>
        </w:r>
        <w:r>
          <w:fldChar w:fldCharType="begin"/>
        </w:r>
        <w:r>
          <w:instrText xml:space="preserve"> SEQ Figure \* ARABIC </w:instrText>
        </w:r>
      </w:ins>
      <w:r>
        <w:fldChar w:fldCharType="separate"/>
      </w:r>
      <w:ins w:id="2569" w:author="Andrew Instone-Cowie" w:date="2021-08-27T13:59:00Z">
        <w:r w:rsidR="0021271C">
          <w:rPr>
            <w:noProof/>
          </w:rPr>
          <w:t>29</w:t>
        </w:r>
      </w:ins>
      <w:ins w:id="2570" w:author="Andrew Instone-Cowie" w:date="2021-08-25T12:20:00Z">
        <w:r>
          <w:fldChar w:fldCharType="end"/>
        </w:r>
        <w:r>
          <w:t xml:space="preserve"> </w:t>
        </w:r>
      </w:ins>
      <w:ins w:id="2571" w:author="Andrew Instone-Cowie" w:date="2021-08-25T12:21:00Z">
        <w:r>
          <w:t>–</w:t>
        </w:r>
      </w:ins>
      <w:ins w:id="2572" w:author="Andrew Instone-Cowie" w:date="2021-08-25T12:20:00Z">
        <w:r>
          <w:t xml:space="preserve"> Power Module DB9 Serial Connector</w:t>
        </w:r>
      </w:ins>
      <w:bookmarkEnd w:id="2567"/>
    </w:p>
    <w:p w14:paraId="7F875817" w14:textId="7175F552" w:rsidR="009216D4" w:rsidRDefault="009216D4" w:rsidP="009216D4">
      <w:pPr>
        <w:pStyle w:val="Heading3"/>
        <w:rPr>
          <w:ins w:id="2573" w:author="Andrew Instone-Cowie" w:date="2021-08-25T13:50:00Z"/>
        </w:rPr>
      </w:pPr>
      <w:bookmarkStart w:id="2574" w:name="_Toc80793255"/>
      <w:ins w:id="2575" w:author="Andrew Instone-Cowie" w:date="2021-08-25T12:16:00Z">
        <w:r>
          <w:t>Second PC Module</w:t>
        </w:r>
      </w:ins>
      <w:bookmarkEnd w:id="2574"/>
    </w:p>
    <w:p w14:paraId="29CDEE92" w14:textId="0A75A103" w:rsidR="0037598F" w:rsidRDefault="0037598F">
      <w:pPr>
        <w:keepNext/>
        <w:rPr>
          <w:ins w:id="2576" w:author="Andrew Instone-Cowie" w:date="2021-08-25T13:51:00Z"/>
        </w:rPr>
      </w:pPr>
      <w:ins w:id="2577" w:author="Andrew Instone-Cowie" w:date="2021-08-25T13:51:00Z">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ins>
    </w:p>
    <w:p w14:paraId="5C4632E6" w14:textId="77777777" w:rsidR="0037598F" w:rsidRDefault="0037598F">
      <w:pPr>
        <w:pStyle w:val="ListParagraph"/>
        <w:keepNext/>
        <w:numPr>
          <w:ilvl w:val="0"/>
          <w:numId w:val="56"/>
        </w:numPr>
        <w:rPr>
          <w:ins w:id="2578" w:author="Andrew Instone-Cowie" w:date="2021-08-25T13:51:00Z"/>
        </w:rPr>
        <w:pPrChange w:id="2579" w:author="Andrew Instone-Cowie" w:date="2021-08-25T13:52:00Z">
          <w:pPr>
            <w:pStyle w:val="ListParagraph"/>
            <w:keepNext/>
            <w:numPr>
              <w:numId w:val="55"/>
            </w:numPr>
            <w:ind w:hanging="360"/>
          </w:pPr>
        </w:pPrChange>
      </w:pPr>
      <w:ins w:id="2580" w:author="Andrew Instone-Cowie" w:date="2021-08-25T13:51:00Z">
        <w:r>
          <w:t>Pin 2 is used for simulator sensor data transmitted to the attached PC.</w:t>
        </w:r>
      </w:ins>
    </w:p>
    <w:p w14:paraId="0C1B95EC" w14:textId="226CB20F" w:rsidR="0037598F" w:rsidRDefault="0037598F">
      <w:pPr>
        <w:pStyle w:val="ListParagraph"/>
        <w:keepNext/>
        <w:numPr>
          <w:ilvl w:val="0"/>
          <w:numId w:val="56"/>
        </w:numPr>
        <w:rPr>
          <w:ins w:id="2581" w:author="Andrew Instone-Cowie" w:date="2021-08-25T13:51:00Z"/>
        </w:rPr>
        <w:pPrChange w:id="2582" w:author="Andrew Instone-Cowie" w:date="2021-08-25T13:52:00Z">
          <w:pPr>
            <w:pStyle w:val="ListParagraph"/>
            <w:keepNext/>
            <w:numPr>
              <w:numId w:val="55"/>
            </w:numPr>
            <w:ind w:hanging="360"/>
          </w:pPr>
        </w:pPrChange>
      </w:pPr>
      <w:ins w:id="2583" w:author="Andrew Instone-Cowie" w:date="2021-08-25T13:51:00Z">
        <w:r>
          <w:t>Pin 3 is not connected. It is not possible to use the CLI from the PC attached to the Second PC Module.</w:t>
        </w:r>
      </w:ins>
    </w:p>
    <w:p w14:paraId="19533596" w14:textId="77777777" w:rsidR="0037598F" w:rsidRPr="009C1732" w:rsidRDefault="0037598F">
      <w:pPr>
        <w:keepNext/>
        <w:rPr>
          <w:ins w:id="2584" w:author="Andrew Instone-Cowie" w:date="2021-08-25T13:51:00Z"/>
        </w:rPr>
      </w:pPr>
      <w:ins w:id="2585" w:author="Andrew Instone-Cowie" w:date="2021-08-25T13:51:00Z">
        <w:r>
          <w:t>The wiring of this connector is shown in the following diagram:</w:t>
        </w:r>
      </w:ins>
    </w:p>
    <w:p w14:paraId="1A0B704B" w14:textId="4BCA7DF3" w:rsidR="009216D4" w:rsidRDefault="00BF59FA">
      <w:pPr>
        <w:keepNext/>
        <w:jc w:val="center"/>
        <w:rPr>
          <w:ins w:id="2586" w:author="Andrew Instone-Cowie" w:date="2021-08-25T12:20:00Z"/>
        </w:rPr>
        <w:pPrChange w:id="2587" w:author="Andrew Instone-Cowie" w:date="2021-08-25T12:21:00Z">
          <w:pPr/>
        </w:pPrChange>
      </w:pPr>
      <w:ins w:id="2588" w:author="Andrew Instone-Cowie" w:date="2021-08-27T13:56:00Z">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ins>
    </w:p>
    <w:p w14:paraId="46528519" w14:textId="63144866" w:rsidR="009216D4" w:rsidRPr="009216D4" w:rsidRDefault="009216D4">
      <w:pPr>
        <w:pStyle w:val="Caption"/>
        <w:jc w:val="center"/>
        <w:rPr>
          <w:ins w:id="2589" w:author="Andrew Instone-Cowie" w:date="2021-08-25T12:16:00Z"/>
          <w:rPrChange w:id="2590" w:author="Andrew Instone-Cowie" w:date="2021-08-25T12:18:00Z">
            <w:rPr>
              <w:ins w:id="2591" w:author="Andrew Instone-Cowie" w:date="2021-08-25T12:16:00Z"/>
            </w:rPr>
          </w:rPrChange>
        </w:rPr>
        <w:pPrChange w:id="2592" w:author="Andrew Instone-Cowie" w:date="2021-08-25T12:21:00Z">
          <w:pPr/>
        </w:pPrChange>
      </w:pPr>
      <w:bookmarkStart w:id="2593" w:name="_Toc80793329"/>
      <w:ins w:id="2594" w:author="Andrew Instone-Cowie" w:date="2021-08-25T12:20:00Z">
        <w:r>
          <w:t xml:space="preserve">Figure </w:t>
        </w:r>
        <w:r>
          <w:fldChar w:fldCharType="begin"/>
        </w:r>
        <w:r>
          <w:instrText xml:space="preserve"> SEQ Figure \* ARABIC </w:instrText>
        </w:r>
      </w:ins>
      <w:r>
        <w:fldChar w:fldCharType="separate"/>
      </w:r>
      <w:ins w:id="2595" w:author="Andrew Instone-Cowie" w:date="2021-08-27T13:59:00Z">
        <w:r w:rsidR="0021271C">
          <w:rPr>
            <w:noProof/>
          </w:rPr>
          <w:t>30</w:t>
        </w:r>
      </w:ins>
      <w:ins w:id="2596" w:author="Andrew Instone-Cowie" w:date="2021-08-25T12:20:00Z">
        <w:r>
          <w:fldChar w:fldCharType="end"/>
        </w:r>
        <w:r>
          <w:t xml:space="preserve"> </w:t>
        </w:r>
      </w:ins>
      <w:ins w:id="2597" w:author="Andrew Instone-Cowie" w:date="2021-08-25T12:21:00Z">
        <w:r>
          <w:t>–</w:t>
        </w:r>
      </w:ins>
      <w:ins w:id="2598" w:author="Andrew Instone-Cowie" w:date="2021-08-25T12:20:00Z">
        <w:r>
          <w:t xml:space="preserve"> </w:t>
        </w:r>
      </w:ins>
      <w:ins w:id="2599" w:author="Andrew Instone-Cowie" w:date="2021-08-25T12:21:00Z">
        <w:r>
          <w:t>S</w:t>
        </w:r>
      </w:ins>
      <w:ins w:id="2600" w:author="Andrew Instone-Cowie" w:date="2021-08-25T12:20:00Z">
        <w:r>
          <w:t>econd PC Module DB9 Serial Connector</w:t>
        </w:r>
      </w:ins>
      <w:bookmarkEnd w:id="2593"/>
    </w:p>
    <w:p w14:paraId="2C003C21" w14:textId="0821996F" w:rsidR="009216D4" w:rsidRDefault="009216D4" w:rsidP="009216D4">
      <w:pPr>
        <w:pStyle w:val="Heading3"/>
        <w:rPr>
          <w:ins w:id="2601" w:author="Andrew Instone-Cowie" w:date="2021-08-25T13:52:00Z"/>
        </w:rPr>
      </w:pPr>
      <w:bookmarkStart w:id="2602" w:name="_Toc80793256"/>
      <w:ins w:id="2603" w:author="Andrew Instone-Cowie" w:date="2021-08-25T12:16:00Z">
        <w:r>
          <w:lastRenderedPageBreak/>
          <w:t>Basic Serial Splitter Module</w:t>
        </w:r>
      </w:ins>
      <w:bookmarkEnd w:id="2602"/>
    </w:p>
    <w:p w14:paraId="25B6786F" w14:textId="4312F4D7" w:rsidR="0037598F" w:rsidRDefault="0037598F" w:rsidP="0037598F">
      <w:pPr>
        <w:keepNext/>
        <w:rPr>
          <w:ins w:id="2604" w:author="Andrew Instone-Cowie" w:date="2021-08-25T13:52:00Z"/>
        </w:rPr>
      </w:pPr>
      <w:ins w:id="2605" w:author="Andrew Instone-Cowie" w:date="2021-08-25T13:52:00Z">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ins>
      <w:ins w:id="2606" w:author="Andrew Instone-Cowie" w:date="2021-08-25T13:53:00Z">
        <w:r>
          <w:t>s</w:t>
        </w:r>
      </w:ins>
      <w:ins w:id="2607" w:author="Andrew Instone-Cowie" w:date="2021-08-25T13:52:00Z">
        <w:r w:rsidRPr="009C1732">
          <w:t xml:space="preserve"> to the Simulator </w:t>
        </w:r>
        <w:r>
          <w:t>PC</w:t>
        </w:r>
      </w:ins>
      <w:ins w:id="2608" w:author="Andrew Instone-Cowie" w:date="2021-08-25T13:53:00Z">
        <w:r>
          <w:t>s</w:t>
        </w:r>
      </w:ins>
      <w:ins w:id="2609" w:author="Andrew Instone-Cowie" w:date="2021-08-25T13:52:00Z">
        <w:r>
          <w:t>.</w:t>
        </w:r>
      </w:ins>
    </w:p>
    <w:p w14:paraId="6436F537" w14:textId="3D882413" w:rsidR="0037598F" w:rsidRDefault="0037598F" w:rsidP="0037598F">
      <w:pPr>
        <w:pStyle w:val="ListParagraph"/>
        <w:keepNext/>
        <w:numPr>
          <w:ilvl w:val="0"/>
          <w:numId w:val="56"/>
        </w:numPr>
        <w:rPr>
          <w:ins w:id="2610" w:author="Andrew Instone-Cowie" w:date="2021-08-25T13:52:00Z"/>
        </w:rPr>
      </w:pPr>
      <w:ins w:id="2611" w:author="Andrew Instone-Cowie" w:date="2021-08-25T13:52:00Z">
        <w:r>
          <w:t xml:space="preserve">Pin 2 is used for </w:t>
        </w:r>
      </w:ins>
      <w:ins w:id="2612" w:author="Andrew Instone-Cowie" w:date="2021-08-25T14:00:00Z">
        <w:r w:rsidR="00BD3A98">
          <w:t xml:space="preserve">duplicated </w:t>
        </w:r>
      </w:ins>
      <w:ins w:id="2613" w:author="Andrew Instone-Cowie" w:date="2021-08-25T13:52:00Z">
        <w:r>
          <w:t xml:space="preserve">simulator sensor data transmitted to </w:t>
        </w:r>
      </w:ins>
      <w:ins w:id="2614" w:author="Andrew Instone-Cowie" w:date="2021-08-25T13:53:00Z">
        <w:r>
          <w:t>each</w:t>
        </w:r>
      </w:ins>
      <w:ins w:id="2615" w:author="Andrew Instone-Cowie" w:date="2021-08-25T13:52:00Z">
        <w:r>
          <w:t xml:space="preserve"> attached PC.</w:t>
        </w:r>
      </w:ins>
    </w:p>
    <w:p w14:paraId="5B99F037" w14:textId="728C8821" w:rsidR="00CD5701" w:rsidRDefault="00BD3A98" w:rsidP="00BD3A98">
      <w:pPr>
        <w:pStyle w:val="ListParagraph"/>
        <w:keepNext/>
        <w:numPr>
          <w:ilvl w:val="0"/>
          <w:numId w:val="56"/>
        </w:numPr>
        <w:rPr>
          <w:ins w:id="2616" w:author="Andrew Instone-Cowie" w:date="2021-08-25T14:06:00Z"/>
        </w:rPr>
      </w:pPr>
      <w:ins w:id="2617" w:author="Andrew Instone-Cowie" w:date="2021-08-25T13:58:00Z">
        <w:r>
          <w:t xml:space="preserve">As noted previously in the section on </w:t>
        </w:r>
        <w:r w:rsidRPr="00BD3A98">
          <w:rPr>
            <w:i/>
            <w:iCs/>
            <w:rPrChange w:id="2618" w:author="Andrew Instone-Cowie" w:date="2021-08-25T13:58:00Z">
              <w:rPr/>
            </w:rPrChange>
          </w:rPr>
          <w:t>Transmitter Disabling</w:t>
        </w:r>
        <w:r>
          <w:t xml:space="preserve"> in the </w:t>
        </w:r>
        <w:r w:rsidRPr="00BD3A98">
          <w:rPr>
            <w:i/>
            <w:iCs/>
            <w:rPrChange w:id="2619" w:author="Andrew Instone-Cowie" w:date="2021-08-25T13:59:00Z">
              <w:rPr/>
            </w:rPrChange>
          </w:rPr>
          <w:t>Basic Serial Splitter Hardware</w:t>
        </w:r>
        <w:r>
          <w:t xml:space="preserve"> section </w:t>
        </w:r>
      </w:ins>
      <w:ins w:id="2620" w:author="Andrew Instone-Cowie" w:date="2021-08-25T13:59:00Z">
        <w:r>
          <w:t xml:space="preserve">of this </w:t>
        </w:r>
      </w:ins>
      <w:ins w:id="2621" w:author="Andrew Instone-Cowie" w:date="2021-08-25T13:58:00Z">
        <w:r>
          <w:t>document</w:t>
        </w:r>
      </w:ins>
      <w:ins w:id="2622" w:author="Andrew Instone-Cowie" w:date="2021-08-25T13:59:00Z">
        <w:r>
          <w:t xml:space="preserve">, only </w:t>
        </w:r>
      </w:ins>
      <w:ins w:id="2623" w:author="Andrew Instone-Cowie" w:date="2021-08-25T13:58:00Z">
        <w:r w:rsidRPr="009C1732">
          <w:t xml:space="preserve">one </w:t>
        </w:r>
      </w:ins>
      <w:ins w:id="2624" w:author="Andrew Instone-Cowie" w:date="2021-08-25T14:07:00Z">
        <w:r w:rsidR="00CD5701">
          <w:t xml:space="preserve">selected </w:t>
        </w:r>
      </w:ins>
      <w:ins w:id="2625" w:author="Andrew Instone-Cowie" w:date="2021-08-25T13:58:00Z">
        <w:r w:rsidRPr="009C1732">
          <w:t xml:space="preserve">Simulator PC </w:t>
        </w:r>
      </w:ins>
      <w:ins w:id="2626" w:author="Andrew Instone-Cowie" w:date="2021-08-25T14:01:00Z">
        <w:r>
          <w:t xml:space="preserve">connected to a Basic Serial Splitter Module </w:t>
        </w:r>
      </w:ins>
      <w:ins w:id="2627" w:author="Andrew Instone-Cowie" w:date="2021-08-25T13:58:00Z">
        <w:r w:rsidRPr="009C1732">
          <w:t xml:space="preserve">can be used to send </w:t>
        </w:r>
      </w:ins>
      <w:ins w:id="2628" w:author="Andrew Instone-Cowie" w:date="2021-08-25T14:00:00Z">
        <w:r>
          <w:t xml:space="preserve">CLI </w:t>
        </w:r>
      </w:ins>
      <w:ins w:id="2629" w:author="Andrew Instone-Cowie" w:date="2021-08-25T13:58:00Z">
        <w:r w:rsidRPr="009C1732">
          <w:t>configuration data to the Simulator Interface Module</w:t>
        </w:r>
      </w:ins>
      <w:ins w:id="2630" w:author="Andrew Instone-Cowie" w:date="2021-08-25T14:06:00Z">
        <w:r w:rsidR="00CD5701">
          <w:t>.</w:t>
        </w:r>
      </w:ins>
    </w:p>
    <w:p w14:paraId="41FA7EF9" w14:textId="6C7A3928" w:rsidR="00BD3A98" w:rsidRPr="009C1732" w:rsidRDefault="00BD3A98">
      <w:pPr>
        <w:pStyle w:val="ListParagraph"/>
        <w:keepNext/>
        <w:numPr>
          <w:ilvl w:val="0"/>
          <w:numId w:val="56"/>
        </w:numPr>
        <w:rPr>
          <w:ins w:id="2631" w:author="Andrew Instone-Cowie" w:date="2021-08-25T13:58:00Z"/>
        </w:rPr>
      </w:pPr>
      <w:ins w:id="2632" w:author="Andrew Instone-Cowie" w:date="2021-08-25T14:00:00Z">
        <w:r>
          <w:t xml:space="preserve">Pin 3 </w:t>
        </w:r>
      </w:ins>
      <w:ins w:id="2633" w:author="Andrew Instone-Cowie" w:date="2021-08-25T14:06:00Z">
        <w:r w:rsidR="00CD5701">
          <w:t xml:space="preserve">will be used </w:t>
        </w:r>
      </w:ins>
      <w:ins w:id="2634" w:author="Andrew Instone-Cowie" w:date="2021-08-25T14:00:00Z">
        <w:r>
          <w:t xml:space="preserve">for CLI data </w:t>
        </w:r>
      </w:ins>
      <w:ins w:id="2635" w:author="Andrew Instone-Cowie" w:date="2021-08-25T14:11:00Z">
        <w:r w:rsidR="00CD5701">
          <w:t>sent</w:t>
        </w:r>
      </w:ins>
      <w:ins w:id="2636" w:author="Andrew Instone-Cowie" w:date="2021-08-25T14:00:00Z">
        <w:r>
          <w:t xml:space="preserve"> to the Simulator Interface from </w:t>
        </w:r>
      </w:ins>
      <w:ins w:id="2637" w:author="Andrew Instone-Cowie" w:date="2021-08-25T14:06:00Z">
        <w:r w:rsidR="00CD5701">
          <w:t xml:space="preserve">the </w:t>
        </w:r>
      </w:ins>
      <w:ins w:id="2638" w:author="Andrew Instone-Cowie" w:date="2021-08-25T14:07:00Z">
        <w:r w:rsidR="00CD5701">
          <w:t xml:space="preserve">selected </w:t>
        </w:r>
      </w:ins>
      <w:ins w:id="2639" w:author="Andrew Instone-Cowie" w:date="2021-08-25T14:00:00Z">
        <w:r>
          <w:t>attached PC</w:t>
        </w:r>
      </w:ins>
      <w:ins w:id="2640" w:author="Andrew Instone-Cowie" w:date="2021-08-25T14:11:00Z">
        <w:r w:rsidR="00CD5701">
          <w:t xml:space="preserve"> only</w:t>
        </w:r>
      </w:ins>
      <w:ins w:id="2641" w:author="Andrew Instone-Cowie" w:date="2021-08-25T14:00:00Z">
        <w:r>
          <w:t xml:space="preserve">. </w:t>
        </w:r>
      </w:ins>
      <w:ins w:id="2642" w:author="Andrew Instone-Cowie" w:date="2021-08-25T14:10:00Z">
        <w:r w:rsidR="00CD5701">
          <w:t xml:space="preserve">On all other connectors this </w:t>
        </w:r>
      </w:ins>
      <w:ins w:id="2643" w:author="Andrew Instone-Cowie" w:date="2021-08-25T14:00:00Z">
        <w:r>
          <w:t xml:space="preserve">pin will </w:t>
        </w:r>
      </w:ins>
      <w:ins w:id="2644" w:author="Andrew Instone-Cowie" w:date="2021-08-25T14:10:00Z">
        <w:r w:rsidR="00CD5701">
          <w:t>connected to an inactive RS</w:t>
        </w:r>
      </w:ins>
      <w:ins w:id="2645" w:author="Andrew Instone-Cowie" w:date="2021-08-25T14:11:00Z">
        <w:r w:rsidR="00CD5701">
          <w:t>-232 receiver.</w:t>
        </w:r>
      </w:ins>
    </w:p>
    <w:p w14:paraId="24B38F02" w14:textId="77777777" w:rsidR="0037598F" w:rsidRPr="009C1732" w:rsidRDefault="0037598F" w:rsidP="0037598F">
      <w:pPr>
        <w:keepNext/>
        <w:rPr>
          <w:ins w:id="2646" w:author="Andrew Instone-Cowie" w:date="2021-08-25T13:52:00Z"/>
        </w:rPr>
      </w:pPr>
      <w:ins w:id="2647" w:author="Andrew Instone-Cowie" w:date="2021-08-25T13:52:00Z">
        <w:r>
          <w:t>The wiring of this connector is shown in the following diagram:</w:t>
        </w:r>
      </w:ins>
    </w:p>
    <w:p w14:paraId="4664654F" w14:textId="6D1853A9" w:rsidR="009216D4" w:rsidRDefault="00BF59FA">
      <w:pPr>
        <w:keepNext/>
        <w:jc w:val="center"/>
        <w:rPr>
          <w:ins w:id="2648" w:author="Andrew Instone-Cowie" w:date="2021-08-25T12:21:00Z"/>
        </w:rPr>
        <w:pPrChange w:id="2649" w:author="Andrew Instone-Cowie" w:date="2021-08-25T12:21:00Z">
          <w:pPr/>
        </w:pPrChange>
      </w:pPr>
      <w:ins w:id="2650" w:author="Andrew Instone-Cowie" w:date="2021-08-27T13:57:00Z">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ins>
    </w:p>
    <w:p w14:paraId="146B1110" w14:textId="435B4F5B" w:rsidR="009216D4" w:rsidRPr="009216D4" w:rsidRDefault="009216D4">
      <w:pPr>
        <w:pStyle w:val="Caption"/>
        <w:jc w:val="center"/>
      </w:pPr>
      <w:bookmarkStart w:id="2651" w:name="_Toc80793330"/>
      <w:ins w:id="2652" w:author="Andrew Instone-Cowie" w:date="2021-08-25T12:21:00Z">
        <w:r>
          <w:t xml:space="preserve">Figure </w:t>
        </w:r>
        <w:r>
          <w:fldChar w:fldCharType="begin"/>
        </w:r>
        <w:r>
          <w:instrText xml:space="preserve"> SEQ Figure \* ARABIC </w:instrText>
        </w:r>
      </w:ins>
      <w:r>
        <w:fldChar w:fldCharType="separate"/>
      </w:r>
      <w:ins w:id="2653" w:author="Andrew Instone-Cowie" w:date="2021-08-27T13:59:00Z">
        <w:r w:rsidR="0021271C">
          <w:rPr>
            <w:noProof/>
          </w:rPr>
          <w:t>31</w:t>
        </w:r>
      </w:ins>
      <w:ins w:id="2654" w:author="Andrew Instone-Cowie" w:date="2021-08-25T12:21:00Z">
        <w:r>
          <w:fldChar w:fldCharType="end"/>
        </w:r>
        <w:r>
          <w:t xml:space="preserve"> – Basic Serial Splitter DB9 Serial Connectors</w:t>
        </w:r>
      </w:ins>
      <w:bookmarkEnd w:id="2651"/>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2655" w:name="_Toc472625758"/>
      <w:bookmarkStart w:id="2656" w:name="_Toc80793257"/>
      <w:r w:rsidR="00AF0947">
        <w:lastRenderedPageBreak/>
        <w:t xml:space="preserve">Simulator Interface </w:t>
      </w:r>
      <w:bookmarkEnd w:id="2655"/>
      <w:r w:rsidR="003912A1">
        <w:t xml:space="preserve">Module </w:t>
      </w:r>
      <w:r w:rsidR="008D175F">
        <w:t>Firmware</w:t>
      </w:r>
      <w:bookmarkEnd w:id="2656"/>
    </w:p>
    <w:p w14:paraId="76255B76" w14:textId="37BDE1EC" w:rsidR="007A715D" w:rsidRPr="00D16863" w:rsidRDefault="007A715D" w:rsidP="006E2D44">
      <w:pPr>
        <w:pStyle w:val="Heading2"/>
      </w:pPr>
      <w:bookmarkStart w:id="2657" w:name="_Toc472625763"/>
      <w:bookmarkStart w:id="2658" w:name="_Toc80793258"/>
      <w:r>
        <w:t xml:space="preserve">Sensor </w:t>
      </w:r>
      <w:bookmarkEnd w:id="2657"/>
      <w:r w:rsidR="006E2D44">
        <w:t>Characteristics</w:t>
      </w:r>
      <w:bookmarkEnd w:id="2658"/>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2659" w:name="_Toc415420472"/>
      <w:bookmarkStart w:id="2660" w:name="_Toc472625771"/>
      <w:r>
        <w:br w:type="page"/>
      </w:r>
    </w:p>
    <w:p w14:paraId="76AB9ECE" w14:textId="21A53D47" w:rsidR="00AF0947" w:rsidRDefault="00AF0947" w:rsidP="00CF2085">
      <w:pPr>
        <w:pStyle w:val="Heading2"/>
      </w:pPr>
      <w:bookmarkStart w:id="2661" w:name="_Toc80793259"/>
      <w:r>
        <w:lastRenderedPageBreak/>
        <w:t>Firmware Design</w:t>
      </w:r>
      <w:bookmarkEnd w:id="2659"/>
      <w:bookmarkEnd w:id="2660"/>
      <w:bookmarkEnd w:id="2661"/>
    </w:p>
    <w:p w14:paraId="30F829FE" w14:textId="77777777" w:rsidR="00AF0947" w:rsidRDefault="00AF0947" w:rsidP="00CF2085">
      <w:pPr>
        <w:pStyle w:val="Heading3"/>
      </w:pPr>
      <w:bookmarkStart w:id="2662" w:name="_Toc382313143"/>
      <w:bookmarkStart w:id="2663" w:name="_Toc415420473"/>
      <w:bookmarkStart w:id="2664" w:name="_Toc472625772"/>
      <w:bookmarkStart w:id="2665" w:name="_Toc80793260"/>
      <w:r>
        <w:t>Interrupt Driven vs Polling</w:t>
      </w:r>
      <w:bookmarkEnd w:id="2662"/>
      <w:bookmarkEnd w:id="2663"/>
      <w:bookmarkEnd w:id="2664"/>
      <w:bookmarkEnd w:id="2665"/>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37E72578" w:rsidR="00CF2085" w:rsidRDefault="00CF2085" w:rsidP="00CF2085">
      <w:pPr>
        <w:pStyle w:val="Caption"/>
        <w:jc w:val="center"/>
      </w:pPr>
      <w:bookmarkStart w:id="2666" w:name="_Toc80793331"/>
      <w:r>
        <w:t xml:space="preserve">Figure </w:t>
      </w:r>
      <w:r>
        <w:rPr>
          <w:noProof/>
        </w:rPr>
        <w:fldChar w:fldCharType="begin"/>
      </w:r>
      <w:r>
        <w:rPr>
          <w:noProof/>
        </w:rPr>
        <w:instrText xml:space="preserve"> SEQ Figure \* ARABIC </w:instrText>
      </w:r>
      <w:r>
        <w:rPr>
          <w:noProof/>
        </w:rPr>
        <w:fldChar w:fldCharType="separate"/>
      </w:r>
      <w:ins w:id="2667" w:author="Andrew Instone-Cowie" w:date="2021-08-27T13:59:00Z">
        <w:r w:rsidR="0021271C">
          <w:rPr>
            <w:noProof/>
          </w:rPr>
          <w:t>32</w:t>
        </w:r>
      </w:ins>
      <w:del w:id="2668" w:author="Andrew Instone-Cowie" w:date="2021-08-10T20:37:00Z">
        <w:r w:rsidR="00CA0B7C" w:rsidDel="00744894">
          <w:rPr>
            <w:noProof/>
          </w:rPr>
          <w:delText>20</w:delText>
        </w:r>
      </w:del>
      <w:r>
        <w:rPr>
          <w:noProof/>
        </w:rPr>
        <w:fldChar w:fldCharType="end"/>
      </w:r>
      <w:r>
        <w:t xml:space="preserve"> – Simulator Interface Main Loop Timing</w:t>
      </w:r>
      <w:bookmarkEnd w:id="2666"/>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2669" w:name="_Toc382313144"/>
      <w:bookmarkStart w:id="2670" w:name="_Toc415420474"/>
      <w:bookmarkStart w:id="2671" w:name="_Toc472625773"/>
      <w:r>
        <w:br w:type="page"/>
      </w:r>
    </w:p>
    <w:p w14:paraId="42D49E0F" w14:textId="4265D35D" w:rsidR="00AF0947" w:rsidRPr="00720025" w:rsidRDefault="00AF0947" w:rsidP="00CF2085">
      <w:pPr>
        <w:pStyle w:val="Heading3"/>
      </w:pPr>
      <w:bookmarkStart w:id="2672" w:name="_Toc80793261"/>
      <w:r w:rsidRPr="00720025">
        <w:lastRenderedPageBreak/>
        <w:t>State Machine Operation</w:t>
      </w:r>
      <w:bookmarkEnd w:id="2669"/>
      <w:bookmarkEnd w:id="2670"/>
      <w:bookmarkEnd w:id="2671"/>
      <w:bookmarkEnd w:id="2672"/>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72FEA6B8" w:rsidR="002712AD" w:rsidRPr="0060312C" w:rsidRDefault="002712AD" w:rsidP="002712AD">
      <w:pPr>
        <w:pStyle w:val="Caption"/>
        <w:jc w:val="center"/>
        <w:rPr>
          <w:color w:val="00B050"/>
        </w:rPr>
      </w:pPr>
      <w:bookmarkStart w:id="2673" w:name="_Toc415420571"/>
      <w:bookmarkStart w:id="2674" w:name="_Toc472625845"/>
      <w:bookmarkStart w:id="2675" w:name="_Toc80793332"/>
      <w:r>
        <w:t xml:space="preserve">Figure </w:t>
      </w:r>
      <w:r>
        <w:rPr>
          <w:noProof/>
        </w:rPr>
        <w:fldChar w:fldCharType="begin"/>
      </w:r>
      <w:r>
        <w:rPr>
          <w:noProof/>
        </w:rPr>
        <w:instrText xml:space="preserve"> SEQ Figure \* ARABIC </w:instrText>
      </w:r>
      <w:r>
        <w:rPr>
          <w:noProof/>
        </w:rPr>
        <w:fldChar w:fldCharType="separate"/>
      </w:r>
      <w:ins w:id="2676" w:author="Andrew Instone-Cowie" w:date="2021-08-27T13:59:00Z">
        <w:r w:rsidR="0021271C">
          <w:rPr>
            <w:noProof/>
          </w:rPr>
          <w:t>33</w:t>
        </w:r>
      </w:ins>
      <w:del w:id="2677" w:author="Andrew Instone-Cowie" w:date="2021-08-10T20:37:00Z">
        <w:r w:rsidR="00CA0B7C" w:rsidDel="00744894">
          <w:rPr>
            <w:noProof/>
          </w:rPr>
          <w:delText>21</w:delText>
        </w:r>
      </w:del>
      <w:r>
        <w:rPr>
          <w:noProof/>
        </w:rPr>
        <w:fldChar w:fldCharType="end"/>
      </w:r>
      <w:r>
        <w:t xml:space="preserve"> – State Machine Transitions Illustration</w:t>
      </w:r>
      <w:bookmarkEnd w:id="2673"/>
      <w:bookmarkEnd w:id="2674"/>
      <w:bookmarkEnd w:id="2675"/>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2678" w:name="_Toc382313145"/>
      <w:bookmarkStart w:id="2679" w:name="_Toc415420475"/>
      <w:bookmarkStart w:id="2680" w:name="_Toc472625774"/>
      <w:bookmarkStart w:id="2681" w:name="_Toc80793262"/>
      <w:r w:rsidRPr="00D85978">
        <w:lastRenderedPageBreak/>
        <w:t>Timer Issues</w:t>
      </w:r>
      <w:bookmarkEnd w:id="2678"/>
      <w:bookmarkEnd w:id="2679"/>
      <w:bookmarkEnd w:id="2680"/>
      <w:bookmarkEnd w:id="2681"/>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2682" w:name="_Toc382313146"/>
      <w:bookmarkStart w:id="2683" w:name="_Toc415420476"/>
      <w:bookmarkStart w:id="2684" w:name="_Toc472625775"/>
      <w:bookmarkStart w:id="2685" w:name="_Toc80793263"/>
      <w:r>
        <w:t>Sensor De-Bouncing</w:t>
      </w:r>
      <w:bookmarkEnd w:id="2682"/>
      <w:bookmarkEnd w:id="2683"/>
      <w:bookmarkEnd w:id="2684"/>
      <w:bookmarkEnd w:id="2685"/>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2A23E533" w:rsidR="00AF0947" w:rsidRPr="008B0EA2" w:rsidRDefault="00AF0947" w:rsidP="00AF0947">
      <w:pPr>
        <w:pStyle w:val="Caption"/>
        <w:jc w:val="center"/>
      </w:pPr>
      <w:bookmarkStart w:id="2686" w:name="_Toc415420572"/>
      <w:bookmarkStart w:id="2687" w:name="_Toc472625846"/>
      <w:bookmarkStart w:id="2688" w:name="_Toc80793333"/>
      <w:r>
        <w:t xml:space="preserve">Figure </w:t>
      </w:r>
      <w:r>
        <w:rPr>
          <w:noProof/>
        </w:rPr>
        <w:fldChar w:fldCharType="begin"/>
      </w:r>
      <w:r>
        <w:rPr>
          <w:noProof/>
        </w:rPr>
        <w:instrText xml:space="preserve"> SEQ Figure \* ARABIC </w:instrText>
      </w:r>
      <w:r>
        <w:rPr>
          <w:noProof/>
        </w:rPr>
        <w:fldChar w:fldCharType="separate"/>
      </w:r>
      <w:ins w:id="2689" w:author="Andrew Instone-Cowie" w:date="2021-08-27T13:59:00Z">
        <w:r w:rsidR="0021271C">
          <w:rPr>
            <w:noProof/>
          </w:rPr>
          <w:t>34</w:t>
        </w:r>
      </w:ins>
      <w:del w:id="2690" w:author="Andrew Instone-Cowie" w:date="2021-08-10T20:37:00Z">
        <w:r w:rsidR="00CA0B7C" w:rsidDel="00744894">
          <w:rPr>
            <w:noProof/>
          </w:rPr>
          <w:delText>22</w:delText>
        </w:r>
      </w:del>
      <w:r>
        <w:rPr>
          <w:noProof/>
        </w:rPr>
        <w:fldChar w:fldCharType="end"/>
      </w:r>
      <w:r>
        <w:t xml:space="preserve"> – Sensor De-Bounce Illustration</w:t>
      </w:r>
      <w:bookmarkEnd w:id="2686"/>
      <w:bookmarkEnd w:id="2687"/>
      <w:bookmarkEnd w:id="2688"/>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2691" w:name="_Toc382313147"/>
      <w:bookmarkStart w:id="2692" w:name="_Toc415420477"/>
      <w:bookmarkStart w:id="2693" w:name="_Toc472625776"/>
      <w:bookmarkStart w:id="2694" w:name="_Toc80793264"/>
      <w:r>
        <w:t>Debugging &amp; Timing Features</w:t>
      </w:r>
      <w:bookmarkEnd w:id="2691"/>
      <w:bookmarkEnd w:id="2692"/>
      <w:bookmarkEnd w:id="2693"/>
      <w:bookmarkEnd w:id="2694"/>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2695" w:name="_Toc472625777"/>
      <w:r>
        <w:t>Debug Mask</w:t>
      </w:r>
      <w:bookmarkEnd w:id="2695"/>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2696" w:name="_Toc472625778"/>
      <w:r>
        <w:t>Debug Pulse Timer</w:t>
      </w:r>
      <w:bookmarkEnd w:id="2696"/>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2697" w:name="_Toc472625779"/>
      <w:r>
        <w:t>Debug Show Misfires</w:t>
      </w:r>
      <w:bookmarkEnd w:id="2697"/>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2698" w:name="_Toc472625780"/>
      <w:r>
        <w:t>Debug Show Debounce</w:t>
      </w:r>
      <w:bookmarkEnd w:id="2698"/>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2699" w:name="_Toc472625781"/>
      <w:r>
        <w:t>Debug Show LED</w:t>
      </w:r>
      <w:bookmarkEnd w:id="2699"/>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2700" w:name="_Toc472625782"/>
      <w:r>
        <w:t>Debug Settings</w:t>
      </w:r>
      <w:bookmarkEnd w:id="2700"/>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2701" w:name="_Toc382313148"/>
      <w:bookmarkStart w:id="2702" w:name="_Toc415420478"/>
      <w:bookmarkStart w:id="2703" w:name="_Toc472625783"/>
      <w:r>
        <w:br w:type="page"/>
      </w:r>
    </w:p>
    <w:p w14:paraId="55CAC992" w14:textId="11D6C9A1" w:rsidR="00AF0947" w:rsidRDefault="00AF0947" w:rsidP="00424F3F">
      <w:pPr>
        <w:pStyle w:val="Heading3"/>
      </w:pPr>
      <w:bookmarkStart w:id="2704" w:name="_Toc80793265"/>
      <w:r>
        <w:lastRenderedPageBreak/>
        <w:t>Serial Input &amp; Command Line Interface</w:t>
      </w:r>
      <w:bookmarkEnd w:id="2701"/>
      <w:bookmarkEnd w:id="2702"/>
      <w:bookmarkEnd w:id="2703"/>
      <w:bookmarkEnd w:id="2704"/>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035CE809" w:rsidR="00AF0947" w:rsidRPr="009C1732" w:rsidRDefault="00AF0947" w:rsidP="005E5122">
      <w:pPr>
        <w:pStyle w:val="ListParagraph"/>
        <w:numPr>
          <w:ilvl w:val="0"/>
          <w:numId w:val="17"/>
        </w:numPr>
      </w:pPr>
      <w:r w:rsidRPr="009C1732">
        <w:t>The first byte received is examined. If this byte is a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responses are sent to MBI commands.</w:t>
      </w:r>
    </w:p>
    <w:p w14:paraId="5E43DB19" w14:textId="25423550"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3.5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2705" w:name="_Toc472625785"/>
      <w:bookmarkStart w:id="2706" w:name="_Toc80793266"/>
      <w:bookmarkStart w:id="2707" w:name="_Toc382313150"/>
      <w:bookmarkStart w:id="2708" w:name="_Toc415420480"/>
      <w:r>
        <w:t>Sensor Enable/Disable</w:t>
      </w:r>
      <w:bookmarkEnd w:id="2705"/>
      <w:bookmarkEnd w:id="2706"/>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2709" w:name="_Toc415420481"/>
      <w:bookmarkStart w:id="2710" w:name="_Toc472625788"/>
      <w:bookmarkEnd w:id="2707"/>
      <w:bookmarkEnd w:id="2708"/>
      <w:r>
        <w:br w:type="page"/>
      </w:r>
    </w:p>
    <w:p w14:paraId="7C4A3C2D" w14:textId="15821ED9" w:rsidR="00AF0947" w:rsidRDefault="00AF0947" w:rsidP="002B6100">
      <w:pPr>
        <w:pStyle w:val="Heading3"/>
      </w:pPr>
      <w:bookmarkStart w:id="2711" w:name="_Toc80793267"/>
      <w:r>
        <w:lastRenderedPageBreak/>
        <w:t>Memory Footprint</w:t>
      </w:r>
      <w:bookmarkEnd w:id="2709"/>
      <w:bookmarkEnd w:id="2710"/>
      <w:bookmarkEnd w:id="2711"/>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1AC9340C"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result the current v</w:t>
      </w:r>
      <w:r w:rsidR="002B6100" w:rsidRPr="009C1732">
        <w:t>3.5</w:t>
      </w:r>
      <w:r w:rsidRPr="009C1732">
        <w:t xml:space="preserve"> of the Interface firmware can run on older ATmega128 microcontrollers with 16kBytes of Flash Memory and only 1kByte of SRAM.</w:t>
      </w:r>
    </w:p>
    <w:p w14:paraId="6AEED901" w14:textId="77777777" w:rsidR="003912A1" w:rsidRDefault="003912A1" w:rsidP="00AF0947">
      <w:pPr>
        <w:pStyle w:val="Heading2"/>
      </w:pPr>
      <w:bookmarkStart w:id="2712" w:name="_Toc415420484"/>
      <w:bookmarkStart w:id="2713" w:name="_Toc472625791"/>
      <w:r>
        <w:br w:type="page"/>
      </w:r>
    </w:p>
    <w:p w14:paraId="3B476B41" w14:textId="537281EA" w:rsidR="00AF0947" w:rsidRDefault="00AF0947" w:rsidP="00AF0947">
      <w:pPr>
        <w:pStyle w:val="Heading2"/>
      </w:pPr>
      <w:bookmarkStart w:id="2714" w:name="_Toc80793268"/>
      <w:r>
        <w:lastRenderedPageBreak/>
        <w:t>Metrics</w:t>
      </w:r>
      <w:bookmarkEnd w:id="2712"/>
      <w:bookmarkEnd w:id="2713"/>
      <w:bookmarkEnd w:id="2714"/>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2715" w:name="_Toc415420485"/>
      <w:bookmarkStart w:id="2716" w:name="_Toc472625792"/>
      <w:bookmarkStart w:id="2717" w:name="_Toc80793269"/>
      <w:r>
        <w:t>Inter-Blow Interval Requirements</w:t>
      </w:r>
      <w:bookmarkEnd w:id="2715"/>
      <w:bookmarkEnd w:id="2716"/>
      <w:bookmarkEnd w:id="2717"/>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8"/>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2718" w:name="_Toc415420486"/>
      <w:bookmarkStart w:id="2719" w:name="_Toc472625793"/>
      <w:bookmarkStart w:id="2720" w:name="_Toc80793270"/>
      <w:r>
        <w:t>Inter-Row Interval Requirements</w:t>
      </w:r>
      <w:bookmarkEnd w:id="2718"/>
      <w:bookmarkEnd w:id="2719"/>
      <w:bookmarkEnd w:id="2720"/>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2721" w:name="_Toc415420487"/>
      <w:bookmarkStart w:id="2722" w:name="_Toc472625794"/>
      <w:bookmarkStart w:id="2723" w:name="_Toc80793271"/>
      <w:r>
        <w:t>Sensor Pulse Duration</w:t>
      </w:r>
      <w:bookmarkEnd w:id="2721"/>
      <w:bookmarkEnd w:id="2722"/>
      <w:bookmarkEnd w:id="2723"/>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39"/>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4DA5FA30" w:rsidR="00AF0947" w:rsidRDefault="00AF0947" w:rsidP="00AF0947">
      <w:pPr>
        <w:pStyle w:val="Caption"/>
        <w:jc w:val="center"/>
      </w:pPr>
      <w:bookmarkStart w:id="2724" w:name="_Toc415420573"/>
      <w:bookmarkStart w:id="2725" w:name="_Toc472625847"/>
      <w:bookmarkStart w:id="2726" w:name="_Toc80793334"/>
      <w:r>
        <w:t xml:space="preserve">Figure </w:t>
      </w:r>
      <w:r>
        <w:rPr>
          <w:noProof/>
        </w:rPr>
        <w:fldChar w:fldCharType="begin"/>
      </w:r>
      <w:r>
        <w:rPr>
          <w:noProof/>
        </w:rPr>
        <w:instrText xml:space="preserve"> SEQ Figure \* ARABIC </w:instrText>
      </w:r>
      <w:r>
        <w:rPr>
          <w:noProof/>
        </w:rPr>
        <w:fldChar w:fldCharType="separate"/>
      </w:r>
      <w:ins w:id="2727" w:author="Andrew Instone-Cowie" w:date="2021-08-27T13:59:00Z">
        <w:r w:rsidR="0021271C">
          <w:rPr>
            <w:noProof/>
          </w:rPr>
          <w:t>35</w:t>
        </w:r>
      </w:ins>
      <w:del w:id="2728" w:author="Andrew Instone-Cowie" w:date="2021-08-10T20:37:00Z">
        <w:r w:rsidR="00CA0B7C" w:rsidDel="00744894">
          <w:rPr>
            <w:noProof/>
          </w:rPr>
          <w:delText>23</w:delText>
        </w:r>
      </w:del>
      <w:r>
        <w:rPr>
          <w:noProof/>
        </w:rPr>
        <w:fldChar w:fldCharType="end"/>
      </w:r>
      <w:r>
        <w:t xml:space="preserve"> – Sensor Pulse Duration Illustration</w:t>
      </w:r>
      <w:bookmarkEnd w:id="2724"/>
      <w:bookmarkEnd w:id="2725"/>
      <w:bookmarkEnd w:id="2726"/>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2729" w:name="_Ref382233537"/>
      <w:bookmarkStart w:id="2730" w:name="_Toc415420488"/>
      <w:bookmarkStart w:id="2731" w:name="_Toc472625795"/>
      <w:r>
        <w:br w:type="page"/>
      </w:r>
    </w:p>
    <w:p w14:paraId="22BF4141" w14:textId="42FC7C23" w:rsidR="00AF0947" w:rsidRDefault="00AF0947" w:rsidP="00AF0947">
      <w:pPr>
        <w:pStyle w:val="Heading2"/>
      </w:pPr>
      <w:bookmarkStart w:id="2732" w:name="_Toc80793272"/>
      <w:r>
        <w:lastRenderedPageBreak/>
        <w:t>Potential Problems</w:t>
      </w:r>
      <w:bookmarkEnd w:id="2729"/>
      <w:bookmarkEnd w:id="2730"/>
      <w:bookmarkEnd w:id="2731"/>
      <w:bookmarkEnd w:id="2732"/>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2733" w:name="_Toc415420489"/>
      <w:bookmarkStart w:id="2734" w:name="_Toc472625796"/>
      <w:bookmarkStart w:id="2735" w:name="_Toc80793273"/>
      <w:r>
        <w:t>Missed Sensor Signals</w:t>
      </w:r>
      <w:bookmarkEnd w:id="2733"/>
      <w:bookmarkEnd w:id="2734"/>
      <w:bookmarkEnd w:id="2735"/>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76EF8AC7">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5562CDDF" w:rsidR="00AF0947" w:rsidRDefault="00AF0947" w:rsidP="00AF0947">
      <w:pPr>
        <w:pStyle w:val="Caption"/>
        <w:jc w:val="center"/>
        <w:rPr>
          <w:color w:val="00B050"/>
        </w:rPr>
      </w:pPr>
      <w:bookmarkStart w:id="2736" w:name="_Toc415420574"/>
      <w:bookmarkStart w:id="2737" w:name="_Toc472625848"/>
      <w:bookmarkStart w:id="2738" w:name="_Toc80793335"/>
      <w:r>
        <w:t xml:space="preserve">Figure </w:t>
      </w:r>
      <w:r>
        <w:rPr>
          <w:noProof/>
        </w:rPr>
        <w:fldChar w:fldCharType="begin"/>
      </w:r>
      <w:r>
        <w:rPr>
          <w:noProof/>
        </w:rPr>
        <w:instrText xml:space="preserve"> SEQ Figure \* ARABIC </w:instrText>
      </w:r>
      <w:r>
        <w:rPr>
          <w:noProof/>
        </w:rPr>
        <w:fldChar w:fldCharType="separate"/>
      </w:r>
      <w:ins w:id="2739" w:author="Andrew Instone-Cowie" w:date="2021-08-27T13:59:00Z">
        <w:r w:rsidR="0021271C">
          <w:rPr>
            <w:noProof/>
          </w:rPr>
          <w:t>36</w:t>
        </w:r>
      </w:ins>
      <w:del w:id="2740" w:author="Andrew Instone-Cowie" w:date="2021-08-10T20:37:00Z">
        <w:r w:rsidR="00CA0B7C" w:rsidDel="00744894">
          <w:rPr>
            <w:noProof/>
          </w:rPr>
          <w:delText>24</w:delText>
        </w:r>
      </w:del>
      <w:r>
        <w:rPr>
          <w:noProof/>
        </w:rPr>
        <w:fldChar w:fldCharType="end"/>
      </w:r>
      <w:r>
        <w:t xml:space="preserve"> – Missed Sensor Signals Illustration</w:t>
      </w:r>
      <w:bookmarkEnd w:id="2736"/>
      <w:bookmarkEnd w:id="2737"/>
      <w:bookmarkEnd w:id="2738"/>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2741" w:name="_Toc415420490"/>
      <w:bookmarkStart w:id="2742" w:name="_Toc472625797"/>
      <w:bookmarkStart w:id="2743" w:name="_Toc80793274"/>
      <w:r>
        <w:t>Duplicated Sensor Signals</w:t>
      </w:r>
      <w:bookmarkEnd w:id="2741"/>
      <w:bookmarkEnd w:id="2742"/>
      <w:bookmarkEnd w:id="2743"/>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05C3FE68">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0998068E" w:rsidR="00AF0947" w:rsidRPr="002B0B68" w:rsidRDefault="00AF0947" w:rsidP="00AF0947">
      <w:pPr>
        <w:pStyle w:val="Caption"/>
        <w:jc w:val="center"/>
        <w:rPr>
          <w:color w:val="00B050"/>
        </w:rPr>
      </w:pPr>
      <w:bookmarkStart w:id="2744" w:name="_Toc415420575"/>
      <w:bookmarkStart w:id="2745" w:name="_Toc472625849"/>
      <w:bookmarkStart w:id="2746" w:name="_Toc80793336"/>
      <w:r>
        <w:t xml:space="preserve">Figure </w:t>
      </w:r>
      <w:r>
        <w:rPr>
          <w:noProof/>
        </w:rPr>
        <w:fldChar w:fldCharType="begin"/>
      </w:r>
      <w:r>
        <w:rPr>
          <w:noProof/>
        </w:rPr>
        <w:instrText xml:space="preserve"> SEQ Figure \* ARABIC </w:instrText>
      </w:r>
      <w:r>
        <w:rPr>
          <w:noProof/>
        </w:rPr>
        <w:fldChar w:fldCharType="separate"/>
      </w:r>
      <w:ins w:id="2747" w:author="Andrew Instone-Cowie" w:date="2021-08-27T13:59:00Z">
        <w:r w:rsidR="0021271C">
          <w:rPr>
            <w:noProof/>
          </w:rPr>
          <w:t>37</w:t>
        </w:r>
      </w:ins>
      <w:del w:id="2748" w:author="Andrew Instone-Cowie" w:date="2021-08-10T20:37:00Z">
        <w:r w:rsidR="00CA0B7C" w:rsidDel="00744894">
          <w:rPr>
            <w:noProof/>
          </w:rPr>
          <w:delText>25</w:delText>
        </w:r>
      </w:del>
      <w:r>
        <w:rPr>
          <w:noProof/>
        </w:rPr>
        <w:fldChar w:fldCharType="end"/>
      </w:r>
      <w:r>
        <w:t xml:space="preserve"> – Duplicated Sensor Signals Illustration</w:t>
      </w:r>
      <w:bookmarkEnd w:id="2744"/>
      <w:bookmarkEnd w:id="2745"/>
      <w:bookmarkEnd w:id="2746"/>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2749" w:name="_Toc415420491"/>
      <w:bookmarkStart w:id="2750" w:name="_Toc472625798"/>
      <w:bookmarkStart w:id="2751" w:name="_Toc80793275"/>
      <w:r>
        <w:t>Variable Odd-Struckness</w:t>
      </w:r>
      <w:bookmarkEnd w:id="2749"/>
      <w:bookmarkEnd w:id="2750"/>
      <w:bookmarkEnd w:id="2751"/>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7">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0F3EA9D6" w:rsidR="00AF0947" w:rsidRPr="000F684D" w:rsidRDefault="00AF0947" w:rsidP="00AF0947">
      <w:pPr>
        <w:pStyle w:val="Caption"/>
        <w:jc w:val="center"/>
        <w:rPr>
          <w:color w:val="00B050"/>
        </w:rPr>
      </w:pPr>
      <w:bookmarkStart w:id="2752" w:name="_Toc415420576"/>
      <w:bookmarkStart w:id="2753" w:name="_Toc472625850"/>
      <w:bookmarkStart w:id="2754" w:name="_Toc80793337"/>
      <w:r>
        <w:t xml:space="preserve">Figure </w:t>
      </w:r>
      <w:r>
        <w:rPr>
          <w:noProof/>
        </w:rPr>
        <w:fldChar w:fldCharType="begin"/>
      </w:r>
      <w:r>
        <w:rPr>
          <w:noProof/>
        </w:rPr>
        <w:instrText xml:space="preserve"> SEQ Figure \* ARABIC </w:instrText>
      </w:r>
      <w:r>
        <w:rPr>
          <w:noProof/>
        </w:rPr>
        <w:fldChar w:fldCharType="separate"/>
      </w:r>
      <w:ins w:id="2755" w:author="Andrew Instone-Cowie" w:date="2021-08-27T13:59:00Z">
        <w:r w:rsidR="0021271C">
          <w:rPr>
            <w:noProof/>
          </w:rPr>
          <w:t>38</w:t>
        </w:r>
      </w:ins>
      <w:del w:id="2756" w:author="Andrew Instone-Cowie" w:date="2021-08-10T20:37:00Z">
        <w:r w:rsidR="00CA0B7C" w:rsidDel="00744894">
          <w:rPr>
            <w:noProof/>
          </w:rPr>
          <w:delText>26</w:delText>
        </w:r>
      </w:del>
      <w:r>
        <w:rPr>
          <w:noProof/>
        </w:rPr>
        <w:fldChar w:fldCharType="end"/>
      </w:r>
      <w:r>
        <w:t xml:space="preserve"> – Variable Odd-Struckness Illustration</w:t>
      </w:r>
      <w:bookmarkEnd w:id="2752"/>
      <w:bookmarkEnd w:id="2753"/>
      <w:bookmarkEnd w:id="2754"/>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2757" w:name="_Toc80793276"/>
      <w:r>
        <w:t>Latency</w:t>
      </w:r>
      <w:bookmarkEnd w:id="2757"/>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0"/>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2691E818" w:rsidR="002F4B7B" w:rsidRDefault="002F4B7B" w:rsidP="002F4B7B">
      <w:pPr>
        <w:pStyle w:val="Caption"/>
        <w:jc w:val="center"/>
      </w:pPr>
      <w:bookmarkStart w:id="2758" w:name="_Toc80793338"/>
      <w:r>
        <w:t xml:space="preserve">Figure </w:t>
      </w:r>
      <w:r>
        <w:rPr>
          <w:noProof/>
        </w:rPr>
        <w:fldChar w:fldCharType="begin"/>
      </w:r>
      <w:r>
        <w:rPr>
          <w:noProof/>
        </w:rPr>
        <w:instrText xml:space="preserve"> SEQ Figure \* ARABIC </w:instrText>
      </w:r>
      <w:r>
        <w:rPr>
          <w:noProof/>
        </w:rPr>
        <w:fldChar w:fldCharType="separate"/>
      </w:r>
      <w:ins w:id="2759" w:author="Andrew Instone-Cowie" w:date="2021-08-27T13:59:00Z">
        <w:r w:rsidR="0021271C">
          <w:rPr>
            <w:noProof/>
          </w:rPr>
          <w:t>39</w:t>
        </w:r>
      </w:ins>
      <w:del w:id="2760" w:author="Andrew Instone-Cowie" w:date="2021-08-10T20:37:00Z">
        <w:r w:rsidR="00CA0B7C" w:rsidDel="00744894">
          <w:rPr>
            <w:noProof/>
          </w:rPr>
          <w:delText>27</w:delText>
        </w:r>
      </w:del>
      <w:r>
        <w:rPr>
          <w:noProof/>
        </w:rPr>
        <w:fldChar w:fldCharType="end"/>
      </w:r>
      <w:r>
        <w:t xml:space="preserve"> – Simulator Interface Latency</w:t>
      </w:r>
      <w:bookmarkEnd w:id="2758"/>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1"/>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0E06E199" w:rsidR="00802B39" w:rsidRDefault="00802B39" w:rsidP="00802B39">
      <w:pPr>
        <w:pStyle w:val="Caption"/>
        <w:jc w:val="center"/>
      </w:pPr>
      <w:bookmarkStart w:id="2761" w:name="_Toc80793339"/>
      <w:r>
        <w:t xml:space="preserve">Figure </w:t>
      </w:r>
      <w:r>
        <w:rPr>
          <w:noProof/>
        </w:rPr>
        <w:fldChar w:fldCharType="begin"/>
      </w:r>
      <w:r>
        <w:rPr>
          <w:noProof/>
        </w:rPr>
        <w:instrText xml:space="preserve"> SEQ Figure \* ARABIC </w:instrText>
      </w:r>
      <w:r>
        <w:rPr>
          <w:noProof/>
        </w:rPr>
        <w:fldChar w:fldCharType="separate"/>
      </w:r>
      <w:ins w:id="2762" w:author="Andrew Instone-Cowie" w:date="2021-08-27T13:59:00Z">
        <w:r w:rsidR="0021271C">
          <w:rPr>
            <w:noProof/>
          </w:rPr>
          <w:t>40</w:t>
        </w:r>
      </w:ins>
      <w:del w:id="2763" w:author="Andrew Instone-Cowie" w:date="2021-08-10T20:37:00Z">
        <w:r w:rsidR="00CA0B7C" w:rsidDel="00744894">
          <w:rPr>
            <w:noProof/>
          </w:rPr>
          <w:delText>28</w:delText>
        </w:r>
      </w:del>
      <w:r>
        <w:rPr>
          <w:noProof/>
        </w:rPr>
        <w:fldChar w:fldCharType="end"/>
      </w:r>
      <w:r>
        <w:t xml:space="preserve"> – Logic Analy</w:t>
      </w:r>
      <w:r w:rsidR="00012709">
        <w:t>s</w:t>
      </w:r>
      <w:r>
        <w:t>er Decode</w:t>
      </w:r>
      <w:bookmarkEnd w:id="2761"/>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2764" w:name="_Toc415420482"/>
      <w:bookmarkStart w:id="2765" w:name="_Toc472625789"/>
      <w:r>
        <w:br w:type="page"/>
      </w:r>
    </w:p>
    <w:p w14:paraId="672F6F27" w14:textId="7FCD9C36" w:rsidR="002B6100" w:rsidRDefault="002B6100" w:rsidP="002B6100">
      <w:pPr>
        <w:pStyle w:val="Heading2"/>
      </w:pPr>
      <w:bookmarkStart w:id="2766" w:name="_Toc80793277"/>
      <w:r>
        <w:lastRenderedPageBreak/>
        <w:t>Software Development &amp; Compatibility</w:t>
      </w:r>
      <w:bookmarkEnd w:id="2766"/>
    </w:p>
    <w:p w14:paraId="6655F6B0" w14:textId="38D69933" w:rsidR="002B6100" w:rsidRDefault="002B6100" w:rsidP="002B6100">
      <w:pPr>
        <w:pStyle w:val="Heading3"/>
      </w:pPr>
      <w:bookmarkStart w:id="2767" w:name="_Toc80793278"/>
      <w:r>
        <w:t>Development Environment</w:t>
      </w:r>
      <w:bookmarkEnd w:id="2764"/>
      <w:bookmarkEnd w:id="2765"/>
      <w:bookmarkEnd w:id="2767"/>
    </w:p>
    <w:p w14:paraId="0AE5ABA3" w14:textId="2295DA85" w:rsidR="002B6100" w:rsidRPr="00DB2E7A" w:rsidRDefault="002B6100" w:rsidP="002B6100">
      <w:pPr>
        <w:keepNext/>
      </w:pPr>
      <w:r w:rsidRPr="00DB2E7A">
        <w:t>The Simulator Interface firmware has been developed on the following versions of operating systems, development tools and Simulator Software packages. Later versions of tools are expected to be compatible:</w:t>
      </w:r>
    </w:p>
    <w:p w14:paraId="27F63CB2" w14:textId="77777777" w:rsidR="002B6100" w:rsidRPr="00DB2E7A" w:rsidRDefault="002B6100" w:rsidP="002B6100">
      <w:pPr>
        <w:pStyle w:val="ListParagraph"/>
        <w:numPr>
          <w:ilvl w:val="0"/>
          <w:numId w:val="4"/>
        </w:numPr>
      </w:pPr>
      <w:r w:rsidRPr="00DB2E7A">
        <w:t>Microsoft Windows 7 SP1 32-bit</w:t>
      </w:r>
    </w:p>
    <w:p w14:paraId="2C834026" w14:textId="77777777" w:rsidR="002B6100" w:rsidRPr="00DB2E7A" w:rsidRDefault="002B6100" w:rsidP="002B6100">
      <w:pPr>
        <w:pStyle w:val="ListParagraph"/>
        <w:numPr>
          <w:ilvl w:val="0"/>
          <w:numId w:val="4"/>
        </w:numPr>
      </w:pPr>
      <w:r w:rsidRPr="00DB2E7A">
        <w:t>Arduino IDE 1.6.12</w:t>
      </w:r>
    </w:p>
    <w:p w14:paraId="4240B038" w14:textId="7544663D" w:rsidR="002B6100" w:rsidRPr="00DB2E7A" w:rsidRDefault="002B6100" w:rsidP="002B6100">
      <w:pPr>
        <w:pStyle w:val="ListParagraph"/>
        <w:numPr>
          <w:ilvl w:val="0"/>
          <w:numId w:val="4"/>
        </w:numPr>
      </w:pPr>
      <w:r w:rsidRPr="00DB2E7A">
        <w:t>PuTTY 0.70</w:t>
      </w:r>
    </w:p>
    <w:p w14:paraId="0E560A5B" w14:textId="77777777" w:rsidR="002B6100" w:rsidRPr="00DB2E7A" w:rsidRDefault="002B6100" w:rsidP="002B6100">
      <w:pPr>
        <w:pStyle w:val="ListParagraph"/>
        <w:numPr>
          <w:ilvl w:val="0"/>
          <w:numId w:val="4"/>
        </w:numPr>
      </w:pPr>
      <w:r w:rsidRPr="00DB2E7A">
        <w:t>PortMon 3.03</w:t>
      </w:r>
    </w:p>
    <w:p w14:paraId="15D80101" w14:textId="65C458E0" w:rsidR="002B6100" w:rsidRDefault="002B6100" w:rsidP="002B6100">
      <w:pPr>
        <w:pStyle w:val="Heading3"/>
      </w:pPr>
      <w:bookmarkStart w:id="2768" w:name="_Toc415420483"/>
      <w:bookmarkStart w:id="2769" w:name="_Toc472625790"/>
      <w:bookmarkStart w:id="2770" w:name="_Toc80793279"/>
      <w:r>
        <w:t>Source Code Availability</w:t>
      </w:r>
      <w:bookmarkEnd w:id="2768"/>
      <w:bookmarkEnd w:id="2769"/>
      <w:bookmarkEnd w:id="2770"/>
    </w:p>
    <w:p w14:paraId="1AAB42D5" w14:textId="0F606D3D"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rsidR="00E20243">
        <w:fldChar w:fldCharType="begin"/>
      </w:r>
      <w:r w:rsidR="00E20243">
        <w:instrText xml:space="preserve"> HYPERLINK "https://github.com/Simulators" </w:instrText>
      </w:r>
      <w:ins w:id="2771" w:author="Andrew Instone-Cowie" w:date="2021-08-27T13:59:00Z"/>
      <w:r w:rsidR="00E20243">
        <w:fldChar w:fldCharType="separate"/>
      </w:r>
      <w:r>
        <w:rPr>
          <w:rStyle w:val="Hyperlink"/>
        </w:rPr>
        <w:t>https://github.com/Simulators</w:t>
      </w:r>
      <w:r w:rsidR="00E20243">
        <w:rPr>
          <w:rStyle w:val="Hyperlink"/>
        </w:rP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2772" w:name="_Toc80793280"/>
      <w:r>
        <w:t>Simulator Software Compatibility</w:t>
      </w:r>
      <w:bookmarkEnd w:id="2772"/>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77777777" w:rsidR="006E2D44" w:rsidRPr="00DB2E7A" w:rsidRDefault="006E2D44" w:rsidP="006E2D44">
      <w:pPr>
        <w:pStyle w:val="ListParagraph"/>
        <w:numPr>
          <w:ilvl w:val="0"/>
          <w:numId w:val="1"/>
        </w:numPr>
      </w:pPr>
      <w:r w:rsidRPr="00DB2E7A">
        <w:t>Abel 3.10.1a</w:t>
      </w:r>
    </w:p>
    <w:p w14:paraId="3812E417" w14:textId="77777777" w:rsidR="006E2D44" w:rsidRPr="00DB2E7A" w:rsidRDefault="006E2D44" w:rsidP="006E2D44">
      <w:pPr>
        <w:pStyle w:val="ListParagraph"/>
        <w:numPr>
          <w:ilvl w:val="0"/>
          <w:numId w:val="1"/>
        </w:numPr>
      </w:pPr>
      <w:r w:rsidRPr="00DB2E7A">
        <w:t>Beltower 2017 (12.35)</w:t>
      </w:r>
    </w:p>
    <w:p w14:paraId="47C5054C" w14:textId="16204F5E" w:rsidR="006E2D44" w:rsidRPr="00DB2E7A" w:rsidRDefault="006E2D44" w:rsidP="006E2D44">
      <w:pPr>
        <w:pStyle w:val="ListParagraph"/>
        <w:numPr>
          <w:ilvl w:val="0"/>
          <w:numId w:val="1"/>
        </w:numPr>
      </w:pPr>
      <w:r w:rsidRPr="00DB2E7A">
        <w:t>Virtual Belfry</w:t>
      </w:r>
      <w:r w:rsidRPr="00DB2E7A">
        <w:rPr>
          <w:rStyle w:val="FootnoteReference"/>
        </w:rPr>
        <w:footnoteReference w:id="42"/>
      </w:r>
      <w:r w:rsidRPr="00DB2E7A">
        <w:t xml:space="preserve"> 3.5</w:t>
      </w:r>
    </w:p>
    <w:p w14:paraId="5F1F2A2C" w14:textId="77777777" w:rsidR="00CF2085" w:rsidRDefault="00CF2085" w:rsidP="002B6100">
      <w:pPr>
        <w:pStyle w:val="Heading4"/>
      </w:pPr>
      <w:bookmarkStart w:id="2773" w:name="_Toc415420470"/>
      <w:bookmarkStart w:id="2774" w:name="_Toc472625769"/>
      <w:r>
        <w:t>Untested Configurations</w:t>
      </w:r>
      <w:bookmarkEnd w:id="2773"/>
      <w:bookmarkEnd w:id="2774"/>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2775" w:name="_Toc415420471"/>
      <w:bookmarkStart w:id="2776" w:name="_Toc472625770"/>
      <w:r>
        <w:t>Future Simulator Support</w:t>
      </w:r>
      <w:bookmarkEnd w:id="2775"/>
      <w:bookmarkEnd w:id="2776"/>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2777" w:name="_Toc472625809"/>
      <w:bookmarkStart w:id="2778" w:name="_Toc415420535"/>
      <w:r>
        <w:br w:type="page"/>
      </w:r>
    </w:p>
    <w:p w14:paraId="3DC448F5" w14:textId="66497E19" w:rsidR="00AF0947" w:rsidRDefault="00AF0947" w:rsidP="002835BF">
      <w:pPr>
        <w:pStyle w:val="Heading1"/>
      </w:pPr>
      <w:bookmarkStart w:id="2779" w:name="_Toc80793281"/>
      <w:r>
        <w:lastRenderedPageBreak/>
        <w:t>USB-to-Serial Adapters</w:t>
      </w:r>
      <w:bookmarkEnd w:id="2777"/>
      <w:bookmarkEnd w:id="2779"/>
    </w:p>
    <w:p w14:paraId="2E2FAE94" w14:textId="77777777" w:rsidR="00AF0947" w:rsidRPr="00DB2E7A"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764939DB" w14:textId="77777777" w:rsidR="00AF0947" w:rsidRPr="00DB2E7A" w:rsidRDefault="00AF0947" w:rsidP="00AF0947">
      <w:r w:rsidRPr="00DB2E7A">
        <w:t>Adapters usually require the installation of a software driver. Drivers for adapters based on Prolific</w:t>
      </w:r>
      <w:r w:rsidRPr="00DB2E7A">
        <w:rPr>
          <w:rStyle w:val="FootnoteReference"/>
        </w:rPr>
        <w:footnoteReference w:id="43"/>
      </w:r>
      <w:r w:rsidRPr="00DB2E7A">
        <w:t xml:space="preserve"> and FTDI</w:t>
      </w:r>
      <w:r w:rsidRPr="00DB2E7A">
        <w:rPr>
          <w:rStyle w:val="FootnoteReference"/>
        </w:rPr>
        <w:footnoteReference w:id="44"/>
      </w:r>
      <w:r w:rsidRPr="00DB2E7A">
        <w:t xml:space="preserve"> controllers are available from the respective websites; the driver required is the </w:t>
      </w:r>
      <w:r w:rsidRPr="00DB2E7A">
        <w:rPr>
          <w:i/>
        </w:rPr>
        <w:t>Virtual COM Port</w:t>
      </w:r>
      <w:r w:rsidRPr="00DB2E7A">
        <w:t xml:space="preserve"> or </w:t>
      </w:r>
      <w:r w:rsidRPr="00DB2E7A">
        <w:rPr>
          <w:i/>
        </w:rPr>
        <w:t>VCP</w:t>
      </w:r>
      <w:r w:rsidRPr="00DB2E7A">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0">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472A1AB5" w:rsidR="00AF0947" w:rsidRDefault="00AF0947" w:rsidP="00AF0947">
      <w:pPr>
        <w:pStyle w:val="Caption"/>
        <w:ind w:left="720"/>
        <w:jc w:val="center"/>
      </w:pPr>
      <w:bookmarkStart w:id="2780" w:name="_Toc472625865"/>
      <w:bookmarkStart w:id="2781" w:name="_Toc80793340"/>
      <w:r>
        <w:t xml:space="preserve">Figure </w:t>
      </w:r>
      <w:r>
        <w:rPr>
          <w:noProof/>
        </w:rPr>
        <w:fldChar w:fldCharType="begin"/>
      </w:r>
      <w:r>
        <w:rPr>
          <w:noProof/>
        </w:rPr>
        <w:instrText xml:space="preserve"> SEQ Figure \* ARABIC </w:instrText>
      </w:r>
      <w:r>
        <w:rPr>
          <w:noProof/>
        </w:rPr>
        <w:fldChar w:fldCharType="separate"/>
      </w:r>
      <w:ins w:id="2782" w:author="Andrew Instone-Cowie" w:date="2021-08-27T13:59:00Z">
        <w:r w:rsidR="0021271C">
          <w:rPr>
            <w:noProof/>
          </w:rPr>
          <w:t>41</w:t>
        </w:r>
      </w:ins>
      <w:del w:id="2783" w:author="Andrew Instone-Cowie" w:date="2021-08-10T20:37:00Z">
        <w:r w:rsidR="00CA0B7C" w:rsidDel="00744894">
          <w:rPr>
            <w:noProof/>
          </w:rPr>
          <w:delText>29</w:delText>
        </w:r>
      </w:del>
      <w:r>
        <w:rPr>
          <w:noProof/>
        </w:rPr>
        <w:fldChar w:fldCharType="end"/>
      </w:r>
      <w:r>
        <w:t xml:space="preserve"> – Example of a USB-to-Serial Adapter</w:t>
      </w:r>
      <w:bookmarkEnd w:id="2780"/>
      <w:bookmarkEnd w:id="2781"/>
    </w:p>
    <w:p w14:paraId="6761C6A9" w14:textId="77777777" w:rsidR="00AF0947" w:rsidRDefault="00AF0947" w:rsidP="00AF0947">
      <w:pPr>
        <w:pStyle w:val="Heading3"/>
      </w:pPr>
      <w:bookmarkStart w:id="2784" w:name="_Toc472625810"/>
      <w:bookmarkStart w:id="2785" w:name="_Toc80793282"/>
      <w:r>
        <w:lastRenderedPageBreak/>
        <w:t>Driver Installation</w:t>
      </w:r>
      <w:bookmarkEnd w:id="2784"/>
      <w:bookmarkEnd w:id="2785"/>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0EC55A75" w:rsidR="00AF0947" w:rsidRDefault="00AF0947" w:rsidP="00AF0947">
      <w:pPr>
        <w:pStyle w:val="Caption"/>
        <w:ind w:left="357"/>
        <w:jc w:val="center"/>
      </w:pPr>
      <w:bookmarkStart w:id="2786" w:name="_Toc472625866"/>
      <w:bookmarkStart w:id="2787" w:name="_Toc80793341"/>
      <w:r>
        <w:t xml:space="preserve">Figure </w:t>
      </w:r>
      <w:r>
        <w:rPr>
          <w:noProof/>
        </w:rPr>
        <w:fldChar w:fldCharType="begin"/>
      </w:r>
      <w:r>
        <w:rPr>
          <w:noProof/>
        </w:rPr>
        <w:instrText xml:space="preserve"> SEQ Figure \* ARABIC </w:instrText>
      </w:r>
      <w:r>
        <w:rPr>
          <w:noProof/>
        </w:rPr>
        <w:fldChar w:fldCharType="separate"/>
      </w:r>
      <w:ins w:id="2788" w:author="Andrew Instone-Cowie" w:date="2021-08-27T13:59:00Z">
        <w:r w:rsidR="0021271C">
          <w:rPr>
            <w:noProof/>
          </w:rPr>
          <w:t>42</w:t>
        </w:r>
      </w:ins>
      <w:del w:id="2789" w:author="Andrew Instone-Cowie" w:date="2021-08-10T20:37:00Z">
        <w:r w:rsidR="00CA0B7C" w:rsidDel="00744894">
          <w:rPr>
            <w:noProof/>
          </w:rPr>
          <w:delText>30</w:delText>
        </w:r>
      </w:del>
      <w:r>
        <w:rPr>
          <w:noProof/>
        </w:rPr>
        <w:fldChar w:fldCharType="end"/>
      </w:r>
      <w:r>
        <w:t xml:space="preserve"> – Prolific Driver Installation</w:t>
      </w:r>
      <w:bookmarkEnd w:id="2786"/>
      <w:bookmarkEnd w:id="2787"/>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1642CC29" w:rsidR="00AF0947" w:rsidRDefault="00AF0947" w:rsidP="00AF0947">
      <w:pPr>
        <w:pStyle w:val="Caption"/>
        <w:ind w:left="357"/>
        <w:jc w:val="center"/>
      </w:pPr>
      <w:bookmarkStart w:id="2790" w:name="_Toc472625867"/>
      <w:bookmarkStart w:id="2791" w:name="_Toc80793342"/>
      <w:r>
        <w:t xml:space="preserve">Figure </w:t>
      </w:r>
      <w:r>
        <w:rPr>
          <w:noProof/>
        </w:rPr>
        <w:fldChar w:fldCharType="begin"/>
      </w:r>
      <w:r>
        <w:rPr>
          <w:noProof/>
        </w:rPr>
        <w:instrText xml:space="preserve"> SEQ Figure \* ARABIC </w:instrText>
      </w:r>
      <w:r>
        <w:rPr>
          <w:noProof/>
        </w:rPr>
        <w:fldChar w:fldCharType="separate"/>
      </w:r>
      <w:ins w:id="2792" w:author="Andrew Instone-Cowie" w:date="2021-08-27T13:59:00Z">
        <w:r w:rsidR="0021271C">
          <w:rPr>
            <w:noProof/>
          </w:rPr>
          <w:t>43</w:t>
        </w:r>
      </w:ins>
      <w:del w:id="2793" w:author="Andrew Instone-Cowie" w:date="2021-08-10T20:37:00Z">
        <w:r w:rsidR="00CA0B7C" w:rsidDel="00744894">
          <w:rPr>
            <w:noProof/>
          </w:rPr>
          <w:delText>31</w:delText>
        </w:r>
      </w:del>
      <w:r>
        <w:rPr>
          <w:noProof/>
        </w:rPr>
        <w:fldChar w:fldCharType="end"/>
      </w:r>
      <w:r>
        <w:t xml:space="preserve"> – Driver Installation Complete</w:t>
      </w:r>
      <w:bookmarkEnd w:id="2790"/>
      <w:bookmarkEnd w:id="2791"/>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3">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2A1D4CEC" w:rsidR="00AF0947" w:rsidRDefault="00AF0947" w:rsidP="00AF0947">
      <w:pPr>
        <w:pStyle w:val="Caption"/>
        <w:jc w:val="center"/>
        <w:rPr>
          <w:color w:val="00B050"/>
        </w:rPr>
      </w:pPr>
      <w:bookmarkStart w:id="2794" w:name="_Toc472625868"/>
      <w:bookmarkStart w:id="2795" w:name="_Toc80793343"/>
      <w:r>
        <w:t xml:space="preserve">Figure </w:t>
      </w:r>
      <w:r>
        <w:rPr>
          <w:noProof/>
        </w:rPr>
        <w:fldChar w:fldCharType="begin"/>
      </w:r>
      <w:r>
        <w:rPr>
          <w:noProof/>
        </w:rPr>
        <w:instrText xml:space="preserve"> SEQ Figure \* ARABIC </w:instrText>
      </w:r>
      <w:r>
        <w:rPr>
          <w:noProof/>
        </w:rPr>
        <w:fldChar w:fldCharType="separate"/>
      </w:r>
      <w:ins w:id="2796" w:author="Andrew Instone-Cowie" w:date="2021-08-27T13:59:00Z">
        <w:r w:rsidR="0021271C">
          <w:rPr>
            <w:noProof/>
          </w:rPr>
          <w:t>44</w:t>
        </w:r>
      </w:ins>
      <w:del w:id="2797" w:author="Andrew Instone-Cowie" w:date="2021-08-10T20:37:00Z">
        <w:r w:rsidR="00CA0B7C" w:rsidDel="00744894">
          <w:rPr>
            <w:noProof/>
          </w:rPr>
          <w:delText>32</w:delText>
        </w:r>
      </w:del>
      <w:r>
        <w:rPr>
          <w:noProof/>
        </w:rPr>
        <w:fldChar w:fldCharType="end"/>
      </w:r>
      <w:r>
        <w:t xml:space="preserve"> – Found New Hardware Message</w:t>
      </w:r>
      <w:bookmarkEnd w:id="2794"/>
      <w:bookmarkEnd w:id="2795"/>
    </w:p>
    <w:p w14:paraId="1FB3F8E6" w14:textId="77777777" w:rsidR="00AF0947" w:rsidRDefault="00AF0947" w:rsidP="00AF0947">
      <w:pPr>
        <w:pStyle w:val="Heading3"/>
      </w:pPr>
      <w:bookmarkStart w:id="2798" w:name="_Toc472625811"/>
      <w:bookmarkStart w:id="2799" w:name="_Toc80793283"/>
      <w:r>
        <w:lastRenderedPageBreak/>
        <w:t>Driver Verification</w:t>
      </w:r>
      <w:bookmarkEnd w:id="2798"/>
      <w:bookmarkEnd w:id="2799"/>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37C462D1" w:rsidR="00AF0947" w:rsidRDefault="00AF0947" w:rsidP="00AF0947">
      <w:pPr>
        <w:pStyle w:val="Caption"/>
        <w:jc w:val="center"/>
      </w:pPr>
      <w:bookmarkStart w:id="2800" w:name="_Toc472625869"/>
      <w:bookmarkStart w:id="2801" w:name="_Toc80793344"/>
      <w:r>
        <w:t xml:space="preserve">Figure </w:t>
      </w:r>
      <w:r>
        <w:rPr>
          <w:noProof/>
        </w:rPr>
        <w:fldChar w:fldCharType="begin"/>
      </w:r>
      <w:r>
        <w:rPr>
          <w:noProof/>
        </w:rPr>
        <w:instrText xml:space="preserve"> SEQ Figure \* ARABIC </w:instrText>
      </w:r>
      <w:r>
        <w:rPr>
          <w:noProof/>
        </w:rPr>
        <w:fldChar w:fldCharType="separate"/>
      </w:r>
      <w:ins w:id="2802" w:author="Andrew Instone-Cowie" w:date="2021-08-27T13:59:00Z">
        <w:r w:rsidR="0021271C">
          <w:rPr>
            <w:noProof/>
          </w:rPr>
          <w:t>45</w:t>
        </w:r>
      </w:ins>
      <w:del w:id="2803" w:author="Andrew Instone-Cowie" w:date="2021-08-10T20:37:00Z">
        <w:r w:rsidR="00CA0B7C" w:rsidDel="00744894">
          <w:rPr>
            <w:noProof/>
          </w:rPr>
          <w:delText>33</w:delText>
        </w:r>
      </w:del>
      <w:r>
        <w:rPr>
          <w:noProof/>
        </w:rPr>
        <w:fldChar w:fldCharType="end"/>
      </w:r>
      <w:r>
        <w:t xml:space="preserve"> – My Computer Context Menu (Windows XP)</w:t>
      </w:r>
      <w:bookmarkEnd w:id="2800"/>
      <w:bookmarkEnd w:id="2801"/>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7175C09C" w:rsidR="00AF0947" w:rsidRPr="007B248F" w:rsidRDefault="00AF0947" w:rsidP="00AF0947">
      <w:pPr>
        <w:pStyle w:val="Caption"/>
        <w:jc w:val="center"/>
      </w:pPr>
      <w:bookmarkStart w:id="2804" w:name="_Toc472625870"/>
      <w:bookmarkStart w:id="2805" w:name="_Toc80793345"/>
      <w:r>
        <w:t xml:space="preserve">Figure </w:t>
      </w:r>
      <w:r>
        <w:rPr>
          <w:noProof/>
        </w:rPr>
        <w:fldChar w:fldCharType="begin"/>
      </w:r>
      <w:r>
        <w:rPr>
          <w:noProof/>
        </w:rPr>
        <w:instrText xml:space="preserve"> SEQ Figure \* ARABIC </w:instrText>
      </w:r>
      <w:r>
        <w:rPr>
          <w:noProof/>
        </w:rPr>
        <w:fldChar w:fldCharType="separate"/>
      </w:r>
      <w:ins w:id="2806" w:author="Andrew Instone-Cowie" w:date="2021-08-27T13:59:00Z">
        <w:r w:rsidR="0021271C">
          <w:rPr>
            <w:noProof/>
          </w:rPr>
          <w:t>46</w:t>
        </w:r>
      </w:ins>
      <w:del w:id="2807" w:author="Andrew Instone-Cowie" w:date="2021-08-10T20:37:00Z">
        <w:r w:rsidR="00CA0B7C" w:rsidDel="00744894">
          <w:rPr>
            <w:noProof/>
          </w:rPr>
          <w:delText>34</w:delText>
        </w:r>
      </w:del>
      <w:r>
        <w:rPr>
          <w:noProof/>
        </w:rPr>
        <w:fldChar w:fldCharType="end"/>
      </w:r>
      <w:r>
        <w:t xml:space="preserve"> </w:t>
      </w:r>
      <w:r w:rsidRPr="003A2FD6">
        <w:t>– Co</w:t>
      </w:r>
      <w:r>
        <w:t>mputer Context Menu (Windows 7)</w:t>
      </w:r>
      <w:bookmarkEnd w:id="2804"/>
      <w:bookmarkEnd w:id="2805"/>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6">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1456BEC8" w:rsidR="00AF0947" w:rsidRDefault="00AF0947" w:rsidP="00AF0947">
      <w:pPr>
        <w:pStyle w:val="Caption"/>
        <w:ind w:left="357"/>
        <w:jc w:val="center"/>
      </w:pPr>
      <w:bookmarkStart w:id="2808" w:name="_Toc472625871"/>
      <w:bookmarkStart w:id="2809" w:name="_Toc80793346"/>
      <w:r>
        <w:t xml:space="preserve">Figure </w:t>
      </w:r>
      <w:r>
        <w:rPr>
          <w:noProof/>
        </w:rPr>
        <w:fldChar w:fldCharType="begin"/>
      </w:r>
      <w:r>
        <w:rPr>
          <w:noProof/>
        </w:rPr>
        <w:instrText xml:space="preserve"> SEQ Figure \* ARABIC </w:instrText>
      </w:r>
      <w:r>
        <w:rPr>
          <w:noProof/>
        </w:rPr>
        <w:fldChar w:fldCharType="separate"/>
      </w:r>
      <w:ins w:id="2810" w:author="Andrew Instone-Cowie" w:date="2021-08-27T13:59:00Z">
        <w:r w:rsidR="0021271C">
          <w:rPr>
            <w:noProof/>
          </w:rPr>
          <w:t>47</w:t>
        </w:r>
      </w:ins>
      <w:del w:id="2811" w:author="Andrew Instone-Cowie" w:date="2021-08-10T20:37:00Z">
        <w:r w:rsidR="00CA0B7C" w:rsidDel="00744894">
          <w:rPr>
            <w:noProof/>
          </w:rPr>
          <w:delText>35</w:delText>
        </w:r>
      </w:del>
      <w:r>
        <w:rPr>
          <w:noProof/>
        </w:rPr>
        <w:fldChar w:fldCharType="end"/>
      </w:r>
      <w:r>
        <w:t xml:space="preserve"> – System Properties Hardware Tab (Windows XP)</w:t>
      </w:r>
      <w:bookmarkEnd w:id="2808"/>
      <w:bookmarkEnd w:id="2809"/>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7A574F2A" w:rsidR="00AF0947" w:rsidRDefault="00AF0947" w:rsidP="00AF0947">
      <w:pPr>
        <w:pStyle w:val="Caption"/>
        <w:ind w:left="357"/>
        <w:jc w:val="center"/>
      </w:pPr>
      <w:bookmarkStart w:id="2812" w:name="_Toc472625872"/>
      <w:bookmarkStart w:id="2813" w:name="_Toc80793347"/>
      <w:r>
        <w:t xml:space="preserve">Figure </w:t>
      </w:r>
      <w:r>
        <w:rPr>
          <w:noProof/>
        </w:rPr>
        <w:fldChar w:fldCharType="begin"/>
      </w:r>
      <w:r>
        <w:rPr>
          <w:noProof/>
        </w:rPr>
        <w:instrText xml:space="preserve"> SEQ Figure \* ARABIC </w:instrText>
      </w:r>
      <w:r>
        <w:rPr>
          <w:noProof/>
        </w:rPr>
        <w:fldChar w:fldCharType="separate"/>
      </w:r>
      <w:ins w:id="2814" w:author="Andrew Instone-Cowie" w:date="2021-08-27T13:59:00Z">
        <w:r w:rsidR="0021271C">
          <w:rPr>
            <w:noProof/>
          </w:rPr>
          <w:t>48</w:t>
        </w:r>
      </w:ins>
      <w:del w:id="2815" w:author="Andrew Instone-Cowie" w:date="2021-08-10T20:37:00Z">
        <w:r w:rsidR="00CA0B7C" w:rsidDel="00744894">
          <w:rPr>
            <w:noProof/>
          </w:rPr>
          <w:delText>36</w:delText>
        </w:r>
      </w:del>
      <w:r>
        <w:rPr>
          <w:noProof/>
        </w:rPr>
        <w:fldChar w:fldCharType="end"/>
      </w:r>
      <w:r>
        <w:t xml:space="preserve"> – System Properties Hardware Tab (Windows 7)</w:t>
      </w:r>
      <w:bookmarkEnd w:id="2812"/>
      <w:bookmarkEnd w:id="2813"/>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79DA74FB" w:rsidR="00AF0947" w:rsidRPr="00825FC5" w:rsidRDefault="00AF0947" w:rsidP="00AF0947">
      <w:pPr>
        <w:pStyle w:val="Caption"/>
        <w:ind w:left="357"/>
        <w:jc w:val="center"/>
      </w:pPr>
      <w:bookmarkStart w:id="2816" w:name="_Toc472625873"/>
      <w:bookmarkStart w:id="2817" w:name="_Toc80793348"/>
      <w:r>
        <w:t xml:space="preserve">Figure </w:t>
      </w:r>
      <w:r>
        <w:rPr>
          <w:noProof/>
        </w:rPr>
        <w:fldChar w:fldCharType="begin"/>
      </w:r>
      <w:r>
        <w:rPr>
          <w:noProof/>
        </w:rPr>
        <w:instrText xml:space="preserve"> SEQ Figure \* ARABIC </w:instrText>
      </w:r>
      <w:r>
        <w:rPr>
          <w:noProof/>
        </w:rPr>
        <w:fldChar w:fldCharType="separate"/>
      </w:r>
      <w:ins w:id="2818" w:author="Andrew Instone-Cowie" w:date="2021-08-27T13:59:00Z">
        <w:r w:rsidR="0021271C">
          <w:rPr>
            <w:noProof/>
          </w:rPr>
          <w:t>49</w:t>
        </w:r>
      </w:ins>
      <w:del w:id="2819" w:author="Andrew Instone-Cowie" w:date="2021-08-10T20:37:00Z">
        <w:r w:rsidR="00CA0B7C" w:rsidDel="00744894">
          <w:rPr>
            <w:noProof/>
          </w:rPr>
          <w:delText>37</w:delText>
        </w:r>
      </w:del>
      <w:r>
        <w:rPr>
          <w:noProof/>
        </w:rPr>
        <w:fldChar w:fldCharType="end"/>
      </w:r>
      <w:r>
        <w:t xml:space="preserve"> – Device Manager (Driver Installed)</w:t>
      </w:r>
      <w:bookmarkEnd w:id="2816"/>
      <w:bookmarkEnd w:id="2817"/>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37D63769" w:rsidR="00AF0947" w:rsidRPr="00825FC5" w:rsidRDefault="00AF0947" w:rsidP="00AF0947">
      <w:pPr>
        <w:pStyle w:val="Caption"/>
        <w:ind w:left="357"/>
        <w:jc w:val="center"/>
      </w:pPr>
      <w:bookmarkStart w:id="2820" w:name="_Toc472625874"/>
      <w:bookmarkStart w:id="2821" w:name="_Toc80793349"/>
      <w:r>
        <w:t xml:space="preserve">Figure </w:t>
      </w:r>
      <w:r>
        <w:rPr>
          <w:noProof/>
        </w:rPr>
        <w:fldChar w:fldCharType="begin"/>
      </w:r>
      <w:r>
        <w:rPr>
          <w:noProof/>
        </w:rPr>
        <w:instrText xml:space="preserve"> SEQ Figure \* ARABIC </w:instrText>
      </w:r>
      <w:r>
        <w:rPr>
          <w:noProof/>
        </w:rPr>
        <w:fldChar w:fldCharType="separate"/>
      </w:r>
      <w:ins w:id="2822" w:author="Andrew Instone-Cowie" w:date="2021-08-27T13:59:00Z">
        <w:r w:rsidR="0021271C">
          <w:rPr>
            <w:noProof/>
          </w:rPr>
          <w:t>50</w:t>
        </w:r>
      </w:ins>
      <w:del w:id="2823" w:author="Andrew Instone-Cowie" w:date="2021-08-10T20:37:00Z">
        <w:r w:rsidR="00CA0B7C" w:rsidDel="00744894">
          <w:rPr>
            <w:noProof/>
          </w:rPr>
          <w:delText>38</w:delText>
        </w:r>
      </w:del>
      <w:r>
        <w:rPr>
          <w:noProof/>
        </w:rPr>
        <w:fldChar w:fldCharType="end"/>
      </w:r>
      <w:r>
        <w:t xml:space="preserve"> – Device Manager (Driver Missing)</w:t>
      </w:r>
      <w:bookmarkEnd w:id="2820"/>
      <w:bookmarkEnd w:id="2821"/>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2824" w:name="_Toc472625812"/>
      <w:bookmarkStart w:id="2825" w:name="_Toc80793284"/>
      <w:r>
        <w:lastRenderedPageBreak/>
        <w:t>COM Port Reconfiguration</w:t>
      </w:r>
      <w:bookmarkEnd w:id="2824"/>
      <w:bookmarkEnd w:id="2825"/>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5"/>
      </w:r>
      <w:r w:rsidRPr="00DB2E7A">
        <w:t>. If the adapter has been assigned a COM port number outside the supported range, the port must be reconfigured to lower value</w:t>
      </w:r>
      <w:r w:rsidRPr="00DB2E7A">
        <w:rPr>
          <w:rStyle w:val="FootnoteReference"/>
        </w:rPr>
        <w:footnoteReference w:id="46"/>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6F34B2F4" w:rsidR="00AF0947" w:rsidRDefault="00AF0947" w:rsidP="00AF0947">
      <w:pPr>
        <w:pStyle w:val="Caption"/>
        <w:ind w:left="357"/>
        <w:jc w:val="center"/>
      </w:pPr>
      <w:bookmarkStart w:id="2826" w:name="_Toc472625875"/>
      <w:bookmarkStart w:id="2827" w:name="_Toc80793350"/>
      <w:r>
        <w:t xml:space="preserve">Figure </w:t>
      </w:r>
      <w:r>
        <w:rPr>
          <w:noProof/>
        </w:rPr>
        <w:fldChar w:fldCharType="begin"/>
      </w:r>
      <w:r>
        <w:rPr>
          <w:noProof/>
        </w:rPr>
        <w:instrText xml:space="preserve"> SEQ Figure \* ARABIC </w:instrText>
      </w:r>
      <w:r>
        <w:rPr>
          <w:noProof/>
        </w:rPr>
        <w:fldChar w:fldCharType="separate"/>
      </w:r>
      <w:ins w:id="2828" w:author="Andrew Instone-Cowie" w:date="2021-08-27T13:59:00Z">
        <w:r w:rsidR="0021271C">
          <w:rPr>
            <w:noProof/>
          </w:rPr>
          <w:t>51</w:t>
        </w:r>
      </w:ins>
      <w:del w:id="2829" w:author="Andrew Instone-Cowie" w:date="2021-08-10T20:37:00Z">
        <w:r w:rsidR="00CA0B7C" w:rsidDel="00744894">
          <w:rPr>
            <w:noProof/>
          </w:rPr>
          <w:delText>39</w:delText>
        </w:r>
      </w:del>
      <w:r>
        <w:rPr>
          <w:noProof/>
        </w:rPr>
        <w:fldChar w:fldCharType="end"/>
      </w:r>
      <w:r>
        <w:t xml:space="preserve"> – Device Manager (Port COM14)</w:t>
      </w:r>
      <w:bookmarkEnd w:id="2826"/>
      <w:bookmarkEnd w:id="2827"/>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2DB45B0C" w:rsidR="00AF0947" w:rsidRDefault="00AF0947" w:rsidP="00AF0947">
      <w:pPr>
        <w:pStyle w:val="Caption"/>
        <w:ind w:left="357"/>
        <w:jc w:val="center"/>
      </w:pPr>
      <w:bookmarkStart w:id="2830" w:name="_Toc472625876"/>
      <w:bookmarkStart w:id="2831" w:name="_Toc80793351"/>
      <w:r>
        <w:t xml:space="preserve">Figure </w:t>
      </w:r>
      <w:r>
        <w:rPr>
          <w:noProof/>
        </w:rPr>
        <w:fldChar w:fldCharType="begin"/>
      </w:r>
      <w:r>
        <w:rPr>
          <w:noProof/>
        </w:rPr>
        <w:instrText xml:space="preserve"> SEQ Figure \* ARABIC </w:instrText>
      </w:r>
      <w:r>
        <w:rPr>
          <w:noProof/>
        </w:rPr>
        <w:fldChar w:fldCharType="separate"/>
      </w:r>
      <w:ins w:id="2832" w:author="Andrew Instone-Cowie" w:date="2021-08-27T13:59:00Z">
        <w:r w:rsidR="0021271C">
          <w:rPr>
            <w:noProof/>
          </w:rPr>
          <w:t>52</w:t>
        </w:r>
      </w:ins>
      <w:del w:id="2833" w:author="Andrew Instone-Cowie" w:date="2021-08-10T20:37:00Z">
        <w:r w:rsidR="00CA0B7C" w:rsidDel="00744894">
          <w:rPr>
            <w:noProof/>
          </w:rPr>
          <w:delText>40</w:delText>
        </w:r>
      </w:del>
      <w:r>
        <w:rPr>
          <w:noProof/>
        </w:rPr>
        <w:fldChar w:fldCharType="end"/>
      </w:r>
      <w:r>
        <w:t xml:space="preserve"> – Device Manager Context Menu</w:t>
      </w:r>
      <w:bookmarkEnd w:id="2830"/>
      <w:bookmarkEnd w:id="2831"/>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2">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496D2B9B" w:rsidR="00AF0947" w:rsidRPr="00825FC5" w:rsidRDefault="00AF0947" w:rsidP="00AF0947">
      <w:pPr>
        <w:pStyle w:val="Caption"/>
        <w:ind w:left="357"/>
        <w:jc w:val="center"/>
      </w:pPr>
      <w:bookmarkStart w:id="2834" w:name="_Toc472625877"/>
      <w:bookmarkStart w:id="2835" w:name="_Toc80793352"/>
      <w:r>
        <w:t xml:space="preserve">Figure </w:t>
      </w:r>
      <w:r>
        <w:rPr>
          <w:noProof/>
        </w:rPr>
        <w:fldChar w:fldCharType="begin"/>
      </w:r>
      <w:r>
        <w:rPr>
          <w:noProof/>
        </w:rPr>
        <w:instrText xml:space="preserve"> SEQ Figure \* ARABIC </w:instrText>
      </w:r>
      <w:r>
        <w:rPr>
          <w:noProof/>
        </w:rPr>
        <w:fldChar w:fldCharType="separate"/>
      </w:r>
      <w:ins w:id="2836" w:author="Andrew Instone-Cowie" w:date="2021-08-27T13:59:00Z">
        <w:r w:rsidR="0021271C">
          <w:rPr>
            <w:noProof/>
          </w:rPr>
          <w:t>53</w:t>
        </w:r>
      </w:ins>
      <w:del w:id="2837" w:author="Andrew Instone-Cowie" w:date="2021-08-10T20:37:00Z">
        <w:r w:rsidR="00CA0B7C" w:rsidDel="00744894">
          <w:rPr>
            <w:noProof/>
          </w:rPr>
          <w:delText>41</w:delText>
        </w:r>
      </w:del>
      <w:r>
        <w:rPr>
          <w:noProof/>
        </w:rPr>
        <w:fldChar w:fldCharType="end"/>
      </w:r>
      <w:r>
        <w:t xml:space="preserve"> – COM Port Properties</w:t>
      </w:r>
      <w:bookmarkEnd w:id="2834"/>
      <w:bookmarkEnd w:id="2835"/>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3B4F3C57" w:rsidR="00AF0947" w:rsidRPr="00825FC5" w:rsidRDefault="00AF0947" w:rsidP="00AF0947">
      <w:pPr>
        <w:pStyle w:val="Caption"/>
        <w:jc w:val="center"/>
      </w:pPr>
      <w:bookmarkStart w:id="2838" w:name="_Toc472625878"/>
      <w:bookmarkStart w:id="2839" w:name="_Toc80793353"/>
      <w:r>
        <w:t xml:space="preserve">Figure </w:t>
      </w:r>
      <w:r>
        <w:rPr>
          <w:noProof/>
        </w:rPr>
        <w:fldChar w:fldCharType="begin"/>
      </w:r>
      <w:r>
        <w:rPr>
          <w:noProof/>
        </w:rPr>
        <w:instrText xml:space="preserve"> SEQ Figure \* ARABIC </w:instrText>
      </w:r>
      <w:r>
        <w:rPr>
          <w:noProof/>
        </w:rPr>
        <w:fldChar w:fldCharType="separate"/>
      </w:r>
      <w:ins w:id="2840" w:author="Andrew Instone-Cowie" w:date="2021-08-27T13:59:00Z">
        <w:r w:rsidR="0021271C">
          <w:rPr>
            <w:noProof/>
          </w:rPr>
          <w:t>54</w:t>
        </w:r>
      </w:ins>
      <w:del w:id="2841" w:author="Andrew Instone-Cowie" w:date="2021-08-10T20:37:00Z">
        <w:r w:rsidR="00CA0B7C" w:rsidDel="00744894">
          <w:rPr>
            <w:noProof/>
          </w:rPr>
          <w:delText>42</w:delText>
        </w:r>
      </w:del>
      <w:r>
        <w:rPr>
          <w:noProof/>
        </w:rPr>
        <w:fldChar w:fldCharType="end"/>
      </w:r>
      <w:r>
        <w:t xml:space="preserve"> – COM Port Advanced Settings (Prolific)</w:t>
      </w:r>
      <w:bookmarkEnd w:id="2838"/>
      <w:bookmarkEnd w:id="2839"/>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69859D36" w:rsidR="00AF0947" w:rsidRDefault="00AF0947" w:rsidP="00AF0947">
      <w:pPr>
        <w:pStyle w:val="Caption"/>
        <w:jc w:val="center"/>
        <w:rPr>
          <w:color w:val="00B050"/>
        </w:rPr>
      </w:pPr>
      <w:bookmarkStart w:id="2842" w:name="_Toc472625879"/>
      <w:bookmarkStart w:id="2843" w:name="_Toc80793354"/>
      <w:r>
        <w:t xml:space="preserve">Figure </w:t>
      </w:r>
      <w:r>
        <w:rPr>
          <w:noProof/>
        </w:rPr>
        <w:fldChar w:fldCharType="begin"/>
      </w:r>
      <w:r>
        <w:rPr>
          <w:noProof/>
        </w:rPr>
        <w:instrText xml:space="preserve"> SEQ Figure \* ARABIC </w:instrText>
      </w:r>
      <w:r>
        <w:rPr>
          <w:noProof/>
        </w:rPr>
        <w:fldChar w:fldCharType="separate"/>
      </w:r>
      <w:ins w:id="2844" w:author="Andrew Instone-Cowie" w:date="2021-08-27T13:59:00Z">
        <w:r w:rsidR="0021271C">
          <w:rPr>
            <w:noProof/>
          </w:rPr>
          <w:t>55</w:t>
        </w:r>
      </w:ins>
      <w:del w:id="2845" w:author="Andrew Instone-Cowie" w:date="2021-08-10T20:37:00Z">
        <w:r w:rsidR="00CA0B7C" w:rsidDel="00744894">
          <w:rPr>
            <w:noProof/>
          </w:rPr>
          <w:delText>43</w:delText>
        </w:r>
      </w:del>
      <w:r>
        <w:rPr>
          <w:noProof/>
        </w:rPr>
        <w:fldChar w:fldCharType="end"/>
      </w:r>
      <w:r w:rsidRPr="004B7E9F">
        <w:t xml:space="preserve"> – COM Port Advanced Settings (</w:t>
      </w:r>
      <w:r>
        <w:t>FTDI</w:t>
      </w:r>
      <w:r w:rsidRPr="004B7E9F">
        <w:t>)</w:t>
      </w:r>
      <w:bookmarkEnd w:id="2842"/>
      <w:bookmarkEnd w:id="2843"/>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5AB4285D" w:rsidR="00AF0947" w:rsidRPr="00825FC5" w:rsidRDefault="00AF0947" w:rsidP="00AF0947">
      <w:pPr>
        <w:pStyle w:val="Caption"/>
        <w:ind w:left="357"/>
        <w:jc w:val="center"/>
      </w:pPr>
      <w:bookmarkStart w:id="2846" w:name="_Toc472625880"/>
      <w:bookmarkStart w:id="2847" w:name="_Toc80793355"/>
      <w:r>
        <w:t xml:space="preserve">Figure </w:t>
      </w:r>
      <w:r>
        <w:rPr>
          <w:noProof/>
        </w:rPr>
        <w:fldChar w:fldCharType="begin"/>
      </w:r>
      <w:r>
        <w:rPr>
          <w:noProof/>
        </w:rPr>
        <w:instrText xml:space="preserve"> SEQ Figure \* ARABIC </w:instrText>
      </w:r>
      <w:r>
        <w:rPr>
          <w:noProof/>
        </w:rPr>
        <w:fldChar w:fldCharType="separate"/>
      </w:r>
      <w:ins w:id="2848" w:author="Andrew Instone-Cowie" w:date="2021-08-27T13:59:00Z">
        <w:r w:rsidR="0021271C">
          <w:rPr>
            <w:noProof/>
          </w:rPr>
          <w:t>56</w:t>
        </w:r>
      </w:ins>
      <w:del w:id="2849" w:author="Andrew Instone-Cowie" w:date="2021-08-10T20:37:00Z">
        <w:r w:rsidR="00CA0B7C" w:rsidDel="00744894">
          <w:rPr>
            <w:noProof/>
          </w:rPr>
          <w:delText>44</w:delText>
        </w:r>
      </w:del>
      <w:r>
        <w:rPr>
          <w:noProof/>
        </w:rPr>
        <w:fldChar w:fldCharType="end"/>
      </w:r>
      <w:r>
        <w:t xml:space="preserve"> – Device Manager (Reconfigured Port COM3)</w:t>
      </w:r>
      <w:bookmarkEnd w:id="2846"/>
      <w:bookmarkEnd w:id="2847"/>
    </w:p>
    <w:bookmarkEnd w:id="2778"/>
    <w:p w14:paraId="7CC07E02" w14:textId="77777777" w:rsidR="00AF0947" w:rsidRDefault="00AF0947" w:rsidP="00AF0947">
      <w:pPr>
        <w:pStyle w:val="ListParagraph"/>
        <w:keepNext/>
        <w:spacing w:after="120"/>
        <w:contextualSpacing w:val="0"/>
        <w:jc w:val="center"/>
      </w:pPr>
    </w:p>
    <w:p w14:paraId="2A898EF1" w14:textId="77777777" w:rsidR="00AF0947" w:rsidRPr="00BA08DE" w:rsidRDefault="00AF0947" w:rsidP="00AF0947">
      <w:pPr>
        <w:pStyle w:val="Heading1"/>
        <w:pageBreakBefore/>
      </w:pPr>
      <w:bookmarkStart w:id="2850" w:name="_Toc415420549"/>
      <w:bookmarkStart w:id="2851" w:name="_Toc472625828"/>
      <w:bookmarkStart w:id="2852" w:name="_Toc80793285"/>
      <w:r w:rsidRPr="00BA08DE">
        <w:lastRenderedPageBreak/>
        <w:t>Appendices</w:t>
      </w:r>
      <w:bookmarkEnd w:id="2850"/>
      <w:bookmarkEnd w:id="2851"/>
      <w:bookmarkEnd w:id="2852"/>
    </w:p>
    <w:p w14:paraId="7A3D7E07" w14:textId="77777777" w:rsidR="00AF0947" w:rsidRDefault="00AF0947" w:rsidP="00AF0947">
      <w:pPr>
        <w:pStyle w:val="Heading2"/>
      </w:pPr>
      <w:bookmarkStart w:id="2853" w:name="_Toc415420550"/>
      <w:bookmarkStart w:id="2854" w:name="_Toc472625829"/>
      <w:bookmarkStart w:id="2855" w:name="_Toc80793286"/>
      <w:r w:rsidRPr="007F2193">
        <w:t>Appendix A: MBI Protocol Description</w:t>
      </w:r>
      <w:bookmarkEnd w:id="2853"/>
      <w:bookmarkEnd w:id="2854"/>
      <w:bookmarkEnd w:id="2855"/>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2856" w:name="_Toc415420551"/>
      <w:bookmarkStart w:id="2857" w:name="_Toc472625830"/>
      <w:r>
        <w:br w:type="page"/>
      </w:r>
    </w:p>
    <w:p w14:paraId="42776C48" w14:textId="25FBC6CA" w:rsidR="00AF0947" w:rsidRDefault="00AF0947" w:rsidP="00AF0947">
      <w:pPr>
        <w:pStyle w:val="Heading2"/>
      </w:pPr>
      <w:bookmarkStart w:id="2858" w:name="_Toc80793287"/>
      <w:r>
        <w:lastRenderedPageBreak/>
        <w:t>Appendix B: MBI Protocol Commands</w:t>
      </w:r>
      <w:bookmarkEnd w:id="2856"/>
      <w:bookmarkEnd w:id="2857"/>
      <w:bookmarkEnd w:id="2858"/>
    </w:p>
    <w:p w14:paraId="7A81CBE9" w14:textId="77777777" w:rsidR="00AF0947" w:rsidRPr="00DB2E7A" w:rsidRDefault="00AF0947" w:rsidP="00AF0947">
      <w:r w:rsidRPr="00DB2E7A">
        <w:t>The following table lists the commands defined in the MBI Protocol.</w:t>
      </w:r>
    </w:p>
    <w:p w14:paraId="6078ADF7" w14:textId="54F4D922" w:rsidR="00AF0947" w:rsidRDefault="00AF0947" w:rsidP="00AF0947">
      <w:pPr>
        <w:pStyle w:val="Caption"/>
        <w:keepNext/>
      </w:pPr>
      <w:bookmarkStart w:id="2859" w:name="_Toc415420634"/>
      <w:bookmarkStart w:id="2860" w:name="_Toc472625916"/>
      <w:bookmarkStart w:id="2861" w:name="_Toc80793362"/>
      <w:r>
        <w:t xml:space="preserve">Table </w:t>
      </w:r>
      <w:r>
        <w:rPr>
          <w:noProof/>
        </w:rPr>
        <w:fldChar w:fldCharType="begin"/>
      </w:r>
      <w:r>
        <w:rPr>
          <w:noProof/>
        </w:rPr>
        <w:instrText xml:space="preserve"> SEQ Table \* ARABIC </w:instrText>
      </w:r>
      <w:r>
        <w:rPr>
          <w:noProof/>
        </w:rPr>
        <w:fldChar w:fldCharType="separate"/>
      </w:r>
      <w:ins w:id="2862" w:author="Andrew Instone-Cowie" w:date="2021-08-27T13:59:00Z">
        <w:r w:rsidR="0021271C">
          <w:rPr>
            <w:noProof/>
          </w:rPr>
          <w:t>5</w:t>
        </w:r>
      </w:ins>
      <w:del w:id="2863" w:author="Andrew Instone-Cowie" w:date="2021-08-10T21:33:00Z">
        <w:r w:rsidR="00CA0B7C" w:rsidDel="00095F1B">
          <w:rPr>
            <w:noProof/>
          </w:rPr>
          <w:delText>4</w:delText>
        </w:r>
      </w:del>
      <w:r>
        <w:rPr>
          <w:noProof/>
        </w:rPr>
        <w:fldChar w:fldCharType="end"/>
      </w:r>
      <w:r>
        <w:t xml:space="preserve"> – MBI Protocol Commands</w:t>
      </w:r>
      <w:bookmarkEnd w:id="2859"/>
      <w:bookmarkEnd w:id="2860"/>
      <w:bookmarkEnd w:id="28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61BC74DF" w14:textId="77777777" w:rsidR="00AF0947" w:rsidRPr="00DB2E7A" w:rsidRDefault="00AF0947" w:rsidP="005E5122">
            <w:pPr>
              <w:pStyle w:val="ListParagraph"/>
              <w:numPr>
                <w:ilvl w:val="0"/>
                <w:numId w:val="20"/>
              </w:numPr>
            </w:pPr>
            <w:r w:rsidRPr="00DB2E7A">
              <w:t>This command does not appear to be used by tested versions of either Abel, Beltower or Virtual Belfry.</w:t>
            </w:r>
          </w:p>
          <w:p w14:paraId="4D9ABCBF" w14:textId="6556F3E3" w:rsidR="009E5AFB" w:rsidRPr="00DB2E7A" w:rsidRDefault="009E5AFB" w:rsidP="005E5122">
            <w:pPr>
              <w:pStyle w:val="ListParagraph"/>
              <w:numPr>
                <w:ilvl w:val="0"/>
                <w:numId w:val="20"/>
              </w:numPr>
            </w:pPr>
            <w:r w:rsidRPr="00DB2E7A">
              <w:t>This command is not used or supported by the Type 2 Liverpool Ringing Simulator firmware.</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2864" w:name="_Toc415420554"/>
      <w:bookmarkStart w:id="2865" w:name="_Toc472625831"/>
      <w:r>
        <w:br w:type="page"/>
      </w:r>
    </w:p>
    <w:p w14:paraId="01D72CBF" w14:textId="1A090BD3" w:rsidR="00AF0947" w:rsidRDefault="00AF0947" w:rsidP="00AF0947">
      <w:pPr>
        <w:pStyle w:val="Heading2"/>
      </w:pPr>
      <w:bookmarkStart w:id="2866" w:name="_Toc80793288"/>
      <w:r>
        <w:lastRenderedPageBreak/>
        <w:t>Appendix C: Metrics Tables</w:t>
      </w:r>
      <w:bookmarkEnd w:id="2864"/>
      <w:bookmarkEnd w:id="2865"/>
      <w:bookmarkEnd w:id="2866"/>
    </w:p>
    <w:p w14:paraId="36DC450C" w14:textId="77777777" w:rsidR="00AF0947" w:rsidRDefault="00AF0947" w:rsidP="00AF0947">
      <w:pPr>
        <w:pStyle w:val="Heading3"/>
      </w:pPr>
      <w:bookmarkStart w:id="2867" w:name="_Toc415420555"/>
      <w:bookmarkStart w:id="2868" w:name="_Toc472625832"/>
      <w:bookmarkStart w:id="2869" w:name="_Toc80793289"/>
      <w:r w:rsidRPr="0044502E">
        <w:t xml:space="preserve">Inter-Blow </w:t>
      </w:r>
      <w:r>
        <w:t xml:space="preserve">&amp; Inter-Row </w:t>
      </w:r>
      <w:r w:rsidRPr="0044502E">
        <w:t>Interval</w:t>
      </w:r>
      <w:bookmarkEnd w:id="2867"/>
      <w:bookmarkEnd w:id="2868"/>
      <w:bookmarkEnd w:id="2869"/>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601DE8A4" w:rsidR="00AF0947" w:rsidRDefault="00AF0947" w:rsidP="00AF0947">
      <w:pPr>
        <w:pStyle w:val="Caption"/>
        <w:keepNext/>
      </w:pPr>
      <w:bookmarkStart w:id="2870" w:name="_Toc415420637"/>
      <w:bookmarkStart w:id="2871" w:name="_Toc472625917"/>
      <w:bookmarkStart w:id="2872" w:name="_Toc80793363"/>
      <w:r>
        <w:t xml:space="preserve">Table </w:t>
      </w:r>
      <w:r>
        <w:rPr>
          <w:noProof/>
        </w:rPr>
        <w:fldChar w:fldCharType="begin"/>
      </w:r>
      <w:r>
        <w:rPr>
          <w:noProof/>
        </w:rPr>
        <w:instrText xml:space="preserve"> SEQ Table \* ARABIC </w:instrText>
      </w:r>
      <w:r>
        <w:rPr>
          <w:noProof/>
        </w:rPr>
        <w:fldChar w:fldCharType="separate"/>
      </w:r>
      <w:ins w:id="2873" w:author="Andrew Instone-Cowie" w:date="2021-08-27T13:59:00Z">
        <w:r w:rsidR="0021271C">
          <w:rPr>
            <w:noProof/>
          </w:rPr>
          <w:t>6</w:t>
        </w:r>
      </w:ins>
      <w:del w:id="2874" w:author="Andrew Instone-Cowie" w:date="2021-08-10T21:33:00Z">
        <w:r w:rsidR="00CA0B7C" w:rsidDel="00095F1B">
          <w:rPr>
            <w:noProof/>
          </w:rPr>
          <w:delText>5</w:delText>
        </w:r>
      </w:del>
      <w:r>
        <w:rPr>
          <w:noProof/>
        </w:rPr>
        <w:fldChar w:fldCharType="end"/>
      </w:r>
      <w:r>
        <w:t xml:space="preserve"> – Inter-Blow &amp; Inter-Row Intervals</w:t>
      </w:r>
      <w:bookmarkEnd w:id="2870"/>
      <w:bookmarkEnd w:id="2871"/>
      <w:bookmarkEnd w:id="28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47"/>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2875" w:name="_Toc415420556"/>
      <w:bookmarkStart w:id="2876" w:name="_Toc472625833"/>
      <w:bookmarkStart w:id="2877" w:name="_Toc80793290"/>
      <w:r>
        <w:lastRenderedPageBreak/>
        <w:t>Sensor Pulse Duration</w:t>
      </w:r>
      <w:bookmarkEnd w:id="2875"/>
      <w:bookmarkEnd w:id="2876"/>
      <w:bookmarkEnd w:id="2877"/>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3E4B26B3" w:rsidR="00AF0947" w:rsidRDefault="00AF0947" w:rsidP="00AF0947">
      <w:pPr>
        <w:pStyle w:val="Caption"/>
        <w:keepNext/>
      </w:pPr>
      <w:bookmarkStart w:id="2878" w:name="_Toc415420638"/>
      <w:bookmarkStart w:id="2879" w:name="_Toc472625918"/>
      <w:bookmarkStart w:id="2880" w:name="_Toc80793364"/>
      <w:r>
        <w:t xml:space="preserve">Table </w:t>
      </w:r>
      <w:r>
        <w:rPr>
          <w:noProof/>
        </w:rPr>
        <w:fldChar w:fldCharType="begin"/>
      </w:r>
      <w:r>
        <w:rPr>
          <w:noProof/>
        </w:rPr>
        <w:instrText xml:space="preserve"> SEQ Table \* ARABIC </w:instrText>
      </w:r>
      <w:r>
        <w:rPr>
          <w:noProof/>
        </w:rPr>
        <w:fldChar w:fldCharType="separate"/>
      </w:r>
      <w:ins w:id="2881" w:author="Andrew Instone-Cowie" w:date="2021-08-27T13:59:00Z">
        <w:r w:rsidR="0021271C">
          <w:rPr>
            <w:noProof/>
          </w:rPr>
          <w:t>7</w:t>
        </w:r>
      </w:ins>
      <w:del w:id="2882" w:author="Andrew Instone-Cowie" w:date="2021-08-10T21:33:00Z">
        <w:r w:rsidR="00CA0B7C" w:rsidDel="00095F1B">
          <w:rPr>
            <w:noProof/>
          </w:rPr>
          <w:delText>6</w:delText>
        </w:r>
      </w:del>
      <w:r>
        <w:rPr>
          <w:noProof/>
        </w:rPr>
        <w:fldChar w:fldCharType="end"/>
      </w:r>
      <w:r>
        <w:t xml:space="preserve"> – Sensor Pulse Durations – Liverpool Cathedral</w:t>
      </w:r>
      <w:bookmarkEnd w:id="2878"/>
      <w:bookmarkEnd w:id="2879"/>
      <w:bookmarkEnd w:id="28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26E6CF7D" w:rsidR="00AF0947" w:rsidRDefault="00AF0947" w:rsidP="00AF0947">
      <w:pPr>
        <w:pStyle w:val="Caption"/>
        <w:keepNext/>
      </w:pPr>
      <w:bookmarkStart w:id="2883" w:name="_Toc415420640"/>
      <w:bookmarkStart w:id="2884" w:name="_Toc472625919"/>
      <w:bookmarkStart w:id="2885" w:name="_Toc80793365"/>
      <w:r>
        <w:t xml:space="preserve">Table </w:t>
      </w:r>
      <w:r>
        <w:rPr>
          <w:noProof/>
        </w:rPr>
        <w:fldChar w:fldCharType="begin"/>
      </w:r>
      <w:r>
        <w:rPr>
          <w:noProof/>
        </w:rPr>
        <w:instrText xml:space="preserve"> SEQ Table \* ARABIC </w:instrText>
      </w:r>
      <w:r>
        <w:rPr>
          <w:noProof/>
        </w:rPr>
        <w:fldChar w:fldCharType="separate"/>
      </w:r>
      <w:ins w:id="2886" w:author="Andrew Instone-Cowie" w:date="2021-08-27T13:59:00Z">
        <w:r w:rsidR="0021271C">
          <w:rPr>
            <w:noProof/>
          </w:rPr>
          <w:t>8</w:t>
        </w:r>
      </w:ins>
      <w:del w:id="2887" w:author="Andrew Instone-Cowie" w:date="2021-08-10T21:33:00Z">
        <w:r w:rsidR="00CA0B7C" w:rsidDel="00095F1B">
          <w:rPr>
            <w:noProof/>
          </w:rPr>
          <w:delText>7</w:delText>
        </w:r>
      </w:del>
      <w:r>
        <w:rPr>
          <w:noProof/>
        </w:rPr>
        <w:fldChar w:fldCharType="end"/>
      </w:r>
      <w:r>
        <w:t xml:space="preserve"> – Theoretical </w:t>
      </w:r>
      <w:r w:rsidRPr="00BA0549">
        <w:t xml:space="preserve">Sensor Pulse Durations </w:t>
      </w:r>
      <w:r>
        <w:t>–</w:t>
      </w:r>
      <w:r w:rsidRPr="00BA0549">
        <w:t xml:space="preserve"> </w:t>
      </w:r>
      <w:r>
        <w:t>Other Towers</w:t>
      </w:r>
      <w:bookmarkEnd w:id="2883"/>
      <w:bookmarkEnd w:id="2884"/>
      <w:bookmarkEnd w:id="28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D55A61">
          <w:headerReference w:type="even" r:id="rId65"/>
          <w:headerReference w:type="default" r:id="rId66"/>
          <w:footerReference w:type="even" r:id="rId67"/>
          <w:footerReference w:type="default" r:id="rId68"/>
          <w:footerReference w:type="first" r:id="rId69"/>
          <w:endnotePr>
            <w:numFmt w:val="decimal"/>
          </w:endnotePr>
          <w:pgSz w:w="11906" w:h="16838"/>
          <w:pgMar w:top="1440" w:right="1440" w:bottom="1440" w:left="1440" w:header="709" w:footer="709" w:gutter="0"/>
          <w:cols w:space="708"/>
          <w:titlePg/>
          <w:docGrid w:linePitch="360"/>
        </w:sectPr>
      </w:pPr>
    </w:p>
    <w:p w14:paraId="76024D5F" w14:textId="77777777" w:rsidR="00A5122C" w:rsidRPr="00B3201F" w:rsidRDefault="00A5122C" w:rsidP="00A5122C">
      <w:pPr>
        <w:pStyle w:val="Heading3"/>
        <w:pageBreakBefore/>
      </w:pPr>
      <w:bookmarkStart w:id="2893" w:name="_Toc415420542"/>
      <w:bookmarkStart w:id="2894" w:name="_Toc472625823"/>
      <w:bookmarkStart w:id="2895" w:name="_Toc80793291"/>
      <w:bookmarkStart w:id="2896" w:name="_Toc382313186"/>
      <w:bookmarkStart w:id="2897" w:name="_Toc415420560"/>
      <w:bookmarkStart w:id="2898" w:name="_Toc472625834"/>
      <w:r>
        <w:lastRenderedPageBreak/>
        <w:t>BDC-to-Strike Intervals</w:t>
      </w:r>
      <w:bookmarkEnd w:id="2893"/>
      <w:bookmarkEnd w:id="2894"/>
      <w:bookmarkEnd w:id="2895"/>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621B4161">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4D9BA027" w:rsidR="00A5122C" w:rsidRDefault="00A5122C" w:rsidP="00A5122C">
      <w:pPr>
        <w:pStyle w:val="Caption"/>
        <w:jc w:val="center"/>
      </w:pPr>
      <w:bookmarkStart w:id="2899" w:name="_Toc415420616"/>
      <w:bookmarkStart w:id="2900" w:name="_Toc472625908"/>
      <w:bookmarkStart w:id="2901" w:name="_Toc80793356"/>
      <w:r>
        <w:t xml:space="preserve">Figure </w:t>
      </w:r>
      <w:r>
        <w:rPr>
          <w:noProof/>
        </w:rPr>
        <w:fldChar w:fldCharType="begin"/>
      </w:r>
      <w:r>
        <w:rPr>
          <w:noProof/>
        </w:rPr>
        <w:instrText xml:space="preserve"> SEQ Figure \* ARABIC </w:instrText>
      </w:r>
      <w:r>
        <w:rPr>
          <w:noProof/>
        </w:rPr>
        <w:fldChar w:fldCharType="separate"/>
      </w:r>
      <w:ins w:id="2902" w:author="Andrew Instone-Cowie" w:date="2021-08-27T13:59:00Z">
        <w:r w:rsidR="0021271C">
          <w:rPr>
            <w:noProof/>
          </w:rPr>
          <w:t>57</w:t>
        </w:r>
      </w:ins>
      <w:del w:id="2903" w:author="Andrew Instone-Cowie" w:date="2021-08-10T20:37:00Z">
        <w:r w:rsidR="00CA0B7C" w:rsidDel="00744894">
          <w:rPr>
            <w:noProof/>
          </w:rPr>
          <w:delText>45</w:delText>
        </w:r>
      </w:del>
      <w:r>
        <w:rPr>
          <w:noProof/>
        </w:rPr>
        <w:fldChar w:fldCharType="end"/>
      </w:r>
      <w:r>
        <w:t xml:space="preserve"> – Liverpool Cathedral Odd-Struckness Chart</w:t>
      </w:r>
      <w:bookmarkEnd w:id="2899"/>
      <w:bookmarkEnd w:id="2900"/>
      <w:bookmarkEnd w:id="2901"/>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2904" w:name="_Toc80793292"/>
      <w:r>
        <w:lastRenderedPageBreak/>
        <w:t>Appendix D: CLI Command Reference</w:t>
      </w:r>
      <w:bookmarkEnd w:id="2896"/>
      <w:bookmarkEnd w:id="2897"/>
      <w:bookmarkEnd w:id="2898"/>
      <w:bookmarkEnd w:id="2904"/>
    </w:p>
    <w:p w14:paraId="0D429302" w14:textId="08375707"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3.5</w:t>
      </w:r>
      <w:r w:rsidRPr="00DB2E7A">
        <w:t xml:space="preserve">. </w:t>
      </w:r>
    </w:p>
    <w:p w14:paraId="0C266E40" w14:textId="238BA151" w:rsidR="00AF0947" w:rsidRDefault="00AF0947" w:rsidP="00AF0947">
      <w:pPr>
        <w:pStyle w:val="Caption"/>
        <w:keepNext/>
      </w:pPr>
      <w:bookmarkStart w:id="2905" w:name="_Toc415420643"/>
      <w:bookmarkStart w:id="2906" w:name="_Toc472625920"/>
      <w:bookmarkStart w:id="2907" w:name="_Toc80793366"/>
      <w:r>
        <w:t xml:space="preserve">Table </w:t>
      </w:r>
      <w:r>
        <w:rPr>
          <w:noProof/>
        </w:rPr>
        <w:fldChar w:fldCharType="begin"/>
      </w:r>
      <w:r>
        <w:rPr>
          <w:noProof/>
        </w:rPr>
        <w:instrText xml:space="preserve"> SEQ Table \* ARABIC </w:instrText>
      </w:r>
      <w:r>
        <w:rPr>
          <w:noProof/>
        </w:rPr>
        <w:fldChar w:fldCharType="separate"/>
      </w:r>
      <w:ins w:id="2908" w:author="Andrew Instone-Cowie" w:date="2021-08-27T13:59:00Z">
        <w:r w:rsidR="0021271C">
          <w:rPr>
            <w:noProof/>
          </w:rPr>
          <w:t>9</w:t>
        </w:r>
      </w:ins>
      <w:del w:id="2909" w:author="Andrew Instone-Cowie" w:date="2021-08-10T21:33:00Z">
        <w:r w:rsidR="00CA0B7C" w:rsidDel="00095F1B">
          <w:rPr>
            <w:noProof/>
          </w:rPr>
          <w:delText>8</w:delText>
        </w:r>
      </w:del>
      <w:r>
        <w:rPr>
          <w:noProof/>
        </w:rPr>
        <w:fldChar w:fldCharType="end"/>
      </w:r>
      <w:r>
        <w:t xml:space="preserve"> – CLI Command Reference</w:t>
      </w:r>
      <w:bookmarkEnd w:id="2905"/>
      <w:bookmarkEnd w:id="2906"/>
      <w:bookmarkEnd w:id="29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2910" w:name="_Toc415420561"/>
      <w:bookmarkStart w:id="2911" w:name="_Toc472625835"/>
      <w:bookmarkStart w:id="2912" w:name="_Toc80793293"/>
      <w:r>
        <w:lastRenderedPageBreak/>
        <w:t>Appendix E: Diagnostic LED Codes</w:t>
      </w:r>
      <w:bookmarkEnd w:id="2910"/>
      <w:bookmarkEnd w:id="2911"/>
      <w:bookmarkEnd w:id="2912"/>
    </w:p>
    <w:p w14:paraId="0D62E6A7" w14:textId="2109ADA6"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3.5</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095349FA" w:rsidR="00AF0947" w:rsidRDefault="00AF0947" w:rsidP="00AF0947">
      <w:pPr>
        <w:pStyle w:val="Caption"/>
        <w:keepNext/>
      </w:pPr>
      <w:bookmarkStart w:id="2913" w:name="_Toc415420645"/>
      <w:bookmarkStart w:id="2914" w:name="_Toc472625922"/>
      <w:bookmarkStart w:id="2915" w:name="_Toc80793367"/>
      <w:r>
        <w:t xml:space="preserve">Table </w:t>
      </w:r>
      <w:r>
        <w:rPr>
          <w:noProof/>
        </w:rPr>
        <w:fldChar w:fldCharType="begin"/>
      </w:r>
      <w:r>
        <w:rPr>
          <w:noProof/>
        </w:rPr>
        <w:instrText xml:space="preserve"> SEQ Table \* ARABIC </w:instrText>
      </w:r>
      <w:r>
        <w:rPr>
          <w:noProof/>
        </w:rPr>
        <w:fldChar w:fldCharType="separate"/>
      </w:r>
      <w:ins w:id="2916" w:author="Andrew Instone-Cowie" w:date="2021-08-27T13:59:00Z">
        <w:r w:rsidR="0021271C">
          <w:rPr>
            <w:noProof/>
          </w:rPr>
          <w:t>10</w:t>
        </w:r>
      </w:ins>
      <w:del w:id="2917" w:author="Andrew Instone-Cowie" w:date="2021-08-10T21:33:00Z">
        <w:r w:rsidR="00CA0B7C" w:rsidDel="00095F1B">
          <w:rPr>
            <w:noProof/>
          </w:rPr>
          <w:delText>9</w:delText>
        </w:r>
      </w:del>
      <w:r>
        <w:rPr>
          <w:noProof/>
        </w:rPr>
        <w:fldChar w:fldCharType="end"/>
      </w:r>
      <w:r>
        <w:t xml:space="preserve"> –</w:t>
      </w:r>
      <w:r w:rsidR="00A049AB">
        <w:t xml:space="preserve"> </w:t>
      </w:r>
      <w:r w:rsidRPr="00BC3784">
        <w:t>LED Signal Codes</w:t>
      </w:r>
      <w:bookmarkEnd w:id="2913"/>
      <w:bookmarkEnd w:id="2914"/>
      <w:bookmarkEnd w:id="29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7777777" w:rsidR="00AF0947" w:rsidRPr="00DB2E7A" w:rsidRDefault="00AF0947" w:rsidP="008D175F">
            <w:pPr>
              <w:contextualSpacing/>
            </w:pPr>
            <w:r w:rsidRPr="00DB2E7A">
              <w:t>MBI Protocol command 0xFD received.</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77777777" w:rsidR="00AF0947" w:rsidRPr="00DB2E7A" w:rsidRDefault="00AF0947" w:rsidP="008D175F">
            <w:pPr>
              <w:contextualSpacing/>
            </w:pPr>
            <w:r w:rsidRPr="00DB2E7A">
              <w:t>MBI Protocol command 0xFE received.</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2918" w:name="_Toc415420564"/>
    </w:p>
    <w:p w14:paraId="1BCDEC21" w14:textId="22E4A04F" w:rsidR="00AF0947" w:rsidRDefault="00AF0947" w:rsidP="00AF0947">
      <w:pPr>
        <w:pStyle w:val="Heading2"/>
      </w:pPr>
      <w:bookmarkStart w:id="2919" w:name="_Toc472625838"/>
      <w:bookmarkStart w:id="2920" w:name="_Toc80793294"/>
      <w:r w:rsidRPr="003031B5">
        <w:lastRenderedPageBreak/>
        <w:t>Appendix F: Useful Links</w:t>
      </w:r>
      <w:bookmarkEnd w:id="2918"/>
      <w:bookmarkEnd w:id="2919"/>
      <w:bookmarkEnd w:id="2920"/>
    </w:p>
    <w:p w14:paraId="45E86ECD" w14:textId="1834A6A2" w:rsidR="00AF0947" w:rsidRDefault="00AF0947" w:rsidP="00AF0947">
      <w:pPr>
        <w:pStyle w:val="Caption"/>
        <w:keepNext/>
      </w:pPr>
      <w:bookmarkStart w:id="2921" w:name="_Toc415420646"/>
      <w:bookmarkStart w:id="2922" w:name="_Toc472625923"/>
      <w:bookmarkStart w:id="2923" w:name="_Toc80793368"/>
      <w:r>
        <w:t xml:space="preserve">Table </w:t>
      </w:r>
      <w:r>
        <w:rPr>
          <w:noProof/>
        </w:rPr>
        <w:fldChar w:fldCharType="begin"/>
      </w:r>
      <w:r>
        <w:rPr>
          <w:noProof/>
        </w:rPr>
        <w:instrText xml:space="preserve"> SEQ Table \* ARABIC </w:instrText>
      </w:r>
      <w:r>
        <w:rPr>
          <w:noProof/>
        </w:rPr>
        <w:fldChar w:fldCharType="separate"/>
      </w:r>
      <w:ins w:id="2924" w:author="Andrew Instone-Cowie" w:date="2021-08-27T13:59:00Z">
        <w:r w:rsidR="0021271C">
          <w:rPr>
            <w:noProof/>
          </w:rPr>
          <w:t>11</w:t>
        </w:r>
      </w:ins>
      <w:del w:id="2925" w:author="Andrew Instone-Cowie" w:date="2021-08-10T21:33:00Z">
        <w:r w:rsidR="00CA0B7C" w:rsidDel="00095F1B">
          <w:rPr>
            <w:noProof/>
          </w:rPr>
          <w:delText>10</w:delText>
        </w:r>
      </w:del>
      <w:r>
        <w:rPr>
          <w:noProof/>
        </w:rPr>
        <w:fldChar w:fldCharType="end"/>
      </w:r>
      <w:r>
        <w:t xml:space="preserve"> – Useful Links</w:t>
      </w:r>
      <w:bookmarkEnd w:id="2921"/>
      <w:bookmarkEnd w:id="2922"/>
      <w:bookmarkEnd w:id="2923"/>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46565" w:rsidRDefault="00AF0947" w:rsidP="008D175F">
            <w:pPr>
              <w:contextualSpacing/>
            </w:pPr>
            <w:r>
              <w:t>Software Repository</w:t>
            </w:r>
          </w:p>
        </w:tc>
        <w:tc>
          <w:tcPr>
            <w:tcW w:w="8061" w:type="dxa"/>
          </w:tcPr>
          <w:p w14:paraId="7B67E3E3" w14:textId="0DA3231C" w:rsidR="00AF0947" w:rsidRPr="00B46565" w:rsidRDefault="00E20243" w:rsidP="008D175F">
            <w:pPr>
              <w:contextualSpacing/>
            </w:pPr>
            <w:r>
              <w:fldChar w:fldCharType="begin"/>
            </w:r>
            <w:r>
              <w:instrText xml:space="preserve"> HYPERLINK "https://github.com/Simulators" </w:instrText>
            </w:r>
            <w:ins w:id="2926" w:author="Andrew Instone-Cowie" w:date="2021-08-27T13:59:00Z"/>
            <w:r>
              <w:fldChar w:fldCharType="separate"/>
            </w:r>
            <w:r w:rsidR="00AF0947" w:rsidRPr="00B46565">
              <w:rPr>
                <w:rStyle w:val="Hyperlink"/>
              </w:rPr>
              <w:t>https://github.com/Simulators</w:t>
            </w:r>
            <w:r>
              <w:rPr>
                <w:rStyle w:val="Hyperlink"/>
              </w:rP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46565" w:rsidRDefault="00AF0947" w:rsidP="008D175F">
            <w:pPr>
              <w:contextualSpacing/>
            </w:pPr>
            <w:r>
              <w:t>Simulator Software</w:t>
            </w:r>
          </w:p>
        </w:tc>
        <w:tc>
          <w:tcPr>
            <w:tcW w:w="8061" w:type="dxa"/>
          </w:tcPr>
          <w:p w14:paraId="281B3D12" w14:textId="4686A09E" w:rsidR="00AF0947" w:rsidRPr="00B46565" w:rsidRDefault="00E20243" w:rsidP="008D175F">
            <w:pPr>
              <w:contextualSpacing/>
            </w:pPr>
            <w:r>
              <w:fldChar w:fldCharType="begin"/>
            </w:r>
            <w:r>
              <w:instrText xml:space="preserve"> HYPERLINK "http://www.abelsim.co.uk" </w:instrText>
            </w:r>
            <w:ins w:id="2927" w:author="Andrew Instone-Cowie" w:date="2021-08-27T13:59:00Z"/>
            <w:r>
              <w:fldChar w:fldCharType="separate"/>
            </w:r>
            <w:r w:rsidR="00AF0947" w:rsidRPr="00B46565">
              <w:rPr>
                <w:rStyle w:val="Hyperlink"/>
              </w:rPr>
              <w:t>http://www.abelsim.co.uk</w:t>
            </w:r>
            <w:r>
              <w:rPr>
                <w:rStyle w:val="Hyperlink"/>
              </w:rP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46565" w:rsidRDefault="00AF0947" w:rsidP="008D175F">
            <w:pPr>
              <w:contextualSpacing/>
            </w:pPr>
            <w:r>
              <w:t>Simulator Software</w:t>
            </w:r>
          </w:p>
        </w:tc>
        <w:tc>
          <w:tcPr>
            <w:tcW w:w="8061" w:type="dxa"/>
          </w:tcPr>
          <w:p w14:paraId="054EC655" w14:textId="35CCB720" w:rsidR="00AF0947" w:rsidRPr="00B46565" w:rsidRDefault="00E20243" w:rsidP="008D175F">
            <w:pPr>
              <w:contextualSpacing/>
            </w:pPr>
            <w:r>
              <w:fldChar w:fldCharType="begin"/>
            </w:r>
            <w:r>
              <w:instrText xml:space="preserve"> HYPERLINK "http://www.beltower.co.uk" </w:instrText>
            </w:r>
            <w:ins w:id="2928" w:author="Andrew Instone-Cowie" w:date="2021-08-27T13:59:00Z"/>
            <w:r>
              <w:fldChar w:fldCharType="separate"/>
            </w:r>
            <w:r w:rsidR="00AF0947" w:rsidRPr="00B46565">
              <w:rPr>
                <w:rStyle w:val="Hyperlink"/>
              </w:rPr>
              <w:t>http://www.beltower.co.uk</w:t>
            </w:r>
            <w:r>
              <w:rPr>
                <w:rStyle w:val="Hyperlink"/>
              </w:rP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46565" w:rsidRDefault="00AF0947" w:rsidP="008D175F">
            <w:pPr>
              <w:contextualSpacing/>
            </w:pPr>
            <w:r>
              <w:t>Simulator Software</w:t>
            </w:r>
          </w:p>
        </w:tc>
        <w:tc>
          <w:tcPr>
            <w:tcW w:w="8061" w:type="dxa"/>
          </w:tcPr>
          <w:p w14:paraId="49ABE1AA" w14:textId="099A056B" w:rsidR="00AF0947" w:rsidRPr="00B46565" w:rsidRDefault="00E20243" w:rsidP="008D175F">
            <w:pPr>
              <w:contextualSpacing/>
            </w:pPr>
            <w:r>
              <w:fldChar w:fldCharType="begin"/>
            </w:r>
            <w:r>
              <w:instrText xml:space="preserve"> HYPERLINK "http://www.belfryware.com" </w:instrText>
            </w:r>
            <w:ins w:id="2929" w:author="Andrew Instone-Cowie" w:date="2021-08-27T13:59:00Z"/>
            <w:r>
              <w:fldChar w:fldCharType="separate"/>
            </w:r>
            <w:r w:rsidR="00AF0947" w:rsidRPr="00B46565">
              <w:rPr>
                <w:rStyle w:val="Hyperlink"/>
              </w:rPr>
              <w:t>http://www.belfryware.com</w:t>
            </w:r>
            <w:r>
              <w:rPr>
                <w:rStyle w:val="Hyperlink"/>
              </w:rP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46565" w:rsidRDefault="00AF0947" w:rsidP="008D175F">
            <w:pPr>
              <w:contextualSpacing/>
            </w:pPr>
            <w:r w:rsidRPr="00B46565">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203557" w:rsidRDefault="00AF0947" w:rsidP="008D175F">
            <w:pPr>
              <w:contextualSpacing/>
            </w:pPr>
            <w:r w:rsidRPr="00203557">
              <w:t>PCBs</w:t>
            </w:r>
          </w:p>
        </w:tc>
        <w:tc>
          <w:tcPr>
            <w:tcW w:w="8061" w:type="dxa"/>
          </w:tcPr>
          <w:p w14:paraId="3A4831D9" w14:textId="74CE9596" w:rsidR="00203557" w:rsidRPr="00B46565" w:rsidRDefault="00E20243" w:rsidP="008D175F">
            <w:pPr>
              <w:contextualSpacing/>
            </w:pPr>
            <w:r>
              <w:fldChar w:fldCharType="begin"/>
            </w:r>
            <w:r>
              <w:instrText xml:space="preserve"> HYPERLINK "https://jlcpcb.com/" </w:instrText>
            </w:r>
            <w:ins w:id="2930" w:author="Andrew Instone-Cowie" w:date="2021-08-27T13:59:00Z"/>
            <w:r>
              <w:fldChar w:fldCharType="separate"/>
            </w:r>
            <w:r w:rsidR="00203557" w:rsidRPr="00203557">
              <w:rPr>
                <w:rStyle w:val="Hyperlink"/>
              </w:rPr>
              <w:t>https://jlcpcb.com/</w:t>
            </w:r>
            <w:r>
              <w:rPr>
                <w:rStyle w:val="Hyperlink"/>
              </w:rP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203557" w:rsidRDefault="00203557" w:rsidP="00203557">
            <w:pPr>
              <w:contextualSpacing/>
            </w:pPr>
            <w:r w:rsidRPr="00203557">
              <w:t>PCBs</w:t>
            </w:r>
          </w:p>
        </w:tc>
        <w:tc>
          <w:tcPr>
            <w:tcW w:w="8061" w:type="dxa"/>
          </w:tcPr>
          <w:p w14:paraId="33EC7158" w14:textId="344D92C7" w:rsidR="00203557" w:rsidRDefault="00E20243" w:rsidP="00203557">
            <w:pPr>
              <w:contextualSpacing/>
            </w:pPr>
            <w:r>
              <w:fldChar w:fldCharType="begin"/>
            </w:r>
            <w:r>
              <w:instrText xml:space="preserve"> HYPERLINK "https://www.seeedstudio.com/" </w:instrText>
            </w:r>
            <w:ins w:id="2931" w:author="Andrew Instone-Cowie" w:date="2021-08-27T13:59:00Z"/>
            <w:r>
              <w:fldChar w:fldCharType="separate"/>
            </w:r>
            <w:r w:rsidR="00203557" w:rsidRPr="00203557">
              <w:rPr>
                <w:rStyle w:val="Hyperlink"/>
              </w:rPr>
              <w:t>https://www.seeedstudio.com/</w:t>
            </w:r>
            <w:r>
              <w:rPr>
                <w:rStyle w:val="Hyperlink"/>
              </w:rP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203557" w:rsidRDefault="00203557" w:rsidP="00203557">
            <w:pPr>
              <w:contextualSpacing/>
            </w:pPr>
            <w:r w:rsidRPr="00203557">
              <w:t>PCBs</w:t>
            </w:r>
          </w:p>
        </w:tc>
        <w:tc>
          <w:tcPr>
            <w:tcW w:w="8061" w:type="dxa"/>
          </w:tcPr>
          <w:p w14:paraId="3A56B287" w14:textId="1F04BCBA" w:rsidR="00203557" w:rsidRDefault="00E20243" w:rsidP="00203557">
            <w:pPr>
              <w:contextualSpacing/>
            </w:pPr>
            <w:r>
              <w:fldChar w:fldCharType="begin"/>
            </w:r>
            <w:r>
              <w:instrText xml:space="preserve"> HYPERLINK "https://oshpark.com/" </w:instrText>
            </w:r>
            <w:ins w:id="2932" w:author="Andrew Instone-Cowie" w:date="2021-08-27T13:59:00Z"/>
            <w:r>
              <w:fldChar w:fldCharType="separate"/>
            </w:r>
            <w:r w:rsidR="00203557">
              <w:rPr>
                <w:rStyle w:val="Hyperlink"/>
              </w:rPr>
              <w:t>https://oshpark.com/</w:t>
            </w:r>
            <w:r>
              <w:rPr>
                <w:rStyle w:val="Hyperlink"/>
              </w:rP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46565" w:rsidRDefault="00203557" w:rsidP="00203557">
            <w:pPr>
              <w:contextualSpacing/>
            </w:pPr>
            <w:r w:rsidRPr="00B46565">
              <w:t>MBI, Sensors</w:t>
            </w:r>
          </w:p>
        </w:tc>
        <w:tc>
          <w:tcPr>
            <w:tcW w:w="8061" w:type="dxa"/>
          </w:tcPr>
          <w:p w14:paraId="3E4A176F" w14:textId="13C8FCA5" w:rsidR="00203557" w:rsidRPr="00B46565" w:rsidRDefault="00E20243" w:rsidP="00203557">
            <w:pPr>
              <w:contextualSpacing/>
            </w:pPr>
            <w:r>
              <w:fldChar w:fldCharType="begin"/>
            </w:r>
            <w:r>
              <w:instrText xml:space="preserve"> HYPERLINK "http://www.ringing.demon.co.uk" </w:instrText>
            </w:r>
            <w:ins w:id="2933" w:author="Andrew Instone-Cowie" w:date="2021-08-27T13:59:00Z"/>
            <w:r>
              <w:fldChar w:fldCharType="separate"/>
            </w:r>
            <w:r w:rsidR="00203557" w:rsidRPr="00B46565">
              <w:rPr>
                <w:rStyle w:val="Hyperlink"/>
              </w:rPr>
              <w:t>http://www.ringing.demon.co.uk</w:t>
            </w:r>
            <w:r>
              <w:rPr>
                <w:rStyle w:val="Hyperlink"/>
              </w:rPr>
              <w:fldChar w:fldCharType="end"/>
            </w:r>
            <w:r w:rsidR="00203557" w:rsidRPr="00B46565">
              <w:t xml:space="preserve"> </w:t>
            </w:r>
          </w:p>
        </w:tc>
      </w:tr>
      <w:tr w:rsidR="00203557" w14:paraId="6A854F20" w14:textId="77777777" w:rsidTr="008D175F">
        <w:tc>
          <w:tcPr>
            <w:tcW w:w="1843" w:type="dxa"/>
          </w:tcPr>
          <w:p w14:paraId="1997808D" w14:textId="77777777" w:rsidR="00203557" w:rsidRPr="00B46565" w:rsidRDefault="00203557" w:rsidP="00203557">
            <w:pPr>
              <w:contextualSpacing/>
            </w:pPr>
            <w:r w:rsidRPr="00B46565">
              <w:t xml:space="preserve">Belfree </w:t>
            </w:r>
          </w:p>
        </w:tc>
        <w:tc>
          <w:tcPr>
            <w:tcW w:w="4678" w:type="dxa"/>
          </w:tcPr>
          <w:p w14:paraId="642B64A8" w14:textId="77777777" w:rsidR="00203557" w:rsidRPr="00B46565" w:rsidRDefault="00203557" w:rsidP="00203557">
            <w:pPr>
              <w:contextualSpacing/>
            </w:pPr>
            <w:r w:rsidRPr="00B46565">
              <w:t>Wireless Ringing System</w:t>
            </w:r>
          </w:p>
        </w:tc>
        <w:tc>
          <w:tcPr>
            <w:tcW w:w="8061" w:type="dxa"/>
          </w:tcPr>
          <w:p w14:paraId="6FC16D26" w14:textId="20910DF3" w:rsidR="00203557" w:rsidRPr="00B46565" w:rsidRDefault="00E20243" w:rsidP="00203557">
            <w:pPr>
              <w:contextualSpacing/>
            </w:pPr>
            <w:r>
              <w:fldChar w:fldCharType="begin"/>
            </w:r>
            <w:r>
              <w:instrText xml:space="preserve"> HYPERLINK "https://belfree.co.uk/" </w:instrText>
            </w:r>
            <w:ins w:id="2934" w:author="Andrew Instone-Cowie" w:date="2021-08-27T13:59:00Z"/>
            <w:r>
              <w:fldChar w:fldCharType="separate"/>
            </w:r>
            <w:r w:rsidR="00203557">
              <w:rPr>
                <w:rStyle w:val="Hyperlink"/>
              </w:rPr>
              <w:t>https://belfree.co.uk/</w:t>
            </w:r>
            <w:r>
              <w:rPr>
                <w:rStyle w:val="Hyperlink"/>
              </w:rP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46565" w:rsidRDefault="00203557" w:rsidP="00203557">
            <w:pPr>
              <w:contextualSpacing/>
            </w:pPr>
            <w:r>
              <w:t>Microcontrollers (formerly Atmel)</w:t>
            </w:r>
          </w:p>
        </w:tc>
        <w:tc>
          <w:tcPr>
            <w:tcW w:w="8061" w:type="dxa"/>
          </w:tcPr>
          <w:p w14:paraId="09F95194" w14:textId="77D0EC1B" w:rsidR="00203557" w:rsidRPr="00B46565" w:rsidRDefault="00E20243" w:rsidP="00203557">
            <w:pPr>
              <w:contextualSpacing/>
            </w:pPr>
            <w:r>
              <w:fldChar w:fldCharType="begin"/>
            </w:r>
            <w:r>
              <w:instrText xml:space="preserve"> HYPERLINK "https://www.microchip.com" </w:instrText>
            </w:r>
            <w:ins w:id="2935" w:author="Andrew Instone-Cowie" w:date="2021-08-27T13:59:00Z"/>
            <w:r>
              <w:fldChar w:fldCharType="separate"/>
            </w:r>
            <w:r w:rsidR="00203557">
              <w:rPr>
                <w:rStyle w:val="Hyperlink"/>
              </w:rPr>
              <w:t>https://www.microchip.com</w:t>
            </w:r>
            <w:r>
              <w:rPr>
                <w:rStyle w:val="Hyperlink"/>
              </w:rPr>
              <w:fldChar w:fldCharType="end"/>
            </w:r>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46565" w:rsidRDefault="00203557" w:rsidP="00203557">
            <w:pPr>
              <w:contextualSpacing/>
            </w:pPr>
            <w:r w:rsidRPr="00B46565">
              <w:t>Serial Line Drivers</w:t>
            </w:r>
          </w:p>
        </w:tc>
        <w:tc>
          <w:tcPr>
            <w:tcW w:w="8061" w:type="dxa"/>
          </w:tcPr>
          <w:p w14:paraId="228C99CD" w14:textId="24FEB6EE" w:rsidR="00203557" w:rsidRPr="00B46565" w:rsidRDefault="00E20243" w:rsidP="00203557">
            <w:pPr>
              <w:contextualSpacing/>
            </w:pPr>
            <w:r>
              <w:fldChar w:fldCharType="begin"/>
            </w:r>
            <w:r>
              <w:instrText xml:space="preserve"> HYPERLINK "https://www.maximintegrated.com/" </w:instrText>
            </w:r>
            <w:ins w:id="2936" w:author="Andrew Instone-Cowie" w:date="2021-08-27T13:59:00Z"/>
            <w:r>
              <w:fldChar w:fldCharType="separate"/>
            </w:r>
            <w:r w:rsidR="00203557">
              <w:rPr>
                <w:rStyle w:val="Hyperlink"/>
              </w:rPr>
              <w:t>https://www.maximintegrated.com/</w:t>
            </w:r>
            <w:r>
              <w:rPr>
                <w:rStyle w:val="Hyperlink"/>
              </w:rP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46565" w:rsidRDefault="00203557" w:rsidP="00203557">
            <w:pPr>
              <w:contextualSpacing/>
            </w:pPr>
            <w:r w:rsidRPr="00B46565">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46565" w:rsidRDefault="00203557" w:rsidP="00203557">
            <w:pPr>
              <w:contextualSpacing/>
            </w:pPr>
            <w:r w:rsidRPr="00B46565">
              <w:t>“When does a bell strike?”</w:t>
            </w:r>
          </w:p>
        </w:tc>
        <w:tc>
          <w:tcPr>
            <w:tcW w:w="8061" w:type="dxa"/>
          </w:tcPr>
          <w:p w14:paraId="4A2FDD70" w14:textId="5ABC8A52" w:rsidR="00203557" w:rsidRPr="00B46565" w:rsidRDefault="00E20243" w:rsidP="00203557">
            <w:pPr>
              <w:contextualSpacing/>
            </w:pPr>
            <w:r>
              <w:fldChar w:fldCharType="begin"/>
            </w:r>
            <w:r>
              <w:instrText xml:space="preserve"> HYPERLINK "http://www.jrnorris.co.uk/strike.html" </w:instrText>
            </w:r>
            <w:ins w:id="2937" w:author="Andrew Instone-Cowie" w:date="2021-08-27T13:59:00Z"/>
            <w:r>
              <w:fldChar w:fldCharType="separate"/>
            </w:r>
            <w:r w:rsidR="00203557" w:rsidRPr="00B46565">
              <w:rPr>
                <w:rStyle w:val="Hyperlink"/>
              </w:rPr>
              <w:t>http://www.jrnorris.co.uk/strike.html</w:t>
            </w:r>
            <w:r>
              <w:rPr>
                <w:rStyle w:val="Hyperlink"/>
              </w:rP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46565" w:rsidRDefault="00203557" w:rsidP="00203557">
            <w:pPr>
              <w:contextualSpacing/>
            </w:pPr>
            <w:r w:rsidRPr="00B46565">
              <w:t>Equations of Motion of a Free Bell and Clapper</w:t>
            </w:r>
          </w:p>
        </w:tc>
        <w:tc>
          <w:tcPr>
            <w:tcW w:w="8061" w:type="dxa"/>
          </w:tcPr>
          <w:p w14:paraId="51A716EA" w14:textId="0E135F08" w:rsidR="00203557" w:rsidRPr="00B46565" w:rsidRDefault="00E20243" w:rsidP="00203557">
            <w:pPr>
              <w:contextualSpacing/>
            </w:pPr>
            <w:r>
              <w:fldChar w:fldCharType="begin"/>
            </w:r>
            <w:r>
              <w:instrText xml:space="preserve"> HYPERLINK "https://www.cl.cam.ac.uk/~fhk1/Bells/equations.pdf" </w:instrText>
            </w:r>
            <w:ins w:id="2938" w:author="Andrew Instone-Cowie" w:date="2021-08-27T13:59:00Z"/>
            <w:r>
              <w:fldChar w:fldCharType="separate"/>
            </w:r>
            <w:r w:rsidR="00203557">
              <w:rPr>
                <w:rStyle w:val="Hyperlink"/>
              </w:rPr>
              <w:t>https://www.cl.cam.ac.uk/~fhk1/Bells/equations.pdf</w:t>
            </w:r>
            <w:r>
              <w:rPr>
                <w:rStyle w:val="Hyperlink"/>
              </w:rPr>
              <w:fldChar w:fldCharType="end"/>
            </w:r>
          </w:p>
        </w:tc>
      </w:tr>
      <w:tr w:rsidR="00203557" w14:paraId="54FD4520" w14:textId="77777777" w:rsidTr="008D175F">
        <w:tc>
          <w:tcPr>
            <w:tcW w:w="14582" w:type="dxa"/>
            <w:gridSpan w:val="3"/>
          </w:tcPr>
          <w:p w14:paraId="79A89F89" w14:textId="77777777" w:rsidR="00203557" w:rsidRPr="00B46565" w:rsidRDefault="00203557" w:rsidP="00203557">
            <w:pPr>
              <w:contextualSpacing/>
            </w:pPr>
            <w:r w:rsidRPr="00B46565">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46565" w:rsidRDefault="00203557" w:rsidP="00203557">
            <w:pPr>
              <w:contextualSpacing/>
            </w:pPr>
            <w:r w:rsidRPr="00B46565">
              <w:t>Electronic Prototyping</w:t>
            </w:r>
          </w:p>
        </w:tc>
        <w:tc>
          <w:tcPr>
            <w:tcW w:w="8061" w:type="dxa"/>
          </w:tcPr>
          <w:p w14:paraId="45F3348A" w14:textId="18317752" w:rsidR="00203557" w:rsidRPr="00B46565" w:rsidRDefault="00E20243" w:rsidP="00203557">
            <w:pPr>
              <w:contextualSpacing/>
            </w:pPr>
            <w:r>
              <w:fldChar w:fldCharType="begin"/>
            </w:r>
            <w:r>
              <w:instrText xml:space="preserve"> HYPERLINK "https://arduino.cc/" </w:instrText>
            </w:r>
            <w:ins w:id="2939" w:author="Andrew Instone-Cowie" w:date="2021-08-27T13:59:00Z"/>
            <w:r>
              <w:fldChar w:fldCharType="separate"/>
            </w:r>
            <w:r w:rsidR="00203557">
              <w:rPr>
                <w:rStyle w:val="Hyperlink"/>
              </w:rPr>
              <w:t>https://arduino.cc/</w:t>
            </w:r>
            <w:r>
              <w:rPr>
                <w:rStyle w:val="Hyperlink"/>
              </w:rP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46565" w:rsidRDefault="00203557" w:rsidP="00203557">
            <w:pPr>
              <w:contextualSpacing/>
            </w:pPr>
            <w:r w:rsidRPr="00B46565">
              <w:t>Free Terminal Emulator</w:t>
            </w:r>
          </w:p>
        </w:tc>
        <w:tc>
          <w:tcPr>
            <w:tcW w:w="8061" w:type="dxa"/>
          </w:tcPr>
          <w:p w14:paraId="645D60B1" w14:textId="3CBB4E38" w:rsidR="00203557" w:rsidRPr="00B46565" w:rsidRDefault="00E20243" w:rsidP="00203557">
            <w:pPr>
              <w:contextualSpacing/>
            </w:pPr>
            <w:r>
              <w:fldChar w:fldCharType="begin"/>
            </w:r>
            <w:r>
              <w:instrText xml:space="preserve"> HYPERLINK "https://www.chiark.greenend.org.uk/~sgtatham/putty/" </w:instrText>
            </w:r>
            <w:ins w:id="2940" w:author="Andrew Instone-Cowie" w:date="2021-08-27T13:59:00Z"/>
            <w:r>
              <w:fldChar w:fldCharType="separate"/>
            </w:r>
            <w:r w:rsidR="00203557">
              <w:rPr>
                <w:rStyle w:val="Hyperlink"/>
              </w:rPr>
              <w:t>https://www.chiark.greenend.org.uk/~sgtatham/putty/</w:t>
            </w:r>
            <w:r>
              <w:rPr>
                <w:rStyle w:val="Hyperlink"/>
              </w:rPr>
              <w:fldChar w:fldCharType="end"/>
            </w:r>
            <w:r w:rsidR="00203557" w:rsidRPr="00B46565">
              <w:t xml:space="preserve"> </w:t>
            </w:r>
          </w:p>
        </w:tc>
      </w:tr>
      <w:tr w:rsidR="00203557" w14:paraId="6A959A5A" w14:textId="77777777" w:rsidTr="008D175F">
        <w:tc>
          <w:tcPr>
            <w:tcW w:w="1843" w:type="dxa"/>
          </w:tcPr>
          <w:p w14:paraId="2E185385" w14:textId="77777777" w:rsidR="00203557" w:rsidRPr="00B46565" w:rsidRDefault="00203557" w:rsidP="00203557">
            <w:pPr>
              <w:contextualSpacing/>
            </w:pPr>
            <w:r w:rsidRPr="00B46565">
              <w:t xml:space="preserve">PortMon </w:t>
            </w:r>
          </w:p>
        </w:tc>
        <w:tc>
          <w:tcPr>
            <w:tcW w:w="4678" w:type="dxa"/>
          </w:tcPr>
          <w:p w14:paraId="7648D47A" w14:textId="77777777" w:rsidR="00203557" w:rsidRPr="00B46565" w:rsidRDefault="00203557" w:rsidP="00203557">
            <w:pPr>
              <w:contextualSpacing/>
            </w:pPr>
            <w:r w:rsidRPr="00B46565">
              <w:t>Serial Port Monitor</w:t>
            </w:r>
          </w:p>
        </w:tc>
        <w:tc>
          <w:tcPr>
            <w:tcW w:w="8061" w:type="dxa"/>
          </w:tcPr>
          <w:p w14:paraId="630C513E" w14:textId="78B4947B" w:rsidR="00203557" w:rsidRPr="00B46565" w:rsidRDefault="00E20243" w:rsidP="00203557">
            <w:pPr>
              <w:contextualSpacing/>
            </w:pPr>
            <w:r>
              <w:fldChar w:fldCharType="begin"/>
            </w:r>
            <w:r>
              <w:instrText xml:space="preserve"> HYPERLINK "https://technet.microsoft.com/en-us/library/bb896644.aspx" </w:instrText>
            </w:r>
            <w:ins w:id="2941" w:author="Andrew Instone-Cowie" w:date="2021-08-27T13:59:00Z"/>
            <w:r>
              <w:fldChar w:fldCharType="separate"/>
            </w:r>
            <w:r w:rsidR="00203557" w:rsidRPr="00B46565">
              <w:rPr>
                <w:rStyle w:val="Hyperlink"/>
              </w:rPr>
              <w:t>https://technet.microsoft.com/en-us/library/bb896644.aspx</w:t>
            </w:r>
            <w:r>
              <w:rPr>
                <w:rStyle w:val="Hyperlink"/>
              </w:rPr>
              <w:fldChar w:fldCharType="end"/>
            </w:r>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C1652BF" w14:textId="42B1203B" w:rsidR="00203557" w:rsidRPr="00B46565" w:rsidRDefault="00E20243" w:rsidP="00203557">
            <w:pPr>
              <w:contextualSpacing/>
            </w:pPr>
            <w:r>
              <w:fldChar w:fldCharType="begin"/>
            </w:r>
            <w:r>
              <w:instrText xml:space="preserve"> HYPERLINK "https://www.ftdichip.com/Drivers/VCP.htm" </w:instrText>
            </w:r>
            <w:ins w:id="2942" w:author="Andrew Instone-Cowie" w:date="2021-08-27T13:59:00Z"/>
            <w:r>
              <w:fldChar w:fldCharType="separate"/>
            </w:r>
            <w:r w:rsidR="00203557">
              <w:rPr>
                <w:rStyle w:val="Hyperlink"/>
              </w:rPr>
              <w:t>https://www.ftdichip.com/Drivers/VCP.htm</w:t>
            </w:r>
            <w:r>
              <w:rPr>
                <w:rStyle w:val="Hyperlink"/>
              </w:rP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1332591" w14:textId="202E407E" w:rsidR="00203557" w:rsidRPr="00B46565" w:rsidRDefault="00E20243" w:rsidP="00203557">
            <w:pPr>
              <w:contextualSpacing/>
            </w:pPr>
            <w:r>
              <w:fldChar w:fldCharType="begin"/>
            </w:r>
            <w:r>
              <w:instrText xml:space="preserve"> HYPERLINK "http://www.prolific.com.tw/US/ShowProduct.aspx?p_id=225&amp;pcid=41" </w:instrText>
            </w:r>
            <w:ins w:id="2943" w:author="Andrew Instone-Cowie" w:date="2021-08-27T13:59:00Z"/>
            <w:r>
              <w:fldChar w:fldCharType="separate"/>
            </w:r>
            <w:r w:rsidR="00203557" w:rsidRPr="00B46565">
              <w:rPr>
                <w:rStyle w:val="Hyperlink"/>
              </w:rPr>
              <w:t>http://www.prolific.com.tw/US/ShowProduct.aspx?p_id=225&amp;pcid=41</w:t>
            </w:r>
            <w:r>
              <w:rPr>
                <w:rStyle w:val="Hyperlink"/>
              </w:rP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46565" w:rsidRDefault="00203557" w:rsidP="00203557">
            <w:pPr>
              <w:contextualSpacing/>
            </w:pPr>
            <w:r w:rsidRPr="00B46565">
              <w:t>Sound Editing Package</w:t>
            </w:r>
          </w:p>
        </w:tc>
        <w:tc>
          <w:tcPr>
            <w:tcW w:w="8061" w:type="dxa"/>
          </w:tcPr>
          <w:p w14:paraId="08AD183A" w14:textId="296CD912" w:rsidR="00203557" w:rsidRPr="00B46565" w:rsidRDefault="00E20243" w:rsidP="00203557">
            <w:pPr>
              <w:contextualSpacing/>
            </w:pPr>
            <w:r>
              <w:fldChar w:fldCharType="begin"/>
            </w:r>
            <w:r>
              <w:instrText xml:space="preserve"> HYPERLINK "https://www.audacityteam.org" </w:instrText>
            </w:r>
            <w:ins w:id="2944" w:author="Andrew Instone-Cowie" w:date="2021-08-27T13:59:00Z"/>
            <w:r>
              <w:fldChar w:fldCharType="separate"/>
            </w:r>
            <w:r w:rsidR="00203557">
              <w:rPr>
                <w:rStyle w:val="Hyperlink"/>
              </w:rPr>
              <w:t>https://www.audacityteam.org</w:t>
            </w:r>
            <w:r>
              <w:rPr>
                <w:rStyle w:val="Hyperlink"/>
              </w:rPr>
              <w:fldChar w:fldCharType="end"/>
            </w:r>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2945" w:name="_Toc415420565"/>
      <w:bookmarkStart w:id="2946" w:name="_Toc472625839"/>
      <w:bookmarkStart w:id="2947" w:name="_Toc80793295"/>
      <w:r w:rsidRPr="00BB7932">
        <w:lastRenderedPageBreak/>
        <w:t>Appendix G: A Quarter Peal of Cambridge Surprise Minor</w:t>
      </w:r>
      <w:bookmarkEnd w:id="2945"/>
      <w:bookmarkEnd w:id="2946"/>
      <w:bookmarkEnd w:id="2947"/>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51702CB7" w:rsidR="00AF0947" w:rsidRDefault="00AF0947" w:rsidP="00AF0947">
      <w:pPr>
        <w:pStyle w:val="Caption"/>
        <w:jc w:val="center"/>
      </w:pPr>
      <w:bookmarkStart w:id="2948" w:name="_Toc415420625"/>
      <w:bookmarkStart w:id="2949" w:name="_Toc472625913"/>
      <w:bookmarkStart w:id="2950" w:name="_Toc80793357"/>
      <w:r>
        <w:t xml:space="preserve">Figure </w:t>
      </w:r>
      <w:r>
        <w:rPr>
          <w:noProof/>
        </w:rPr>
        <w:fldChar w:fldCharType="begin"/>
      </w:r>
      <w:r>
        <w:rPr>
          <w:noProof/>
        </w:rPr>
        <w:instrText xml:space="preserve"> SEQ Figure \* ARABIC </w:instrText>
      </w:r>
      <w:r>
        <w:rPr>
          <w:noProof/>
        </w:rPr>
        <w:fldChar w:fldCharType="separate"/>
      </w:r>
      <w:ins w:id="2951" w:author="Andrew Instone-Cowie" w:date="2021-08-27T13:59:00Z">
        <w:r w:rsidR="0021271C">
          <w:rPr>
            <w:noProof/>
          </w:rPr>
          <w:t>58</w:t>
        </w:r>
      </w:ins>
      <w:del w:id="2952" w:author="Andrew Instone-Cowie" w:date="2021-08-10T20:37:00Z">
        <w:r w:rsidR="00CA0B7C" w:rsidDel="00744894">
          <w:rPr>
            <w:noProof/>
          </w:rPr>
          <w:delText>46</w:delText>
        </w:r>
      </w:del>
      <w:r>
        <w:rPr>
          <w:noProof/>
        </w:rPr>
        <w:fldChar w:fldCharType="end"/>
      </w:r>
      <w:r>
        <w:t xml:space="preserve"> – Quarter Peal Sensor Head Test Timings</w:t>
      </w:r>
      <w:bookmarkEnd w:id="2948"/>
      <w:bookmarkEnd w:id="2949"/>
      <w:bookmarkEnd w:id="2950"/>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2953" w:name="_Toc80793296"/>
      <w:r w:rsidRPr="00A35396">
        <w:lastRenderedPageBreak/>
        <w:t>Licensing &amp; Disclaimers</w:t>
      </w:r>
      <w:bookmarkEnd w:id="2953"/>
    </w:p>
    <w:p w14:paraId="214097D4" w14:textId="77777777" w:rsidR="002A68B0" w:rsidRDefault="002A68B0" w:rsidP="00BF6ECB">
      <w:pPr>
        <w:pStyle w:val="Heading2"/>
      </w:pPr>
      <w:bookmarkStart w:id="2954" w:name="_Toc80793297"/>
      <w:r>
        <w:t>Documentation</w:t>
      </w:r>
      <w:bookmarkEnd w:id="2954"/>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48"/>
      </w:r>
      <w:r w:rsidRPr="00DB2E7A">
        <w:t xml:space="preserve"> are released under the Creative Commons Attribution-ShareAlike 4.0 International License (CC BY-SA),</w:t>
      </w:r>
      <w:r w:rsidRPr="00DB2E7A">
        <w:rPr>
          <w:rStyle w:val="FootnoteReference"/>
        </w:rPr>
        <w:footnoteReference w:id="49"/>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2956" w:name="_Toc80793298"/>
      <w:r>
        <w:t>Software</w:t>
      </w:r>
      <w:bookmarkEnd w:id="2956"/>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0"/>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2957" w:name="_Toc80793299"/>
      <w:r>
        <w:lastRenderedPageBreak/>
        <w:t>Acknowledgements</w:t>
      </w:r>
      <w:bookmarkEnd w:id="2957"/>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6EED075"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487D80">
        <w:t>Maxim Integrated</w:t>
      </w:r>
      <w:r w:rsidR="006709BC">
        <w:t>, Inc</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87484" w14:textId="77777777" w:rsidR="003C6B62" w:rsidRDefault="003C6B62" w:rsidP="00787764">
      <w:pPr>
        <w:spacing w:after="0" w:line="240" w:lineRule="auto"/>
      </w:pPr>
      <w:r>
        <w:separator/>
      </w:r>
    </w:p>
  </w:endnote>
  <w:endnote w:type="continuationSeparator" w:id="0">
    <w:p w14:paraId="7F8B5312" w14:textId="77777777" w:rsidR="003C6B62" w:rsidRDefault="003C6B62"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0D521" w14:textId="77777777" w:rsidR="003C6B62" w:rsidRDefault="003C6B62" w:rsidP="00787764">
      <w:pPr>
        <w:spacing w:after="0" w:line="240" w:lineRule="auto"/>
      </w:pPr>
      <w:r>
        <w:separator/>
      </w:r>
    </w:p>
  </w:footnote>
  <w:footnote w:type="continuationSeparator" w:id="0">
    <w:p w14:paraId="1AC26E7B" w14:textId="77777777" w:rsidR="003C6B62" w:rsidRDefault="003C6B62" w:rsidP="00787764">
      <w:pPr>
        <w:spacing w:after="0" w:line="240" w:lineRule="auto"/>
      </w:pPr>
      <w:r>
        <w:continuationSeparator/>
      </w:r>
    </w:p>
  </w:footnote>
  <w:footnote w:id="1">
    <w:p w14:paraId="1E1A473F" w14:textId="77777777" w:rsidR="003747D2" w:rsidRDefault="003747D2">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5EB5B90B" w14:textId="77777777" w:rsidR="003747D2" w:rsidRDefault="003747D2" w:rsidP="004D7B39">
      <w:pPr>
        <w:pStyle w:val="FootnoteText"/>
      </w:pPr>
      <w:r>
        <w:rPr>
          <w:rStyle w:val="FootnoteReference"/>
        </w:rPr>
        <w:footnoteRef/>
      </w:r>
      <w:r>
        <w:t xml:space="preserve"> </w:t>
      </w:r>
      <w:hyperlink r:id="rId2" w:history="1">
        <w:r w:rsidRPr="00997920">
          <w:rPr>
            <w:rStyle w:val="Hyperlink"/>
          </w:rPr>
          <w:t>http://www.abelsim.co.uk/</w:t>
        </w:r>
      </w:hyperlink>
      <w:r>
        <w:t xml:space="preserve"> </w:t>
      </w:r>
    </w:p>
  </w:footnote>
  <w:footnote w:id="3">
    <w:p w14:paraId="7C88D0DB" w14:textId="77777777" w:rsidR="003747D2" w:rsidRDefault="003747D2" w:rsidP="004D7B39">
      <w:pPr>
        <w:pStyle w:val="FootnoteText"/>
      </w:pPr>
      <w:r>
        <w:rPr>
          <w:rStyle w:val="FootnoteReference"/>
        </w:rPr>
        <w:footnoteRef/>
      </w:r>
      <w:r>
        <w:t xml:space="preserve"> </w:t>
      </w:r>
      <w:hyperlink r:id="rId3" w:history="1">
        <w:r w:rsidRPr="00997920">
          <w:rPr>
            <w:rStyle w:val="Hyperlink"/>
          </w:rPr>
          <w:t>http://www.beltower.co.uk/</w:t>
        </w:r>
      </w:hyperlink>
      <w:r>
        <w:t xml:space="preserve"> </w:t>
      </w:r>
    </w:p>
  </w:footnote>
  <w:footnote w:id="4">
    <w:p w14:paraId="27C1570C" w14:textId="77777777" w:rsidR="003747D2" w:rsidRDefault="003747D2" w:rsidP="004D7B39">
      <w:pPr>
        <w:pStyle w:val="FootnoteText"/>
      </w:pPr>
      <w:r>
        <w:rPr>
          <w:rStyle w:val="FootnoteReference"/>
        </w:rPr>
        <w:footnoteRef/>
      </w:r>
      <w:r>
        <w:t xml:space="preserve"> </w:t>
      </w:r>
      <w:hyperlink r:id="rId4" w:history="1">
        <w:r w:rsidRPr="00997920">
          <w:rPr>
            <w:rStyle w:val="Hyperlink"/>
          </w:rPr>
          <w:t>http://www.belfryware.com/</w:t>
        </w:r>
      </w:hyperlink>
      <w:r>
        <w:t xml:space="preserve"> </w:t>
      </w:r>
    </w:p>
  </w:footnote>
  <w:footnote w:id="5">
    <w:p w14:paraId="5267FBED" w14:textId="77777777" w:rsidR="003747D2" w:rsidRDefault="003747D2">
      <w:pPr>
        <w:pStyle w:val="FootnoteText"/>
      </w:pPr>
      <w:r>
        <w:rPr>
          <w:rStyle w:val="FootnoteReference"/>
        </w:rPr>
        <w:footnoteRef/>
      </w:r>
      <w:r>
        <w:t xml:space="preserve"> </w:t>
      </w:r>
      <w:hyperlink r:id="rId5" w:history="1">
        <w:r w:rsidRPr="00583824">
          <w:rPr>
            <w:rStyle w:val="Hyperlink"/>
          </w:rPr>
          <w:t>http://www.abelsim.co.uk/doc/tbellex2.htm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0C7BEF0" w14:textId="77777777" w:rsidR="003747D2" w:rsidRDefault="003747D2" w:rsidP="00843EE4">
      <w:pPr>
        <w:pStyle w:val="FootnoteText"/>
      </w:pPr>
      <w:r>
        <w:rPr>
          <w:rStyle w:val="FootnoteReference"/>
        </w:rPr>
        <w:footnoteRef/>
      </w:r>
      <w:r>
        <w:t xml:space="preserve"> </w:t>
      </w:r>
      <w:hyperlink r:id="rId8" w:history="1">
        <w:r w:rsidRPr="0060626B">
          <w:rPr>
            <w:rStyle w:val="Hyperlink"/>
          </w:rPr>
          <w:t>http://belfree.co.uk/</w:t>
        </w:r>
      </w:hyperlink>
      <w:r>
        <w:t xml:space="preserve"> </w:t>
      </w:r>
    </w:p>
  </w:footnote>
  <w:footnote w:id="9">
    <w:p w14:paraId="39F4F214" w14:textId="77777777" w:rsidR="003747D2" w:rsidRDefault="003747D2">
      <w:pPr>
        <w:pStyle w:val="FootnoteText"/>
      </w:pPr>
      <w:r>
        <w:rPr>
          <w:rStyle w:val="FootnoteReference"/>
        </w:rPr>
        <w:footnoteRef/>
      </w:r>
      <w:r>
        <w:t xml:space="preserve"> </w:t>
      </w:r>
      <w:hyperlink r:id="rId9" w:history="1">
        <w:r w:rsidRPr="00583824">
          <w:rPr>
            <w:rStyle w:val="Hyperlink"/>
          </w:rPr>
          <w:t>http://www.ringing.demon.co.uk/sensors/sensors.htm</w:t>
        </w:r>
      </w:hyperlink>
      <w:r>
        <w:t xml:space="preserve"> </w:t>
      </w:r>
    </w:p>
  </w:footnote>
  <w:footnote w:id="10">
    <w:p w14:paraId="04F7AA88" w14:textId="77777777" w:rsidR="003747D2" w:rsidRDefault="003747D2">
      <w:pPr>
        <w:pStyle w:val="FootnoteText"/>
      </w:pPr>
      <w:r>
        <w:rPr>
          <w:rStyle w:val="FootnoteReference"/>
        </w:rPr>
        <w:footnoteRef/>
      </w:r>
      <w:r>
        <w:t xml:space="preserve"> </w:t>
      </w:r>
      <w:hyperlink r:id="rId10" w:history="1">
        <w:r w:rsidRPr="00583824">
          <w:rPr>
            <w:rStyle w:val="Hyperlink"/>
          </w:rPr>
          <w:t>http://www.abelsim.co.uk/doc/tbellex1.htm</w:t>
        </w:r>
      </w:hyperlink>
      <w:r>
        <w:t xml:space="preserve"> </w:t>
      </w:r>
    </w:p>
  </w:footnote>
  <w:footnote w:id="11">
    <w:p w14:paraId="2E25CDFF" w14:textId="77777777" w:rsidR="003747D2" w:rsidRDefault="003747D2" w:rsidP="007A715D">
      <w:pPr>
        <w:pStyle w:val="FootnoteText"/>
      </w:pPr>
      <w:r>
        <w:rPr>
          <w:rStyle w:val="FootnoteReference"/>
        </w:rPr>
        <w:footnoteRef/>
      </w:r>
      <w:r>
        <w:t xml:space="preserve"> </w:t>
      </w:r>
      <w:hyperlink r:id="rId11" w:history="1">
        <w:r w:rsidRPr="00596CD1">
          <w:rPr>
            <w:rStyle w:val="Hyperlink"/>
          </w:rPr>
          <w:t>http://www.jrnorris.co.uk/strike.html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2"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77777777" w:rsidR="003747D2" w:rsidRDefault="003747D2" w:rsidP="009935F4">
      <w:pPr>
        <w:pStyle w:val="FootnoteText"/>
      </w:pPr>
      <w:r>
        <w:rPr>
          <w:rStyle w:val="FootnoteReference"/>
        </w:rPr>
        <w:footnoteRef/>
      </w:r>
      <w:r>
        <w:t xml:space="preserve"> </w:t>
      </w:r>
      <w:hyperlink r:id="rId13" w:history="1">
        <w:r w:rsidRPr="00943B64">
          <w:rPr>
            <w:rStyle w:val="Hyperlink"/>
          </w:rPr>
          <w:t>http://www.maximintegrated.com/en/products/interface/transceivers/MAX233.html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77777777" w:rsidR="003747D2" w:rsidRDefault="003747D2" w:rsidP="002B7C93">
      <w:r>
        <w:rPr>
          <w:rStyle w:val="FootnoteReference"/>
        </w:rPr>
        <w:footnoteRef/>
      </w:r>
      <w:r>
        <w:t xml:space="preserve"> </w:t>
      </w:r>
      <w:r w:rsidRPr="002B7C93">
        <w:rPr>
          <w:sz w:val="20"/>
          <w:szCs w:val="20"/>
        </w:rPr>
        <w:t xml:space="preserve">Fuse tutorial: </w:t>
      </w:r>
      <w:hyperlink r:id="rId14" w:history="1">
        <w:r w:rsidRPr="002B7C93">
          <w:rPr>
            <w:rStyle w:val="Hyperlink"/>
            <w:sz w:val="20"/>
            <w:szCs w:val="20"/>
          </w:rPr>
          <w:t>http://www.martyncurrey.com/arduino-atmega-328p-fuse-settings/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5"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rPr>
          <w:ins w:id="1707" w:author="Andrew Instone-Cowie" w:date="2021-08-24T20:08:00Z"/>
        </w:rPr>
      </w:pPr>
      <w:ins w:id="1708" w:author="Andrew Instone-Cowie" w:date="2021-08-24T20:08:00Z">
        <w:r>
          <w:rPr>
            <w:rStyle w:val="FootnoteReference"/>
          </w:rPr>
          <w:footnoteRef/>
        </w:r>
        <w:r>
          <w:t xml:space="preserve"> </w:t>
        </w:r>
        <w:r>
          <w:fldChar w:fldCharType="begin"/>
        </w:r>
        <w:r>
          <w:instrText xml:space="preserve"> HYPERLINK "</w:instrText>
        </w:r>
        <w:r w:rsidRPr="003A01F6">
          <w:instrText>https://www.ti.com/lit/gpn/LM340</w:instrText>
        </w:r>
        <w:r>
          <w:instrText xml:space="preserve">" </w:instrText>
        </w:r>
        <w:r>
          <w:fldChar w:fldCharType="separate"/>
        </w:r>
        <w:r w:rsidRPr="003374DB">
          <w:rPr>
            <w:rStyle w:val="Hyperlink"/>
          </w:rPr>
          <w:t>https://www.ti.com/lit/gpn/LM340</w:t>
        </w:r>
        <w:r>
          <w:fldChar w:fldCharType="end"/>
        </w:r>
      </w:ins>
    </w:p>
  </w:footnote>
  <w:footnote w:id="23">
    <w:p w14:paraId="38352ECA" w14:textId="1ABB3498" w:rsidR="003747D2" w:rsidRDefault="003747D2">
      <w:pPr>
        <w:pStyle w:val="FootnoteText"/>
      </w:pPr>
      <w:ins w:id="1713" w:author="Andrew Instone-Cowie" w:date="2021-08-24T20:08:00Z">
        <w:r>
          <w:rPr>
            <w:rStyle w:val="FootnoteReference"/>
          </w:rPr>
          <w:footnoteRef/>
        </w:r>
        <w:r>
          <w:t xml:space="preserve"> </w:t>
        </w:r>
        <w:r>
          <w:fldChar w:fldCharType="begin"/>
        </w:r>
        <w:r>
          <w:instrText xml:space="preserve"> HYPERLINK "</w:instrText>
        </w:r>
        <w:r w:rsidRPr="003A01F6">
          <w:instrText>https://www.tracopower.com/sites/default/files/products/datasheets/tsr1_datasheet.pdf</w:instrText>
        </w:r>
        <w:r>
          <w:instrText xml:space="preserve">" </w:instrText>
        </w:r>
        <w:r>
          <w:fldChar w:fldCharType="separate"/>
        </w:r>
        <w:r w:rsidRPr="003374DB">
          <w:rPr>
            <w:rStyle w:val="Hyperlink"/>
          </w:rPr>
          <w:t>https://www.tracopower.com/sites/default/files/products/datasheets/tsr1_datasheet.pdf</w:t>
        </w:r>
        <w:r>
          <w:fldChar w:fldCharType="end"/>
        </w:r>
        <w:r>
          <w:t xml:space="preserve"> </w:t>
        </w:r>
      </w:ins>
    </w:p>
  </w:footnote>
  <w:footnote w:id="24">
    <w:p w14:paraId="314D9FE2" w14:textId="4667012C" w:rsidR="003747D2" w:rsidRDefault="003747D2">
      <w:pPr>
        <w:pStyle w:val="FootnoteText"/>
      </w:pPr>
      <w:ins w:id="1764" w:author="Andrew Instone-Cowie" w:date="2021-08-24T20:25:00Z">
        <w:r>
          <w:rPr>
            <w:rStyle w:val="FootnoteReference"/>
          </w:rPr>
          <w:footnoteRef/>
        </w:r>
        <w:r>
          <w:t xml:space="preserve"> </w:t>
        </w:r>
        <w:r>
          <w:fldChar w:fldCharType="begin"/>
        </w:r>
        <w:r>
          <w:instrText xml:space="preserve"> HYPERLINK "</w:instrText>
        </w:r>
        <w:r w:rsidRPr="00320A72">
          <w:instrText>https://www.vishay.com/docs/88503/1n4001.pdf</w:instrText>
        </w:r>
        <w:r>
          <w:instrText xml:space="preserve">" </w:instrText>
        </w:r>
        <w:r>
          <w:fldChar w:fldCharType="separate"/>
        </w:r>
        <w:r w:rsidRPr="003374DB">
          <w:rPr>
            <w:rStyle w:val="Hyperlink"/>
          </w:rPr>
          <w:t>https://www.vishay.com/docs/88503/1n4001.pdf</w:t>
        </w:r>
        <w:r>
          <w:fldChar w:fldCharType="end"/>
        </w:r>
        <w:r>
          <w:t xml:space="preserve"> </w:t>
        </w:r>
      </w:ins>
    </w:p>
  </w:footnote>
  <w:footnote w:id="25">
    <w:p w14:paraId="62E7A59F" w14:textId="75B217FF" w:rsidR="003747D2" w:rsidRDefault="003747D2">
      <w:pPr>
        <w:pStyle w:val="FootnoteText"/>
      </w:pPr>
      <w:ins w:id="1826" w:author="Andrew Instone-Cowie" w:date="2021-08-24T20:25:00Z">
        <w:r>
          <w:rPr>
            <w:rStyle w:val="FootnoteReference"/>
          </w:rPr>
          <w:footnoteRef/>
        </w:r>
        <w:r>
          <w:t xml:space="preserve"> </w:t>
        </w:r>
      </w:ins>
      <w:ins w:id="1827" w:author="Andrew Instone-Cowie" w:date="2021-08-24T20:36:00Z">
        <w:r>
          <w:fldChar w:fldCharType="begin"/>
        </w:r>
        <w:r>
          <w:instrText xml:space="preserve"> HYPERLINK "</w:instrText>
        </w:r>
      </w:ins>
      <w:ins w:id="1828" w:author="Andrew Instone-Cowie" w:date="2021-08-24T20:25:00Z">
        <w:r w:rsidRPr="005D6868">
          <w:rPr>
            <w:rPrChange w:id="1829" w:author="Andrew Instone-Cowie" w:date="2021-08-24T20:36:00Z">
              <w:rPr>
                <w:rStyle w:val="Hyperlink"/>
              </w:rPr>
            </w:rPrChange>
          </w:rPr>
          <w:instrText>https://www.littelfuse.com/~/media/electronics/datasheets/tvs_diodes/littelfuse_tvs_diode_sa_datasheet.pdf.pdf</w:instrText>
        </w:r>
      </w:ins>
      <w:ins w:id="1830" w:author="Andrew Instone-Cowie" w:date="2021-08-24T20:36:00Z">
        <w:r>
          <w:instrText xml:space="preserve">" </w:instrText>
        </w:r>
        <w:r>
          <w:fldChar w:fldCharType="separate"/>
        </w:r>
      </w:ins>
      <w:ins w:id="1831" w:author="Andrew Instone-Cowie" w:date="2021-08-24T20:25:00Z">
        <w:r w:rsidRPr="00670CDE">
          <w:rPr>
            <w:rStyle w:val="Hyperlink"/>
          </w:rPr>
          <w:t>https://www.littelfuse.com/~/media/electronics/datasheets/tvs_diodes/littelfuse_tvs_diode_sa_datasheet.pdf.pdf</w:t>
        </w:r>
      </w:ins>
      <w:ins w:id="1832" w:author="Andrew Instone-Cowie" w:date="2021-08-24T20:36:00Z">
        <w:r>
          <w:fldChar w:fldCharType="end"/>
        </w:r>
      </w:ins>
      <w:ins w:id="1833" w:author="Andrew Instone-Cowie" w:date="2021-08-24T20:25:00Z">
        <w:r>
          <w:t xml:space="preserve"> </w:t>
        </w:r>
      </w:ins>
    </w:p>
  </w:footnote>
  <w:footnote w:id="26">
    <w:p w14:paraId="2D7F8B8B" w14:textId="41E4420F" w:rsidR="003747D2" w:rsidRDefault="003747D2">
      <w:pPr>
        <w:pStyle w:val="FootnoteText"/>
      </w:pPr>
      <w:ins w:id="1961" w:author="Andrew Instone-Cowie" w:date="2021-08-24T20:37:00Z">
        <w:r>
          <w:rPr>
            <w:rStyle w:val="FootnoteReference"/>
          </w:rPr>
          <w:footnoteRef/>
        </w:r>
        <w:r>
          <w:t xml:space="preserve"> </w:t>
        </w:r>
      </w:ins>
      <w:ins w:id="1962" w:author="Andrew Instone-Cowie" w:date="2021-08-24T20:38:00Z">
        <w:r>
          <w:t>From the data sheet</w:t>
        </w:r>
      </w:ins>
      <w:ins w:id="1963" w:author="Andrew Instone-Cowie" w:date="2021-08-24T22:04:00Z">
        <w:r>
          <w:t>,</w:t>
        </w:r>
      </w:ins>
      <w:ins w:id="1964" w:author="Andrew Instone-Cowie" w:date="2021-08-24T20:38:00Z">
        <w:r>
          <w:t xml:space="preserve"> © 2020 Littlefuse, reproduced under fair use.</w:t>
        </w:r>
      </w:ins>
    </w:p>
  </w:footnote>
  <w:footnote w:id="27">
    <w:p w14:paraId="6824B640" w14:textId="2BAE6634" w:rsidR="003747D2" w:rsidRDefault="003747D2">
      <w:pPr>
        <w:pStyle w:val="FootnoteText"/>
      </w:pPr>
      <w:ins w:id="2077" w:author="Andrew Instone-Cowie" w:date="2021-08-24T20:58:00Z">
        <w:r>
          <w:rPr>
            <w:rStyle w:val="FootnoteReference"/>
          </w:rPr>
          <w:footnoteRef/>
        </w:r>
        <w:r>
          <w:t xml:space="preserve"> “up to” because the sugg</w:t>
        </w:r>
      </w:ins>
      <w:ins w:id="2078" w:author="Andrew Instone-Cowie" w:date="2021-08-24T20:59:00Z">
        <w:r>
          <w:t>ested power supply is 9V or 12V depending on the installation.</w:t>
        </w:r>
      </w:ins>
    </w:p>
  </w:footnote>
  <w:footnote w:id="28">
    <w:p w14:paraId="41BF5036" w14:textId="54CAE06B" w:rsidR="003747D2" w:rsidRDefault="003747D2">
      <w:pPr>
        <w:pStyle w:val="FootnoteText"/>
      </w:pPr>
      <w:ins w:id="2153" w:author="Andrew Instone-Cowie" w:date="2021-08-24T21:23:00Z">
        <w:r>
          <w:rPr>
            <w:rStyle w:val="FootnoteReference"/>
          </w:rPr>
          <w:footnoteRef/>
        </w:r>
        <w:r>
          <w:t xml:space="preserve"> For introductions to RS-232, see the following: </w:t>
        </w:r>
      </w:ins>
      <w:ins w:id="2154" w:author="Andrew Instone-Cowie" w:date="2021-08-24T21:24:00Z">
        <w:r>
          <w:fldChar w:fldCharType="begin"/>
        </w:r>
        <w:r>
          <w:instrText xml:space="preserve"> HYPERLINK "</w:instrText>
        </w:r>
      </w:ins>
      <w:ins w:id="2155" w:author="Andrew Instone-Cowie" w:date="2021-08-24T21:23:00Z">
        <w:r w:rsidRPr="005D7798">
          <w:rPr>
            <w:rPrChange w:id="2156" w:author="Andrew Instone-Cowie" w:date="2021-08-24T21:24:00Z">
              <w:rPr>
                <w:rStyle w:val="Hyperlink"/>
              </w:rPr>
            </w:rPrChange>
          </w:rPr>
          <w:instrText>https://www.maximintegrated.com/en/design/technical-documents/tutorials/8/83.html</w:instrText>
        </w:r>
      </w:ins>
      <w:ins w:id="2157" w:author="Andrew Instone-Cowie" w:date="2021-08-24T21:24:00Z">
        <w:r>
          <w:instrText xml:space="preserve">" </w:instrText>
        </w:r>
        <w:r>
          <w:fldChar w:fldCharType="separate"/>
        </w:r>
      </w:ins>
      <w:ins w:id="2158" w:author="Andrew Instone-Cowie" w:date="2021-08-24T21:23:00Z">
        <w:r w:rsidRPr="00670CDE">
          <w:rPr>
            <w:rStyle w:val="Hyperlink"/>
          </w:rPr>
          <w:t>https://www.maximintegrated.com/en/design/technical-documents/tutorials/8/83.html</w:t>
        </w:r>
      </w:ins>
      <w:ins w:id="2159" w:author="Andrew Instone-Cowie" w:date="2021-08-24T21:24:00Z">
        <w:r>
          <w:fldChar w:fldCharType="end"/>
        </w:r>
      </w:ins>
      <w:ins w:id="2160" w:author="Andrew Instone-Cowie" w:date="2021-08-24T21:23:00Z">
        <w:r>
          <w:t xml:space="preserve">, </w:t>
        </w:r>
        <w:r>
          <w:fldChar w:fldCharType="begin"/>
        </w:r>
        <w:r>
          <w:instrText xml:space="preserve"> HYPERLINK "</w:instrText>
        </w:r>
        <w:r w:rsidRPr="005D7798">
          <w:instrText>https://www.arcelect.com/rs232.htm</w:instrText>
        </w:r>
        <w:r>
          <w:instrText xml:space="preserve">" </w:instrText>
        </w:r>
        <w:r>
          <w:fldChar w:fldCharType="separate"/>
        </w:r>
        <w:r w:rsidRPr="00670CDE">
          <w:rPr>
            <w:rStyle w:val="Hyperlink"/>
          </w:rPr>
          <w:t>https://www.arcelect.com/rs232.htm</w:t>
        </w:r>
        <w:r>
          <w:fldChar w:fldCharType="end"/>
        </w:r>
        <w:r>
          <w:t xml:space="preserve"> </w:t>
        </w:r>
      </w:ins>
    </w:p>
  </w:footnote>
  <w:footnote w:id="29">
    <w:p w14:paraId="5C9ECE5C" w14:textId="3ADA4A88" w:rsidR="003747D2" w:rsidRDefault="003747D2">
      <w:pPr>
        <w:pStyle w:val="FootnoteText"/>
      </w:pPr>
      <w:ins w:id="2268" w:author="Andrew Instone-Cowie" w:date="2021-08-24T21:40:00Z">
        <w:r>
          <w:rPr>
            <w:rStyle w:val="FootnoteReference"/>
          </w:rPr>
          <w:footnoteRef/>
        </w:r>
        <w:r>
          <w:t xml:space="preserve"> </w:t>
        </w:r>
      </w:ins>
      <w:ins w:id="2269" w:author="Andrew Instone-Cowie" w:date="2021-08-24T21:41:00Z">
        <w:r>
          <w:t>See INPUT_PULLUP in the Simulator Interface firmware code, for example.</w:t>
        </w:r>
      </w:ins>
    </w:p>
  </w:footnote>
  <w:footnote w:id="30">
    <w:p w14:paraId="264C12A5" w14:textId="77777777" w:rsidR="003747D2" w:rsidRDefault="003747D2" w:rsidP="003E0A23">
      <w:pPr>
        <w:pStyle w:val="FootnoteText"/>
      </w:pPr>
      <w:r>
        <w:rPr>
          <w:rStyle w:val="FootnoteReference"/>
        </w:rPr>
        <w:footnoteRef/>
      </w:r>
      <w:r>
        <w:t xml:space="preserve"> As there will be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ins w:id="2426" w:author="Andrew Instone-Cowie" w:date="2021-08-25T12:51:00Z">
        <w:r>
          <w:rPr>
            <w:rStyle w:val="FootnoteReference"/>
          </w:rPr>
          <w:footnoteRef/>
        </w:r>
        <w:r>
          <w:t xml:space="preserve"> i.e. wired pin 1 to pin 1, pin 2 to pin 2, pin 3 to pin 3, and so on.</w:t>
        </w:r>
      </w:ins>
    </w:p>
  </w:footnote>
  <w:footnote w:id="35">
    <w:p w14:paraId="6CD93D99" w14:textId="7888F1DE" w:rsidR="00237709" w:rsidRDefault="00237709" w:rsidP="00237709">
      <w:pPr>
        <w:pStyle w:val="FootnoteText"/>
        <w:rPr>
          <w:ins w:id="2452" w:author="Andrew Instone-Cowie" w:date="2021-08-25T13:38:00Z"/>
        </w:rPr>
      </w:pPr>
      <w:ins w:id="2453" w:author="Andrew Instone-Cowie" w:date="2021-08-25T13:38:00Z">
        <w:r>
          <w:rPr>
            <w:rStyle w:val="FootnoteReference"/>
          </w:rPr>
          <w:footnoteRef/>
        </w:r>
        <w:r>
          <w:t xml:space="preserve"> </w:t>
        </w:r>
      </w:ins>
      <w:ins w:id="2454" w:author="Andrew Instone-Cowie" w:date="2021-08-25T13:40:00Z">
        <w:r>
          <w:t>Just to</w:t>
        </w:r>
      </w:ins>
      <w:ins w:id="2455" w:author="Andrew Instone-Cowie" w:date="2021-08-25T13:38:00Z">
        <w:r>
          <w:t xml:space="preserve"> add to the confusion, the </w:t>
        </w:r>
      </w:ins>
      <w:ins w:id="2456" w:author="Andrew Instone-Cowie" w:date="2021-08-25T13:41:00Z">
        <w:r>
          <w:t xml:space="preserve">Pin 2 </w:t>
        </w:r>
      </w:ins>
      <w:ins w:id="2457" w:author="Andrew Instone-Cowie" w:date="2021-08-25T13:38:00Z">
        <w:r>
          <w:t xml:space="preserve">RX and </w:t>
        </w:r>
      </w:ins>
      <w:ins w:id="2458" w:author="Andrew Instone-Cowie" w:date="2021-08-25T13:41:00Z">
        <w:r>
          <w:t xml:space="preserve">Pin 3 </w:t>
        </w:r>
      </w:ins>
      <w:ins w:id="2459" w:author="Andrew Instone-Cowie" w:date="2021-08-25T13:38:00Z">
        <w:r>
          <w:t xml:space="preserve">TX pin functions are </w:t>
        </w:r>
      </w:ins>
      <w:ins w:id="2460" w:author="Andrew Instone-Cowie" w:date="2021-08-25T13:41:00Z">
        <w:r>
          <w:t xml:space="preserve">swapped over </w:t>
        </w:r>
      </w:ins>
      <w:ins w:id="2461" w:author="Andrew Instone-Cowie" w:date="2021-08-25T13:38:00Z">
        <w:r>
          <w:t xml:space="preserve">on 25-pin </w:t>
        </w:r>
      </w:ins>
      <w:ins w:id="2462" w:author="Andrew Instone-Cowie" w:date="2021-08-25T13:41:00Z">
        <w:r>
          <w:t xml:space="preserve">(DB25) RS-232 </w:t>
        </w:r>
      </w:ins>
      <w:ins w:id="2463" w:author="Andrew Instone-Cowie" w:date="2021-08-25T13:38:00Z">
        <w:r>
          <w:t>connectors.</w:t>
        </w:r>
      </w:ins>
    </w:p>
  </w:footnote>
  <w:footnote w:id="36">
    <w:p w14:paraId="10AFC838" w14:textId="76D270D9" w:rsidR="003747D2" w:rsidRDefault="003747D2">
      <w:pPr>
        <w:pStyle w:val="FootnoteText"/>
      </w:pPr>
      <w:ins w:id="2475" w:author="Andrew Instone-Cowie" w:date="2021-08-25T12:54:00Z">
        <w:r>
          <w:rPr>
            <w:rStyle w:val="FootnoteReference"/>
          </w:rPr>
          <w:footnoteRef/>
        </w:r>
        <w:r>
          <w:t xml:space="preserve"> Refer to the links to </w:t>
        </w:r>
      </w:ins>
      <w:ins w:id="2476" w:author="Andrew Instone-Cowie" w:date="2021-08-25T12:55:00Z">
        <w:r>
          <w:t xml:space="preserve">introductions to </w:t>
        </w:r>
      </w:ins>
      <w:ins w:id="2477" w:author="Andrew Instone-Cowie" w:date="2021-08-25T12:54:00Z">
        <w:r>
          <w:t xml:space="preserve">RS-232 </w:t>
        </w:r>
      </w:ins>
      <w:ins w:id="2478" w:author="Andrew Instone-Cowie" w:date="2021-08-25T12:55:00Z">
        <w:r>
          <w:t>given previously.</w:t>
        </w:r>
      </w:ins>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66DF18C3" w14:textId="77777777" w:rsidR="003747D2" w:rsidRDefault="003747D2" w:rsidP="00AF0947">
      <w:pPr>
        <w:pStyle w:val="FootnoteText"/>
      </w:pPr>
      <w:r>
        <w:rPr>
          <w:rStyle w:val="FootnoteReference"/>
        </w:rPr>
        <w:footnoteRef/>
      </w:r>
      <w:r>
        <w:t xml:space="preserve"> </w:t>
      </w:r>
      <w:hyperlink r:id="rId16" w:history="1">
        <w:r w:rsidRPr="00596CD1">
          <w:rPr>
            <w:rStyle w:val="Hyperlink"/>
          </w:rPr>
          <w:t>http://blog.arduino.cc/2011/10/04/arduino-1-0/</w:t>
        </w:r>
      </w:hyperlink>
      <w:r>
        <w:t xml:space="preserve"> </w:t>
      </w:r>
    </w:p>
  </w:footnote>
  <w:footnote w:id="39">
    <w:p w14:paraId="17C5E8E1" w14:textId="77777777" w:rsidR="003747D2" w:rsidRDefault="003747D2" w:rsidP="00AF0947">
      <w:pPr>
        <w:pStyle w:val="FootnoteText"/>
      </w:pPr>
      <w:r>
        <w:rPr>
          <w:rStyle w:val="FootnoteReference"/>
        </w:rPr>
        <w:footnoteRef/>
      </w:r>
      <w:r>
        <w:t xml:space="preserve"> </w:t>
      </w:r>
      <w:hyperlink r:id="rId17" w:history="1">
        <w:r w:rsidRPr="00583824">
          <w:rPr>
            <w:rStyle w:val="Hyperlink"/>
          </w:rPr>
          <w:t>http://www.cl.cam.ac.uk/~fhk1/Bells/equations.pdf</w:t>
        </w:r>
      </w:hyperlink>
      <w:r>
        <w:t xml:space="preserve"> </w:t>
      </w:r>
    </w:p>
  </w:footnote>
  <w:footnote w:id="40">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1">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2">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3">
    <w:p w14:paraId="094DD276" w14:textId="77777777" w:rsidR="003747D2" w:rsidRDefault="003747D2" w:rsidP="00AF0947">
      <w:pPr>
        <w:pStyle w:val="FootnoteText"/>
      </w:pPr>
      <w:r>
        <w:rPr>
          <w:rStyle w:val="FootnoteReference"/>
        </w:rPr>
        <w:footnoteRef/>
      </w:r>
      <w:r>
        <w:t xml:space="preserve"> </w:t>
      </w:r>
      <w:hyperlink r:id="rId18" w:history="1">
        <w:r w:rsidRPr="00434C75">
          <w:rPr>
            <w:rStyle w:val="Hyperlink"/>
          </w:rPr>
          <w:t>http://www.prolific.com.tw/US/ShowProduct.aspx?p_id=225&amp;pcid=41</w:t>
        </w:r>
      </w:hyperlink>
      <w:r>
        <w:t xml:space="preserve"> </w:t>
      </w:r>
    </w:p>
  </w:footnote>
  <w:footnote w:id="44">
    <w:p w14:paraId="098FB364" w14:textId="77777777" w:rsidR="003747D2" w:rsidRDefault="003747D2" w:rsidP="00AF0947">
      <w:pPr>
        <w:pStyle w:val="FootnoteText"/>
      </w:pPr>
      <w:r>
        <w:rPr>
          <w:rStyle w:val="FootnoteReference"/>
        </w:rPr>
        <w:footnoteRef/>
      </w:r>
      <w:r>
        <w:t xml:space="preserve"> </w:t>
      </w:r>
      <w:hyperlink r:id="rId19" w:history="1">
        <w:r w:rsidRPr="00434C75">
          <w:rPr>
            <w:rStyle w:val="Hyperlink"/>
          </w:rPr>
          <w:t>http://www.ftdichip.com/Drivers/VCP.htm</w:t>
        </w:r>
      </w:hyperlink>
      <w:r>
        <w:t xml:space="preserve"> </w:t>
      </w:r>
    </w:p>
  </w:footnote>
  <w:footnote w:id="45">
    <w:p w14:paraId="68E1B17B" w14:textId="6A61BFC7" w:rsidR="003747D2" w:rsidRDefault="003747D2" w:rsidP="00AF0947">
      <w:pPr>
        <w:pStyle w:val="FootnoteText"/>
      </w:pPr>
      <w:r>
        <w:rPr>
          <w:rStyle w:val="FootnoteReference"/>
        </w:rPr>
        <w:footnoteRef/>
      </w:r>
      <w:r>
        <w:t xml:space="preserve"> Abel: COM1 – 8. Beltower: COM1 – 8 (32 from Beltower 2016).</w:t>
      </w:r>
    </w:p>
  </w:footnote>
  <w:footnote w:id="46">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7">
    <w:p w14:paraId="2F84C8C4" w14:textId="77777777" w:rsidR="003747D2" w:rsidRDefault="003747D2" w:rsidP="00AF0947">
      <w:pPr>
        <w:pStyle w:val="FootnoteText"/>
      </w:pPr>
      <w:r>
        <w:rPr>
          <w:rStyle w:val="FootnoteReference"/>
        </w:rPr>
        <w:footnoteRef/>
      </w:r>
      <w:r>
        <w:t xml:space="preserve"> Including the cover bell, if any.</w:t>
      </w:r>
    </w:p>
  </w:footnote>
  <w:footnote w:id="48">
    <w:p w14:paraId="562D8DD2" w14:textId="4FE1AA84" w:rsidR="003747D2" w:rsidRDefault="003747D2">
      <w:pPr>
        <w:pStyle w:val="FootnoteText"/>
        <w:ind w:left="720" w:hanging="720"/>
        <w:pPrChange w:id="2955" w:author="Andrew Instone-Cowie" w:date="2021-08-24T20:05:00Z">
          <w:pPr>
            <w:pStyle w:val="FootnoteText"/>
          </w:pPr>
        </w:pPrChange>
      </w:pPr>
      <w:r>
        <w:rPr>
          <w:rStyle w:val="FootnoteReference"/>
        </w:rPr>
        <w:footnoteRef/>
      </w:r>
      <w:r>
        <w:t xml:space="preserve"> </w:t>
      </w:r>
      <w:r>
        <w:fldChar w:fldCharType="begin"/>
      </w:r>
      <w:r>
        <w:instrText xml:space="preserve"> HYPERLINK "http://www.simulators.org.uk" </w:instrText>
      </w:r>
      <w:r>
        <w:fldChar w:fldCharType="separate"/>
      </w:r>
      <w:r w:rsidRPr="00577478">
        <w:rPr>
          <w:rStyle w:val="Hyperlink"/>
        </w:rPr>
        <w:t>http://www.simulators.org.uk</w:t>
      </w:r>
      <w:r>
        <w:rPr>
          <w:rStyle w:val="Hyperlink"/>
        </w:rPr>
        <w:fldChar w:fldCharType="end"/>
      </w:r>
      <w:r>
        <w:t xml:space="preserve"> </w:t>
      </w:r>
    </w:p>
  </w:footnote>
  <w:footnote w:id="49">
    <w:p w14:paraId="2CA69086" w14:textId="77777777" w:rsidR="003747D2" w:rsidRDefault="003747D2" w:rsidP="002A68B0">
      <w:pPr>
        <w:pStyle w:val="FootnoteText"/>
      </w:pPr>
      <w:r>
        <w:rPr>
          <w:rStyle w:val="FootnoteReference"/>
        </w:rPr>
        <w:footnoteRef/>
      </w:r>
      <w:r>
        <w:t xml:space="preserve"> </w:t>
      </w:r>
      <w:hyperlink r:id="rId20" w:history="1">
        <w:r w:rsidRPr="00C146CF">
          <w:rPr>
            <w:rStyle w:val="Hyperlink"/>
          </w:rPr>
          <w:t>http://creativecommons.org/licenses/by-sa/4.0/</w:t>
        </w:r>
      </w:hyperlink>
      <w:r>
        <w:rPr>
          <w:i/>
        </w:rPr>
        <w:t xml:space="preserve"> </w:t>
      </w:r>
    </w:p>
  </w:footnote>
  <w:footnote w:id="50">
    <w:p w14:paraId="0D03395A" w14:textId="77777777" w:rsidR="003747D2" w:rsidRDefault="003747D2" w:rsidP="002A68B0">
      <w:pPr>
        <w:pStyle w:val="FootnoteText"/>
      </w:pPr>
      <w:r>
        <w:rPr>
          <w:rStyle w:val="FootnoteReference"/>
        </w:rPr>
        <w:footnoteRef/>
      </w:r>
      <w:r>
        <w:t xml:space="preserve"> </w:t>
      </w:r>
      <w:hyperlink r:id="rId21"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F1FE5" w14:textId="180E3EAA" w:rsidR="003747D2" w:rsidRDefault="003747D2" w:rsidP="008D175F">
    <w:pPr>
      <w:pStyle w:val="Header"/>
    </w:pPr>
    <w:r>
      <w:t>Type 2 Simulator – Technical Reference Guide 1.</w:t>
    </w:r>
    <w:ins w:id="2888" w:author="Andrew Instone-Cowie" w:date="2021-08-10T20:26:00Z">
      <w:r>
        <w:t>3</w:t>
      </w:r>
    </w:ins>
    <w:del w:id="2889" w:author="Andrew Instone-Cowie" w:date="2021-08-10T20:26:00Z">
      <w:r w:rsidDel="00E20243">
        <w:delText>2</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4180D" w14:textId="4454FA50" w:rsidR="003747D2" w:rsidRDefault="003747D2" w:rsidP="008D175F">
    <w:pPr>
      <w:pStyle w:val="Header"/>
      <w:jc w:val="right"/>
    </w:pPr>
    <w:bookmarkStart w:id="2890" w:name="_Hlk28337430"/>
    <w:r>
      <w:t>Type 2 Simulator – Technical Reference Guide 1.</w:t>
    </w:r>
    <w:ins w:id="2891" w:author="Andrew Instone-Cowie" w:date="2021-08-10T20:27:00Z">
      <w:r>
        <w:t>3</w:t>
      </w:r>
    </w:ins>
    <w:del w:id="2892" w:author="Andrew Instone-Cowie" w:date="2021-08-10T20:27:00Z">
      <w:r w:rsidDel="00E20243">
        <w:delText>2</w:delText>
      </w:r>
    </w:del>
  </w:p>
  <w:bookmarkEnd w:id="2890"/>
  <w:p w14:paraId="308B8FE1" w14:textId="77777777" w:rsidR="003747D2" w:rsidRPr="007D2792" w:rsidRDefault="003747D2" w:rsidP="008D1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3"/>
  </w:num>
  <w:num w:numId="3">
    <w:abstractNumId w:val="44"/>
  </w:num>
  <w:num w:numId="4">
    <w:abstractNumId w:val="40"/>
  </w:num>
  <w:num w:numId="5">
    <w:abstractNumId w:val="41"/>
  </w:num>
  <w:num w:numId="6">
    <w:abstractNumId w:val="52"/>
  </w:num>
  <w:num w:numId="7">
    <w:abstractNumId w:val="43"/>
  </w:num>
  <w:num w:numId="8">
    <w:abstractNumId w:val="26"/>
  </w:num>
  <w:num w:numId="9">
    <w:abstractNumId w:val="50"/>
  </w:num>
  <w:num w:numId="10">
    <w:abstractNumId w:val="34"/>
  </w:num>
  <w:num w:numId="11">
    <w:abstractNumId w:val="55"/>
  </w:num>
  <w:num w:numId="12">
    <w:abstractNumId w:val="28"/>
  </w:num>
  <w:num w:numId="13">
    <w:abstractNumId w:val="33"/>
  </w:num>
  <w:num w:numId="14">
    <w:abstractNumId w:val="45"/>
  </w:num>
  <w:num w:numId="15">
    <w:abstractNumId w:val="51"/>
  </w:num>
  <w:num w:numId="16">
    <w:abstractNumId w:val="27"/>
  </w:num>
  <w:num w:numId="17">
    <w:abstractNumId w:val="48"/>
  </w:num>
  <w:num w:numId="18">
    <w:abstractNumId w:val="32"/>
  </w:num>
  <w:num w:numId="19">
    <w:abstractNumId w:val="9"/>
  </w:num>
  <w:num w:numId="20">
    <w:abstractNumId w:val="4"/>
  </w:num>
  <w:num w:numId="21">
    <w:abstractNumId w:val="13"/>
  </w:num>
  <w:num w:numId="22">
    <w:abstractNumId w:val="16"/>
  </w:num>
  <w:num w:numId="23">
    <w:abstractNumId w:val="8"/>
  </w:num>
  <w:num w:numId="24">
    <w:abstractNumId w:val="14"/>
  </w:num>
  <w:num w:numId="25">
    <w:abstractNumId w:val="5"/>
  </w:num>
  <w:num w:numId="26">
    <w:abstractNumId w:val="42"/>
  </w:num>
  <w:num w:numId="27">
    <w:abstractNumId w:val="36"/>
  </w:num>
  <w:num w:numId="28">
    <w:abstractNumId w:val="1"/>
  </w:num>
  <w:num w:numId="29">
    <w:abstractNumId w:val="18"/>
  </w:num>
  <w:num w:numId="30">
    <w:abstractNumId w:val="30"/>
  </w:num>
  <w:num w:numId="31">
    <w:abstractNumId w:val="39"/>
  </w:num>
  <w:num w:numId="32">
    <w:abstractNumId w:val="38"/>
  </w:num>
  <w:num w:numId="33">
    <w:abstractNumId w:val="20"/>
  </w:num>
  <w:num w:numId="34">
    <w:abstractNumId w:val="54"/>
  </w:num>
  <w:num w:numId="35">
    <w:abstractNumId w:val="31"/>
  </w:num>
  <w:num w:numId="36">
    <w:abstractNumId w:val="19"/>
  </w:num>
  <w:num w:numId="37">
    <w:abstractNumId w:val="49"/>
  </w:num>
  <w:num w:numId="38">
    <w:abstractNumId w:val="15"/>
  </w:num>
  <w:num w:numId="39">
    <w:abstractNumId w:val="23"/>
  </w:num>
  <w:num w:numId="40">
    <w:abstractNumId w:val="22"/>
  </w:num>
  <w:num w:numId="41">
    <w:abstractNumId w:val="6"/>
  </w:num>
  <w:num w:numId="42">
    <w:abstractNumId w:val="46"/>
  </w:num>
  <w:num w:numId="43">
    <w:abstractNumId w:val="3"/>
  </w:num>
  <w:num w:numId="44">
    <w:abstractNumId w:val="0"/>
  </w:num>
  <w:num w:numId="45">
    <w:abstractNumId w:val="24"/>
  </w:num>
  <w:num w:numId="46">
    <w:abstractNumId w:val="29"/>
  </w:num>
  <w:num w:numId="47">
    <w:abstractNumId w:val="47"/>
  </w:num>
  <w:num w:numId="48">
    <w:abstractNumId w:val="10"/>
  </w:num>
  <w:num w:numId="49">
    <w:abstractNumId w:val="11"/>
  </w:num>
  <w:num w:numId="50">
    <w:abstractNumId w:val="7"/>
  </w:num>
  <w:num w:numId="51">
    <w:abstractNumId w:val="21"/>
  </w:num>
  <w:num w:numId="52">
    <w:abstractNumId w:val="37"/>
  </w:num>
  <w:num w:numId="53">
    <w:abstractNumId w:val="17"/>
  </w:num>
  <w:num w:numId="54">
    <w:abstractNumId w:val="12"/>
  </w:num>
  <w:num w:numId="55">
    <w:abstractNumId w:val="35"/>
  </w:num>
  <w:num w:numId="5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revisionView w:markup="0"/>
  <w:trackRevisions/>
  <w:defaultTabStop w:val="720"/>
  <w:evenAndOddHeaders/>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2709"/>
    <w:rsid w:val="00017503"/>
    <w:rsid w:val="000175E1"/>
    <w:rsid w:val="0002043D"/>
    <w:rsid w:val="00026457"/>
    <w:rsid w:val="000279CA"/>
    <w:rsid w:val="00030E5F"/>
    <w:rsid w:val="00035D65"/>
    <w:rsid w:val="00037A0D"/>
    <w:rsid w:val="00040E3A"/>
    <w:rsid w:val="0004333D"/>
    <w:rsid w:val="00044291"/>
    <w:rsid w:val="000520CD"/>
    <w:rsid w:val="000542B3"/>
    <w:rsid w:val="00054F36"/>
    <w:rsid w:val="00060914"/>
    <w:rsid w:val="00060C5C"/>
    <w:rsid w:val="00060CAF"/>
    <w:rsid w:val="0006471A"/>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560"/>
    <w:rsid w:val="001227FE"/>
    <w:rsid w:val="00122FC6"/>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F5333"/>
    <w:rsid w:val="001F5966"/>
    <w:rsid w:val="00200799"/>
    <w:rsid w:val="00202DC6"/>
    <w:rsid w:val="00203557"/>
    <w:rsid w:val="002038EB"/>
    <w:rsid w:val="00207B3E"/>
    <w:rsid w:val="002106F1"/>
    <w:rsid w:val="00211292"/>
    <w:rsid w:val="0021223B"/>
    <w:rsid w:val="0021271C"/>
    <w:rsid w:val="00215D7E"/>
    <w:rsid w:val="00215F07"/>
    <w:rsid w:val="002229FA"/>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30E9"/>
    <w:rsid w:val="003345E3"/>
    <w:rsid w:val="00334975"/>
    <w:rsid w:val="003429B8"/>
    <w:rsid w:val="003432F6"/>
    <w:rsid w:val="00343957"/>
    <w:rsid w:val="0034409E"/>
    <w:rsid w:val="00344B53"/>
    <w:rsid w:val="0035239E"/>
    <w:rsid w:val="00352673"/>
    <w:rsid w:val="00355BF2"/>
    <w:rsid w:val="00355F79"/>
    <w:rsid w:val="00357DAC"/>
    <w:rsid w:val="00360622"/>
    <w:rsid w:val="003747D2"/>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5F7B"/>
    <w:rsid w:val="003E6321"/>
    <w:rsid w:val="003E6D21"/>
    <w:rsid w:val="003E7E0F"/>
    <w:rsid w:val="003F1E0F"/>
    <w:rsid w:val="003F1EC6"/>
    <w:rsid w:val="00404BC0"/>
    <w:rsid w:val="004055D3"/>
    <w:rsid w:val="004079B5"/>
    <w:rsid w:val="00407C92"/>
    <w:rsid w:val="00411143"/>
    <w:rsid w:val="00412002"/>
    <w:rsid w:val="00413F10"/>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76A2"/>
    <w:rsid w:val="00482033"/>
    <w:rsid w:val="00482CB7"/>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72AD"/>
    <w:rsid w:val="004C27F1"/>
    <w:rsid w:val="004C33AB"/>
    <w:rsid w:val="004C342C"/>
    <w:rsid w:val="004C42A5"/>
    <w:rsid w:val="004C7E86"/>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5C9F"/>
    <w:rsid w:val="00591F22"/>
    <w:rsid w:val="00592C85"/>
    <w:rsid w:val="00593725"/>
    <w:rsid w:val="005953C1"/>
    <w:rsid w:val="005972DB"/>
    <w:rsid w:val="005A56D1"/>
    <w:rsid w:val="005A7219"/>
    <w:rsid w:val="005B6D89"/>
    <w:rsid w:val="005C2081"/>
    <w:rsid w:val="005D1819"/>
    <w:rsid w:val="005D3B0A"/>
    <w:rsid w:val="005D6868"/>
    <w:rsid w:val="005D6DEC"/>
    <w:rsid w:val="005D7798"/>
    <w:rsid w:val="005E0537"/>
    <w:rsid w:val="005E09F9"/>
    <w:rsid w:val="005E1F4A"/>
    <w:rsid w:val="005E47F9"/>
    <w:rsid w:val="005E5122"/>
    <w:rsid w:val="005E7C59"/>
    <w:rsid w:val="005F1993"/>
    <w:rsid w:val="005F2585"/>
    <w:rsid w:val="005F2FD4"/>
    <w:rsid w:val="005F49F3"/>
    <w:rsid w:val="005F5863"/>
    <w:rsid w:val="005F75EC"/>
    <w:rsid w:val="005F77C3"/>
    <w:rsid w:val="006007E4"/>
    <w:rsid w:val="0060312C"/>
    <w:rsid w:val="00604085"/>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FA1"/>
    <w:rsid w:val="006975F8"/>
    <w:rsid w:val="006A02C6"/>
    <w:rsid w:val="006A0A73"/>
    <w:rsid w:val="006A710F"/>
    <w:rsid w:val="006B15EE"/>
    <w:rsid w:val="006B31BA"/>
    <w:rsid w:val="006B3B40"/>
    <w:rsid w:val="006B65C2"/>
    <w:rsid w:val="006C2590"/>
    <w:rsid w:val="006C3B5E"/>
    <w:rsid w:val="006C4748"/>
    <w:rsid w:val="006C5D7C"/>
    <w:rsid w:val="006C637F"/>
    <w:rsid w:val="006C6CBB"/>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4478"/>
    <w:rsid w:val="00714948"/>
    <w:rsid w:val="0071502F"/>
    <w:rsid w:val="00715718"/>
    <w:rsid w:val="00716E33"/>
    <w:rsid w:val="007177CB"/>
    <w:rsid w:val="00720022"/>
    <w:rsid w:val="00720B0F"/>
    <w:rsid w:val="007214A0"/>
    <w:rsid w:val="00721833"/>
    <w:rsid w:val="00721E34"/>
    <w:rsid w:val="007267C1"/>
    <w:rsid w:val="00730022"/>
    <w:rsid w:val="007314EE"/>
    <w:rsid w:val="0073358F"/>
    <w:rsid w:val="00736C53"/>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6FBF"/>
    <w:rsid w:val="007B7AEC"/>
    <w:rsid w:val="007C3A2A"/>
    <w:rsid w:val="007C4148"/>
    <w:rsid w:val="007D5EFC"/>
    <w:rsid w:val="007D69D5"/>
    <w:rsid w:val="007D6DD5"/>
    <w:rsid w:val="007D71D0"/>
    <w:rsid w:val="007E0D74"/>
    <w:rsid w:val="007E3D03"/>
    <w:rsid w:val="007E3F59"/>
    <w:rsid w:val="007E43DD"/>
    <w:rsid w:val="007E4CA5"/>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7896"/>
    <w:rsid w:val="00857E9E"/>
    <w:rsid w:val="00870118"/>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B38"/>
    <w:rsid w:val="008E7D1B"/>
    <w:rsid w:val="008F0E54"/>
    <w:rsid w:val="008F5297"/>
    <w:rsid w:val="008F5F1E"/>
    <w:rsid w:val="008F67D7"/>
    <w:rsid w:val="008F7177"/>
    <w:rsid w:val="0090134D"/>
    <w:rsid w:val="009030AD"/>
    <w:rsid w:val="00904BB0"/>
    <w:rsid w:val="00917E91"/>
    <w:rsid w:val="009216D4"/>
    <w:rsid w:val="00924AB5"/>
    <w:rsid w:val="009253D3"/>
    <w:rsid w:val="00931A12"/>
    <w:rsid w:val="0093351F"/>
    <w:rsid w:val="0093516A"/>
    <w:rsid w:val="009362D6"/>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1A42"/>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372B3"/>
    <w:rsid w:val="00A42722"/>
    <w:rsid w:val="00A450E9"/>
    <w:rsid w:val="00A46E0E"/>
    <w:rsid w:val="00A5122C"/>
    <w:rsid w:val="00A520C5"/>
    <w:rsid w:val="00A55A46"/>
    <w:rsid w:val="00A57C43"/>
    <w:rsid w:val="00A62A0F"/>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578F"/>
    <w:rsid w:val="00BB5DB9"/>
    <w:rsid w:val="00BB6A8C"/>
    <w:rsid w:val="00BC0018"/>
    <w:rsid w:val="00BC0C02"/>
    <w:rsid w:val="00BC0C05"/>
    <w:rsid w:val="00BC22EA"/>
    <w:rsid w:val="00BC2A7B"/>
    <w:rsid w:val="00BC3E77"/>
    <w:rsid w:val="00BC42B0"/>
    <w:rsid w:val="00BC75A4"/>
    <w:rsid w:val="00BD116B"/>
    <w:rsid w:val="00BD25FB"/>
    <w:rsid w:val="00BD3A98"/>
    <w:rsid w:val="00BD4940"/>
    <w:rsid w:val="00BD5CAC"/>
    <w:rsid w:val="00BD7089"/>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07F9"/>
    <w:rsid w:val="00C64E35"/>
    <w:rsid w:val="00C66344"/>
    <w:rsid w:val="00C733DC"/>
    <w:rsid w:val="00C7795F"/>
    <w:rsid w:val="00C854F0"/>
    <w:rsid w:val="00C856B8"/>
    <w:rsid w:val="00C93FB0"/>
    <w:rsid w:val="00C9401E"/>
    <w:rsid w:val="00C94427"/>
    <w:rsid w:val="00C9540A"/>
    <w:rsid w:val="00CA0B7C"/>
    <w:rsid w:val="00CA10C5"/>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AE5"/>
    <w:rsid w:val="00DD2547"/>
    <w:rsid w:val="00DD479D"/>
    <w:rsid w:val="00DD60CE"/>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398C"/>
    <w:rsid w:val="00E23D8C"/>
    <w:rsid w:val="00E25716"/>
    <w:rsid w:val="00E27643"/>
    <w:rsid w:val="00E35643"/>
    <w:rsid w:val="00E35852"/>
    <w:rsid w:val="00E36A20"/>
    <w:rsid w:val="00E377C0"/>
    <w:rsid w:val="00E410E3"/>
    <w:rsid w:val="00E42AF0"/>
    <w:rsid w:val="00E442F2"/>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F7"/>
    <w:rsid w:val="00EA10C5"/>
    <w:rsid w:val="00EA2591"/>
    <w:rsid w:val="00EA287C"/>
    <w:rsid w:val="00EA5BB7"/>
    <w:rsid w:val="00EA79DD"/>
    <w:rsid w:val="00EB0396"/>
    <w:rsid w:val="00EB2E10"/>
    <w:rsid w:val="00EB47F0"/>
    <w:rsid w:val="00EB740C"/>
    <w:rsid w:val="00EB7440"/>
    <w:rsid w:val="00EC1EB4"/>
    <w:rsid w:val="00EC2C8F"/>
    <w:rsid w:val="00EC7D52"/>
    <w:rsid w:val="00ED012D"/>
    <w:rsid w:val="00ED015A"/>
    <w:rsid w:val="00ED196D"/>
    <w:rsid w:val="00ED695F"/>
    <w:rsid w:val="00EE0190"/>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55BC"/>
    <w:rsid w:val="00FC562B"/>
    <w:rsid w:val="00FC6553"/>
    <w:rsid w:val="00FD28E1"/>
    <w:rsid w:val="00FD485A"/>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belfree.co.uk/" TargetMode="External"/><Relationship Id="rId13" Type="http://schemas.openxmlformats.org/officeDocument/2006/relationships/hyperlink" Target="http://www.maximintegrated.com/en/products/interface/transceivers/MAX233.html" TargetMode="External"/><Relationship Id="rId18" Type="http://schemas.openxmlformats.org/officeDocument/2006/relationships/hyperlink" Target="http://www.prolific.com.tw/US/ShowProduct.aspx?p_id=225&amp;pcid=41" TargetMode="External"/><Relationship Id="rId3" Type="http://schemas.openxmlformats.org/officeDocument/2006/relationships/hyperlink" Target="http://www.beltower.co.uk/" TargetMode="External"/><Relationship Id="rId21" Type="http://schemas.openxmlformats.org/officeDocument/2006/relationships/hyperlink" Target="http://www.gnu.org/licenses/gpl-3.0.en.html"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microchip.com/wwwproducts/en/atmega328p" TargetMode="External"/><Relationship Id="rId17" Type="http://schemas.openxmlformats.org/officeDocument/2006/relationships/hyperlink" Target="http://www.cl.cam.ac.uk/~fhk1/Bells/equations.pdf" TargetMode="External"/><Relationship Id="rId2" Type="http://schemas.openxmlformats.org/officeDocument/2006/relationships/hyperlink" Target="http://www.abelsim.co.uk/" TargetMode="External"/><Relationship Id="rId16" Type="http://schemas.openxmlformats.org/officeDocument/2006/relationships/hyperlink" Target="http://blog.arduino.cc/2011/10/04/arduino-1-0/" TargetMode="External"/><Relationship Id="rId20" Type="http://schemas.openxmlformats.org/officeDocument/2006/relationships/hyperlink" Target="http://creativecommons.org/licenses/by-sa/4.0/" TargetMode="External"/><Relationship Id="rId1" Type="http://schemas.openxmlformats.org/officeDocument/2006/relationships/hyperlink" Target="http://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www.jrnorris.co.uk/strike.html" TargetMode="External"/><Relationship Id="rId5" Type="http://schemas.openxmlformats.org/officeDocument/2006/relationships/hyperlink" Target="http://www.abelsim.co.uk/doc/tbellex2.htm" TargetMode="External"/><Relationship Id="rId15" Type="http://schemas.openxmlformats.org/officeDocument/2006/relationships/hyperlink" Target="https://www.macinstallations.com/cat-5-cabling-explained/" TargetMode="External"/><Relationship Id="rId10" Type="http://schemas.openxmlformats.org/officeDocument/2006/relationships/hyperlink" Target="http://www.abelsim.co.uk/doc/tbellex1.htm" TargetMode="External"/><Relationship Id="rId19" Type="http://schemas.openxmlformats.org/officeDocument/2006/relationships/hyperlink" Target="http://www.ftdichip.com/Drivers/VCP.htm" TargetMode="External"/><Relationship Id="rId4" Type="http://schemas.openxmlformats.org/officeDocument/2006/relationships/hyperlink" Target="http://www.belfryware.com/" TargetMode="External"/><Relationship Id="rId9" Type="http://schemas.openxmlformats.org/officeDocument/2006/relationships/hyperlink" Target="http://www.ringing.demon.co.uk/sensors/sensors.htm" TargetMode="External"/><Relationship Id="rId14" Type="http://schemas.openxmlformats.org/officeDocument/2006/relationships/hyperlink" Target="http://www.martyncurrey.com/arduino-atmega-328p-fuse-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19907</Words>
  <Characters>113472</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133113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20</cp:revision>
  <cp:lastPrinted>2021-08-27T12:59:00Z</cp:lastPrinted>
  <dcterms:created xsi:type="dcterms:W3CDTF">2021-08-10T19:26:00Z</dcterms:created>
  <dcterms:modified xsi:type="dcterms:W3CDTF">2021-08-27T13:00:00Z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