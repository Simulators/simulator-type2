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0AE4E" w14:textId="36C318BA" w:rsidR="0051426B" w:rsidRPr="008B7DA0" w:rsidRDefault="000C6E2D" w:rsidP="00F10EC4">
      <w:pPr>
        <w:jc w:val="center"/>
        <w:rPr>
          <w:rFonts w:ascii="Garamond" w:hAnsi="Garamond"/>
          <w:b/>
          <w:sz w:val="96"/>
          <w:szCs w:val="96"/>
        </w:rPr>
      </w:pPr>
      <w:r>
        <w:rPr>
          <w:rFonts w:ascii="Garamond" w:hAnsi="Garamond"/>
          <w:b/>
          <w:sz w:val="96"/>
          <w:szCs w:val="96"/>
        </w:rPr>
        <w:t>Type 2</w:t>
      </w:r>
      <w:r w:rsidR="00F10EC4" w:rsidRPr="008B7DA0">
        <w:rPr>
          <w:rFonts w:ascii="Garamond" w:hAnsi="Garamond"/>
          <w:b/>
          <w:sz w:val="96"/>
          <w:szCs w:val="96"/>
        </w:rPr>
        <w:t xml:space="preserve"> </w:t>
      </w:r>
      <w:r w:rsidR="0051426B" w:rsidRPr="008B7DA0">
        <w:rPr>
          <w:rFonts w:ascii="Garamond" w:hAnsi="Garamond"/>
          <w:b/>
          <w:sz w:val="96"/>
          <w:szCs w:val="96"/>
        </w:rPr>
        <w:t>Liverpool</w:t>
      </w:r>
      <w:r w:rsidR="001E1F78" w:rsidRPr="008B7DA0">
        <w:rPr>
          <w:rFonts w:ascii="Garamond" w:hAnsi="Garamond"/>
          <w:b/>
          <w:sz w:val="96"/>
          <w:szCs w:val="96"/>
        </w:rPr>
        <w:t xml:space="preserve"> Ringing </w:t>
      </w:r>
      <w:r w:rsidR="0051426B" w:rsidRPr="008B7DA0">
        <w:rPr>
          <w:rFonts w:ascii="Garamond" w:hAnsi="Garamond"/>
          <w:b/>
          <w:sz w:val="96"/>
          <w:szCs w:val="96"/>
        </w:rPr>
        <w:t>Simulator</w:t>
      </w:r>
    </w:p>
    <w:p w14:paraId="7BEBECD4" w14:textId="11E2AE75" w:rsidR="00E906D4" w:rsidRPr="008B7DA0" w:rsidRDefault="00870118" w:rsidP="0062540C">
      <w:pPr>
        <w:jc w:val="center"/>
        <w:rPr>
          <w:sz w:val="48"/>
          <w:szCs w:val="48"/>
        </w:rPr>
      </w:pPr>
      <w:r>
        <w:rPr>
          <w:sz w:val="48"/>
          <w:szCs w:val="48"/>
        </w:rPr>
        <w:t>06 – Technical Reference Guide</w:t>
      </w:r>
    </w:p>
    <w:p w14:paraId="24E98305" w14:textId="77777777" w:rsidR="007E4CA5" w:rsidRPr="007E4CA5" w:rsidRDefault="007E4CA5" w:rsidP="0062540C">
      <w:pPr>
        <w:jc w:val="center"/>
        <w:rPr>
          <w:color w:val="00B050"/>
        </w:rPr>
      </w:pPr>
    </w:p>
    <w:p w14:paraId="2D540FFD" w14:textId="763AC2D6" w:rsidR="00F10EC4" w:rsidRDefault="00BF6ECB" w:rsidP="007E4CA5">
      <w:pPr>
        <w:jc w:val="center"/>
      </w:pPr>
      <w:r>
        <w:rPr>
          <w:noProof/>
        </w:rPr>
        <w:drawing>
          <wp:inline distT="0" distB="0" distL="0" distR="0" wp14:anchorId="4751716B" wp14:editId="0BB65AC5">
            <wp:extent cx="4320000" cy="4291200"/>
            <wp:effectExtent l="38100" t="38100" r="42545" b="33655"/>
            <wp:docPr id="1"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T2InterfaceRevE_brd.png"/>
                    <pic:cNvPicPr/>
                  </pic:nvPicPr>
                  <pic:blipFill>
                    <a:blip r:embed="rId8">
                      <a:extLst>
                        <a:ext uri="{28A0092B-C50C-407E-A947-70E740481C1C}">
                          <a14:useLocalDpi xmlns:a14="http://schemas.microsoft.com/office/drawing/2010/main" val="0"/>
                        </a:ext>
                      </a:extLst>
                    </a:blip>
                    <a:stretch>
                      <a:fillRect/>
                    </a:stretch>
                  </pic:blipFill>
                  <pic:spPr>
                    <a:xfrm>
                      <a:off x="0" y="0"/>
                      <a:ext cx="4320000" cy="4291200"/>
                    </a:xfrm>
                    <a:prstGeom prst="rect">
                      <a:avLst/>
                    </a:prstGeom>
                    <a:ln w="31750" cmpd="thickThin">
                      <a:solidFill>
                        <a:schemeClr val="tx1"/>
                      </a:solidFill>
                    </a:ln>
                  </pic:spPr>
                </pic:pic>
              </a:graphicData>
            </a:graphic>
          </wp:inline>
        </w:drawing>
      </w:r>
    </w:p>
    <w:p w14:paraId="0CF62718" w14:textId="77777777" w:rsidR="00D16CF7" w:rsidRDefault="00D16CF7" w:rsidP="00D16CF7">
      <w:pPr>
        <w:spacing w:after="0"/>
      </w:pPr>
    </w:p>
    <w:p w14:paraId="5A467073" w14:textId="77777777" w:rsidR="007F7E8A" w:rsidRPr="008B7DA0" w:rsidRDefault="00D16CF7" w:rsidP="00D16CF7">
      <w:pPr>
        <w:spacing w:after="0"/>
      </w:pPr>
      <w:r w:rsidRPr="008B7DA0">
        <w:t>Author: Andrew Instone-Cowie</w:t>
      </w:r>
    </w:p>
    <w:p w14:paraId="5B54D679" w14:textId="66A4014F" w:rsidR="00D16CF7" w:rsidRPr="008B7DA0" w:rsidRDefault="00D16CF7" w:rsidP="00D16CF7">
      <w:pPr>
        <w:spacing w:after="0"/>
      </w:pPr>
      <w:r w:rsidRPr="008B7DA0">
        <w:t xml:space="preserve">Date: </w:t>
      </w:r>
      <w:del w:id="0" w:author="Andrew Instone-Cowie" w:date="2021-08-10T20:26:00Z">
        <w:r w:rsidR="00A02960" w:rsidDel="00E20243">
          <w:delText xml:space="preserve">18 </w:delText>
        </w:r>
      </w:del>
      <w:ins w:id="1" w:author="Andrew Instone-Cowie" w:date="2021-08-25T14:12:00Z">
        <w:r w:rsidR="00CD5701">
          <w:t>25</w:t>
        </w:r>
      </w:ins>
      <w:ins w:id="2" w:author="Andrew Instone-Cowie" w:date="2021-08-10T20:26:00Z">
        <w:r w:rsidR="00E20243">
          <w:t xml:space="preserve"> </w:t>
        </w:r>
      </w:ins>
      <w:r w:rsidR="00A02960">
        <w:t xml:space="preserve">August </w:t>
      </w:r>
      <w:r w:rsidR="00CC6E75">
        <w:t>202</w:t>
      </w:r>
      <w:ins w:id="3" w:author="Andrew Instone-Cowie" w:date="2021-08-10T20:26:00Z">
        <w:r w:rsidR="00E20243">
          <w:t>1</w:t>
        </w:r>
      </w:ins>
      <w:del w:id="4" w:author="Andrew Instone-Cowie" w:date="2021-08-10T20:26:00Z">
        <w:r w:rsidR="00CC6E75" w:rsidDel="00E20243">
          <w:delText>0</w:delText>
        </w:r>
      </w:del>
    </w:p>
    <w:p w14:paraId="60B4D2F8" w14:textId="6BBF8ACB" w:rsidR="00D16CF7" w:rsidRPr="008B7DA0" w:rsidRDefault="00D16CF7">
      <w:r w:rsidRPr="008B7DA0">
        <w:t xml:space="preserve">Version: </w:t>
      </w:r>
      <w:r w:rsidR="003912A1">
        <w:t>1.</w:t>
      </w:r>
      <w:ins w:id="5" w:author="Andrew Instone-Cowie" w:date="2021-08-10T20:26:00Z">
        <w:r w:rsidR="00E20243">
          <w:t>3</w:t>
        </w:r>
      </w:ins>
      <w:del w:id="6" w:author="Andrew Instone-Cowie" w:date="2021-08-10T20:26:00Z">
        <w:r w:rsidR="00A02960" w:rsidDel="00E20243">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140E6D55" w14:textId="77777777" w:rsidR="004A19E5" w:rsidRDefault="004A19E5" w:rsidP="007F7E8A">
          <w:pPr>
            <w:pStyle w:val="TOCHeading"/>
            <w:pageBreakBefore/>
          </w:pPr>
          <w:r>
            <w:t>Contents</w:t>
          </w:r>
        </w:p>
        <w:p w14:paraId="1F33535D" w14:textId="52485EE9" w:rsidR="00CD5701" w:rsidRDefault="004A19E5">
          <w:pPr>
            <w:pStyle w:val="TOC1"/>
            <w:tabs>
              <w:tab w:val="right" w:leader="dot" w:pos="9016"/>
            </w:tabs>
            <w:rPr>
              <w:ins w:id="7" w:author="Andrew Instone-Cowie" w:date="2021-08-25T14:13:00Z"/>
              <w:rFonts w:eastAsiaTheme="minorEastAsia"/>
              <w:noProof/>
              <w:lang w:eastAsia="en-GB"/>
            </w:rPr>
          </w:pPr>
          <w:r>
            <w:fldChar w:fldCharType="begin"/>
          </w:r>
          <w:r>
            <w:instrText xml:space="preserve"> TOC \o "1-3" \h \z \u </w:instrText>
          </w:r>
          <w:r>
            <w:fldChar w:fldCharType="separate"/>
          </w:r>
          <w:ins w:id="8" w:author="Andrew Instone-Cowie" w:date="2021-08-25T14:13:00Z">
            <w:r w:rsidR="00CD5701" w:rsidRPr="005C6B75">
              <w:rPr>
                <w:rStyle w:val="Hyperlink"/>
                <w:noProof/>
              </w:rPr>
              <w:fldChar w:fldCharType="begin"/>
            </w:r>
            <w:r w:rsidR="00CD5701" w:rsidRPr="005C6B75">
              <w:rPr>
                <w:rStyle w:val="Hyperlink"/>
                <w:noProof/>
              </w:rPr>
              <w:instrText xml:space="preserve"> </w:instrText>
            </w:r>
            <w:r w:rsidR="00CD5701">
              <w:rPr>
                <w:noProof/>
              </w:rPr>
              <w:instrText>HYPERLINK \l "_Toc80793196"</w:instrText>
            </w:r>
            <w:r w:rsidR="00CD5701" w:rsidRPr="005C6B75">
              <w:rPr>
                <w:rStyle w:val="Hyperlink"/>
                <w:noProof/>
              </w:rPr>
              <w:instrText xml:space="preserve"> </w:instrText>
            </w:r>
            <w:r w:rsidR="00CD5701" w:rsidRPr="005C6B75">
              <w:rPr>
                <w:rStyle w:val="Hyperlink"/>
                <w:noProof/>
              </w:rPr>
            </w:r>
            <w:r w:rsidR="00CD5701" w:rsidRPr="005C6B75">
              <w:rPr>
                <w:rStyle w:val="Hyperlink"/>
                <w:noProof/>
              </w:rPr>
              <w:fldChar w:fldCharType="separate"/>
            </w:r>
            <w:r w:rsidR="00CD5701" w:rsidRPr="005C6B75">
              <w:rPr>
                <w:rStyle w:val="Hyperlink"/>
                <w:noProof/>
              </w:rPr>
              <w:t>Index of Figures</w:t>
            </w:r>
            <w:r w:rsidR="00CD5701">
              <w:rPr>
                <w:noProof/>
                <w:webHidden/>
              </w:rPr>
              <w:tab/>
            </w:r>
            <w:r w:rsidR="00CD5701">
              <w:rPr>
                <w:noProof/>
                <w:webHidden/>
              </w:rPr>
              <w:fldChar w:fldCharType="begin"/>
            </w:r>
            <w:r w:rsidR="00CD5701">
              <w:rPr>
                <w:noProof/>
                <w:webHidden/>
              </w:rPr>
              <w:instrText xml:space="preserve"> PAGEREF _Toc80793196 \h </w:instrText>
            </w:r>
            <w:r w:rsidR="00CD5701">
              <w:rPr>
                <w:noProof/>
                <w:webHidden/>
              </w:rPr>
            </w:r>
          </w:ins>
          <w:r w:rsidR="00CD5701">
            <w:rPr>
              <w:noProof/>
              <w:webHidden/>
            </w:rPr>
            <w:fldChar w:fldCharType="separate"/>
          </w:r>
          <w:ins w:id="9" w:author="Andrew Instone-Cowie" w:date="2021-08-25T14:18:00Z">
            <w:r w:rsidR="00E86763">
              <w:rPr>
                <w:noProof/>
                <w:webHidden/>
              </w:rPr>
              <w:t>5</w:t>
            </w:r>
          </w:ins>
          <w:ins w:id="10" w:author="Andrew Instone-Cowie" w:date="2021-08-25T14:13:00Z">
            <w:r w:rsidR="00CD5701">
              <w:rPr>
                <w:noProof/>
                <w:webHidden/>
              </w:rPr>
              <w:fldChar w:fldCharType="end"/>
            </w:r>
            <w:r w:rsidR="00CD5701" w:rsidRPr="005C6B75">
              <w:rPr>
                <w:rStyle w:val="Hyperlink"/>
                <w:noProof/>
              </w:rPr>
              <w:fldChar w:fldCharType="end"/>
            </w:r>
          </w:ins>
        </w:p>
        <w:p w14:paraId="0F11CA14" w14:textId="77665114" w:rsidR="00CD5701" w:rsidRDefault="00CD5701">
          <w:pPr>
            <w:pStyle w:val="TOC1"/>
            <w:tabs>
              <w:tab w:val="right" w:leader="dot" w:pos="9016"/>
            </w:tabs>
            <w:rPr>
              <w:ins w:id="11" w:author="Andrew Instone-Cowie" w:date="2021-08-25T14:13:00Z"/>
              <w:rFonts w:eastAsiaTheme="minorEastAsia"/>
              <w:noProof/>
              <w:lang w:eastAsia="en-GB"/>
            </w:rPr>
          </w:pPr>
          <w:ins w:id="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Index of Tables</w:t>
            </w:r>
            <w:r>
              <w:rPr>
                <w:noProof/>
                <w:webHidden/>
              </w:rPr>
              <w:tab/>
            </w:r>
            <w:r>
              <w:rPr>
                <w:noProof/>
                <w:webHidden/>
              </w:rPr>
              <w:fldChar w:fldCharType="begin"/>
            </w:r>
            <w:r>
              <w:rPr>
                <w:noProof/>
                <w:webHidden/>
              </w:rPr>
              <w:instrText xml:space="preserve"> PAGEREF _Toc80793197 \h </w:instrText>
            </w:r>
            <w:r>
              <w:rPr>
                <w:noProof/>
                <w:webHidden/>
              </w:rPr>
            </w:r>
          </w:ins>
          <w:r>
            <w:rPr>
              <w:noProof/>
              <w:webHidden/>
            </w:rPr>
            <w:fldChar w:fldCharType="separate"/>
          </w:r>
          <w:ins w:id="13" w:author="Andrew Instone-Cowie" w:date="2021-08-25T14:18:00Z">
            <w:r w:rsidR="00E86763">
              <w:rPr>
                <w:noProof/>
                <w:webHidden/>
              </w:rPr>
              <w:t>7</w:t>
            </w:r>
          </w:ins>
          <w:ins w:id="14" w:author="Andrew Instone-Cowie" w:date="2021-08-25T14:13:00Z">
            <w:r>
              <w:rPr>
                <w:noProof/>
                <w:webHidden/>
              </w:rPr>
              <w:fldChar w:fldCharType="end"/>
            </w:r>
            <w:r w:rsidRPr="005C6B75">
              <w:rPr>
                <w:rStyle w:val="Hyperlink"/>
                <w:noProof/>
              </w:rPr>
              <w:fldChar w:fldCharType="end"/>
            </w:r>
          </w:ins>
        </w:p>
        <w:p w14:paraId="38820E56" w14:textId="0821A6F6" w:rsidR="00CD5701" w:rsidRDefault="00CD5701">
          <w:pPr>
            <w:pStyle w:val="TOC1"/>
            <w:tabs>
              <w:tab w:val="right" w:leader="dot" w:pos="9016"/>
            </w:tabs>
            <w:rPr>
              <w:ins w:id="15" w:author="Andrew Instone-Cowie" w:date="2021-08-25T14:13:00Z"/>
              <w:rFonts w:eastAsiaTheme="minorEastAsia"/>
              <w:noProof/>
              <w:lang w:eastAsia="en-GB"/>
            </w:rPr>
          </w:pPr>
          <w:ins w:id="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Document History</w:t>
            </w:r>
            <w:r>
              <w:rPr>
                <w:noProof/>
                <w:webHidden/>
              </w:rPr>
              <w:tab/>
            </w:r>
            <w:r>
              <w:rPr>
                <w:noProof/>
                <w:webHidden/>
              </w:rPr>
              <w:fldChar w:fldCharType="begin"/>
            </w:r>
            <w:r>
              <w:rPr>
                <w:noProof/>
                <w:webHidden/>
              </w:rPr>
              <w:instrText xml:space="preserve"> PAGEREF _Toc80793198 \h </w:instrText>
            </w:r>
            <w:r>
              <w:rPr>
                <w:noProof/>
                <w:webHidden/>
              </w:rPr>
            </w:r>
          </w:ins>
          <w:r>
            <w:rPr>
              <w:noProof/>
              <w:webHidden/>
            </w:rPr>
            <w:fldChar w:fldCharType="separate"/>
          </w:r>
          <w:ins w:id="17" w:author="Andrew Instone-Cowie" w:date="2021-08-25T14:18:00Z">
            <w:r w:rsidR="00E86763">
              <w:rPr>
                <w:noProof/>
                <w:webHidden/>
              </w:rPr>
              <w:t>8</w:t>
            </w:r>
          </w:ins>
          <w:ins w:id="18" w:author="Andrew Instone-Cowie" w:date="2021-08-25T14:13:00Z">
            <w:r>
              <w:rPr>
                <w:noProof/>
                <w:webHidden/>
              </w:rPr>
              <w:fldChar w:fldCharType="end"/>
            </w:r>
            <w:r w:rsidRPr="005C6B75">
              <w:rPr>
                <w:rStyle w:val="Hyperlink"/>
                <w:noProof/>
              </w:rPr>
              <w:fldChar w:fldCharType="end"/>
            </w:r>
          </w:ins>
        </w:p>
        <w:p w14:paraId="706CC9C0" w14:textId="6D50E193" w:rsidR="00CD5701" w:rsidRDefault="00CD5701">
          <w:pPr>
            <w:pStyle w:val="TOC1"/>
            <w:tabs>
              <w:tab w:val="right" w:leader="dot" w:pos="9016"/>
            </w:tabs>
            <w:rPr>
              <w:ins w:id="19" w:author="Andrew Instone-Cowie" w:date="2021-08-25T14:13:00Z"/>
              <w:rFonts w:eastAsiaTheme="minorEastAsia"/>
              <w:noProof/>
              <w:lang w:eastAsia="en-GB"/>
            </w:rPr>
          </w:pPr>
          <w:ins w:id="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"_Toc80793199"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Licence</w:t>
            </w:r>
            <w:r>
              <w:rPr>
                <w:noProof/>
                <w:webHidden/>
              </w:rPr>
              <w:tab/>
            </w:r>
            <w:r>
              <w:rPr>
                <w:noProof/>
                <w:webHidden/>
              </w:rPr>
              <w:fldChar w:fldCharType="begin"/>
            </w:r>
            <w:r>
              <w:rPr>
                <w:noProof/>
                <w:webHidden/>
              </w:rPr>
              <w:instrText xml:space="preserve"> PAGEREF _Toc80793199 \h </w:instrText>
            </w:r>
            <w:r>
              <w:rPr>
                <w:noProof/>
                <w:webHidden/>
              </w:rPr>
            </w:r>
          </w:ins>
          <w:r>
            <w:rPr>
              <w:noProof/>
              <w:webHidden/>
            </w:rPr>
            <w:fldChar w:fldCharType="separate"/>
          </w:r>
          <w:ins w:id="21" w:author="Andrew Instone-Cowie" w:date="2021-08-25T14:18:00Z">
            <w:r w:rsidR="00E86763">
              <w:rPr>
                <w:noProof/>
                <w:webHidden/>
              </w:rPr>
              <w:t>8</w:t>
            </w:r>
          </w:ins>
          <w:ins w:id="22" w:author="Andrew Instone-Cowie" w:date="2021-08-25T14:13:00Z">
            <w:r>
              <w:rPr>
                <w:noProof/>
                <w:webHidden/>
              </w:rPr>
              <w:fldChar w:fldCharType="end"/>
            </w:r>
            <w:r w:rsidRPr="005C6B75">
              <w:rPr>
                <w:rStyle w:val="Hyperlink"/>
                <w:noProof/>
              </w:rPr>
              <w:fldChar w:fldCharType="end"/>
            </w:r>
          </w:ins>
        </w:p>
        <w:p w14:paraId="1884BE71" w14:textId="12FE2610" w:rsidR="00CD5701" w:rsidRDefault="00CD5701">
          <w:pPr>
            <w:pStyle w:val="TOC1"/>
            <w:tabs>
              <w:tab w:val="right" w:leader="dot" w:pos="9016"/>
            </w:tabs>
            <w:rPr>
              <w:ins w:id="23" w:author="Andrew Instone-Cowie" w:date="2021-08-25T14:13:00Z"/>
              <w:rFonts w:eastAsiaTheme="minorEastAsia"/>
              <w:noProof/>
              <w:lang w:eastAsia="en-GB"/>
            </w:rPr>
          </w:pPr>
          <w:ins w:id="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Documentation Map</w:t>
            </w:r>
            <w:r>
              <w:rPr>
                <w:noProof/>
                <w:webHidden/>
              </w:rPr>
              <w:tab/>
            </w:r>
            <w:r>
              <w:rPr>
                <w:noProof/>
                <w:webHidden/>
              </w:rPr>
              <w:fldChar w:fldCharType="begin"/>
            </w:r>
            <w:r>
              <w:rPr>
                <w:noProof/>
                <w:webHidden/>
              </w:rPr>
              <w:instrText xml:space="preserve"> PAGEREF _Toc80793200 \h </w:instrText>
            </w:r>
            <w:r>
              <w:rPr>
                <w:noProof/>
                <w:webHidden/>
              </w:rPr>
            </w:r>
          </w:ins>
          <w:r>
            <w:rPr>
              <w:noProof/>
              <w:webHidden/>
            </w:rPr>
            <w:fldChar w:fldCharType="separate"/>
          </w:r>
          <w:ins w:id="25" w:author="Andrew Instone-Cowie" w:date="2021-08-25T14:18:00Z">
            <w:r w:rsidR="00E86763">
              <w:rPr>
                <w:noProof/>
                <w:webHidden/>
              </w:rPr>
              <w:t>9</w:t>
            </w:r>
          </w:ins>
          <w:ins w:id="26" w:author="Andrew Instone-Cowie" w:date="2021-08-25T14:13:00Z">
            <w:r>
              <w:rPr>
                <w:noProof/>
                <w:webHidden/>
              </w:rPr>
              <w:fldChar w:fldCharType="end"/>
            </w:r>
            <w:r w:rsidRPr="005C6B75">
              <w:rPr>
                <w:rStyle w:val="Hyperlink"/>
                <w:noProof/>
              </w:rPr>
              <w:fldChar w:fldCharType="end"/>
            </w:r>
          </w:ins>
        </w:p>
        <w:p w14:paraId="378AB9E9" w14:textId="131A711A" w:rsidR="00CD5701" w:rsidRDefault="00CD5701">
          <w:pPr>
            <w:pStyle w:val="TOC1"/>
            <w:tabs>
              <w:tab w:val="right" w:leader="dot" w:pos="9016"/>
            </w:tabs>
            <w:rPr>
              <w:ins w:id="27" w:author="Andrew Instone-Cowie" w:date="2021-08-25T14:13:00Z"/>
              <w:rFonts w:eastAsiaTheme="minorEastAsia"/>
              <w:noProof/>
              <w:lang w:eastAsia="en-GB"/>
            </w:rPr>
          </w:pPr>
          <w:ins w:id="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About This Guide</w:t>
            </w:r>
            <w:r>
              <w:rPr>
                <w:noProof/>
                <w:webHidden/>
              </w:rPr>
              <w:tab/>
            </w:r>
            <w:r>
              <w:rPr>
                <w:noProof/>
                <w:webHidden/>
              </w:rPr>
              <w:fldChar w:fldCharType="begin"/>
            </w:r>
            <w:r>
              <w:rPr>
                <w:noProof/>
                <w:webHidden/>
              </w:rPr>
              <w:instrText xml:space="preserve"> PAGEREF _Toc80793201 \h </w:instrText>
            </w:r>
            <w:r>
              <w:rPr>
                <w:noProof/>
                <w:webHidden/>
              </w:rPr>
            </w:r>
          </w:ins>
          <w:r>
            <w:rPr>
              <w:noProof/>
              <w:webHidden/>
            </w:rPr>
            <w:fldChar w:fldCharType="separate"/>
          </w:r>
          <w:ins w:id="29" w:author="Andrew Instone-Cowie" w:date="2021-08-25T14:18:00Z">
            <w:r w:rsidR="00E86763">
              <w:rPr>
                <w:noProof/>
                <w:webHidden/>
              </w:rPr>
              <w:t>10</w:t>
            </w:r>
          </w:ins>
          <w:ins w:id="30" w:author="Andrew Instone-Cowie" w:date="2021-08-25T14:13:00Z">
            <w:r>
              <w:rPr>
                <w:noProof/>
                <w:webHidden/>
              </w:rPr>
              <w:fldChar w:fldCharType="end"/>
            </w:r>
            <w:r w:rsidRPr="005C6B75">
              <w:rPr>
                <w:rStyle w:val="Hyperlink"/>
                <w:noProof/>
              </w:rPr>
              <w:fldChar w:fldCharType="end"/>
            </w:r>
          </w:ins>
        </w:p>
        <w:p w14:paraId="600AF6B6" w14:textId="3AA983E6" w:rsidR="00CD5701" w:rsidRDefault="00CD5701">
          <w:pPr>
            <w:pStyle w:val="TOC1"/>
            <w:tabs>
              <w:tab w:val="right" w:leader="dot" w:pos="9016"/>
            </w:tabs>
            <w:rPr>
              <w:ins w:id="31" w:author="Andrew Instone-Cowie" w:date="2021-08-25T14:13:00Z"/>
              <w:rFonts w:eastAsiaTheme="minorEastAsia"/>
              <w:noProof/>
              <w:lang w:eastAsia="en-GB"/>
            </w:rPr>
          </w:pPr>
          <w:ins w:id="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Typical Type 2 Simulator Installations</w:t>
            </w:r>
            <w:r>
              <w:rPr>
                <w:noProof/>
                <w:webHidden/>
              </w:rPr>
              <w:tab/>
            </w:r>
            <w:r>
              <w:rPr>
                <w:noProof/>
                <w:webHidden/>
              </w:rPr>
              <w:fldChar w:fldCharType="begin"/>
            </w:r>
            <w:r>
              <w:rPr>
                <w:noProof/>
                <w:webHidden/>
              </w:rPr>
              <w:instrText xml:space="preserve"> PAGEREF _Toc80793202 \h </w:instrText>
            </w:r>
            <w:r>
              <w:rPr>
                <w:noProof/>
                <w:webHidden/>
              </w:rPr>
            </w:r>
          </w:ins>
          <w:r>
            <w:rPr>
              <w:noProof/>
              <w:webHidden/>
            </w:rPr>
            <w:fldChar w:fldCharType="separate"/>
          </w:r>
          <w:ins w:id="33" w:author="Andrew Instone-Cowie" w:date="2021-08-25T14:18:00Z">
            <w:r w:rsidR="00E86763">
              <w:rPr>
                <w:noProof/>
                <w:webHidden/>
              </w:rPr>
              <w:t>11</w:t>
            </w:r>
          </w:ins>
          <w:ins w:id="34" w:author="Andrew Instone-Cowie" w:date="2021-08-25T14:13:00Z">
            <w:r>
              <w:rPr>
                <w:noProof/>
                <w:webHidden/>
              </w:rPr>
              <w:fldChar w:fldCharType="end"/>
            </w:r>
            <w:r w:rsidRPr="005C6B75">
              <w:rPr>
                <w:rStyle w:val="Hyperlink"/>
                <w:noProof/>
              </w:rPr>
              <w:fldChar w:fldCharType="end"/>
            </w:r>
          </w:ins>
        </w:p>
        <w:p w14:paraId="1FA78082" w14:textId="7280439A" w:rsidR="00CD5701" w:rsidRDefault="00CD5701">
          <w:pPr>
            <w:pStyle w:val="TOC2"/>
            <w:tabs>
              <w:tab w:val="right" w:leader="dot" w:pos="9016"/>
            </w:tabs>
            <w:rPr>
              <w:ins w:id="35" w:author="Andrew Instone-Cowie" w:date="2021-08-25T14:13:00Z"/>
              <w:rFonts w:eastAsiaTheme="minorEastAsia"/>
              <w:noProof/>
              <w:lang w:eastAsia="en-GB"/>
            </w:rPr>
          </w:pPr>
          <w:ins w:id="3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Basic Configuration</w:t>
            </w:r>
            <w:r>
              <w:rPr>
                <w:noProof/>
                <w:webHidden/>
              </w:rPr>
              <w:tab/>
            </w:r>
            <w:r>
              <w:rPr>
                <w:noProof/>
                <w:webHidden/>
              </w:rPr>
              <w:fldChar w:fldCharType="begin"/>
            </w:r>
            <w:r>
              <w:rPr>
                <w:noProof/>
                <w:webHidden/>
              </w:rPr>
              <w:instrText xml:space="preserve"> PAGEREF _Toc80793203 \h </w:instrText>
            </w:r>
            <w:r>
              <w:rPr>
                <w:noProof/>
                <w:webHidden/>
              </w:rPr>
            </w:r>
          </w:ins>
          <w:r>
            <w:rPr>
              <w:noProof/>
              <w:webHidden/>
            </w:rPr>
            <w:fldChar w:fldCharType="separate"/>
          </w:r>
          <w:ins w:id="37" w:author="Andrew Instone-Cowie" w:date="2021-08-25T14:18:00Z">
            <w:r w:rsidR="00E86763">
              <w:rPr>
                <w:noProof/>
                <w:webHidden/>
              </w:rPr>
              <w:t>11</w:t>
            </w:r>
          </w:ins>
          <w:ins w:id="38" w:author="Andrew Instone-Cowie" w:date="2021-08-25T14:13:00Z">
            <w:r>
              <w:rPr>
                <w:noProof/>
                <w:webHidden/>
              </w:rPr>
              <w:fldChar w:fldCharType="end"/>
            </w:r>
            <w:r w:rsidRPr="005C6B75">
              <w:rPr>
                <w:rStyle w:val="Hyperlink"/>
                <w:noProof/>
              </w:rPr>
              <w:fldChar w:fldCharType="end"/>
            </w:r>
          </w:ins>
        </w:p>
        <w:p w14:paraId="77F9AD47" w14:textId="6757224A" w:rsidR="00CD5701" w:rsidRDefault="00CD5701">
          <w:pPr>
            <w:pStyle w:val="TOC2"/>
            <w:tabs>
              <w:tab w:val="right" w:leader="dot" w:pos="9016"/>
            </w:tabs>
            <w:rPr>
              <w:ins w:id="39" w:author="Andrew Instone-Cowie" w:date="2021-08-25T14:13:00Z"/>
              <w:rFonts w:eastAsiaTheme="minorEastAsia"/>
              <w:noProof/>
              <w:lang w:eastAsia="en-GB"/>
            </w:rPr>
          </w:pPr>
          <w:ins w:id="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Second PC Module</w:t>
            </w:r>
            <w:r>
              <w:rPr>
                <w:noProof/>
                <w:webHidden/>
              </w:rPr>
              <w:tab/>
            </w:r>
            <w:r>
              <w:rPr>
                <w:noProof/>
                <w:webHidden/>
              </w:rPr>
              <w:fldChar w:fldCharType="begin"/>
            </w:r>
            <w:r>
              <w:rPr>
                <w:noProof/>
                <w:webHidden/>
              </w:rPr>
              <w:instrText xml:space="preserve"> PAGEREF _Toc80793204 \h </w:instrText>
            </w:r>
            <w:r>
              <w:rPr>
                <w:noProof/>
                <w:webHidden/>
              </w:rPr>
            </w:r>
          </w:ins>
          <w:r>
            <w:rPr>
              <w:noProof/>
              <w:webHidden/>
            </w:rPr>
            <w:fldChar w:fldCharType="separate"/>
          </w:r>
          <w:ins w:id="41" w:author="Andrew Instone-Cowie" w:date="2021-08-25T14:18:00Z">
            <w:r w:rsidR="00E86763">
              <w:rPr>
                <w:noProof/>
                <w:webHidden/>
              </w:rPr>
              <w:t>12</w:t>
            </w:r>
          </w:ins>
          <w:ins w:id="42" w:author="Andrew Instone-Cowie" w:date="2021-08-25T14:13:00Z">
            <w:r>
              <w:rPr>
                <w:noProof/>
                <w:webHidden/>
              </w:rPr>
              <w:fldChar w:fldCharType="end"/>
            </w:r>
            <w:r w:rsidRPr="005C6B75">
              <w:rPr>
                <w:rStyle w:val="Hyperlink"/>
                <w:noProof/>
              </w:rPr>
              <w:fldChar w:fldCharType="end"/>
            </w:r>
          </w:ins>
        </w:p>
        <w:p w14:paraId="40796385" w14:textId="5B7C0DA3" w:rsidR="00CD5701" w:rsidRDefault="00CD5701">
          <w:pPr>
            <w:pStyle w:val="TOC2"/>
            <w:tabs>
              <w:tab w:val="right" w:leader="dot" w:pos="9016"/>
            </w:tabs>
            <w:rPr>
              <w:ins w:id="43" w:author="Andrew Instone-Cowie" w:date="2021-08-25T14:13:00Z"/>
              <w:rFonts w:eastAsiaTheme="minorEastAsia"/>
              <w:noProof/>
              <w:lang w:eastAsia="en-GB"/>
            </w:rPr>
          </w:pPr>
          <w:ins w:id="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Basic Serial Splitter Module</w:t>
            </w:r>
            <w:r>
              <w:rPr>
                <w:noProof/>
                <w:webHidden/>
              </w:rPr>
              <w:tab/>
            </w:r>
            <w:r>
              <w:rPr>
                <w:noProof/>
                <w:webHidden/>
              </w:rPr>
              <w:fldChar w:fldCharType="begin"/>
            </w:r>
            <w:r>
              <w:rPr>
                <w:noProof/>
                <w:webHidden/>
              </w:rPr>
              <w:instrText xml:space="preserve"> PAGEREF _Toc80793205 \h </w:instrText>
            </w:r>
            <w:r>
              <w:rPr>
                <w:noProof/>
                <w:webHidden/>
              </w:rPr>
            </w:r>
          </w:ins>
          <w:r>
            <w:rPr>
              <w:noProof/>
              <w:webHidden/>
            </w:rPr>
            <w:fldChar w:fldCharType="separate"/>
          </w:r>
          <w:ins w:id="45" w:author="Andrew Instone-Cowie" w:date="2021-08-25T14:18:00Z">
            <w:r w:rsidR="00E86763">
              <w:rPr>
                <w:noProof/>
                <w:webHidden/>
              </w:rPr>
              <w:t>13</w:t>
            </w:r>
          </w:ins>
          <w:ins w:id="46" w:author="Andrew Instone-Cowie" w:date="2021-08-25T14:13:00Z">
            <w:r>
              <w:rPr>
                <w:noProof/>
                <w:webHidden/>
              </w:rPr>
              <w:fldChar w:fldCharType="end"/>
            </w:r>
            <w:r w:rsidRPr="005C6B75">
              <w:rPr>
                <w:rStyle w:val="Hyperlink"/>
                <w:noProof/>
              </w:rPr>
              <w:fldChar w:fldCharType="end"/>
            </w:r>
          </w:ins>
        </w:p>
        <w:p w14:paraId="0BEBC05C" w14:textId="1FC66C5E" w:rsidR="00CD5701" w:rsidRDefault="00CD5701">
          <w:pPr>
            <w:pStyle w:val="TOC1"/>
            <w:tabs>
              <w:tab w:val="right" w:leader="dot" w:pos="9016"/>
            </w:tabs>
            <w:rPr>
              <w:ins w:id="47" w:author="Andrew Instone-Cowie" w:date="2021-08-25T14:13:00Z"/>
              <w:rFonts w:eastAsiaTheme="minorEastAsia"/>
              <w:noProof/>
              <w:lang w:eastAsia="en-GB"/>
            </w:rPr>
          </w:pPr>
          <w:ins w:id="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Overview</w:t>
            </w:r>
            <w:r>
              <w:rPr>
                <w:noProof/>
                <w:webHidden/>
              </w:rPr>
              <w:tab/>
            </w:r>
            <w:r>
              <w:rPr>
                <w:noProof/>
                <w:webHidden/>
              </w:rPr>
              <w:fldChar w:fldCharType="begin"/>
            </w:r>
            <w:r>
              <w:rPr>
                <w:noProof/>
                <w:webHidden/>
              </w:rPr>
              <w:instrText xml:space="preserve"> PAGEREF _Toc80793206 \h </w:instrText>
            </w:r>
            <w:r>
              <w:rPr>
                <w:noProof/>
                <w:webHidden/>
              </w:rPr>
            </w:r>
          </w:ins>
          <w:r>
            <w:rPr>
              <w:noProof/>
              <w:webHidden/>
            </w:rPr>
            <w:fldChar w:fldCharType="separate"/>
          </w:r>
          <w:ins w:id="49" w:author="Andrew Instone-Cowie" w:date="2021-08-25T14:18:00Z">
            <w:r w:rsidR="00E86763">
              <w:rPr>
                <w:noProof/>
                <w:webHidden/>
              </w:rPr>
              <w:t>14</w:t>
            </w:r>
          </w:ins>
          <w:ins w:id="50" w:author="Andrew Instone-Cowie" w:date="2021-08-25T14:13:00Z">
            <w:r>
              <w:rPr>
                <w:noProof/>
                <w:webHidden/>
              </w:rPr>
              <w:fldChar w:fldCharType="end"/>
            </w:r>
            <w:r w:rsidRPr="005C6B75">
              <w:rPr>
                <w:rStyle w:val="Hyperlink"/>
                <w:noProof/>
              </w:rPr>
              <w:fldChar w:fldCharType="end"/>
            </w:r>
          </w:ins>
        </w:p>
        <w:p w14:paraId="6E3F3122" w14:textId="7683CB85" w:rsidR="00CD5701" w:rsidRDefault="00CD5701">
          <w:pPr>
            <w:pStyle w:val="TOC2"/>
            <w:tabs>
              <w:tab w:val="right" w:leader="dot" w:pos="9016"/>
            </w:tabs>
            <w:rPr>
              <w:ins w:id="51" w:author="Andrew Instone-Cowie" w:date="2021-08-25T14:13:00Z"/>
              <w:rFonts w:eastAsiaTheme="minorEastAsia"/>
              <w:noProof/>
              <w:lang w:eastAsia="en-GB"/>
            </w:rPr>
          </w:pPr>
          <w:ins w:id="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Bell Sensing Methods</w:t>
            </w:r>
            <w:r>
              <w:rPr>
                <w:noProof/>
                <w:webHidden/>
              </w:rPr>
              <w:tab/>
            </w:r>
            <w:r>
              <w:rPr>
                <w:noProof/>
                <w:webHidden/>
              </w:rPr>
              <w:fldChar w:fldCharType="begin"/>
            </w:r>
            <w:r>
              <w:rPr>
                <w:noProof/>
                <w:webHidden/>
              </w:rPr>
              <w:instrText xml:space="preserve"> PAGEREF _Toc80793207 \h </w:instrText>
            </w:r>
            <w:r>
              <w:rPr>
                <w:noProof/>
                <w:webHidden/>
              </w:rPr>
            </w:r>
          </w:ins>
          <w:r>
            <w:rPr>
              <w:noProof/>
              <w:webHidden/>
            </w:rPr>
            <w:fldChar w:fldCharType="separate"/>
          </w:r>
          <w:ins w:id="53" w:author="Andrew Instone-Cowie" w:date="2021-08-25T14:18:00Z">
            <w:r w:rsidR="00E86763">
              <w:rPr>
                <w:noProof/>
                <w:webHidden/>
              </w:rPr>
              <w:t>14</w:t>
            </w:r>
          </w:ins>
          <w:ins w:id="54" w:author="Andrew Instone-Cowie" w:date="2021-08-25T14:13:00Z">
            <w:r>
              <w:rPr>
                <w:noProof/>
                <w:webHidden/>
              </w:rPr>
              <w:fldChar w:fldCharType="end"/>
            </w:r>
            <w:r w:rsidRPr="005C6B75">
              <w:rPr>
                <w:rStyle w:val="Hyperlink"/>
                <w:noProof/>
              </w:rPr>
              <w:fldChar w:fldCharType="end"/>
            </w:r>
          </w:ins>
        </w:p>
        <w:p w14:paraId="094CC989" w14:textId="291DB521" w:rsidR="00CD5701" w:rsidRDefault="00CD5701">
          <w:pPr>
            <w:pStyle w:val="TOC3"/>
            <w:tabs>
              <w:tab w:val="right" w:leader="dot" w:pos="9016"/>
            </w:tabs>
            <w:rPr>
              <w:ins w:id="55" w:author="Andrew Instone-Cowie" w:date="2021-08-25T14:13:00Z"/>
              <w:noProof/>
              <w:lang w:val="en-GB" w:eastAsia="en-GB"/>
            </w:rPr>
          </w:pPr>
          <w:ins w:id="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Types</w:t>
            </w:r>
            <w:r>
              <w:rPr>
                <w:noProof/>
                <w:webHidden/>
              </w:rPr>
              <w:tab/>
            </w:r>
            <w:r>
              <w:rPr>
                <w:noProof/>
                <w:webHidden/>
              </w:rPr>
              <w:fldChar w:fldCharType="begin"/>
            </w:r>
            <w:r>
              <w:rPr>
                <w:noProof/>
                <w:webHidden/>
              </w:rPr>
              <w:instrText xml:space="preserve"> PAGEREF _Toc80793208 \h </w:instrText>
            </w:r>
            <w:r>
              <w:rPr>
                <w:noProof/>
                <w:webHidden/>
              </w:rPr>
            </w:r>
          </w:ins>
          <w:r>
            <w:rPr>
              <w:noProof/>
              <w:webHidden/>
            </w:rPr>
            <w:fldChar w:fldCharType="separate"/>
          </w:r>
          <w:ins w:id="57" w:author="Andrew Instone-Cowie" w:date="2021-08-25T14:18:00Z">
            <w:r w:rsidR="00E86763">
              <w:rPr>
                <w:noProof/>
                <w:webHidden/>
              </w:rPr>
              <w:t>14</w:t>
            </w:r>
          </w:ins>
          <w:ins w:id="58" w:author="Andrew Instone-Cowie" w:date="2021-08-25T14:13:00Z">
            <w:r>
              <w:rPr>
                <w:noProof/>
                <w:webHidden/>
              </w:rPr>
              <w:fldChar w:fldCharType="end"/>
            </w:r>
            <w:r w:rsidRPr="005C6B75">
              <w:rPr>
                <w:rStyle w:val="Hyperlink"/>
                <w:noProof/>
              </w:rPr>
              <w:fldChar w:fldCharType="end"/>
            </w:r>
          </w:ins>
        </w:p>
        <w:p w14:paraId="61DC3AB3" w14:textId="56D91144" w:rsidR="00CD5701" w:rsidRDefault="00CD5701">
          <w:pPr>
            <w:pStyle w:val="TOC2"/>
            <w:tabs>
              <w:tab w:val="right" w:leader="dot" w:pos="9016"/>
            </w:tabs>
            <w:rPr>
              <w:ins w:id="59" w:author="Andrew Instone-Cowie" w:date="2021-08-25T14:13:00Z"/>
              <w:rFonts w:eastAsiaTheme="minorEastAsia"/>
              <w:noProof/>
              <w:lang w:eastAsia="en-GB"/>
            </w:rPr>
          </w:pPr>
          <w:ins w:id="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"_Toc80793209"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Single vs Dual Trigger</w:t>
            </w:r>
            <w:r>
              <w:rPr>
                <w:noProof/>
                <w:webHidden/>
              </w:rPr>
              <w:tab/>
            </w:r>
            <w:r>
              <w:rPr>
                <w:noProof/>
                <w:webHidden/>
              </w:rPr>
              <w:fldChar w:fldCharType="begin"/>
            </w:r>
            <w:r>
              <w:rPr>
                <w:noProof/>
                <w:webHidden/>
              </w:rPr>
              <w:instrText xml:space="preserve"> PAGEREF _Toc80793209 \h </w:instrText>
            </w:r>
            <w:r>
              <w:rPr>
                <w:noProof/>
                <w:webHidden/>
              </w:rPr>
            </w:r>
          </w:ins>
          <w:r>
            <w:rPr>
              <w:noProof/>
              <w:webHidden/>
            </w:rPr>
            <w:fldChar w:fldCharType="separate"/>
          </w:r>
          <w:ins w:id="61" w:author="Andrew Instone-Cowie" w:date="2021-08-25T14:18:00Z">
            <w:r w:rsidR="00E86763">
              <w:rPr>
                <w:noProof/>
                <w:webHidden/>
              </w:rPr>
              <w:t>15</w:t>
            </w:r>
          </w:ins>
          <w:ins w:id="62" w:author="Andrew Instone-Cowie" w:date="2021-08-25T14:13:00Z">
            <w:r>
              <w:rPr>
                <w:noProof/>
                <w:webHidden/>
              </w:rPr>
              <w:fldChar w:fldCharType="end"/>
            </w:r>
            <w:r w:rsidRPr="005C6B75">
              <w:rPr>
                <w:rStyle w:val="Hyperlink"/>
                <w:noProof/>
              </w:rPr>
              <w:fldChar w:fldCharType="end"/>
            </w:r>
          </w:ins>
        </w:p>
        <w:p w14:paraId="58C4CC21" w14:textId="7DDDEDD7" w:rsidR="00CD5701" w:rsidRDefault="00CD5701">
          <w:pPr>
            <w:pStyle w:val="TOC3"/>
            <w:tabs>
              <w:tab w:val="right" w:leader="dot" w:pos="9016"/>
            </w:tabs>
            <w:rPr>
              <w:ins w:id="63" w:author="Andrew Instone-Cowie" w:date="2021-08-25T14:13:00Z"/>
              <w:noProof/>
              <w:lang w:val="en-GB" w:eastAsia="en-GB"/>
            </w:rPr>
          </w:pPr>
          <w:ins w:id="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Dual Triggers</w:t>
            </w:r>
            <w:r>
              <w:rPr>
                <w:noProof/>
                <w:webHidden/>
              </w:rPr>
              <w:tab/>
            </w:r>
            <w:r>
              <w:rPr>
                <w:noProof/>
                <w:webHidden/>
              </w:rPr>
              <w:fldChar w:fldCharType="begin"/>
            </w:r>
            <w:r>
              <w:rPr>
                <w:noProof/>
                <w:webHidden/>
              </w:rPr>
              <w:instrText xml:space="preserve"> PAGEREF _Toc80793210 \h </w:instrText>
            </w:r>
            <w:r>
              <w:rPr>
                <w:noProof/>
                <w:webHidden/>
              </w:rPr>
            </w:r>
          </w:ins>
          <w:r>
            <w:rPr>
              <w:noProof/>
              <w:webHidden/>
            </w:rPr>
            <w:fldChar w:fldCharType="separate"/>
          </w:r>
          <w:ins w:id="65" w:author="Andrew Instone-Cowie" w:date="2021-08-25T14:18:00Z">
            <w:r w:rsidR="00E86763">
              <w:rPr>
                <w:noProof/>
                <w:webHidden/>
              </w:rPr>
              <w:t>15</w:t>
            </w:r>
          </w:ins>
          <w:ins w:id="66" w:author="Andrew Instone-Cowie" w:date="2021-08-25T14:13:00Z">
            <w:r>
              <w:rPr>
                <w:noProof/>
                <w:webHidden/>
              </w:rPr>
              <w:fldChar w:fldCharType="end"/>
            </w:r>
            <w:r w:rsidRPr="005C6B75">
              <w:rPr>
                <w:rStyle w:val="Hyperlink"/>
                <w:noProof/>
              </w:rPr>
              <w:fldChar w:fldCharType="end"/>
            </w:r>
          </w:ins>
        </w:p>
        <w:p w14:paraId="10D7E56F" w14:textId="2C453585" w:rsidR="00CD5701" w:rsidRDefault="00CD5701">
          <w:pPr>
            <w:pStyle w:val="TOC3"/>
            <w:tabs>
              <w:tab w:val="right" w:leader="dot" w:pos="9016"/>
            </w:tabs>
            <w:rPr>
              <w:ins w:id="67" w:author="Andrew Instone-Cowie" w:date="2021-08-25T14:13:00Z"/>
              <w:noProof/>
              <w:lang w:val="en-GB" w:eastAsia="en-GB"/>
            </w:rPr>
          </w:pPr>
          <w:ins w:id="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Single Trigger</w:t>
            </w:r>
            <w:r>
              <w:rPr>
                <w:noProof/>
                <w:webHidden/>
              </w:rPr>
              <w:tab/>
            </w:r>
            <w:r>
              <w:rPr>
                <w:noProof/>
                <w:webHidden/>
              </w:rPr>
              <w:fldChar w:fldCharType="begin"/>
            </w:r>
            <w:r>
              <w:rPr>
                <w:noProof/>
                <w:webHidden/>
              </w:rPr>
              <w:instrText xml:space="preserve"> PAGEREF _Toc80793211 \h </w:instrText>
            </w:r>
            <w:r>
              <w:rPr>
                <w:noProof/>
                <w:webHidden/>
              </w:rPr>
            </w:r>
          </w:ins>
          <w:r>
            <w:rPr>
              <w:noProof/>
              <w:webHidden/>
            </w:rPr>
            <w:fldChar w:fldCharType="separate"/>
          </w:r>
          <w:ins w:id="69" w:author="Andrew Instone-Cowie" w:date="2021-08-25T14:18:00Z">
            <w:r w:rsidR="00E86763">
              <w:rPr>
                <w:noProof/>
                <w:webHidden/>
              </w:rPr>
              <w:t>16</w:t>
            </w:r>
          </w:ins>
          <w:ins w:id="70" w:author="Andrew Instone-Cowie" w:date="2021-08-25T14:13:00Z">
            <w:r>
              <w:rPr>
                <w:noProof/>
                <w:webHidden/>
              </w:rPr>
              <w:fldChar w:fldCharType="end"/>
            </w:r>
            <w:r w:rsidRPr="005C6B75">
              <w:rPr>
                <w:rStyle w:val="Hyperlink"/>
                <w:noProof/>
              </w:rPr>
              <w:fldChar w:fldCharType="end"/>
            </w:r>
          </w:ins>
        </w:p>
        <w:p w14:paraId="458985D3" w14:textId="380C41C0" w:rsidR="00CD5701" w:rsidRDefault="00CD5701">
          <w:pPr>
            <w:pStyle w:val="TOC1"/>
            <w:tabs>
              <w:tab w:val="right" w:leader="dot" w:pos="9016"/>
            </w:tabs>
            <w:rPr>
              <w:ins w:id="71" w:author="Andrew Instone-Cowie" w:date="2021-08-25T14:13:00Z"/>
              <w:rFonts w:eastAsiaTheme="minorEastAsia"/>
              <w:noProof/>
              <w:lang w:eastAsia="en-GB"/>
            </w:rPr>
          </w:pPr>
          <w:ins w:id="7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Interface Module Hardware</w:t>
            </w:r>
            <w:r>
              <w:rPr>
                <w:noProof/>
                <w:webHidden/>
              </w:rPr>
              <w:tab/>
            </w:r>
            <w:r>
              <w:rPr>
                <w:noProof/>
                <w:webHidden/>
              </w:rPr>
              <w:fldChar w:fldCharType="begin"/>
            </w:r>
            <w:r>
              <w:rPr>
                <w:noProof/>
                <w:webHidden/>
              </w:rPr>
              <w:instrText xml:space="preserve"> PAGEREF _Toc80793212 \h </w:instrText>
            </w:r>
            <w:r>
              <w:rPr>
                <w:noProof/>
                <w:webHidden/>
              </w:rPr>
            </w:r>
          </w:ins>
          <w:r>
            <w:rPr>
              <w:noProof/>
              <w:webHidden/>
            </w:rPr>
            <w:fldChar w:fldCharType="separate"/>
          </w:r>
          <w:ins w:id="73" w:author="Andrew Instone-Cowie" w:date="2021-08-25T14:18:00Z">
            <w:r w:rsidR="00E86763">
              <w:rPr>
                <w:noProof/>
                <w:webHidden/>
              </w:rPr>
              <w:t>18</w:t>
            </w:r>
          </w:ins>
          <w:ins w:id="74" w:author="Andrew Instone-Cowie" w:date="2021-08-25T14:13:00Z">
            <w:r>
              <w:rPr>
                <w:noProof/>
                <w:webHidden/>
              </w:rPr>
              <w:fldChar w:fldCharType="end"/>
            </w:r>
            <w:r w:rsidRPr="005C6B75">
              <w:rPr>
                <w:rStyle w:val="Hyperlink"/>
                <w:noProof/>
              </w:rPr>
              <w:fldChar w:fldCharType="end"/>
            </w:r>
          </w:ins>
        </w:p>
        <w:p w14:paraId="47DFD9D3" w14:textId="30142596" w:rsidR="00CD5701" w:rsidRDefault="00CD5701">
          <w:pPr>
            <w:pStyle w:val="TOC2"/>
            <w:tabs>
              <w:tab w:val="right" w:leader="dot" w:pos="9016"/>
            </w:tabs>
            <w:rPr>
              <w:ins w:id="75" w:author="Andrew Instone-Cowie" w:date="2021-08-25T14:13:00Z"/>
              <w:rFonts w:eastAsiaTheme="minorEastAsia"/>
              <w:noProof/>
              <w:lang w:eastAsia="en-GB"/>
            </w:rPr>
          </w:pPr>
          <w:ins w:id="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Overview</w:t>
            </w:r>
            <w:r>
              <w:rPr>
                <w:noProof/>
                <w:webHidden/>
              </w:rPr>
              <w:tab/>
            </w:r>
            <w:r>
              <w:rPr>
                <w:noProof/>
                <w:webHidden/>
              </w:rPr>
              <w:fldChar w:fldCharType="begin"/>
            </w:r>
            <w:r>
              <w:rPr>
                <w:noProof/>
                <w:webHidden/>
              </w:rPr>
              <w:instrText xml:space="preserve"> PAGEREF _Toc80793213 \h </w:instrText>
            </w:r>
            <w:r>
              <w:rPr>
                <w:noProof/>
                <w:webHidden/>
              </w:rPr>
            </w:r>
          </w:ins>
          <w:r>
            <w:rPr>
              <w:noProof/>
              <w:webHidden/>
            </w:rPr>
            <w:fldChar w:fldCharType="separate"/>
          </w:r>
          <w:ins w:id="77" w:author="Andrew Instone-Cowie" w:date="2021-08-25T14:18:00Z">
            <w:r w:rsidR="00E86763">
              <w:rPr>
                <w:noProof/>
                <w:webHidden/>
              </w:rPr>
              <w:t>18</w:t>
            </w:r>
          </w:ins>
          <w:ins w:id="78" w:author="Andrew Instone-Cowie" w:date="2021-08-25T14:13:00Z">
            <w:r>
              <w:rPr>
                <w:noProof/>
                <w:webHidden/>
              </w:rPr>
              <w:fldChar w:fldCharType="end"/>
            </w:r>
            <w:r w:rsidRPr="005C6B75">
              <w:rPr>
                <w:rStyle w:val="Hyperlink"/>
                <w:noProof/>
              </w:rPr>
              <w:fldChar w:fldCharType="end"/>
            </w:r>
          </w:ins>
        </w:p>
        <w:p w14:paraId="71B45C40" w14:textId="6C41C550" w:rsidR="00CD5701" w:rsidRDefault="00CD5701">
          <w:pPr>
            <w:pStyle w:val="TOC2"/>
            <w:tabs>
              <w:tab w:val="right" w:leader="dot" w:pos="9016"/>
            </w:tabs>
            <w:rPr>
              <w:ins w:id="79" w:author="Andrew Instone-Cowie" w:date="2021-08-25T14:13:00Z"/>
              <w:rFonts w:eastAsiaTheme="minorEastAsia"/>
              <w:noProof/>
              <w:lang w:eastAsia="en-GB"/>
            </w:rPr>
          </w:pPr>
          <w:ins w:id="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Hardware Options</w:t>
            </w:r>
            <w:r>
              <w:rPr>
                <w:noProof/>
                <w:webHidden/>
              </w:rPr>
              <w:tab/>
            </w:r>
            <w:r>
              <w:rPr>
                <w:noProof/>
                <w:webHidden/>
              </w:rPr>
              <w:fldChar w:fldCharType="begin"/>
            </w:r>
            <w:r>
              <w:rPr>
                <w:noProof/>
                <w:webHidden/>
              </w:rPr>
              <w:instrText xml:space="preserve"> PAGEREF _Toc80793214 \h </w:instrText>
            </w:r>
            <w:r>
              <w:rPr>
                <w:noProof/>
                <w:webHidden/>
              </w:rPr>
            </w:r>
          </w:ins>
          <w:r>
            <w:rPr>
              <w:noProof/>
              <w:webHidden/>
            </w:rPr>
            <w:fldChar w:fldCharType="separate"/>
          </w:r>
          <w:ins w:id="81" w:author="Andrew Instone-Cowie" w:date="2021-08-25T14:18:00Z">
            <w:r w:rsidR="00E86763">
              <w:rPr>
                <w:noProof/>
                <w:webHidden/>
              </w:rPr>
              <w:t>18</w:t>
            </w:r>
          </w:ins>
          <w:ins w:id="82" w:author="Andrew Instone-Cowie" w:date="2021-08-25T14:13:00Z">
            <w:r>
              <w:rPr>
                <w:noProof/>
                <w:webHidden/>
              </w:rPr>
              <w:fldChar w:fldCharType="end"/>
            </w:r>
            <w:r w:rsidRPr="005C6B75">
              <w:rPr>
                <w:rStyle w:val="Hyperlink"/>
                <w:noProof/>
              </w:rPr>
              <w:fldChar w:fldCharType="end"/>
            </w:r>
          </w:ins>
        </w:p>
        <w:p w14:paraId="2F43F2F8" w14:textId="2E190321" w:rsidR="00CD5701" w:rsidRDefault="00CD5701">
          <w:pPr>
            <w:pStyle w:val="TOC2"/>
            <w:tabs>
              <w:tab w:val="right" w:leader="dot" w:pos="9016"/>
            </w:tabs>
            <w:rPr>
              <w:ins w:id="83" w:author="Andrew Instone-Cowie" w:date="2021-08-25T14:13:00Z"/>
              <w:rFonts w:eastAsiaTheme="minorEastAsia"/>
              <w:noProof/>
              <w:lang w:eastAsia="en-GB"/>
            </w:rPr>
          </w:pPr>
          <w:ins w:id="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Hardware Interrupts</w:t>
            </w:r>
            <w:r>
              <w:rPr>
                <w:noProof/>
                <w:webHidden/>
              </w:rPr>
              <w:tab/>
            </w:r>
            <w:r>
              <w:rPr>
                <w:noProof/>
                <w:webHidden/>
              </w:rPr>
              <w:fldChar w:fldCharType="begin"/>
            </w:r>
            <w:r>
              <w:rPr>
                <w:noProof/>
                <w:webHidden/>
              </w:rPr>
              <w:instrText xml:space="preserve"> PAGEREF _Toc80793215 \h </w:instrText>
            </w:r>
            <w:r>
              <w:rPr>
                <w:noProof/>
                <w:webHidden/>
              </w:rPr>
            </w:r>
          </w:ins>
          <w:r>
            <w:rPr>
              <w:noProof/>
              <w:webHidden/>
            </w:rPr>
            <w:fldChar w:fldCharType="separate"/>
          </w:r>
          <w:ins w:id="85" w:author="Andrew Instone-Cowie" w:date="2021-08-25T14:18:00Z">
            <w:r w:rsidR="00E86763">
              <w:rPr>
                <w:noProof/>
                <w:webHidden/>
              </w:rPr>
              <w:t>18</w:t>
            </w:r>
          </w:ins>
          <w:ins w:id="86" w:author="Andrew Instone-Cowie" w:date="2021-08-25T14:13:00Z">
            <w:r>
              <w:rPr>
                <w:noProof/>
                <w:webHidden/>
              </w:rPr>
              <w:fldChar w:fldCharType="end"/>
            </w:r>
            <w:r w:rsidRPr="005C6B75">
              <w:rPr>
                <w:rStyle w:val="Hyperlink"/>
                <w:noProof/>
              </w:rPr>
              <w:fldChar w:fldCharType="end"/>
            </w:r>
          </w:ins>
        </w:p>
        <w:p w14:paraId="5CCCE756" w14:textId="786F29E7" w:rsidR="00CD5701" w:rsidRDefault="00CD5701">
          <w:pPr>
            <w:pStyle w:val="TOC2"/>
            <w:tabs>
              <w:tab w:val="right" w:leader="dot" w:pos="9016"/>
            </w:tabs>
            <w:rPr>
              <w:ins w:id="87" w:author="Andrew Instone-Cowie" w:date="2021-08-25T14:13:00Z"/>
              <w:rFonts w:eastAsiaTheme="minorEastAsia"/>
              <w:noProof/>
              <w:lang w:eastAsia="en-GB"/>
            </w:rPr>
          </w:pPr>
          <w:ins w:id="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Microcontroller Hardware</w:t>
            </w:r>
            <w:r>
              <w:rPr>
                <w:noProof/>
                <w:webHidden/>
              </w:rPr>
              <w:tab/>
            </w:r>
            <w:r>
              <w:rPr>
                <w:noProof/>
                <w:webHidden/>
              </w:rPr>
              <w:fldChar w:fldCharType="begin"/>
            </w:r>
            <w:r>
              <w:rPr>
                <w:noProof/>
                <w:webHidden/>
              </w:rPr>
              <w:instrText xml:space="preserve"> PAGEREF _Toc80793216 \h </w:instrText>
            </w:r>
            <w:r>
              <w:rPr>
                <w:noProof/>
                <w:webHidden/>
              </w:rPr>
            </w:r>
          </w:ins>
          <w:r>
            <w:rPr>
              <w:noProof/>
              <w:webHidden/>
            </w:rPr>
            <w:fldChar w:fldCharType="separate"/>
          </w:r>
          <w:ins w:id="89" w:author="Andrew Instone-Cowie" w:date="2021-08-25T14:18:00Z">
            <w:r w:rsidR="00E86763">
              <w:rPr>
                <w:noProof/>
                <w:webHidden/>
              </w:rPr>
              <w:t>19</w:t>
            </w:r>
          </w:ins>
          <w:ins w:id="90" w:author="Andrew Instone-Cowie" w:date="2021-08-25T14:13:00Z">
            <w:r>
              <w:rPr>
                <w:noProof/>
                <w:webHidden/>
              </w:rPr>
              <w:fldChar w:fldCharType="end"/>
            </w:r>
            <w:r w:rsidRPr="005C6B75">
              <w:rPr>
                <w:rStyle w:val="Hyperlink"/>
                <w:noProof/>
              </w:rPr>
              <w:fldChar w:fldCharType="end"/>
            </w:r>
          </w:ins>
        </w:p>
        <w:p w14:paraId="3BD3C6E1" w14:textId="43FF325A" w:rsidR="00CD5701" w:rsidRDefault="00CD5701">
          <w:pPr>
            <w:pStyle w:val="TOC2"/>
            <w:tabs>
              <w:tab w:val="right" w:leader="dot" w:pos="9016"/>
            </w:tabs>
            <w:rPr>
              <w:ins w:id="91" w:author="Andrew Instone-Cowie" w:date="2021-08-25T14:13:00Z"/>
              <w:rFonts w:eastAsiaTheme="minorEastAsia"/>
              <w:noProof/>
              <w:lang w:eastAsia="en-GB"/>
            </w:rPr>
          </w:pPr>
          <w:ins w:id="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Serial Line Driver</w:t>
            </w:r>
            <w:r>
              <w:rPr>
                <w:noProof/>
                <w:webHidden/>
              </w:rPr>
              <w:tab/>
            </w:r>
            <w:r>
              <w:rPr>
                <w:noProof/>
                <w:webHidden/>
              </w:rPr>
              <w:fldChar w:fldCharType="begin"/>
            </w:r>
            <w:r>
              <w:rPr>
                <w:noProof/>
                <w:webHidden/>
              </w:rPr>
              <w:instrText xml:space="preserve"> PAGEREF _Toc80793217 \h </w:instrText>
            </w:r>
            <w:r>
              <w:rPr>
                <w:noProof/>
                <w:webHidden/>
              </w:rPr>
            </w:r>
          </w:ins>
          <w:r>
            <w:rPr>
              <w:noProof/>
              <w:webHidden/>
            </w:rPr>
            <w:fldChar w:fldCharType="separate"/>
          </w:r>
          <w:ins w:id="93" w:author="Andrew Instone-Cowie" w:date="2021-08-25T14:18:00Z">
            <w:r w:rsidR="00E86763">
              <w:rPr>
                <w:noProof/>
                <w:webHidden/>
              </w:rPr>
              <w:t>19</w:t>
            </w:r>
          </w:ins>
          <w:ins w:id="94" w:author="Andrew Instone-Cowie" w:date="2021-08-25T14:13:00Z">
            <w:r>
              <w:rPr>
                <w:noProof/>
                <w:webHidden/>
              </w:rPr>
              <w:fldChar w:fldCharType="end"/>
            </w:r>
            <w:r w:rsidRPr="005C6B75">
              <w:rPr>
                <w:rStyle w:val="Hyperlink"/>
                <w:noProof/>
              </w:rPr>
              <w:fldChar w:fldCharType="end"/>
            </w:r>
          </w:ins>
        </w:p>
        <w:p w14:paraId="46816A26" w14:textId="7526804B" w:rsidR="00CD5701" w:rsidRDefault="00CD5701">
          <w:pPr>
            <w:pStyle w:val="TOC2"/>
            <w:tabs>
              <w:tab w:val="right" w:leader="dot" w:pos="9016"/>
            </w:tabs>
            <w:rPr>
              <w:ins w:id="95" w:author="Andrew Instone-Cowie" w:date="2021-08-25T14:13:00Z"/>
              <w:rFonts w:eastAsiaTheme="minorEastAsia"/>
              <w:noProof/>
              <w:lang w:eastAsia="en-GB"/>
            </w:rPr>
          </w:pPr>
          <w:ins w:id="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Microcontroller Configuration</w:t>
            </w:r>
            <w:r>
              <w:rPr>
                <w:noProof/>
                <w:webHidden/>
              </w:rPr>
              <w:tab/>
            </w:r>
            <w:r>
              <w:rPr>
                <w:noProof/>
                <w:webHidden/>
              </w:rPr>
              <w:fldChar w:fldCharType="begin"/>
            </w:r>
            <w:r>
              <w:rPr>
                <w:noProof/>
                <w:webHidden/>
              </w:rPr>
              <w:instrText xml:space="preserve"> PAGEREF _Toc80793218 \h </w:instrText>
            </w:r>
            <w:r>
              <w:rPr>
                <w:noProof/>
                <w:webHidden/>
              </w:rPr>
            </w:r>
          </w:ins>
          <w:r>
            <w:rPr>
              <w:noProof/>
              <w:webHidden/>
            </w:rPr>
            <w:fldChar w:fldCharType="separate"/>
          </w:r>
          <w:ins w:id="97" w:author="Andrew Instone-Cowie" w:date="2021-08-25T14:18:00Z">
            <w:r w:rsidR="00E86763">
              <w:rPr>
                <w:noProof/>
                <w:webHidden/>
              </w:rPr>
              <w:t>20</w:t>
            </w:r>
          </w:ins>
          <w:ins w:id="98" w:author="Andrew Instone-Cowie" w:date="2021-08-25T14:13:00Z">
            <w:r>
              <w:rPr>
                <w:noProof/>
                <w:webHidden/>
              </w:rPr>
              <w:fldChar w:fldCharType="end"/>
            </w:r>
            <w:r w:rsidRPr="005C6B75">
              <w:rPr>
                <w:rStyle w:val="Hyperlink"/>
                <w:noProof/>
              </w:rPr>
              <w:fldChar w:fldCharType="end"/>
            </w:r>
          </w:ins>
        </w:p>
        <w:p w14:paraId="6DD2076C" w14:textId="71E02B87" w:rsidR="00CD5701" w:rsidRDefault="00CD5701">
          <w:pPr>
            <w:pStyle w:val="TOC3"/>
            <w:tabs>
              <w:tab w:val="right" w:leader="dot" w:pos="9016"/>
            </w:tabs>
            <w:rPr>
              <w:ins w:id="99" w:author="Andrew Instone-Cowie" w:date="2021-08-25T14:13:00Z"/>
              <w:noProof/>
              <w:lang w:val="en-GB" w:eastAsia="en-GB"/>
            </w:rPr>
          </w:pPr>
          <w:ins w:id="10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"_Toc80793219"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Microcontroller I/O Pins</w:t>
            </w:r>
            <w:r>
              <w:rPr>
                <w:noProof/>
                <w:webHidden/>
              </w:rPr>
              <w:tab/>
            </w:r>
            <w:r>
              <w:rPr>
                <w:noProof/>
                <w:webHidden/>
              </w:rPr>
              <w:fldChar w:fldCharType="begin"/>
            </w:r>
            <w:r>
              <w:rPr>
                <w:noProof/>
                <w:webHidden/>
              </w:rPr>
              <w:instrText xml:space="preserve"> PAGEREF _Toc80793219 \h </w:instrText>
            </w:r>
            <w:r>
              <w:rPr>
                <w:noProof/>
                <w:webHidden/>
              </w:rPr>
            </w:r>
          </w:ins>
          <w:r>
            <w:rPr>
              <w:noProof/>
              <w:webHidden/>
            </w:rPr>
            <w:fldChar w:fldCharType="separate"/>
          </w:r>
          <w:ins w:id="101" w:author="Andrew Instone-Cowie" w:date="2021-08-25T14:18:00Z">
            <w:r w:rsidR="00E86763">
              <w:rPr>
                <w:noProof/>
                <w:webHidden/>
              </w:rPr>
              <w:t>20</w:t>
            </w:r>
          </w:ins>
          <w:ins w:id="102" w:author="Andrew Instone-Cowie" w:date="2021-08-25T14:13:00Z">
            <w:r>
              <w:rPr>
                <w:noProof/>
                <w:webHidden/>
              </w:rPr>
              <w:fldChar w:fldCharType="end"/>
            </w:r>
            <w:r w:rsidRPr="005C6B75">
              <w:rPr>
                <w:rStyle w:val="Hyperlink"/>
                <w:noProof/>
              </w:rPr>
              <w:fldChar w:fldCharType="end"/>
            </w:r>
          </w:ins>
        </w:p>
        <w:p w14:paraId="2D73AF59" w14:textId="5FC8B5F2" w:rsidR="00CD5701" w:rsidRDefault="00CD5701">
          <w:pPr>
            <w:pStyle w:val="TOC3"/>
            <w:tabs>
              <w:tab w:val="right" w:leader="dot" w:pos="9016"/>
            </w:tabs>
            <w:rPr>
              <w:ins w:id="103" w:author="Andrew Instone-Cowie" w:date="2021-08-25T14:13:00Z"/>
              <w:noProof/>
              <w:lang w:val="en-GB" w:eastAsia="en-GB"/>
            </w:rPr>
          </w:pPr>
          <w:ins w:id="10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Microcontroller Fuse Settings</w:t>
            </w:r>
            <w:r>
              <w:rPr>
                <w:noProof/>
                <w:webHidden/>
              </w:rPr>
              <w:tab/>
            </w:r>
            <w:r>
              <w:rPr>
                <w:noProof/>
                <w:webHidden/>
              </w:rPr>
              <w:fldChar w:fldCharType="begin"/>
            </w:r>
            <w:r>
              <w:rPr>
                <w:noProof/>
                <w:webHidden/>
              </w:rPr>
              <w:instrText xml:space="preserve"> PAGEREF _Toc80793220 \h </w:instrText>
            </w:r>
            <w:r>
              <w:rPr>
                <w:noProof/>
                <w:webHidden/>
              </w:rPr>
            </w:r>
          </w:ins>
          <w:r>
            <w:rPr>
              <w:noProof/>
              <w:webHidden/>
            </w:rPr>
            <w:fldChar w:fldCharType="separate"/>
          </w:r>
          <w:ins w:id="105" w:author="Andrew Instone-Cowie" w:date="2021-08-25T14:18:00Z">
            <w:r w:rsidR="00E86763">
              <w:rPr>
                <w:noProof/>
                <w:webHidden/>
              </w:rPr>
              <w:t>21</w:t>
            </w:r>
          </w:ins>
          <w:ins w:id="106" w:author="Andrew Instone-Cowie" w:date="2021-08-25T14:13:00Z">
            <w:r>
              <w:rPr>
                <w:noProof/>
                <w:webHidden/>
              </w:rPr>
              <w:fldChar w:fldCharType="end"/>
            </w:r>
            <w:r w:rsidRPr="005C6B75">
              <w:rPr>
                <w:rStyle w:val="Hyperlink"/>
                <w:noProof/>
              </w:rPr>
              <w:fldChar w:fldCharType="end"/>
            </w:r>
          </w:ins>
        </w:p>
        <w:p w14:paraId="4A1ABF93" w14:textId="334A0681" w:rsidR="00CD5701" w:rsidRDefault="00CD5701">
          <w:pPr>
            <w:pStyle w:val="TOC2"/>
            <w:tabs>
              <w:tab w:val="right" w:leader="dot" w:pos="9016"/>
            </w:tabs>
            <w:rPr>
              <w:ins w:id="107" w:author="Andrew Instone-Cowie" w:date="2021-08-25T14:13:00Z"/>
              <w:rFonts w:eastAsiaTheme="minorEastAsia"/>
              <w:noProof/>
              <w:lang w:eastAsia="en-GB"/>
            </w:rPr>
          </w:pPr>
          <w:ins w:id="10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Power Supply</w:t>
            </w:r>
            <w:r>
              <w:rPr>
                <w:noProof/>
                <w:webHidden/>
              </w:rPr>
              <w:tab/>
            </w:r>
            <w:r>
              <w:rPr>
                <w:noProof/>
                <w:webHidden/>
              </w:rPr>
              <w:fldChar w:fldCharType="begin"/>
            </w:r>
            <w:r>
              <w:rPr>
                <w:noProof/>
                <w:webHidden/>
              </w:rPr>
              <w:instrText xml:space="preserve"> PAGEREF _Toc80793221 \h </w:instrText>
            </w:r>
            <w:r>
              <w:rPr>
                <w:noProof/>
                <w:webHidden/>
              </w:rPr>
            </w:r>
          </w:ins>
          <w:r>
            <w:rPr>
              <w:noProof/>
              <w:webHidden/>
            </w:rPr>
            <w:fldChar w:fldCharType="separate"/>
          </w:r>
          <w:ins w:id="109" w:author="Andrew Instone-Cowie" w:date="2021-08-25T14:18:00Z">
            <w:r w:rsidR="00E86763">
              <w:rPr>
                <w:noProof/>
                <w:webHidden/>
              </w:rPr>
              <w:t>22</w:t>
            </w:r>
          </w:ins>
          <w:ins w:id="110" w:author="Andrew Instone-Cowie" w:date="2021-08-25T14:13:00Z">
            <w:r>
              <w:rPr>
                <w:noProof/>
                <w:webHidden/>
              </w:rPr>
              <w:fldChar w:fldCharType="end"/>
            </w:r>
            <w:r w:rsidRPr="005C6B75">
              <w:rPr>
                <w:rStyle w:val="Hyperlink"/>
                <w:noProof/>
              </w:rPr>
              <w:fldChar w:fldCharType="end"/>
            </w:r>
          </w:ins>
        </w:p>
        <w:p w14:paraId="7F3446DC" w14:textId="1DE0C91D" w:rsidR="00CD5701" w:rsidRDefault="00CD5701">
          <w:pPr>
            <w:pStyle w:val="TOC3"/>
            <w:tabs>
              <w:tab w:val="right" w:leader="dot" w:pos="9016"/>
            </w:tabs>
            <w:rPr>
              <w:ins w:id="111" w:author="Andrew Instone-Cowie" w:date="2021-08-25T14:13:00Z"/>
              <w:noProof/>
              <w:lang w:val="en-GB" w:eastAsia="en-GB"/>
            </w:rPr>
          </w:pPr>
          <w:ins w:id="1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Typical Current Requirements</w:t>
            </w:r>
            <w:r>
              <w:rPr>
                <w:noProof/>
                <w:webHidden/>
              </w:rPr>
              <w:tab/>
            </w:r>
            <w:r>
              <w:rPr>
                <w:noProof/>
                <w:webHidden/>
              </w:rPr>
              <w:fldChar w:fldCharType="begin"/>
            </w:r>
            <w:r>
              <w:rPr>
                <w:noProof/>
                <w:webHidden/>
              </w:rPr>
              <w:instrText xml:space="preserve"> PAGEREF _Toc80793222 \h </w:instrText>
            </w:r>
            <w:r>
              <w:rPr>
                <w:noProof/>
                <w:webHidden/>
              </w:rPr>
            </w:r>
          </w:ins>
          <w:r>
            <w:rPr>
              <w:noProof/>
              <w:webHidden/>
            </w:rPr>
            <w:fldChar w:fldCharType="separate"/>
          </w:r>
          <w:ins w:id="113" w:author="Andrew Instone-Cowie" w:date="2021-08-25T14:18:00Z">
            <w:r w:rsidR="00E86763">
              <w:rPr>
                <w:noProof/>
                <w:webHidden/>
              </w:rPr>
              <w:t>22</w:t>
            </w:r>
          </w:ins>
          <w:ins w:id="114" w:author="Andrew Instone-Cowie" w:date="2021-08-25T14:13:00Z">
            <w:r>
              <w:rPr>
                <w:noProof/>
                <w:webHidden/>
              </w:rPr>
              <w:fldChar w:fldCharType="end"/>
            </w:r>
            <w:r w:rsidRPr="005C6B75">
              <w:rPr>
                <w:rStyle w:val="Hyperlink"/>
                <w:noProof/>
              </w:rPr>
              <w:fldChar w:fldCharType="end"/>
            </w:r>
          </w:ins>
        </w:p>
        <w:p w14:paraId="138F6BAC" w14:textId="5C226CA5" w:rsidR="00CD5701" w:rsidRDefault="00CD5701">
          <w:pPr>
            <w:pStyle w:val="TOC3"/>
            <w:tabs>
              <w:tab w:val="right" w:leader="dot" w:pos="9016"/>
            </w:tabs>
            <w:rPr>
              <w:ins w:id="115" w:author="Andrew Instone-Cowie" w:date="2021-08-25T14:13:00Z"/>
              <w:noProof/>
              <w:lang w:val="en-GB" w:eastAsia="en-GB"/>
            </w:rPr>
          </w:pPr>
          <w:ins w:id="1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Microcontroller Package Ratings</w:t>
            </w:r>
            <w:r>
              <w:rPr>
                <w:noProof/>
                <w:webHidden/>
              </w:rPr>
              <w:tab/>
            </w:r>
            <w:r>
              <w:rPr>
                <w:noProof/>
                <w:webHidden/>
              </w:rPr>
              <w:fldChar w:fldCharType="begin"/>
            </w:r>
            <w:r>
              <w:rPr>
                <w:noProof/>
                <w:webHidden/>
              </w:rPr>
              <w:instrText xml:space="preserve"> PAGEREF _Toc80793223 \h </w:instrText>
            </w:r>
            <w:r>
              <w:rPr>
                <w:noProof/>
                <w:webHidden/>
              </w:rPr>
            </w:r>
          </w:ins>
          <w:r>
            <w:rPr>
              <w:noProof/>
              <w:webHidden/>
            </w:rPr>
            <w:fldChar w:fldCharType="separate"/>
          </w:r>
          <w:ins w:id="117" w:author="Andrew Instone-Cowie" w:date="2021-08-25T14:18:00Z">
            <w:r w:rsidR="00E86763">
              <w:rPr>
                <w:noProof/>
                <w:webHidden/>
              </w:rPr>
              <w:t>22</w:t>
            </w:r>
          </w:ins>
          <w:ins w:id="118" w:author="Andrew Instone-Cowie" w:date="2021-08-25T14:13:00Z">
            <w:r>
              <w:rPr>
                <w:noProof/>
                <w:webHidden/>
              </w:rPr>
              <w:fldChar w:fldCharType="end"/>
            </w:r>
            <w:r w:rsidRPr="005C6B75">
              <w:rPr>
                <w:rStyle w:val="Hyperlink"/>
                <w:noProof/>
              </w:rPr>
              <w:fldChar w:fldCharType="end"/>
            </w:r>
          </w:ins>
        </w:p>
        <w:p w14:paraId="002261CE" w14:textId="614ED2DA" w:rsidR="00CD5701" w:rsidRDefault="00CD5701">
          <w:pPr>
            <w:pStyle w:val="TOC3"/>
            <w:tabs>
              <w:tab w:val="right" w:leader="dot" w:pos="9016"/>
            </w:tabs>
            <w:rPr>
              <w:ins w:id="119" w:author="Andrew Instone-Cowie" w:date="2021-08-25T14:13:00Z"/>
              <w:noProof/>
              <w:lang w:val="en-GB" w:eastAsia="en-GB"/>
            </w:rPr>
          </w:pPr>
          <w:ins w:id="1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Voltage Regulator</w:t>
            </w:r>
            <w:r>
              <w:rPr>
                <w:noProof/>
                <w:webHidden/>
              </w:rPr>
              <w:tab/>
            </w:r>
            <w:r>
              <w:rPr>
                <w:noProof/>
                <w:webHidden/>
              </w:rPr>
              <w:fldChar w:fldCharType="begin"/>
            </w:r>
            <w:r>
              <w:rPr>
                <w:noProof/>
                <w:webHidden/>
              </w:rPr>
              <w:instrText xml:space="preserve"> PAGEREF _Toc80793224 \h </w:instrText>
            </w:r>
            <w:r>
              <w:rPr>
                <w:noProof/>
                <w:webHidden/>
              </w:rPr>
            </w:r>
          </w:ins>
          <w:r>
            <w:rPr>
              <w:noProof/>
              <w:webHidden/>
            </w:rPr>
            <w:fldChar w:fldCharType="separate"/>
          </w:r>
          <w:ins w:id="121" w:author="Andrew Instone-Cowie" w:date="2021-08-25T14:18:00Z">
            <w:r w:rsidR="00E86763">
              <w:rPr>
                <w:noProof/>
                <w:webHidden/>
              </w:rPr>
              <w:t>22</w:t>
            </w:r>
          </w:ins>
          <w:ins w:id="122" w:author="Andrew Instone-Cowie" w:date="2021-08-25T14:13:00Z">
            <w:r>
              <w:rPr>
                <w:noProof/>
                <w:webHidden/>
              </w:rPr>
              <w:fldChar w:fldCharType="end"/>
            </w:r>
            <w:r w:rsidRPr="005C6B75">
              <w:rPr>
                <w:rStyle w:val="Hyperlink"/>
                <w:noProof/>
              </w:rPr>
              <w:fldChar w:fldCharType="end"/>
            </w:r>
          </w:ins>
        </w:p>
        <w:p w14:paraId="420ED7C7" w14:textId="03E8EAEF" w:rsidR="00CD5701" w:rsidRDefault="00CD5701">
          <w:pPr>
            <w:pStyle w:val="TOC3"/>
            <w:tabs>
              <w:tab w:val="right" w:leader="dot" w:pos="9016"/>
            </w:tabs>
            <w:rPr>
              <w:ins w:id="123" w:author="Andrew Instone-Cowie" w:date="2021-08-25T14:13:00Z"/>
              <w:noProof/>
              <w:lang w:val="en-GB" w:eastAsia="en-GB"/>
            </w:rPr>
          </w:pPr>
          <w:ins w:id="1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Cable Voltage Drop</w:t>
            </w:r>
            <w:r>
              <w:rPr>
                <w:noProof/>
                <w:webHidden/>
              </w:rPr>
              <w:tab/>
            </w:r>
            <w:r>
              <w:rPr>
                <w:noProof/>
                <w:webHidden/>
              </w:rPr>
              <w:fldChar w:fldCharType="begin"/>
            </w:r>
            <w:r>
              <w:rPr>
                <w:noProof/>
                <w:webHidden/>
              </w:rPr>
              <w:instrText xml:space="preserve"> PAGEREF _Toc80793225 \h </w:instrText>
            </w:r>
            <w:r>
              <w:rPr>
                <w:noProof/>
                <w:webHidden/>
              </w:rPr>
            </w:r>
          </w:ins>
          <w:r>
            <w:rPr>
              <w:noProof/>
              <w:webHidden/>
            </w:rPr>
            <w:fldChar w:fldCharType="separate"/>
          </w:r>
          <w:ins w:id="125" w:author="Andrew Instone-Cowie" w:date="2021-08-25T14:18:00Z">
            <w:r w:rsidR="00E86763">
              <w:rPr>
                <w:noProof/>
                <w:webHidden/>
              </w:rPr>
              <w:t>22</w:t>
            </w:r>
          </w:ins>
          <w:ins w:id="126" w:author="Andrew Instone-Cowie" w:date="2021-08-25T14:13:00Z">
            <w:r>
              <w:rPr>
                <w:noProof/>
                <w:webHidden/>
              </w:rPr>
              <w:fldChar w:fldCharType="end"/>
            </w:r>
            <w:r w:rsidRPr="005C6B75">
              <w:rPr>
                <w:rStyle w:val="Hyperlink"/>
                <w:noProof/>
              </w:rPr>
              <w:fldChar w:fldCharType="end"/>
            </w:r>
          </w:ins>
        </w:p>
        <w:p w14:paraId="4E78D31F" w14:textId="4D145C95" w:rsidR="00CD5701" w:rsidRDefault="00CD5701">
          <w:pPr>
            <w:pStyle w:val="TOC3"/>
            <w:tabs>
              <w:tab w:val="right" w:leader="dot" w:pos="9016"/>
            </w:tabs>
            <w:rPr>
              <w:ins w:id="127" w:author="Andrew Instone-Cowie" w:date="2021-08-25T14:13:00Z"/>
              <w:noProof/>
              <w:lang w:val="en-GB" w:eastAsia="en-GB"/>
            </w:rPr>
          </w:pPr>
          <w:ins w:id="1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Heat Dissipation</w:t>
            </w:r>
            <w:r>
              <w:rPr>
                <w:noProof/>
                <w:webHidden/>
              </w:rPr>
              <w:tab/>
            </w:r>
            <w:r>
              <w:rPr>
                <w:noProof/>
                <w:webHidden/>
              </w:rPr>
              <w:fldChar w:fldCharType="begin"/>
            </w:r>
            <w:r>
              <w:rPr>
                <w:noProof/>
                <w:webHidden/>
              </w:rPr>
              <w:instrText xml:space="preserve"> PAGEREF _Toc80793226 \h </w:instrText>
            </w:r>
            <w:r>
              <w:rPr>
                <w:noProof/>
                <w:webHidden/>
              </w:rPr>
            </w:r>
          </w:ins>
          <w:r>
            <w:rPr>
              <w:noProof/>
              <w:webHidden/>
            </w:rPr>
            <w:fldChar w:fldCharType="separate"/>
          </w:r>
          <w:ins w:id="129" w:author="Andrew Instone-Cowie" w:date="2021-08-25T14:18:00Z">
            <w:r w:rsidR="00E86763">
              <w:rPr>
                <w:noProof/>
                <w:webHidden/>
              </w:rPr>
              <w:t>23</w:t>
            </w:r>
          </w:ins>
          <w:ins w:id="130" w:author="Andrew Instone-Cowie" w:date="2021-08-25T14:13:00Z">
            <w:r>
              <w:rPr>
                <w:noProof/>
                <w:webHidden/>
              </w:rPr>
              <w:fldChar w:fldCharType="end"/>
            </w:r>
            <w:r w:rsidRPr="005C6B75">
              <w:rPr>
                <w:rStyle w:val="Hyperlink"/>
                <w:noProof/>
              </w:rPr>
              <w:fldChar w:fldCharType="end"/>
            </w:r>
          </w:ins>
        </w:p>
        <w:p w14:paraId="0C482EB9" w14:textId="615BA795" w:rsidR="00CD5701" w:rsidRDefault="00CD5701">
          <w:pPr>
            <w:pStyle w:val="TOC2"/>
            <w:tabs>
              <w:tab w:val="right" w:leader="dot" w:pos="9016"/>
            </w:tabs>
            <w:rPr>
              <w:ins w:id="131" w:author="Andrew Instone-Cowie" w:date="2021-08-25T14:13:00Z"/>
              <w:rFonts w:eastAsiaTheme="minorEastAsia"/>
              <w:noProof/>
              <w:lang w:eastAsia="en-GB"/>
            </w:rPr>
          </w:pPr>
          <w:ins w:id="1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Hardware Compatibility</w:t>
            </w:r>
            <w:r>
              <w:rPr>
                <w:noProof/>
                <w:webHidden/>
              </w:rPr>
              <w:tab/>
            </w:r>
            <w:r>
              <w:rPr>
                <w:noProof/>
                <w:webHidden/>
              </w:rPr>
              <w:fldChar w:fldCharType="begin"/>
            </w:r>
            <w:r>
              <w:rPr>
                <w:noProof/>
                <w:webHidden/>
              </w:rPr>
              <w:instrText xml:space="preserve"> PAGEREF _Toc80793227 \h </w:instrText>
            </w:r>
            <w:r>
              <w:rPr>
                <w:noProof/>
                <w:webHidden/>
              </w:rPr>
            </w:r>
          </w:ins>
          <w:r>
            <w:rPr>
              <w:noProof/>
              <w:webHidden/>
            </w:rPr>
            <w:fldChar w:fldCharType="separate"/>
          </w:r>
          <w:ins w:id="133" w:author="Andrew Instone-Cowie" w:date="2021-08-25T14:18:00Z">
            <w:r w:rsidR="00E86763">
              <w:rPr>
                <w:noProof/>
                <w:webHidden/>
              </w:rPr>
              <w:t>24</w:t>
            </w:r>
          </w:ins>
          <w:ins w:id="134" w:author="Andrew Instone-Cowie" w:date="2021-08-25T14:13:00Z">
            <w:r>
              <w:rPr>
                <w:noProof/>
                <w:webHidden/>
              </w:rPr>
              <w:fldChar w:fldCharType="end"/>
            </w:r>
            <w:r w:rsidRPr="005C6B75">
              <w:rPr>
                <w:rStyle w:val="Hyperlink"/>
                <w:noProof/>
              </w:rPr>
              <w:fldChar w:fldCharType="end"/>
            </w:r>
          </w:ins>
        </w:p>
        <w:p w14:paraId="4835163F" w14:textId="65FC3BD7" w:rsidR="00CD5701" w:rsidRDefault="00CD5701">
          <w:pPr>
            <w:pStyle w:val="TOC1"/>
            <w:tabs>
              <w:tab w:val="right" w:leader="dot" w:pos="9016"/>
            </w:tabs>
            <w:rPr>
              <w:ins w:id="135" w:author="Andrew Instone-Cowie" w:date="2021-08-25T14:13:00Z"/>
              <w:rFonts w:eastAsiaTheme="minorEastAsia"/>
              <w:noProof/>
              <w:lang w:eastAsia="en-GB"/>
            </w:rPr>
          </w:pPr>
          <w:ins w:id="136"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"_Toc80793228"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Basic Serial Splitter Module Hardware</w:t>
            </w:r>
            <w:r>
              <w:rPr>
                <w:noProof/>
                <w:webHidden/>
              </w:rPr>
              <w:tab/>
            </w:r>
            <w:r>
              <w:rPr>
                <w:noProof/>
                <w:webHidden/>
              </w:rPr>
              <w:fldChar w:fldCharType="begin"/>
            </w:r>
            <w:r>
              <w:rPr>
                <w:noProof/>
                <w:webHidden/>
              </w:rPr>
              <w:instrText xml:space="preserve"> PAGEREF _Toc80793228 \h </w:instrText>
            </w:r>
            <w:r>
              <w:rPr>
                <w:noProof/>
                <w:webHidden/>
              </w:rPr>
            </w:r>
          </w:ins>
          <w:r>
            <w:rPr>
              <w:noProof/>
              <w:webHidden/>
            </w:rPr>
            <w:fldChar w:fldCharType="separate"/>
          </w:r>
          <w:ins w:id="137" w:author="Andrew Instone-Cowie" w:date="2021-08-25T14:18:00Z">
            <w:r w:rsidR="00E86763">
              <w:rPr>
                <w:noProof/>
                <w:webHidden/>
              </w:rPr>
              <w:t>25</w:t>
            </w:r>
          </w:ins>
          <w:ins w:id="138" w:author="Andrew Instone-Cowie" w:date="2021-08-25T14:13:00Z">
            <w:r>
              <w:rPr>
                <w:noProof/>
                <w:webHidden/>
              </w:rPr>
              <w:fldChar w:fldCharType="end"/>
            </w:r>
            <w:r w:rsidRPr="005C6B75">
              <w:rPr>
                <w:rStyle w:val="Hyperlink"/>
                <w:noProof/>
              </w:rPr>
              <w:fldChar w:fldCharType="end"/>
            </w:r>
          </w:ins>
        </w:p>
        <w:p w14:paraId="37A33AB7" w14:textId="7B592DF4" w:rsidR="00CD5701" w:rsidRDefault="00CD5701">
          <w:pPr>
            <w:pStyle w:val="TOC2"/>
            <w:tabs>
              <w:tab w:val="right" w:leader="dot" w:pos="9016"/>
            </w:tabs>
            <w:rPr>
              <w:ins w:id="139" w:author="Andrew Instone-Cowie" w:date="2021-08-25T14:13:00Z"/>
              <w:rFonts w:eastAsiaTheme="minorEastAsia"/>
              <w:noProof/>
              <w:lang w:eastAsia="en-GB"/>
            </w:rPr>
          </w:pPr>
          <w:ins w:id="1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"_Toc80793229"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Overview</w:t>
            </w:r>
            <w:r>
              <w:rPr>
                <w:noProof/>
                <w:webHidden/>
              </w:rPr>
              <w:tab/>
            </w:r>
            <w:r>
              <w:rPr>
                <w:noProof/>
                <w:webHidden/>
              </w:rPr>
              <w:fldChar w:fldCharType="begin"/>
            </w:r>
            <w:r>
              <w:rPr>
                <w:noProof/>
                <w:webHidden/>
              </w:rPr>
              <w:instrText xml:space="preserve"> PAGEREF _Toc80793229 \h </w:instrText>
            </w:r>
            <w:r>
              <w:rPr>
                <w:noProof/>
                <w:webHidden/>
              </w:rPr>
            </w:r>
          </w:ins>
          <w:r>
            <w:rPr>
              <w:noProof/>
              <w:webHidden/>
            </w:rPr>
            <w:fldChar w:fldCharType="separate"/>
          </w:r>
          <w:ins w:id="141" w:author="Andrew Instone-Cowie" w:date="2021-08-25T14:18:00Z">
            <w:r w:rsidR="00E86763">
              <w:rPr>
                <w:noProof/>
                <w:webHidden/>
              </w:rPr>
              <w:t>25</w:t>
            </w:r>
          </w:ins>
          <w:ins w:id="142" w:author="Andrew Instone-Cowie" w:date="2021-08-25T14:13:00Z">
            <w:r>
              <w:rPr>
                <w:noProof/>
                <w:webHidden/>
              </w:rPr>
              <w:fldChar w:fldCharType="end"/>
            </w:r>
            <w:r w:rsidRPr="005C6B75">
              <w:rPr>
                <w:rStyle w:val="Hyperlink"/>
                <w:noProof/>
              </w:rPr>
              <w:fldChar w:fldCharType="end"/>
            </w:r>
          </w:ins>
        </w:p>
        <w:p w14:paraId="0C10516E" w14:textId="17C94C4B" w:rsidR="00CD5701" w:rsidRDefault="00CD5701">
          <w:pPr>
            <w:pStyle w:val="TOC2"/>
            <w:tabs>
              <w:tab w:val="right" w:leader="dot" w:pos="9016"/>
            </w:tabs>
            <w:rPr>
              <w:ins w:id="143" w:author="Andrew Instone-Cowie" w:date="2021-08-25T14:13:00Z"/>
              <w:rFonts w:eastAsiaTheme="minorEastAsia"/>
              <w:noProof/>
              <w:lang w:eastAsia="en-GB"/>
            </w:rPr>
          </w:pPr>
          <w:ins w:id="1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Serial Line Drivers</w:t>
            </w:r>
            <w:r>
              <w:rPr>
                <w:noProof/>
                <w:webHidden/>
              </w:rPr>
              <w:tab/>
            </w:r>
            <w:r>
              <w:rPr>
                <w:noProof/>
                <w:webHidden/>
              </w:rPr>
              <w:fldChar w:fldCharType="begin"/>
            </w:r>
            <w:r>
              <w:rPr>
                <w:noProof/>
                <w:webHidden/>
              </w:rPr>
              <w:instrText xml:space="preserve"> PAGEREF _Toc80793230 \h </w:instrText>
            </w:r>
            <w:r>
              <w:rPr>
                <w:noProof/>
                <w:webHidden/>
              </w:rPr>
            </w:r>
          </w:ins>
          <w:r>
            <w:rPr>
              <w:noProof/>
              <w:webHidden/>
            </w:rPr>
            <w:fldChar w:fldCharType="separate"/>
          </w:r>
          <w:ins w:id="145" w:author="Andrew Instone-Cowie" w:date="2021-08-25T14:18:00Z">
            <w:r w:rsidR="00E86763">
              <w:rPr>
                <w:noProof/>
                <w:webHidden/>
              </w:rPr>
              <w:t>25</w:t>
            </w:r>
          </w:ins>
          <w:ins w:id="146" w:author="Andrew Instone-Cowie" w:date="2021-08-25T14:13:00Z">
            <w:r>
              <w:rPr>
                <w:noProof/>
                <w:webHidden/>
              </w:rPr>
              <w:fldChar w:fldCharType="end"/>
            </w:r>
            <w:r w:rsidRPr="005C6B75">
              <w:rPr>
                <w:rStyle w:val="Hyperlink"/>
                <w:noProof/>
              </w:rPr>
              <w:fldChar w:fldCharType="end"/>
            </w:r>
          </w:ins>
        </w:p>
        <w:p w14:paraId="69109F5B" w14:textId="7FE27885" w:rsidR="00CD5701" w:rsidRDefault="00CD5701">
          <w:pPr>
            <w:pStyle w:val="TOC2"/>
            <w:tabs>
              <w:tab w:val="right" w:leader="dot" w:pos="9016"/>
            </w:tabs>
            <w:rPr>
              <w:ins w:id="147" w:author="Andrew Instone-Cowie" w:date="2021-08-25T14:13:00Z"/>
              <w:rFonts w:eastAsiaTheme="minorEastAsia"/>
              <w:noProof/>
              <w:lang w:eastAsia="en-GB"/>
            </w:rPr>
          </w:pPr>
          <w:ins w:id="1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PCB Design</w:t>
            </w:r>
            <w:r>
              <w:rPr>
                <w:noProof/>
                <w:webHidden/>
              </w:rPr>
              <w:tab/>
            </w:r>
            <w:r>
              <w:rPr>
                <w:noProof/>
                <w:webHidden/>
              </w:rPr>
              <w:fldChar w:fldCharType="begin"/>
            </w:r>
            <w:r>
              <w:rPr>
                <w:noProof/>
                <w:webHidden/>
              </w:rPr>
              <w:instrText xml:space="preserve"> PAGEREF _Toc80793231 \h </w:instrText>
            </w:r>
            <w:r>
              <w:rPr>
                <w:noProof/>
                <w:webHidden/>
              </w:rPr>
            </w:r>
          </w:ins>
          <w:r>
            <w:rPr>
              <w:noProof/>
              <w:webHidden/>
            </w:rPr>
            <w:fldChar w:fldCharType="separate"/>
          </w:r>
          <w:ins w:id="149" w:author="Andrew Instone-Cowie" w:date="2021-08-25T14:18:00Z">
            <w:r w:rsidR="00E86763">
              <w:rPr>
                <w:noProof/>
                <w:webHidden/>
              </w:rPr>
              <w:t>25</w:t>
            </w:r>
          </w:ins>
          <w:ins w:id="150" w:author="Andrew Instone-Cowie" w:date="2021-08-25T14:13:00Z">
            <w:r>
              <w:rPr>
                <w:noProof/>
                <w:webHidden/>
              </w:rPr>
              <w:fldChar w:fldCharType="end"/>
            </w:r>
            <w:r w:rsidRPr="005C6B75">
              <w:rPr>
                <w:rStyle w:val="Hyperlink"/>
                <w:noProof/>
              </w:rPr>
              <w:fldChar w:fldCharType="end"/>
            </w:r>
          </w:ins>
        </w:p>
        <w:p w14:paraId="3DBE6151" w14:textId="7D3249B8" w:rsidR="00CD5701" w:rsidRDefault="00CD5701">
          <w:pPr>
            <w:pStyle w:val="TOC2"/>
            <w:tabs>
              <w:tab w:val="right" w:leader="dot" w:pos="9016"/>
            </w:tabs>
            <w:rPr>
              <w:ins w:id="151" w:author="Andrew Instone-Cowie" w:date="2021-08-25T14:13:00Z"/>
              <w:rFonts w:eastAsiaTheme="minorEastAsia"/>
              <w:noProof/>
              <w:lang w:eastAsia="en-GB"/>
            </w:rPr>
          </w:pPr>
          <w:ins w:id="1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Power Supply</w:t>
            </w:r>
            <w:r>
              <w:rPr>
                <w:noProof/>
                <w:webHidden/>
              </w:rPr>
              <w:tab/>
            </w:r>
            <w:r>
              <w:rPr>
                <w:noProof/>
                <w:webHidden/>
              </w:rPr>
              <w:fldChar w:fldCharType="begin"/>
            </w:r>
            <w:r>
              <w:rPr>
                <w:noProof/>
                <w:webHidden/>
              </w:rPr>
              <w:instrText xml:space="preserve"> PAGEREF _Toc80793232 \h </w:instrText>
            </w:r>
            <w:r>
              <w:rPr>
                <w:noProof/>
                <w:webHidden/>
              </w:rPr>
            </w:r>
          </w:ins>
          <w:r>
            <w:rPr>
              <w:noProof/>
              <w:webHidden/>
            </w:rPr>
            <w:fldChar w:fldCharType="separate"/>
          </w:r>
          <w:ins w:id="153" w:author="Andrew Instone-Cowie" w:date="2021-08-25T14:18:00Z">
            <w:r w:rsidR="00E86763">
              <w:rPr>
                <w:noProof/>
                <w:webHidden/>
              </w:rPr>
              <w:t>25</w:t>
            </w:r>
          </w:ins>
          <w:ins w:id="154" w:author="Andrew Instone-Cowie" w:date="2021-08-25T14:13:00Z">
            <w:r>
              <w:rPr>
                <w:noProof/>
                <w:webHidden/>
              </w:rPr>
              <w:fldChar w:fldCharType="end"/>
            </w:r>
            <w:r w:rsidRPr="005C6B75">
              <w:rPr>
                <w:rStyle w:val="Hyperlink"/>
                <w:noProof/>
              </w:rPr>
              <w:fldChar w:fldCharType="end"/>
            </w:r>
          </w:ins>
        </w:p>
        <w:p w14:paraId="4BA8328C" w14:textId="5ECB1B0A" w:rsidR="00CD5701" w:rsidRDefault="00CD5701">
          <w:pPr>
            <w:pStyle w:val="TOC2"/>
            <w:tabs>
              <w:tab w:val="right" w:leader="dot" w:pos="9016"/>
            </w:tabs>
            <w:rPr>
              <w:ins w:id="155" w:author="Andrew Instone-Cowie" w:date="2021-08-25T14:13:00Z"/>
              <w:rFonts w:eastAsiaTheme="minorEastAsia"/>
              <w:noProof/>
              <w:lang w:eastAsia="en-GB"/>
            </w:rPr>
          </w:pPr>
          <w:ins w:id="1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Downstream Data</w:t>
            </w:r>
            <w:r>
              <w:rPr>
                <w:noProof/>
                <w:webHidden/>
              </w:rPr>
              <w:tab/>
            </w:r>
            <w:r>
              <w:rPr>
                <w:noProof/>
                <w:webHidden/>
              </w:rPr>
              <w:fldChar w:fldCharType="begin"/>
            </w:r>
            <w:r>
              <w:rPr>
                <w:noProof/>
                <w:webHidden/>
              </w:rPr>
              <w:instrText xml:space="preserve"> PAGEREF _Toc80793233 \h </w:instrText>
            </w:r>
            <w:r>
              <w:rPr>
                <w:noProof/>
                <w:webHidden/>
              </w:rPr>
            </w:r>
          </w:ins>
          <w:r>
            <w:rPr>
              <w:noProof/>
              <w:webHidden/>
            </w:rPr>
            <w:fldChar w:fldCharType="separate"/>
          </w:r>
          <w:ins w:id="157" w:author="Andrew Instone-Cowie" w:date="2021-08-25T14:18:00Z">
            <w:r w:rsidR="00E86763">
              <w:rPr>
                <w:noProof/>
                <w:webHidden/>
              </w:rPr>
              <w:t>26</w:t>
            </w:r>
          </w:ins>
          <w:ins w:id="158" w:author="Andrew Instone-Cowie" w:date="2021-08-25T14:13:00Z">
            <w:r>
              <w:rPr>
                <w:noProof/>
                <w:webHidden/>
              </w:rPr>
              <w:fldChar w:fldCharType="end"/>
            </w:r>
            <w:r w:rsidRPr="005C6B75">
              <w:rPr>
                <w:rStyle w:val="Hyperlink"/>
                <w:noProof/>
              </w:rPr>
              <w:fldChar w:fldCharType="end"/>
            </w:r>
          </w:ins>
        </w:p>
        <w:p w14:paraId="0EA801B3" w14:textId="15C19DD5" w:rsidR="00CD5701" w:rsidRDefault="00CD5701">
          <w:pPr>
            <w:pStyle w:val="TOC3"/>
            <w:tabs>
              <w:tab w:val="right" w:leader="dot" w:pos="9016"/>
            </w:tabs>
            <w:rPr>
              <w:ins w:id="159" w:author="Andrew Instone-Cowie" w:date="2021-08-25T14:13:00Z"/>
              <w:noProof/>
              <w:lang w:val="en-GB" w:eastAsia="en-GB"/>
            </w:rPr>
          </w:pPr>
          <w:ins w:id="1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Fan-Out Calculation</w:t>
            </w:r>
            <w:r>
              <w:rPr>
                <w:noProof/>
                <w:webHidden/>
              </w:rPr>
              <w:tab/>
            </w:r>
            <w:r>
              <w:rPr>
                <w:noProof/>
                <w:webHidden/>
              </w:rPr>
              <w:fldChar w:fldCharType="begin"/>
            </w:r>
            <w:r>
              <w:rPr>
                <w:noProof/>
                <w:webHidden/>
              </w:rPr>
              <w:instrText xml:space="preserve"> PAGEREF _Toc80793234 \h </w:instrText>
            </w:r>
            <w:r>
              <w:rPr>
                <w:noProof/>
                <w:webHidden/>
              </w:rPr>
            </w:r>
          </w:ins>
          <w:r>
            <w:rPr>
              <w:noProof/>
              <w:webHidden/>
            </w:rPr>
            <w:fldChar w:fldCharType="separate"/>
          </w:r>
          <w:ins w:id="161" w:author="Andrew Instone-Cowie" w:date="2021-08-25T14:18:00Z">
            <w:r w:rsidR="00E86763">
              <w:rPr>
                <w:noProof/>
                <w:webHidden/>
              </w:rPr>
              <w:t>27</w:t>
            </w:r>
          </w:ins>
          <w:ins w:id="162" w:author="Andrew Instone-Cowie" w:date="2021-08-25T14:13:00Z">
            <w:r>
              <w:rPr>
                <w:noProof/>
                <w:webHidden/>
              </w:rPr>
              <w:fldChar w:fldCharType="end"/>
            </w:r>
            <w:r w:rsidRPr="005C6B75">
              <w:rPr>
                <w:rStyle w:val="Hyperlink"/>
                <w:noProof/>
              </w:rPr>
              <w:fldChar w:fldCharType="end"/>
            </w:r>
          </w:ins>
        </w:p>
        <w:p w14:paraId="5E55E586" w14:textId="41B33A84" w:rsidR="00CD5701" w:rsidRDefault="00CD5701">
          <w:pPr>
            <w:pStyle w:val="TOC2"/>
            <w:tabs>
              <w:tab w:val="right" w:leader="dot" w:pos="9016"/>
            </w:tabs>
            <w:rPr>
              <w:ins w:id="163" w:author="Andrew Instone-Cowie" w:date="2021-08-25T14:13:00Z"/>
              <w:rFonts w:eastAsiaTheme="minorEastAsia"/>
              <w:noProof/>
              <w:lang w:eastAsia="en-GB"/>
            </w:rPr>
          </w:pPr>
          <w:ins w:id="1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Upstream Data</w:t>
            </w:r>
            <w:r>
              <w:rPr>
                <w:noProof/>
                <w:webHidden/>
              </w:rPr>
              <w:tab/>
            </w:r>
            <w:r>
              <w:rPr>
                <w:noProof/>
                <w:webHidden/>
              </w:rPr>
              <w:fldChar w:fldCharType="begin"/>
            </w:r>
            <w:r>
              <w:rPr>
                <w:noProof/>
                <w:webHidden/>
              </w:rPr>
              <w:instrText xml:space="preserve"> PAGEREF _Toc80793235 \h </w:instrText>
            </w:r>
            <w:r>
              <w:rPr>
                <w:noProof/>
                <w:webHidden/>
              </w:rPr>
            </w:r>
          </w:ins>
          <w:r>
            <w:rPr>
              <w:noProof/>
              <w:webHidden/>
            </w:rPr>
            <w:fldChar w:fldCharType="separate"/>
          </w:r>
          <w:ins w:id="165" w:author="Andrew Instone-Cowie" w:date="2021-08-25T14:18:00Z">
            <w:r w:rsidR="00E86763">
              <w:rPr>
                <w:noProof/>
                <w:webHidden/>
              </w:rPr>
              <w:t>28</w:t>
            </w:r>
          </w:ins>
          <w:ins w:id="166" w:author="Andrew Instone-Cowie" w:date="2021-08-25T14:13:00Z">
            <w:r>
              <w:rPr>
                <w:noProof/>
                <w:webHidden/>
              </w:rPr>
              <w:fldChar w:fldCharType="end"/>
            </w:r>
            <w:r w:rsidRPr="005C6B75">
              <w:rPr>
                <w:rStyle w:val="Hyperlink"/>
                <w:noProof/>
              </w:rPr>
              <w:fldChar w:fldCharType="end"/>
            </w:r>
          </w:ins>
        </w:p>
        <w:p w14:paraId="20533A0C" w14:textId="7C92D79C" w:rsidR="00CD5701" w:rsidRDefault="00CD5701">
          <w:pPr>
            <w:pStyle w:val="TOC3"/>
            <w:tabs>
              <w:tab w:val="right" w:leader="dot" w:pos="9016"/>
            </w:tabs>
            <w:rPr>
              <w:ins w:id="167" w:author="Andrew Instone-Cowie" w:date="2021-08-25T14:13:00Z"/>
              <w:noProof/>
              <w:lang w:val="en-GB" w:eastAsia="en-GB"/>
            </w:rPr>
          </w:pPr>
          <w:ins w:id="1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Transmitter Disabling</w:t>
            </w:r>
            <w:r>
              <w:rPr>
                <w:noProof/>
                <w:webHidden/>
              </w:rPr>
              <w:tab/>
            </w:r>
            <w:r>
              <w:rPr>
                <w:noProof/>
                <w:webHidden/>
              </w:rPr>
              <w:fldChar w:fldCharType="begin"/>
            </w:r>
            <w:r>
              <w:rPr>
                <w:noProof/>
                <w:webHidden/>
              </w:rPr>
              <w:instrText xml:space="preserve"> PAGEREF _Toc80793236 \h </w:instrText>
            </w:r>
            <w:r>
              <w:rPr>
                <w:noProof/>
                <w:webHidden/>
              </w:rPr>
            </w:r>
          </w:ins>
          <w:r>
            <w:rPr>
              <w:noProof/>
              <w:webHidden/>
            </w:rPr>
            <w:fldChar w:fldCharType="separate"/>
          </w:r>
          <w:ins w:id="169" w:author="Andrew Instone-Cowie" w:date="2021-08-25T14:18:00Z">
            <w:r w:rsidR="00E86763">
              <w:rPr>
                <w:noProof/>
                <w:webHidden/>
              </w:rPr>
              <w:t>29</w:t>
            </w:r>
          </w:ins>
          <w:ins w:id="170" w:author="Andrew Instone-Cowie" w:date="2021-08-25T14:13:00Z">
            <w:r>
              <w:rPr>
                <w:noProof/>
                <w:webHidden/>
              </w:rPr>
              <w:fldChar w:fldCharType="end"/>
            </w:r>
            <w:r w:rsidRPr="005C6B75">
              <w:rPr>
                <w:rStyle w:val="Hyperlink"/>
                <w:noProof/>
              </w:rPr>
              <w:fldChar w:fldCharType="end"/>
            </w:r>
          </w:ins>
        </w:p>
        <w:p w14:paraId="33E69535" w14:textId="00B35AA5" w:rsidR="00CD5701" w:rsidRDefault="00CD5701">
          <w:pPr>
            <w:pStyle w:val="TOC1"/>
            <w:tabs>
              <w:tab w:val="right" w:leader="dot" w:pos="9016"/>
            </w:tabs>
            <w:rPr>
              <w:ins w:id="171" w:author="Andrew Instone-Cowie" w:date="2021-08-25T14:13:00Z"/>
              <w:rFonts w:eastAsiaTheme="minorEastAsia"/>
              <w:noProof/>
              <w:lang w:eastAsia="en-GB"/>
            </w:rPr>
          </w:pPr>
          <w:ins w:id="17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Circuit Protection</w:t>
            </w:r>
            <w:r>
              <w:rPr>
                <w:noProof/>
                <w:webHidden/>
              </w:rPr>
              <w:tab/>
            </w:r>
            <w:r>
              <w:rPr>
                <w:noProof/>
                <w:webHidden/>
              </w:rPr>
              <w:fldChar w:fldCharType="begin"/>
            </w:r>
            <w:r>
              <w:rPr>
                <w:noProof/>
                <w:webHidden/>
              </w:rPr>
              <w:instrText xml:space="preserve"> PAGEREF _Toc80793237 \h </w:instrText>
            </w:r>
            <w:r>
              <w:rPr>
                <w:noProof/>
                <w:webHidden/>
              </w:rPr>
            </w:r>
          </w:ins>
          <w:r>
            <w:rPr>
              <w:noProof/>
              <w:webHidden/>
            </w:rPr>
            <w:fldChar w:fldCharType="separate"/>
          </w:r>
          <w:ins w:id="173" w:author="Andrew Instone-Cowie" w:date="2021-08-25T14:18:00Z">
            <w:r w:rsidR="00E86763">
              <w:rPr>
                <w:noProof/>
                <w:webHidden/>
              </w:rPr>
              <w:t>31</w:t>
            </w:r>
          </w:ins>
          <w:ins w:id="174" w:author="Andrew Instone-Cowie" w:date="2021-08-25T14:13:00Z">
            <w:r>
              <w:rPr>
                <w:noProof/>
                <w:webHidden/>
              </w:rPr>
              <w:fldChar w:fldCharType="end"/>
            </w:r>
            <w:r w:rsidRPr="005C6B75">
              <w:rPr>
                <w:rStyle w:val="Hyperlink"/>
                <w:noProof/>
              </w:rPr>
              <w:fldChar w:fldCharType="end"/>
            </w:r>
          </w:ins>
        </w:p>
        <w:p w14:paraId="2FF6EA98" w14:textId="1F895BAE" w:rsidR="00CD5701" w:rsidRDefault="00CD5701">
          <w:pPr>
            <w:pStyle w:val="TOC2"/>
            <w:tabs>
              <w:tab w:val="right" w:leader="dot" w:pos="9016"/>
            </w:tabs>
            <w:rPr>
              <w:ins w:id="175" w:author="Andrew Instone-Cowie" w:date="2021-08-25T14:13:00Z"/>
              <w:rFonts w:eastAsiaTheme="minorEastAsia"/>
              <w:noProof/>
              <w:lang w:eastAsia="en-GB"/>
            </w:rPr>
          </w:pPr>
          <w:ins w:id="1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Over-Current Protection</w:t>
            </w:r>
            <w:r>
              <w:rPr>
                <w:noProof/>
                <w:webHidden/>
              </w:rPr>
              <w:tab/>
            </w:r>
            <w:r>
              <w:rPr>
                <w:noProof/>
                <w:webHidden/>
              </w:rPr>
              <w:fldChar w:fldCharType="begin"/>
            </w:r>
            <w:r>
              <w:rPr>
                <w:noProof/>
                <w:webHidden/>
              </w:rPr>
              <w:instrText xml:space="preserve"> PAGEREF _Toc80793238 \h </w:instrText>
            </w:r>
            <w:r>
              <w:rPr>
                <w:noProof/>
                <w:webHidden/>
              </w:rPr>
            </w:r>
          </w:ins>
          <w:r>
            <w:rPr>
              <w:noProof/>
              <w:webHidden/>
            </w:rPr>
            <w:fldChar w:fldCharType="separate"/>
          </w:r>
          <w:ins w:id="177" w:author="Andrew Instone-Cowie" w:date="2021-08-25T14:18:00Z">
            <w:r w:rsidR="00E86763">
              <w:rPr>
                <w:noProof/>
                <w:webHidden/>
              </w:rPr>
              <w:t>31</w:t>
            </w:r>
          </w:ins>
          <w:ins w:id="178" w:author="Andrew Instone-Cowie" w:date="2021-08-25T14:13:00Z">
            <w:r>
              <w:rPr>
                <w:noProof/>
                <w:webHidden/>
              </w:rPr>
              <w:fldChar w:fldCharType="end"/>
            </w:r>
            <w:r w:rsidRPr="005C6B75">
              <w:rPr>
                <w:rStyle w:val="Hyperlink"/>
                <w:noProof/>
              </w:rPr>
              <w:fldChar w:fldCharType="end"/>
            </w:r>
          </w:ins>
        </w:p>
        <w:p w14:paraId="2E92A8FA" w14:textId="4B7FFD66" w:rsidR="00CD5701" w:rsidRDefault="00CD5701">
          <w:pPr>
            <w:pStyle w:val="TOC2"/>
            <w:tabs>
              <w:tab w:val="right" w:leader="dot" w:pos="9016"/>
            </w:tabs>
            <w:rPr>
              <w:ins w:id="179" w:author="Andrew Instone-Cowie" w:date="2021-08-25T14:13:00Z"/>
              <w:rFonts w:eastAsiaTheme="minorEastAsia"/>
              <w:noProof/>
              <w:lang w:eastAsia="en-GB"/>
            </w:rPr>
          </w:pPr>
          <w:ins w:id="1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"_Toc80793239"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Polarity Protection</w:t>
            </w:r>
            <w:r>
              <w:rPr>
                <w:noProof/>
                <w:webHidden/>
              </w:rPr>
              <w:tab/>
            </w:r>
            <w:r>
              <w:rPr>
                <w:noProof/>
                <w:webHidden/>
              </w:rPr>
              <w:fldChar w:fldCharType="begin"/>
            </w:r>
            <w:r>
              <w:rPr>
                <w:noProof/>
                <w:webHidden/>
              </w:rPr>
              <w:instrText xml:space="preserve"> PAGEREF _Toc80793239 \h </w:instrText>
            </w:r>
            <w:r>
              <w:rPr>
                <w:noProof/>
                <w:webHidden/>
              </w:rPr>
            </w:r>
          </w:ins>
          <w:r>
            <w:rPr>
              <w:noProof/>
              <w:webHidden/>
            </w:rPr>
            <w:fldChar w:fldCharType="separate"/>
          </w:r>
          <w:ins w:id="181" w:author="Andrew Instone-Cowie" w:date="2021-08-25T14:18:00Z">
            <w:r w:rsidR="00E86763">
              <w:rPr>
                <w:noProof/>
                <w:webHidden/>
              </w:rPr>
              <w:t>31</w:t>
            </w:r>
          </w:ins>
          <w:ins w:id="182" w:author="Andrew Instone-Cowie" w:date="2021-08-25T14:13:00Z">
            <w:r>
              <w:rPr>
                <w:noProof/>
                <w:webHidden/>
              </w:rPr>
              <w:fldChar w:fldCharType="end"/>
            </w:r>
            <w:r w:rsidRPr="005C6B75">
              <w:rPr>
                <w:rStyle w:val="Hyperlink"/>
                <w:noProof/>
              </w:rPr>
              <w:fldChar w:fldCharType="end"/>
            </w:r>
          </w:ins>
        </w:p>
        <w:p w14:paraId="4B695DE7" w14:textId="2BE20909" w:rsidR="00CD5701" w:rsidRDefault="00CD5701">
          <w:pPr>
            <w:pStyle w:val="TOC2"/>
            <w:tabs>
              <w:tab w:val="right" w:leader="dot" w:pos="9016"/>
            </w:tabs>
            <w:rPr>
              <w:ins w:id="183" w:author="Andrew Instone-Cowie" w:date="2021-08-25T14:13:00Z"/>
              <w:rFonts w:eastAsiaTheme="minorEastAsia"/>
              <w:noProof/>
              <w:lang w:eastAsia="en-GB"/>
            </w:rPr>
          </w:pPr>
          <w:ins w:id="1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Transient Voltage Suppression</w:t>
            </w:r>
            <w:r>
              <w:rPr>
                <w:noProof/>
                <w:webHidden/>
              </w:rPr>
              <w:tab/>
            </w:r>
            <w:r>
              <w:rPr>
                <w:noProof/>
                <w:webHidden/>
              </w:rPr>
              <w:fldChar w:fldCharType="begin"/>
            </w:r>
            <w:r>
              <w:rPr>
                <w:noProof/>
                <w:webHidden/>
              </w:rPr>
              <w:instrText xml:space="preserve"> PAGEREF _Toc80793240 \h </w:instrText>
            </w:r>
            <w:r>
              <w:rPr>
                <w:noProof/>
                <w:webHidden/>
              </w:rPr>
            </w:r>
          </w:ins>
          <w:r>
            <w:rPr>
              <w:noProof/>
              <w:webHidden/>
            </w:rPr>
            <w:fldChar w:fldCharType="separate"/>
          </w:r>
          <w:ins w:id="185" w:author="Andrew Instone-Cowie" w:date="2021-08-25T14:18:00Z">
            <w:r w:rsidR="00E86763">
              <w:rPr>
                <w:noProof/>
                <w:webHidden/>
              </w:rPr>
              <w:t>32</w:t>
            </w:r>
          </w:ins>
          <w:ins w:id="186" w:author="Andrew Instone-Cowie" w:date="2021-08-25T14:13:00Z">
            <w:r>
              <w:rPr>
                <w:noProof/>
                <w:webHidden/>
              </w:rPr>
              <w:fldChar w:fldCharType="end"/>
            </w:r>
            <w:r w:rsidRPr="005C6B75">
              <w:rPr>
                <w:rStyle w:val="Hyperlink"/>
                <w:noProof/>
              </w:rPr>
              <w:fldChar w:fldCharType="end"/>
            </w:r>
          </w:ins>
        </w:p>
        <w:p w14:paraId="24445404" w14:textId="13408602" w:rsidR="00CD5701" w:rsidRDefault="00CD5701">
          <w:pPr>
            <w:pStyle w:val="TOC3"/>
            <w:tabs>
              <w:tab w:val="right" w:leader="dot" w:pos="9016"/>
            </w:tabs>
            <w:rPr>
              <w:ins w:id="187" w:author="Andrew Instone-Cowie" w:date="2021-08-25T14:13:00Z"/>
              <w:noProof/>
              <w:lang w:val="en-GB" w:eastAsia="en-GB"/>
            </w:rPr>
          </w:pPr>
          <w:ins w:id="1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Uni-Directional TVS Diodes</w:t>
            </w:r>
            <w:r>
              <w:rPr>
                <w:noProof/>
                <w:webHidden/>
              </w:rPr>
              <w:tab/>
            </w:r>
            <w:r>
              <w:rPr>
                <w:noProof/>
                <w:webHidden/>
              </w:rPr>
              <w:fldChar w:fldCharType="begin"/>
            </w:r>
            <w:r>
              <w:rPr>
                <w:noProof/>
                <w:webHidden/>
              </w:rPr>
              <w:instrText xml:space="preserve"> PAGEREF _Toc80793241 \h </w:instrText>
            </w:r>
            <w:r>
              <w:rPr>
                <w:noProof/>
                <w:webHidden/>
              </w:rPr>
            </w:r>
          </w:ins>
          <w:r>
            <w:rPr>
              <w:noProof/>
              <w:webHidden/>
            </w:rPr>
            <w:fldChar w:fldCharType="separate"/>
          </w:r>
          <w:ins w:id="189" w:author="Andrew Instone-Cowie" w:date="2021-08-25T14:18:00Z">
            <w:r w:rsidR="00E86763">
              <w:rPr>
                <w:noProof/>
                <w:webHidden/>
              </w:rPr>
              <w:t>33</w:t>
            </w:r>
          </w:ins>
          <w:ins w:id="190" w:author="Andrew Instone-Cowie" w:date="2021-08-25T14:13:00Z">
            <w:r>
              <w:rPr>
                <w:noProof/>
                <w:webHidden/>
              </w:rPr>
              <w:fldChar w:fldCharType="end"/>
            </w:r>
            <w:r w:rsidRPr="005C6B75">
              <w:rPr>
                <w:rStyle w:val="Hyperlink"/>
                <w:noProof/>
              </w:rPr>
              <w:fldChar w:fldCharType="end"/>
            </w:r>
          </w:ins>
        </w:p>
        <w:p w14:paraId="6C57E2E9" w14:textId="1770520C" w:rsidR="00CD5701" w:rsidRDefault="00CD5701">
          <w:pPr>
            <w:pStyle w:val="TOC3"/>
            <w:tabs>
              <w:tab w:val="right" w:leader="dot" w:pos="9016"/>
            </w:tabs>
            <w:rPr>
              <w:ins w:id="191" w:author="Andrew Instone-Cowie" w:date="2021-08-25T14:13:00Z"/>
              <w:noProof/>
              <w:lang w:val="en-GB" w:eastAsia="en-GB"/>
            </w:rPr>
          </w:pPr>
          <w:ins w:id="1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Bi-Directional TVS Diodes</w:t>
            </w:r>
            <w:r>
              <w:rPr>
                <w:noProof/>
                <w:webHidden/>
              </w:rPr>
              <w:tab/>
            </w:r>
            <w:r>
              <w:rPr>
                <w:noProof/>
                <w:webHidden/>
              </w:rPr>
              <w:fldChar w:fldCharType="begin"/>
            </w:r>
            <w:r>
              <w:rPr>
                <w:noProof/>
                <w:webHidden/>
              </w:rPr>
              <w:instrText xml:space="preserve"> PAGEREF _Toc80793242 \h </w:instrText>
            </w:r>
            <w:r>
              <w:rPr>
                <w:noProof/>
                <w:webHidden/>
              </w:rPr>
            </w:r>
          </w:ins>
          <w:r>
            <w:rPr>
              <w:noProof/>
              <w:webHidden/>
            </w:rPr>
            <w:fldChar w:fldCharType="separate"/>
          </w:r>
          <w:ins w:id="193" w:author="Andrew Instone-Cowie" w:date="2021-08-25T14:18:00Z">
            <w:r w:rsidR="00E86763">
              <w:rPr>
                <w:noProof/>
                <w:webHidden/>
              </w:rPr>
              <w:t>35</w:t>
            </w:r>
          </w:ins>
          <w:ins w:id="194" w:author="Andrew Instone-Cowie" w:date="2021-08-25T14:13:00Z">
            <w:r>
              <w:rPr>
                <w:noProof/>
                <w:webHidden/>
              </w:rPr>
              <w:fldChar w:fldCharType="end"/>
            </w:r>
            <w:r w:rsidRPr="005C6B75">
              <w:rPr>
                <w:rStyle w:val="Hyperlink"/>
                <w:noProof/>
              </w:rPr>
              <w:fldChar w:fldCharType="end"/>
            </w:r>
          </w:ins>
        </w:p>
        <w:p w14:paraId="02A8ED19" w14:textId="1B3B836E" w:rsidR="00CD5701" w:rsidRDefault="00CD5701">
          <w:pPr>
            <w:pStyle w:val="TOC3"/>
            <w:tabs>
              <w:tab w:val="right" w:leader="dot" w:pos="9016"/>
            </w:tabs>
            <w:rPr>
              <w:ins w:id="195" w:author="Andrew Instone-Cowie" w:date="2021-08-25T14:13:00Z"/>
              <w:noProof/>
              <w:lang w:val="en-GB" w:eastAsia="en-GB"/>
            </w:rPr>
          </w:pPr>
          <w:ins w:id="1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Leakage Current Issues</w:t>
            </w:r>
            <w:r>
              <w:rPr>
                <w:noProof/>
                <w:webHidden/>
              </w:rPr>
              <w:tab/>
            </w:r>
            <w:r>
              <w:rPr>
                <w:noProof/>
                <w:webHidden/>
              </w:rPr>
              <w:fldChar w:fldCharType="begin"/>
            </w:r>
            <w:r>
              <w:rPr>
                <w:noProof/>
                <w:webHidden/>
              </w:rPr>
              <w:instrText xml:space="preserve"> PAGEREF _Toc80793243 \h </w:instrText>
            </w:r>
            <w:r>
              <w:rPr>
                <w:noProof/>
                <w:webHidden/>
              </w:rPr>
            </w:r>
          </w:ins>
          <w:r>
            <w:rPr>
              <w:noProof/>
              <w:webHidden/>
            </w:rPr>
            <w:fldChar w:fldCharType="separate"/>
          </w:r>
          <w:ins w:id="197" w:author="Andrew Instone-Cowie" w:date="2021-08-25T14:18:00Z">
            <w:r w:rsidR="00E86763">
              <w:rPr>
                <w:noProof/>
                <w:webHidden/>
              </w:rPr>
              <w:t>36</w:t>
            </w:r>
          </w:ins>
          <w:ins w:id="198" w:author="Andrew Instone-Cowie" w:date="2021-08-25T14:13:00Z">
            <w:r>
              <w:rPr>
                <w:noProof/>
                <w:webHidden/>
              </w:rPr>
              <w:fldChar w:fldCharType="end"/>
            </w:r>
            <w:r w:rsidRPr="005C6B75">
              <w:rPr>
                <w:rStyle w:val="Hyperlink"/>
                <w:noProof/>
              </w:rPr>
              <w:fldChar w:fldCharType="end"/>
            </w:r>
          </w:ins>
        </w:p>
        <w:p w14:paraId="259C93A7" w14:textId="59A976C5" w:rsidR="00CD5701" w:rsidRDefault="00CD5701">
          <w:pPr>
            <w:pStyle w:val="TOC1"/>
            <w:tabs>
              <w:tab w:val="right" w:leader="dot" w:pos="9016"/>
            </w:tabs>
            <w:rPr>
              <w:ins w:id="199" w:author="Andrew Instone-Cowie" w:date="2021-08-25T14:13:00Z"/>
              <w:rFonts w:eastAsiaTheme="minorEastAsia"/>
              <w:noProof/>
              <w:lang w:eastAsia="en-GB"/>
            </w:rPr>
          </w:pPr>
          <w:ins w:id="20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Connector Pin-Outs</w:t>
            </w:r>
            <w:r>
              <w:rPr>
                <w:noProof/>
                <w:webHidden/>
              </w:rPr>
              <w:tab/>
            </w:r>
            <w:r>
              <w:rPr>
                <w:noProof/>
                <w:webHidden/>
              </w:rPr>
              <w:fldChar w:fldCharType="begin"/>
            </w:r>
            <w:r>
              <w:rPr>
                <w:noProof/>
                <w:webHidden/>
              </w:rPr>
              <w:instrText xml:space="preserve"> PAGEREF _Toc80793244 \h </w:instrText>
            </w:r>
            <w:r>
              <w:rPr>
                <w:noProof/>
                <w:webHidden/>
              </w:rPr>
            </w:r>
          </w:ins>
          <w:r>
            <w:rPr>
              <w:noProof/>
              <w:webHidden/>
            </w:rPr>
            <w:fldChar w:fldCharType="separate"/>
          </w:r>
          <w:ins w:id="201" w:author="Andrew Instone-Cowie" w:date="2021-08-25T14:18:00Z">
            <w:r w:rsidR="00E86763">
              <w:rPr>
                <w:noProof/>
                <w:webHidden/>
              </w:rPr>
              <w:t>38</w:t>
            </w:r>
          </w:ins>
          <w:ins w:id="202" w:author="Andrew Instone-Cowie" w:date="2021-08-25T14:13:00Z">
            <w:r>
              <w:rPr>
                <w:noProof/>
                <w:webHidden/>
              </w:rPr>
              <w:fldChar w:fldCharType="end"/>
            </w:r>
            <w:r w:rsidRPr="005C6B75">
              <w:rPr>
                <w:rStyle w:val="Hyperlink"/>
                <w:noProof/>
              </w:rPr>
              <w:fldChar w:fldCharType="end"/>
            </w:r>
          </w:ins>
        </w:p>
        <w:p w14:paraId="02D930A9" w14:textId="51F4375D" w:rsidR="00CD5701" w:rsidRDefault="00CD5701">
          <w:pPr>
            <w:pStyle w:val="TOC2"/>
            <w:tabs>
              <w:tab w:val="right" w:leader="dot" w:pos="9016"/>
            </w:tabs>
            <w:rPr>
              <w:ins w:id="203" w:author="Andrew Instone-Cowie" w:date="2021-08-25T14:13:00Z"/>
              <w:rFonts w:eastAsiaTheme="minorEastAsia"/>
              <w:noProof/>
              <w:lang w:eastAsia="en-GB"/>
            </w:rPr>
          </w:pPr>
          <w:ins w:id="20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Multiple Device Conventions</w:t>
            </w:r>
            <w:r>
              <w:rPr>
                <w:noProof/>
                <w:webHidden/>
              </w:rPr>
              <w:tab/>
            </w:r>
            <w:r>
              <w:rPr>
                <w:noProof/>
                <w:webHidden/>
              </w:rPr>
              <w:fldChar w:fldCharType="begin"/>
            </w:r>
            <w:r>
              <w:rPr>
                <w:noProof/>
                <w:webHidden/>
              </w:rPr>
              <w:instrText xml:space="preserve"> PAGEREF _Toc80793245 \h </w:instrText>
            </w:r>
            <w:r>
              <w:rPr>
                <w:noProof/>
                <w:webHidden/>
              </w:rPr>
            </w:r>
          </w:ins>
          <w:r>
            <w:rPr>
              <w:noProof/>
              <w:webHidden/>
            </w:rPr>
            <w:fldChar w:fldCharType="separate"/>
          </w:r>
          <w:ins w:id="205" w:author="Andrew Instone-Cowie" w:date="2021-08-25T14:18:00Z">
            <w:r w:rsidR="00E86763">
              <w:rPr>
                <w:noProof/>
                <w:webHidden/>
              </w:rPr>
              <w:t>38</w:t>
            </w:r>
          </w:ins>
          <w:ins w:id="206" w:author="Andrew Instone-Cowie" w:date="2021-08-25T14:13:00Z">
            <w:r>
              <w:rPr>
                <w:noProof/>
                <w:webHidden/>
              </w:rPr>
              <w:fldChar w:fldCharType="end"/>
            </w:r>
            <w:r w:rsidRPr="005C6B75">
              <w:rPr>
                <w:rStyle w:val="Hyperlink"/>
                <w:noProof/>
              </w:rPr>
              <w:fldChar w:fldCharType="end"/>
            </w:r>
          </w:ins>
        </w:p>
        <w:p w14:paraId="612C7658" w14:textId="1CEA75F8" w:rsidR="00CD5701" w:rsidRDefault="00CD5701">
          <w:pPr>
            <w:pStyle w:val="TOC2"/>
            <w:tabs>
              <w:tab w:val="right" w:leader="dot" w:pos="9016"/>
            </w:tabs>
            <w:rPr>
              <w:ins w:id="207" w:author="Andrew Instone-Cowie" w:date="2021-08-25T14:13:00Z"/>
              <w:rFonts w:eastAsiaTheme="minorEastAsia"/>
              <w:noProof/>
              <w:lang w:eastAsia="en-GB"/>
            </w:rPr>
          </w:pPr>
          <w:ins w:id="20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Module Connector</w:t>
            </w:r>
            <w:r>
              <w:rPr>
                <w:noProof/>
                <w:webHidden/>
              </w:rPr>
              <w:tab/>
            </w:r>
            <w:r>
              <w:rPr>
                <w:noProof/>
                <w:webHidden/>
              </w:rPr>
              <w:fldChar w:fldCharType="begin"/>
            </w:r>
            <w:r>
              <w:rPr>
                <w:noProof/>
                <w:webHidden/>
              </w:rPr>
              <w:instrText xml:space="preserve"> PAGEREF _Toc80793246 \h </w:instrText>
            </w:r>
            <w:r>
              <w:rPr>
                <w:noProof/>
                <w:webHidden/>
              </w:rPr>
            </w:r>
          </w:ins>
          <w:r>
            <w:rPr>
              <w:noProof/>
              <w:webHidden/>
            </w:rPr>
            <w:fldChar w:fldCharType="separate"/>
          </w:r>
          <w:ins w:id="209" w:author="Andrew Instone-Cowie" w:date="2021-08-25T14:18:00Z">
            <w:r w:rsidR="00E86763">
              <w:rPr>
                <w:noProof/>
                <w:webHidden/>
              </w:rPr>
              <w:t>39</w:t>
            </w:r>
          </w:ins>
          <w:ins w:id="210" w:author="Andrew Instone-Cowie" w:date="2021-08-25T14:13:00Z">
            <w:r>
              <w:rPr>
                <w:noProof/>
                <w:webHidden/>
              </w:rPr>
              <w:fldChar w:fldCharType="end"/>
            </w:r>
            <w:r w:rsidRPr="005C6B75">
              <w:rPr>
                <w:rStyle w:val="Hyperlink"/>
                <w:noProof/>
              </w:rPr>
              <w:fldChar w:fldCharType="end"/>
            </w:r>
          </w:ins>
        </w:p>
        <w:p w14:paraId="01C4FB98" w14:textId="7F41E222" w:rsidR="00CD5701" w:rsidRDefault="00CD5701">
          <w:pPr>
            <w:pStyle w:val="TOC2"/>
            <w:tabs>
              <w:tab w:val="right" w:leader="dot" w:pos="9016"/>
            </w:tabs>
            <w:rPr>
              <w:ins w:id="211" w:author="Andrew Instone-Cowie" w:date="2021-08-25T14:13:00Z"/>
              <w:rFonts w:eastAsiaTheme="minorEastAsia"/>
              <w:noProof/>
              <w:lang w:eastAsia="en-GB"/>
            </w:rPr>
          </w:pPr>
          <w:ins w:id="2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Interface Module Sensor Connector</w:t>
            </w:r>
            <w:r>
              <w:rPr>
                <w:noProof/>
                <w:webHidden/>
              </w:rPr>
              <w:tab/>
            </w:r>
            <w:r>
              <w:rPr>
                <w:noProof/>
                <w:webHidden/>
              </w:rPr>
              <w:fldChar w:fldCharType="begin"/>
            </w:r>
            <w:r>
              <w:rPr>
                <w:noProof/>
                <w:webHidden/>
              </w:rPr>
              <w:instrText xml:space="preserve"> PAGEREF _Toc80793247 \h </w:instrText>
            </w:r>
            <w:r>
              <w:rPr>
                <w:noProof/>
                <w:webHidden/>
              </w:rPr>
            </w:r>
          </w:ins>
          <w:r>
            <w:rPr>
              <w:noProof/>
              <w:webHidden/>
            </w:rPr>
            <w:fldChar w:fldCharType="separate"/>
          </w:r>
          <w:ins w:id="213" w:author="Andrew Instone-Cowie" w:date="2021-08-25T14:18:00Z">
            <w:r w:rsidR="00E86763">
              <w:rPr>
                <w:noProof/>
                <w:webHidden/>
              </w:rPr>
              <w:t>40</w:t>
            </w:r>
          </w:ins>
          <w:ins w:id="214" w:author="Andrew Instone-Cowie" w:date="2021-08-25T14:13:00Z">
            <w:r>
              <w:rPr>
                <w:noProof/>
                <w:webHidden/>
              </w:rPr>
              <w:fldChar w:fldCharType="end"/>
            </w:r>
            <w:r w:rsidRPr="005C6B75">
              <w:rPr>
                <w:rStyle w:val="Hyperlink"/>
                <w:noProof/>
              </w:rPr>
              <w:fldChar w:fldCharType="end"/>
            </w:r>
          </w:ins>
        </w:p>
        <w:p w14:paraId="7CF4B6BB" w14:textId="4ADF5A18" w:rsidR="00CD5701" w:rsidRDefault="00CD5701">
          <w:pPr>
            <w:pStyle w:val="TOC2"/>
            <w:tabs>
              <w:tab w:val="right" w:leader="dot" w:pos="9016"/>
            </w:tabs>
            <w:rPr>
              <w:ins w:id="215" w:author="Andrew Instone-Cowie" w:date="2021-08-25T14:13:00Z"/>
              <w:rFonts w:eastAsiaTheme="minorEastAsia"/>
              <w:noProof/>
              <w:lang w:eastAsia="en-GB"/>
            </w:rPr>
          </w:pPr>
          <w:ins w:id="2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Interface Module Power/Data Connector</w:t>
            </w:r>
            <w:r>
              <w:rPr>
                <w:noProof/>
                <w:webHidden/>
              </w:rPr>
              <w:tab/>
            </w:r>
            <w:r>
              <w:rPr>
                <w:noProof/>
                <w:webHidden/>
              </w:rPr>
              <w:fldChar w:fldCharType="begin"/>
            </w:r>
            <w:r>
              <w:rPr>
                <w:noProof/>
                <w:webHidden/>
              </w:rPr>
              <w:instrText xml:space="preserve"> PAGEREF _Toc80793248 \h </w:instrText>
            </w:r>
            <w:r>
              <w:rPr>
                <w:noProof/>
                <w:webHidden/>
              </w:rPr>
            </w:r>
          </w:ins>
          <w:r>
            <w:rPr>
              <w:noProof/>
              <w:webHidden/>
            </w:rPr>
            <w:fldChar w:fldCharType="separate"/>
          </w:r>
          <w:ins w:id="217" w:author="Andrew Instone-Cowie" w:date="2021-08-25T14:18:00Z">
            <w:r w:rsidR="00E86763">
              <w:rPr>
                <w:noProof/>
                <w:webHidden/>
              </w:rPr>
              <w:t>41</w:t>
            </w:r>
          </w:ins>
          <w:ins w:id="218" w:author="Andrew Instone-Cowie" w:date="2021-08-25T14:13:00Z">
            <w:r>
              <w:rPr>
                <w:noProof/>
                <w:webHidden/>
              </w:rPr>
              <w:fldChar w:fldCharType="end"/>
            </w:r>
            <w:r w:rsidRPr="005C6B75">
              <w:rPr>
                <w:rStyle w:val="Hyperlink"/>
                <w:noProof/>
              </w:rPr>
              <w:fldChar w:fldCharType="end"/>
            </w:r>
          </w:ins>
        </w:p>
        <w:p w14:paraId="53130CD6" w14:textId="36476E94" w:rsidR="00CD5701" w:rsidRDefault="00CD5701">
          <w:pPr>
            <w:pStyle w:val="TOC2"/>
            <w:tabs>
              <w:tab w:val="right" w:leader="dot" w:pos="9016"/>
            </w:tabs>
            <w:rPr>
              <w:ins w:id="219" w:author="Andrew Instone-Cowie" w:date="2021-08-25T14:13:00Z"/>
              <w:rFonts w:eastAsiaTheme="minorEastAsia"/>
              <w:noProof/>
              <w:lang w:eastAsia="en-GB"/>
            </w:rPr>
          </w:pPr>
          <w:ins w:id="2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"_Toc80793249"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Power Module Power/Data Connector</w:t>
            </w:r>
            <w:r>
              <w:rPr>
                <w:noProof/>
                <w:webHidden/>
              </w:rPr>
              <w:tab/>
            </w:r>
            <w:r>
              <w:rPr>
                <w:noProof/>
                <w:webHidden/>
              </w:rPr>
              <w:fldChar w:fldCharType="begin"/>
            </w:r>
            <w:r>
              <w:rPr>
                <w:noProof/>
                <w:webHidden/>
              </w:rPr>
              <w:instrText xml:space="preserve"> PAGEREF _Toc80793249 \h </w:instrText>
            </w:r>
            <w:r>
              <w:rPr>
                <w:noProof/>
                <w:webHidden/>
              </w:rPr>
            </w:r>
          </w:ins>
          <w:r>
            <w:rPr>
              <w:noProof/>
              <w:webHidden/>
            </w:rPr>
            <w:fldChar w:fldCharType="separate"/>
          </w:r>
          <w:ins w:id="221" w:author="Andrew Instone-Cowie" w:date="2021-08-25T14:18:00Z">
            <w:r w:rsidR="00E86763">
              <w:rPr>
                <w:noProof/>
                <w:webHidden/>
              </w:rPr>
              <w:t>42</w:t>
            </w:r>
          </w:ins>
          <w:ins w:id="222" w:author="Andrew Instone-Cowie" w:date="2021-08-25T14:13:00Z">
            <w:r>
              <w:rPr>
                <w:noProof/>
                <w:webHidden/>
              </w:rPr>
              <w:fldChar w:fldCharType="end"/>
            </w:r>
            <w:r w:rsidRPr="005C6B75">
              <w:rPr>
                <w:rStyle w:val="Hyperlink"/>
                <w:noProof/>
              </w:rPr>
              <w:fldChar w:fldCharType="end"/>
            </w:r>
          </w:ins>
        </w:p>
        <w:p w14:paraId="1CE043B0" w14:textId="150DC22D" w:rsidR="00CD5701" w:rsidRDefault="00CD5701">
          <w:pPr>
            <w:pStyle w:val="TOC2"/>
            <w:tabs>
              <w:tab w:val="right" w:leader="dot" w:pos="9016"/>
            </w:tabs>
            <w:rPr>
              <w:ins w:id="223" w:author="Andrew Instone-Cowie" w:date="2021-08-25T14:13:00Z"/>
              <w:rFonts w:eastAsiaTheme="minorEastAsia"/>
              <w:noProof/>
              <w:lang w:eastAsia="en-GB"/>
            </w:rPr>
          </w:pPr>
          <w:ins w:id="2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Second PC Module Connector</w:t>
            </w:r>
            <w:r>
              <w:rPr>
                <w:noProof/>
                <w:webHidden/>
              </w:rPr>
              <w:tab/>
            </w:r>
            <w:r>
              <w:rPr>
                <w:noProof/>
                <w:webHidden/>
              </w:rPr>
              <w:fldChar w:fldCharType="begin"/>
            </w:r>
            <w:r>
              <w:rPr>
                <w:noProof/>
                <w:webHidden/>
              </w:rPr>
              <w:instrText xml:space="preserve"> PAGEREF _Toc80793250 \h </w:instrText>
            </w:r>
            <w:r>
              <w:rPr>
                <w:noProof/>
                <w:webHidden/>
              </w:rPr>
            </w:r>
          </w:ins>
          <w:r>
            <w:rPr>
              <w:noProof/>
              <w:webHidden/>
            </w:rPr>
            <w:fldChar w:fldCharType="separate"/>
          </w:r>
          <w:ins w:id="225" w:author="Andrew Instone-Cowie" w:date="2021-08-25T14:18:00Z">
            <w:r w:rsidR="00E86763">
              <w:rPr>
                <w:noProof/>
                <w:webHidden/>
              </w:rPr>
              <w:t>43</w:t>
            </w:r>
          </w:ins>
          <w:ins w:id="226" w:author="Andrew Instone-Cowie" w:date="2021-08-25T14:13:00Z">
            <w:r>
              <w:rPr>
                <w:noProof/>
                <w:webHidden/>
              </w:rPr>
              <w:fldChar w:fldCharType="end"/>
            </w:r>
            <w:r w:rsidRPr="005C6B75">
              <w:rPr>
                <w:rStyle w:val="Hyperlink"/>
                <w:noProof/>
              </w:rPr>
              <w:fldChar w:fldCharType="end"/>
            </w:r>
          </w:ins>
        </w:p>
        <w:p w14:paraId="62917786" w14:textId="41B952F2" w:rsidR="00CD5701" w:rsidRDefault="00CD5701">
          <w:pPr>
            <w:pStyle w:val="TOC2"/>
            <w:tabs>
              <w:tab w:val="right" w:leader="dot" w:pos="9016"/>
            </w:tabs>
            <w:rPr>
              <w:ins w:id="227" w:author="Andrew Instone-Cowie" w:date="2021-08-25T14:13:00Z"/>
              <w:rFonts w:eastAsiaTheme="minorEastAsia"/>
              <w:noProof/>
              <w:lang w:eastAsia="en-GB"/>
            </w:rPr>
          </w:pPr>
          <w:ins w:id="2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Basic Serial Splitter Module Connector</w:t>
            </w:r>
            <w:r>
              <w:rPr>
                <w:noProof/>
                <w:webHidden/>
              </w:rPr>
              <w:tab/>
            </w:r>
            <w:r>
              <w:rPr>
                <w:noProof/>
                <w:webHidden/>
              </w:rPr>
              <w:fldChar w:fldCharType="begin"/>
            </w:r>
            <w:r>
              <w:rPr>
                <w:noProof/>
                <w:webHidden/>
              </w:rPr>
              <w:instrText xml:space="preserve"> PAGEREF _Toc80793251 \h </w:instrText>
            </w:r>
            <w:r>
              <w:rPr>
                <w:noProof/>
                <w:webHidden/>
              </w:rPr>
            </w:r>
          </w:ins>
          <w:r>
            <w:rPr>
              <w:noProof/>
              <w:webHidden/>
            </w:rPr>
            <w:fldChar w:fldCharType="separate"/>
          </w:r>
          <w:ins w:id="229" w:author="Andrew Instone-Cowie" w:date="2021-08-25T14:18:00Z">
            <w:r w:rsidR="00E86763">
              <w:rPr>
                <w:noProof/>
                <w:webHidden/>
              </w:rPr>
              <w:t>44</w:t>
            </w:r>
          </w:ins>
          <w:ins w:id="230" w:author="Andrew Instone-Cowie" w:date="2021-08-25T14:13:00Z">
            <w:r>
              <w:rPr>
                <w:noProof/>
                <w:webHidden/>
              </w:rPr>
              <w:fldChar w:fldCharType="end"/>
            </w:r>
            <w:r w:rsidRPr="005C6B75">
              <w:rPr>
                <w:rStyle w:val="Hyperlink"/>
                <w:noProof/>
              </w:rPr>
              <w:fldChar w:fldCharType="end"/>
            </w:r>
          </w:ins>
        </w:p>
        <w:p w14:paraId="01A33F8D" w14:textId="6054E90B" w:rsidR="00CD5701" w:rsidRDefault="00CD5701">
          <w:pPr>
            <w:pStyle w:val="TOC2"/>
            <w:tabs>
              <w:tab w:val="right" w:leader="dot" w:pos="9016"/>
            </w:tabs>
            <w:rPr>
              <w:ins w:id="231" w:author="Andrew Instone-Cowie" w:date="2021-08-25T14:13:00Z"/>
              <w:rFonts w:eastAsiaTheme="minorEastAsia"/>
              <w:noProof/>
              <w:lang w:eastAsia="en-GB"/>
            </w:rPr>
          </w:pPr>
          <w:ins w:id="2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DB9 Serial Connectors</w:t>
            </w:r>
            <w:r>
              <w:rPr>
                <w:noProof/>
                <w:webHidden/>
              </w:rPr>
              <w:tab/>
            </w:r>
            <w:r>
              <w:rPr>
                <w:noProof/>
                <w:webHidden/>
              </w:rPr>
              <w:fldChar w:fldCharType="begin"/>
            </w:r>
            <w:r>
              <w:rPr>
                <w:noProof/>
                <w:webHidden/>
              </w:rPr>
              <w:instrText xml:space="preserve"> PAGEREF _Toc80793252 \h </w:instrText>
            </w:r>
            <w:r>
              <w:rPr>
                <w:noProof/>
                <w:webHidden/>
              </w:rPr>
            </w:r>
          </w:ins>
          <w:r>
            <w:rPr>
              <w:noProof/>
              <w:webHidden/>
            </w:rPr>
            <w:fldChar w:fldCharType="separate"/>
          </w:r>
          <w:ins w:id="233" w:author="Andrew Instone-Cowie" w:date="2021-08-25T14:18:00Z">
            <w:r w:rsidR="00E86763">
              <w:rPr>
                <w:noProof/>
                <w:webHidden/>
              </w:rPr>
              <w:t>45</w:t>
            </w:r>
          </w:ins>
          <w:ins w:id="234" w:author="Andrew Instone-Cowie" w:date="2021-08-25T14:13:00Z">
            <w:r>
              <w:rPr>
                <w:noProof/>
                <w:webHidden/>
              </w:rPr>
              <w:fldChar w:fldCharType="end"/>
            </w:r>
            <w:r w:rsidRPr="005C6B75">
              <w:rPr>
                <w:rStyle w:val="Hyperlink"/>
                <w:noProof/>
              </w:rPr>
              <w:fldChar w:fldCharType="end"/>
            </w:r>
          </w:ins>
        </w:p>
        <w:p w14:paraId="6EC9BEF7" w14:textId="4125E9F7" w:rsidR="00CD5701" w:rsidRDefault="00CD5701">
          <w:pPr>
            <w:pStyle w:val="TOC3"/>
            <w:tabs>
              <w:tab w:val="right" w:leader="dot" w:pos="9016"/>
            </w:tabs>
            <w:rPr>
              <w:ins w:id="235" w:author="Andrew Instone-Cowie" w:date="2021-08-25T14:13:00Z"/>
              <w:noProof/>
              <w:lang w:val="en-GB" w:eastAsia="en-GB"/>
            </w:rPr>
          </w:pPr>
          <w:ins w:id="23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DTEs &amp; DCEs</w:t>
            </w:r>
            <w:r>
              <w:rPr>
                <w:noProof/>
                <w:webHidden/>
              </w:rPr>
              <w:tab/>
            </w:r>
            <w:r>
              <w:rPr>
                <w:noProof/>
                <w:webHidden/>
              </w:rPr>
              <w:fldChar w:fldCharType="begin"/>
            </w:r>
            <w:r>
              <w:rPr>
                <w:noProof/>
                <w:webHidden/>
              </w:rPr>
              <w:instrText xml:space="preserve"> PAGEREF _Toc80793253 \h </w:instrText>
            </w:r>
            <w:r>
              <w:rPr>
                <w:noProof/>
                <w:webHidden/>
              </w:rPr>
            </w:r>
          </w:ins>
          <w:r>
            <w:rPr>
              <w:noProof/>
              <w:webHidden/>
            </w:rPr>
            <w:fldChar w:fldCharType="separate"/>
          </w:r>
          <w:ins w:id="237" w:author="Andrew Instone-Cowie" w:date="2021-08-25T14:18:00Z">
            <w:r w:rsidR="00E86763">
              <w:rPr>
                <w:noProof/>
                <w:webHidden/>
              </w:rPr>
              <w:t>45</w:t>
            </w:r>
          </w:ins>
          <w:ins w:id="238" w:author="Andrew Instone-Cowie" w:date="2021-08-25T14:13:00Z">
            <w:r>
              <w:rPr>
                <w:noProof/>
                <w:webHidden/>
              </w:rPr>
              <w:fldChar w:fldCharType="end"/>
            </w:r>
            <w:r w:rsidRPr="005C6B75">
              <w:rPr>
                <w:rStyle w:val="Hyperlink"/>
                <w:noProof/>
              </w:rPr>
              <w:fldChar w:fldCharType="end"/>
            </w:r>
          </w:ins>
        </w:p>
        <w:p w14:paraId="4CAFF328" w14:textId="5CC8B8DE" w:rsidR="00CD5701" w:rsidRDefault="00CD5701">
          <w:pPr>
            <w:pStyle w:val="TOC3"/>
            <w:tabs>
              <w:tab w:val="right" w:leader="dot" w:pos="9016"/>
            </w:tabs>
            <w:rPr>
              <w:ins w:id="239" w:author="Andrew Instone-Cowie" w:date="2021-08-25T14:13:00Z"/>
              <w:noProof/>
              <w:lang w:val="en-GB" w:eastAsia="en-GB"/>
            </w:rPr>
          </w:pPr>
          <w:ins w:id="2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Power Module</w:t>
            </w:r>
            <w:r>
              <w:rPr>
                <w:noProof/>
                <w:webHidden/>
              </w:rPr>
              <w:tab/>
            </w:r>
            <w:r>
              <w:rPr>
                <w:noProof/>
                <w:webHidden/>
              </w:rPr>
              <w:fldChar w:fldCharType="begin"/>
            </w:r>
            <w:r>
              <w:rPr>
                <w:noProof/>
                <w:webHidden/>
              </w:rPr>
              <w:instrText xml:space="preserve"> PAGEREF _Toc80793254 \h </w:instrText>
            </w:r>
            <w:r>
              <w:rPr>
                <w:noProof/>
                <w:webHidden/>
              </w:rPr>
            </w:r>
          </w:ins>
          <w:r>
            <w:rPr>
              <w:noProof/>
              <w:webHidden/>
            </w:rPr>
            <w:fldChar w:fldCharType="separate"/>
          </w:r>
          <w:ins w:id="241" w:author="Andrew Instone-Cowie" w:date="2021-08-25T14:18:00Z">
            <w:r w:rsidR="00E86763">
              <w:rPr>
                <w:noProof/>
                <w:webHidden/>
              </w:rPr>
              <w:t>46</w:t>
            </w:r>
          </w:ins>
          <w:ins w:id="242" w:author="Andrew Instone-Cowie" w:date="2021-08-25T14:13:00Z">
            <w:r>
              <w:rPr>
                <w:noProof/>
                <w:webHidden/>
              </w:rPr>
              <w:fldChar w:fldCharType="end"/>
            </w:r>
            <w:r w:rsidRPr="005C6B75">
              <w:rPr>
                <w:rStyle w:val="Hyperlink"/>
                <w:noProof/>
              </w:rPr>
              <w:fldChar w:fldCharType="end"/>
            </w:r>
          </w:ins>
        </w:p>
        <w:p w14:paraId="15101A6E" w14:textId="25436565" w:rsidR="00CD5701" w:rsidRDefault="00CD5701">
          <w:pPr>
            <w:pStyle w:val="TOC3"/>
            <w:tabs>
              <w:tab w:val="right" w:leader="dot" w:pos="9016"/>
            </w:tabs>
            <w:rPr>
              <w:ins w:id="243" w:author="Andrew Instone-Cowie" w:date="2021-08-25T14:13:00Z"/>
              <w:noProof/>
              <w:lang w:val="en-GB" w:eastAsia="en-GB"/>
            </w:rPr>
          </w:pPr>
          <w:ins w:id="2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Second PC Module</w:t>
            </w:r>
            <w:r>
              <w:rPr>
                <w:noProof/>
                <w:webHidden/>
              </w:rPr>
              <w:tab/>
            </w:r>
            <w:r>
              <w:rPr>
                <w:noProof/>
                <w:webHidden/>
              </w:rPr>
              <w:fldChar w:fldCharType="begin"/>
            </w:r>
            <w:r>
              <w:rPr>
                <w:noProof/>
                <w:webHidden/>
              </w:rPr>
              <w:instrText xml:space="preserve"> PAGEREF _Toc80793255 \h </w:instrText>
            </w:r>
            <w:r>
              <w:rPr>
                <w:noProof/>
                <w:webHidden/>
              </w:rPr>
            </w:r>
          </w:ins>
          <w:r>
            <w:rPr>
              <w:noProof/>
              <w:webHidden/>
            </w:rPr>
            <w:fldChar w:fldCharType="separate"/>
          </w:r>
          <w:ins w:id="245" w:author="Andrew Instone-Cowie" w:date="2021-08-25T14:18:00Z">
            <w:r w:rsidR="00E86763">
              <w:rPr>
                <w:noProof/>
                <w:webHidden/>
              </w:rPr>
              <w:t>46</w:t>
            </w:r>
          </w:ins>
          <w:ins w:id="246" w:author="Andrew Instone-Cowie" w:date="2021-08-25T14:13:00Z">
            <w:r>
              <w:rPr>
                <w:noProof/>
                <w:webHidden/>
              </w:rPr>
              <w:fldChar w:fldCharType="end"/>
            </w:r>
            <w:r w:rsidRPr="005C6B75">
              <w:rPr>
                <w:rStyle w:val="Hyperlink"/>
                <w:noProof/>
              </w:rPr>
              <w:fldChar w:fldCharType="end"/>
            </w:r>
          </w:ins>
        </w:p>
        <w:p w14:paraId="25D299B9" w14:textId="75F07CF6" w:rsidR="00CD5701" w:rsidRDefault="00CD5701">
          <w:pPr>
            <w:pStyle w:val="TOC3"/>
            <w:tabs>
              <w:tab w:val="right" w:leader="dot" w:pos="9016"/>
            </w:tabs>
            <w:rPr>
              <w:ins w:id="247" w:author="Andrew Instone-Cowie" w:date="2021-08-25T14:13:00Z"/>
              <w:noProof/>
              <w:lang w:val="en-GB" w:eastAsia="en-GB"/>
            </w:rPr>
          </w:pPr>
          <w:ins w:id="2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Basic Serial Splitter Module</w:t>
            </w:r>
            <w:r>
              <w:rPr>
                <w:noProof/>
                <w:webHidden/>
              </w:rPr>
              <w:tab/>
            </w:r>
            <w:r>
              <w:rPr>
                <w:noProof/>
                <w:webHidden/>
              </w:rPr>
              <w:fldChar w:fldCharType="begin"/>
            </w:r>
            <w:r>
              <w:rPr>
                <w:noProof/>
                <w:webHidden/>
              </w:rPr>
              <w:instrText xml:space="preserve"> PAGEREF _Toc80793256 \h </w:instrText>
            </w:r>
            <w:r>
              <w:rPr>
                <w:noProof/>
                <w:webHidden/>
              </w:rPr>
            </w:r>
          </w:ins>
          <w:r>
            <w:rPr>
              <w:noProof/>
              <w:webHidden/>
            </w:rPr>
            <w:fldChar w:fldCharType="separate"/>
          </w:r>
          <w:ins w:id="249" w:author="Andrew Instone-Cowie" w:date="2021-08-25T14:18:00Z">
            <w:r w:rsidR="00E86763">
              <w:rPr>
                <w:noProof/>
                <w:webHidden/>
              </w:rPr>
              <w:t>47</w:t>
            </w:r>
          </w:ins>
          <w:ins w:id="250" w:author="Andrew Instone-Cowie" w:date="2021-08-25T14:13:00Z">
            <w:r>
              <w:rPr>
                <w:noProof/>
                <w:webHidden/>
              </w:rPr>
              <w:fldChar w:fldCharType="end"/>
            </w:r>
            <w:r w:rsidRPr="005C6B75">
              <w:rPr>
                <w:rStyle w:val="Hyperlink"/>
                <w:noProof/>
              </w:rPr>
              <w:fldChar w:fldCharType="end"/>
            </w:r>
          </w:ins>
        </w:p>
        <w:p w14:paraId="1B6004AF" w14:textId="0A1572B0" w:rsidR="00CD5701" w:rsidRDefault="00CD5701">
          <w:pPr>
            <w:pStyle w:val="TOC1"/>
            <w:tabs>
              <w:tab w:val="right" w:leader="dot" w:pos="9016"/>
            </w:tabs>
            <w:rPr>
              <w:ins w:id="251" w:author="Andrew Instone-Cowie" w:date="2021-08-25T14:13:00Z"/>
              <w:rFonts w:eastAsiaTheme="minorEastAsia"/>
              <w:noProof/>
              <w:lang w:eastAsia="en-GB"/>
            </w:rPr>
          </w:pPr>
          <w:ins w:id="2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Interface Module Firmware</w:t>
            </w:r>
            <w:r>
              <w:rPr>
                <w:noProof/>
                <w:webHidden/>
              </w:rPr>
              <w:tab/>
            </w:r>
            <w:r>
              <w:rPr>
                <w:noProof/>
                <w:webHidden/>
              </w:rPr>
              <w:fldChar w:fldCharType="begin"/>
            </w:r>
            <w:r>
              <w:rPr>
                <w:noProof/>
                <w:webHidden/>
              </w:rPr>
              <w:instrText xml:space="preserve"> PAGEREF _Toc80793257 \h </w:instrText>
            </w:r>
            <w:r>
              <w:rPr>
                <w:noProof/>
                <w:webHidden/>
              </w:rPr>
            </w:r>
          </w:ins>
          <w:r>
            <w:rPr>
              <w:noProof/>
              <w:webHidden/>
            </w:rPr>
            <w:fldChar w:fldCharType="separate"/>
          </w:r>
          <w:ins w:id="253" w:author="Andrew Instone-Cowie" w:date="2021-08-25T14:18:00Z">
            <w:r w:rsidR="00E86763">
              <w:rPr>
                <w:noProof/>
                <w:webHidden/>
              </w:rPr>
              <w:t>48</w:t>
            </w:r>
          </w:ins>
          <w:ins w:id="254" w:author="Andrew Instone-Cowie" w:date="2021-08-25T14:13:00Z">
            <w:r>
              <w:rPr>
                <w:noProof/>
                <w:webHidden/>
              </w:rPr>
              <w:fldChar w:fldCharType="end"/>
            </w:r>
            <w:r w:rsidRPr="005C6B75">
              <w:rPr>
                <w:rStyle w:val="Hyperlink"/>
                <w:noProof/>
              </w:rPr>
              <w:fldChar w:fldCharType="end"/>
            </w:r>
          </w:ins>
        </w:p>
        <w:p w14:paraId="4DA06313" w14:textId="16151B2B" w:rsidR="00CD5701" w:rsidRDefault="00CD5701">
          <w:pPr>
            <w:pStyle w:val="TOC2"/>
            <w:tabs>
              <w:tab w:val="right" w:leader="dot" w:pos="9016"/>
            </w:tabs>
            <w:rPr>
              <w:ins w:id="255" w:author="Andrew Instone-Cowie" w:date="2021-08-25T14:13:00Z"/>
              <w:rFonts w:eastAsiaTheme="minorEastAsia"/>
              <w:noProof/>
              <w:lang w:eastAsia="en-GB"/>
            </w:rPr>
          </w:pPr>
          <w:ins w:id="2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Characteristics</w:t>
            </w:r>
            <w:r>
              <w:rPr>
                <w:noProof/>
                <w:webHidden/>
              </w:rPr>
              <w:tab/>
            </w:r>
            <w:r>
              <w:rPr>
                <w:noProof/>
                <w:webHidden/>
              </w:rPr>
              <w:fldChar w:fldCharType="begin"/>
            </w:r>
            <w:r>
              <w:rPr>
                <w:noProof/>
                <w:webHidden/>
              </w:rPr>
              <w:instrText xml:space="preserve"> PAGEREF _Toc80793258 \h </w:instrText>
            </w:r>
            <w:r>
              <w:rPr>
                <w:noProof/>
                <w:webHidden/>
              </w:rPr>
            </w:r>
          </w:ins>
          <w:r>
            <w:rPr>
              <w:noProof/>
              <w:webHidden/>
            </w:rPr>
            <w:fldChar w:fldCharType="separate"/>
          </w:r>
          <w:ins w:id="257" w:author="Andrew Instone-Cowie" w:date="2021-08-25T14:18:00Z">
            <w:r w:rsidR="00E86763">
              <w:rPr>
                <w:noProof/>
                <w:webHidden/>
              </w:rPr>
              <w:t>48</w:t>
            </w:r>
          </w:ins>
          <w:ins w:id="258" w:author="Andrew Instone-Cowie" w:date="2021-08-25T14:13:00Z">
            <w:r>
              <w:rPr>
                <w:noProof/>
                <w:webHidden/>
              </w:rPr>
              <w:fldChar w:fldCharType="end"/>
            </w:r>
            <w:r w:rsidRPr="005C6B75">
              <w:rPr>
                <w:rStyle w:val="Hyperlink"/>
                <w:noProof/>
              </w:rPr>
              <w:fldChar w:fldCharType="end"/>
            </w:r>
          </w:ins>
        </w:p>
        <w:p w14:paraId="1D059DE8" w14:textId="5D42C3DE" w:rsidR="00CD5701" w:rsidRDefault="00CD5701">
          <w:pPr>
            <w:pStyle w:val="TOC2"/>
            <w:tabs>
              <w:tab w:val="right" w:leader="dot" w:pos="9016"/>
            </w:tabs>
            <w:rPr>
              <w:ins w:id="259" w:author="Andrew Instone-Cowie" w:date="2021-08-25T14:13:00Z"/>
              <w:rFonts w:eastAsiaTheme="minorEastAsia"/>
              <w:noProof/>
              <w:lang w:eastAsia="en-GB"/>
            </w:rPr>
          </w:pPr>
          <w:ins w:id="2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"_Toc80793259"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Firmware Design</w:t>
            </w:r>
            <w:r>
              <w:rPr>
                <w:noProof/>
                <w:webHidden/>
              </w:rPr>
              <w:tab/>
            </w:r>
            <w:r>
              <w:rPr>
                <w:noProof/>
                <w:webHidden/>
              </w:rPr>
              <w:fldChar w:fldCharType="begin"/>
            </w:r>
            <w:r>
              <w:rPr>
                <w:noProof/>
                <w:webHidden/>
              </w:rPr>
              <w:instrText xml:space="preserve"> PAGEREF _Toc80793259 \h </w:instrText>
            </w:r>
            <w:r>
              <w:rPr>
                <w:noProof/>
                <w:webHidden/>
              </w:rPr>
            </w:r>
          </w:ins>
          <w:r>
            <w:rPr>
              <w:noProof/>
              <w:webHidden/>
            </w:rPr>
            <w:fldChar w:fldCharType="separate"/>
          </w:r>
          <w:ins w:id="261" w:author="Andrew Instone-Cowie" w:date="2021-08-25T14:18:00Z">
            <w:r w:rsidR="00E86763">
              <w:rPr>
                <w:noProof/>
                <w:webHidden/>
              </w:rPr>
              <w:t>49</w:t>
            </w:r>
          </w:ins>
          <w:ins w:id="262" w:author="Andrew Instone-Cowie" w:date="2021-08-25T14:13:00Z">
            <w:r>
              <w:rPr>
                <w:noProof/>
                <w:webHidden/>
              </w:rPr>
              <w:fldChar w:fldCharType="end"/>
            </w:r>
            <w:r w:rsidRPr="005C6B75">
              <w:rPr>
                <w:rStyle w:val="Hyperlink"/>
                <w:noProof/>
              </w:rPr>
              <w:fldChar w:fldCharType="end"/>
            </w:r>
          </w:ins>
        </w:p>
        <w:p w14:paraId="7B878420" w14:textId="55E9F4BC" w:rsidR="00CD5701" w:rsidRDefault="00CD5701">
          <w:pPr>
            <w:pStyle w:val="TOC3"/>
            <w:tabs>
              <w:tab w:val="right" w:leader="dot" w:pos="9016"/>
            </w:tabs>
            <w:rPr>
              <w:ins w:id="263" w:author="Andrew Instone-Cowie" w:date="2021-08-25T14:13:00Z"/>
              <w:noProof/>
              <w:lang w:val="en-GB" w:eastAsia="en-GB"/>
            </w:rPr>
          </w:pPr>
          <w:ins w:id="2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Interrupt Driven vs Polling</w:t>
            </w:r>
            <w:r>
              <w:rPr>
                <w:noProof/>
                <w:webHidden/>
              </w:rPr>
              <w:tab/>
            </w:r>
            <w:r>
              <w:rPr>
                <w:noProof/>
                <w:webHidden/>
              </w:rPr>
              <w:fldChar w:fldCharType="begin"/>
            </w:r>
            <w:r>
              <w:rPr>
                <w:noProof/>
                <w:webHidden/>
              </w:rPr>
              <w:instrText xml:space="preserve"> PAGEREF _Toc80793260 \h </w:instrText>
            </w:r>
            <w:r>
              <w:rPr>
                <w:noProof/>
                <w:webHidden/>
              </w:rPr>
            </w:r>
          </w:ins>
          <w:r>
            <w:rPr>
              <w:noProof/>
              <w:webHidden/>
            </w:rPr>
            <w:fldChar w:fldCharType="separate"/>
          </w:r>
          <w:ins w:id="265" w:author="Andrew Instone-Cowie" w:date="2021-08-25T14:18:00Z">
            <w:r w:rsidR="00E86763">
              <w:rPr>
                <w:noProof/>
                <w:webHidden/>
              </w:rPr>
              <w:t>49</w:t>
            </w:r>
          </w:ins>
          <w:ins w:id="266" w:author="Andrew Instone-Cowie" w:date="2021-08-25T14:13:00Z">
            <w:r>
              <w:rPr>
                <w:noProof/>
                <w:webHidden/>
              </w:rPr>
              <w:fldChar w:fldCharType="end"/>
            </w:r>
            <w:r w:rsidRPr="005C6B75">
              <w:rPr>
                <w:rStyle w:val="Hyperlink"/>
                <w:noProof/>
              </w:rPr>
              <w:fldChar w:fldCharType="end"/>
            </w:r>
          </w:ins>
        </w:p>
        <w:p w14:paraId="18E4BE55" w14:textId="495016C9" w:rsidR="00CD5701" w:rsidRDefault="00CD5701">
          <w:pPr>
            <w:pStyle w:val="TOC3"/>
            <w:tabs>
              <w:tab w:val="right" w:leader="dot" w:pos="9016"/>
            </w:tabs>
            <w:rPr>
              <w:ins w:id="267" w:author="Andrew Instone-Cowie" w:date="2021-08-25T14:13:00Z"/>
              <w:noProof/>
              <w:lang w:val="en-GB" w:eastAsia="en-GB"/>
            </w:rPr>
          </w:pPr>
          <w:ins w:id="2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State Machine Operation</w:t>
            </w:r>
            <w:r>
              <w:rPr>
                <w:noProof/>
                <w:webHidden/>
              </w:rPr>
              <w:tab/>
            </w:r>
            <w:r>
              <w:rPr>
                <w:noProof/>
                <w:webHidden/>
              </w:rPr>
              <w:fldChar w:fldCharType="begin"/>
            </w:r>
            <w:r>
              <w:rPr>
                <w:noProof/>
                <w:webHidden/>
              </w:rPr>
              <w:instrText xml:space="preserve"> PAGEREF _Toc80793261 \h </w:instrText>
            </w:r>
            <w:r>
              <w:rPr>
                <w:noProof/>
                <w:webHidden/>
              </w:rPr>
            </w:r>
          </w:ins>
          <w:r>
            <w:rPr>
              <w:noProof/>
              <w:webHidden/>
            </w:rPr>
            <w:fldChar w:fldCharType="separate"/>
          </w:r>
          <w:ins w:id="269" w:author="Andrew Instone-Cowie" w:date="2021-08-25T14:18:00Z">
            <w:r w:rsidR="00E86763">
              <w:rPr>
                <w:noProof/>
                <w:webHidden/>
              </w:rPr>
              <w:t>50</w:t>
            </w:r>
          </w:ins>
          <w:ins w:id="270" w:author="Andrew Instone-Cowie" w:date="2021-08-25T14:13:00Z">
            <w:r>
              <w:rPr>
                <w:noProof/>
                <w:webHidden/>
              </w:rPr>
              <w:fldChar w:fldCharType="end"/>
            </w:r>
            <w:r w:rsidRPr="005C6B75">
              <w:rPr>
                <w:rStyle w:val="Hyperlink"/>
                <w:noProof/>
              </w:rPr>
              <w:fldChar w:fldCharType="end"/>
            </w:r>
          </w:ins>
        </w:p>
        <w:p w14:paraId="1A667C5A" w14:textId="72A83F63" w:rsidR="00CD5701" w:rsidRDefault="00CD5701">
          <w:pPr>
            <w:pStyle w:val="TOC3"/>
            <w:tabs>
              <w:tab w:val="right" w:leader="dot" w:pos="9016"/>
            </w:tabs>
            <w:rPr>
              <w:ins w:id="271" w:author="Andrew Instone-Cowie" w:date="2021-08-25T14:13:00Z"/>
              <w:noProof/>
              <w:lang w:val="en-GB" w:eastAsia="en-GB"/>
            </w:rPr>
          </w:pPr>
          <w:ins w:id="272"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"_Toc80793262"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Timer Issues</w:t>
            </w:r>
            <w:r>
              <w:rPr>
                <w:noProof/>
                <w:webHidden/>
              </w:rPr>
              <w:tab/>
            </w:r>
            <w:r>
              <w:rPr>
                <w:noProof/>
                <w:webHidden/>
              </w:rPr>
              <w:fldChar w:fldCharType="begin"/>
            </w:r>
            <w:r>
              <w:rPr>
                <w:noProof/>
                <w:webHidden/>
              </w:rPr>
              <w:instrText xml:space="preserve"> PAGEREF _Toc80793262 \h </w:instrText>
            </w:r>
            <w:r>
              <w:rPr>
                <w:noProof/>
                <w:webHidden/>
              </w:rPr>
            </w:r>
          </w:ins>
          <w:r>
            <w:rPr>
              <w:noProof/>
              <w:webHidden/>
            </w:rPr>
            <w:fldChar w:fldCharType="separate"/>
          </w:r>
          <w:ins w:id="273" w:author="Andrew Instone-Cowie" w:date="2021-08-25T14:18:00Z">
            <w:r w:rsidR="00E86763">
              <w:rPr>
                <w:noProof/>
                <w:webHidden/>
              </w:rPr>
              <w:t>52</w:t>
            </w:r>
          </w:ins>
          <w:ins w:id="274" w:author="Andrew Instone-Cowie" w:date="2021-08-25T14:13:00Z">
            <w:r>
              <w:rPr>
                <w:noProof/>
                <w:webHidden/>
              </w:rPr>
              <w:fldChar w:fldCharType="end"/>
            </w:r>
            <w:r w:rsidRPr="005C6B75">
              <w:rPr>
                <w:rStyle w:val="Hyperlink"/>
                <w:noProof/>
              </w:rPr>
              <w:fldChar w:fldCharType="end"/>
            </w:r>
          </w:ins>
        </w:p>
        <w:p w14:paraId="68BD4862" w14:textId="522648AA" w:rsidR="00CD5701" w:rsidRDefault="00CD5701">
          <w:pPr>
            <w:pStyle w:val="TOC3"/>
            <w:tabs>
              <w:tab w:val="right" w:leader="dot" w:pos="9016"/>
            </w:tabs>
            <w:rPr>
              <w:ins w:id="275" w:author="Andrew Instone-Cowie" w:date="2021-08-25T14:13:00Z"/>
              <w:noProof/>
              <w:lang w:val="en-GB" w:eastAsia="en-GB"/>
            </w:rPr>
          </w:pPr>
          <w:ins w:id="2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De-Bouncing</w:t>
            </w:r>
            <w:r>
              <w:rPr>
                <w:noProof/>
                <w:webHidden/>
              </w:rPr>
              <w:tab/>
            </w:r>
            <w:r>
              <w:rPr>
                <w:noProof/>
                <w:webHidden/>
              </w:rPr>
              <w:fldChar w:fldCharType="begin"/>
            </w:r>
            <w:r>
              <w:rPr>
                <w:noProof/>
                <w:webHidden/>
              </w:rPr>
              <w:instrText xml:space="preserve"> PAGEREF _Toc80793263 \h </w:instrText>
            </w:r>
            <w:r>
              <w:rPr>
                <w:noProof/>
                <w:webHidden/>
              </w:rPr>
            </w:r>
          </w:ins>
          <w:r>
            <w:rPr>
              <w:noProof/>
              <w:webHidden/>
            </w:rPr>
            <w:fldChar w:fldCharType="separate"/>
          </w:r>
          <w:ins w:id="277" w:author="Andrew Instone-Cowie" w:date="2021-08-25T14:18:00Z">
            <w:r w:rsidR="00E86763">
              <w:rPr>
                <w:noProof/>
                <w:webHidden/>
              </w:rPr>
              <w:t>52</w:t>
            </w:r>
          </w:ins>
          <w:ins w:id="278" w:author="Andrew Instone-Cowie" w:date="2021-08-25T14:13:00Z">
            <w:r>
              <w:rPr>
                <w:noProof/>
                <w:webHidden/>
              </w:rPr>
              <w:fldChar w:fldCharType="end"/>
            </w:r>
            <w:r w:rsidRPr="005C6B75">
              <w:rPr>
                <w:rStyle w:val="Hyperlink"/>
                <w:noProof/>
              </w:rPr>
              <w:fldChar w:fldCharType="end"/>
            </w:r>
          </w:ins>
        </w:p>
        <w:p w14:paraId="408EC094" w14:textId="21E661C9" w:rsidR="00CD5701" w:rsidRDefault="00CD5701">
          <w:pPr>
            <w:pStyle w:val="TOC3"/>
            <w:tabs>
              <w:tab w:val="right" w:leader="dot" w:pos="9016"/>
            </w:tabs>
            <w:rPr>
              <w:ins w:id="279" w:author="Andrew Instone-Cowie" w:date="2021-08-25T14:13:00Z"/>
              <w:noProof/>
              <w:lang w:val="en-GB" w:eastAsia="en-GB"/>
            </w:rPr>
          </w:pPr>
          <w:ins w:id="2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Debugging &amp; Timing Features</w:t>
            </w:r>
            <w:r>
              <w:rPr>
                <w:noProof/>
                <w:webHidden/>
              </w:rPr>
              <w:tab/>
            </w:r>
            <w:r>
              <w:rPr>
                <w:noProof/>
                <w:webHidden/>
              </w:rPr>
              <w:fldChar w:fldCharType="begin"/>
            </w:r>
            <w:r>
              <w:rPr>
                <w:noProof/>
                <w:webHidden/>
              </w:rPr>
              <w:instrText xml:space="preserve"> PAGEREF _Toc80793264 \h </w:instrText>
            </w:r>
            <w:r>
              <w:rPr>
                <w:noProof/>
                <w:webHidden/>
              </w:rPr>
            </w:r>
          </w:ins>
          <w:r>
            <w:rPr>
              <w:noProof/>
              <w:webHidden/>
            </w:rPr>
            <w:fldChar w:fldCharType="separate"/>
          </w:r>
          <w:ins w:id="281" w:author="Andrew Instone-Cowie" w:date="2021-08-25T14:18:00Z">
            <w:r w:rsidR="00E86763">
              <w:rPr>
                <w:noProof/>
                <w:webHidden/>
              </w:rPr>
              <w:t>53</w:t>
            </w:r>
          </w:ins>
          <w:ins w:id="282" w:author="Andrew Instone-Cowie" w:date="2021-08-25T14:13:00Z">
            <w:r>
              <w:rPr>
                <w:noProof/>
                <w:webHidden/>
              </w:rPr>
              <w:fldChar w:fldCharType="end"/>
            </w:r>
            <w:r w:rsidRPr="005C6B75">
              <w:rPr>
                <w:rStyle w:val="Hyperlink"/>
                <w:noProof/>
              </w:rPr>
              <w:fldChar w:fldCharType="end"/>
            </w:r>
          </w:ins>
        </w:p>
        <w:p w14:paraId="3F7EB399" w14:textId="688CDEF8" w:rsidR="00CD5701" w:rsidRDefault="00CD5701">
          <w:pPr>
            <w:pStyle w:val="TOC3"/>
            <w:tabs>
              <w:tab w:val="right" w:leader="dot" w:pos="9016"/>
            </w:tabs>
            <w:rPr>
              <w:ins w:id="283" w:author="Andrew Instone-Cowie" w:date="2021-08-25T14:13:00Z"/>
              <w:noProof/>
              <w:lang w:val="en-GB" w:eastAsia="en-GB"/>
            </w:rPr>
          </w:pPr>
          <w:ins w:id="2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Serial Input &amp; Command Line Interface</w:t>
            </w:r>
            <w:r>
              <w:rPr>
                <w:noProof/>
                <w:webHidden/>
              </w:rPr>
              <w:tab/>
            </w:r>
            <w:r>
              <w:rPr>
                <w:noProof/>
                <w:webHidden/>
              </w:rPr>
              <w:fldChar w:fldCharType="begin"/>
            </w:r>
            <w:r>
              <w:rPr>
                <w:noProof/>
                <w:webHidden/>
              </w:rPr>
              <w:instrText xml:space="preserve"> PAGEREF _Toc80793265 \h </w:instrText>
            </w:r>
            <w:r>
              <w:rPr>
                <w:noProof/>
                <w:webHidden/>
              </w:rPr>
            </w:r>
          </w:ins>
          <w:r>
            <w:rPr>
              <w:noProof/>
              <w:webHidden/>
            </w:rPr>
            <w:fldChar w:fldCharType="separate"/>
          </w:r>
          <w:ins w:id="285" w:author="Andrew Instone-Cowie" w:date="2021-08-25T14:18:00Z">
            <w:r w:rsidR="00E86763">
              <w:rPr>
                <w:noProof/>
                <w:webHidden/>
              </w:rPr>
              <w:t>55</w:t>
            </w:r>
          </w:ins>
          <w:ins w:id="286" w:author="Andrew Instone-Cowie" w:date="2021-08-25T14:13:00Z">
            <w:r>
              <w:rPr>
                <w:noProof/>
                <w:webHidden/>
              </w:rPr>
              <w:fldChar w:fldCharType="end"/>
            </w:r>
            <w:r w:rsidRPr="005C6B75">
              <w:rPr>
                <w:rStyle w:val="Hyperlink"/>
                <w:noProof/>
              </w:rPr>
              <w:fldChar w:fldCharType="end"/>
            </w:r>
          </w:ins>
        </w:p>
        <w:p w14:paraId="7ABCD982" w14:textId="242546C7" w:rsidR="00CD5701" w:rsidRDefault="00CD5701">
          <w:pPr>
            <w:pStyle w:val="TOC3"/>
            <w:tabs>
              <w:tab w:val="right" w:leader="dot" w:pos="9016"/>
            </w:tabs>
            <w:rPr>
              <w:ins w:id="287" w:author="Andrew Instone-Cowie" w:date="2021-08-25T14:13:00Z"/>
              <w:noProof/>
              <w:lang w:val="en-GB" w:eastAsia="en-GB"/>
            </w:rPr>
          </w:pPr>
          <w:ins w:id="2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Enable/Disable</w:t>
            </w:r>
            <w:r>
              <w:rPr>
                <w:noProof/>
                <w:webHidden/>
              </w:rPr>
              <w:tab/>
            </w:r>
            <w:r>
              <w:rPr>
                <w:noProof/>
                <w:webHidden/>
              </w:rPr>
              <w:fldChar w:fldCharType="begin"/>
            </w:r>
            <w:r>
              <w:rPr>
                <w:noProof/>
                <w:webHidden/>
              </w:rPr>
              <w:instrText xml:space="preserve"> PAGEREF _Toc80793266 \h </w:instrText>
            </w:r>
            <w:r>
              <w:rPr>
                <w:noProof/>
                <w:webHidden/>
              </w:rPr>
            </w:r>
          </w:ins>
          <w:r>
            <w:rPr>
              <w:noProof/>
              <w:webHidden/>
            </w:rPr>
            <w:fldChar w:fldCharType="separate"/>
          </w:r>
          <w:ins w:id="289" w:author="Andrew Instone-Cowie" w:date="2021-08-25T14:18:00Z">
            <w:r w:rsidR="00E86763">
              <w:rPr>
                <w:noProof/>
                <w:webHidden/>
              </w:rPr>
              <w:t>55</w:t>
            </w:r>
          </w:ins>
          <w:ins w:id="290" w:author="Andrew Instone-Cowie" w:date="2021-08-25T14:13:00Z">
            <w:r>
              <w:rPr>
                <w:noProof/>
                <w:webHidden/>
              </w:rPr>
              <w:fldChar w:fldCharType="end"/>
            </w:r>
            <w:r w:rsidRPr="005C6B75">
              <w:rPr>
                <w:rStyle w:val="Hyperlink"/>
                <w:noProof/>
              </w:rPr>
              <w:fldChar w:fldCharType="end"/>
            </w:r>
          </w:ins>
        </w:p>
        <w:p w14:paraId="39F143C4" w14:textId="6DF86870" w:rsidR="00CD5701" w:rsidRDefault="00CD5701">
          <w:pPr>
            <w:pStyle w:val="TOC3"/>
            <w:tabs>
              <w:tab w:val="right" w:leader="dot" w:pos="9016"/>
            </w:tabs>
            <w:rPr>
              <w:ins w:id="291" w:author="Andrew Instone-Cowie" w:date="2021-08-25T14:13:00Z"/>
              <w:noProof/>
              <w:lang w:val="en-GB" w:eastAsia="en-GB"/>
            </w:rPr>
          </w:pPr>
          <w:ins w:id="2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Memory Footprint</w:t>
            </w:r>
            <w:r>
              <w:rPr>
                <w:noProof/>
                <w:webHidden/>
              </w:rPr>
              <w:tab/>
            </w:r>
            <w:r>
              <w:rPr>
                <w:noProof/>
                <w:webHidden/>
              </w:rPr>
              <w:fldChar w:fldCharType="begin"/>
            </w:r>
            <w:r>
              <w:rPr>
                <w:noProof/>
                <w:webHidden/>
              </w:rPr>
              <w:instrText xml:space="preserve"> PAGEREF _Toc80793267 \h </w:instrText>
            </w:r>
            <w:r>
              <w:rPr>
                <w:noProof/>
                <w:webHidden/>
              </w:rPr>
            </w:r>
          </w:ins>
          <w:r>
            <w:rPr>
              <w:noProof/>
              <w:webHidden/>
            </w:rPr>
            <w:fldChar w:fldCharType="separate"/>
          </w:r>
          <w:ins w:id="293" w:author="Andrew Instone-Cowie" w:date="2021-08-25T14:18:00Z">
            <w:r w:rsidR="00E86763">
              <w:rPr>
                <w:noProof/>
                <w:webHidden/>
              </w:rPr>
              <w:t>56</w:t>
            </w:r>
          </w:ins>
          <w:ins w:id="294" w:author="Andrew Instone-Cowie" w:date="2021-08-25T14:13:00Z">
            <w:r>
              <w:rPr>
                <w:noProof/>
                <w:webHidden/>
              </w:rPr>
              <w:fldChar w:fldCharType="end"/>
            </w:r>
            <w:r w:rsidRPr="005C6B75">
              <w:rPr>
                <w:rStyle w:val="Hyperlink"/>
                <w:noProof/>
              </w:rPr>
              <w:fldChar w:fldCharType="end"/>
            </w:r>
          </w:ins>
        </w:p>
        <w:p w14:paraId="77C193A3" w14:textId="317D3AE0" w:rsidR="00CD5701" w:rsidRDefault="00CD5701">
          <w:pPr>
            <w:pStyle w:val="TOC2"/>
            <w:tabs>
              <w:tab w:val="right" w:leader="dot" w:pos="9016"/>
            </w:tabs>
            <w:rPr>
              <w:ins w:id="295" w:author="Andrew Instone-Cowie" w:date="2021-08-25T14:13:00Z"/>
              <w:rFonts w:eastAsiaTheme="minorEastAsia"/>
              <w:noProof/>
              <w:lang w:eastAsia="en-GB"/>
            </w:rPr>
          </w:pPr>
          <w:ins w:id="2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Metrics</w:t>
            </w:r>
            <w:r>
              <w:rPr>
                <w:noProof/>
                <w:webHidden/>
              </w:rPr>
              <w:tab/>
            </w:r>
            <w:r>
              <w:rPr>
                <w:noProof/>
                <w:webHidden/>
              </w:rPr>
              <w:fldChar w:fldCharType="begin"/>
            </w:r>
            <w:r>
              <w:rPr>
                <w:noProof/>
                <w:webHidden/>
              </w:rPr>
              <w:instrText xml:space="preserve"> PAGEREF _Toc80793268 \h </w:instrText>
            </w:r>
            <w:r>
              <w:rPr>
                <w:noProof/>
                <w:webHidden/>
              </w:rPr>
            </w:r>
          </w:ins>
          <w:r>
            <w:rPr>
              <w:noProof/>
              <w:webHidden/>
            </w:rPr>
            <w:fldChar w:fldCharType="separate"/>
          </w:r>
          <w:ins w:id="297" w:author="Andrew Instone-Cowie" w:date="2021-08-25T14:18:00Z">
            <w:r w:rsidR="00E86763">
              <w:rPr>
                <w:noProof/>
                <w:webHidden/>
              </w:rPr>
              <w:t>57</w:t>
            </w:r>
          </w:ins>
          <w:ins w:id="298" w:author="Andrew Instone-Cowie" w:date="2021-08-25T14:13:00Z">
            <w:r>
              <w:rPr>
                <w:noProof/>
                <w:webHidden/>
              </w:rPr>
              <w:fldChar w:fldCharType="end"/>
            </w:r>
            <w:r w:rsidRPr="005C6B75">
              <w:rPr>
                <w:rStyle w:val="Hyperlink"/>
                <w:noProof/>
              </w:rPr>
              <w:fldChar w:fldCharType="end"/>
            </w:r>
          </w:ins>
        </w:p>
        <w:p w14:paraId="5849C176" w14:textId="71D65139" w:rsidR="00CD5701" w:rsidRDefault="00CD5701">
          <w:pPr>
            <w:pStyle w:val="TOC3"/>
            <w:tabs>
              <w:tab w:val="right" w:leader="dot" w:pos="9016"/>
            </w:tabs>
            <w:rPr>
              <w:ins w:id="299" w:author="Andrew Instone-Cowie" w:date="2021-08-25T14:13:00Z"/>
              <w:noProof/>
              <w:lang w:val="en-GB" w:eastAsia="en-GB"/>
            </w:rPr>
          </w:pPr>
          <w:ins w:id="30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"_Toc80793269"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Inter-Blow Interval Requirements</w:t>
            </w:r>
            <w:r>
              <w:rPr>
                <w:noProof/>
                <w:webHidden/>
              </w:rPr>
              <w:tab/>
            </w:r>
            <w:r>
              <w:rPr>
                <w:noProof/>
                <w:webHidden/>
              </w:rPr>
              <w:fldChar w:fldCharType="begin"/>
            </w:r>
            <w:r>
              <w:rPr>
                <w:noProof/>
                <w:webHidden/>
              </w:rPr>
              <w:instrText xml:space="preserve"> PAGEREF _Toc80793269 \h </w:instrText>
            </w:r>
            <w:r>
              <w:rPr>
                <w:noProof/>
                <w:webHidden/>
              </w:rPr>
            </w:r>
          </w:ins>
          <w:r>
            <w:rPr>
              <w:noProof/>
              <w:webHidden/>
            </w:rPr>
            <w:fldChar w:fldCharType="separate"/>
          </w:r>
          <w:ins w:id="301" w:author="Andrew Instone-Cowie" w:date="2021-08-25T14:18:00Z">
            <w:r w:rsidR="00E86763">
              <w:rPr>
                <w:noProof/>
                <w:webHidden/>
              </w:rPr>
              <w:t>57</w:t>
            </w:r>
          </w:ins>
          <w:ins w:id="302" w:author="Andrew Instone-Cowie" w:date="2021-08-25T14:13:00Z">
            <w:r>
              <w:rPr>
                <w:noProof/>
                <w:webHidden/>
              </w:rPr>
              <w:fldChar w:fldCharType="end"/>
            </w:r>
            <w:r w:rsidRPr="005C6B75">
              <w:rPr>
                <w:rStyle w:val="Hyperlink"/>
                <w:noProof/>
              </w:rPr>
              <w:fldChar w:fldCharType="end"/>
            </w:r>
          </w:ins>
        </w:p>
        <w:p w14:paraId="208F9F6A" w14:textId="2B1C1F3A" w:rsidR="00CD5701" w:rsidRDefault="00CD5701">
          <w:pPr>
            <w:pStyle w:val="TOC3"/>
            <w:tabs>
              <w:tab w:val="right" w:leader="dot" w:pos="9016"/>
            </w:tabs>
            <w:rPr>
              <w:ins w:id="303" w:author="Andrew Instone-Cowie" w:date="2021-08-25T14:13:00Z"/>
              <w:noProof/>
              <w:lang w:val="en-GB" w:eastAsia="en-GB"/>
            </w:rPr>
          </w:pPr>
          <w:ins w:id="30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Inter-Row Interval Requirements</w:t>
            </w:r>
            <w:r>
              <w:rPr>
                <w:noProof/>
                <w:webHidden/>
              </w:rPr>
              <w:tab/>
            </w:r>
            <w:r>
              <w:rPr>
                <w:noProof/>
                <w:webHidden/>
              </w:rPr>
              <w:fldChar w:fldCharType="begin"/>
            </w:r>
            <w:r>
              <w:rPr>
                <w:noProof/>
                <w:webHidden/>
              </w:rPr>
              <w:instrText xml:space="preserve"> PAGEREF _Toc80793270 \h </w:instrText>
            </w:r>
            <w:r>
              <w:rPr>
                <w:noProof/>
                <w:webHidden/>
              </w:rPr>
            </w:r>
          </w:ins>
          <w:r>
            <w:rPr>
              <w:noProof/>
              <w:webHidden/>
            </w:rPr>
            <w:fldChar w:fldCharType="separate"/>
          </w:r>
          <w:ins w:id="305" w:author="Andrew Instone-Cowie" w:date="2021-08-25T14:18:00Z">
            <w:r w:rsidR="00E86763">
              <w:rPr>
                <w:noProof/>
                <w:webHidden/>
              </w:rPr>
              <w:t>58</w:t>
            </w:r>
          </w:ins>
          <w:ins w:id="306" w:author="Andrew Instone-Cowie" w:date="2021-08-25T14:13:00Z">
            <w:r>
              <w:rPr>
                <w:noProof/>
                <w:webHidden/>
              </w:rPr>
              <w:fldChar w:fldCharType="end"/>
            </w:r>
            <w:r w:rsidRPr="005C6B75">
              <w:rPr>
                <w:rStyle w:val="Hyperlink"/>
                <w:noProof/>
              </w:rPr>
              <w:fldChar w:fldCharType="end"/>
            </w:r>
          </w:ins>
        </w:p>
        <w:p w14:paraId="40E36D4A" w14:textId="5D2F0697" w:rsidR="00CD5701" w:rsidRDefault="00CD5701">
          <w:pPr>
            <w:pStyle w:val="TOC3"/>
            <w:tabs>
              <w:tab w:val="right" w:leader="dot" w:pos="9016"/>
            </w:tabs>
            <w:rPr>
              <w:ins w:id="307" w:author="Andrew Instone-Cowie" w:date="2021-08-25T14:13:00Z"/>
              <w:noProof/>
              <w:lang w:val="en-GB" w:eastAsia="en-GB"/>
            </w:rPr>
          </w:pPr>
          <w:ins w:id="30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Pulse Duration</w:t>
            </w:r>
            <w:r>
              <w:rPr>
                <w:noProof/>
                <w:webHidden/>
              </w:rPr>
              <w:tab/>
            </w:r>
            <w:r>
              <w:rPr>
                <w:noProof/>
                <w:webHidden/>
              </w:rPr>
              <w:fldChar w:fldCharType="begin"/>
            </w:r>
            <w:r>
              <w:rPr>
                <w:noProof/>
                <w:webHidden/>
              </w:rPr>
              <w:instrText xml:space="preserve"> PAGEREF _Toc80793271 \h </w:instrText>
            </w:r>
            <w:r>
              <w:rPr>
                <w:noProof/>
                <w:webHidden/>
              </w:rPr>
            </w:r>
          </w:ins>
          <w:r>
            <w:rPr>
              <w:noProof/>
              <w:webHidden/>
            </w:rPr>
            <w:fldChar w:fldCharType="separate"/>
          </w:r>
          <w:ins w:id="309" w:author="Andrew Instone-Cowie" w:date="2021-08-25T14:18:00Z">
            <w:r w:rsidR="00E86763">
              <w:rPr>
                <w:noProof/>
                <w:webHidden/>
              </w:rPr>
              <w:t>58</w:t>
            </w:r>
          </w:ins>
          <w:ins w:id="310" w:author="Andrew Instone-Cowie" w:date="2021-08-25T14:13:00Z">
            <w:r>
              <w:rPr>
                <w:noProof/>
                <w:webHidden/>
              </w:rPr>
              <w:fldChar w:fldCharType="end"/>
            </w:r>
            <w:r w:rsidRPr="005C6B75">
              <w:rPr>
                <w:rStyle w:val="Hyperlink"/>
                <w:noProof/>
              </w:rPr>
              <w:fldChar w:fldCharType="end"/>
            </w:r>
          </w:ins>
        </w:p>
        <w:p w14:paraId="6FE48A2B" w14:textId="1607CBC5" w:rsidR="00CD5701" w:rsidRDefault="00CD5701">
          <w:pPr>
            <w:pStyle w:val="TOC2"/>
            <w:tabs>
              <w:tab w:val="right" w:leader="dot" w:pos="9016"/>
            </w:tabs>
            <w:rPr>
              <w:ins w:id="311" w:author="Andrew Instone-Cowie" w:date="2021-08-25T14:13:00Z"/>
              <w:rFonts w:eastAsiaTheme="minorEastAsia"/>
              <w:noProof/>
              <w:lang w:eastAsia="en-GB"/>
            </w:rPr>
          </w:pPr>
          <w:ins w:id="3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Potential Problems</w:t>
            </w:r>
            <w:r>
              <w:rPr>
                <w:noProof/>
                <w:webHidden/>
              </w:rPr>
              <w:tab/>
            </w:r>
            <w:r>
              <w:rPr>
                <w:noProof/>
                <w:webHidden/>
              </w:rPr>
              <w:fldChar w:fldCharType="begin"/>
            </w:r>
            <w:r>
              <w:rPr>
                <w:noProof/>
                <w:webHidden/>
              </w:rPr>
              <w:instrText xml:space="preserve"> PAGEREF _Toc80793272 \h </w:instrText>
            </w:r>
            <w:r>
              <w:rPr>
                <w:noProof/>
                <w:webHidden/>
              </w:rPr>
            </w:r>
          </w:ins>
          <w:r>
            <w:rPr>
              <w:noProof/>
              <w:webHidden/>
            </w:rPr>
            <w:fldChar w:fldCharType="separate"/>
          </w:r>
          <w:ins w:id="313" w:author="Andrew Instone-Cowie" w:date="2021-08-25T14:18:00Z">
            <w:r w:rsidR="00E86763">
              <w:rPr>
                <w:noProof/>
                <w:webHidden/>
              </w:rPr>
              <w:t>60</w:t>
            </w:r>
          </w:ins>
          <w:ins w:id="314" w:author="Andrew Instone-Cowie" w:date="2021-08-25T14:13:00Z">
            <w:r>
              <w:rPr>
                <w:noProof/>
                <w:webHidden/>
              </w:rPr>
              <w:fldChar w:fldCharType="end"/>
            </w:r>
            <w:r w:rsidRPr="005C6B75">
              <w:rPr>
                <w:rStyle w:val="Hyperlink"/>
                <w:noProof/>
              </w:rPr>
              <w:fldChar w:fldCharType="end"/>
            </w:r>
          </w:ins>
        </w:p>
        <w:p w14:paraId="2D958F1B" w14:textId="42B86E90" w:rsidR="00CD5701" w:rsidRDefault="00CD5701">
          <w:pPr>
            <w:pStyle w:val="TOC3"/>
            <w:tabs>
              <w:tab w:val="right" w:leader="dot" w:pos="9016"/>
            </w:tabs>
            <w:rPr>
              <w:ins w:id="315" w:author="Andrew Instone-Cowie" w:date="2021-08-25T14:13:00Z"/>
              <w:noProof/>
              <w:lang w:val="en-GB" w:eastAsia="en-GB"/>
            </w:rPr>
          </w:pPr>
          <w:ins w:id="3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Missed Sensor Signals</w:t>
            </w:r>
            <w:r>
              <w:rPr>
                <w:noProof/>
                <w:webHidden/>
              </w:rPr>
              <w:tab/>
            </w:r>
            <w:r>
              <w:rPr>
                <w:noProof/>
                <w:webHidden/>
              </w:rPr>
              <w:fldChar w:fldCharType="begin"/>
            </w:r>
            <w:r>
              <w:rPr>
                <w:noProof/>
                <w:webHidden/>
              </w:rPr>
              <w:instrText xml:space="preserve"> PAGEREF _Toc80793273 \h </w:instrText>
            </w:r>
            <w:r>
              <w:rPr>
                <w:noProof/>
                <w:webHidden/>
              </w:rPr>
            </w:r>
          </w:ins>
          <w:r>
            <w:rPr>
              <w:noProof/>
              <w:webHidden/>
            </w:rPr>
            <w:fldChar w:fldCharType="separate"/>
          </w:r>
          <w:ins w:id="317" w:author="Andrew Instone-Cowie" w:date="2021-08-25T14:18:00Z">
            <w:r w:rsidR="00E86763">
              <w:rPr>
                <w:noProof/>
                <w:webHidden/>
              </w:rPr>
              <w:t>60</w:t>
            </w:r>
          </w:ins>
          <w:ins w:id="318" w:author="Andrew Instone-Cowie" w:date="2021-08-25T14:13:00Z">
            <w:r>
              <w:rPr>
                <w:noProof/>
                <w:webHidden/>
              </w:rPr>
              <w:fldChar w:fldCharType="end"/>
            </w:r>
            <w:r w:rsidRPr="005C6B75">
              <w:rPr>
                <w:rStyle w:val="Hyperlink"/>
                <w:noProof/>
              </w:rPr>
              <w:fldChar w:fldCharType="end"/>
            </w:r>
          </w:ins>
        </w:p>
        <w:p w14:paraId="5D9FBF78" w14:textId="2DFBDFBA" w:rsidR="00CD5701" w:rsidRDefault="00CD5701">
          <w:pPr>
            <w:pStyle w:val="TOC3"/>
            <w:tabs>
              <w:tab w:val="right" w:leader="dot" w:pos="9016"/>
            </w:tabs>
            <w:rPr>
              <w:ins w:id="319" w:author="Andrew Instone-Cowie" w:date="2021-08-25T14:13:00Z"/>
              <w:noProof/>
              <w:lang w:val="en-GB" w:eastAsia="en-GB"/>
            </w:rPr>
          </w:pPr>
          <w:ins w:id="3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Duplicated Sensor Signals</w:t>
            </w:r>
            <w:r>
              <w:rPr>
                <w:noProof/>
                <w:webHidden/>
              </w:rPr>
              <w:tab/>
            </w:r>
            <w:r>
              <w:rPr>
                <w:noProof/>
                <w:webHidden/>
              </w:rPr>
              <w:fldChar w:fldCharType="begin"/>
            </w:r>
            <w:r>
              <w:rPr>
                <w:noProof/>
                <w:webHidden/>
              </w:rPr>
              <w:instrText xml:space="preserve"> PAGEREF _Toc80793274 \h </w:instrText>
            </w:r>
            <w:r>
              <w:rPr>
                <w:noProof/>
                <w:webHidden/>
              </w:rPr>
            </w:r>
          </w:ins>
          <w:r>
            <w:rPr>
              <w:noProof/>
              <w:webHidden/>
            </w:rPr>
            <w:fldChar w:fldCharType="separate"/>
          </w:r>
          <w:ins w:id="321" w:author="Andrew Instone-Cowie" w:date="2021-08-25T14:18:00Z">
            <w:r w:rsidR="00E86763">
              <w:rPr>
                <w:noProof/>
                <w:webHidden/>
              </w:rPr>
              <w:t>60</w:t>
            </w:r>
          </w:ins>
          <w:ins w:id="322" w:author="Andrew Instone-Cowie" w:date="2021-08-25T14:13:00Z">
            <w:r>
              <w:rPr>
                <w:noProof/>
                <w:webHidden/>
              </w:rPr>
              <w:fldChar w:fldCharType="end"/>
            </w:r>
            <w:r w:rsidRPr="005C6B75">
              <w:rPr>
                <w:rStyle w:val="Hyperlink"/>
                <w:noProof/>
              </w:rPr>
              <w:fldChar w:fldCharType="end"/>
            </w:r>
          </w:ins>
        </w:p>
        <w:p w14:paraId="5481556E" w14:textId="6EC6933C" w:rsidR="00CD5701" w:rsidRDefault="00CD5701">
          <w:pPr>
            <w:pStyle w:val="TOC3"/>
            <w:tabs>
              <w:tab w:val="right" w:leader="dot" w:pos="9016"/>
            </w:tabs>
            <w:rPr>
              <w:ins w:id="323" w:author="Andrew Instone-Cowie" w:date="2021-08-25T14:13:00Z"/>
              <w:noProof/>
              <w:lang w:val="en-GB" w:eastAsia="en-GB"/>
            </w:rPr>
          </w:pPr>
          <w:ins w:id="32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Variable Odd-Struckness</w:t>
            </w:r>
            <w:r>
              <w:rPr>
                <w:noProof/>
                <w:webHidden/>
              </w:rPr>
              <w:tab/>
            </w:r>
            <w:r>
              <w:rPr>
                <w:noProof/>
                <w:webHidden/>
              </w:rPr>
              <w:fldChar w:fldCharType="begin"/>
            </w:r>
            <w:r>
              <w:rPr>
                <w:noProof/>
                <w:webHidden/>
              </w:rPr>
              <w:instrText xml:space="preserve"> PAGEREF _Toc80793275 \h </w:instrText>
            </w:r>
            <w:r>
              <w:rPr>
                <w:noProof/>
                <w:webHidden/>
              </w:rPr>
            </w:r>
          </w:ins>
          <w:r>
            <w:rPr>
              <w:noProof/>
              <w:webHidden/>
            </w:rPr>
            <w:fldChar w:fldCharType="separate"/>
          </w:r>
          <w:ins w:id="325" w:author="Andrew Instone-Cowie" w:date="2021-08-25T14:18:00Z">
            <w:r w:rsidR="00E86763">
              <w:rPr>
                <w:noProof/>
                <w:webHidden/>
              </w:rPr>
              <w:t>61</w:t>
            </w:r>
          </w:ins>
          <w:ins w:id="326" w:author="Andrew Instone-Cowie" w:date="2021-08-25T14:13:00Z">
            <w:r>
              <w:rPr>
                <w:noProof/>
                <w:webHidden/>
              </w:rPr>
              <w:fldChar w:fldCharType="end"/>
            </w:r>
            <w:r w:rsidRPr="005C6B75">
              <w:rPr>
                <w:rStyle w:val="Hyperlink"/>
                <w:noProof/>
              </w:rPr>
              <w:fldChar w:fldCharType="end"/>
            </w:r>
          </w:ins>
        </w:p>
        <w:p w14:paraId="00B739F3" w14:textId="755CD7B2" w:rsidR="00CD5701" w:rsidRDefault="00CD5701">
          <w:pPr>
            <w:pStyle w:val="TOC3"/>
            <w:tabs>
              <w:tab w:val="right" w:leader="dot" w:pos="9016"/>
            </w:tabs>
            <w:rPr>
              <w:ins w:id="327" w:author="Andrew Instone-Cowie" w:date="2021-08-25T14:13:00Z"/>
              <w:noProof/>
              <w:lang w:val="en-GB" w:eastAsia="en-GB"/>
            </w:rPr>
          </w:pPr>
          <w:ins w:id="32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Latency</w:t>
            </w:r>
            <w:r>
              <w:rPr>
                <w:noProof/>
                <w:webHidden/>
              </w:rPr>
              <w:tab/>
            </w:r>
            <w:r>
              <w:rPr>
                <w:noProof/>
                <w:webHidden/>
              </w:rPr>
              <w:fldChar w:fldCharType="begin"/>
            </w:r>
            <w:r>
              <w:rPr>
                <w:noProof/>
                <w:webHidden/>
              </w:rPr>
              <w:instrText xml:space="preserve"> PAGEREF _Toc80793276 \h </w:instrText>
            </w:r>
            <w:r>
              <w:rPr>
                <w:noProof/>
                <w:webHidden/>
              </w:rPr>
            </w:r>
          </w:ins>
          <w:r>
            <w:rPr>
              <w:noProof/>
              <w:webHidden/>
            </w:rPr>
            <w:fldChar w:fldCharType="separate"/>
          </w:r>
          <w:ins w:id="329" w:author="Andrew Instone-Cowie" w:date="2021-08-25T14:18:00Z">
            <w:r w:rsidR="00E86763">
              <w:rPr>
                <w:noProof/>
                <w:webHidden/>
              </w:rPr>
              <w:t>62</w:t>
            </w:r>
          </w:ins>
          <w:ins w:id="330" w:author="Andrew Instone-Cowie" w:date="2021-08-25T14:13:00Z">
            <w:r>
              <w:rPr>
                <w:noProof/>
                <w:webHidden/>
              </w:rPr>
              <w:fldChar w:fldCharType="end"/>
            </w:r>
            <w:r w:rsidRPr="005C6B75">
              <w:rPr>
                <w:rStyle w:val="Hyperlink"/>
                <w:noProof/>
              </w:rPr>
              <w:fldChar w:fldCharType="end"/>
            </w:r>
          </w:ins>
        </w:p>
        <w:p w14:paraId="1036E2B7" w14:textId="7349DDA4" w:rsidR="00CD5701" w:rsidRDefault="00CD5701">
          <w:pPr>
            <w:pStyle w:val="TOC2"/>
            <w:tabs>
              <w:tab w:val="right" w:leader="dot" w:pos="9016"/>
            </w:tabs>
            <w:rPr>
              <w:ins w:id="331" w:author="Andrew Instone-Cowie" w:date="2021-08-25T14:13:00Z"/>
              <w:rFonts w:eastAsiaTheme="minorEastAsia"/>
              <w:noProof/>
              <w:lang w:eastAsia="en-GB"/>
            </w:rPr>
          </w:pPr>
          <w:ins w:id="33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Software Development &amp; Compatibility</w:t>
            </w:r>
            <w:r>
              <w:rPr>
                <w:noProof/>
                <w:webHidden/>
              </w:rPr>
              <w:tab/>
            </w:r>
            <w:r>
              <w:rPr>
                <w:noProof/>
                <w:webHidden/>
              </w:rPr>
              <w:fldChar w:fldCharType="begin"/>
            </w:r>
            <w:r>
              <w:rPr>
                <w:noProof/>
                <w:webHidden/>
              </w:rPr>
              <w:instrText xml:space="preserve"> PAGEREF _Toc80793277 \h </w:instrText>
            </w:r>
            <w:r>
              <w:rPr>
                <w:noProof/>
                <w:webHidden/>
              </w:rPr>
            </w:r>
          </w:ins>
          <w:r>
            <w:rPr>
              <w:noProof/>
              <w:webHidden/>
            </w:rPr>
            <w:fldChar w:fldCharType="separate"/>
          </w:r>
          <w:ins w:id="333" w:author="Andrew Instone-Cowie" w:date="2021-08-25T14:18:00Z">
            <w:r w:rsidR="00E86763">
              <w:rPr>
                <w:noProof/>
                <w:webHidden/>
              </w:rPr>
              <w:t>65</w:t>
            </w:r>
          </w:ins>
          <w:ins w:id="334" w:author="Andrew Instone-Cowie" w:date="2021-08-25T14:13:00Z">
            <w:r>
              <w:rPr>
                <w:noProof/>
                <w:webHidden/>
              </w:rPr>
              <w:fldChar w:fldCharType="end"/>
            </w:r>
            <w:r w:rsidRPr="005C6B75">
              <w:rPr>
                <w:rStyle w:val="Hyperlink"/>
                <w:noProof/>
              </w:rPr>
              <w:fldChar w:fldCharType="end"/>
            </w:r>
          </w:ins>
        </w:p>
        <w:p w14:paraId="24A44C3E" w14:textId="78FEF6AD" w:rsidR="00CD5701" w:rsidRDefault="00CD5701">
          <w:pPr>
            <w:pStyle w:val="TOC3"/>
            <w:tabs>
              <w:tab w:val="right" w:leader="dot" w:pos="9016"/>
            </w:tabs>
            <w:rPr>
              <w:ins w:id="335" w:author="Andrew Instone-Cowie" w:date="2021-08-25T14:13:00Z"/>
              <w:noProof/>
              <w:lang w:val="en-GB" w:eastAsia="en-GB"/>
            </w:rPr>
          </w:pPr>
          <w:ins w:id="33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Development Environment</w:t>
            </w:r>
            <w:r>
              <w:rPr>
                <w:noProof/>
                <w:webHidden/>
              </w:rPr>
              <w:tab/>
            </w:r>
            <w:r>
              <w:rPr>
                <w:noProof/>
                <w:webHidden/>
              </w:rPr>
              <w:fldChar w:fldCharType="begin"/>
            </w:r>
            <w:r>
              <w:rPr>
                <w:noProof/>
                <w:webHidden/>
              </w:rPr>
              <w:instrText xml:space="preserve"> PAGEREF _Toc80793278 \h </w:instrText>
            </w:r>
            <w:r>
              <w:rPr>
                <w:noProof/>
                <w:webHidden/>
              </w:rPr>
            </w:r>
          </w:ins>
          <w:r>
            <w:rPr>
              <w:noProof/>
              <w:webHidden/>
            </w:rPr>
            <w:fldChar w:fldCharType="separate"/>
          </w:r>
          <w:ins w:id="337" w:author="Andrew Instone-Cowie" w:date="2021-08-25T14:18:00Z">
            <w:r w:rsidR="00E86763">
              <w:rPr>
                <w:noProof/>
                <w:webHidden/>
              </w:rPr>
              <w:t>65</w:t>
            </w:r>
          </w:ins>
          <w:ins w:id="338" w:author="Andrew Instone-Cowie" w:date="2021-08-25T14:13:00Z">
            <w:r>
              <w:rPr>
                <w:noProof/>
                <w:webHidden/>
              </w:rPr>
              <w:fldChar w:fldCharType="end"/>
            </w:r>
            <w:r w:rsidRPr="005C6B75">
              <w:rPr>
                <w:rStyle w:val="Hyperlink"/>
                <w:noProof/>
              </w:rPr>
              <w:fldChar w:fldCharType="end"/>
            </w:r>
          </w:ins>
        </w:p>
        <w:p w14:paraId="4E0DA99F" w14:textId="05C37CC0" w:rsidR="00CD5701" w:rsidRDefault="00CD5701">
          <w:pPr>
            <w:pStyle w:val="TOC3"/>
            <w:tabs>
              <w:tab w:val="right" w:leader="dot" w:pos="9016"/>
            </w:tabs>
            <w:rPr>
              <w:ins w:id="339" w:author="Andrew Instone-Cowie" w:date="2021-08-25T14:13:00Z"/>
              <w:noProof/>
              <w:lang w:val="en-GB" w:eastAsia="en-GB"/>
            </w:rPr>
          </w:pPr>
          <w:ins w:id="34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"_Toc80793279"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Source Code Availability</w:t>
            </w:r>
            <w:r>
              <w:rPr>
                <w:noProof/>
                <w:webHidden/>
              </w:rPr>
              <w:tab/>
            </w:r>
            <w:r>
              <w:rPr>
                <w:noProof/>
                <w:webHidden/>
              </w:rPr>
              <w:fldChar w:fldCharType="begin"/>
            </w:r>
            <w:r>
              <w:rPr>
                <w:noProof/>
                <w:webHidden/>
              </w:rPr>
              <w:instrText xml:space="preserve"> PAGEREF _Toc80793279 \h </w:instrText>
            </w:r>
            <w:r>
              <w:rPr>
                <w:noProof/>
                <w:webHidden/>
              </w:rPr>
            </w:r>
          </w:ins>
          <w:r>
            <w:rPr>
              <w:noProof/>
              <w:webHidden/>
            </w:rPr>
            <w:fldChar w:fldCharType="separate"/>
          </w:r>
          <w:ins w:id="341" w:author="Andrew Instone-Cowie" w:date="2021-08-25T14:18:00Z">
            <w:r w:rsidR="00E86763">
              <w:rPr>
                <w:noProof/>
                <w:webHidden/>
              </w:rPr>
              <w:t>65</w:t>
            </w:r>
          </w:ins>
          <w:ins w:id="342" w:author="Andrew Instone-Cowie" w:date="2021-08-25T14:13:00Z">
            <w:r>
              <w:rPr>
                <w:noProof/>
                <w:webHidden/>
              </w:rPr>
              <w:fldChar w:fldCharType="end"/>
            </w:r>
            <w:r w:rsidRPr="005C6B75">
              <w:rPr>
                <w:rStyle w:val="Hyperlink"/>
                <w:noProof/>
              </w:rPr>
              <w:fldChar w:fldCharType="end"/>
            </w:r>
          </w:ins>
        </w:p>
        <w:p w14:paraId="7D3118B4" w14:textId="7BC08F49" w:rsidR="00CD5701" w:rsidRDefault="00CD5701">
          <w:pPr>
            <w:pStyle w:val="TOC3"/>
            <w:tabs>
              <w:tab w:val="right" w:leader="dot" w:pos="9016"/>
            </w:tabs>
            <w:rPr>
              <w:ins w:id="343" w:author="Andrew Instone-Cowie" w:date="2021-08-25T14:13:00Z"/>
              <w:noProof/>
              <w:lang w:val="en-GB" w:eastAsia="en-GB"/>
            </w:rPr>
          </w:pPr>
          <w:ins w:id="34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Simulator Software Compatibility</w:t>
            </w:r>
            <w:r>
              <w:rPr>
                <w:noProof/>
                <w:webHidden/>
              </w:rPr>
              <w:tab/>
            </w:r>
            <w:r>
              <w:rPr>
                <w:noProof/>
                <w:webHidden/>
              </w:rPr>
              <w:fldChar w:fldCharType="begin"/>
            </w:r>
            <w:r>
              <w:rPr>
                <w:noProof/>
                <w:webHidden/>
              </w:rPr>
              <w:instrText xml:space="preserve"> PAGEREF _Toc80793280 \h </w:instrText>
            </w:r>
            <w:r>
              <w:rPr>
                <w:noProof/>
                <w:webHidden/>
              </w:rPr>
            </w:r>
          </w:ins>
          <w:r>
            <w:rPr>
              <w:noProof/>
              <w:webHidden/>
            </w:rPr>
            <w:fldChar w:fldCharType="separate"/>
          </w:r>
          <w:ins w:id="345" w:author="Andrew Instone-Cowie" w:date="2021-08-25T14:18:00Z">
            <w:r w:rsidR="00E86763">
              <w:rPr>
                <w:noProof/>
                <w:webHidden/>
              </w:rPr>
              <w:t>65</w:t>
            </w:r>
          </w:ins>
          <w:ins w:id="346" w:author="Andrew Instone-Cowie" w:date="2021-08-25T14:13:00Z">
            <w:r>
              <w:rPr>
                <w:noProof/>
                <w:webHidden/>
              </w:rPr>
              <w:fldChar w:fldCharType="end"/>
            </w:r>
            <w:r w:rsidRPr="005C6B75">
              <w:rPr>
                <w:rStyle w:val="Hyperlink"/>
                <w:noProof/>
              </w:rPr>
              <w:fldChar w:fldCharType="end"/>
            </w:r>
          </w:ins>
        </w:p>
        <w:p w14:paraId="5F8DB51D" w14:textId="047D6A8C" w:rsidR="00CD5701" w:rsidRDefault="00CD5701">
          <w:pPr>
            <w:pStyle w:val="TOC1"/>
            <w:tabs>
              <w:tab w:val="right" w:leader="dot" w:pos="9016"/>
            </w:tabs>
            <w:rPr>
              <w:ins w:id="347" w:author="Andrew Instone-Cowie" w:date="2021-08-25T14:13:00Z"/>
              <w:rFonts w:eastAsiaTheme="minorEastAsia"/>
              <w:noProof/>
              <w:lang w:eastAsia="en-GB"/>
            </w:rPr>
          </w:pPr>
          <w:ins w:id="34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USB-to-Serial Adapters</w:t>
            </w:r>
            <w:r>
              <w:rPr>
                <w:noProof/>
                <w:webHidden/>
              </w:rPr>
              <w:tab/>
            </w:r>
            <w:r>
              <w:rPr>
                <w:noProof/>
                <w:webHidden/>
              </w:rPr>
              <w:fldChar w:fldCharType="begin"/>
            </w:r>
            <w:r>
              <w:rPr>
                <w:noProof/>
                <w:webHidden/>
              </w:rPr>
              <w:instrText xml:space="preserve"> PAGEREF _Toc80793281 \h </w:instrText>
            </w:r>
            <w:r>
              <w:rPr>
                <w:noProof/>
                <w:webHidden/>
              </w:rPr>
            </w:r>
          </w:ins>
          <w:r>
            <w:rPr>
              <w:noProof/>
              <w:webHidden/>
            </w:rPr>
            <w:fldChar w:fldCharType="separate"/>
          </w:r>
          <w:ins w:id="349" w:author="Andrew Instone-Cowie" w:date="2021-08-25T14:18:00Z">
            <w:r w:rsidR="00E86763">
              <w:rPr>
                <w:noProof/>
                <w:webHidden/>
              </w:rPr>
              <w:t>66</w:t>
            </w:r>
          </w:ins>
          <w:ins w:id="350" w:author="Andrew Instone-Cowie" w:date="2021-08-25T14:13:00Z">
            <w:r>
              <w:rPr>
                <w:noProof/>
                <w:webHidden/>
              </w:rPr>
              <w:fldChar w:fldCharType="end"/>
            </w:r>
            <w:r w:rsidRPr="005C6B75">
              <w:rPr>
                <w:rStyle w:val="Hyperlink"/>
                <w:noProof/>
              </w:rPr>
              <w:fldChar w:fldCharType="end"/>
            </w:r>
          </w:ins>
        </w:p>
        <w:p w14:paraId="5A69FFF6" w14:textId="2AF538A1" w:rsidR="00CD5701" w:rsidRDefault="00CD5701">
          <w:pPr>
            <w:pStyle w:val="TOC3"/>
            <w:tabs>
              <w:tab w:val="right" w:leader="dot" w:pos="9016"/>
            </w:tabs>
            <w:rPr>
              <w:ins w:id="351" w:author="Andrew Instone-Cowie" w:date="2021-08-25T14:13:00Z"/>
              <w:noProof/>
              <w:lang w:val="en-GB" w:eastAsia="en-GB"/>
            </w:rPr>
          </w:pPr>
          <w:ins w:id="35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Driver Installation</w:t>
            </w:r>
            <w:r>
              <w:rPr>
                <w:noProof/>
                <w:webHidden/>
              </w:rPr>
              <w:tab/>
            </w:r>
            <w:r>
              <w:rPr>
                <w:noProof/>
                <w:webHidden/>
              </w:rPr>
              <w:fldChar w:fldCharType="begin"/>
            </w:r>
            <w:r>
              <w:rPr>
                <w:noProof/>
                <w:webHidden/>
              </w:rPr>
              <w:instrText xml:space="preserve"> PAGEREF _Toc80793282 \h </w:instrText>
            </w:r>
            <w:r>
              <w:rPr>
                <w:noProof/>
                <w:webHidden/>
              </w:rPr>
            </w:r>
          </w:ins>
          <w:r>
            <w:rPr>
              <w:noProof/>
              <w:webHidden/>
            </w:rPr>
            <w:fldChar w:fldCharType="separate"/>
          </w:r>
          <w:ins w:id="353" w:author="Andrew Instone-Cowie" w:date="2021-08-25T14:18:00Z">
            <w:r w:rsidR="00E86763">
              <w:rPr>
                <w:noProof/>
                <w:webHidden/>
              </w:rPr>
              <w:t>67</w:t>
            </w:r>
          </w:ins>
          <w:ins w:id="354" w:author="Andrew Instone-Cowie" w:date="2021-08-25T14:13:00Z">
            <w:r>
              <w:rPr>
                <w:noProof/>
                <w:webHidden/>
              </w:rPr>
              <w:fldChar w:fldCharType="end"/>
            </w:r>
            <w:r w:rsidRPr="005C6B75">
              <w:rPr>
                <w:rStyle w:val="Hyperlink"/>
                <w:noProof/>
              </w:rPr>
              <w:fldChar w:fldCharType="end"/>
            </w:r>
          </w:ins>
        </w:p>
        <w:p w14:paraId="2F8D65D2" w14:textId="0046208C" w:rsidR="00CD5701" w:rsidRDefault="00CD5701">
          <w:pPr>
            <w:pStyle w:val="TOC3"/>
            <w:tabs>
              <w:tab w:val="right" w:leader="dot" w:pos="9016"/>
            </w:tabs>
            <w:rPr>
              <w:ins w:id="355" w:author="Andrew Instone-Cowie" w:date="2021-08-25T14:13:00Z"/>
              <w:noProof/>
              <w:lang w:val="en-GB" w:eastAsia="en-GB"/>
            </w:rPr>
          </w:pPr>
          <w:ins w:id="35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Driver Verification</w:t>
            </w:r>
            <w:r>
              <w:rPr>
                <w:noProof/>
                <w:webHidden/>
              </w:rPr>
              <w:tab/>
            </w:r>
            <w:r>
              <w:rPr>
                <w:noProof/>
                <w:webHidden/>
              </w:rPr>
              <w:fldChar w:fldCharType="begin"/>
            </w:r>
            <w:r>
              <w:rPr>
                <w:noProof/>
                <w:webHidden/>
              </w:rPr>
              <w:instrText xml:space="preserve"> PAGEREF _Toc80793283 \h </w:instrText>
            </w:r>
            <w:r>
              <w:rPr>
                <w:noProof/>
                <w:webHidden/>
              </w:rPr>
            </w:r>
          </w:ins>
          <w:r>
            <w:rPr>
              <w:noProof/>
              <w:webHidden/>
            </w:rPr>
            <w:fldChar w:fldCharType="separate"/>
          </w:r>
          <w:ins w:id="357" w:author="Andrew Instone-Cowie" w:date="2021-08-25T14:18:00Z">
            <w:r w:rsidR="00E86763">
              <w:rPr>
                <w:noProof/>
                <w:webHidden/>
              </w:rPr>
              <w:t>69</w:t>
            </w:r>
          </w:ins>
          <w:ins w:id="358" w:author="Andrew Instone-Cowie" w:date="2021-08-25T14:13:00Z">
            <w:r>
              <w:rPr>
                <w:noProof/>
                <w:webHidden/>
              </w:rPr>
              <w:fldChar w:fldCharType="end"/>
            </w:r>
            <w:r w:rsidRPr="005C6B75">
              <w:rPr>
                <w:rStyle w:val="Hyperlink"/>
                <w:noProof/>
              </w:rPr>
              <w:fldChar w:fldCharType="end"/>
            </w:r>
          </w:ins>
        </w:p>
        <w:p w14:paraId="5E8800E1" w14:textId="5257B0BC" w:rsidR="00CD5701" w:rsidRDefault="00CD5701">
          <w:pPr>
            <w:pStyle w:val="TOC3"/>
            <w:tabs>
              <w:tab w:val="right" w:leader="dot" w:pos="9016"/>
            </w:tabs>
            <w:rPr>
              <w:ins w:id="359" w:author="Andrew Instone-Cowie" w:date="2021-08-25T14:13:00Z"/>
              <w:noProof/>
              <w:lang w:val="en-GB" w:eastAsia="en-GB"/>
            </w:rPr>
          </w:pPr>
          <w:ins w:id="36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COM Port Reconfiguration</w:t>
            </w:r>
            <w:r>
              <w:rPr>
                <w:noProof/>
                <w:webHidden/>
              </w:rPr>
              <w:tab/>
            </w:r>
            <w:r>
              <w:rPr>
                <w:noProof/>
                <w:webHidden/>
              </w:rPr>
              <w:fldChar w:fldCharType="begin"/>
            </w:r>
            <w:r>
              <w:rPr>
                <w:noProof/>
                <w:webHidden/>
              </w:rPr>
              <w:instrText xml:space="preserve"> PAGEREF _Toc80793284 \h </w:instrText>
            </w:r>
            <w:r>
              <w:rPr>
                <w:noProof/>
                <w:webHidden/>
              </w:rPr>
            </w:r>
          </w:ins>
          <w:r>
            <w:rPr>
              <w:noProof/>
              <w:webHidden/>
            </w:rPr>
            <w:fldChar w:fldCharType="separate"/>
          </w:r>
          <w:ins w:id="361" w:author="Andrew Instone-Cowie" w:date="2021-08-25T14:18:00Z">
            <w:r w:rsidR="00E86763">
              <w:rPr>
                <w:noProof/>
                <w:webHidden/>
              </w:rPr>
              <w:t>72</w:t>
            </w:r>
          </w:ins>
          <w:ins w:id="362" w:author="Andrew Instone-Cowie" w:date="2021-08-25T14:13:00Z">
            <w:r>
              <w:rPr>
                <w:noProof/>
                <w:webHidden/>
              </w:rPr>
              <w:fldChar w:fldCharType="end"/>
            </w:r>
            <w:r w:rsidRPr="005C6B75">
              <w:rPr>
                <w:rStyle w:val="Hyperlink"/>
                <w:noProof/>
              </w:rPr>
              <w:fldChar w:fldCharType="end"/>
            </w:r>
          </w:ins>
        </w:p>
        <w:p w14:paraId="22969E8B" w14:textId="44C8C153" w:rsidR="00CD5701" w:rsidRDefault="00CD5701">
          <w:pPr>
            <w:pStyle w:val="TOC1"/>
            <w:tabs>
              <w:tab w:val="right" w:leader="dot" w:pos="9016"/>
            </w:tabs>
            <w:rPr>
              <w:ins w:id="363" w:author="Andrew Instone-Cowie" w:date="2021-08-25T14:13:00Z"/>
              <w:rFonts w:eastAsiaTheme="minorEastAsia"/>
              <w:noProof/>
              <w:lang w:eastAsia="en-GB"/>
            </w:rPr>
          </w:pPr>
          <w:ins w:id="36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Appendices</w:t>
            </w:r>
            <w:r>
              <w:rPr>
                <w:noProof/>
                <w:webHidden/>
              </w:rPr>
              <w:tab/>
            </w:r>
            <w:r>
              <w:rPr>
                <w:noProof/>
                <w:webHidden/>
              </w:rPr>
              <w:fldChar w:fldCharType="begin"/>
            </w:r>
            <w:r>
              <w:rPr>
                <w:noProof/>
                <w:webHidden/>
              </w:rPr>
              <w:instrText xml:space="preserve"> PAGEREF _Toc80793285 \h </w:instrText>
            </w:r>
            <w:r>
              <w:rPr>
                <w:noProof/>
                <w:webHidden/>
              </w:rPr>
            </w:r>
          </w:ins>
          <w:r>
            <w:rPr>
              <w:noProof/>
              <w:webHidden/>
            </w:rPr>
            <w:fldChar w:fldCharType="separate"/>
          </w:r>
          <w:ins w:id="365" w:author="Andrew Instone-Cowie" w:date="2021-08-25T14:18:00Z">
            <w:r w:rsidR="00E86763">
              <w:rPr>
                <w:noProof/>
                <w:webHidden/>
              </w:rPr>
              <w:t>76</w:t>
            </w:r>
          </w:ins>
          <w:ins w:id="366" w:author="Andrew Instone-Cowie" w:date="2021-08-25T14:13:00Z">
            <w:r>
              <w:rPr>
                <w:noProof/>
                <w:webHidden/>
              </w:rPr>
              <w:fldChar w:fldCharType="end"/>
            </w:r>
            <w:r w:rsidRPr="005C6B75">
              <w:rPr>
                <w:rStyle w:val="Hyperlink"/>
                <w:noProof/>
              </w:rPr>
              <w:fldChar w:fldCharType="end"/>
            </w:r>
          </w:ins>
        </w:p>
        <w:p w14:paraId="074CF611" w14:textId="6C2106C3" w:rsidR="00CD5701" w:rsidRDefault="00CD5701">
          <w:pPr>
            <w:pStyle w:val="TOC2"/>
            <w:tabs>
              <w:tab w:val="right" w:leader="dot" w:pos="9016"/>
            </w:tabs>
            <w:rPr>
              <w:ins w:id="367" w:author="Andrew Instone-Cowie" w:date="2021-08-25T14:13:00Z"/>
              <w:rFonts w:eastAsiaTheme="minorEastAsia"/>
              <w:noProof/>
              <w:lang w:eastAsia="en-GB"/>
            </w:rPr>
          </w:pPr>
          <w:ins w:id="36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A: MBI Protocol Description</w:t>
            </w:r>
            <w:r>
              <w:rPr>
                <w:noProof/>
                <w:webHidden/>
              </w:rPr>
              <w:tab/>
            </w:r>
            <w:r>
              <w:rPr>
                <w:noProof/>
                <w:webHidden/>
              </w:rPr>
              <w:fldChar w:fldCharType="begin"/>
            </w:r>
            <w:r>
              <w:rPr>
                <w:noProof/>
                <w:webHidden/>
              </w:rPr>
              <w:instrText xml:space="preserve"> PAGEREF _Toc80793286 \h </w:instrText>
            </w:r>
            <w:r>
              <w:rPr>
                <w:noProof/>
                <w:webHidden/>
              </w:rPr>
            </w:r>
          </w:ins>
          <w:r>
            <w:rPr>
              <w:noProof/>
              <w:webHidden/>
            </w:rPr>
            <w:fldChar w:fldCharType="separate"/>
          </w:r>
          <w:ins w:id="369" w:author="Andrew Instone-Cowie" w:date="2021-08-25T14:18:00Z">
            <w:r w:rsidR="00E86763">
              <w:rPr>
                <w:noProof/>
                <w:webHidden/>
              </w:rPr>
              <w:t>76</w:t>
            </w:r>
          </w:ins>
          <w:ins w:id="370" w:author="Andrew Instone-Cowie" w:date="2021-08-25T14:13:00Z">
            <w:r>
              <w:rPr>
                <w:noProof/>
                <w:webHidden/>
              </w:rPr>
              <w:fldChar w:fldCharType="end"/>
            </w:r>
            <w:r w:rsidRPr="005C6B75">
              <w:rPr>
                <w:rStyle w:val="Hyperlink"/>
                <w:noProof/>
              </w:rPr>
              <w:fldChar w:fldCharType="end"/>
            </w:r>
          </w:ins>
        </w:p>
        <w:p w14:paraId="2E88AD2A" w14:textId="7B8AECF4" w:rsidR="00CD5701" w:rsidRDefault="00CD5701">
          <w:pPr>
            <w:pStyle w:val="TOC2"/>
            <w:tabs>
              <w:tab w:val="right" w:leader="dot" w:pos="9016"/>
            </w:tabs>
            <w:rPr>
              <w:ins w:id="371" w:author="Andrew Instone-Cowie" w:date="2021-08-25T14:13:00Z"/>
              <w:rFonts w:eastAsiaTheme="minorEastAsia"/>
              <w:noProof/>
              <w:lang w:eastAsia="en-GB"/>
            </w:rPr>
          </w:pPr>
          <w:ins w:id="37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B: MBI Protocol Commands</w:t>
            </w:r>
            <w:r>
              <w:rPr>
                <w:noProof/>
                <w:webHidden/>
              </w:rPr>
              <w:tab/>
            </w:r>
            <w:r>
              <w:rPr>
                <w:noProof/>
                <w:webHidden/>
              </w:rPr>
              <w:fldChar w:fldCharType="begin"/>
            </w:r>
            <w:r>
              <w:rPr>
                <w:noProof/>
                <w:webHidden/>
              </w:rPr>
              <w:instrText xml:space="preserve"> PAGEREF _Toc80793287 \h </w:instrText>
            </w:r>
            <w:r>
              <w:rPr>
                <w:noProof/>
                <w:webHidden/>
              </w:rPr>
            </w:r>
          </w:ins>
          <w:r>
            <w:rPr>
              <w:noProof/>
              <w:webHidden/>
            </w:rPr>
            <w:fldChar w:fldCharType="separate"/>
          </w:r>
          <w:ins w:id="373" w:author="Andrew Instone-Cowie" w:date="2021-08-25T14:18:00Z">
            <w:r w:rsidR="00E86763">
              <w:rPr>
                <w:noProof/>
                <w:webHidden/>
              </w:rPr>
              <w:t>77</w:t>
            </w:r>
          </w:ins>
          <w:ins w:id="374" w:author="Andrew Instone-Cowie" w:date="2021-08-25T14:13:00Z">
            <w:r>
              <w:rPr>
                <w:noProof/>
                <w:webHidden/>
              </w:rPr>
              <w:fldChar w:fldCharType="end"/>
            </w:r>
            <w:r w:rsidRPr="005C6B75">
              <w:rPr>
                <w:rStyle w:val="Hyperlink"/>
                <w:noProof/>
              </w:rPr>
              <w:fldChar w:fldCharType="end"/>
            </w:r>
          </w:ins>
        </w:p>
        <w:p w14:paraId="4C67E692" w14:textId="7C8764A8" w:rsidR="00CD5701" w:rsidRDefault="00CD5701">
          <w:pPr>
            <w:pStyle w:val="TOC2"/>
            <w:tabs>
              <w:tab w:val="right" w:leader="dot" w:pos="9016"/>
            </w:tabs>
            <w:rPr>
              <w:ins w:id="375" w:author="Andrew Instone-Cowie" w:date="2021-08-25T14:13:00Z"/>
              <w:rFonts w:eastAsiaTheme="minorEastAsia"/>
              <w:noProof/>
              <w:lang w:eastAsia="en-GB"/>
            </w:rPr>
          </w:pPr>
          <w:ins w:id="37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C: Metrics Tables</w:t>
            </w:r>
            <w:r>
              <w:rPr>
                <w:noProof/>
                <w:webHidden/>
              </w:rPr>
              <w:tab/>
            </w:r>
            <w:r>
              <w:rPr>
                <w:noProof/>
                <w:webHidden/>
              </w:rPr>
              <w:fldChar w:fldCharType="begin"/>
            </w:r>
            <w:r>
              <w:rPr>
                <w:noProof/>
                <w:webHidden/>
              </w:rPr>
              <w:instrText xml:space="preserve"> PAGEREF _Toc80793288 \h </w:instrText>
            </w:r>
            <w:r>
              <w:rPr>
                <w:noProof/>
                <w:webHidden/>
              </w:rPr>
            </w:r>
          </w:ins>
          <w:r>
            <w:rPr>
              <w:noProof/>
              <w:webHidden/>
            </w:rPr>
            <w:fldChar w:fldCharType="separate"/>
          </w:r>
          <w:ins w:id="377" w:author="Andrew Instone-Cowie" w:date="2021-08-25T14:18:00Z">
            <w:r w:rsidR="00E86763">
              <w:rPr>
                <w:noProof/>
                <w:webHidden/>
              </w:rPr>
              <w:t>78</w:t>
            </w:r>
          </w:ins>
          <w:ins w:id="378" w:author="Andrew Instone-Cowie" w:date="2021-08-25T14:13:00Z">
            <w:r>
              <w:rPr>
                <w:noProof/>
                <w:webHidden/>
              </w:rPr>
              <w:fldChar w:fldCharType="end"/>
            </w:r>
            <w:r w:rsidRPr="005C6B75">
              <w:rPr>
                <w:rStyle w:val="Hyperlink"/>
                <w:noProof/>
              </w:rPr>
              <w:fldChar w:fldCharType="end"/>
            </w:r>
          </w:ins>
        </w:p>
        <w:p w14:paraId="49053F5D" w14:textId="79D7CBB6" w:rsidR="00CD5701" w:rsidRDefault="00CD5701">
          <w:pPr>
            <w:pStyle w:val="TOC3"/>
            <w:tabs>
              <w:tab w:val="right" w:leader="dot" w:pos="9016"/>
            </w:tabs>
            <w:rPr>
              <w:ins w:id="379" w:author="Andrew Instone-Cowie" w:date="2021-08-25T14:13:00Z"/>
              <w:noProof/>
              <w:lang w:val="en-GB" w:eastAsia="en-GB"/>
            </w:rPr>
          </w:pPr>
          <w:ins w:id="38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"_Toc80793289"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Inter-Blow &amp; Inter-Row Interval</w:t>
            </w:r>
            <w:r>
              <w:rPr>
                <w:noProof/>
                <w:webHidden/>
              </w:rPr>
              <w:tab/>
            </w:r>
            <w:r>
              <w:rPr>
                <w:noProof/>
                <w:webHidden/>
              </w:rPr>
              <w:fldChar w:fldCharType="begin"/>
            </w:r>
            <w:r>
              <w:rPr>
                <w:noProof/>
                <w:webHidden/>
              </w:rPr>
              <w:instrText xml:space="preserve"> PAGEREF _Toc80793289 \h </w:instrText>
            </w:r>
            <w:r>
              <w:rPr>
                <w:noProof/>
                <w:webHidden/>
              </w:rPr>
            </w:r>
          </w:ins>
          <w:r>
            <w:rPr>
              <w:noProof/>
              <w:webHidden/>
            </w:rPr>
            <w:fldChar w:fldCharType="separate"/>
          </w:r>
          <w:ins w:id="381" w:author="Andrew Instone-Cowie" w:date="2021-08-25T14:18:00Z">
            <w:r w:rsidR="00E86763">
              <w:rPr>
                <w:noProof/>
                <w:webHidden/>
              </w:rPr>
              <w:t>78</w:t>
            </w:r>
          </w:ins>
          <w:ins w:id="382" w:author="Andrew Instone-Cowie" w:date="2021-08-25T14:13:00Z">
            <w:r>
              <w:rPr>
                <w:noProof/>
                <w:webHidden/>
              </w:rPr>
              <w:fldChar w:fldCharType="end"/>
            </w:r>
            <w:r w:rsidRPr="005C6B75">
              <w:rPr>
                <w:rStyle w:val="Hyperlink"/>
                <w:noProof/>
              </w:rPr>
              <w:fldChar w:fldCharType="end"/>
            </w:r>
          </w:ins>
        </w:p>
        <w:p w14:paraId="695CA1D5" w14:textId="612186EB" w:rsidR="00CD5701" w:rsidRDefault="00CD5701">
          <w:pPr>
            <w:pStyle w:val="TOC3"/>
            <w:tabs>
              <w:tab w:val="right" w:leader="dot" w:pos="9016"/>
            </w:tabs>
            <w:rPr>
              <w:ins w:id="383" w:author="Andrew Instone-Cowie" w:date="2021-08-25T14:13:00Z"/>
              <w:noProof/>
              <w:lang w:val="en-GB" w:eastAsia="en-GB"/>
            </w:rPr>
          </w:pPr>
          <w:ins w:id="38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"_Toc80793290"</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Sensor Pulse Duration</w:t>
            </w:r>
            <w:r>
              <w:rPr>
                <w:noProof/>
                <w:webHidden/>
              </w:rPr>
              <w:tab/>
            </w:r>
            <w:r>
              <w:rPr>
                <w:noProof/>
                <w:webHidden/>
              </w:rPr>
              <w:fldChar w:fldCharType="begin"/>
            </w:r>
            <w:r>
              <w:rPr>
                <w:noProof/>
                <w:webHidden/>
              </w:rPr>
              <w:instrText xml:space="preserve"> PAGEREF _Toc80793290 \h </w:instrText>
            </w:r>
            <w:r>
              <w:rPr>
                <w:noProof/>
                <w:webHidden/>
              </w:rPr>
            </w:r>
          </w:ins>
          <w:r>
            <w:rPr>
              <w:noProof/>
              <w:webHidden/>
            </w:rPr>
            <w:fldChar w:fldCharType="separate"/>
          </w:r>
          <w:ins w:id="385" w:author="Andrew Instone-Cowie" w:date="2021-08-25T14:18:00Z">
            <w:r w:rsidR="00E86763">
              <w:rPr>
                <w:noProof/>
                <w:webHidden/>
              </w:rPr>
              <w:t>79</w:t>
            </w:r>
          </w:ins>
          <w:ins w:id="386" w:author="Andrew Instone-Cowie" w:date="2021-08-25T14:13:00Z">
            <w:r>
              <w:rPr>
                <w:noProof/>
                <w:webHidden/>
              </w:rPr>
              <w:fldChar w:fldCharType="end"/>
            </w:r>
            <w:r w:rsidRPr="005C6B75">
              <w:rPr>
                <w:rStyle w:val="Hyperlink"/>
                <w:noProof/>
              </w:rPr>
              <w:fldChar w:fldCharType="end"/>
            </w:r>
          </w:ins>
        </w:p>
        <w:p w14:paraId="21B95A6C" w14:textId="1BCCE6BB" w:rsidR="00CD5701" w:rsidRDefault="00CD5701">
          <w:pPr>
            <w:pStyle w:val="TOC3"/>
            <w:tabs>
              <w:tab w:val="right" w:leader="dot" w:pos="9016"/>
            </w:tabs>
            <w:rPr>
              <w:ins w:id="387" w:author="Andrew Instone-Cowie" w:date="2021-08-25T14:13:00Z"/>
              <w:noProof/>
              <w:lang w:val="en-GB" w:eastAsia="en-GB"/>
            </w:rPr>
          </w:pPr>
          <w:ins w:id="388"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"_Toc80793291"</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BDC-to-Strike Intervals</w:t>
            </w:r>
            <w:r>
              <w:rPr>
                <w:noProof/>
                <w:webHidden/>
              </w:rPr>
              <w:tab/>
            </w:r>
            <w:r>
              <w:rPr>
                <w:noProof/>
                <w:webHidden/>
              </w:rPr>
              <w:fldChar w:fldCharType="begin"/>
            </w:r>
            <w:r>
              <w:rPr>
                <w:noProof/>
                <w:webHidden/>
              </w:rPr>
              <w:instrText xml:space="preserve"> PAGEREF _Toc80793291 \h </w:instrText>
            </w:r>
            <w:r>
              <w:rPr>
                <w:noProof/>
                <w:webHidden/>
              </w:rPr>
            </w:r>
          </w:ins>
          <w:r>
            <w:rPr>
              <w:noProof/>
              <w:webHidden/>
            </w:rPr>
            <w:fldChar w:fldCharType="separate"/>
          </w:r>
          <w:ins w:id="389" w:author="Andrew Instone-Cowie" w:date="2021-08-25T14:18:00Z">
            <w:r w:rsidR="00E86763">
              <w:rPr>
                <w:noProof/>
                <w:webHidden/>
              </w:rPr>
              <w:t>80</w:t>
            </w:r>
          </w:ins>
          <w:ins w:id="390" w:author="Andrew Instone-Cowie" w:date="2021-08-25T14:13:00Z">
            <w:r>
              <w:rPr>
                <w:noProof/>
                <w:webHidden/>
              </w:rPr>
              <w:fldChar w:fldCharType="end"/>
            </w:r>
            <w:r w:rsidRPr="005C6B75">
              <w:rPr>
                <w:rStyle w:val="Hyperlink"/>
                <w:noProof/>
              </w:rPr>
              <w:fldChar w:fldCharType="end"/>
            </w:r>
          </w:ins>
        </w:p>
        <w:p w14:paraId="5ECEA63E" w14:textId="3A2BA060" w:rsidR="00CD5701" w:rsidRDefault="00CD5701">
          <w:pPr>
            <w:pStyle w:val="TOC2"/>
            <w:tabs>
              <w:tab w:val="right" w:leader="dot" w:pos="9016"/>
            </w:tabs>
            <w:rPr>
              <w:ins w:id="391" w:author="Andrew Instone-Cowie" w:date="2021-08-25T14:13:00Z"/>
              <w:rFonts w:eastAsiaTheme="minorEastAsia"/>
              <w:noProof/>
              <w:lang w:eastAsia="en-GB"/>
            </w:rPr>
          </w:pPr>
          <w:ins w:id="39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"_Toc80793292"</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D: CLI Command Reference</w:t>
            </w:r>
            <w:r>
              <w:rPr>
                <w:noProof/>
                <w:webHidden/>
              </w:rPr>
              <w:tab/>
            </w:r>
            <w:r>
              <w:rPr>
                <w:noProof/>
                <w:webHidden/>
              </w:rPr>
              <w:fldChar w:fldCharType="begin"/>
            </w:r>
            <w:r>
              <w:rPr>
                <w:noProof/>
                <w:webHidden/>
              </w:rPr>
              <w:instrText xml:space="preserve"> PAGEREF _Toc80793292 \h </w:instrText>
            </w:r>
            <w:r>
              <w:rPr>
                <w:noProof/>
                <w:webHidden/>
              </w:rPr>
            </w:r>
          </w:ins>
          <w:r>
            <w:rPr>
              <w:noProof/>
              <w:webHidden/>
            </w:rPr>
            <w:fldChar w:fldCharType="separate"/>
          </w:r>
          <w:ins w:id="393" w:author="Andrew Instone-Cowie" w:date="2021-08-25T14:18:00Z">
            <w:r w:rsidR="00E86763">
              <w:rPr>
                <w:noProof/>
                <w:webHidden/>
              </w:rPr>
              <w:t>81</w:t>
            </w:r>
          </w:ins>
          <w:ins w:id="394" w:author="Andrew Instone-Cowie" w:date="2021-08-25T14:13:00Z">
            <w:r>
              <w:rPr>
                <w:noProof/>
                <w:webHidden/>
              </w:rPr>
              <w:fldChar w:fldCharType="end"/>
            </w:r>
            <w:r w:rsidRPr="005C6B75">
              <w:rPr>
                <w:rStyle w:val="Hyperlink"/>
                <w:noProof/>
              </w:rPr>
              <w:fldChar w:fldCharType="end"/>
            </w:r>
          </w:ins>
        </w:p>
        <w:p w14:paraId="38CC7D87" w14:textId="3E86DEF9" w:rsidR="00CD5701" w:rsidRDefault="00CD5701">
          <w:pPr>
            <w:pStyle w:val="TOC2"/>
            <w:tabs>
              <w:tab w:val="right" w:leader="dot" w:pos="9016"/>
            </w:tabs>
            <w:rPr>
              <w:ins w:id="395" w:author="Andrew Instone-Cowie" w:date="2021-08-25T14:13:00Z"/>
              <w:rFonts w:eastAsiaTheme="minorEastAsia"/>
              <w:noProof/>
              <w:lang w:eastAsia="en-GB"/>
            </w:rPr>
          </w:pPr>
          <w:ins w:id="39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"_Toc80793293"</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E: Diagnostic LED Codes</w:t>
            </w:r>
            <w:r>
              <w:rPr>
                <w:noProof/>
                <w:webHidden/>
              </w:rPr>
              <w:tab/>
            </w:r>
            <w:r>
              <w:rPr>
                <w:noProof/>
                <w:webHidden/>
              </w:rPr>
              <w:fldChar w:fldCharType="begin"/>
            </w:r>
            <w:r>
              <w:rPr>
                <w:noProof/>
                <w:webHidden/>
              </w:rPr>
              <w:instrText xml:space="preserve"> PAGEREF _Toc80793293 \h </w:instrText>
            </w:r>
            <w:r>
              <w:rPr>
                <w:noProof/>
                <w:webHidden/>
              </w:rPr>
            </w:r>
          </w:ins>
          <w:r>
            <w:rPr>
              <w:noProof/>
              <w:webHidden/>
            </w:rPr>
            <w:fldChar w:fldCharType="separate"/>
          </w:r>
          <w:ins w:id="397" w:author="Andrew Instone-Cowie" w:date="2021-08-25T14:18:00Z">
            <w:r w:rsidR="00E86763">
              <w:rPr>
                <w:noProof/>
                <w:webHidden/>
              </w:rPr>
              <w:t>83</w:t>
            </w:r>
          </w:ins>
          <w:ins w:id="398" w:author="Andrew Instone-Cowie" w:date="2021-08-25T14:13:00Z">
            <w:r>
              <w:rPr>
                <w:noProof/>
                <w:webHidden/>
              </w:rPr>
              <w:fldChar w:fldCharType="end"/>
            </w:r>
            <w:r w:rsidRPr="005C6B75">
              <w:rPr>
                <w:rStyle w:val="Hyperlink"/>
                <w:noProof/>
              </w:rPr>
              <w:fldChar w:fldCharType="end"/>
            </w:r>
          </w:ins>
        </w:p>
        <w:p w14:paraId="17F87831" w14:textId="3BF89288" w:rsidR="00CD5701" w:rsidRDefault="00CD5701">
          <w:pPr>
            <w:pStyle w:val="TOC2"/>
            <w:tabs>
              <w:tab w:val="right" w:leader="dot" w:pos="9016"/>
            </w:tabs>
            <w:rPr>
              <w:ins w:id="399" w:author="Andrew Instone-Cowie" w:date="2021-08-25T14:13:00Z"/>
              <w:rFonts w:eastAsiaTheme="minorEastAsia"/>
              <w:noProof/>
              <w:lang w:eastAsia="en-GB"/>
            </w:rPr>
          </w:pPr>
          <w:ins w:id="40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"_Toc80793294"</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F: Useful Links</w:t>
            </w:r>
            <w:r>
              <w:rPr>
                <w:noProof/>
                <w:webHidden/>
              </w:rPr>
              <w:tab/>
            </w:r>
            <w:r>
              <w:rPr>
                <w:noProof/>
                <w:webHidden/>
              </w:rPr>
              <w:fldChar w:fldCharType="begin"/>
            </w:r>
            <w:r>
              <w:rPr>
                <w:noProof/>
                <w:webHidden/>
              </w:rPr>
              <w:instrText xml:space="preserve"> PAGEREF _Toc80793294 \h </w:instrText>
            </w:r>
            <w:r>
              <w:rPr>
                <w:noProof/>
                <w:webHidden/>
              </w:rPr>
            </w:r>
          </w:ins>
          <w:r>
            <w:rPr>
              <w:noProof/>
              <w:webHidden/>
            </w:rPr>
            <w:fldChar w:fldCharType="separate"/>
          </w:r>
          <w:ins w:id="401" w:author="Andrew Instone-Cowie" w:date="2021-08-25T14:18:00Z">
            <w:r w:rsidR="00E86763">
              <w:rPr>
                <w:noProof/>
                <w:webHidden/>
              </w:rPr>
              <w:t>84</w:t>
            </w:r>
          </w:ins>
          <w:ins w:id="402" w:author="Andrew Instone-Cowie" w:date="2021-08-25T14:13:00Z">
            <w:r>
              <w:rPr>
                <w:noProof/>
                <w:webHidden/>
              </w:rPr>
              <w:fldChar w:fldCharType="end"/>
            </w:r>
            <w:r w:rsidRPr="005C6B75">
              <w:rPr>
                <w:rStyle w:val="Hyperlink"/>
                <w:noProof/>
              </w:rPr>
              <w:fldChar w:fldCharType="end"/>
            </w:r>
          </w:ins>
        </w:p>
        <w:p w14:paraId="3227A29A" w14:textId="697E1A7C" w:rsidR="00CD5701" w:rsidRDefault="00CD5701">
          <w:pPr>
            <w:pStyle w:val="TOC2"/>
            <w:tabs>
              <w:tab w:val="right" w:leader="dot" w:pos="9016"/>
            </w:tabs>
            <w:rPr>
              <w:ins w:id="403" w:author="Andrew Instone-Cowie" w:date="2021-08-25T14:13:00Z"/>
              <w:rFonts w:eastAsiaTheme="minorEastAsia"/>
              <w:noProof/>
              <w:lang w:eastAsia="en-GB"/>
            </w:rPr>
          </w:pPr>
          <w:ins w:id="404"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"_Toc80793295"</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Appendix G: A Quarter Peal of Cambridge Surprise Minor</w:t>
            </w:r>
            <w:r>
              <w:rPr>
                <w:noProof/>
                <w:webHidden/>
              </w:rPr>
              <w:tab/>
            </w:r>
            <w:r>
              <w:rPr>
                <w:noProof/>
                <w:webHidden/>
              </w:rPr>
              <w:fldChar w:fldCharType="begin"/>
            </w:r>
            <w:r>
              <w:rPr>
                <w:noProof/>
                <w:webHidden/>
              </w:rPr>
              <w:instrText xml:space="preserve"> PAGEREF _Toc80793295 \h </w:instrText>
            </w:r>
            <w:r>
              <w:rPr>
                <w:noProof/>
                <w:webHidden/>
              </w:rPr>
            </w:r>
          </w:ins>
          <w:r>
            <w:rPr>
              <w:noProof/>
              <w:webHidden/>
            </w:rPr>
            <w:fldChar w:fldCharType="separate"/>
          </w:r>
          <w:ins w:id="405" w:author="Andrew Instone-Cowie" w:date="2021-08-25T14:18:00Z">
            <w:r w:rsidR="00E86763">
              <w:rPr>
                <w:noProof/>
                <w:webHidden/>
              </w:rPr>
              <w:t>85</w:t>
            </w:r>
          </w:ins>
          <w:ins w:id="406" w:author="Andrew Instone-Cowie" w:date="2021-08-25T14:13:00Z">
            <w:r>
              <w:rPr>
                <w:noProof/>
                <w:webHidden/>
              </w:rPr>
              <w:fldChar w:fldCharType="end"/>
            </w:r>
            <w:r w:rsidRPr="005C6B75">
              <w:rPr>
                <w:rStyle w:val="Hyperlink"/>
                <w:noProof/>
              </w:rPr>
              <w:fldChar w:fldCharType="end"/>
            </w:r>
          </w:ins>
        </w:p>
        <w:p w14:paraId="3595CDA1" w14:textId="74FC80CC" w:rsidR="00CD5701" w:rsidRDefault="00CD5701">
          <w:pPr>
            <w:pStyle w:val="TOC1"/>
            <w:tabs>
              <w:tab w:val="right" w:leader="dot" w:pos="9016"/>
            </w:tabs>
            <w:rPr>
              <w:ins w:id="407" w:author="Andrew Instone-Cowie" w:date="2021-08-25T14:13:00Z"/>
              <w:rFonts w:eastAsiaTheme="minorEastAsia"/>
              <w:noProof/>
              <w:lang w:eastAsia="en-GB"/>
            </w:rPr>
          </w:pPr>
          <w:ins w:id="408" w:author="Andrew Instone-Cowie" w:date="2021-08-25T14:13:00Z">
            <w:r w:rsidRPr="005C6B75">
              <w:rPr>
                <w:rStyle w:val="Hyperlink"/>
                <w:noProof/>
              </w:rPr>
              <w:lastRenderedPageBreak/>
              <w:fldChar w:fldCharType="begin"/>
            </w:r>
            <w:r w:rsidRPr="005C6B75">
              <w:rPr>
                <w:rStyle w:val="Hyperlink"/>
                <w:noProof/>
              </w:rPr>
              <w:instrText xml:space="preserve"> </w:instrText>
            </w:r>
            <w:r>
              <w:rPr>
                <w:noProof/>
              </w:rPr>
              <w:instrText>HYPERLINK \l "_Toc80793296"</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Licensing &amp; Disclaimers</w:t>
            </w:r>
            <w:r>
              <w:rPr>
                <w:noProof/>
                <w:webHidden/>
              </w:rPr>
              <w:tab/>
            </w:r>
            <w:r>
              <w:rPr>
                <w:noProof/>
                <w:webHidden/>
              </w:rPr>
              <w:fldChar w:fldCharType="begin"/>
            </w:r>
            <w:r>
              <w:rPr>
                <w:noProof/>
                <w:webHidden/>
              </w:rPr>
              <w:instrText xml:space="preserve"> PAGEREF _Toc80793296 \h </w:instrText>
            </w:r>
            <w:r>
              <w:rPr>
                <w:noProof/>
                <w:webHidden/>
              </w:rPr>
            </w:r>
          </w:ins>
          <w:r>
            <w:rPr>
              <w:noProof/>
              <w:webHidden/>
            </w:rPr>
            <w:fldChar w:fldCharType="separate"/>
          </w:r>
          <w:ins w:id="409" w:author="Andrew Instone-Cowie" w:date="2021-08-25T14:18:00Z">
            <w:r w:rsidR="00E86763">
              <w:rPr>
                <w:noProof/>
                <w:webHidden/>
              </w:rPr>
              <w:t>86</w:t>
            </w:r>
          </w:ins>
          <w:ins w:id="410" w:author="Andrew Instone-Cowie" w:date="2021-08-25T14:13:00Z">
            <w:r>
              <w:rPr>
                <w:noProof/>
                <w:webHidden/>
              </w:rPr>
              <w:fldChar w:fldCharType="end"/>
            </w:r>
            <w:r w:rsidRPr="005C6B75">
              <w:rPr>
                <w:rStyle w:val="Hyperlink"/>
                <w:noProof/>
              </w:rPr>
              <w:fldChar w:fldCharType="end"/>
            </w:r>
          </w:ins>
        </w:p>
        <w:p w14:paraId="4EFE719A" w14:textId="321DA9A4" w:rsidR="00CD5701" w:rsidRDefault="00CD5701">
          <w:pPr>
            <w:pStyle w:val="TOC2"/>
            <w:tabs>
              <w:tab w:val="right" w:leader="dot" w:pos="9016"/>
            </w:tabs>
            <w:rPr>
              <w:ins w:id="411" w:author="Andrew Instone-Cowie" w:date="2021-08-25T14:13:00Z"/>
              <w:rFonts w:eastAsiaTheme="minorEastAsia"/>
              <w:noProof/>
              <w:lang w:eastAsia="en-GB"/>
            </w:rPr>
          </w:pPr>
          <w:ins w:id="412"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"_Toc80793297"</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Documentation</w:t>
            </w:r>
            <w:r>
              <w:rPr>
                <w:noProof/>
                <w:webHidden/>
              </w:rPr>
              <w:tab/>
            </w:r>
            <w:r>
              <w:rPr>
                <w:noProof/>
                <w:webHidden/>
              </w:rPr>
              <w:fldChar w:fldCharType="begin"/>
            </w:r>
            <w:r>
              <w:rPr>
                <w:noProof/>
                <w:webHidden/>
              </w:rPr>
              <w:instrText xml:space="preserve"> PAGEREF _Toc80793297 \h </w:instrText>
            </w:r>
            <w:r>
              <w:rPr>
                <w:noProof/>
                <w:webHidden/>
              </w:rPr>
            </w:r>
          </w:ins>
          <w:r>
            <w:rPr>
              <w:noProof/>
              <w:webHidden/>
            </w:rPr>
            <w:fldChar w:fldCharType="separate"/>
          </w:r>
          <w:ins w:id="413" w:author="Andrew Instone-Cowie" w:date="2021-08-25T14:18:00Z">
            <w:r w:rsidR="00E86763">
              <w:rPr>
                <w:noProof/>
                <w:webHidden/>
              </w:rPr>
              <w:t>86</w:t>
            </w:r>
          </w:ins>
          <w:ins w:id="414" w:author="Andrew Instone-Cowie" w:date="2021-08-25T14:13:00Z">
            <w:r>
              <w:rPr>
                <w:noProof/>
                <w:webHidden/>
              </w:rPr>
              <w:fldChar w:fldCharType="end"/>
            </w:r>
            <w:r w:rsidRPr="005C6B75">
              <w:rPr>
                <w:rStyle w:val="Hyperlink"/>
                <w:noProof/>
              </w:rPr>
              <w:fldChar w:fldCharType="end"/>
            </w:r>
          </w:ins>
        </w:p>
        <w:p w14:paraId="1259122A" w14:textId="5B14CE80" w:rsidR="00CD5701" w:rsidRDefault="00CD5701">
          <w:pPr>
            <w:pStyle w:val="TOC2"/>
            <w:tabs>
              <w:tab w:val="right" w:leader="dot" w:pos="9016"/>
            </w:tabs>
            <w:rPr>
              <w:ins w:id="415" w:author="Andrew Instone-Cowie" w:date="2021-08-25T14:13:00Z"/>
              <w:rFonts w:eastAsiaTheme="minorEastAsia"/>
              <w:noProof/>
              <w:lang w:eastAsia="en-GB"/>
            </w:rPr>
          </w:pPr>
          <w:ins w:id="416"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"_Toc80793298"</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Software</w:t>
            </w:r>
            <w:r>
              <w:rPr>
                <w:noProof/>
                <w:webHidden/>
              </w:rPr>
              <w:tab/>
            </w:r>
            <w:r>
              <w:rPr>
                <w:noProof/>
                <w:webHidden/>
              </w:rPr>
              <w:fldChar w:fldCharType="begin"/>
            </w:r>
            <w:r>
              <w:rPr>
                <w:noProof/>
                <w:webHidden/>
              </w:rPr>
              <w:instrText xml:space="preserve"> PAGEREF _Toc80793298 \h </w:instrText>
            </w:r>
            <w:r>
              <w:rPr>
                <w:noProof/>
                <w:webHidden/>
              </w:rPr>
            </w:r>
          </w:ins>
          <w:r>
            <w:rPr>
              <w:noProof/>
              <w:webHidden/>
            </w:rPr>
            <w:fldChar w:fldCharType="separate"/>
          </w:r>
          <w:ins w:id="417" w:author="Andrew Instone-Cowie" w:date="2021-08-25T14:18:00Z">
            <w:r w:rsidR="00E86763">
              <w:rPr>
                <w:noProof/>
                <w:webHidden/>
              </w:rPr>
              <w:t>86</w:t>
            </w:r>
          </w:ins>
          <w:ins w:id="418" w:author="Andrew Instone-Cowie" w:date="2021-08-25T14:13:00Z">
            <w:r>
              <w:rPr>
                <w:noProof/>
                <w:webHidden/>
              </w:rPr>
              <w:fldChar w:fldCharType="end"/>
            </w:r>
            <w:r w:rsidRPr="005C6B75">
              <w:rPr>
                <w:rStyle w:val="Hyperlink"/>
                <w:noProof/>
              </w:rPr>
              <w:fldChar w:fldCharType="end"/>
            </w:r>
          </w:ins>
        </w:p>
        <w:p w14:paraId="7E1A9A57" w14:textId="49D6D014" w:rsidR="00CD5701" w:rsidRDefault="00CD5701">
          <w:pPr>
            <w:pStyle w:val="TOC1"/>
            <w:tabs>
              <w:tab w:val="right" w:leader="dot" w:pos="9016"/>
            </w:tabs>
            <w:rPr>
              <w:ins w:id="419" w:author="Andrew Instone-Cowie" w:date="2021-08-25T14:13:00Z"/>
              <w:rFonts w:eastAsiaTheme="minorEastAsia"/>
              <w:noProof/>
              <w:lang w:eastAsia="en-GB"/>
            </w:rPr>
          </w:pPr>
          <w:ins w:id="420" w:author="Andrew Instone-Cowie" w:date="2021-08-25T14:13:00Z">
            <w:r w:rsidRPr="005C6B75">
              <w:rPr>
                <w:rStyle w:val="Hyperlink"/>
                <w:noProof/>
              </w:rPr>
              <w:fldChar w:fldCharType="begin"/>
            </w:r>
            <w:r w:rsidRPr="005C6B75">
              <w:rPr>
                <w:rStyle w:val="Hyperlink"/>
                <w:noProof/>
              </w:rPr>
              <w:instrText xml:space="preserve"> </w:instrText>
            </w:r>
            <w:r>
              <w:rPr>
                <w:noProof/>
              </w:rPr>
              <w:instrText>HYPERLINK \l "_Toc80793299"</w:instrText>
            </w:r>
            <w:r w:rsidRPr="005C6B75">
              <w:rPr>
                <w:rStyle w:val="Hyperlink"/>
                <w:noProof/>
              </w:rPr>
              <w:instrText xml:space="preserve"> </w:instrText>
            </w:r>
            <w:r w:rsidRPr="005C6B75">
              <w:rPr>
                <w:rStyle w:val="Hyperlink"/>
                <w:noProof/>
              </w:rPr>
            </w:r>
            <w:r w:rsidRPr="005C6B75">
              <w:rPr>
                <w:rStyle w:val="Hyperlink"/>
                <w:noProof/>
              </w:rPr>
              <w:fldChar w:fldCharType="separate"/>
            </w:r>
            <w:r w:rsidRPr="005C6B75">
              <w:rPr>
                <w:rStyle w:val="Hyperlink"/>
                <w:noProof/>
              </w:rPr>
              <w:t>Acknowledgements</w:t>
            </w:r>
            <w:r>
              <w:rPr>
                <w:noProof/>
                <w:webHidden/>
              </w:rPr>
              <w:tab/>
            </w:r>
            <w:r>
              <w:rPr>
                <w:noProof/>
                <w:webHidden/>
              </w:rPr>
              <w:fldChar w:fldCharType="begin"/>
            </w:r>
            <w:r>
              <w:rPr>
                <w:noProof/>
                <w:webHidden/>
              </w:rPr>
              <w:instrText xml:space="preserve"> PAGEREF _Toc80793299 \h </w:instrText>
            </w:r>
            <w:r>
              <w:rPr>
                <w:noProof/>
                <w:webHidden/>
              </w:rPr>
            </w:r>
          </w:ins>
          <w:r>
            <w:rPr>
              <w:noProof/>
              <w:webHidden/>
            </w:rPr>
            <w:fldChar w:fldCharType="separate"/>
          </w:r>
          <w:ins w:id="421" w:author="Andrew Instone-Cowie" w:date="2021-08-25T14:18:00Z">
            <w:r w:rsidR="00E86763">
              <w:rPr>
                <w:noProof/>
                <w:webHidden/>
              </w:rPr>
              <w:t>87</w:t>
            </w:r>
          </w:ins>
          <w:ins w:id="422" w:author="Andrew Instone-Cowie" w:date="2021-08-25T14:13:00Z">
            <w:r>
              <w:rPr>
                <w:noProof/>
                <w:webHidden/>
              </w:rPr>
              <w:fldChar w:fldCharType="end"/>
            </w:r>
            <w:r w:rsidRPr="005C6B75">
              <w:rPr>
                <w:rStyle w:val="Hyperlink"/>
                <w:noProof/>
              </w:rPr>
              <w:fldChar w:fldCharType="end"/>
            </w:r>
          </w:ins>
        </w:p>
        <w:p w14:paraId="1967886C" w14:textId="5D9FE793" w:rsidR="00012709" w:rsidDel="00095F1B" w:rsidRDefault="00012709">
          <w:pPr>
            <w:pStyle w:val="TOC1"/>
            <w:tabs>
              <w:tab w:val="right" w:leader="dot" w:pos="9016"/>
            </w:tabs>
            <w:rPr>
              <w:del w:id="423" w:author="Andrew Instone-Cowie" w:date="2021-08-10T21:33:00Z"/>
              <w:rFonts w:eastAsiaTheme="minorEastAsia"/>
              <w:noProof/>
              <w:lang w:eastAsia="en-GB"/>
            </w:rPr>
          </w:pPr>
          <w:del w:id="424" w:author="Andrew Instone-Cowie" w:date="2021-08-10T21:33:00Z">
            <w:r w:rsidRPr="00095F1B" w:rsidDel="00095F1B">
              <w:rPr>
                <w:noProof/>
                <w:rPrChange w:id="425" w:author="Andrew Instone-Cowie" w:date="2021-08-10T21:33:00Z">
                  <w:rPr>
                    <w:rStyle w:val="Hyperlink"/>
                    <w:noProof/>
                  </w:rPr>
                </w:rPrChange>
              </w:rPr>
              <w:delText>Index of Figures</w:delText>
            </w:r>
            <w:r w:rsidDel="00095F1B">
              <w:rPr>
                <w:noProof/>
                <w:webHidden/>
              </w:rPr>
              <w:tab/>
            </w:r>
            <w:r w:rsidR="00CA0B7C" w:rsidDel="00095F1B">
              <w:rPr>
                <w:noProof/>
                <w:webHidden/>
              </w:rPr>
              <w:delText>4</w:delText>
            </w:r>
          </w:del>
        </w:p>
        <w:p w14:paraId="33E96250" w14:textId="7111969B" w:rsidR="00012709" w:rsidDel="00095F1B" w:rsidRDefault="00012709">
          <w:pPr>
            <w:pStyle w:val="TOC1"/>
            <w:tabs>
              <w:tab w:val="right" w:leader="dot" w:pos="9016"/>
            </w:tabs>
            <w:rPr>
              <w:del w:id="426" w:author="Andrew Instone-Cowie" w:date="2021-08-10T21:33:00Z"/>
              <w:rFonts w:eastAsiaTheme="minorEastAsia"/>
              <w:noProof/>
              <w:lang w:eastAsia="en-GB"/>
            </w:rPr>
          </w:pPr>
          <w:del w:id="427" w:author="Andrew Instone-Cowie" w:date="2021-08-10T21:33:00Z">
            <w:r w:rsidRPr="00095F1B" w:rsidDel="00095F1B">
              <w:rPr>
                <w:noProof/>
                <w:rPrChange w:id="428" w:author="Andrew Instone-Cowie" w:date="2021-08-10T21:33:00Z">
                  <w:rPr>
                    <w:rStyle w:val="Hyperlink"/>
                    <w:noProof/>
                  </w:rPr>
                </w:rPrChange>
              </w:rPr>
              <w:delText>Index of Tables</w:delText>
            </w:r>
            <w:r w:rsidDel="00095F1B">
              <w:rPr>
                <w:noProof/>
                <w:webHidden/>
              </w:rPr>
              <w:tab/>
            </w:r>
            <w:r w:rsidR="00CA0B7C" w:rsidDel="00095F1B">
              <w:rPr>
                <w:noProof/>
                <w:webHidden/>
              </w:rPr>
              <w:delText>6</w:delText>
            </w:r>
          </w:del>
        </w:p>
        <w:p w14:paraId="1B6D710E" w14:textId="44F629F5" w:rsidR="00012709" w:rsidDel="00095F1B" w:rsidRDefault="00012709">
          <w:pPr>
            <w:pStyle w:val="TOC1"/>
            <w:tabs>
              <w:tab w:val="right" w:leader="dot" w:pos="9016"/>
            </w:tabs>
            <w:rPr>
              <w:del w:id="429" w:author="Andrew Instone-Cowie" w:date="2021-08-10T21:33:00Z"/>
              <w:rFonts w:eastAsiaTheme="minorEastAsia"/>
              <w:noProof/>
              <w:lang w:eastAsia="en-GB"/>
            </w:rPr>
          </w:pPr>
          <w:del w:id="430" w:author="Andrew Instone-Cowie" w:date="2021-08-10T21:33:00Z">
            <w:r w:rsidRPr="00095F1B" w:rsidDel="00095F1B">
              <w:rPr>
                <w:noProof/>
                <w:rPrChange w:id="431" w:author="Andrew Instone-Cowie" w:date="2021-08-10T21:33:00Z">
                  <w:rPr>
                    <w:rStyle w:val="Hyperlink"/>
                    <w:noProof/>
                  </w:rPr>
                </w:rPrChange>
              </w:rPr>
              <w:delText>Document History</w:delText>
            </w:r>
            <w:r w:rsidDel="00095F1B">
              <w:rPr>
                <w:noProof/>
                <w:webHidden/>
              </w:rPr>
              <w:tab/>
            </w:r>
            <w:r w:rsidR="00CA0B7C" w:rsidDel="00095F1B">
              <w:rPr>
                <w:noProof/>
                <w:webHidden/>
              </w:rPr>
              <w:delText>7</w:delText>
            </w:r>
          </w:del>
        </w:p>
        <w:p w14:paraId="5096DF55" w14:textId="4820FD40" w:rsidR="00012709" w:rsidDel="00095F1B" w:rsidRDefault="00012709">
          <w:pPr>
            <w:pStyle w:val="TOC1"/>
            <w:tabs>
              <w:tab w:val="right" w:leader="dot" w:pos="9016"/>
            </w:tabs>
            <w:rPr>
              <w:del w:id="432" w:author="Andrew Instone-Cowie" w:date="2021-08-10T21:33:00Z"/>
              <w:rFonts w:eastAsiaTheme="minorEastAsia"/>
              <w:noProof/>
              <w:lang w:eastAsia="en-GB"/>
            </w:rPr>
          </w:pPr>
          <w:del w:id="433" w:author="Andrew Instone-Cowie" w:date="2021-08-10T21:33:00Z">
            <w:r w:rsidRPr="00095F1B" w:rsidDel="00095F1B">
              <w:rPr>
                <w:noProof/>
                <w:rPrChange w:id="434" w:author="Andrew Instone-Cowie" w:date="2021-08-10T21:33:00Z">
                  <w:rPr>
                    <w:rStyle w:val="Hyperlink"/>
                    <w:noProof/>
                  </w:rPr>
                </w:rPrChange>
              </w:rPr>
              <w:delText>Licence</w:delText>
            </w:r>
            <w:r w:rsidDel="00095F1B">
              <w:rPr>
                <w:noProof/>
                <w:webHidden/>
              </w:rPr>
              <w:tab/>
            </w:r>
            <w:r w:rsidR="00CA0B7C" w:rsidDel="00095F1B">
              <w:rPr>
                <w:noProof/>
                <w:webHidden/>
              </w:rPr>
              <w:delText>7</w:delText>
            </w:r>
          </w:del>
        </w:p>
        <w:p w14:paraId="47029107" w14:textId="636E616B" w:rsidR="00012709" w:rsidDel="00095F1B" w:rsidRDefault="00012709">
          <w:pPr>
            <w:pStyle w:val="TOC1"/>
            <w:tabs>
              <w:tab w:val="right" w:leader="dot" w:pos="9016"/>
            </w:tabs>
            <w:rPr>
              <w:del w:id="435" w:author="Andrew Instone-Cowie" w:date="2021-08-10T21:33:00Z"/>
              <w:rFonts w:eastAsiaTheme="minorEastAsia"/>
              <w:noProof/>
              <w:lang w:eastAsia="en-GB"/>
            </w:rPr>
          </w:pPr>
          <w:del w:id="436" w:author="Andrew Instone-Cowie" w:date="2021-08-10T21:33:00Z">
            <w:r w:rsidRPr="00095F1B" w:rsidDel="00095F1B">
              <w:rPr>
                <w:noProof/>
                <w:rPrChange w:id="437" w:author="Andrew Instone-Cowie" w:date="2021-08-10T21:33:00Z">
                  <w:rPr>
                    <w:rStyle w:val="Hyperlink"/>
                    <w:noProof/>
                  </w:rPr>
                </w:rPrChange>
              </w:rPr>
              <w:delText>Documentation Map</w:delText>
            </w:r>
            <w:r w:rsidDel="00095F1B">
              <w:rPr>
                <w:noProof/>
                <w:webHidden/>
              </w:rPr>
              <w:tab/>
            </w:r>
            <w:r w:rsidR="00CA0B7C" w:rsidDel="00095F1B">
              <w:rPr>
                <w:noProof/>
                <w:webHidden/>
              </w:rPr>
              <w:delText>8</w:delText>
            </w:r>
          </w:del>
        </w:p>
        <w:p w14:paraId="48828884" w14:textId="3F6F2204" w:rsidR="00012709" w:rsidDel="00095F1B" w:rsidRDefault="00012709">
          <w:pPr>
            <w:pStyle w:val="TOC1"/>
            <w:tabs>
              <w:tab w:val="right" w:leader="dot" w:pos="9016"/>
            </w:tabs>
            <w:rPr>
              <w:del w:id="438" w:author="Andrew Instone-Cowie" w:date="2021-08-10T21:33:00Z"/>
              <w:rFonts w:eastAsiaTheme="minorEastAsia"/>
              <w:noProof/>
              <w:lang w:eastAsia="en-GB"/>
            </w:rPr>
          </w:pPr>
          <w:del w:id="439" w:author="Andrew Instone-Cowie" w:date="2021-08-10T21:33:00Z">
            <w:r w:rsidRPr="00095F1B" w:rsidDel="00095F1B">
              <w:rPr>
                <w:noProof/>
                <w:rPrChange w:id="440" w:author="Andrew Instone-Cowie" w:date="2021-08-10T21:33:00Z">
                  <w:rPr>
                    <w:rStyle w:val="Hyperlink"/>
                    <w:noProof/>
                  </w:rPr>
                </w:rPrChange>
              </w:rPr>
              <w:delText>About This Guide</w:delText>
            </w:r>
            <w:r w:rsidDel="00095F1B">
              <w:rPr>
                <w:noProof/>
                <w:webHidden/>
              </w:rPr>
              <w:tab/>
            </w:r>
            <w:r w:rsidR="00CA0B7C" w:rsidDel="00095F1B">
              <w:rPr>
                <w:noProof/>
                <w:webHidden/>
              </w:rPr>
              <w:delText>9</w:delText>
            </w:r>
          </w:del>
        </w:p>
        <w:p w14:paraId="52BC1B06" w14:textId="60EC2338" w:rsidR="00012709" w:rsidDel="00095F1B" w:rsidRDefault="00012709">
          <w:pPr>
            <w:pStyle w:val="TOC1"/>
            <w:tabs>
              <w:tab w:val="right" w:leader="dot" w:pos="9016"/>
            </w:tabs>
            <w:rPr>
              <w:del w:id="441" w:author="Andrew Instone-Cowie" w:date="2021-08-10T21:33:00Z"/>
              <w:rFonts w:eastAsiaTheme="minorEastAsia"/>
              <w:noProof/>
              <w:lang w:eastAsia="en-GB"/>
            </w:rPr>
          </w:pPr>
          <w:del w:id="442" w:author="Andrew Instone-Cowie" w:date="2021-08-10T21:33:00Z">
            <w:r w:rsidRPr="00095F1B" w:rsidDel="00095F1B">
              <w:rPr>
                <w:noProof/>
                <w:rPrChange w:id="443" w:author="Andrew Instone-Cowie" w:date="2021-08-10T21:33:00Z">
                  <w:rPr>
                    <w:rStyle w:val="Hyperlink"/>
                    <w:noProof/>
                  </w:rPr>
                </w:rPrChange>
              </w:rPr>
              <w:delText>Typical Type 2 Simulator Installations</w:delText>
            </w:r>
            <w:r w:rsidDel="00095F1B">
              <w:rPr>
                <w:noProof/>
                <w:webHidden/>
              </w:rPr>
              <w:tab/>
            </w:r>
            <w:r w:rsidR="00CA0B7C" w:rsidDel="00095F1B">
              <w:rPr>
                <w:noProof/>
                <w:webHidden/>
              </w:rPr>
              <w:delText>10</w:delText>
            </w:r>
          </w:del>
        </w:p>
        <w:p w14:paraId="1565A4AD" w14:textId="44149C85" w:rsidR="00012709" w:rsidDel="00095F1B" w:rsidRDefault="00012709">
          <w:pPr>
            <w:pStyle w:val="TOC2"/>
            <w:tabs>
              <w:tab w:val="right" w:leader="dot" w:pos="9016"/>
            </w:tabs>
            <w:rPr>
              <w:del w:id="444" w:author="Andrew Instone-Cowie" w:date="2021-08-10T21:33:00Z"/>
              <w:rFonts w:eastAsiaTheme="minorEastAsia"/>
              <w:noProof/>
              <w:lang w:eastAsia="en-GB"/>
            </w:rPr>
          </w:pPr>
          <w:del w:id="445" w:author="Andrew Instone-Cowie" w:date="2021-08-10T21:33:00Z">
            <w:r w:rsidRPr="00095F1B" w:rsidDel="00095F1B">
              <w:rPr>
                <w:noProof/>
                <w:rPrChange w:id="446" w:author="Andrew Instone-Cowie" w:date="2021-08-10T21:33:00Z">
                  <w:rPr>
                    <w:rStyle w:val="Hyperlink"/>
                    <w:noProof/>
                  </w:rPr>
                </w:rPrChange>
              </w:rPr>
              <w:delText>Basic Configuration</w:delText>
            </w:r>
            <w:r w:rsidDel="00095F1B">
              <w:rPr>
                <w:noProof/>
                <w:webHidden/>
              </w:rPr>
              <w:tab/>
            </w:r>
            <w:r w:rsidR="00CA0B7C" w:rsidDel="00095F1B">
              <w:rPr>
                <w:noProof/>
                <w:webHidden/>
              </w:rPr>
              <w:delText>10</w:delText>
            </w:r>
          </w:del>
        </w:p>
        <w:p w14:paraId="776B3F1C" w14:textId="43C92140" w:rsidR="00012709" w:rsidDel="00095F1B" w:rsidRDefault="00012709">
          <w:pPr>
            <w:pStyle w:val="TOC2"/>
            <w:tabs>
              <w:tab w:val="right" w:leader="dot" w:pos="9016"/>
            </w:tabs>
            <w:rPr>
              <w:del w:id="447" w:author="Andrew Instone-Cowie" w:date="2021-08-10T21:33:00Z"/>
              <w:rFonts w:eastAsiaTheme="minorEastAsia"/>
              <w:noProof/>
              <w:lang w:eastAsia="en-GB"/>
            </w:rPr>
          </w:pPr>
          <w:del w:id="448" w:author="Andrew Instone-Cowie" w:date="2021-08-10T21:33:00Z">
            <w:r w:rsidRPr="00095F1B" w:rsidDel="00095F1B">
              <w:rPr>
                <w:noProof/>
                <w:rPrChange w:id="449" w:author="Andrew Instone-Cowie" w:date="2021-08-10T21:33:00Z">
                  <w:rPr>
                    <w:rStyle w:val="Hyperlink"/>
                    <w:noProof/>
                  </w:rPr>
                </w:rPrChange>
              </w:rPr>
              <w:delText>Second PC Module</w:delText>
            </w:r>
            <w:r w:rsidDel="00095F1B">
              <w:rPr>
                <w:noProof/>
                <w:webHidden/>
              </w:rPr>
              <w:tab/>
            </w:r>
            <w:r w:rsidR="00CA0B7C" w:rsidDel="00095F1B">
              <w:rPr>
                <w:noProof/>
                <w:webHidden/>
              </w:rPr>
              <w:delText>11</w:delText>
            </w:r>
          </w:del>
        </w:p>
        <w:p w14:paraId="68611333" w14:textId="0A0E9BDD" w:rsidR="00012709" w:rsidDel="00095F1B" w:rsidRDefault="00012709">
          <w:pPr>
            <w:pStyle w:val="TOC2"/>
            <w:tabs>
              <w:tab w:val="right" w:leader="dot" w:pos="9016"/>
            </w:tabs>
            <w:rPr>
              <w:del w:id="450" w:author="Andrew Instone-Cowie" w:date="2021-08-10T21:33:00Z"/>
              <w:rFonts w:eastAsiaTheme="minorEastAsia"/>
              <w:noProof/>
              <w:lang w:eastAsia="en-GB"/>
            </w:rPr>
          </w:pPr>
          <w:del w:id="451" w:author="Andrew Instone-Cowie" w:date="2021-08-10T21:33:00Z">
            <w:r w:rsidRPr="00095F1B" w:rsidDel="00095F1B">
              <w:rPr>
                <w:noProof/>
                <w:rPrChange w:id="452" w:author="Andrew Instone-Cowie" w:date="2021-08-10T21:33:00Z">
                  <w:rPr>
                    <w:rStyle w:val="Hyperlink"/>
                    <w:noProof/>
                  </w:rPr>
                </w:rPrChange>
              </w:rPr>
              <w:delText>Basic Serial Splitter Module</w:delText>
            </w:r>
            <w:r w:rsidDel="00095F1B">
              <w:rPr>
                <w:noProof/>
                <w:webHidden/>
              </w:rPr>
              <w:tab/>
            </w:r>
            <w:r w:rsidR="00CA0B7C" w:rsidDel="00095F1B">
              <w:rPr>
                <w:noProof/>
                <w:webHidden/>
              </w:rPr>
              <w:delText>12</w:delText>
            </w:r>
          </w:del>
        </w:p>
        <w:p w14:paraId="6F2A7972" w14:textId="6234BD8E" w:rsidR="00012709" w:rsidDel="00095F1B" w:rsidRDefault="00012709">
          <w:pPr>
            <w:pStyle w:val="TOC1"/>
            <w:tabs>
              <w:tab w:val="right" w:leader="dot" w:pos="9016"/>
            </w:tabs>
            <w:rPr>
              <w:del w:id="453" w:author="Andrew Instone-Cowie" w:date="2021-08-10T21:33:00Z"/>
              <w:rFonts w:eastAsiaTheme="minorEastAsia"/>
              <w:noProof/>
              <w:lang w:eastAsia="en-GB"/>
            </w:rPr>
          </w:pPr>
          <w:del w:id="454" w:author="Andrew Instone-Cowie" w:date="2021-08-10T21:33:00Z">
            <w:r w:rsidRPr="00095F1B" w:rsidDel="00095F1B">
              <w:rPr>
                <w:noProof/>
                <w:rPrChange w:id="455" w:author="Andrew Instone-Cowie" w:date="2021-08-10T21:33:00Z">
                  <w:rPr>
                    <w:rStyle w:val="Hyperlink"/>
                    <w:noProof/>
                  </w:rPr>
                </w:rPrChange>
              </w:rPr>
              <w:delText>Simulator Overview</w:delText>
            </w:r>
            <w:r w:rsidDel="00095F1B">
              <w:rPr>
                <w:noProof/>
                <w:webHidden/>
              </w:rPr>
              <w:tab/>
            </w:r>
            <w:r w:rsidR="00CA0B7C" w:rsidDel="00095F1B">
              <w:rPr>
                <w:noProof/>
                <w:webHidden/>
              </w:rPr>
              <w:delText>13</w:delText>
            </w:r>
          </w:del>
        </w:p>
        <w:p w14:paraId="4B81F629" w14:textId="2BA0E161" w:rsidR="00012709" w:rsidDel="00095F1B" w:rsidRDefault="00012709">
          <w:pPr>
            <w:pStyle w:val="TOC2"/>
            <w:tabs>
              <w:tab w:val="right" w:leader="dot" w:pos="9016"/>
            </w:tabs>
            <w:rPr>
              <w:del w:id="456" w:author="Andrew Instone-Cowie" w:date="2021-08-10T21:33:00Z"/>
              <w:rFonts w:eastAsiaTheme="minorEastAsia"/>
              <w:noProof/>
              <w:lang w:eastAsia="en-GB"/>
            </w:rPr>
          </w:pPr>
          <w:del w:id="457" w:author="Andrew Instone-Cowie" w:date="2021-08-10T21:33:00Z">
            <w:r w:rsidRPr="00095F1B" w:rsidDel="00095F1B">
              <w:rPr>
                <w:noProof/>
                <w:rPrChange w:id="458" w:author="Andrew Instone-Cowie" w:date="2021-08-10T21:33:00Z">
                  <w:rPr>
                    <w:rStyle w:val="Hyperlink"/>
                    <w:noProof/>
                  </w:rPr>
                </w:rPrChange>
              </w:rPr>
              <w:delText>Bell Sensing Methods</w:delText>
            </w:r>
            <w:r w:rsidDel="00095F1B">
              <w:rPr>
                <w:noProof/>
                <w:webHidden/>
              </w:rPr>
              <w:tab/>
            </w:r>
            <w:r w:rsidR="00CA0B7C" w:rsidDel="00095F1B">
              <w:rPr>
                <w:noProof/>
                <w:webHidden/>
              </w:rPr>
              <w:delText>13</w:delText>
            </w:r>
          </w:del>
        </w:p>
        <w:p w14:paraId="53CD6486" w14:textId="2828968F" w:rsidR="00012709" w:rsidDel="00095F1B" w:rsidRDefault="00012709">
          <w:pPr>
            <w:pStyle w:val="TOC3"/>
            <w:tabs>
              <w:tab w:val="right" w:leader="dot" w:pos="9016"/>
            </w:tabs>
            <w:rPr>
              <w:del w:id="459" w:author="Andrew Instone-Cowie" w:date="2021-08-10T21:33:00Z"/>
              <w:noProof/>
              <w:lang w:val="en-GB" w:eastAsia="en-GB"/>
            </w:rPr>
          </w:pPr>
          <w:del w:id="460" w:author="Andrew Instone-Cowie" w:date="2021-08-10T21:33:00Z">
            <w:r w:rsidRPr="00095F1B" w:rsidDel="00095F1B">
              <w:rPr>
                <w:noProof/>
                <w:rPrChange w:id="461" w:author="Andrew Instone-Cowie" w:date="2021-08-10T21:33:00Z">
                  <w:rPr>
                    <w:rStyle w:val="Hyperlink"/>
                    <w:noProof/>
                  </w:rPr>
                </w:rPrChange>
              </w:rPr>
              <w:delText>Sensor Types</w:delText>
            </w:r>
            <w:r w:rsidDel="00095F1B">
              <w:rPr>
                <w:noProof/>
                <w:webHidden/>
              </w:rPr>
              <w:tab/>
            </w:r>
            <w:r w:rsidR="00CA0B7C" w:rsidDel="00095F1B">
              <w:rPr>
                <w:noProof/>
                <w:webHidden/>
              </w:rPr>
              <w:delText>13</w:delText>
            </w:r>
          </w:del>
        </w:p>
        <w:p w14:paraId="09965C86" w14:textId="0915D136" w:rsidR="00012709" w:rsidDel="00095F1B" w:rsidRDefault="00012709">
          <w:pPr>
            <w:pStyle w:val="TOC2"/>
            <w:tabs>
              <w:tab w:val="right" w:leader="dot" w:pos="9016"/>
            </w:tabs>
            <w:rPr>
              <w:del w:id="462" w:author="Andrew Instone-Cowie" w:date="2021-08-10T21:33:00Z"/>
              <w:rFonts w:eastAsiaTheme="minorEastAsia"/>
              <w:noProof/>
              <w:lang w:eastAsia="en-GB"/>
            </w:rPr>
          </w:pPr>
          <w:del w:id="463" w:author="Andrew Instone-Cowie" w:date="2021-08-10T21:33:00Z">
            <w:r w:rsidRPr="00095F1B" w:rsidDel="00095F1B">
              <w:rPr>
                <w:noProof/>
                <w:rPrChange w:id="464" w:author="Andrew Instone-Cowie" w:date="2021-08-10T21:33:00Z">
                  <w:rPr>
                    <w:rStyle w:val="Hyperlink"/>
                    <w:noProof/>
                  </w:rPr>
                </w:rPrChange>
              </w:rPr>
              <w:delText>Single vs Dual Trigger</w:delText>
            </w:r>
            <w:r w:rsidDel="00095F1B">
              <w:rPr>
                <w:noProof/>
                <w:webHidden/>
              </w:rPr>
              <w:tab/>
            </w:r>
            <w:r w:rsidR="00CA0B7C" w:rsidDel="00095F1B">
              <w:rPr>
                <w:noProof/>
                <w:webHidden/>
              </w:rPr>
              <w:delText>14</w:delText>
            </w:r>
          </w:del>
        </w:p>
        <w:p w14:paraId="68682D1C" w14:textId="035447EB" w:rsidR="00012709" w:rsidDel="00095F1B" w:rsidRDefault="00012709">
          <w:pPr>
            <w:pStyle w:val="TOC3"/>
            <w:tabs>
              <w:tab w:val="right" w:leader="dot" w:pos="9016"/>
            </w:tabs>
            <w:rPr>
              <w:del w:id="465" w:author="Andrew Instone-Cowie" w:date="2021-08-10T21:33:00Z"/>
              <w:noProof/>
              <w:lang w:val="en-GB" w:eastAsia="en-GB"/>
            </w:rPr>
          </w:pPr>
          <w:del w:id="466" w:author="Andrew Instone-Cowie" w:date="2021-08-10T21:33:00Z">
            <w:r w:rsidRPr="00095F1B" w:rsidDel="00095F1B">
              <w:rPr>
                <w:noProof/>
                <w:rPrChange w:id="467" w:author="Andrew Instone-Cowie" w:date="2021-08-10T21:33:00Z">
                  <w:rPr>
                    <w:rStyle w:val="Hyperlink"/>
                    <w:noProof/>
                  </w:rPr>
                </w:rPrChange>
              </w:rPr>
              <w:delText>Dual Triggers</w:delText>
            </w:r>
            <w:r w:rsidDel="00095F1B">
              <w:rPr>
                <w:noProof/>
                <w:webHidden/>
              </w:rPr>
              <w:tab/>
            </w:r>
            <w:r w:rsidR="00CA0B7C" w:rsidDel="00095F1B">
              <w:rPr>
                <w:noProof/>
                <w:webHidden/>
              </w:rPr>
              <w:delText>14</w:delText>
            </w:r>
          </w:del>
        </w:p>
        <w:p w14:paraId="7F97805B" w14:textId="54168F69" w:rsidR="00012709" w:rsidDel="00095F1B" w:rsidRDefault="00012709">
          <w:pPr>
            <w:pStyle w:val="TOC3"/>
            <w:tabs>
              <w:tab w:val="right" w:leader="dot" w:pos="9016"/>
            </w:tabs>
            <w:rPr>
              <w:del w:id="468" w:author="Andrew Instone-Cowie" w:date="2021-08-10T21:33:00Z"/>
              <w:noProof/>
              <w:lang w:val="en-GB" w:eastAsia="en-GB"/>
            </w:rPr>
          </w:pPr>
          <w:del w:id="469" w:author="Andrew Instone-Cowie" w:date="2021-08-10T21:33:00Z">
            <w:r w:rsidRPr="00095F1B" w:rsidDel="00095F1B">
              <w:rPr>
                <w:noProof/>
                <w:rPrChange w:id="470" w:author="Andrew Instone-Cowie" w:date="2021-08-10T21:33:00Z">
                  <w:rPr>
                    <w:rStyle w:val="Hyperlink"/>
                    <w:noProof/>
                  </w:rPr>
                </w:rPrChange>
              </w:rPr>
              <w:delText>Single Trigger</w:delText>
            </w:r>
            <w:r w:rsidDel="00095F1B">
              <w:rPr>
                <w:noProof/>
                <w:webHidden/>
              </w:rPr>
              <w:tab/>
            </w:r>
            <w:r w:rsidR="00CA0B7C" w:rsidDel="00095F1B">
              <w:rPr>
                <w:noProof/>
                <w:webHidden/>
              </w:rPr>
              <w:delText>15</w:delText>
            </w:r>
          </w:del>
        </w:p>
        <w:p w14:paraId="7224268E" w14:textId="7E2D6F5F" w:rsidR="00012709" w:rsidDel="00095F1B" w:rsidRDefault="00012709">
          <w:pPr>
            <w:pStyle w:val="TOC1"/>
            <w:tabs>
              <w:tab w:val="right" w:leader="dot" w:pos="9016"/>
            </w:tabs>
            <w:rPr>
              <w:del w:id="471" w:author="Andrew Instone-Cowie" w:date="2021-08-10T21:33:00Z"/>
              <w:rFonts w:eastAsiaTheme="minorEastAsia"/>
              <w:noProof/>
              <w:lang w:eastAsia="en-GB"/>
            </w:rPr>
          </w:pPr>
          <w:del w:id="472" w:author="Andrew Instone-Cowie" w:date="2021-08-10T21:33:00Z">
            <w:r w:rsidRPr="00095F1B" w:rsidDel="00095F1B">
              <w:rPr>
                <w:noProof/>
                <w:rPrChange w:id="473" w:author="Andrew Instone-Cowie" w:date="2021-08-10T21:33:00Z">
                  <w:rPr>
                    <w:rStyle w:val="Hyperlink"/>
                    <w:noProof/>
                  </w:rPr>
                </w:rPrChange>
              </w:rPr>
              <w:delText>Simulator Interface Module Hardware</w:delText>
            </w:r>
            <w:r w:rsidDel="00095F1B">
              <w:rPr>
                <w:noProof/>
                <w:webHidden/>
              </w:rPr>
              <w:tab/>
            </w:r>
            <w:r w:rsidR="00CA0B7C" w:rsidDel="00095F1B">
              <w:rPr>
                <w:noProof/>
                <w:webHidden/>
              </w:rPr>
              <w:delText>17</w:delText>
            </w:r>
          </w:del>
        </w:p>
        <w:p w14:paraId="6FE80D65" w14:textId="7B9881DB" w:rsidR="00012709" w:rsidDel="00095F1B" w:rsidRDefault="00012709">
          <w:pPr>
            <w:pStyle w:val="TOC2"/>
            <w:tabs>
              <w:tab w:val="right" w:leader="dot" w:pos="9016"/>
            </w:tabs>
            <w:rPr>
              <w:del w:id="474" w:author="Andrew Instone-Cowie" w:date="2021-08-10T21:33:00Z"/>
              <w:rFonts w:eastAsiaTheme="minorEastAsia"/>
              <w:noProof/>
              <w:lang w:eastAsia="en-GB"/>
            </w:rPr>
          </w:pPr>
          <w:del w:id="475" w:author="Andrew Instone-Cowie" w:date="2021-08-10T21:33:00Z">
            <w:r w:rsidRPr="00095F1B" w:rsidDel="00095F1B">
              <w:rPr>
                <w:noProof/>
                <w:rPrChange w:id="476" w:author="Andrew Instone-Cowie" w:date="2021-08-10T21:33:00Z">
                  <w:rPr>
                    <w:rStyle w:val="Hyperlink"/>
                    <w:noProof/>
                  </w:rPr>
                </w:rPrChange>
              </w:rPr>
              <w:delText>Overview</w:delText>
            </w:r>
            <w:r w:rsidDel="00095F1B">
              <w:rPr>
                <w:noProof/>
                <w:webHidden/>
              </w:rPr>
              <w:tab/>
            </w:r>
            <w:r w:rsidR="00CA0B7C" w:rsidDel="00095F1B">
              <w:rPr>
                <w:noProof/>
                <w:webHidden/>
              </w:rPr>
              <w:delText>17</w:delText>
            </w:r>
          </w:del>
        </w:p>
        <w:p w14:paraId="3456C69D" w14:textId="1BF72583" w:rsidR="00012709" w:rsidDel="00095F1B" w:rsidRDefault="00012709">
          <w:pPr>
            <w:pStyle w:val="TOC2"/>
            <w:tabs>
              <w:tab w:val="right" w:leader="dot" w:pos="9016"/>
            </w:tabs>
            <w:rPr>
              <w:del w:id="477" w:author="Andrew Instone-Cowie" w:date="2021-08-10T21:33:00Z"/>
              <w:rFonts w:eastAsiaTheme="minorEastAsia"/>
              <w:noProof/>
              <w:lang w:eastAsia="en-GB"/>
            </w:rPr>
          </w:pPr>
          <w:del w:id="478" w:author="Andrew Instone-Cowie" w:date="2021-08-10T21:33:00Z">
            <w:r w:rsidRPr="00095F1B" w:rsidDel="00095F1B">
              <w:rPr>
                <w:noProof/>
                <w:rPrChange w:id="479" w:author="Andrew Instone-Cowie" w:date="2021-08-10T21:33:00Z">
                  <w:rPr>
                    <w:rStyle w:val="Hyperlink"/>
                    <w:noProof/>
                  </w:rPr>
                </w:rPrChange>
              </w:rPr>
              <w:delText>Hardware Options</w:delText>
            </w:r>
            <w:r w:rsidDel="00095F1B">
              <w:rPr>
                <w:noProof/>
                <w:webHidden/>
              </w:rPr>
              <w:tab/>
            </w:r>
            <w:r w:rsidR="00CA0B7C" w:rsidDel="00095F1B">
              <w:rPr>
                <w:noProof/>
                <w:webHidden/>
              </w:rPr>
              <w:delText>17</w:delText>
            </w:r>
          </w:del>
        </w:p>
        <w:p w14:paraId="000E56AC" w14:textId="5F65588A" w:rsidR="00012709" w:rsidDel="00095F1B" w:rsidRDefault="00012709">
          <w:pPr>
            <w:pStyle w:val="TOC2"/>
            <w:tabs>
              <w:tab w:val="right" w:leader="dot" w:pos="9016"/>
            </w:tabs>
            <w:rPr>
              <w:del w:id="480" w:author="Andrew Instone-Cowie" w:date="2021-08-10T21:33:00Z"/>
              <w:rFonts w:eastAsiaTheme="minorEastAsia"/>
              <w:noProof/>
              <w:lang w:eastAsia="en-GB"/>
            </w:rPr>
          </w:pPr>
          <w:del w:id="481" w:author="Andrew Instone-Cowie" w:date="2021-08-10T21:33:00Z">
            <w:r w:rsidRPr="00095F1B" w:rsidDel="00095F1B">
              <w:rPr>
                <w:noProof/>
                <w:rPrChange w:id="482" w:author="Andrew Instone-Cowie" w:date="2021-08-10T21:33:00Z">
                  <w:rPr>
                    <w:rStyle w:val="Hyperlink"/>
                    <w:noProof/>
                  </w:rPr>
                </w:rPrChange>
              </w:rPr>
              <w:delText>Hardware Interrupts</w:delText>
            </w:r>
            <w:r w:rsidDel="00095F1B">
              <w:rPr>
                <w:noProof/>
                <w:webHidden/>
              </w:rPr>
              <w:tab/>
            </w:r>
            <w:r w:rsidR="00CA0B7C" w:rsidDel="00095F1B">
              <w:rPr>
                <w:noProof/>
                <w:webHidden/>
              </w:rPr>
              <w:delText>17</w:delText>
            </w:r>
          </w:del>
        </w:p>
        <w:p w14:paraId="411FAB99" w14:textId="0E818EB8" w:rsidR="00012709" w:rsidDel="00095F1B" w:rsidRDefault="00012709">
          <w:pPr>
            <w:pStyle w:val="TOC2"/>
            <w:tabs>
              <w:tab w:val="right" w:leader="dot" w:pos="9016"/>
            </w:tabs>
            <w:rPr>
              <w:del w:id="483" w:author="Andrew Instone-Cowie" w:date="2021-08-10T21:33:00Z"/>
              <w:rFonts w:eastAsiaTheme="minorEastAsia"/>
              <w:noProof/>
              <w:lang w:eastAsia="en-GB"/>
            </w:rPr>
          </w:pPr>
          <w:del w:id="484" w:author="Andrew Instone-Cowie" w:date="2021-08-10T21:33:00Z">
            <w:r w:rsidRPr="00095F1B" w:rsidDel="00095F1B">
              <w:rPr>
                <w:noProof/>
                <w:rPrChange w:id="485" w:author="Andrew Instone-Cowie" w:date="2021-08-10T21:33:00Z">
                  <w:rPr>
                    <w:rStyle w:val="Hyperlink"/>
                    <w:noProof/>
                  </w:rPr>
                </w:rPrChange>
              </w:rPr>
              <w:delText>Microcontroller Hardware</w:delText>
            </w:r>
            <w:r w:rsidDel="00095F1B">
              <w:rPr>
                <w:noProof/>
                <w:webHidden/>
              </w:rPr>
              <w:tab/>
            </w:r>
            <w:r w:rsidR="00CA0B7C" w:rsidDel="00095F1B">
              <w:rPr>
                <w:noProof/>
                <w:webHidden/>
              </w:rPr>
              <w:delText>18</w:delText>
            </w:r>
          </w:del>
        </w:p>
        <w:p w14:paraId="7706DF60" w14:textId="51723D14" w:rsidR="00012709" w:rsidDel="00095F1B" w:rsidRDefault="00012709">
          <w:pPr>
            <w:pStyle w:val="TOC2"/>
            <w:tabs>
              <w:tab w:val="right" w:leader="dot" w:pos="9016"/>
            </w:tabs>
            <w:rPr>
              <w:del w:id="486" w:author="Andrew Instone-Cowie" w:date="2021-08-10T21:33:00Z"/>
              <w:rFonts w:eastAsiaTheme="minorEastAsia"/>
              <w:noProof/>
              <w:lang w:eastAsia="en-GB"/>
            </w:rPr>
          </w:pPr>
          <w:del w:id="487" w:author="Andrew Instone-Cowie" w:date="2021-08-10T21:33:00Z">
            <w:r w:rsidRPr="00095F1B" w:rsidDel="00095F1B">
              <w:rPr>
                <w:noProof/>
                <w:rPrChange w:id="488" w:author="Andrew Instone-Cowie" w:date="2021-08-10T21:33:00Z">
                  <w:rPr>
                    <w:rStyle w:val="Hyperlink"/>
                    <w:noProof/>
                  </w:rPr>
                </w:rPrChange>
              </w:rPr>
              <w:delText>Serial Line Driver</w:delText>
            </w:r>
            <w:r w:rsidDel="00095F1B">
              <w:rPr>
                <w:noProof/>
                <w:webHidden/>
              </w:rPr>
              <w:tab/>
            </w:r>
            <w:r w:rsidR="00CA0B7C" w:rsidDel="00095F1B">
              <w:rPr>
                <w:noProof/>
                <w:webHidden/>
              </w:rPr>
              <w:delText>18</w:delText>
            </w:r>
          </w:del>
        </w:p>
        <w:p w14:paraId="5DB468B3" w14:textId="23940AF4" w:rsidR="00012709" w:rsidDel="00095F1B" w:rsidRDefault="00012709">
          <w:pPr>
            <w:pStyle w:val="TOC2"/>
            <w:tabs>
              <w:tab w:val="right" w:leader="dot" w:pos="9016"/>
            </w:tabs>
            <w:rPr>
              <w:del w:id="489" w:author="Andrew Instone-Cowie" w:date="2021-08-10T21:33:00Z"/>
              <w:rFonts w:eastAsiaTheme="minorEastAsia"/>
              <w:noProof/>
              <w:lang w:eastAsia="en-GB"/>
            </w:rPr>
          </w:pPr>
          <w:del w:id="490" w:author="Andrew Instone-Cowie" w:date="2021-08-10T21:33:00Z">
            <w:r w:rsidRPr="00095F1B" w:rsidDel="00095F1B">
              <w:rPr>
                <w:noProof/>
                <w:rPrChange w:id="491" w:author="Andrew Instone-Cowie" w:date="2021-08-10T21:33:00Z">
                  <w:rPr>
                    <w:rStyle w:val="Hyperlink"/>
                    <w:noProof/>
                  </w:rPr>
                </w:rPrChange>
              </w:rPr>
              <w:delText>Transient Voltage Suppression</w:delText>
            </w:r>
            <w:r w:rsidDel="00095F1B">
              <w:rPr>
                <w:noProof/>
                <w:webHidden/>
              </w:rPr>
              <w:tab/>
            </w:r>
            <w:r w:rsidR="00CA0B7C" w:rsidDel="00095F1B">
              <w:rPr>
                <w:noProof/>
                <w:webHidden/>
              </w:rPr>
              <w:delText>18</w:delText>
            </w:r>
          </w:del>
        </w:p>
        <w:p w14:paraId="6D217A8F" w14:textId="53BB45EF" w:rsidR="00012709" w:rsidDel="00095F1B" w:rsidRDefault="00012709">
          <w:pPr>
            <w:pStyle w:val="TOC2"/>
            <w:tabs>
              <w:tab w:val="right" w:leader="dot" w:pos="9016"/>
            </w:tabs>
            <w:rPr>
              <w:del w:id="492" w:author="Andrew Instone-Cowie" w:date="2021-08-10T21:33:00Z"/>
              <w:rFonts w:eastAsiaTheme="minorEastAsia"/>
              <w:noProof/>
              <w:lang w:eastAsia="en-GB"/>
            </w:rPr>
          </w:pPr>
          <w:del w:id="493" w:author="Andrew Instone-Cowie" w:date="2021-08-10T21:33:00Z">
            <w:r w:rsidRPr="00095F1B" w:rsidDel="00095F1B">
              <w:rPr>
                <w:noProof/>
                <w:rPrChange w:id="494" w:author="Andrew Instone-Cowie" w:date="2021-08-10T21:33:00Z">
                  <w:rPr>
                    <w:rStyle w:val="Hyperlink"/>
                    <w:noProof/>
                  </w:rPr>
                </w:rPrChange>
              </w:rPr>
              <w:delText>Microcontroller Configuration</w:delText>
            </w:r>
            <w:r w:rsidDel="00095F1B">
              <w:rPr>
                <w:noProof/>
                <w:webHidden/>
              </w:rPr>
              <w:tab/>
            </w:r>
            <w:r w:rsidR="00CA0B7C" w:rsidDel="00095F1B">
              <w:rPr>
                <w:noProof/>
                <w:webHidden/>
              </w:rPr>
              <w:delText>19</w:delText>
            </w:r>
          </w:del>
        </w:p>
        <w:p w14:paraId="3867B07E" w14:textId="1AE162F7" w:rsidR="00012709" w:rsidDel="00095F1B" w:rsidRDefault="00012709">
          <w:pPr>
            <w:pStyle w:val="TOC3"/>
            <w:tabs>
              <w:tab w:val="right" w:leader="dot" w:pos="9016"/>
            </w:tabs>
            <w:rPr>
              <w:del w:id="495" w:author="Andrew Instone-Cowie" w:date="2021-08-10T21:33:00Z"/>
              <w:noProof/>
              <w:lang w:val="en-GB" w:eastAsia="en-GB"/>
            </w:rPr>
          </w:pPr>
          <w:del w:id="496" w:author="Andrew Instone-Cowie" w:date="2021-08-10T21:33:00Z">
            <w:r w:rsidRPr="00095F1B" w:rsidDel="00095F1B">
              <w:rPr>
                <w:noProof/>
                <w:rPrChange w:id="497" w:author="Andrew Instone-Cowie" w:date="2021-08-10T21:33:00Z">
                  <w:rPr>
                    <w:rStyle w:val="Hyperlink"/>
                    <w:noProof/>
                  </w:rPr>
                </w:rPrChange>
              </w:rPr>
              <w:delText>Microcontroller I/O Pins</w:delText>
            </w:r>
            <w:r w:rsidDel="00095F1B">
              <w:rPr>
                <w:noProof/>
                <w:webHidden/>
              </w:rPr>
              <w:tab/>
            </w:r>
            <w:r w:rsidR="00CA0B7C" w:rsidDel="00095F1B">
              <w:rPr>
                <w:noProof/>
                <w:webHidden/>
              </w:rPr>
              <w:delText>19</w:delText>
            </w:r>
          </w:del>
        </w:p>
        <w:p w14:paraId="7CEAA504" w14:textId="73872725" w:rsidR="00012709" w:rsidDel="00095F1B" w:rsidRDefault="00012709">
          <w:pPr>
            <w:pStyle w:val="TOC3"/>
            <w:tabs>
              <w:tab w:val="right" w:leader="dot" w:pos="9016"/>
            </w:tabs>
            <w:rPr>
              <w:del w:id="498" w:author="Andrew Instone-Cowie" w:date="2021-08-10T21:33:00Z"/>
              <w:noProof/>
              <w:lang w:val="en-GB" w:eastAsia="en-GB"/>
            </w:rPr>
          </w:pPr>
          <w:del w:id="499" w:author="Andrew Instone-Cowie" w:date="2021-08-10T21:33:00Z">
            <w:r w:rsidRPr="00095F1B" w:rsidDel="00095F1B">
              <w:rPr>
                <w:noProof/>
                <w:rPrChange w:id="500" w:author="Andrew Instone-Cowie" w:date="2021-08-10T21:33:00Z">
                  <w:rPr>
                    <w:rStyle w:val="Hyperlink"/>
                    <w:noProof/>
                  </w:rPr>
                </w:rPrChange>
              </w:rPr>
              <w:delText>Microcontroller Fuse Settings</w:delText>
            </w:r>
            <w:r w:rsidDel="00095F1B">
              <w:rPr>
                <w:noProof/>
                <w:webHidden/>
              </w:rPr>
              <w:tab/>
            </w:r>
            <w:r w:rsidR="00CA0B7C" w:rsidDel="00095F1B">
              <w:rPr>
                <w:noProof/>
                <w:webHidden/>
              </w:rPr>
              <w:delText>20</w:delText>
            </w:r>
          </w:del>
        </w:p>
        <w:p w14:paraId="50C98316" w14:textId="7D6FFDEE" w:rsidR="00012709" w:rsidDel="00095F1B" w:rsidRDefault="00012709">
          <w:pPr>
            <w:pStyle w:val="TOC2"/>
            <w:tabs>
              <w:tab w:val="right" w:leader="dot" w:pos="9016"/>
            </w:tabs>
            <w:rPr>
              <w:del w:id="501" w:author="Andrew Instone-Cowie" w:date="2021-08-10T21:33:00Z"/>
              <w:rFonts w:eastAsiaTheme="minorEastAsia"/>
              <w:noProof/>
              <w:lang w:eastAsia="en-GB"/>
            </w:rPr>
          </w:pPr>
          <w:del w:id="502" w:author="Andrew Instone-Cowie" w:date="2021-08-10T21:33:00Z">
            <w:r w:rsidRPr="00095F1B" w:rsidDel="00095F1B">
              <w:rPr>
                <w:noProof/>
                <w:rPrChange w:id="503" w:author="Andrew Instone-Cowie" w:date="2021-08-10T21:33:00Z">
                  <w:rPr>
                    <w:rStyle w:val="Hyperlink"/>
                    <w:noProof/>
                  </w:rPr>
                </w:rPrChange>
              </w:rPr>
              <w:delText>Power Supply</w:delText>
            </w:r>
            <w:r w:rsidDel="00095F1B">
              <w:rPr>
                <w:noProof/>
                <w:webHidden/>
              </w:rPr>
              <w:tab/>
            </w:r>
            <w:r w:rsidR="00CA0B7C" w:rsidDel="00095F1B">
              <w:rPr>
                <w:noProof/>
                <w:webHidden/>
              </w:rPr>
              <w:delText>21</w:delText>
            </w:r>
          </w:del>
        </w:p>
        <w:p w14:paraId="5DB6CDEA" w14:textId="35D5A7F2" w:rsidR="00012709" w:rsidDel="00095F1B" w:rsidRDefault="00012709">
          <w:pPr>
            <w:pStyle w:val="TOC3"/>
            <w:tabs>
              <w:tab w:val="right" w:leader="dot" w:pos="9016"/>
            </w:tabs>
            <w:rPr>
              <w:del w:id="504" w:author="Andrew Instone-Cowie" w:date="2021-08-10T21:33:00Z"/>
              <w:noProof/>
              <w:lang w:val="en-GB" w:eastAsia="en-GB"/>
            </w:rPr>
          </w:pPr>
          <w:del w:id="505" w:author="Andrew Instone-Cowie" w:date="2021-08-10T21:33:00Z">
            <w:r w:rsidRPr="00095F1B" w:rsidDel="00095F1B">
              <w:rPr>
                <w:noProof/>
                <w:rPrChange w:id="506" w:author="Andrew Instone-Cowie" w:date="2021-08-10T21:33:00Z">
                  <w:rPr>
                    <w:rStyle w:val="Hyperlink"/>
                    <w:noProof/>
                  </w:rPr>
                </w:rPrChange>
              </w:rPr>
              <w:delText>Typical Current Requirements</w:delText>
            </w:r>
            <w:r w:rsidDel="00095F1B">
              <w:rPr>
                <w:noProof/>
                <w:webHidden/>
              </w:rPr>
              <w:tab/>
            </w:r>
            <w:r w:rsidR="00CA0B7C" w:rsidDel="00095F1B">
              <w:rPr>
                <w:noProof/>
                <w:webHidden/>
              </w:rPr>
              <w:delText>21</w:delText>
            </w:r>
          </w:del>
        </w:p>
        <w:p w14:paraId="49066B90" w14:textId="4B6E2842" w:rsidR="00012709" w:rsidDel="00095F1B" w:rsidRDefault="00012709">
          <w:pPr>
            <w:pStyle w:val="TOC3"/>
            <w:tabs>
              <w:tab w:val="right" w:leader="dot" w:pos="9016"/>
            </w:tabs>
            <w:rPr>
              <w:del w:id="507" w:author="Andrew Instone-Cowie" w:date="2021-08-10T21:33:00Z"/>
              <w:noProof/>
              <w:lang w:val="en-GB" w:eastAsia="en-GB"/>
            </w:rPr>
          </w:pPr>
          <w:del w:id="508" w:author="Andrew Instone-Cowie" w:date="2021-08-10T21:33:00Z">
            <w:r w:rsidRPr="00095F1B" w:rsidDel="00095F1B">
              <w:rPr>
                <w:noProof/>
                <w:rPrChange w:id="509" w:author="Andrew Instone-Cowie" w:date="2021-08-10T21:33:00Z">
                  <w:rPr>
                    <w:rStyle w:val="Hyperlink"/>
                    <w:noProof/>
                  </w:rPr>
                </w:rPrChange>
              </w:rPr>
              <w:delText>Microcontroller Package Ratings</w:delText>
            </w:r>
            <w:r w:rsidDel="00095F1B">
              <w:rPr>
                <w:noProof/>
                <w:webHidden/>
              </w:rPr>
              <w:tab/>
            </w:r>
            <w:r w:rsidR="00CA0B7C" w:rsidDel="00095F1B">
              <w:rPr>
                <w:noProof/>
                <w:webHidden/>
              </w:rPr>
              <w:delText>21</w:delText>
            </w:r>
          </w:del>
        </w:p>
        <w:p w14:paraId="16596030" w14:textId="25495B9E" w:rsidR="00012709" w:rsidDel="00095F1B" w:rsidRDefault="00012709">
          <w:pPr>
            <w:pStyle w:val="TOC3"/>
            <w:tabs>
              <w:tab w:val="right" w:leader="dot" w:pos="9016"/>
            </w:tabs>
            <w:rPr>
              <w:del w:id="510" w:author="Andrew Instone-Cowie" w:date="2021-08-10T21:33:00Z"/>
              <w:noProof/>
              <w:lang w:val="en-GB" w:eastAsia="en-GB"/>
            </w:rPr>
          </w:pPr>
          <w:del w:id="511" w:author="Andrew Instone-Cowie" w:date="2021-08-10T21:33:00Z">
            <w:r w:rsidRPr="00095F1B" w:rsidDel="00095F1B">
              <w:rPr>
                <w:noProof/>
                <w:rPrChange w:id="512" w:author="Andrew Instone-Cowie" w:date="2021-08-10T21:33:00Z">
                  <w:rPr>
                    <w:rStyle w:val="Hyperlink"/>
                    <w:noProof/>
                  </w:rPr>
                </w:rPrChange>
              </w:rPr>
              <w:delText>Voltage Regulator</w:delText>
            </w:r>
            <w:r w:rsidDel="00095F1B">
              <w:rPr>
                <w:noProof/>
                <w:webHidden/>
              </w:rPr>
              <w:tab/>
            </w:r>
            <w:r w:rsidR="00CA0B7C" w:rsidDel="00095F1B">
              <w:rPr>
                <w:noProof/>
                <w:webHidden/>
              </w:rPr>
              <w:delText>21</w:delText>
            </w:r>
          </w:del>
        </w:p>
        <w:p w14:paraId="7DCBC1FD" w14:textId="1EEB4251" w:rsidR="00012709" w:rsidDel="00095F1B" w:rsidRDefault="00012709">
          <w:pPr>
            <w:pStyle w:val="TOC3"/>
            <w:tabs>
              <w:tab w:val="right" w:leader="dot" w:pos="9016"/>
            </w:tabs>
            <w:rPr>
              <w:del w:id="513" w:author="Andrew Instone-Cowie" w:date="2021-08-10T21:33:00Z"/>
              <w:noProof/>
              <w:lang w:val="en-GB" w:eastAsia="en-GB"/>
            </w:rPr>
          </w:pPr>
          <w:del w:id="514" w:author="Andrew Instone-Cowie" w:date="2021-08-10T21:33:00Z">
            <w:r w:rsidRPr="00095F1B" w:rsidDel="00095F1B">
              <w:rPr>
                <w:noProof/>
                <w:rPrChange w:id="515" w:author="Andrew Instone-Cowie" w:date="2021-08-10T21:33:00Z">
                  <w:rPr>
                    <w:rStyle w:val="Hyperlink"/>
                    <w:noProof/>
                  </w:rPr>
                </w:rPrChange>
              </w:rPr>
              <w:delText>Cable Voltage Drop</w:delText>
            </w:r>
            <w:r w:rsidDel="00095F1B">
              <w:rPr>
                <w:noProof/>
                <w:webHidden/>
              </w:rPr>
              <w:tab/>
            </w:r>
            <w:r w:rsidR="00CA0B7C" w:rsidDel="00095F1B">
              <w:rPr>
                <w:noProof/>
                <w:webHidden/>
              </w:rPr>
              <w:delText>21</w:delText>
            </w:r>
          </w:del>
        </w:p>
        <w:p w14:paraId="0CDDFBBA" w14:textId="76843392" w:rsidR="00012709" w:rsidDel="00095F1B" w:rsidRDefault="00012709">
          <w:pPr>
            <w:pStyle w:val="TOC3"/>
            <w:tabs>
              <w:tab w:val="right" w:leader="dot" w:pos="9016"/>
            </w:tabs>
            <w:rPr>
              <w:del w:id="516" w:author="Andrew Instone-Cowie" w:date="2021-08-10T21:33:00Z"/>
              <w:noProof/>
              <w:lang w:val="en-GB" w:eastAsia="en-GB"/>
            </w:rPr>
          </w:pPr>
          <w:del w:id="517" w:author="Andrew Instone-Cowie" w:date="2021-08-10T21:33:00Z">
            <w:r w:rsidRPr="00095F1B" w:rsidDel="00095F1B">
              <w:rPr>
                <w:noProof/>
                <w:rPrChange w:id="518" w:author="Andrew Instone-Cowie" w:date="2021-08-10T21:33:00Z">
                  <w:rPr>
                    <w:rStyle w:val="Hyperlink"/>
                    <w:noProof/>
                  </w:rPr>
                </w:rPrChange>
              </w:rPr>
              <w:delText>Heat Dissipation</w:delText>
            </w:r>
            <w:r w:rsidDel="00095F1B">
              <w:rPr>
                <w:noProof/>
                <w:webHidden/>
              </w:rPr>
              <w:tab/>
            </w:r>
            <w:r w:rsidR="00CA0B7C" w:rsidDel="00095F1B">
              <w:rPr>
                <w:noProof/>
                <w:webHidden/>
              </w:rPr>
              <w:delText>22</w:delText>
            </w:r>
          </w:del>
        </w:p>
        <w:p w14:paraId="3B0EC8F1" w14:textId="47CC7983" w:rsidR="00012709" w:rsidDel="00095F1B" w:rsidRDefault="00012709">
          <w:pPr>
            <w:pStyle w:val="TOC3"/>
            <w:tabs>
              <w:tab w:val="right" w:leader="dot" w:pos="9016"/>
            </w:tabs>
            <w:rPr>
              <w:del w:id="519" w:author="Andrew Instone-Cowie" w:date="2021-08-10T21:33:00Z"/>
              <w:noProof/>
              <w:lang w:val="en-GB" w:eastAsia="en-GB"/>
            </w:rPr>
          </w:pPr>
          <w:del w:id="520" w:author="Andrew Instone-Cowie" w:date="2021-08-10T21:33:00Z">
            <w:r w:rsidRPr="00095F1B" w:rsidDel="00095F1B">
              <w:rPr>
                <w:noProof/>
                <w:rPrChange w:id="521" w:author="Andrew Instone-Cowie" w:date="2021-08-10T21:33:00Z">
                  <w:rPr>
                    <w:rStyle w:val="Hyperlink"/>
                    <w:noProof/>
                  </w:rPr>
                </w:rPrChange>
              </w:rPr>
              <w:delText>Fusing</w:delText>
            </w:r>
            <w:r w:rsidDel="00095F1B">
              <w:rPr>
                <w:noProof/>
                <w:webHidden/>
              </w:rPr>
              <w:tab/>
            </w:r>
            <w:r w:rsidR="00CA0B7C" w:rsidDel="00095F1B">
              <w:rPr>
                <w:noProof/>
                <w:webHidden/>
              </w:rPr>
              <w:delText>22</w:delText>
            </w:r>
          </w:del>
        </w:p>
        <w:p w14:paraId="413F8C22" w14:textId="24705BAB" w:rsidR="00012709" w:rsidDel="00095F1B" w:rsidRDefault="00012709">
          <w:pPr>
            <w:pStyle w:val="TOC2"/>
            <w:tabs>
              <w:tab w:val="right" w:leader="dot" w:pos="9016"/>
            </w:tabs>
            <w:rPr>
              <w:del w:id="522" w:author="Andrew Instone-Cowie" w:date="2021-08-10T21:33:00Z"/>
              <w:rFonts w:eastAsiaTheme="minorEastAsia"/>
              <w:noProof/>
              <w:lang w:eastAsia="en-GB"/>
            </w:rPr>
          </w:pPr>
          <w:del w:id="523" w:author="Andrew Instone-Cowie" w:date="2021-08-10T21:33:00Z">
            <w:r w:rsidRPr="00095F1B" w:rsidDel="00095F1B">
              <w:rPr>
                <w:noProof/>
                <w:rPrChange w:id="524" w:author="Andrew Instone-Cowie" w:date="2021-08-10T21:33:00Z">
                  <w:rPr>
                    <w:rStyle w:val="Hyperlink"/>
                    <w:noProof/>
                  </w:rPr>
                </w:rPrChange>
              </w:rPr>
              <w:delText>Hardware Compatibility</w:delText>
            </w:r>
            <w:r w:rsidDel="00095F1B">
              <w:rPr>
                <w:noProof/>
                <w:webHidden/>
              </w:rPr>
              <w:tab/>
            </w:r>
            <w:r w:rsidR="00CA0B7C" w:rsidDel="00095F1B">
              <w:rPr>
                <w:noProof/>
                <w:webHidden/>
              </w:rPr>
              <w:delText>23</w:delText>
            </w:r>
          </w:del>
        </w:p>
        <w:p w14:paraId="3DEFD23D" w14:textId="56519E17" w:rsidR="00012709" w:rsidDel="00095F1B" w:rsidRDefault="00012709">
          <w:pPr>
            <w:pStyle w:val="TOC1"/>
            <w:tabs>
              <w:tab w:val="right" w:leader="dot" w:pos="9016"/>
            </w:tabs>
            <w:rPr>
              <w:del w:id="525" w:author="Andrew Instone-Cowie" w:date="2021-08-10T21:33:00Z"/>
              <w:rFonts w:eastAsiaTheme="minorEastAsia"/>
              <w:noProof/>
              <w:lang w:eastAsia="en-GB"/>
            </w:rPr>
          </w:pPr>
          <w:del w:id="526" w:author="Andrew Instone-Cowie" w:date="2021-08-10T21:33:00Z">
            <w:r w:rsidRPr="00095F1B" w:rsidDel="00095F1B">
              <w:rPr>
                <w:noProof/>
                <w:rPrChange w:id="527" w:author="Andrew Instone-Cowie" w:date="2021-08-10T21:33:00Z">
                  <w:rPr>
                    <w:rStyle w:val="Hyperlink"/>
                    <w:noProof/>
                  </w:rPr>
                </w:rPrChange>
              </w:rPr>
              <w:delText>Basic Serial Splitter Module Hardware</w:delText>
            </w:r>
            <w:r w:rsidDel="00095F1B">
              <w:rPr>
                <w:noProof/>
                <w:webHidden/>
              </w:rPr>
              <w:tab/>
            </w:r>
            <w:r w:rsidR="00CA0B7C" w:rsidDel="00095F1B">
              <w:rPr>
                <w:noProof/>
                <w:webHidden/>
              </w:rPr>
              <w:delText>24</w:delText>
            </w:r>
          </w:del>
        </w:p>
        <w:p w14:paraId="3461387D" w14:textId="002F1CCC" w:rsidR="00012709" w:rsidDel="00095F1B" w:rsidRDefault="00012709">
          <w:pPr>
            <w:pStyle w:val="TOC2"/>
            <w:tabs>
              <w:tab w:val="right" w:leader="dot" w:pos="9016"/>
            </w:tabs>
            <w:rPr>
              <w:del w:id="528" w:author="Andrew Instone-Cowie" w:date="2021-08-10T21:33:00Z"/>
              <w:rFonts w:eastAsiaTheme="minorEastAsia"/>
              <w:noProof/>
              <w:lang w:eastAsia="en-GB"/>
            </w:rPr>
          </w:pPr>
          <w:del w:id="529" w:author="Andrew Instone-Cowie" w:date="2021-08-10T21:33:00Z">
            <w:r w:rsidRPr="00095F1B" w:rsidDel="00095F1B">
              <w:rPr>
                <w:noProof/>
                <w:rPrChange w:id="530" w:author="Andrew Instone-Cowie" w:date="2021-08-10T21:33:00Z">
                  <w:rPr>
                    <w:rStyle w:val="Hyperlink"/>
                    <w:noProof/>
                  </w:rPr>
                </w:rPrChange>
              </w:rPr>
              <w:delText>Overview</w:delText>
            </w:r>
            <w:r w:rsidDel="00095F1B">
              <w:rPr>
                <w:noProof/>
                <w:webHidden/>
              </w:rPr>
              <w:tab/>
            </w:r>
            <w:r w:rsidR="00CA0B7C" w:rsidDel="00095F1B">
              <w:rPr>
                <w:noProof/>
                <w:webHidden/>
              </w:rPr>
              <w:delText>24</w:delText>
            </w:r>
          </w:del>
        </w:p>
        <w:p w14:paraId="10C0F472" w14:textId="40CD508B" w:rsidR="00012709" w:rsidDel="00095F1B" w:rsidRDefault="00012709">
          <w:pPr>
            <w:pStyle w:val="TOC2"/>
            <w:tabs>
              <w:tab w:val="right" w:leader="dot" w:pos="9016"/>
            </w:tabs>
            <w:rPr>
              <w:del w:id="531" w:author="Andrew Instone-Cowie" w:date="2021-08-10T21:33:00Z"/>
              <w:rFonts w:eastAsiaTheme="minorEastAsia"/>
              <w:noProof/>
              <w:lang w:eastAsia="en-GB"/>
            </w:rPr>
          </w:pPr>
          <w:del w:id="532" w:author="Andrew Instone-Cowie" w:date="2021-08-10T21:33:00Z">
            <w:r w:rsidRPr="00095F1B" w:rsidDel="00095F1B">
              <w:rPr>
                <w:noProof/>
                <w:rPrChange w:id="533" w:author="Andrew Instone-Cowie" w:date="2021-08-10T21:33:00Z">
                  <w:rPr>
                    <w:rStyle w:val="Hyperlink"/>
                    <w:noProof/>
                  </w:rPr>
                </w:rPrChange>
              </w:rPr>
              <w:delText>Serial Line Drivers</w:delText>
            </w:r>
            <w:r w:rsidDel="00095F1B">
              <w:rPr>
                <w:noProof/>
                <w:webHidden/>
              </w:rPr>
              <w:tab/>
            </w:r>
            <w:r w:rsidR="00CA0B7C" w:rsidDel="00095F1B">
              <w:rPr>
                <w:noProof/>
                <w:webHidden/>
              </w:rPr>
              <w:delText>24</w:delText>
            </w:r>
          </w:del>
        </w:p>
        <w:p w14:paraId="556E7581" w14:textId="1EB0A2A5" w:rsidR="00012709" w:rsidDel="00095F1B" w:rsidRDefault="00012709">
          <w:pPr>
            <w:pStyle w:val="TOC2"/>
            <w:tabs>
              <w:tab w:val="right" w:leader="dot" w:pos="9016"/>
            </w:tabs>
            <w:rPr>
              <w:del w:id="534" w:author="Andrew Instone-Cowie" w:date="2021-08-10T21:33:00Z"/>
              <w:rFonts w:eastAsiaTheme="minorEastAsia"/>
              <w:noProof/>
              <w:lang w:eastAsia="en-GB"/>
            </w:rPr>
          </w:pPr>
          <w:del w:id="535" w:author="Andrew Instone-Cowie" w:date="2021-08-10T21:33:00Z">
            <w:r w:rsidRPr="00095F1B" w:rsidDel="00095F1B">
              <w:rPr>
                <w:noProof/>
                <w:rPrChange w:id="536" w:author="Andrew Instone-Cowie" w:date="2021-08-10T21:33:00Z">
                  <w:rPr>
                    <w:rStyle w:val="Hyperlink"/>
                    <w:noProof/>
                  </w:rPr>
                </w:rPrChange>
              </w:rPr>
              <w:delText>PCB Design</w:delText>
            </w:r>
            <w:r w:rsidDel="00095F1B">
              <w:rPr>
                <w:noProof/>
                <w:webHidden/>
              </w:rPr>
              <w:tab/>
            </w:r>
            <w:r w:rsidR="00CA0B7C" w:rsidDel="00095F1B">
              <w:rPr>
                <w:noProof/>
                <w:webHidden/>
              </w:rPr>
              <w:delText>24</w:delText>
            </w:r>
          </w:del>
        </w:p>
        <w:p w14:paraId="099EC9A2" w14:textId="321FD1C3" w:rsidR="00012709" w:rsidDel="00095F1B" w:rsidRDefault="00012709">
          <w:pPr>
            <w:pStyle w:val="TOC2"/>
            <w:tabs>
              <w:tab w:val="right" w:leader="dot" w:pos="9016"/>
            </w:tabs>
            <w:rPr>
              <w:del w:id="537" w:author="Andrew Instone-Cowie" w:date="2021-08-10T21:33:00Z"/>
              <w:rFonts w:eastAsiaTheme="minorEastAsia"/>
              <w:noProof/>
              <w:lang w:eastAsia="en-GB"/>
            </w:rPr>
          </w:pPr>
          <w:del w:id="538" w:author="Andrew Instone-Cowie" w:date="2021-08-10T21:33:00Z">
            <w:r w:rsidRPr="00095F1B" w:rsidDel="00095F1B">
              <w:rPr>
                <w:noProof/>
                <w:rPrChange w:id="539" w:author="Andrew Instone-Cowie" w:date="2021-08-10T21:33:00Z">
                  <w:rPr>
                    <w:rStyle w:val="Hyperlink"/>
                    <w:noProof/>
                  </w:rPr>
                </w:rPrChange>
              </w:rPr>
              <w:delText>Power Supply</w:delText>
            </w:r>
            <w:r w:rsidDel="00095F1B">
              <w:rPr>
                <w:noProof/>
                <w:webHidden/>
              </w:rPr>
              <w:tab/>
            </w:r>
            <w:r w:rsidR="00CA0B7C" w:rsidDel="00095F1B">
              <w:rPr>
                <w:noProof/>
                <w:webHidden/>
              </w:rPr>
              <w:delText>24</w:delText>
            </w:r>
          </w:del>
        </w:p>
        <w:p w14:paraId="2BA9F151" w14:textId="1D935257" w:rsidR="00012709" w:rsidDel="00095F1B" w:rsidRDefault="00012709">
          <w:pPr>
            <w:pStyle w:val="TOC2"/>
            <w:tabs>
              <w:tab w:val="right" w:leader="dot" w:pos="9016"/>
            </w:tabs>
            <w:rPr>
              <w:del w:id="540" w:author="Andrew Instone-Cowie" w:date="2021-08-10T21:33:00Z"/>
              <w:rFonts w:eastAsiaTheme="minorEastAsia"/>
              <w:noProof/>
              <w:lang w:eastAsia="en-GB"/>
            </w:rPr>
          </w:pPr>
          <w:del w:id="541" w:author="Andrew Instone-Cowie" w:date="2021-08-10T21:33:00Z">
            <w:r w:rsidRPr="00095F1B" w:rsidDel="00095F1B">
              <w:rPr>
                <w:noProof/>
                <w:rPrChange w:id="542" w:author="Andrew Instone-Cowie" w:date="2021-08-10T21:33:00Z">
                  <w:rPr>
                    <w:rStyle w:val="Hyperlink"/>
                    <w:noProof/>
                  </w:rPr>
                </w:rPrChange>
              </w:rPr>
              <w:delText>Downstream Data</w:delText>
            </w:r>
            <w:r w:rsidDel="00095F1B">
              <w:rPr>
                <w:noProof/>
                <w:webHidden/>
              </w:rPr>
              <w:tab/>
            </w:r>
            <w:r w:rsidR="00CA0B7C" w:rsidDel="00095F1B">
              <w:rPr>
                <w:noProof/>
                <w:webHidden/>
              </w:rPr>
              <w:delText>25</w:delText>
            </w:r>
          </w:del>
        </w:p>
        <w:p w14:paraId="319B835F" w14:textId="7D0F575C" w:rsidR="00012709" w:rsidDel="00095F1B" w:rsidRDefault="00012709">
          <w:pPr>
            <w:pStyle w:val="TOC3"/>
            <w:tabs>
              <w:tab w:val="right" w:leader="dot" w:pos="9016"/>
            </w:tabs>
            <w:rPr>
              <w:del w:id="543" w:author="Andrew Instone-Cowie" w:date="2021-08-10T21:33:00Z"/>
              <w:noProof/>
              <w:lang w:val="en-GB" w:eastAsia="en-GB"/>
            </w:rPr>
          </w:pPr>
          <w:del w:id="544" w:author="Andrew Instone-Cowie" w:date="2021-08-10T21:33:00Z">
            <w:r w:rsidRPr="00095F1B" w:rsidDel="00095F1B">
              <w:rPr>
                <w:noProof/>
                <w:rPrChange w:id="545" w:author="Andrew Instone-Cowie" w:date="2021-08-10T21:33:00Z">
                  <w:rPr>
                    <w:rStyle w:val="Hyperlink"/>
                    <w:noProof/>
                  </w:rPr>
                </w:rPrChange>
              </w:rPr>
              <w:delText>Fan-Out Calculation</w:delText>
            </w:r>
            <w:r w:rsidDel="00095F1B">
              <w:rPr>
                <w:noProof/>
                <w:webHidden/>
              </w:rPr>
              <w:tab/>
            </w:r>
            <w:r w:rsidR="00CA0B7C" w:rsidDel="00095F1B">
              <w:rPr>
                <w:noProof/>
                <w:webHidden/>
              </w:rPr>
              <w:delText>26</w:delText>
            </w:r>
          </w:del>
        </w:p>
        <w:p w14:paraId="360BB046" w14:textId="3D0D2516" w:rsidR="00012709" w:rsidDel="00095F1B" w:rsidRDefault="00012709">
          <w:pPr>
            <w:pStyle w:val="TOC2"/>
            <w:tabs>
              <w:tab w:val="right" w:leader="dot" w:pos="9016"/>
            </w:tabs>
            <w:rPr>
              <w:del w:id="546" w:author="Andrew Instone-Cowie" w:date="2021-08-10T21:33:00Z"/>
              <w:rFonts w:eastAsiaTheme="minorEastAsia"/>
              <w:noProof/>
              <w:lang w:eastAsia="en-GB"/>
            </w:rPr>
          </w:pPr>
          <w:del w:id="547" w:author="Andrew Instone-Cowie" w:date="2021-08-10T21:33:00Z">
            <w:r w:rsidRPr="00095F1B" w:rsidDel="00095F1B">
              <w:rPr>
                <w:noProof/>
                <w:rPrChange w:id="548" w:author="Andrew Instone-Cowie" w:date="2021-08-10T21:33:00Z">
                  <w:rPr>
                    <w:rStyle w:val="Hyperlink"/>
                    <w:noProof/>
                  </w:rPr>
                </w:rPrChange>
              </w:rPr>
              <w:delText>Upstream Data</w:delText>
            </w:r>
            <w:r w:rsidDel="00095F1B">
              <w:rPr>
                <w:noProof/>
                <w:webHidden/>
              </w:rPr>
              <w:tab/>
            </w:r>
            <w:r w:rsidR="00CA0B7C" w:rsidDel="00095F1B">
              <w:rPr>
                <w:noProof/>
                <w:webHidden/>
              </w:rPr>
              <w:delText>27</w:delText>
            </w:r>
          </w:del>
        </w:p>
        <w:p w14:paraId="79764252" w14:textId="32991907" w:rsidR="00012709" w:rsidDel="00095F1B" w:rsidRDefault="00012709">
          <w:pPr>
            <w:pStyle w:val="TOC3"/>
            <w:tabs>
              <w:tab w:val="right" w:leader="dot" w:pos="9016"/>
            </w:tabs>
            <w:rPr>
              <w:del w:id="549" w:author="Andrew Instone-Cowie" w:date="2021-08-10T21:33:00Z"/>
              <w:noProof/>
              <w:lang w:val="en-GB" w:eastAsia="en-GB"/>
            </w:rPr>
          </w:pPr>
          <w:del w:id="550" w:author="Andrew Instone-Cowie" w:date="2021-08-10T21:33:00Z">
            <w:r w:rsidRPr="00095F1B" w:rsidDel="00095F1B">
              <w:rPr>
                <w:noProof/>
                <w:rPrChange w:id="551" w:author="Andrew Instone-Cowie" w:date="2021-08-10T21:33:00Z">
                  <w:rPr>
                    <w:rStyle w:val="Hyperlink"/>
                    <w:noProof/>
                  </w:rPr>
                </w:rPrChange>
              </w:rPr>
              <w:delText>Transmitter Disabling</w:delText>
            </w:r>
            <w:r w:rsidDel="00095F1B">
              <w:rPr>
                <w:noProof/>
                <w:webHidden/>
              </w:rPr>
              <w:tab/>
            </w:r>
            <w:r w:rsidR="00CA0B7C" w:rsidDel="00095F1B">
              <w:rPr>
                <w:noProof/>
                <w:webHidden/>
              </w:rPr>
              <w:delText>28</w:delText>
            </w:r>
          </w:del>
        </w:p>
        <w:p w14:paraId="48DB3C46" w14:textId="2F4C5EF4" w:rsidR="00012709" w:rsidDel="00095F1B" w:rsidRDefault="00012709">
          <w:pPr>
            <w:pStyle w:val="TOC1"/>
            <w:tabs>
              <w:tab w:val="right" w:leader="dot" w:pos="9016"/>
            </w:tabs>
            <w:rPr>
              <w:del w:id="552" w:author="Andrew Instone-Cowie" w:date="2021-08-10T21:33:00Z"/>
              <w:rFonts w:eastAsiaTheme="minorEastAsia"/>
              <w:noProof/>
              <w:lang w:eastAsia="en-GB"/>
            </w:rPr>
          </w:pPr>
          <w:del w:id="553" w:author="Andrew Instone-Cowie" w:date="2021-08-10T21:33:00Z">
            <w:r w:rsidRPr="00095F1B" w:rsidDel="00095F1B">
              <w:rPr>
                <w:noProof/>
                <w:rPrChange w:id="554" w:author="Andrew Instone-Cowie" w:date="2021-08-10T21:33:00Z">
                  <w:rPr>
                    <w:rStyle w:val="Hyperlink"/>
                    <w:noProof/>
                  </w:rPr>
                </w:rPrChange>
              </w:rPr>
              <w:delText>Connector Pin-Outs</w:delText>
            </w:r>
            <w:r w:rsidDel="00095F1B">
              <w:rPr>
                <w:noProof/>
                <w:webHidden/>
              </w:rPr>
              <w:tab/>
            </w:r>
            <w:r w:rsidR="00CA0B7C" w:rsidDel="00095F1B">
              <w:rPr>
                <w:noProof/>
                <w:webHidden/>
              </w:rPr>
              <w:delText>30</w:delText>
            </w:r>
          </w:del>
        </w:p>
        <w:p w14:paraId="1DA42645" w14:textId="267FEA05" w:rsidR="00012709" w:rsidDel="00095F1B" w:rsidRDefault="00012709">
          <w:pPr>
            <w:pStyle w:val="TOC2"/>
            <w:tabs>
              <w:tab w:val="right" w:leader="dot" w:pos="9016"/>
            </w:tabs>
            <w:rPr>
              <w:del w:id="555" w:author="Andrew Instone-Cowie" w:date="2021-08-10T21:33:00Z"/>
              <w:rFonts w:eastAsiaTheme="minorEastAsia"/>
              <w:noProof/>
              <w:lang w:eastAsia="en-GB"/>
            </w:rPr>
          </w:pPr>
          <w:del w:id="556" w:author="Andrew Instone-Cowie" w:date="2021-08-10T21:33:00Z">
            <w:r w:rsidRPr="00095F1B" w:rsidDel="00095F1B">
              <w:rPr>
                <w:noProof/>
                <w:rPrChange w:id="557" w:author="Andrew Instone-Cowie" w:date="2021-08-10T21:33:00Z">
                  <w:rPr>
                    <w:rStyle w:val="Hyperlink"/>
                    <w:noProof/>
                  </w:rPr>
                </w:rPrChange>
              </w:rPr>
              <w:delText>Multiple Device Conventions</w:delText>
            </w:r>
            <w:r w:rsidDel="00095F1B">
              <w:rPr>
                <w:noProof/>
                <w:webHidden/>
              </w:rPr>
              <w:tab/>
            </w:r>
            <w:r w:rsidR="00CA0B7C" w:rsidDel="00095F1B">
              <w:rPr>
                <w:noProof/>
                <w:webHidden/>
              </w:rPr>
              <w:delText>30</w:delText>
            </w:r>
          </w:del>
        </w:p>
        <w:p w14:paraId="3D5CDA91" w14:textId="26F02116" w:rsidR="00012709" w:rsidDel="00095F1B" w:rsidRDefault="00012709">
          <w:pPr>
            <w:pStyle w:val="TOC2"/>
            <w:tabs>
              <w:tab w:val="right" w:leader="dot" w:pos="9016"/>
            </w:tabs>
            <w:rPr>
              <w:del w:id="558" w:author="Andrew Instone-Cowie" w:date="2021-08-10T21:33:00Z"/>
              <w:rFonts w:eastAsiaTheme="minorEastAsia"/>
              <w:noProof/>
              <w:lang w:eastAsia="en-GB"/>
            </w:rPr>
          </w:pPr>
          <w:del w:id="559" w:author="Andrew Instone-Cowie" w:date="2021-08-10T21:33:00Z">
            <w:r w:rsidRPr="00095F1B" w:rsidDel="00095F1B">
              <w:rPr>
                <w:noProof/>
                <w:rPrChange w:id="560" w:author="Andrew Instone-Cowie" w:date="2021-08-10T21:33:00Z">
                  <w:rPr>
                    <w:rStyle w:val="Hyperlink"/>
                    <w:noProof/>
                  </w:rPr>
                </w:rPrChange>
              </w:rPr>
              <w:delText>Sensor Module Connector</w:delText>
            </w:r>
            <w:r w:rsidDel="00095F1B">
              <w:rPr>
                <w:noProof/>
                <w:webHidden/>
              </w:rPr>
              <w:tab/>
            </w:r>
            <w:r w:rsidR="00CA0B7C" w:rsidDel="00095F1B">
              <w:rPr>
                <w:noProof/>
                <w:webHidden/>
              </w:rPr>
              <w:delText>31</w:delText>
            </w:r>
          </w:del>
        </w:p>
        <w:p w14:paraId="2E39BAAD" w14:textId="420805B4" w:rsidR="00012709" w:rsidDel="00095F1B" w:rsidRDefault="00012709">
          <w:pPr>
            <w:pStyle w:val="TOC2"/>
            <w:tabs>
              <w:tab w:val="right" w:leader="dot" w:pos="9016"/>
            </w:tabs>
            <w:rPr>
              <w:del w:id="561" w:author="Andrew Instone-Cowie" w:date="2021-08-10T21:33:00Z"/>
              <w:rFonts w:eastAsiaTheme="minorEastAsia"/>
              <w:noProof/>
              <w:lang w:eastAsia="en-GB"/>
            </w:rPr>
          </w:pPr>
          <w:del w:id="562" w:author="Andrew Instone-Cowie" w:date="2021-08-10T21:33:00Z">
            <w:r w:rsidRPr="00095F1B" w:rsidDel="00095F1B">
              <w:rPr>
                <w:noProof/>
                <w:rPrChange w:id="563" w:author="Andrew Instone-Cowie" w:date="2021-08-10T21:33:00Z">
                  <w:rPr>
                    <w:rStyle w:val="Hyperlink"/>
                    <w:noProof/>
                  </w:rPr>
                </w:rPrChange>
              </w:rPr>
              <w:delText>Simulator Interface Module Sensor Connector</w:delText>
            </w:r>
            <w:r w:rsidDel="00095F1B">
              <w:rPr>
                <w:noProof/>
                <w:webHidden/>
              </w:rPr>
              <w:tab/>
            </w:r>
            <w:r w:rsidR="00CA0B7C" w:rsidDel="00095F1B">
              <w:rPr>
                <w:noProof/>
                <w:webHidden/>
              </w:rPr>
              <w:delText>32</w:delText>
            </w:r>
          </w:del>
        </w:p>
        <w:p w14:paraId="77BB5C0E" w14:textId="3B6AD20F" w:rsidR="00012709" w:rsidDel="00095F1B" w:rsidRDefault="00012709">
          <w:pPr>
            <w:pStyle w:val="TOC2"/>
            <w:tabs>
              <w:tab w:val="right" w:leader="dot" w:pos="9016"/>
            </w:tabs>
            <w:rPr>
              <w:del w:id="564" w:author="Andrew Instone-Cowie" w:date="2021-08-10T21:33:00Z"/>
              <w:rFonts w:eastAsiaTheme="minorEastAsia"/>
              <w:noProof/>
              <w:lang w:eastAsia="en-GB"/>
            </w:rPr>
          </w:pPr>
          <w:del w:id="565" w:author="Andrew Instone-Cowie" w:date="2021-08-10T21:33:00Z">
            <w:r w:rsidRPr="00095F1B" w:rsidDel="00095F1B">
              <w:rPr>
                <w:noProof/>
                <w:rPrChange w:id="566" w:author="Andrew Instone-Cowie" w:date="2021-08-10T21:33:00Z">
                  <w:rPr>
                    <w:rStyle w:val="Hyperlink"/>
                    <w:noProof/>
                  </w:rPr>
                </w:rPrChange>
              </w:rPr>
              <w:delText>Simulator Interface Module Power/Data Connector</w:delText>
            </w:r>
            <w:r w:rsidDel="00095F1B">
              <w:rPr>
                <w:noProof/>
                <w:webHidden/>
              </w:rPr>
              <w:tab/>
            </w:r>
            <w:r w:rsidR="00CA0B7C" w:rsidDel="00095F1B">
              <w:rPr>
                <w:noProof/>
                <w:webHidden/>
              </w:rPr>
              <w:delText>33</w:delText>
            </w:r>
          </w:del>
        </w:p>
        <w:p w14:paraId="69C783CA" w14:textId="074936F3" w:rsidR="00012709" w:rsidDel="00095F1B" w:rsidRDefault="00012709">
          <w:pPr>
            <w:pStyle w:val="TOC2"/>
            <w:tabs>
              <w:tab w:val="right" w:leader="dot" w:pos="9016"/>
            </w:tabs>
            <w:rPr>
              <w:del w:id="567" w:author="Andrew Instone-Cowie" w:date="2021-08-10T21:33:00Z"/>
              <w:rFonts w:eastAsiaTheme="minorEastAsia"/>
              <w:noProof/>
              <w:lang w:eastAsia="en-GB"/>
            </w:rPr>
          </w:pPr>
          <w:del w:id="568" w:author="Andrew Instone-Cowie" w:date="2021-08-10T21:33:00Z">
            <w:r w:rsidRPr="00095F1B" w:rsidDel="00095F1B">
              <w:rPr>
                <w:noProof/>
                <w:rPrChange w:id="569" w:author="Andrew Instone-Cowie" w:date="2021-08-10T21:33:00Z">
                  <w:rPr>
                    <w:rStyle w:val="Hyperlink"/>
                    <w:noProof/>
                  </w:rPr>
                </w:rPrChange>
              </w:rPr>
              <w:delText>Power Module Power/Data Connector</w:delText>
            </w:r>
            <w:r w:rsidDel="00095F1B">
              <w:rPr>
                <w:noProof/>
                <w:webHidden/>
              </w:rPr>
              <w:tab/>
            </w:r>
            <w:r w:rsidR="00CA0B7C" w:rsidDel="00095F1B">
              <w:rPr>
                <w:noProof/>
                <w:webHidden/>
              </w:rPr>
              <w:delText>34</w:delText>
            </w:r>
          </w:del>
        </w:p>
        <w:p w14:paraId="2617BC38" w14:textId="2B5039CE" w:rsidR="00012709" w:rsidDel="00095F1B" w:rsidRDefault="00012709">
          <w:pPr>
            <w:pStyle w:val="TOC2"/>
            <w:tabs>
              <w:tab w:val="right" w:leader="dot" w:pos="9016"/>
            </w:tabs>
            <w:rPr>
              <w:del w:id="570" w:author="Andrew Instone-Cowie" w:date="2021-08-10T21:33:00Z"/>
              <w:rFonts w:eastAsiaTheme="minorEastAsia"/>
              <w:noProof/>
              <w:lang w:eastAsia="en-GB"/>
            </w:rPr>
          </w:pPr>
          <w:del w:id="571" w:author="Andrew Instone-Cowie" w:date="2021-08-10T21:33:00Z">
            <w:r w:rsidRPr="00095F1B" w:rsidDel="00095F1B">
              <w:rPr>
                <w:noProof/>
                <w:rPrChange w:id="572" w:author="Andrew Instone-Cowie" w:date="2021-08-10T21:33:00Z">
                  <w:rPr>
                    <w:rStyle w:val="Hyperlink"/>
                    <w:noProof/>
                  </w:rPr>
                </w:rPrChange>
              </w:rPr>
              <w:delText>Second PC Module Connector</w:delText>
            </w:r>
            <w:r w:rsidDel="00095F1B">
              <w:rPr>
                <w:noProof/>
                <w:webHidden/>
              </w:rPr>
              <w:tab/>
            </w:r>
            <w:r w:rsidR="00CA0B7C" w:rsidDel="00095F1B">
              <w:rPr>
                <w:noProof/>
                <w:webHidden/>
              </w:rPr>
              <w:delText>35</w:delText>
            </w:r>
          </w:del>
        </w:p>
        <w:p w14:paraId="779C7008" w14:textId="6AF54017" w:rsidR="00012709" w:rsidDel="00095F1B" w:rsidRDefault="00012709">
          <w:pPr>
            <w:pStyle w:val="TOC2"/>
            <w:tabs>
              <w:tab w:val="right" w:leader="dot" w:pos="9016"/>
            </w:tabs>
            <w:rPr>
              <w:del w:id="573" w:author="Andrew Instone-Cowie" w:date="2021-08-10T21:33:00Z"/>
              <w:rFonts w:eastAsiaTheme="minorEastAsia"/>
              <w:noProof/>
              <w:lang w:eastAsia="en-GB"/>
            </w:rPr>
          </w:pPr>
          <w:del w:id="574" w:author="Andrew Instone-Cowie" w:date="2021-08-10T21:33:00Z">
            <w:r w:rsidRPr="00095F1B" w:rsidDel="00095F1B">
              <w:rPr>
                <w:noProof/>
                <w:rPrChange w:id="575" w:author="Andrew Instone-Cowie" w:date="2021-08-10T21:33:00Z">
                  <w:rPr>
                    <w:rStyle w:val="Hyperlink"/>
                    <w:noProof/>
                  </w:rPr>
                </w:rPrChange>
              </w:rPr>
              <w:delText>Basic Serial Splitter Module Connector</w:delText>
            </w:r>
            <w:r w:rsidDel="00095F1B">
              <w:rPr>
                <w:noProof/>
                <w:webHidden/>
              </w:rPr>
              <w:tab/>
            </w:r>
            <w:r w:rsidR="00CA0B7C" w:rsidDel="00095F1B">
              <w:rPr>
                <w:noProof/>
                <w:webHidden/>
              </w:rPr>
              <w:delText>36</w:delText>
            </w:r>
          </w:del>
        </w:p>
        <w:p w14:paraId="4782CBE1" w14:textId="0F9ACCBE" w:rsidR="00012709" w:rsidDel="00095F1B" w:rsidRDefault="00012709">
          <w:pPr>
            <w:pStyle w:val="TOC1"/>
            <w:tabs>
              <w:tab w:val="right" w:leader="dot" w:pos="9016"/>
            </w:tabs>
            <w:rPr>
              <w:del w:id="576" w:author="Andrew Instone-Cowie" w:date="2021-08-10T21:33:00Z"/>
              <w:rFonts w:eastAsiaTheme="minorEastAsia"/>
              <w:noProof/>
              <w:lang w:eastAsia="en-GB"/>
            </w:rPr>
          </w:pPr>
          <w:del w:id="577" w:author="Andrew Instone-Cowie" w:date="2021-08-10T21:33:00Z">
            <w:r w:rsidRPr="00095F1B" w:rsidDel="00095F1B">
              <w:rPr>
                <w:noProof/>
                <w:rPrChange w:id="578" w:author="Andrew Instone-Cowie" w:date="2021-08-10T21:33:00Z">
                  <w:rPr>
                    <w:rStyle w:val="Hyperlink"/>
                    <w:noProof/>
                  </w:rPr>
                </w:rPrChange>
              </w:rPr>
              <w:delText>Simulator Interface Module Firmware</w:delText>
            </w:r>
            <w:r w:rsidDel="00095F1B">
              <w:rPr>
                <w:noProof/>
                <w:webHidden/>
              </w:rPr>
              <w:tab/>
            </w:r>
            <w:r w:rsidR="00CA0B7C" w:rsidDel="00095F1B">
              <w:rPr>
                <w:noProof/>
                <w:webHidden/>
              </w:rPr>
              <w:delText>37</w:delText>
            </w:r>
          </w:del>
        </w:p>
        <w:p w14:paraId="7FD46302" w14:textId="3EEBD71A" w:rsidR="00012709" w:rsidDel="00095F1B" w:rsidRDefault="00012709">
          <w:pPr>
            <w:pStyle w:val="TOC2"/>
            <w:tabs>
              <w:tab w:val="right" w:leader="dot" w:pos="9016"/>
            </w:tabs>
            <w:rPr>
              <w:del w:id="579" w:author="Andrew Instone-Cowie" w:date="2021-08-10T21:33:00Z"/>
              <w:rFonts w:eastAsiaTheme="minorEastAsia"/>
              <w:noProof/>
              <w:lang w:eastAsia="en-GB"/>
            </w:rPr>
          </w:pPr>
          <w:del w:id="580" w:author="Andrew Instone-Cowie" w:date="2021-08-10T21:33:00Z">
            <w:r w:rsidRPr="00095F1B" w:rsidDel="00095F1B">
              <w:rPr>
                <w:noProof/>
                <w:rPrChange w:id="581" w:author="Andrew Instone-Cowie" w:date="2021-08-10T21:33:00Z">
                  <w:rPr>
                    <w:rStyle w:val="Hyperlink"/>
                    <w:noProof/>
                  </w:rPr>
                </w:rPrChange>
              </w:rPr>
              <w:delText>Sensor Characteristics</w:delText>
            </w:r>
            <w:r w:rsidDel="00095F1B">
              <w:rPr>
                <w:noProof/>
                <w:webHidden/>
              </w:rPr>
              <w:tab/>
            </w:r>
            <w:r w:rsidR="00CA0B7C" w:rsidDel="00095F1B">
              <w:rPr>
                <w:noProof/>
                <w:webHidden/>
              </w:rPr>
              <w:delText>37</w:delText>
            </w:r>
          </w:del>
        </w:p>
        <w:p w14:paraId="11E72FA0" w14:textId="5AD37F1F" w:rsidR="00012709" w:rsidDel="00095F1B" w:rsidRDefault="00012709">
          <w:pPr>
            <w:pStyle w:val="TOC2"/>
            <w:tabs>
              <w:tab w:val="right" w:leader="dot" w:pos="9016"/>
            </w:tabs>
            <w:rPr>
              <w:del w:id="582" w:author="Andrew Instone-Cowie" w:date="2021-08-10T21:33:00Z"/>
              <w:rFonts w:eastAsiaTheme="minorEastAsia"/>
              <w:noProof/>
              <w:lang w:eastAsia="en-GB"/>
            </w:rPr>
          </w:pPr>
          <w:del w:id="583" w:author="Andrew Instone-Cowie" w:date="2021-08-10T21:33:00Z">
            <w:r w:rsidRPr="00095F1B" w:rsidDel="00095F1B">
              <w:rPr>
                <w:noProof/>
                <w:rPrChange w:id="584" w:author="Andrew Instone-Cowie" w:date="2021-08-10T21:33:00Z">
                  <w:rPr>
                    <w:rStyle w:val="Hyperlink"/>
                    <w:noProof/>
                  </w:rPr>
                </w:rPrChange>
              </w:rPr>
              <w:delText>Firmware Design</w:delText>
            </w:r>
            <w:r w:rsidDel="00095F1B">
              <w:rPr>
                <w:noProof/>
                <w:webHidden/>
              </w:rPr>
              <w:tab/>
            </w:r>
            <w:r w:rsidR="00CA0B7C" w:rsidDel="00095F1B">
              <w:rPr>
                <w:noProof/>
                <w:webHidden/>
              </w:rPr>
              <w:delText>38</w:delText>
            </w:r>
          </w:del>
        </w:p>
        <w:p w14:paraId="6D1AD62D" w14:textId="40BBA60E" w:rsidR="00012709" w:rsidDel="00095F1B" w:rsidRDefault="00012709">
          <w:pPr>
            <w:pStyle w:val="TOC3"/>
            <w:tabs>
              <w:tab w:val="right" w:leader="dot" w:pos="9016"/>
            </w:tabs>
            <w:rPr>
              <w:del w:id="585" w:author="Andrew Instone-Cowie" w:date="2021-08-10T21:33:00Z"/>
              <w:noProof/>
              <w:lang w:val="en-GB" w:eastAsia="en-GB"/>
            </w:rPr>
          </w:pPr>
          <w:del w:id="586" w:author="Andrew Instone-Cowie" w:date="2021-08-10T21:33:00Z">
            <w:r w:rsidRPr="00095F1B" w:rsidDel="00095F1B">
              <w:rPr>
                <w:noProof/>
                <w:rPrChange w:id="587" w:author="Andrew Instone-Cowie" w:date="2021-08-10T21:33:00Z">
                  <w:rPr>
                    <w:rStyle w:val="Hyperlink"/>
                    <w:noProof/>
                  </w:rPr>
                </w:rPrChange>
              </w:rPr>
              <w:delText>Interrupt Driven vs Polling</w:delText>
            </w:r>
            <w:r w:rsidDel="00095F1B">
              <w:rPr>
                <w:noProof/>
                <w:webHidden/>
              </w:rPr>
              <w:tab/>
            </w:r>
            <w:r w:rsidR="00CA0B7C" w:rsidDel="00095F1B">
              <w:rPr>
                <w:noProof/>
                <w:webHidden/>
              </w:rPr>
              <w:delText>38</w:delText>
            </w:r>
          </w:del>
        </w:p>
        <w:p w14:paraId="3997805F" w14:textId="7421F342" w:rsidR="00012709" w:rsidDel="00095F1B" w:rsidRDefault="00012709">
          <w:pPr>
            <w:pStyle w:val="TOC3"/>
            <w:tabs>
              <w:tab w:val="right" w:leader="dot" w:pos="9016"/>
            </w:tabs>
            <w:rPr>
              <w:del w:id="588" w:author="Andrew Instone-Cowie" w:date="2021-08-10T21:33:00Z"/>
              <w:noProof/>
              <w:lang w:val="en-GB" w:eastAsia="en-GB"/>
            </w:rPr>
          </w:pPr>
          <w:del w:id="589" w:author="Andrew Instone-Cowie" w:date="2021-08-10T21:33:00Z">
            <w:r w:rsidRPr="00095F1B" w:rsidDel="00095F1B">
              <w:rPr>
                <w:noProof/>
                <w:rPrChange w:id="590" w:author="Andrew Instone-Cowie" w:date="2021-08-10T21:33:00Z">
                  <w:rPr>
                    <w:rStyle w:val="Hyperlink"/>
                    <w:noProof/>
                  </w:rPr>
                </w:rPrChange>
              </w:rPr>
              <w:delText>State Machine Operation</w:delText>
            </w:r>
            <w:r w:rsidDel="00095F1B">
              <w:rPr>
                <w:noProof/>
                <w:webHidden/>
              </w:rPr>
              <w:tab/>
            </w:r>
            <w:r w:rsidR="00CA0B7C" w:rsidDel="00095F1B">
              <w:rPr>
                <w:noProof/>
                <w:webHidden/>
              </w:rPr>
              <w:delText>39</w:delText>
            </w:r>
          </w:del>
        </w:p>
        <w:p w14:paraId="04249874" w14:textId="489980A2" w:rsidR="00012709" w:rsidDel="00095F1B" w:rsidRDefault="00012709">
          <w:pPr>
            <w:pStyle w:val="TOC3"/>
            <w:tabs>
              <w:tab w:val="right" w:leader="dot" w:pos="9016"/>
            </w:tabs>
            <w:rPr>
              <w:del w:id="591" w:author="Andrew Instone-Cowie" w:date="2021-08-10T21:33:00Z"/>
              <w:noProof/>
              <w:lang w:val="en-GB" w:eastAsia="en-GB"/>
            </w:rPr>
          </w:pPr>
          <w:del w:id="592" w:author="Andrew Instone-Cowie" w:date="2021-08-10T21:33:00Z">
            <w:r w:rsidRPr="00095F1B" w:rsidDel="00095F1B">
              <w:rPr>
                <w:noProof/>
                <w:rPrChange w:id="593" w:author="Andrew Instone-Cowie" w:date="2021-08-10T21:33:00Z">
                  <w:rPr>
                    <w:rStyle w:val="Hyperlink"/>
                    <w:noProof/>
                  </w:rPr>
                </w:rPrChange>
              </w:rPr>
              <w:delText>Timer Issues</w:delText>
            </w:r>
            <w:r w:rsidDel="00095F1B">
              <w:rPr>
                <w:noProof/>
                <w:webHidden/>
              </w:rPr>
              <w:tab/>
            </w:r>
            <w:r w:rsidR="00CA0B7C" w:rsidDel="00095F1B">
              <w:rPr>
                <w:noProof/>
                <w:webHidden/>
              </w:rPr>
              <w:delText>41</w:delText>
            </w:r>
          </w:del>
        </w:p>
        <w:p w14:paraId="0AF948C0" w14:textId="41D85B91" w:rsidR="00012709" w:rsidDel="00095F1B" w:rsidRDefault="00012709">
          <w:pPr>
            <w:pStyle w:val="TOC3"/>
            <w:tabs>
              <w:tab w:val="right" w:leader="dot" w:pos="9016"/>
            </w:tabs>
            <w:rPr>
              <w:del w:id="594" w:author="Andrew Instone-Cowie" w:date="2021-08-10T21:33:00Z"/>
              <w:noProof/>
              <w:lang w:val="en-GB" w:eastAsia="en-GB"/>
            </w:rPr>
          </w:pPr>
          <w:del w:id="595" w:author="Andrew Instone-Cowie" w:date="2021-08-10T21:33:00Z">
            <w:r w:rsidRPr="00095F1B" w:rsidDel="00095F1B">
              <w:rPr>
                <w:noProof/>
                <w:rPrChange w:id="596" w:author="Andrew Instone-Cowie" w:date="2021-08-10T21:33:00Z">
                  <w:rPr>
                    <w:rStyle w:val="Hyperlink"/>
                    <w:noProof/>
                  </w:rPr>
                </w:rPrChange>
              </w:rPr>
              <w:delText>Sensor De-Bouncing</w:delText>
            </w:r>
            <w:r w:rsidDel="00095F1B">
              <w:rPr>
                <w:noProof/>
                <w:webHidden/>
              </w:rPr>
              <w:tab/>
            </w:r>
            <w:r w:rsidR="00CA0B7C" w:rsidDel="00095F1B">
              <w:rPr>
                <w:noProof/>
                <w:webHidden/>
              </w:rPr>
              <w:delText>41</w:delText>
            </w:r>
          </w:del>
        </w:p>
        <w:p w14:paraId="1868A07B" w14:textId="06C21546" w:rsidR="00012709" w:rsidDel="00095F1B" w:rsidRDefault="00012709">
          <w:pPr>
            <w:pStyle w:val="TOC3"/>
            <w:tabs>
              <w:tab w:val="right" w:leader="dot" w:pos="9016"/>
            </w:tabs>
            <w:rPr>
              <w:del w:id="597" w:author="Andrew Instone-Cowie" w:date="2021-08-10T21:33:00Z"/>
              <w:noProof/>
              <w:lang w:val="en-GB" w:eastAsia="en-GB"/>
            </w:rPr>
          </w:pPr>
          <w:del w:id="598" w:author="Andrew Instone-Cowie" w:date="2021-08-10T21:33:00Z">
            <w:r w:rsidRPr="00095F1B" w:rsidDel="00095F1B">
              <w:rPr>
                <w:noProof/>
                <w:rPrChange w:id="599" w:author="Andrew Instone-Cowie" w:date="2021-08-10T21:33:00Z">
                  <w:rPr>
                    <w:rStyle w:val="Hyperlink"/>
                    <w:noProof/>
                  </w:rPr>
                </w:rPrChange>
              </w:rPr>
              <w:delText>Debugging &amp; Timing Features</w:delText>
            </w:r>
            <w:r w:rsidDel="00095F1B">
              <w:rPr>
                <w:noProof/>
                <w:webHidden/>
              </w:rPr>
              <w:tab/>
            </w:r>
            <w:r w:rsidR="00CA0B7C" w:rsidDel="00095F1B">
              <w:rPr>
                <w:noProof/>
                <w:webHidden/>
              </w:rPr>
              <w:delText>42</w:delText>
            </w:r>
          </w:del>
        </w:p>
        <w:p w14:paraId="00E1410A" w14:textId="428312C6" w:rsidR="00012709" w:rsidDel="00095F1B" w:rsidRDefault="00012709">
          <w:pPr>
            <w:pStyle w:val="TOC3"/>
            <w:tabs>
              <w:tab w:val="right" w:leader="dot" w:pos="9016"/>
            </w:tabs>
            <w:rPr>
              <w:del w:id="600" w:author="Andrew Instone-Cowie" w:date="2021-08-10T21:33:00Z"/>
              <w:noProof/>
              <w:lang w:val="en-GB" w:eastAsia="en-GB"/>
            </w:rPr>
          </w:pPr>
          <w:del w:id="601" w:author="Andrew Instone-Cowie" w:date="2021-08-10T21:33:00Z">
            <w:r w:rsidRPr="00095F1B" w:rsidDel="00095F1B">
              <w:rPr>
                <w:noProof/>
                <w:rPrChange w:id="602" w:author="Andrew Instone-Cowie" w:date="2021-08-10T21:33:00Z">
                  <w:rPr>
                    <w:rStyle w:val="Hyperlink"/>
                    <w:noProof/>
                  </w:rPr>
                </w:rPrChange>
              </w:rPr>
              <w:delText>Serial Input &amp; Command Line Interface</w:delText>
            </w:r>
            <w:r w:rsidDel="00095F1B">
              <w:rPr>
                <w:noProof/>
                <w:webHidden/>
              </w:rPr>
              <w:tab/>
            </w:r>
            <w:r w:rsidR="00CA0B7C" w:rsidDel="00095F1B">
              <w:rPr>
                <w:noProof/>
                <w:webHidden/>
              </w:rPr>
              <w:delText>44</w:delText>
            </w:r>
          </w:del>
        </w:p>
        <w:p w14:paraId="5C88D281" w14:textId="736D1EF6" w:rsidR="00012709" w:rsidDel="00095F1B" w:rsidRDefault="00012709">
          <w:pPr>
            <w:pStyle w:val="TOC3"/>
            <w:tabs>
              <w:tab w:val="right" w:leader="dot" w:pos="9016"/>
            </w:tabs>
            <w:rPr>
              <w:del w:id="603" w:author="Andrew Instone-Cowie" w:date="2021-08-10T21:33:00Z"/>
              <w:noProof/>
              <w:lang w:val="en-GB" w:eastAsia="en-GB"/>
            </w:rPr>
          </w:pPr>
          <w:del w:id="604" w:author="Andrew Instone-Cowie" w:date="2021-08-10T21:33:00Z">
            <w:r w:rsidRPr="00095F1B" w:rsidDel="00095F1B">
              <w:rPr>
                <w:noProof/>
                <w:rPrChange w:id="605" w:author="Andrew Instone-Cowie" w:date="2021-08-10T21:33:00Z">
                  <w:rPr>
                    <w:rStyle w:val="Hyperlink"/>
                    <w:noProof/>
                  </w:rPr>
                </w:rPrChange>
              </w:rPr>
              <w:delText>Sensor Enable/Disable</w:delText>
            </w:r>
            <w:r w:rsidDel="00095F1B">
              <w:rPr>
                <w:noProof/>
                <w:webHidden/>
              </w:rPr>
              <w:tab/>
            </w:r>
            <w:r w:rsidR="00CA0B7C" w:rsidDel="00095F1B">
              <w:rPr>
                <w:noProof/>
                <w:webHidden/>
              </w:rPr>
              <w:delText>44</w:delText>
            </w:r>
          </w:del>
        </w:p>
        <w:p w14:paraId="08008FB6" w14:textId="404AE2F7" w:rsidR="00012709" w:rsidDel="00095F1B" w:rsidRDefault="00012709">
          <w:pPr>
            <w:pStyle w:val="TOC3"/>
            <w:tabs>
              <w:tab w:val="right" w:leader="dot" w:pos="9016"/>
            </w:tabs>
            <w:rPr>
              <w:del w:id="606" w:author="Andrew Instone-Cowie" w:date="2021-08-10T21:33:00Z"/>
              <w:noProof/>
              <w:lang w:val="en-GB" w:eastAsia="en-GB"/>
            </w:rPr>
          </w:pPr>
          <w:del w:id="607" w:author="Andrew Instone-Cowie" w:date="2021-08-10T21:33:00Z">
            <w:r w:rsidRPr="00095F1B" w:rsidDel="00095F1B">
              <w:rPr>
                <w:noProof/>
                <w:rPrChange w:id="608" w:author="Andrew Instone-Cowie" w:date="2021-08-10T21:33:00Z">
                  <w:rPr>
                    <w:rStyle w:val="Hyperlink"/>
                    <w:noProof/>
                  </w:rPr>
                </w:rPrChange>
              </w:rPr>
              <w:delText>Memory Footprint</w:delText>
            </w:r>
            <w:r w:rsidDel="00095F1B">
              <w:rPr>
                <w:noProof/>
                <w:webHidden/>
              </w:rPr>
              <w:tab/>
            </w:r>
            <w:r w:rsidR="00CA0B7C" w:rsidDel="00095F1B">
              <w:rPr>
                <w:noProof/>
                <w:webHidden/>
              </w:rPr>
              <w:delText>45</w:delText>
            </w:r>
          </w:del>
        </w:p>
        <w:p w14:paraId="1895E6D4" w14:textId="2AF9FD1B" w:rsidR="00012709" w:rsidDel="00095F1B" w:rsidRDefault="00012709">
          <w:pPr>
            <w:pStyle w:val="TOC2"/>
            <w:tabs>
              <w:tab w:val="right" w:leader="dot" w:pos="9016"/>
            </w:tabs>
            <w:rPr>
              <w:del w:id="609" w:author="Andrew Instone-Cowie" w:date="2021-08-10T21:33:00Z"/>
              <w:rFonts w:eastAsiaTheme="minorEastAsia"/>
              <w:noProof/>
              <w:lang w:eastAsia="en-GB"/>
            </w:rPr>
          </w:pPr>
          <w:del w:id="610" w:author="Andrew Instone-Cowie" w:date="2021-08-10T21:33:00Z">
            <w:r w:rsidRPr="00095F1B" w:rsidDel="00095F1B">
              <w:rPr>
                <w:noProof/>
                <w:rPrChange w:id="611" w:author="Andrew Instone-Cowie" w:date="2021-08-10T21:33:00Z">
                  <w:rPr>
                    <w:rStyle w:val="Hyperlink"/>
                    <w:noProof/>
                  </w:rPr>
                </w:rPrChange>
              </w:rPr>
              <w:delText>Metrics</w:delText>
            </w:r>
            <w:r w:rsidDel="00095F1B">
              <w:rPr>
                <w:noProof/>
                <w:webHidden/>
              </w:rPr>
              <w:tab/>
            </w:r>
            <w:r w:rsidR="00CA0B7C" w:rsidDel="00095F1B">
              <w:rPr>
                <w:noProof/>
                <w:webHidden/>
              </w:rPr>
              <w:delText>46</w:delText>
            </w:r>
          </w:del>
        </w:p>
        <w:p w14:paraId="49C4FED9" w14:textId="0E7E64BC" w:rsidR="00012709" w:rsidDel="00095F1B" w:rsidRDefault="00012709">
          <w:pPr>
            <w:pStyle w:val="TOC3"/>
            <w:tabs>
              <w:tab w:val="right" w:leader="dot" w:pos="9016"/>
            </w:tabs>
            <w:rPr>
              <w:del w:id="612" w:author="Andrew Instone-Cowie" w:date="2021-08-10T21:33:00Z"/>
              <w:noProof/>
              <w:lang w:val="en-GB" w:eastAsia="en-GB"/>
            </w:rPr>
          </w:pPr>
          <w:del w:id="613" w:author="Andrew Instone-Cowie" w:date="2021-08-10T21:33:00Z">
            <w:r w:rsidRPr="00095F1B" w:rsidDel="00095F1B">
              <w:rPr>
                <w:noProof/>
                <w:rPrChange w:id="614" w:author="Andrew Instone-Cowie" w:date="2021-08-10T21:33:00Z">
                  <w:rPr>
                    <w:rStyle w:val="Hyperlink"/>
                    <w:noProof/>
                  </w:rPr>
                </w:rPrChange>
              </w:rPr>
              <w:delText>Inter-Blow Interval Requirements</w:delText>
            </w:r>
            <w:r w:rsidDel="00095F1B">
              <w:rPr>
                <w:noProof/>
                <w:webHidden/>
              </w:rPr>
              <w:tab/>
            </w:r>
            <w:r w:rsidR="00CA0B7C" w:rsidDel="00095F1B">
              <w:rPr>
                <w:noProof/>
                <w:webHidden/>
              </w:rPr>
              <w:delText>46</w:delText>
            </w:r>
          </w:del>
        </w:p>
        <w:p w14:paraId="2571AEA3" w14:textId="129EBFD7" w:rsidR="00012709" w:rsidDel="00095F1B" w:rsidRDefault="00012709">
          <w:pPr>
            <w:pStyle w:val="TOC3"/>
            <w:tabs>
              <w:tab w:val="right" w:leader="dot" w:pos="9016"/>
            </w:tabs>
            <w:rPr>
              <w:del w:id="615" w:author="Andrew Instone-Cowie" w:date="2021-08-10T21:33:00Z"/>
              <w:noProof/>
              <w:lang w:val="en-GB" w:eastAsia="en-GB"/>
            </w:rPr>
          </w:pPr>
          <w:del w:id="616" w:author="Andrew Instone-Cowie" w:date="2021-08-10T21:33:00Z">
            <w:r w:rsidRPr="00095F1B" w:rsidDel="00095F1B">
              <w:rPr>
                <w:noProof/>
                <w:rPrChange w:id="617" w:author="Andrew Instone-Cowie" w:date="2021-08-10T21:33:00Z">
                  <w:rPr>
                    <w:rStyle w:val="Hyperlink"/>
                    <w:noProof/>
                  </w:rPr>
                </w:rPrChange>
              </w:rPr>
              <w:delText>Inter-Row Interval Requirements</w:delText>
            </w:r>
            <w:r w:rsidDel="00095F1B">
              <w:rPr>
                <w:noProof/>
                <w:webHidden/>
              </w:rPr>
              <w:tab/>
            </w:r>
            <w:r w:rsidR="00CA0B7C" w:rsidDel="00095F1B">
              <w:rPr>
                <w:noProof/>
                <w:webHidden/>
              </w:rPr>
              <w:delText>47</w:delText>
            </w:r>
          </w:del>
        </w:p>
        <w:p w14:paraId="15457AF5" w14:textId="36972B7C" w:rsidR="00012709" w:rsidDel="00095F1B" w:rsidRDefault="00012709">
          <w:pPr>
            <w:pStyle w:val="TOC3"/>
            <w:tabs>
              <w:tab w:val="right" w:leader="dot" w:pos="9016"/>
            </w:tabs>
            <w:rPr>
              <w:del w:id="618" w:author="Andrew Instone-Cowie" w:date="2021-08-10T21:33:00Z"/>
              <w:noProof/>
              <w:lang w:val="en-GB" w:eastAsia="en-GB"/>
            </w:rPr>
          </w:pPr>
          <w:del w:id="619" w:author="Andrew Instone-Cowie" w:date="2021-08-10T21:33:00Z">
            <w:r w:rsidRPr="00095F1B" w:rsidDel="00095F1B">
              <w:rPr>
                <w:noProof/>
                <w:rPrChange w:id="620" w:author="Andrew Instone-Cowie" w:date="2021-08-10T21:33:00Z">
                  <w:rPr>
                    <w:rStyle w:val="Hyperlink"/>
                    <w:noProof/>
                  </w:rPr>
                </w:rPrChange>
              </w:rPr>
              <w:delText>Sensor Pulse Duration</w:delText>
            </w:r>
            <w:r w:rsidDel="00095F1B">
              <w:rPr>
                <w:noProof/>
                <w:webHidden/>
              </w:rPr>
              <w:tab/>
            </w:r>
            <w:r w:rsidR="00CA0B7C" w:rsidDel="00095F1B">
              <w:rPr>
                <w:noProof/>
                <w:webHidden/>
              </w:rPr>
              <w:delText>47</w:delText>
            </w:r>
          </w:del>
        </w:p>
        <w:p w14:paraId="258AD761" w14:textId="31A9B790" w:rsidR="00012709" w:rsidDel="00095F1B" w:rsidRDefault="00012709">
          <w:pPr>
            <w:pStyle w:val="TOC2"/>
            <w:tabs>
              <w:tab w:val="right" w:leader="dot" w:pos="9016"/>
            </w:tabs>
            <w:rPr>
              <w:del w:id="621" w:author="Andrew Instone-Cowie" w:date="2021-08-10T21:33:00Z"/>
              <w:rFonts w:eastAsiaTheme="minorEastAsia"/>
              <w:noProof/>
              <w:lang w:eastAsia="en-GB"/>
            </w:rPr>
          </w:pPr>
          <w:del w:id="622" w:author="Andrew Instone-Cowie" w:date="2021-08-10T21:33:00Z">
            <w:r w:rsidRPr="00095F1B" w:rsidDel="00095F1B">
              <w:rPr>
                <w:noProof/>
                <w:rPrChange w:id="623" w:author="Andrew Instone-Cowie" w:date="2021-08-10T21:33:00Z">
                  <w:rPr>
                    <w:rStyle w:val="Hyperlink"/>
                    <w:noProof/>
                  </w:rPr>
                </w:rPrChange>
              </w:rPr>
              <w:delText>Potential Problems</w:delText>
            </w:r>
            <w:r w:rsidDel="00095F1B">
              <w:rPr>
                <w:noProof/>
                <w:webHidden/>
              </w:rPr>
              <w:tab/>
            </w:r>
            <w:r w:rsidR="00CA0B7C" w:rsidDel="00095F1B">
              <w:rPr>
                <w:noProof/>
                <w:webHidden/>
              </w:rPr>
              <w:delText>49</w:delText>
            </w:r>
          </w:del>
        </w:p>
        <w:p w14:paraId="5A757DED" w14:textId="0D6D020B" w:rsidR="00012709" w:rsidDel="00095F1B" w:rsidRDefault="00012709">
          <w:pPr>
            <w:pStyle w:val="TOC3"/>
            <w:tabs>
              <w:tab w:val="right" w:leader="dot" w:pos="9016"/>
            </w:tabs>
            <w:rPr>
              <w:del w:id="624" w:author="Andrew Instone-Cowie" w:date="2021-08-10T21:33:00Z"/>
              <w:noProof/>
              <w:lang w:val="en-GB" w:eastAsia="en-GB"/>
            </w:rPr>
          </w:pPr>
          <w:del w:id="625" w:author="Andrew Instone-Cowie" w:date="2021-08-10T21:33:00Z">
            <w:r w:rsidRPr="00095F1B" w:rsidDel="00095F1B">
              <w:rPr>
                <w:noProof/>
                <w:rPrChange w:id="626" w:author="Andrew Instone-Cowie" w:date="2021-08-10T21:33:00Z">
                  <w:rPr>
                    <w:rStyle w:val="Hyperlink"/>
                    <w:noProof/>
                  </w:rPr>
                </w:rPrChange>
              </w:rPr>
              <w:delText>Missed Sensor Signals</w:delText>
            </w:r>
            <w:r w:rsidDel="00095F1B">
              <w:rPr>
                <w:noProof/>
                <w:webHidden/>
              </w:rPr>
              <w:tab/>
            </w:r>
            <w:r w:rsidR="00CA0B7C" w:rsidDel="00095F1B">
              <w:rPr>
                <w:noProof/>
                <w:webHidden/>
              </w:rPr>
              <w:delText>49</w:delText>
            </w:r>
          </w:del>
        </w:p>
        <w:p w14:paraId="686CD732" w14:textId="17921CFF" w:rsidR="00012709" w:rsidDel="00095F1B" w:rsidRDefault="00012709">
          <w:pPr>
            <w:pStyle w:val="TOC3"/>
            <w:tabs>
              <w:tab w:val="right" w:leader="dot" w:pos="9016"/>
            </w:tabs>
            <w:rPr>
              <w:del w:id="627" w:author="Andrew Instone-Cowie" w:date="2021-08-10T21:33:00Z"/>
              <w:noProof/>
              <w:lang w:val="en-GB" w:eastAsia="en-GB"/>
            </w:rPr>
          </w:pPr>
          <w:del w:id="628" w:author="Andrew Instone-Cowie" w:date="2021-08-10T21:33:00Z">
            <w:r w:rsidRPr="00095F1B" w:rsidDel="00095F1B">
              <w:rPr>
                <w:noProof/>
                <w:rPrChange w:id="629" w:author="Andrew Instone-Cowie" w:date="2021-08-10T21:33:00Z">
                  <w:rPr>
                    <w:rStyle w:val="Hyperlink"/>
                    <w:noProof/>
                  </w:rPr>
                </w:rPrChange>
              </w:rPr>
              <w:delText>Duplicated Sensor Signals</w:delText>
            </w:r>
            <w:r w:rsidDel="00095F1B">
              <w:rPr>
                <w:noProof/>
                <w:webHidden/>
              </w:rPr>
              <w:tab/>
            </w:r>
            <w:r w:rsidR="00CA0B7C" w:rsidDel="00095F1B">
              <w:rPr>
                <w:noProof/>
                <w:webHidden/>
              </w:rPr>
              <w:delText>49</w:delText>
            </w:r>
          </w:del>
        </w:p>
        <w:p w14:paraId="32887ACC" w14:textId="6BA6C64B" w:rsidR="00012709" w:rsidDel="00095F1B" w:rsidRDefault="00012709">
          <w:pPr>
            <w:pStyle w:val="TOC3"/>
            <w:tabs>
              <w:tab w:val="right" w:leader="dot" w:pos="9016"/>
            </w:tabs>
            <w:rPr>
              <w:del w:id="630" w:author="Andrew Instone-Cowie" w:date="2021-08-10T21:33:00Z"/>
              <w:noProof/>
              <w:lang w:val="en-GB" w:eastAsia="en-GB"/>
            </w:rPr>
          </w:pPr>
          <w:del w:id="631" w:author="Andrew Instone-Cowie" w:date="2021-08-10T21:33:00Z">
            <w:r w:rsidRPr="00095F1B" w:rsidDel="00095F1B">
              <w:rPr>
                <w:noProof/>
                <w:rPrChange w:id="632" w:author="Andrew Instone-Cowie" w:date="2021-08-10T21:33:00Z">
                  <w:rPr>
                    <w:rStyle w:val="Hyperlink"/>
                    <w:noProof/>
                  </w:rPr>
                </w:rPrChange>
              </w:rPr>
              <w:delText>Variable Odd-Struckness</w:delText>
            </w:r>
            <w:r w:rsidDel="00095F1B">
              <w:rPr>
                <w:noProof/>
                <w:webHidden/>
              </w:rPr>
              <w:tab/>
            </w:r>
            <w:r w:rsidR="00CA0B7C" w:rsidDel="00095F1B">
              <w:rPr>
                <w:noProof/>
                <w:webHidden/>
              </w:rPr>
              <w:delText>50</w:delText>
            </w:r>
          </w:del>
        </w:p>
        <w:p w14:paraId="38DBB196" w14:textId="57C981C7" w:rsidR="00012709" w:rsidDel="00095F1B" w:rsidRDefault="00012709">
          <w:pPr>
            <w:pStyle w:val="TOC3"/>
            <w:tabs>
              <w:tab w:val="right" w:leader="dot" w:pos="9016"/>
            </w:tabs>
            <w:rPr>
              <w:del w:id="633" w:author="Andrew Instone-Cowie" w:date="2021-08-10T21:33:00Z"/>
              <w:noProof/>
              <w:lang w:val="en-GB" w:eastAsia="en-GB"/>
            </w:rPr>
          </w:pPr>
          <w:del w:id="634" w:author="Andrew Instone-Cowie" w:date="2021-08-10T21:33:00Z">
            <w:r w:rsidRPr="00095F1B" w:rsidDel="00095F1B">
              <w:rPr>
                <w:noProof/>
                <w:rPrChange w:id="635" w:author="Andrew Instone-Cowie" w:date="2021-08-10T21:33:00Z">
                  <w:rPr>
                    <w:rStyle w:val="Hyperlink"/>
                    <w:noProof/>
                  </w:rPr>
                </w:rPrChange>
              </w:rPr>
              <w:delText>Latency</w:delText>
            </w:r>
            <w:r w:rsidDel="00095F1B">
              <w:rPr>
                <w:noProof/>
                <w:webHidden/>
              </w:rPr>
              <w:tab/>
            </w:r>
            <w:r w:rsidR="00CA0B7C" w:rsidDel="00095F1B">
              <w:rPr>
                <w:noProof/>
                <w:webHidden/>
              </w:rPr>
              <w:delText>51</w:delText>
            </w:r>
          </w:del>
        </w:p>
        <w:p w14:paraId="5F389A49" w14:textId="5DDC2003" w:rsidR="00012709" w:rsidDel="00095F1B" w:rsidRDefault="00012709">
          <w:pPr>
            <w:pStyle w:val="TOC2"/>
            <w:tabs>
              <w:tab w:val="right" w:leader="dot" w:pos="9016"/>
            </w:tabs>
            <w:rPr>
              <w:del w:id="636" w:author="Andrew Instone-Cowie" w:date="2021-08-10T21:33:00Z"/>
              <w:rFonts w:eastAsiaTheme="minorEastAsia"/>
              <w:noProof/>
              <w:lang w:eastAsia="en-GB"/>
            </w:rPr>
          </w:pPr>
          <w:del w:id="637" w:author="Andrew Instone-Cowie" w:date="2021-08-10T21:33:00Z">
            <w:r w:rsidRPr="00095F1B" w:rsidDel="00095F1B">
              <w:rPr>
                <w:noProof/>
                <w:rPrChange w:id="638" w:author="Andrew Instone-Cowie" w:date="2021-08-10T21:33:00Z">
                  <w:rPr>
                    <w:rStyle w:val="Hyperlink"/>
                    <w:noProof/>
                  </w:rPr>
                </w:rPrChange>
              </w:rPr>
              <w:delText>Software Development &amp; Compatibility</w:delText>
            </w:r>
            <w:r w:rsidDel="00095F1B">
              <w:rPr>
                <w:noProof/>
                <w:webHidden/>
              </w:rPr>
              <w:tab/>
            </w:r>
            <w:r w:rsidR="00CA0B7C" w:rsidDel="00095F1B">
              <w:rPr>
                <w:noProof/>
                <w:webHidden/>
              </w:rPr>
              <w:delText>54</w:delText>
            </w:r>
          </w:del>
        </w:p>
        <w:p w14:paraId="1983D7B6" w14:textId="62ECBCE7" w:rsidR="00012709" w:rsidDel="00095F1B" w:rsidRDefault="00012709">
          <w:pPr>
            <w:pStyle w:val="TOC3"/>
            <w:tabs>
              <w:tab w:val="right" w:leader="dot" w:pos="9016"/>
            </w:tabs>
            <w:rPr>
              <w:del w:id="639" w:author="Andrew Instone-Cowie" w:date="2021-08-10T21:33:00Z"/>
              <w:noProof/>
              <w:lang w:val="en-GB" w:eastAsia="en-GB"/>
            </w:rPr>
          </w:pPr>
          <w:del w:id="640" w:author="Andrew Instone-Cowie" w:date="2021-08-10T21:33:00Z">
            <w:r w:rsidRPr="00095F1B" w:rsidDel="00095F1B">
              <w:rPr>
                <w:noProof/>
                <w:rPrChange w:id="641" w:author="Andrew Instone-Cowie" w:date="2021-08-10T21:33:00Z">
                  <w:rPr>
                    <w:rStyle w:val="Hyperlink"/>
                    <w:noProof/>
                  </w:rPr>
                </w:rPrChange>
              </w:rPr>
              <w:delText>Development Environment</w:delText>
            </w:r>
            <w:r w:rsidDel="00095F1B">
              <w:rPr>
                <w:noProof/>
                <w:webHidden/>
              </w:rPr>
              <w:tab/>
            </w:r>
            <w:r w:rsidR="00CA0B7C" w:rsidDel="00095F1B">
              <w:rPr>
                <w:noProof/>
                <w:webHidden/>
              </w:rPr>
              <w:delText>54</w:delText>
            </w:r>
          </w:del>
        </w:p>
        <w:p w14:paraId="71F717E3" w14:textId="45894C0F" w:rsidR="00012709" w:rsidDel="00095F1B" w:rsidRDefault="00012709">
          <w:pPr>
            <w:pStyle w:val="TOC3"/>
            <w:tabs>
              <w:tab w:val="right" w:leader="dot" w:pos="9016"/>
            </w:tabs>
            <w:rPr>
              <w:del w:id="642" w:author="Andrew Instone-Cowie" w:date="2021-08-10T21:33:00Z"/>
              <w:noProof/>
              <w:lang w:val="en-GB" w:eastAsia="en-GB"/>
            </w:rPr>
          </w:pPr>
          <w:del w:id="643" w:author="Andrew Instone-Cowie" w:date="2021-08-10T21:33:00Z">
            <w:r w:rsidRPr="00095F1B" w:rsidDel="00095F1B">
              <w:rPr>
                <w:noProof/>
                <w:rPrChange w:id="644" w:author="Andrew Instone-Cowie" w:date="2021-08-10T21:33:00Z">
                  <w:rPr>
                    <w:rStyle w:val="Hyperlink"/>
                    <w:noProof/>
                  </w:rPr>
                </w:rPrChange>
              </w:rPr>
              <w:delText>Source Code Availability</w:delText>
            </w:r>
            <w:r w:rsidDel="00095F1B">
              <w:rPr>
                <w:noProof/>
                <w:webHidden/>
              </w:rPr>
              <w:tab/>
            </w:r>
            <w:r w:rsidR="00CA0B7C" w:rsidDel="00095F1B">
              <w:rPr>
                <w:noProof/>
                <w:webHidden/>
              </w:rPr>
              <w:delText>54</w:delText>
            </w:r>
          </w:del>
        </w:p>
        <w:p w14:paraId="2F5C5734" w14:textId="12017FC9" w:rsidR="00012709" w:rsidDel="00095F1B" w:rsidRDefault="00012709">
          <w:pPr>
            <w:pStyle w:val="TOC3"/>
            <w:tabs>
              <w:tab w:val="right" w:leader="dot" w:pos="9016"/>
            </w:tabs>
            <w:rPr>
              <w:del w:id="645" w:author="Andrew Instone-Cowie" w:date="2021-08-10T21:33:00Z"/>
              <w:noProof/>
              <w:lang w:val="en-GB" w:eastAsia="en-GB"/>
            </w:rPr>
          </w:pPr>
          <w:del w:id="646" w:author="Andrew Instone-Cowie" w:date="2021-08-10T21:33:00Z">
            <w:r w:rsidRPr="00095F1B" w:rsidDel="00095F1B">
              <w:rPr>
                <w:noProof/>
                <w:rPrChange w:id="647" w:author="Andrew Instone-Cowie" w:date="2021-08-10T21:33:00Z">
                  <w:rPr>
                    <w:rStyle w:val="Hyperlink"/>
                    <w:noProof/>
                  </w:rPr>
                </w:rPrChange>
              </w:rPr>
              <w:delText>Simulator Software Compatibility</w:delText>
            </w:r>
            <w:r w:rsidDel="00095F1B">
              <w:rPr>
                <w:noProof/>
                <w:webHidden/>
              </w:rPr>
              <w:tab/>
            </w:r>
            <w:r w:rsidR="00CA0B7C" w:rsidDel="00095F1B">
              <w:rPr>
                <w:noProof/>
                <w:webHidden/>
              </w:rPr>
              <w:delText>54</w:delText>
            </w:r>
          </w:del>
        </w:p>
        <w:p w14:paraId="048A2390" w14:textId="21CFA9D3" w:rsidR="00012709" w:rsidDel="00095F1B" w:rsidRDefault="00012709">
          <w:pPr>
            <w:pStyle w:val="TOC1"/>
            <w:tabs>
              <w:tab w:val="right" w:leader="dot" w:pos="9016"/>
            </w:tabs>
            <w:rPr>
              <w:del w:id="648" w:author="Andrew Instone-Cowie" w:date="2021-08-10T21:33:00Z"/>
              <w:rFonts w:eastAsiaTheme="minorEastAsia"/>
              <w:noProof/>
              <w:lang w:eastAsia="en-GB"/>
            </w:rPr>
          </w:pPr>
          <w:del w:id="649" w:author="Andrew Instone-Cowie" w:date="2021-08-10T21:33:00Z">
            <w:r w:rsidRPr="00095F1B" w:rsidDel="00095F1B">
              <w:rPr>
                <w:noProof/>
                <w:rPrChange w:id="650" w:author="Andrew Instone-Cowie" w:date="2021-08-10T21:33:00Z">
                  <w:rPr>
                    <w:rStyle w:val="Hyperlink"/>
                    <w:noProof/>
                  </w:rPr>
                </w:rPrChange>
              </w:rPr>
              <w:delText>USB-to-Serial Adapters</w:delText>
            </w:r>
            <w:r w:rsidDel="00095F1B">
              <w:rPr>
                <w:noProof/>
                <w:webHidden/>
              </w:rPr>
              <w:tab/>
            </w:r>
            <w:r w:rsidR="00CA0B7C" w:rsidDel="00095F1B">
              <w:rPr>
                <w:noProof/>
                <w:webHidden/>
              </w:rPr>
              <w:delText>55</w:delText>
            </w:r>
          </w:del>
        </w:p>
        <w:p w14:paraId="4282EB3B" w14:textId="32693B75" w:rsidR="00012709" w:rsidDel="00095F1B" w:rsidRDefault="00012709">
          <w:pPr>
            <w:pStyle w:val="TOC3"/>
            <w:tabs>
              <w:tab w:val="right" w:leader="dot" w:pos="9016"/>
            </w:tabs>
            <w:rPr>
              <w:del w:id="651" w:author="Andrew Instone-Cowie" w:date="2021-08-10T21:33:00Z"/>
              <w:noProof/>
              <w:lang w:val="en-GB" w:eastAsia="en-GB"/>
            </w:rPr>
          </w:pPr>
          <w:del w:id="652" w:author="Andrew Instone-Cowie" w:date="2021-08-10T21:33:00Z">
            <w:r w:rsidRPr="00095F1B" w:rsidDel="00095F1B">
              <w:rPr>
                <w:noProof/>
                <w:rPrChange w:id="653" w:author="Andrew Instone-Cowie" w:date="2021-08-10T21:33:00Z">
                  <w:rPr>
                    <w:rStyle w:val="Hyperlink"/>
                    <w:noProof/>
                  </w:rPr>
                </w:rPrChange>
              </w:rPr>
              <w:delText>Driver Installation</w:delText>
            </w:r>
            <w:r w:rsidDel="00095F1B">
              <w:rPr>
                <w:noProof/>
                <w:webHidden/>
              </w:rPr>
              <w:tab/>
            </w:r>
            <w:r w:rsidR="00CA0B7C" w:rsidDel="00095F1B">
              <w:rPr>
                <w:noProof/>
                <w:webHidden/>
              </w:rPr>
              <w:delText>56</w:delText>
            </w:r>
          </w:del>
        </w:p>
        <w:p w14:paraId="33871ECF" w14:textId="34A12356" w:rsidR="00012709" w:rsidDel="00095F1B" w:rsidRDefault="00012709">
          <w:pPr>
            <w:pStyle w:val="TOC3"/>
            <w:tabs>
              <w:tab w:val="right" w:leader="dot" w:pos="9016"/>
            </w:tabs>
            <w:rPr>
              <w:del w:id="654" w:author="Andrew Instone-Cowie" w:date="2021-08-10T21:33:00Z"/>
              <w:noProof/>
              <w:lang w:val="en-GB" w:eastAsia="en-GB"/>
            </w:rPr>
          </w:pPr>
          <w:del w:id="655" w:author="Andrew Instone-Cowie" w:date="2021-08-10T21:33:00Z">
            <w:r w:rsidRPr="00095F1B" w:rsidDel="00095F1B">
              <w:rPr>
                <w:noProof/>
                <w:rPrChange w:id="656" w:author="Andrew Instone-Cowie" w:date="2021-08-10T21:33:00Z">
                  <w:rPr>
                    <w:rStyle w:val="Hyperlink"/>
                    <w:noProof/>
                  </w:rPr>
                </w:rPrChange>
              </w:rPr>
              <w:delText>Driver Verification</w:delText>
            </w:r>
            <w:r w:rsidDel="00095F1B">
              <w:rPr>
                <w:noProof/>
                <w:webHidden/>
              </w:rPr>
              <w:tab/>
            </w:r>
            <w:r w:rsidR="00CA0B7C" w:rsidDel="00095F1B">
              <w:rPr>
                <w:noProof/>
                <w:webHidden/>
              </w:rPr>
              <w:delText>58</w:delText>
            </w:r>
          </w:del>
        </w:p>
        <w:p w14:paraId="61B5C603" w14:textId="704B953A" w:rsidR="00012709" w:rsidDel="00095F1B" w:rsidRDefault="00012709">
          <w:pPr>
            <w:pStyle w:val="TOC3"/>
            <w:tabs>
              <w:tab w:val="right" w:leader="dot" w:pos="9016"/>
            </w:tabs>
            <w:rPr>
              <w:del w:id="657" w:author="Andrew Instone-Cowie" w:date="2021-08-10T21:33:00Z"/>
              <w:noProof/>
              <w:lang w:val="en-GB" w:eastAsia="en-GB"/>
            </w:rPr>
          </w:pPr>
          <w:del w:id="658" w:author="Andrew Instone-Cowie" w:date="2021-08-10T21:33:00Z">
            <w:r w:rsidRPr="00095F1B" w:rsidDel="00095F1B">
              <w:rPr>
                <w:noProof/>
                <w:rPrChange w:id="659" w:author="Andrew Instone-Cowie" w:date="2021-08-10T21:33:00Z">
                  <w:rPr>
                    <w:rStyle w:val="Hyperlink"/>
                    <w:noProof/>
                  </w:rPr>
                </w:rPrChange>
              </w:rPr>
              <w:delText>COM Port Reconfiguration</w:delText>
            </w:r>
            <w:r w:rsidDel="00095F1B">
              <w:rPr>
                <w:noProof/>
                <w:webHidden/>
              </w:rPr>
              <w:tab/>
            </w:r>
            <w:r w:rsidR="00CA0B7C" w:rsidDel="00095F1B">
              <w:rPr>
                <w:noProof/>
                <w:webHidden/>
              </w:rPr>
              <w:delText>61</w:delText>
            </w:r>
          </w:del>
        </w:p>
        <w:p w14:paraId="157A40A0" w14:textId="2628B08A" w:rsidR="00012709" w:rsidDel="00095F1B" w:rsidRDefault="00012709">
          <w:pPr>
            <w:pStyle w:val="TOC1"/>
            <w:tabs>
              <w:tab w:val="right" w:leader="dot" w:pos="9016"/>
            </w:tabs>
            <w:rPr>
              <w:del w:id="660" w:author="Andrew Instone-Cowie" w:date="2021-08-10T21:33:00Z"/>
              <w:rFonts w:eastAsiaTheme="minorEastAsia"/>
              <w:noProof/>
              <w:lang w:eastAsia="en-GB"/>
            </w:rPr>
          </w:pPr>
          <w:del w:id="661" w:author="Andrew Instone-Cowie" w:date="2021-08-10T21:33:00Z">
            <w:r w:rsidRPr="00095F1B" w:rsidDel="00095F1B">
              <w:rPr>
                <w:noProof/>
                <w:rPrChange w:id="662" w:author="Andrew Instone-Cowie" w:date="2021-08-10T21:33:00Z">
                  <w:rPr>
                    <w:rStyle w:val="Hyperlink"/>
                    <w:noProof/>
                  </w:rPr>
                </w:rPrChange>
              </w:rPr>
              <w:delText>Appendices</w:delText>
            </w:r>
            <w:r w:rsidDel="00095F1B">
              <w:rPr>
                <w:noProof/>
                <w:webHidden/>
              </w:rPr>
              <w:tab/>
            </w:r>
            <w:r w:rsidR="00CA0B7C" w:rsidDel="00095F1B">
              <w:rPr>
                <w:noProof/>
                <w:webHidden/>
              </w:rPr>
              <w:delText>65</w:delText>
            </w:r>
          </w:del>
        </w:p>
        <w:p w14:paraId="0E0E044F" w14:textId="36657F19" w:rsidR="00012709" w:rsidDel="00095F1B" w:rsidRDefault="00012709">
          <w:pPr>
            <w:pStyle w:val="TOC2"/>
            <w:tabs>
              <w:tab w:val="right" w:leader="dot" w:pos="9016"/>
            </w:tabs>
            <w:rPr>
              <w:del w:id="663" w:author="Andrew Instone-Cowie" w:date="2021-08-10T21:33:00Z"/>
              <w:rFonts w:eastAsiaTheme="minorEastAsia"/>
              <w:noProof/>
              <w:lang w:eastAsia="en-GB"/>
            </w:rPr>
          </w:pPr>
          <w:del w:id="664" w:author="Andrew Instone-Cowie" w:date="2021-08-10T21:33:00Z">
            <w:r w:rsidRPr="00095F1B" w:rsidDel="00095F1B">
              <w:rPr>
                <w:noProof/>
                <w:rPrChange w:id="665" w:author="Andrew Instone-Cowie" w:date="2021-08-10T21:33:00Z">
                  <w:rPr>
                    <w:rStyle w:val="Hyperlink"/>
                    <w:noProof/>
                  </w:rPr>
                </w:rPrChange>
              </w:rPr>
              <w:delText>Appendix A: MBI Protocol Description</w:delText>
            </w:r>
            <w:r w:rsidDel="00095F1B">
              <w:rPr>
                <w:noProof/>
                <w:webHidden/>
              </w:rPr>
              <w:tab/>
            </w:r>
            <w:r w:rsidR="00CA0B7C" w:rsidDel="00095F1B">
              <w:rPr>
                <w:noProof/>
                <w:webHidden/>
              </w:rPr>
              <w:delText>65</w:delText>
            </w:r>
          </w:del>
        </w:p>
        <w:p w14:paraId="4AC7F76E" w14:textId="7506173B" w:rsidR="00012709" w:rsidDel="00095F1B" w:rsidRDefault="00012709">
          <w:pPr>
            <w:pStyle w:val="TOC2"/>
            <w:tabs>
              <w:tab w:val="right" w:leader="dot" w:pos="9016"/>
            </w:tabs>
            <w:rPr>
              <w:del w:id="666" w:author="Andrew Instone-Cowie" w:date="2021-08-10T21:33:00Z"/>
              <w:rFonts w:eastAsiaTheme="minorEastAsia"/>
              <w:noProof/>
              <w:lang w:eastAsia="en-GB"/>
            </w:rPr>
          </w:pPr>
          <w:del w:id="667" w:author="Andrew Instone-Cowie" w:date="2021-08-10T21:33:00Z">
            <w:r w:rsidRPr="00095F1B" w:rsidDel="00095F1B">
              <w:rPr>
                <w:noProof/>
                <w:rPrChange w:id="668" w:author="Andrew Instone-Cowie" w:date="2021-08-10T21:33:00Z">
                  <w:rPr>
                    <w:rStyle w:val="Hyperlink"/>
                    <w:noProof/>
                  </w:rPr>
                </w:rPrChange>
              </w:rPr>
              <w:delText>Appendix B: MBI Protocol Commands</w:delText>
            </w:r>
            <w:r w:rsidDel="00095F1B">
              <w:rPr>
                <w:noProof/>
                <w:webHidden/>
              </w:rPr>
              <w:tab/>
            </w:r>
            <w:r w:rsidR="00CA0B7C" w:rsidDel="00095F1B">
              <w:rPr>
                <w:noProof/>
                <w:webHidden/>
              </w:rPr>
              <w:delText>66</w:delText>
            </w:r>
          </w:del>
        </w:p>
        <w:p w14:paraId="746C21A8" w14:textId="6E655858" w:rsidR="00012709" w:rsidDel="00095F1B" w:rsidRDefault="00012709">
          <w:pPr>
            <w:pStyle w:val="TOC2"/>
            <w:tabs>
              <w:tab w:val="right" w:leader="dot" w:pos="9016"/>
            </w:tabs>
            <w:rPr>
              <w:del w:id="669" w:author="Andrew Instone-Cowie" w:date="2021-08-10T21:33:00Z"/>
              <w:rFonts w:eastAsiaTheme="minorEastAsia"/>
              <w:noProof/>
              <w:lang w:eastAsia="en-GB"/>
            </w:rPr>
          </w:pPr>
          <w:del w:id="670" w:author="Andrew Instone-Cowie" w:date="2021-08-10T21:33:00Z">
            <w:r w:rsidRPr="00095F1B" w:rsidDel="00095F1B">
              <w:rPr>
                <w:noProof/>
                <w:rPrChange w:id="671" w:author="Andrew Instone-Cowie" w:date="2021-08-10T21:33:00Z">
                  <w:rPr>
                    <w:rStyle w:val="Hyperlink"/>
                    <w:noProof/>
                  </w:rPr>
                </w:rPrChange>
              </w:rPr>
              <w:delText>Appendix C: Metrics Tables</w:delText>
            </w:r>
            <w:r w:rsidDel="00095F1B">
              <w:rPr>
                <w:noProof/>
                <w:webHidden/>
              </w:rPr>
              <w:tab/>
            </w:r>
            <w:r w:rsidR="00CA0B7C" w:rsidDel="00095F1B">
              <w:rPr>
                <w:noProof/>
                <w:webHidden/>
              </w:rPr>
              <w:delText>67</w:delText>
            </w:r>
          </w:del>
        </w:p>
        <w:p w14:paraId="73541D0B" w14:textId="2FE65488" w:rsidR="00012709" w:rsidDel="00095F1B" w:rsidRDefault="00012709">
          <w:pPr>
            <w:pStyle w:val="TOC3"/>
            <w:tabs>
              <w:tab w:val="right" w:leader="dot" w:pos="9016"/>
            </w:tabs>
            <w:rPr>
              <w:del w:id="672" w:author="Andrew Instone-Cowie" w:date="2021-08-10T21:33:00Z"/>
              <w:noProof/>
              <w:lang w:val="en-GB" w:eastAsia="en-GB"/>
            </w:rPr>
          </w:pPr>
          <w:del w:id="673" w:author="Andrew Instone-Cowie" w:date="2021-08-10T21:33:00Z">
            <w:r w:rsidRPr="00095F1B" w:rsidDel="00095F1B">
              <w:rPr>
                <w:noProof/>
                <w:rPrChange w:id="674" w:author="Andrew Instone-Cowie" w:date="2021-08-10T21:33:00Z">
                  <w:rPr>
                    <w:rStyle w:val="Hyperlink"/>
                    <w:noProof/>
                  </w:rPr>
                </w:rPrChange>
              </w:rPr>
              <w:delText>Inter-Blow &amp; Inter-Row Interval</w:delText>
            </w:r>
            <w:r w:rsidDel="00095F1B">
              <w:rPr>
                <w:noProof/>
                <w:webHidden/>
              </w:rPr>
              <w:tab/>
            </w:r>
            <w:r w:rsidR="00CA0B7C" w:rsidDel="00095F1B">
              <w:rPr>
                <w:noProof/>
                <w:webHidden/>
              </w:rPr>
              <w:delText>67</w:delText>
            </w:r>
          </w:del>
        </w:p>
        <w:p w14:paraId="7CEB284D" w14:textId="4B3D7B44" w:rsidR="00012709" w:rsidDel="00095F1B" w:rsidRDefault="00012709">
          <w:pPr>
            <w:pStyle w:val="TOC3"/>
            <w:tabs>
              <w:tab w:val="right" w:leader="dot" w:pos="9016"/>
            </w:tabs>
            <w:rPr>
              <w:del w:id="675" w:author="Andrew Instone-Cowie" w:date="2021-08-10T21:33:00Z"/>
              <w:noProof/>
              <w:lang w:val="en-GB" w:eastAsia="en-GB"/>
            </w:rPr>
          </w:pPr>
          <w:del w:id="676" w:author="Andrew Instone-Cowie" w:date="2021-08-10T21:33:00Z">
            <w:r w:rsidRPr="00095F1B" w:rsidDel="00095F1B">
              <w:rPr>
                <w:noProof/>
                <w:rPrChange w:id="677" w:author="Andrew Instone-Cowie" w:date="2021-08-10T21:33:00Z">
                  <w:rPr>
                    <w:rStyle w:val="Hyperlink"/>
                    <w:noProof/>
                  </w:rPr>
                </w:rPrChange>
              </w:rPr>
              <w:delText>Sensor Pulse Duration</w:delText>
            </w:r>
            <w:r w:rsidDel="00095F1B">
              <w:rPr>
                <w:noProof/>
                <w:webHidden/>
              </w:rPr>
              <w:tab/>
            </w:r>
            <w:r w:rsidR="00CA0B7C" w:rsidDel="00095F1B">
              <w:rPr>
                <w:noProof/>
                <w:webHidden/>
              </w:rPr>
              <w:delText>68</w:delText>
            </w:r>
          </w:del>
        </w:p>
        <w:p w14:paraId="6476152C" w14:textId="1BCEA3E3" w:rsidR="00012709" w:rsidDel="00095F1B" w:rsidRDefault="00012709">
          <w:pPr>
            <w:pStyle w:val="TOC3"/>
            <w:tabs>
              <w:tab w:val="right" w:leader="dot" w:pos="9016"/>
            </w:tabs>
            <w:rPr>
              <w:del w:id="678" w:author="Andrew Instone-Cowie" w:date="2021-08-10T21:33:00Z"/>
              <w:noProof/>
              <w:lang w:val="en-GB" w:eastAsia="en-GB"/>
            </w:rPr>
          </w:pPr>
          <w:del w:id="679" w:author="Andrew Instone-Cowie" w:date="2021-08-10T21:33:00Z">
            <w:r w:rsidRPr="00095F1B" w:rsidDel="00095F1B">
              <w:rPr>
                <w:noProof/>
                <w:rPrChange w:id="680" w:author="Andrew Instone-Cowie" w:date="2021-08-10T21:33:00Z">
                  <w:rPr>
                    <w:rStyle w:val="Hyperlink"/>
                    <w:noProof/>
                  </w:rPr>
                </w:rPrChange>
              </w:rPr>
              <w:delText>BDC-to-Strike Intervals</w:delText>
            </w:r>
            <w:r w:rsidDel="00095F1B">
              <w:rPr>
                <w:noProof/>
                <w:webHidden/>
              </w:rPr>
              <w:tab/>
            </w:r>
            <w:r w:rsidR="00CA0B7C" w:rsidDel="00095F1B">
              <w:rPr>
                <w:noProof/>
                <w:webHidden/>
              </w:rPr>
              <w:delText>69</w:delText>
            </w:r>
          </w:del>
        </w:p>
        <w:p w14:paraId="211714EC" w14:textId="134146F5" w:rsidR="00012709" w:rsidDel="00095F1B" w:rsidRDefault="00012709">
          <w:pPr>
            <w:pStyle w:val="TOC2"/>
            <w:tabs>
              <w:tab w:val="right" w:leader="dot" w:pos="9016"/>
            </w:tabs>
            <w:rPr>
              <w:del w:id="681" w:author="Andrew Instone-Cowie" w:date="2021-08-10T21:33:00Z"/>
              <w:rFonts w:eastAsiaTheme="minorEastAsia"/>
              <w:noProof/>
              <w:lang w:eastAsia="en-GB"/>
            </w:rPr>
          </w:pPr>
          <w:del w:id="682" w:author="Andrew Instone-Cowie" w:date="2021-08-10T21:33:00Z">
            <w:r w:rsidRPr="00095F1B" w:rsidDel="00095F1B">
              <w:rPr>
                <w:noProof/>
                <w:rPrChange w:id="683" w:author="Andrew Instone-Cowie" w:date="2021-08-10T21:33:00Z">
                  <w:rPr>
                    <w:rStyle w:val="Hyperlink"/>
                    <w:noProof/>
                  </w:rPr>
                </w:rPrChange>
              </w:rPr>
              <w:delText>Appendix D: CLI Command Reference</w:delText>
            </w:r>
            <w:r w:rsidDel="00095F1B">
              <w:rPr>
                <w:noProof/>
                <w:webHidden/>
              </w:rPr>
              <w:tab/>
            </w:r>
            <w:r w:rsidR="00CA0B7C" w:rsidDel="00095F1B">
              <w:rPr>
                <w:noProof/>
                <w:webHidden/>
              </w:rPr>
              <w:delText>70</w:delText>
            </w:r>
          </w:del>
        </w:p>
        <w:p w14:paraId="0D8A76B5" w14:textId="57177860" w:rsidR="00012709" w:rsidDel="00095F1B" w:rsidRDefault="00012709">
          <w:pPr>
            <w:pStyle w:val="TOC2"/>
            <w:tabs>
              <w:tab w:val="right" w:leader="dot" w:pos="9016"/>
            </w:tabs>
            <w:rPr>
              <w:del w:id="684" w:author="Andrew Instone-Cowie" w:date="2021-08-10T21:33:00Z"/>
              <w:rFonts w:eastAsiaTheme="minorEastAsia"/>
              <w:noProof/>
              <w:lang w:eastAsia="en-GB"/>
            </w:rPr>
          </w:pPr>
          <w:del w:id="685" w:author="Andrew Instone-Cowie" w:date="2021-08-10T21:33:00Z">
            <w:r w:rsidRPr="00095F1B" w:rsidDel="00095F1B">
              <w:rPr>
                <w:noProof/>
                <w:rPrChange w:id="686" w:author="Andrew Instone-Cowie" w:date="2021-08-10T21:33:00Z">
                  <w:rPr>
                    <w:rStyle w:val="Hyperlink"/>
                    <w:noProof/>
                  </w:rPr>
                </w:rPrChange>
              </w:rPr>
              <w:delText>Appendix E: Diagnostic LED Codes</w:delText>
            </w:r>
            <w:r w:rsidDel="00095F1B">
              <w:rPr>
                <w:noProof/>
                <w:webHidden/>
              </w:rPr>
              <w:tab/>
            </w:r>
            <w:r w:rsidR="00CA0B7C" w:rsidDel="00095F1B">
              <w:rPr>
                <w:noProof/>
                <w:webHidden/>
              </w:rPr>
              <w:delText>72</w:delText>
            </w:r>
          </w:del>
        </w:p>
        <w:p w14:paraId="13F8B07C" w14:textId="008C6A57" w:rsidR="00012709" w:rsidDel="00095F1B" w:rsidRDefault="00012709">
          <w:pPr>
            <w:pStyle w:val="TOC2"/>
            <w:tabs>
              <w:tab w:val="right" w:leader="dot" w:pos="9016"/>
            </w:tabs>
            <w:rPr>
              <w:del w:id="687" w:author="Andrew Instone-Cowie" w:date="2021-08-10T21:33:00Z"/>
              <w:rFonts w:eastAsiaTheme="minorEastAsia"/>
              <w:noProof/>
              <w:lang w:eastAsia="en-GB"/>
            </w:rPr>
          </w:pPr>
          <w:del w:id="688" w:author="Andrew Instone-Cowie" w:date="2021-08-10T21:33:00Z">
            <w:r w:rsidRPr="00095F1B" w:rsidDel="00095F1B">
              <w:rPr>
                <w:noProof/>
                <w:rPrChange w:id="689" w:author="Andrew Instone-Cowie" w:date="2021-08-10T21:33:00Z">
                  <w:rPr>
                    <w:rStyle w:val="Hyperlink"/>
                    <w:noProof/>
                  </w:rPr>
                </w:rPrChange>
              </w:rPr>
              <w:delText>Appendix F: Useful Links</w:delText>
            </w:r>
            <w:r w:rsidDel="00095F1B">
              <w:rPr>
                <w:noProof/>
                <w:webHidden/>
              </w:rPr>
              <w:tab/>
            </w:r>
            <w:r w:rsidR="00CA0B7C" w:rsidDel="00095F1B">
              <w:rPr>
                <w:noProof/>
                <w:webHidden/>
              </w:rPr>
              <w:delText>73</w:delText>
            </w:r>
          </w:del>
        </w:p>
        <w:p w14:paraId="46973766" w14:textId="73B98AE8" w:rsidR="00012709" w:rsidDel="00095F1B" w:rsidRDefault="00012709">
          <w:pPr>
            <w:pStyle w:val="TOC2"/>
            <w:tabs>
              <w:tab w:val="right" w:leader="dot" w:pos="9016"/>
            </w:tabs>
            <w:rPr>
              <w:del w:id="690" w:author="Andrew Instone-Cowie" w:date="2021-08-10T21:33:00Z"/>
              <w:rFonts w:eastAsiaTheme="minorEastAsia"/>
              <w:noProof/>
              <w:lang w:eastAsia="en-GB"/>
            </w:rPr>
          </w:pPr>
          <w:del w:id="691" w:author="Andrew Instone-Cowie" w:date="2021-08-10T21:33:00Z">
            <w:r w:rsidRPr="00095F1B" w:rsidDel="00095F1B">
              <w:rPr>
                <w:noProof/>
                <w:rPrChange w:id="692" w:author="Andrew Instone-Cowie" w:date="2021-08-10T21:33:00Z">
                  <w:rPr>
                    <w:rStyle w:val="Hyperlink"/>
                    <w:noProof/>
                  </w:rPr>
                </w:rPrChange>
              </w:rPr>
              <w:delText>Appendix G: A Quarter Peal of Cambridge Surprise Minor</w:delText>
            </w:r>
            <w:r w:rsidDel="00095F1B">
              <w:rPr>
                <w:noProof/>
                <w:webHidden/>
              </w:rPr>
              <w:tab/>
            </w:r>
            <w:r w:rsidR="00CA0B7C" w:rsidDel="00095F1B">
              <w:rPr>
                <w:noProof/>
                <w:webHidden/>
              </w:rPr>
              <w:delText>74</w:delText>
            </w:r>
          </w:del>
        </w:p>
        <w:p w14:paraId="3235204B" w14:textId="23E04F5E" w:rsidR="00012709" w:rsidDel="00095F1B" w:rsidRDefault="00012709">
          <w:pPr>
            <w:pStyle w:val="TOC1"/>
            <w:tabs>
              <w:tab w:val="right" w:leader="dot" w:pos="9016"/>
            </w:tabs>
            <w:rPr>
              <w:del w:id="693" w:author="Andrew Instone-Cowie" w:date="2021-08-10T21:33:00Z"/>
              <w:rFonts w:eastAsiaTheme="minorEastAsia"/>
              <w:noProof/>
              <w:lang w:eastAsia="en-GB"/>
            </w:rPr>
          </w:pPr>
          <w:del w:id="694" w:author="Andrew Instone-Cowie" w:date="2021-08-10T21:33:00Z">
            <w:r w:rsidRPr="00095F1B" w:rsidDel="00095F1B">
              <w:rPr>
                <w:noProof/>
                <w:rPrChange w:id="695" w:author="Andrew Instone-Cowie" w:date="2021-08-10T21:33:00Z">
                  <w:rPr>
                    <w:rStyle w:val="Hyperlink"/>
                    <w:noProof/>
                  </w:rPr>
                </w:rPrChange>
              </w:rPr>
              <w:delText>Licensing &amp; Disclaimers</w:delText>
            </w:r>
            <w:r w:rsidDel="00095F1B">
              <w:rPr>
                <w:noProof/>
                <w:webHidden/>
              </w:rPr>
              <w:tab/>
            </w:r>
            <w:r w:rsidR="00CA0B7C" w:rsidDel="00095F1B">
              <w:rPr>
                <w:noProof/>
                <w:webHidden/>
              </w:rPr>
              <w:delText>75</w:delText>
            </w:r>
          </w:del>
        </w:p>
        <w:p w14:paraId="3B24A7BA" w14:textId="5F2EA6BF" w:rsidR="00012709" w:rsidDel="00095F1B" w:rsidRDefault="00012709">
          <w:pPr>
            <w:pStyle w:val="TOC2"/>
            <w:tabs>
              <w:tab w:val="right" w:leader="dot" w:pos="9016"/>
            </w:tabs>
            <w:rPr>
              <w:del w:id="696" w:author="Andrew Instone-Cowie" w:date="2021-08-10T21:33:00Z"/>
              <w:rFonts w:eastAsiaTheme="minorEastAsia"/>
              <w:noProof/>
              <w:lang w:eastAsia="en-GB"/>
            </w:rPr>
          </w:pPr>
          <w:del w:id="697" w:author="Andrew Instone-Cowie" w:date="2021-08-10T21:33:00Z">
            <w:r w:rsidRPr="00095F1B" w:rsidDel="00095F1B">
              <w:rPr>
                <w:noProof/>
                <w:rPrChange w:id="698" w:author="Andrew Instone-Cowie" w:date="2021-08-10T21:33:00Z">
                  <w:rPr>
                    <w:rStyle w:val="Hyperlink"/>
                    <w:noProof/>
                  </w:rPr>
                </w:rPrChange>
              </w:rPr>
              <w:delText>Documentation</w:delText>
            </w:r>
            <w:r w:rsidDel="00095F1B">
              <w:rPr>
                <w:noProof/>
                <w:webHidden/>
              </w:rPr>
              <w:tab/>
            </w:r>
            <w:r w:rsidR="00CA0B7C" w:rsidDel="00095F1B">
              <w:rPr>
                <w:noProof/>
                <w:webHidden/>
              </w:rPr>
              <w:delText>75</w:delText>
            </w:r>
          </w:del>
        </w:p>
        <w:p w14:paraId="0843532E" w14:textId="4C76DA36" w:rsidR="00012709" w:rsidDel="00095F1B" w:rsidRDefault="00012709">
          <w:pPr>
            <w:pStyle w:val="TOC2"/>
            <w:tabs>
              <w:tab w:val="right" w:leader="dot" w:pos="9016"/>
            </w:tabs>
            <w:rPr>
              <w:del w:id="699" w:author="Andrew Instone-Cowie" w:date="2021-08-10T21:33:00Z"/>
              <w:rFonts w:eastAsiaTheme="minorEastAsia"/>
              <w:noProof/>
              <w:lang w:eastAsia="en-GB"/>
            </w:rPr>
          </w:pPr>
          <w:del w:id="700" w:author="Andrew Instone-Cowie" w:date="2021-08-10T21:33:00Z">
            <w:r w:rsidRPr="00095F1B" w:rsidDel="00095F1B">
              <w:rPr>
                <w:noProof/>
                <w:rPrChange w:id="701" w:author="Andrew Instone-Cowie" w:date="2021-08-10T21:33:00Z">
                  <w:rPr>
                    <w:rStyle w:val="Hyperlink"/>
                    <w:noProof/>
                  </w:rPr>
                </w:rPrChange>
              </w:rPr>
              <w:delText>Software</w:delText>
            </w:r>
            <w:r w:rsidDel="00095F1B">
              <w:rPr>
                <w:noProof/>
                <w:webHidden/>
              </w:rPr>
              <w:tab/>
            </w:r>
            <w:r w:rsidR="00CA0B7C" w:rsidDel="00095F1B">
              <w:rPr>
                <w:noProof/>
                <w:webHidden/>
              </w:rPr>
              <w:delText>75</w:delText>
            </w:r>
          </w:del>
        </w:p>
        <w:p w14:paraId="19DABF90" w14:textId="390E4E02" w:rsidR="00012709" w:rsidDel="00095F1B" w:rsidRDefault="00012709">
          <w:pPr>
            <w:pStyle w:val="TOC1"/>
            <w:tabs>
              <w:tab w:val="right" w:leader="dot" w:pos="9016"/>
            </w:tabs>
            <w:rPr>
              <w:del w:id="702" w:author="Andrew Instone-Cowie" w:date="2021-08-10T21:33:00Z"/>
              <w:rFonts w:eastAsiaTheme="minorEastAsia"/>
              <w:noProof/>
              <w:lang w:eastAsia="en-GB"/>
            </w:rPr>
          </w:pPr>
          <w:del w:id="703" w:author="Andrew Instone-Cowie" w:date="2021-08-10T21:33:00Z">
            <w:r w:rsidRPr="00095F1B" w:rsidDel="00095F1B">
              <w:rPr>
                <w:noProof/>
                <w:rPrChange w:id="704" w:author="Andrew Instone-Cowie" w:date="2021-08-10T21:33:00Z">
                  <w:rPr>
                    <w:rStyle w:val="Hyperlink"/>
                    <w:noProof/>
                  </w:rPr>
                </w:rPrChange>
              </w:rPr>
              <w:delText>Acknowledgements</w:delText>
            </w:r>
            <w:r w:rsidDel="00095F1B">
              <w:rPr>
                <w:noProof/>
                <w:webHidden/>
              </w:rPr>
              <w:tab/>
            </w:r>
            <w:r w:rsidR="00CA0B7C" w:rsidDel="00095F1B">
              <w:rPr>
                <w:noProof/>
                <w:webHidden/>
              </w:rPr>
              <w:delText>76</w:delText>
            </w:r>
          </w:del>
        </w:p>
        <w:p w14:paraId="3900FACE" w14:textId="128AF745" w:rsidR="001060D5" w:rsidRDefault="004A19E5" w:rsidP="00D16CF7">
          <w:pPr>
            <w:rPr>
              <w:noProof/>
            </w:rPr>
          </w:pPr>
          <w:r>
            <w:rPr>
              <w:b/>
              <w:bCs/>
              <w:noProof/>
            </w:rPr>
            <w:fldChar w:fldCharType="end"/>
          </w:r>
        </w:p>
      </w:sdtContent>
    </w:sdt>
    <w:p w14:paraId="75A28F64" w14:textId="77777777" w:rsidR="003A3D10" w:rsidRPr="00787764" w:rsidRDefault="00B7322D" w:rsidP="001E1F78">
      <w:pPr>
        <w:pStyle w:val="Heading1"/>
        <w:spacing w:after="100"/>
      </w:pPr>
      <w:bookmarkStart w:id="705" w:name="_Toc80793196"/>
      <w:r>
        <w:t>I</w:t>
      </w:r>
      <w:r w:rsidR="00E35852">
        <w:t>ndex</w:t>
      </w:r>
      <w:r w:rsidR="003A3D10">
        <w:t xml:space="preserve"> of Figures</w:t>
      </w:r>
      <w:bookmarkEnd w:id="705"/>
    </w:p>
    <w:p w14:paraId="26ACB0BD" w14:textId="79F6C862" w:rsidR="00CD5701" w:rsidRDefault="003A3D10" w:rsidP="00CD5701">
      <w:pPr>
        <w:pStyle w:val="TableofFigures"/>
        <w:tabs>
          <w:tab w:val="right" w:leader="dot" w:pos="9016"/>
        </w:tabs>
        <w:spacing w:after="120"/>
        <w:rPr>
          <w:ins w:id="706" w:author="Andrew Instone-Cowie" w:date="2021-08-25T14:13:00Z"/>
          <w:rFonts w:eastAsiaTheme="minorEastAsia"/>
          <w:noProof/>
          <w:lang w:eastAsia="en-GB"/>
        </w:rPr>
        <w:pPrChange w:id="707" w:author="Andrew Instone-Cowie" w:date="2021-08-25T14:13: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708" w:author="Andrew Instone-Cowie" w:date="2021-08-25T14:13:00Z">
        <w:r w:rsidR="00CD5701" w:rsidRPr="003F7725">
          <w:rPr>
            <w:rStyle w:val="Hyperlink"/>
            <w:noProof/>
          </w:rPr>
          <w:fldChar w:fldCharType="begin"/>
        </w:r>
        <w:r w:rsidR="00CD5701" w:rsidRPr="003F7725">
          <w:rPr>
            <w:rStyle w:val="Hyperlink"/>
            <w:noProof/>
          </w:rPr>
          <w:instrText xml:space="preserve"> </w:instrText>
        </w:r>
        <w:r w:rsidR="00CD5701">
          <w:rPr>
            <w:noProof/>
          </w:rPr>
          <w:instrText>HYPERLINK \l "_Toc80793300"</w:instrText>
        </w:r>
        <w:r w:rsidR="00CD5701" w:rsidRPr="003F7725">
          <w:rPr>
            <w:rStyle w:val="Hyperlink"/>
            <w:noProof/>
          </w:rPr>
          <w:instrText xml:space="preserve"> </w:instrText>
        </w:r>
        <w:r w:rsidR="00CD5701" w:rsidRPr="003F7725">
          <w:rPr>
            <w:rStyle w:val="Hyperlink"/>
            <w:noProof/>
          </w:rPr>
        </w:r>
        <w:r w:rsidR="00CD5701" w:rsidRPr="003F7725">
          <w:rPr>
            <w:rStyle w:val="Hyperlink"/>
            <w:noProof/>
          </w:rPr>
          <w:fldChar w:fldCharType="separate"/>
        </w:r>
        <w:r w:rsidR="00CD5701" w:rsidRPr="003F7725">
          <w:rPr>
            <w:rStyle w:val="Hyperlink"/>
            <w:noProof/>
          </w:rPr>
          <w:t>Figure 1 – Documentation Map</w:t>
        </w:r>
        <w:r w:rsidR="00CD5701">
          <w:rPr>
            <w:noProof/>
            <w:webHidden/>
          </w:rPr>
          <w:tab/>
        </w:r>
        <w:r w:rsidR="00CD5701">
          <w:rPr>
            <w:noProof/>
            <w:webHidden/>
          </w:rPr>
          <w:fldChar w:fldCharType="begin"/>
        </w:r>
        <w:r w:rsidR="00CD5701">
          <w:rPr>
            <w:noProof/>
            <w:webHidden/>
          </w:rPr>
          <w:instrText xml:space="preserve"> PAGEREF _Toc80793300 \h </w:instrText>
        </w:r>
        <w:r w:rsidR="00CD5701">
          <w:rPr>
            <w:noProof/>
            <w:webHidden/>
          </w:rPr>
        </w:r>
      </w:ins>
      <w:r w:rsidR="00CD5701">
        <w:rPr>
          <w:noProof/>
          <w:webHidden/>
        </w:rPr>
        <w:fldChar w:fldCharType="separate"/>
      </w:r>
      <w:ins w:id="709" w:author="Andrew Instone-Cowie" w:date="2021-08-25T14:18:00Z">
        <w:r w:rsidR="00E86763">
          <w:rPr>
            <w:noProof/>
            <w:webHidden/>
          </w:rPr>
          <w:t>9</w:t>
        </w:r>
      </w:ins>
      <w:ins w:id="710" w:author="Andrew Instone-Cowie" w:date="2021-08-25T14:13:00Z">
        <w:r w:rsidR="00CD5701">
          <w:rPr>
            <w:noProof/>
            <w:webHidden/>
          </w:rPr>
          <w:fldChar w:fldCharType="end"/>
        </w:r>
        <w:r w:rsidR="00CD5701" w:rsidRPr="003F7725">
          <w:rPr>
            <w:rStyle w:val="Hyperlink"/>
            <w:noProof/>
          </w:rPr>
          <w:fldChar w:fldCharType="end"/>
        </w:r>
      </w:ins>
    </w:p>
    <w:p w14:paraId="4A051023" w14:textId="3B5A7A46" w:rsidR="00CD5701" w:rsidRDefault="00CD5701" w:rsidP="00CD5701">
      <w:pPr>
        <w:pStyle w:val="TableofFigures"/>
        <w:tabs>
          <w:tab w:val="right" w:leader="dot" w:pos="9016"/>
        </w:tabs>
        <w:spacing w:after="120"/>
        <w:rPr>
          <w:ins w:id="711" w:author="Andrew Instone-Cowie" w:date="2021-08-25T14:13:00Z"/>
          <w:rFonts w:eastAsiaTheme="minorEastAsia"/>
          <w:noProof/>
          <w:lang w:eastAsia="en-GB"/>
        </w:rPr>
        <w:pPrChange w:id="712" w:author="Andrew Instone-Cowie" w:date="2021-08-25T14:13:00Z">
          <w:pPr>
            <w:pStyle w:val="TableofFigures"/>
            <w:tabs>
              <w:tab w:val="right" w:leader="dot" w:pos="9016"/>
            </w:tabs>
          </w:pPr>
        </w:pPrChange>
      </w:pPr>
      <w:ins w:id="71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 – Simulator General Arrangement</w:t>
        </w:r>
        <w:r>
          <w:rPr>
            <w:noProof/>
            <w:webHidden/>
          </w:rPr>
          <w:tab/>
        </w:r>
        <w:r>
          <w:rPr>
            <w:noProof/>
            <w:webHidden/>
          </w:rPr>
          <w:fldChar w:fldCharType="begin"/>
        </w:r>
        <w:r>
          <w:rPr>
            <w:noProof/>
            <w:webHidden/>
          </w:rPr>
          <w:instrText xml:space="preserve"> PAGEREF _Toc80793301 \h </w:instrText>
        </w:r>
        <w:r>
          <w:rPr>
            <w:noProof/>
            <w:webHidden/>
          </w:rPr>
        </w:r>
      </w:ins>
      <w:r>
        <w:rPr>
          <w:noProof/>
          <w:webHidden/>
        </w:rPr>
        <w:fldChar w:fldCharType="separate"/>
      </w:r>
      <w:ins w:id="714" w:author="Andrew Instone-Cowie" w:date="2021-08-25T14:18:00Z">
        <w:r w:rsidR="00E86763">
          <w:rPr>
            <w:noProof/>
            <w:webHidden/>
          </w:rPr>
          <w:t>11</w:t>
        </w:r>
      </w:ins>
      <w:ins w:id="715" w:author="Andrew Instone-Cowie" w:date="2021-08-25T14:13:00Z">
        <w:r>
          <w:rPr>
            <w:noProof/>
            <w:webHidden/>
          </w:rPr>
          <w:fldChar w:fldCharType="end"/>
        </w:r>
        <w:r w:rsidRPr="003F7725">
          <w:rPr>
            <w:rStyle w:val="Hyperlink"/>
            <w:noProof/>
          </w:rPr>
          <w:fldChar w:fldCharType="end"/>
        </w:r>
      </w:ins>
    </w:p>
    <w:p w14:paraId="3F48E183" w14:textId="52A94F7E" w:rsidR="00CD5701" w:rsidRDefault="00CD5701" w:rsidP="00CD5701">
      <w:pPr>
        <w:pStyle w:val="TableofFigures"/>
        <w:tabs>
          <w:tab w:val="right" w:leader="dot" w:pos="9016"/>
        </w:tabs>
        <w:spacing w:after="120"/>
        <w:rPr>
          <w:ins w:id="716" w:author="Andrew Instone-Cowie" w:date="2021-08-25T14:13:00Z"/>
          <w:rFonts w:eastAsiaTheme="minorEastAsia"/>
          <w:noProof/>
          <w:lang w:eastAsia="en-GB"/>
        </w:rPr>
        <w:pPrChange w:id="717" w:author="Andrew Instone-Cowie" w:date="2021-08-25T14:13:00Z">
          <w:pPr>
            <w:pStyle w:val="TableofFigures"/>
            <w:tabs>
              <w:tab w:val="right" w:leader="dot" w:pos="9016"/>
            </w:tabs>
          </w:pPr>
        </w:pPrChange>
      </w:pPr>
      <w:ins w:id="71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 – Second PC Module General Arrangement</w:t>
        </w:r>
        <w:r>
          <w:rPr>
            <w:noProof/>
            <w:webHidden/>
          </w:rPr>
          <w:tab/>
        </w:r>
        <w:r>
          <w:rPr>
            <w:noProof/>
            <w:webHidden/>
          </w:rPr>
          <w:fldChar w:fldCharType="begin"/>
        </w:r>
        <w:r>
          <w:rPr>
            <w:noProof/>
            <w:webHidden/>
          </w:rPr>
          <w:instrText xml:space="preserve"> PAGEREF _Toc80793302 \h </w:instrText>
        </w:r>
        <w:r>
          <w:rPr>
            <w:noProof/>
            <w:webHidden/>
          </w:rPr>
        </w:r>
      </w:ins>
      <w:r>
        <w:rPr>
          <w:noProof/>
          <w:webHidden/>
        </w:rPr>
        <w:fldChar w:fldCharType="separate"/>
      </w:r>
      <w:ins w:id="719" w:author="Andrew Instone-Cowie" w:date="2021-08-25T14:18:00Z">
        <w:r w:rsidR="00E86763">
          <w:rPr>
            <w:noProof/>
            <w:webHidden/>
          </w:rPr>
          <w:t>12</w:t>
        </w:r>
      </w:ins>
      <w:ins w:id="720" w:author="Andrew Instone-Cowie" w:date="2021-08-25T14:13:00Z">
        <w:r>
          <w:rPr>
            <w:noProof/>
            <w:webHidden/>
          </w:rPr>
          <w:fldChar w:fldCharType="end"/>
        </w:r>
        <w:r w:rsidRPr="003F7725">
          <w:rPr>
            <w:rStyle w:val="Hyperlink"/>
            <w:noProof/>
          </w:rPr>
          <w:fldChar w:fldCharType="end"/>
        </w:r>
      </w:ins>
    </w:p>
    <w:p w14:paraId="6A002D6A" w14:textId="02D4AD08" w:rsidR="00CD5701" w:rsidRDefault="00CD5701" w:rsidP="00CD5701">
      <w:pPr>
        <w:pStyle w:val="TableofFigures"/>
        <w:tabs>
          <w:tab w:val="right" w:leader="dot" w:pos="9016"/>
        </w:tabs>
        <w:spacing w:after="120"/>
        <w:rPr>
          <w:ins w:id="721" w:author="Andrew Instone-Cowie" w:date="2021-08-25T14:13:00Z"/>
          <w:rFonts w:eastAsiaTheme="minorEastAsia"/>
          <w:noProof/>
          <w:lang w:eastAsia="en-GB"/>
        </w:rPr>
        <w:pPrChange w:id="722" w:author="Andrew Instone-Cowie" w:date="2021-08-25T14:13:00Z">
          <w:pPr>
            <w:pStyle w:val="TableofFigures"/>
            <w:tabs>
              <w:tab w:val="right" w:leader="dot" w:pos="9016"/>
            </w:tabs>
          </w:pPr>
        </w:pPrChange>
      </w:pPr>
      <w:ins w:id="72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 – Basic Serial Splitter Modules General Arrangement</w:t>
        </w:r>
        <w:r>
          <w:rPr>
            <w:noProof/>
            <w:webHidden/>
          </w:rPr>
          <w:tab/>
        </w:r>
        <w:r>
          <w:rPr>
            <w:noProof/>
            <w:webHidden/>
          </w:rPr>
          <w:fldChar w:fldCharType="begin"/>
        </w:r>
        <w:r>
          <w:rPr>
            <w:noProof/>
            <w:webHidden/>
          </w:rPr>
          <w:instrText xml:space="preserve"> PAGEREF _Toc80793303 \h </w:instrText>
        </w:r>
        <w:r>
          <w:rPr>
            <w:noProof/>
            <w:webHidden/>
          </w:rPr>
        </w:r>
      </w:ins>
      <w:r>
        <w:rPr>
          <w:noProof/>
          <w:webHidden/>
        </w:rPr>
        <w:fldChar w:fldCharType="separate"/>
      </w:r>
      <w:ins w:id="724" w:author="Andrew Instone-Cowie" w:date="2021-08-25T14:18:00Z">
        <w:r w:rsidR="00E86763">
          <w:rPr>
            <w:noProof/>
            <w:webHidden/>
          </w:rPr>
          <w:t>13</w:t>
        </w:r>
      </w:ins>
      <w:ins w:id="725" w:author="Andrew Instone-Cowie" w:date="2021-08-25T14:13:00Z">
        <w:r>
          <w:rPr>
            <w:noProof/>
            <w:webHidden/>
          </w:rPr>
          <w:fldChar w:fldCharType="end"/>
        </w:r>
        <w:r w:rsidRPr="003F7725">
          <w:rPr>
            <w:rStyle w:val="Hyperlink"/>
            <w:noProof/>
          </w:rPr>
          <w:fldChar w:fldCharType="end"/>
        </w:r>
      </w:ins>
    </w:p>
    <w:p w14:paraId="23DB18A5" w14:textId="4CA81F4E" w:rsidR="00CD5701" w:rsidRDefault="00CD5701" w:rsidP="00CD5701">
      <w:pPr>
        <w:pStyle w:val="TableofFigures"/>
        <w:tabs>
          <w:tab w:val="right" w:leader="dot" w:pos="9016"/>
        </w:tabs>
        <w:spacing w:after="120"/>
        <w:rPr>
          <w:ins w:id="726" w:author="Andrew Instone-Cowie" w:date="2021-08-25T14:13:00Z"/>
          <w:rFonts w:eastAsiaTheme="minorEastAsia"/>
          <w:noProof/>
          <w:lang w:eastAsia="en-GB"/>
        </w:rPr>
        <w:pPrChange w:id="727" w:author="Andrew Instone-Cowie" w:date="2021-08-25T14:13:00Z">
          <w:pPr>
            <w:pStyle w:val="TableofFigures"/>
            <w:tabs>
              <w:tab w:val="right" w:leader="dot" w:pos="9016"/>
            </w:tabs>
          </w:pPr>
        </w:pPrChange>
      </w:pPr>
      <w:ins w:id="72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 – Dual Triggers – Backstroke Strike Point</w:t>
        </w:r>
        <w:r>
          <w:rPr>
            <w:noProof/>
            <w:webHidden/>
          </w:rPr>
          <w:tab/>
        </w:r>
        <w:r>
          <w:rPr>
            <w:noProof/>
            <w:webHidden/>
          </w:rPr>
          <w:fldChar w:fldCharType="begin"/>
        </w:r>
        <w:r>
          <w:rPr>
            <w:noProof/>
            <w:webHidden/>
          </w:rPr>
          <w:instrText xml:space="preserve"> PAGEREF _Toc80793304 \h </w:instrText>
        </w:r>
        <w:r>
          <w:rPr>
            <w:noProof/>
            <w:webHidden/>
          </w:rPr>
        </w:r>
      </w:ins>
      <w:r>
        <w:rPr>
          <w:noProof/>
          <w:webHidden/>
        </w:rPr>
        <w:fldChar w:fldCharType="separate"/>
      </w:r>
      <w:ins w:id="729" w:author="Andrew Instone-Cowie" w:date="2021-08-25T14:18:00Z">
        <w:r w:rsidR="00E86763">
          <w:rPr>
            <w:noProof/>
            <w:webHidden/>
          </w:rPr>
          <w:t>15</w:t>
        </w:r>
      </w:ins>
      <w:ins w:id="730" w:author="Andrew Instone-Cowie" w:date="2021-08-25T14:13:00Z">
        <w:r>
          <w:rPr>
            <w:noProof/>
            <w:webHidden/>
          </w:rPr>
          <w:fldChar w:fldCharType="end"/>
        </w:r>
        <w:r w:rsidRPr="003F7725">
          <w:rPr>
            <w:rStyle w:val="Hyperlink"/>
            <w:noProof/>
          </w:rPr>
          <w:fldChar w:fldCharType="end"/>
        </w:r>
      </w:ins>
    </w:p>
    <w:p w14:paraId="274D4351" w14:textId="07968670" w:rsidR="00CD5701" w:rsidRDefault="00CD5701" w:rsidP="00CD5701">
      <w:pPr>
        <w:pStyle w:val="TableofFigures"/>
        <w:tabs>
          <w:tab w:val="right" w:leader="dot" w:pos="9016"/>
        </w:tabs>
        <w:spacing w:after="120"/>
        <w:rPr>
          <w:ins w:id="731" w:author="Andrew Instone-Cowie" w:date="2021-08-25T14:13:00Z"/>
          <w:rFonts w:eastAsiaTheme="minorEastAsia"/>
          <w:noProof/>
          <w:lang w:eastAsia="en-GB"/>
        </w:rPr>
        <w:pPrChange w:id="732" w:author="Andrew Instone-Cowie" w:date="2021-08-25T14:13:00Z">
          <w:pPr>
            <w:pStyle w:val="TableofFigures"/>
            <w:tabs>
              <w:tab w:val="right" w:leader="dot" w:pos="9016"/>
            </w:tabs>
          </w:pPr>
        </w:pPrChange>
      </w:pPr>
      <w:ins w:id="73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6 – Dual Triggers – Handstroke Strike Point</w:t>
        </w:r>
        <w:r>
          <w:rPr>
            <w:noProof/>
            <w:webHidden/>
          </w:rPr>
          <w:tab/>
        </w:r>
        <w:r>
          <w:rPr>
            <w:noProof/>
            <w:webHidden/>
          </w:rPr>
          <w:fldChar w:fldCharType="begin"/>
        </w:r>
        <w:r>
          <w:rPr>
            <w:noProof/>
            <w:webHidden/>
          </w:rPr>
          <w:instrText xml:space="preserve"> PAGEREF _Toc80793305 \h </w:instrText>
        </w:r>
        <w:r>
          <w:rPr>
            <w:noProof/>
            <w:webHidden/>
          </w:rPr>
        </w:r>
      </w:ins>
      <w:r>
        <w:rPr>
          <w:noProof/>
          <w:webHidden/>
        </w:rPr>
        <w:fldChar w:fldCharType="separate"/>
      </w:r>
      <w:ins w:id="734" w:author="Andrew Instone-Cowie" w:date="2021-08-25T14:18:00Z">
        <w:r w:rsidR="00E86763">
          <w:rPr>
            <w:noProof/>
            <w:webHidden/>
          </w:rPr>
          <w:t>15</w:t>
        </w:r>
      </w:ins>
      <w:ins w:id="735" w:author="Andrew Instone-Cowie" w:date="2021-08-25T14:13:00Z">
        <w:r>
          <w:rPr>
            <w:noProof/>
            <w:webHidden/>
          </w:rPr>
          <w:fldChar w:fldCharType="end"/>
        </w:r>
        <w:r w:rsidRPr="003F7725">
          <w:rPr>
            <w:rStyle w:val="Hyperlink"/>
            <w:noProof/>
          </w:rPr>
          <w:fldChar w:fldCharType="end"/>
        </w:r>
      </w:ins>
    </w:p>
    <w:p w14:paraId="5A1C37F1" w14:textId="6462A988" w:rsidR="00CD5701" w:rsidRDefault="00CD5701" w:rsidP="00CD5701">
      <w:pPr>
        <w:pStyle w:val="TableofFigures"/>
        <w:tabs>
          <w:tab w:val="right" w:leader="dot" w:pos="9016"/>
        </w:tabs>
        <w:spacing w:after="120"/>
        <w:rPr>
          <w:ins w:id="736" w:author="Andrew Instone-Cowie" w:date="2021-08-25T14:13:00Z"/>
          <w:rFonts w:eastAsiaTheme="minorEastAsia"/>
          <w:noProof/>
          <w:lang w:eastAsia="en-GB"/>
        </w:rPr>
        <w:pPrChange w:id="737" w:author="Andrew Instone-Cowie" w:date="2021-08-25T14:13:00Z">
          <w:pPr>
            <w:pStyle w:val="TableofFigures"/>
            <w:tabs>
              <w:tab w:val="right" w:leader="dot" w:pos="9016"/>
            </w:tabs>
          </w:pPr>
        </w:pPrChange>
      </w:pPr>
      <w:ins w:id="73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7 – Single Trigger – Backstroke Strike Point</w:t>
        </w:r>
        <w:r>
          <w:rPr>
            <w:noProof/>
            <w:webHidden/>
          </w:rPr>
          <w:tab/>
        </w:r>
        <w:r>
          <w:rPr>
            <w:noProof/>
            <w:webHidden/>
          </w:rPr>
          <w:fldChar w:fldCharType="begin"/>
        </w:r>
        <w:r>
          <w:rPr>
            <w:noProof/>
            <w:webHidden/>
          </w:rPr>
          <w:instrText xml:space="preserve"> PAGEREF _Toc80793306 \h </w:instrText>
        </w:r>
        <w:r>
          <w:rPr>
            <w:noProof/>
            <w:webHidden/>
          </w:rPr>
        </w:r>
      </w:ins>
      <w:r>
        <w:rPr>
          <w:noProof/>
          <w:webHidden/>
        </w:rPr>
        <w:fldChar w:fldCharType="separate"/>
      </w:r>
      <w:ins w:id="739" w:author="Andrew Instone-Cowie" w:date="2021-08-25T14:18:00Z">
        <w:r w:rsidR="00E86763">
          <w:rPr>
            <w:noProof/>
            <w:webHidden/>
          </w:rPr>
          <w:t>16</w:t>
        </w:r>
      </w:ins>
      <w:ins w:id="740" w:author="Andrew Instone-Cowie" w:date="2021-08-25T14:13:00Z">
        <w:r>
          <w:rPr>
            <w:noProof/>
            <w:webHidden/>
          </w:rPr>
          <w:fldChar w:fldCharType="end"/>
        </w:r>
        <w:r w:rsidRPr="003F7725">
          <w:rPr>
            <w:rStyle w:val="Hyperlink"/>
            <w:noProof/>
          </w:rPr>
          <w:fldChar w:fldCharType="end"/>
        </w:r>
      </w:ins>
    </w:p>
    <w:p w14:paraId="079AF744" w14:textId="28BB2DCC" w:rsidR="00CD5701" w:rsidRDefault="00CD5701" w:rsidP="00CD5701">
      <w:pPr>
        <w:pStyle w:val="TableofFigures"/>
        <w:tabs>
          <w:tab w:val="right" w:leader="dot" w:pos="9016"/>
        </w:tabs>
        <w:spacing w:after="120"/>
        <w:rPr>
          <w:ins w:id="741" w:author="Andrew Instone-Cowie" w:date="2021-08-25T14:13:00Z"/>
          <w:rFonts w:eastAsiaTheme="minorEastAsia"/>
          <w:noProof/>
          <w:lang w:eastAsia="en-GB"/>
        </w:rPr>
        <w:pPrChange w:id="742" w:author="Andrew Instone-Cowie" w:date="2021-08-25T14:13:00Z">
          <w:pPr>
            <w:pStyle w:val="TableofFigures"/>
            <w:tabs>
              <w:tab w:val="right" w:leader="dot" w:pos="9016"/>
            </w:tabs>
          </w:pPr>
        </w:pPrChange>
      </w:pPr>
      <w:ins w:id="74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8 – Single Trigger – Handstroke Strike Point</w:t>
        </w:r>
        <w:r>
          <w:rPr>
            <w:noProof/>
            <w:webHidden/>
          </w:rPr>
          <w:tab/>
        </w:r>
        <w:r>
          <w:rPr>
            <w:noProof/>
            <w:webHidden/>
          </w:rPr>
          <w:fldChar w:fldCharType="begin"/>
        </w:r>
        <w:r>
          <w:rPr>
            <w:noProof/>
            <w:webHidden/>
          </w:rPr>
          <w:instrText xml:space="preserve"> PAGEREF _Toc80793307 \h </w:instrText>
        </w:r>
        <w:r>
          <w:rPr>
            <w:noProof/>
            <w:webHidden/>
          </w:rPr>
        </w:r>
      </w:ins>
      <w:r>
        <w:rPr>
          <w:noProof/>
          <w:webHidden/>
        </w:rPr>
        <w:fldChar w:fldCharType="separate"/>
      </w:r>
      <w:ins w:id="744" w:author="Andrew Instone-Cowie" w:date="2021-08-25T14:18:00Z">
        <w:r w:rsidR="00E86763">
          <w:rPr>
            <w:noProof/>
            <w:webHidden/>
          </w:rPr>
          <w:t>16</w:t>
        </w:r>
      </w:ins>
      <w:ins w:id="745" w:author="Andrew Instone-Cowie" w:date="2021-08-25T14:13:00Z">
        <w:r>
          <w:rPr>
            <w:noProof/>
            <w:webHidden/>
          </w:rPr>
          <w:fldChar w:fldCharType="end"/>
        </w:r>
        <w:r w:rsidRPr="003F7725">
          <w:rPr>
            <w:rStyle w:val="Hyperlink"/>
            <w:noProof/>
          </w:rPr>
          <w:fldChar w:fldCharType="end"/>
        </w:r>
      </w:ins>
    </w:p>
    <w:p w14:paraId="5F0C8F98" w14:textId="25346790" w:rsidR="00CD5701" w:rsidRDefault="00CD5701" w:rsidP="00CD5701">
      <w:pPr>
        <w:pStyle w:val="TableofFigures"/>
        <w:tabs>
          <w:tab w:val="right" w:leader="dot" w:pos="9016"/>
        </w:tabs>
        <w:spacing w:after="120"/>
        <w:rPr>
          <w:ins w:id="746" w:author="Andrew Instone-Cowie" w:date="2021-08-25T14:13:00Z"/>
          <w:rFonts w:eastAsiaTheme="minorEastAsia"/>
          <w:noProof/>
          <w:lang w:eastAsia="en-GB"/>
        </w:rPr>
        <w:pPrChange w:id="747" w:author="Andrew Instone-Cowie" w:date="2021-08-25T14:13:00Z">
          <w:pPr>
            <w:pStyle w:val="TableofFigures"/>
            <w:tabs>
              <w:tab w:val="right" w:leader="dot" w:pos="9016"/>
            </w:tabs>
          </w:pPr>
        </w:pPrChange>
      </w:pPr>
      <w:ins w:id="74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"_Toc80793308"</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9 – Basic Serial Splitter Downstream Data Flow</w:t>
        </w:r>
        <w:r>
          <w:rPr>
            <w:noProof/>
            <w:webHidden/>
          </w:rPr>
          <w:tab/>
        </w:r>
        <w:r>
          <w:rPr>
            <w:noProof/>
            <w:webHidden/>
          </w:rPr>
          <w:fldChar w:fldCharType="begin"/>
        </w:r>
        <w:r>
          <w:rPr>
            <w:noProof/>
            <w:webHidden/>
          </w:rPr>
          <w:instrText xml:space="preserve"> PAGEREF _Toc80793308 \h </w:instrText>
        </w:r>
        <w:r>
          <w:rPr>
            <w:noProof/>
            <w:webHidden/>
          </w:rPr>
        </w:r>
      </w:ins>
      <w:r>
        <w:rPr>
          <w:noProof/>
          <w:webHidden/>
        </w:rPr>
        <w:fldChar w:fldCharType="separate"/>
      </w:r>
      <w:ins w:id="749" w:author="Andrew Instone-Cowie" w:date="2021-08-25T14:18:00Z">
        <w:r w:rsidR="00E86763">
          <w:rPr>
            <w:noProof/>
            <w:webHidden/>
          </w:rPr>
          <w:t>26</w:t>
        </w:r>
      </w:ins>
      <w:ins w:id="750" w:author="Andrew Instone-Cowie" w:date="2021-08-25T14:13:00Z">
        <w:r>
          <w:rPr>
            <w:noProof/>
            <w:webHidden/>
          </w:rPr>
          <w:fldChar w:fldCharType="end"/>
        </w:r>
        <w:r w:rsidRPr="003F7725">
          <w:rPr>
            <w:rStyle w:val="Hyperlink"/>
            <w:noProof/>
          </w:rPr>
          <w:fldChar w:fldCharType="end"/>
        </w:r>
      </w:ins>
    </w:p>
    <w:p w14:paraId="7FED9447" w14:textId="4D613528" w:rsidR="00CD5701" w:rsidRDefault="00CD5701" w:rsidP="00CD5701">
      <w:pPr>
        <w:pStyle w:val="TableofFigures"/>
        <w:tabs>
          <w:tab w:val="right" w:leader="dot" w:pos="9016"/>
        </w:tabs>
        <w:spacing w:after="120"/>
        <w:rPr>
          <w:ins w:id="751" w:author="Andrew Instone-Cowie" w:date="2021-08-25T14:13:00Z"/>
          <w:rFonts w:eastAsiaTheme="minorEastAsia"/>
          <w:noProof/>
          <w:lang w:eastAsia="en-GB"/>
        </w:rPr>
        <w:pPrChange w:id="752" w:author="Andrew Instone-Cowie" w:date="2021-08-25T14:13:00Z">
          <w:pPr>
            <w:pStyle w:val="TableofFigures"/>
            <w:tabs>
              <w:tab w:val="right" w:leader="dot" w:pos="9016"/>
            </w:tabs>
          </w:pPr>
        </w:pPrChange>
      </w:pPr>
      <w:ins w:id="75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"_Toc80793309"</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10 – Basic Serial Splitter Upstream Data Flow</w:t>
        </w:r>
        <w:r>
          <w:rPr>
            <w:noProof/>
            <w:webHidden/>
          </w:rPr>
          <w:tab/>
        </w:r>
        <w:r>
          <w:rPr>
            <w:noProof/>
            <w:webHidden/>
          </w:rPr>
          <w:fldChar w:fldCharType="begin"/>
        </w:r>
        <w:r>
          <w:rPr>
            <w:noProof/>
            <w:webHidden/>
          </w:rPr>
          <w:instrText xml:space="preserve"> PAGEREF _Toc80793309 \h </w:instrText>
        </w:r>
        <w:r>
          <w:rPr>
            <w:noProof/>
            <w:webHidden/>
          </w:rPr>
        </w:r>
      </w:ins>
      <w:r>
        <w:rPr>
          <w:noProof/>
          <w:webHidden/>
        </w:rPr>
        <w:fldChar w:fldCharType="separate"/>
      </w:r>
      <w:ins w:id="754" w:author="Andrew Instone-Cowie" w:date="2021-08-25T14:18:00Z">
        <w:r w:rsidR="00E86763">
          <w:rPr>
            <w:noProof/>
            <w:webHidden/>
          </w:rPr>
          <w:t>28</w:t>
        </w:r>
      </w:ins>
      <w:ins w:id="755" w:author="Andrew Instone-Cowie" w:date="2021-08-25T14:13:00Z">
        <w:r>
          <w:rPr>
            <w:noProof/>
            <w:webHidden/>
          </w:rPr>
          <w:fldChar w:fldCharType="end"/>
        </w:r>
        <w:r w:rsidRPr="003F7725">
          <w:rPr>
            <w:rStyle w:val="Hyperlink"/>
            <w:noProof/>
          </w:rPr>
          <w:fldChar w:fldCharType="end"/>
        </w:r>
      </w:ins>
    </w:p>
    <w:p w14:paraId="585E74BB" w14:textId="4E125C33" w:rsidR="00CD5701" w:rsidRDefault="00CD5701" w:rsidP="00CD5701">
      <w:pPr>
        <w:pStyle w:val="TableofFigures"/>
        <w:tabs>
          <w:tab w:val="right" w:leader="dot" w:pos="9016"/>
        </w:tabs>
        <w:spacing w:after="120"/>
        <w:rPr>
          <w:ins w:id="756" w:author="Andrew Instone-Cowie" w:date="2021-08-25T14:13:00Z"/>
          <w:rFonts w:eastAsiaTheme="minorEastAsia"/>
          <w:noProof/>
          <w:lang w:eastAsia="en-GB"/>
        </w:rPr>
        <w:pPrChange w:id="757" w:author="Andrew Instone-Cowie" w:date="2021-08-25T14:13:00Z">
          <w:pPr>
            <w:pStyle w:val="TableofFigures"/>
            <w:tabs>
              <w:tab w:val="right" w:leader="dot" w:pos="9016"/>
            </w:tabs>
          </w:pPr>
        </w:pPrChange>
      </w:pPr>
      <w:ins w:id="75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"_Toc80793310"</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11 – Basic Serial Splitter Transmitter Control</w:t>
        </w:r>
        <w:r>
          <w:rPr>
            <w:noProof/>
            <w:webHidden/>
          </w:rPr>
          <w:tab/>
        </w:r>
        <w:r>
          <w:rPr>
            <w:noProof/>
            <w:webHidden/>
          </w:rPr>
          <w:fldChar w:fldCharType="begin"/>
        </w:r>
        <w:r>
          <w:rPr>
            <w:noProof/>
            <w:webHidden/>
          </w:rPr>
          <w:instrText xml:space="preserve"> PAGEREF _Toc80793310 \h </w:instrText>
        </w:r>
        <w:r>
          <w:rPr>
            <w:noProof/>
            <w:webHidden/>
          </w:rPr>
        </w:r>
      </w:ins>
      <w:r>
        <w:rPr>
          <w:noProof/>
          <w:webHidden/>
        </w:rPr>
        <w:fldChar w:fldCharType="separate"/>
      </w:r>
      <w:ins w:id="759" w:author="Andrew Instone-Cowie" w:date="2021-08-25T14:18:00Z">
        <w:r w:rsidR="00E86763">
          <w:rPr>
            <w:noProof/>
            <w:webHidden/>
          </w:rPr>
          <w:t>29</w:t>
        </w:r>
      </w:ins>
      <w:ins w:id="760" w:author="Andrew Instone-Cowie" w:date="2021-08-25T14:13:00Z">
        <w:r>
          <w:rPr>
            <w:noProof/>
            <w:webHidden/>
          </w:rPr>
          <w:fldChar w:fldCharType="end"/>
        </w:r>
        <w:r w:rsidRPr="003F7725">
          <w:rPr>
            <w:rStyle w:val="Hyperlink"/>
            <w:noProof/>
          </w:rPr>
          <w:fldChar w:fldCharType="end"/>
        </w:r>
      </w:ins>
    </w:p>
    <w:p w14:paraId="3AB11D66" w14:textId="7BAADD67" w:rsidR="00CD5701" w:rsidRDefault="00CD5701" w:rsidP="00CD5701">
      <w:pPr>
        <w:pStyle w:val="TableofFigures"/>
        <w:tabs>
          <w:tab w:val="right" w:leader="dot" w:pos="9016"/>
        </w:tabs>
        <w:spacing w:after="120"/>
        <w:rPr>
          <w:ins w:id="761" w:author="Andrew Instone-Cowie" w:date="2021-08-25T14:13:00Z"/>
          <w:rFonts w:eastAsiaTheme="minorEastAsia"/>
          <w:noProof/>
          <w:lang w:eastAsia="en-GB"/>
        </w:rPr>
        <w:pPrChange w:id="762" w:author="Andrew Instone-Cowie" w:date="2021-08-25T14:13:00Z">
          <w:pPr>
            <w:pStyle w:val="TableofFigures"/>
            <w:tabs>
              <w:tab w:val="right" w:leader="dot" w:pos="9016"/>
            </w:tabs>
          </w:pPr>
        </w:pPrChange>
      </w:pPr>
      <w:ins w:id="76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12 – Polarity Protection – Correct</w:t>
        </w:r>
        <w:r>
          <w:rPr>
            <w:noProof/>
            <w:webHidden/>
          </w:rPr>
          <w:tab/>
        </w:r>
        <w:r>
          <w:rPr>
            <w:noProof/>
            <w:webHidden/>
          </w:rPr>
          <w:fldChar w:fldCharType="begin"/>
        </w:r>
        <w:r>
          <w:rPr>
            <w:noProof/>
            <w:webHidden/>
          </w:rPr>
          <w:instrText xml:space="preserve"> PAGEREF _Toc80793311 \h </w:instrText>
        </w:r>
        <w:r>
          <w:rPr>
            <w:noProof/>
            <w:webHidden/>
          </w:rPr>
        </w:r>
      </w:ins>
      <w:r>
        <w:rPr>
          <w:noProof/>
          <w:webHidden/>
        </w:rPr>
        <w:fldChar w:fldCharType="separate"/>
      </w:r>
      <w:ins w:id="764" w:author="Andrew Instone-Cowie" w:date="2021-08-25T14:18:00Z">
        <w:r w:rsidR="00E86763">
          <w:rPr>
            <w:noProof/>
            <w:webHidden/>
          </w:rPr>
          <w:t>31</w:t>
        </w:r>
      </w:ins>
      <w:ins w:id="765" w:author="Andrew Instone-Cowie" w:date="2021-08-25T14:13:00Z">
        <w:r>
          <w:rPr>
            <w:noProof/>
            <w:webHidden/>
          </w:rPr>
          <w:fldChar w:fldCharType="end"/>
        </w:r>
        <w:r w:rsidRPr="003F7725">
          <w:rPr>
            <w:rStyle w:val="Hyperlink"/>
            <w:noProof/>
          </w:rPr>
          <w:fldChar w:fldCharType="end"/>
        </w:r>
      </w:ins>
    </w:p>
    <w:p w14:paraId="37C1A85F" w14:textId="4C6652FA" w:rsidR="00CD5701" w:rsidRDefault="00CD5701" w:rsidP="00CD5701">
      <w:pPr>
        <w:pStyle w:val="TableofFigures"/>
        <w:tabs>
          <w:tab w:val="right" w:leader="dot" w:pos="9016"/>
        </w:tabs>
        <w:spacing w:after="120"/>
        <w:rPr>
          <w:ins w:id="766" w:author="Andrew Instone-Cowie" w:date="2021-08-25T14:13:00Z"/>
          <w:rFonts w:eastAsiaTheme="minorEastAsia"/>
          <w:noProof/>
          <w:lang w:eastAsia="en-GB"/>
        </w:rPr>
        <w:pPrChange w:id="767" w:author="Andrew Instone-Cowie" w:date="2021-08-25T14:13:00Z">
          <w:pPr>
            <w:pStyle w:val="TableofFigures"/>
            <w:tabs>
              <w:tab w:val="right" w:leader="dot" w:pos="9016"/>
            </w:tabs>
          </w:pPr>
        </w:pPrChange>
      </w:pPr>
      <w:ins w:id="76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13 – Polarity Protection – Reversed</w:t>
        </w:r>
        <w:r>
          <w:rPr>
            <w:noProof/>
            <w:webHidden/>
          </w:rPr>
          <w:tab/>
        </w:r>
        <w:r>
          <w:rPr>
            <w:noProof/>
            <w:webHidden/>
          </w:rPr>
          <w:fldChar w:fldCharType="begin"/>
        </w:r>
        <w:r>
          <w:rPr>
            <w:noProof/>
            <w:webHidden/>
          </w:rPr>
          <w:instrText xml:space="preserve"> PAGEREF _Toc80793312 \h </w:instrText>
        </w:r>
        <w:r>
          <w:rPr>
            <w:noProof/>
            <w:webHidden/>
          </w:rPr>
        </w:r>
      </w:ins>
      <w:r>
        <w:rPr>
          <w:noProof/>
          <w:webHidden/>
        </w:rPr>
        <w:fldChar w:fldCharType="separate"/>
      </w:r>
      <w:ins w:id="769" w:author="Andrew Instone-Cowie" w:date="2021-08-25T14:18:00Z">
        <w:r w:rsidR="00E86763">
          <w:rPr>
            <w:noProof/>
            <w:webHidden/>
          </w:rPr>
          <w:t>32</w:t>
        </w:r>
      </w:ins>
      <w:ins w:id="770" w:author="Andrew Instone-Cowie" w:date="2021-08-25T14:13:00Z">
        <w:r>
          <w:rPr>
            <w:noProof/>
            <w:webHidden/>
          </w:rPr>
          <w:fldChar w:fldCharType="end"/>
        </w:r>
        <w:r w:rsidRPr="003F7725">
          <w:rPr>
            <w:rStyle w:val="Hyperlink"/>
            <w:noProof/>
          </w:rPr>
          <w:fldChar w:fldCharType="end"/>
        </w:r>
      </w:ins>
    </w:p>
    <w:p w14:paraId="1B6527F2" w14:textId="293076F0" w:rsidR="00CD5701" w:rsidRDefault="00CD5701" w:rsidP="00CD5701">
      <w:pPr>
        <w:pStyle w:val="TableofFigures"/>
        <w:tabs>
          <w:tab w:val="right" w:leader="dot" w:pos="9016"/>
        </w:tabs>
        <w:spacing w:after="120"/>
        <w:rPr>
          <w:ins w:id="771" w:author="Andrew Instone-Cowie" w:date="2021-08-25T14:13:00Z"/>
          <w:rFonts w:eastAsiaTheme="minorEastAsia"/>
          <w:noProof/>
          <w:lang w:eastAsia="en-GB"/>
        </w:rPr>
        <w:pPrChange w:id="772" w:author="Andrew Instone-Cowie" w:date="2021-08-25T14:13:00Z">
          <w:pPr>
            <w:pStyle w:val="TableofFigures"/>
            <w:tabs>
              <w:tab w:val="right" w:leader="dot" w:pos="9016"/>
            </w:tabs>
          </w:pPr>
        </w:pPrChange>
      </w:pPr>
      <w:ins w:id="77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14 – TVS Diode Characteristic Curves</w:t>
        </w:r>
        <w:r>
          <w:rPr>
            <w:noProof/>
            <w:webHidden/>
          </w:rPr>
          <w:tab/>
        </w:r>
        <w:r>
          <w:rPr>
            <w:noProof/>
            <w:webHidden/>
          </w:rPr>
          <w:fldChar w:fldCharType="begin"/>
        </w:r>
        <w:r>
          <w:rPr>
            <w:noProof/>
            <w:webHidden/>
          </w:rPr>
          <w:instrText xml:space="preserve"> PAGEREF _Toc80793313 \h </w:instrText>
        </w:r>
        <w:r>
          <w:rPr>
            <w:noProof/>
            <w:webHidden/>
          </w:rPr>
        </w:r>
      </w:ins>
      <w:r>
        <w:rPr>
          <w:noProof/>
          <w:webHidden/>
        </w:rPr>
        <w:fldChar w:fldCharType="separate"/>
      </w:r>
      <w:ins w:id="774" w:author="Andrew Instone-Cowie" w:date="2021-08-25T14:18:00Z">
        <w:r w:rsidR="00E86763">
          <w:rPr>
            <w:noProof/>
            <w:webHidden/>
          </w:rPr>
          <w:t>33</w:t>
        </w:r>
      </w:ins>
      <w:ins w:id="775" w:author="Andrew Instone-Cowie" w:date="2021-08-25T14:13:00Z">
        <w:r>
          <w:rPr>
            <w:noProof/>
            <w:webHidden/>
          </w:rPr>
          <w:fldChar w:fldCharType="end"/>
        </w:r>
        <w:r w:rsidRPr="003F7725">
          <w:rPr>
            <w:rStyle w:val="Hyperlink"/>
            <w:noProof/>
          </w:rPr>
          <w:fldChar w:fldCharType="end"/>
        </w:r>
      </w:ins>
    </w:p>
    <w:p w14:paraId="12BA23D1" w14:textId="624B191A" w:rsidR="00CD5701" w:rsidRDefault="00CD5701" w:rsidP="00CD5701">
      <w:pPr>
        <w:pStyle w:val="TableofFigures"/>
        <w:tabs>
          <w:tab w:val="right" w:leader="dot" w:pos="9016"/>
        </w:tabs>
        <w:spacing w:after="120"/>
        <w:rPr>
          <w:ins w:id="776" w:author="Andrew Instone-Cowie" w:date="2021-08-25T14:13:00Z"/>
          <w:rFonts w:eastAsiaTheme="minorEastAsia"/>
          <w:noProof/>
          <w:lang w:eastAsia="en-GB"/>
        </w:rPr>
        <w:pPrChange w:id="777" w:author="Andrew Instone-Cowie" w:date="2021-08-25T14:13:00Z">
          <w:pPr>
            <w:pStyle w:val="TableofFigures"/>
            <w:tabs>
              <w:tab w:val="right" w:leader="dot" w:pos="9016"/>
            </w:tabs>
          </w:pPr>
        </w:pPrChange>
      </w:pPr>
      <w:ins w:id="77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15 – Uni-Directional TVS Diode</w:t>
        </w:r>
        <w:r>
          <w:rPr>
            <w:noProof/>
            <w:webHidden/>
          </w:rPr>
          <w:tab/>
        </w:r>
        <w:r>
          <w:rPr>
            <w:noProof/>
            <w:webHidden/>
          </w:rPr>
          <w:fldChar w:fldCharType="begin"/>
        </w:r>
        <w:r>
          <w:rPr>
            <w:noProof/>
            <w:webHidden/>
          </w:rPr>
          <w:instrText xml:space="preserve"> PAGEREF _Toc80793314 \h </w:instrText>
        </w:r>
        <w:r>
          <w:rPr>
            <w:noProof/>
            <w:webHidden/>
          </w:rPr>
        </w:r>
      </w:ins>
      <w:r>
        <w:rPr>
          <w:noProof/>
          <w:webHidden/>
        </w:rPr>
        <w:fldChar w:fldCharType="separate"/>
      </w:r>
      <w:ins w:id="779" w:author="Andrew Instone-Cowie" w:date="2021-08-25T14:18:00Z">
        <w:r w:rsidR="00E86763">
          <w:rPr>
            <w:noProof/>
            <w:webHidden/>
          </w:rPr>
          <w:t>34</w:t>
        </w:r>
      </w:ins>
      <w:ins w:id="780" w:author="Andrew Instone-Cowie" w:date="2021-08-25T14:13:00Z">
        <w:r>
          <w:rPr>
            <w:noProof/>
            <w:webHidden/>
          </w:rPr>
          <w:fldChar w:fldCharType="end"/>
        </w:r>
        <w:r w:rsidRPr="003F7725">
          <w:rPr>
            <w:rStyle w:val="Hyperlink"/>
            <w:noProof/>
          </w:rPr>
          <w:fldChar w:fldCharType="end"/>
        </w:r>
      </w:ins>
    </w:p>
    <w:p w14:paraId="09FCC58C" w14:textId="350F025E" w:rsidR="00CD5701" w:rsidRDefault="00CD5701" w:rsidP="00CD5701">
      <w:pPr>
        <w:pStyle w:val="TableofFigures"/>
        <w:tabs>
          <w:tab w:val="right" w:leader="dot" w:pos="9016"/>
        </w:tabs>
        <w:spacing w:after="120"/>
        <w:rPr>
          <w:ins w:id="781" w:author="Andrew Instone-Cowie" w:date="2021-08-25T14:13:00Z"/>
          <w:rFonts w:eastAsiaTheme="minorEastAsia"/>
          <w:noProof/>
          <w:lang w:eastAsia="en-GB"/>
        </w:rPr>
        <w:pPrChange w:id="782" w:author="Andrew Instone-Cowie" w:date="2021-08-25T14:13:00Z">
          <w:pPr>
            <w:pStyle w:val="TableofFigures"/>
            <w:tabs>
              <w:tab w:val="right" w:leader="dot" w:pos="9016"/>
            </w:tabs>
          </w:pPr>
        </w:pPrChange>
      </w:pPr>
      <w:ins w:id="78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16 – Spike Dissipation (Uni-Directional)</w:t>
        </w:r>
        <w:r>
          <w:rPr>
            <w:noProof/>
            <w:webHidden/>
          </w:rPr>
          <w:tab/>
        </w:r>
        <w:r>
          <w:rPr>
            <w:noProof/>
            <w:webHidden/>
          </w:rPr>
          <w:fldChar w:fldCharType="begin"/>
        </w:r>
        <w:r>
          <w:rPr>
            <w:noProof/>
            <w:webHidden/>
          </w:rPr>
          <w:instrText xml:space="preserve"> PAGEREF _Toc80793315 \h </w:instrText>
        </w:r>
        <w:r>
          <w:rPr>
            <w:noProof/>
            <w:webHidden/>
          </w:rPr>
        </w:r>
      </w:ins>
      <w:r>
        <w:rPr>
          <w:noProof/>
          <w:webHidden/>
        </w:rPr>
        <w:fldChar w:fldCharType="separate"/>
      </w:r>
      <w:ins w:id="784" w:author="Andrew Instone-Cowie" w:date="2021-08-25T14:18:00Z">
        <w:r w:rsidR="00E86763">
          <w:rPr>
            <w:noProof/>
            <w:webHidden/>
          </w:rPr>
          <w:t>34</w:t>
        </w:r>
      </w:ins>
      <w:ins w:id="785" w:author="Andrew Instone-Cowie" w:date="2021-08-25T14:13:00Z">
        <w:r>
          <w:rPr>
            <w:noProof/>
            <w:webHidden/>
          </w:rPr>
          <w:fldChar w:fldCharType="end"/>
        </w:r>
        <w:r w:rsidRPr="003F7725">
          <w:rPr>
            <w:rStyle w:val="Hyperlink"/>
            <w:noProof/>
          </w:rPr>
          <w:fldChar w:fldCharType="end"/>
        </w:r>
      </w:ins>
    </w:p>
    <w:p w14:paraId="41333D50" w14:textId="30111110" w:rsidR="00CD5701" w:rsidRDefault="00CD5701" w:rsidP="00CD5701">
      <w:pPr>
        <w:pStyle w:val="TableofFigures"/>
        <w:tabs>
          <w:tab w:val="right" w:leader="dot" w:pos="9016"/>
        </w:tabs>
        <w:spacing w:after="120"/>
        <w:rPr>
          <w:ins w:id="786" w:author="Andrew Instone-Cowie" w:date="2021-08-25T14:13:00Z"/>
          <w:rFonts w:eastAsiaTheme="minorEastAsia"/>
          <w:noProof/>
          <w:lang w:eastAsia="en-GB"/>
        </w:rPr>
        <w:pPrChange w:id="787" w:author="Andrew Instone-Cowie" w:date="2021-08-25T14:13:00Z">
          <w:pPr>
            <w:pStyle w:val="TableofFigures"/>
            <w:tabs>
              <w:tab w:val="right" w:leader="dot" w:pos="9016"/>
            </w:tabs>
          </w:pPr>
        </w:pPrChange>
      </w:pPr>
      <w:ins w:id="78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17 – Bi-Directional TVS Diode</w:t>
        </w:r>
        <w:r>
          <w:rPr>
            <w:noProof/>
            <w:webHidden/>
          </w:rPr>
          <w:tab/>
        </w:r>
        <w:r>
          <w:rPr>
            <w:noProof/>
            <w:webHidden/>
          </w:rPr>
          <w:fldChar w:fldCharType="begin"/>
        </w:r>
        <w:r>
          <w:rPr>
            <w:noProof/>
            <w:webHidden/>
          </w:rPr>
          <w:instrText xml:space="preserve"> PAGEREF _Toc80793316 \h </w:instrText>
        </w:r>
        <w:r>
          <w:rPr>
            <w:noProof/>
            <w:webHidden/>
          </w:rPr>
        </w:r>
      </w:ins>
      <w:r>
        <w:rPr>
          <w:noProof/>
          <w:webHidden/>
        </w:rPr>
        <w:fldChar w:fldCharType="separate"/>
      </w:r>
      <w:ins w:id="789" w:author="Andrew Instone-Cowie" w:date="2021-08-25T14:18:00Z">
        <w:r w:rsidR="00E86763">
          <w:rPr>
            <w:noProof/>
            <w:webHidden/>
          </w:rPr>
          <w:t>35</w:t>
        </w:r>
      </w:ins>
      <w:ins w:id="790" w:author="Andrew Instone-Cowie" w:date="2021-08-25T14:13:00Z">
        <w:r>
          <w:rPr>
            <w:noProof/>
            <w:webHidden/>
          </w:rPr>
          <w:fldChar w:fldCharType="end"/>
        </w:r>
        <w:r w:rsidRPr="003F7725">
          <w:rPr>
            <w:rStyle w:val="Hyperlink"/>
            <w:noProof/>
          </w:rPr>
          <w:fldChar w:fldCharType="end"/>
        </w:r>
      </w:ins>
    </w:p>
    <w:p w14:paraId="65C3FB67" w14:textId="398CCDE0" w:rsidR="00CD5701" w:rsidRDefault="00CD5701" w:rsidP="00CD5701">
      <w:pPr>
        <w:pStyle w:val="TableofFigures"/>
        <w:tabs>
          <w:tab w:val="right" w:leader="dot" w:pos="9016"/>
        </w:tabs>
        <w:spacing w:after="120"/>
        <w:rPr>
          <w:ins w:id="791" w:author="Andrew Instone-Cowie" w:date="2021-08-25T14:13:00Z"/>
          <w:rFonts w:eastAsiaTheme="minorEastAsia"/>
          <w:noProof/>
          <w:lang w:eastAsia="en-GB"/>
        </w:rPr>
        <w:pPrChange w:id="792" w:author="Andrew Instone-Cowie" w:date="2021-08-25T14:13:00Z">
          <w:pPr>
            <w:pStyle w:val="TableofFigures"/>
            <w:tabs>
              <w:tab w:val="right" w:leader="dot" w:pos="9016"/>
            </w:tabs>
          </w:pPr>
        </w:pPrChange>
      </w:pPr>
      <w:ins w:id="79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18 – Spike Dissipation (Bi-Directional)</w:t>
        </w:r>
        <w:r>
          <w:rPr>
            <w:noProof/>
            <w:webHidden/>
          </w:rPr>
          <w:tab/>
        </w:r>
        <w:r>
          <w:rPr>
            <w:noProof/>
            <w:webHidden/>
          </w:rPr>
          <w:fldChar w:fldCharType="begin"/>
        </w:r>
        <w:r>
          <w:rPr>
            <w:noProof/>
            <w:webHidden/>
          </w:rPr>
          <w:instrText xml:space="preserve"> PAGEREF _Toc80793317 \h </w:instrText>
        </w:r>
        <w:r>
          <w:rPr>
            <w:noProof/>
            <w:webHidden/>
          </w:rPr>
        </w:r>
      </w:ins>
      <w:r>
        <w:rPr>
          <w:noProof/>
          <w:webHidden/>
        </w:rPr>
        <w:fldChar w:fldCharType="separate"/>
      </w:r>
      <w:ins w:id="794" w:author="Andrew Instone-Cowie" w:date="2021-08-25T14:18:00Z">
        <w:r w:rsidR="00E86763">
          <w:rPr>
            <w:noProof/>
            <w:webHidden/>
          </w:rPr>
          <w:t>36</w:t>
        </w:r>
      </w:ins>
      <w:ins w:id="795" w:author="Andrew Instone-Cowie" w:date="2021-08-25T14:13:00Z">
        <w:r>
          <w:rPr>
            <w:noProof/>
            <w:webHidden/>
          </w:rPr>
          <w:fldChar w:fldCharType="end"/>
        </w:r>
        <w:r w:rsidRPr="003F7725">
          <w:rPr>
            <w:rStyle w:val="Hyperlink"/>
            <w:noProof/>
          </w:rPr>
          <w:fldChar w:fldCharType="end"/>
        </w:r>
      </w:ins>
    </w:p>
    <w:p w14:paraId="2A909A5A" w14:textId="72867CFF" w:rsidR="00CD5701" w:rsidRDefault="00CD5701" w:rsidP="00CD5701">
      <w:pPr>
        <w:pStyle w:val="TableofFigures"/>
        <w:tabs>
          <w:tab w:val="right" w:leader="dot" w:pos="9016"/>
        </w:tabs>
        <w:spacing w:after="120"/>
        <w:rPr>
          <w:ins w:id="796" w:author="Andrew Instone-Cowie" w:date="2021-08-25T14:13:00Z"/>
          <w:rFonts w:eastAsiaTheme="minorEastAsia"/>
          <w:noProof/>
          <w:lang w:eastAsia="en-GB"/>
        </w:rPr>
        <w:pPrChange w:id="797" w:author="Andrew Instone-Cowie" w:date="2021-08-25T14:13:00Z">
          <w:pPr>
            <w:pStyle w:val="TableofFigures"/>
            <w:tabs>
              <w:tab w:val="right" w:leader="dot" w:pos="9016"/>
            </w:tabs>
          </w:pPr>
        </w:pPrChange>
      </w:pPr>
      <w:ins w:id="79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"_Toc80793318"</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19 – Leakage Current "Voltage Divider" Effect</w:t>
        </w:r>
        <w:r>
          <w:rPr>
            <w:noProof/>
            <w:webHidden/>
          </w:rPr>
          <w:tab/>
        </w:r>
        <w:r>
          <w:rPr>
            <w:noProof/>
            <w:webHidden/>
          </w:rPr>
          <w:fldChar w:fldCharType="begin"/>
        </w:r>
        <w:r>
          <w:rPr>
            <w:noProof/>
            <w:webHidden/>
          </w:rPr>
          <w:instrText xml:space="preserve"> PAGEREF _Toc80793318 \h </w:instrText>
        </w:r>
        <w:r>
          <w:rPr>
            <w:noProof/>
            <w:webHidden/>
          </w:rPr>
        </w:r>
      </w:ins>
      <w:r>
        <w:rPr>
          <w:noProof/>
          <w:webHidden/>
        </w:rPr>
        <w:fldChar w:fldCharType="separate"/>
      </w:r>
      <w:ins w:id="799" w:author="Andrew Instone-Cowie" w:date="2021-08-25T14:18:00Z">
        <w:r w:rsidR="00E86763">
          <w:rPr>
            <w:noProof/>
            <w:webHidden/>
          </w:rPr>
          <w:t>37</w:t>
        </w:r>
      </w:ins>
      <w:ins w:id="800" w:author="Andrew Instone-Cowie" w:date="2021-08-25T14:13:00Z">
        <w:r>
          <w:rPr>
            <w:noProof/>
            <w:webHidden/>
          </w:rPr>
          <w:fldChar w:fldCharType="end"/>
        </w:r>
        <w:r w:rsidRPr="003F7725">
          <w:rPr>
            <w:rStyle w:val="Hyperlink"/>
            <w:noProof/>
          </w:rPr>
          <w:fldChar w:fldCharType="end"/>
        </w:r>
      </w:ins>
    </w:p>
    <w:p w14:paraId="087E32CF" w14:textId="502E4102" w:rsidR="00CD5701" w:rsidRDefault="00CD5701" w:rsidP="00CD5701">
      <w:pPr>
        <w:pStyle w:val="TableofFigures"/>
        <w:tabs>
          <w:tab w:val="right" w:leader="dot" w:pos="9016"/>
        </w:tabs>
        <w:spacing w:after="120"/>
        <w:rPr>
          <w:ins w:id="801" w:author="Andrew Instone-Cowie" w:date="2021-08-25T14:13:00Z"/>
          <w:rFonts w:eastAsiaTheme="minorEastAsia"/>
          <w:noProof/>
          <w:lang w:eastAsia="en-GB"/>
        </w:rPr>
        <w:pPrChange w:id="802" w:author="Andrew Instone-Cowie" w:date="2021-08-25T14:13:00Z">
          <w:pPr>
            <w:pStyle w:val="TableofFigures"/>
            <w:tabs>
              <w:tab w:val="right" w:leader="dot" w:pos="9016"/>
            </w:tabs>
          </w:pPr>
        </w:pPrChange>
      </w:pPr>
      <w:ins w:id="80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"_Toc80793319"</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20 – Leakage Current – Supplementary Pull-Up Resistor</w:t>
        </w:r>
        <w:r>
          <w:rPr>
            <w:noProof/>
            <w:webHidden/>
          </w:rPr>
          <w:tab/>
        </w:r>
        <w:r>
          <w:rPr>
            <w:noProof/>
            <w:webHidden/>
          </w:rPr>
          <w:fldChar w:fldCharType="begin"/>
        </w:r>
        <w:r>
          <w:rPr>
            <w:noProof/>
            <w:webHidden/>
          </w:rPr>
          <w:instrText xml:space="preserve"> PAGEREF _Toc80793319 \h </w:instrText>
        </w:r>
        <w:r>
          <w:rPr>
            <w:noProof/>
            <w:webHidden/>
          </w:rPr>
        </w:r>
      </w:ins>
      <w:r>
        <w:rPr>
          <w:noProof/>
          <w:webHidden/>
        </w:rPr>
        <w:fldChar w:fldCharType="separate"/>
      </w:r>
      <w:ins w:id="804" w:author="Andrew Instone-Cowie" w:date="2021-08-25T14:18:00Z">
        <w:r w:rsidR="00E86763">
          <w:rPr>
            <w:noProof/>
            <w:webHidden/>
          </w:rPr>
          <w:t>37</w:t>
        </w:r>
      </w:ins>
      <w:ins w:id="805" w:author="Andrew Instone-Cowie" w:date="2021-08-25T14:13:00Z">
        <w:r>
          <w:rPr>
            <w:noProof/>
            <w:webHidden/>
          </w:rPr>
          <w:fldChar w:fldCharType="end"/>
        </w:r>
        <w:r w:rsidRPr="003F7725">
          <w:rPr>
            <w:rStyle w:val="Hyperlink"/>
            <w:noProof/>
          </w:rPr>
          <w:fldChar w:fldCharType="end"/>
        </w:r>
      </w:ins>
    </w:p>
    <w:p w14:paraId="6C6FE6F2" w14:textId="7ABED026" w:rsidR="00CD5701" w:rsidRDefault="00CD5701" w:rsidP="00CD5701">
      <w:pPr>
        <w:pStyle w:val="TableofFigures"/>
        <w:tabs>
          <w:tab w:val="right" w:leader="dot" w:pos="9016"/>
        </w:tabs>
        <w:spacing w:after="120"/>
        <w:rPr>
          <w:ins w:id="806" w:author="Andrew Instone-Cowie" w:date="2021-08-25T14:13:00Z"/>
          <w:rFonts w:eastAsiaTheme="minorEastAsia"/>
          <w:noProof/>
          <w:lang w:eastAsia="en-GB"/>
        </w:rPr>
        <w:pPrChange w:id="807" w:author="Andrew Instone-Cowie" w:date="2021-08-25T14:13:00Z">
          <w:pPr>
            <w:pStyle w:val="TableofFigures"/>
            <w:tabs>
              <w:tab w:val="right" w:leader="dot" w:pos="9016"/>
            </w:tabs>
          </w:pPr>
        </w:pPrChange>
      </w:pPr>
      <w:ins w:id="80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"_Toc80793320"</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21 – Sensor Module Connector</w:t>
        </w:r>
        <w:r>
          <w:rPr>
            <w:noProof/>
            <w:webHidden/>
          </w:rPr>
          <w:tab/>
        </w:r>
        <w:r>
          <w:rPr>
            <w:noProof/>
            <w:webHidden/>
          </w:rPr>
          <w:fldChar w:fldCharType="begin"/>
        </w:r>
        <w:r>
          <w:rPr>
            <w:noProof/>
            <w:webHidden/>
          </w:rPr>
          <w:instrText xml:space="preserve"> PAGEREF _Toc80793320 \h </w:instrText>
        </w:r>
        <w:r>
          <w:rPr>
            <w:noProof/>
            <w:webHidden/>
          </w:rPr>
        </w:r>
      </w:ins>
      <w:r>
        <w:rPr>
          <w:noProof/>
          <w:webHidden/>
        </w:rPr>
        <w:fldChar w:fldCharType="separate"/>
      </w:r>
      <w:ins w:id="809" w:author="Andrew Instone-Cowie" w:date="2021-08-25T14:18:00Z">
        <w:r w:rsidR="00E86763">
          <w:rPr>
            <w:noProof/>
            <w:webHidden/>
          </w:rPr>
          <w:t>39</w:t>
        </w:r>
      </w:ins>
      <w:ins w:id="810" w:author="Andrew Instone-Cowie" w:date="2021-08-25T14:13:00Z">
        <w:r>
          <w:rPr>
            <w:noProof/>
            <w:webHidden/>
          </w:rPr>
          <w:fldChar w:fldCharType="end"/>
        </w:r>
        <w:r w:rsidRPr="003F7725">
          <w:rPr>
            <w:rStyle w:val="Hyperlink"/>
            <w:noProof/>
          </w:rPr>
          <w:fldChar w:fldCharType="end"/>
        </w:r>
      </w:ins>
    </w:p>
    <w:p w14:paraId="1BFBB127" w14:textId="247A5183" w:rsidR="00CD5701" w:rsidRDefault="00CD5701" w:rsidP="00CD5701">
      <w:pPr>
        <w:pStyle w:val="TableofFigures"/>
        <w:tabs>
          <w:tab w:val="right" w:leader="dot" w:pos="9016"/>
        </w:tabs>
        <w:spacing w:after="120"/>
        <w:rPr>
          <w:ins w:id="811" w:author="Andrew Instone-Cowie" w:date="2021-08-25T14:13:00Z"/>
          <w:rFonts w:eastAsiaTheme="minorEastAsia"/>
          <w:noProof/>
          <w:lang w:eastAsia="en-GB"/>
        </w:rPr>
        <w:pPrChange w:id="812" w:author="Andrew Instone-Cowie" w:date="2021-08-25T14:13:00Z">
          <w:pPr>
            <w:pStyle w:val="TableofFigures"/>
            <w:tabs>
              <w:tab w:val="right" w:leader="dot" w:pos="9016"/>
            </w:tabs>
          </w:pPr>
        </w:pPrChange>
      </w:pPr>
      <w:ins w:id="81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22 – Sensor Chain Inter-Connection</w:t>
        </w:r>
        <w:r>
          <w:rPr>
            <w:noProof/>
            <w:webHidden/>
          </w:rPr>
          <w:tab/>
        </w:r>
        <w:r>
          <w:rPr>
            <w:noProof/>
            <w:webHidden/>
          </w:rPr>
          <w:fldChar w:fldCharType="begin"/>
        </w:r>
        <w:r>
          <w:rPr>
            <w:noProof/>
            <w:webHidden/>
          </w:rPr>
          <w:instrText xml:space="preserve"> PAGEREF _Toc80793321 \h </w:instrText>
        </w:r>
        <w:r>
          <w:rPr>
            <w:noProof/>
            <w:webHidden/>
          </w:rPr>
        </w:r>
      </w:ins>
      <w:r>
        <w:rPr>
          <w:noProof/>
          <w:webHidden/>
        </w:rPr>
        <w:fldChar w:fldCharType="separate"/>
      </w:r>
      <w:ins w:id="814" w:author="Andrew Instone-Cowie" w:date="2021-08-25T14:18:00Z">
        <w:r w:rsidR="00E86763">
          <w:rPr>
            <w:noProof/>
            <w:webHidden/>
          </w:rPr>
          <w:t>39</w:t>
        </w:r>
      </w:ins>
      <w:ins w:id="815" w:author="Andrew Instone-Cowie" w:date="2021-08-25T14:13:00Z">
        <w:r>
          <w:rPr>
            <w:noProof/>
            <w:webHidden/>
          </w:rPr>
          <w:fldChar w:fldCharType="end"/>
        </w:r>
        <w:r w:rsidRPr="003F7725">
          <w:rPr>
            <w:rStyle w:val="Hyperlink"/>
            <w:noProof/>
          </w:rPr>
          <w:fldChar w:fldCharType="end"/>
        </w:r>
      </w:ins>
    </w:p>
    <w:p w14:paraId="21C7D38D" w14:textId="23BE724A" w:rsidR="00CD5701" w:rsidRDefault="00CD5701" w:rsidP="00CD5701">
      <w:pPr>
        <w:pStyle w:val="TableofFigures"/>
        <w:tabs>
          <w:tab w:val="right" w:leader="dot" w:pos="9016"/>
        </w:tabs>
        <w:spacing w:after="120"/>
        <w:rPr>
          <w:ins w:id="816" w:author="Andrew Instone-Cowie" w:date="2021-08-25T14:13:00Z"/>
          <w:rFonts w:eastAsiaTheme="minorEastAsia"/>
          <w:noProof/>
          <w:lang w:eastAsia="en-GB"/>
        </w:rPr>
        <w:pPrChange w:id="817" w:author="Andrew Instone-Cowie" w:date="2021-08-25T14:13:00Z">
          <w:pPr>
            <w:pStyle w:val="TableofFigures"/>
            <w:tabs>
              <w:tab w:val="right" w:leader="dot" w:pos="9016"/>
            </w:tabs>
          </w:pPr>
        </w:pPrChange>
      </w:pPr>
      <w:ins w:id="81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23 – Simulator Interface Module Sensor Connector</w:t>
        </w:r>
        <w:r>
          <w:rPr>
            <w:noProof/>
            <w:webHidden/>
          </w:rPr>
          <w:tab/>
        </w:r>
        <w:r>
          <w:rPr>
            <w:noProof/>
            <w:webHidden/>
          </w:rPr>
          <w:fldChar w:fldCharType="begin"/>
        </w:r>
        <w:r>
          <w:rPr>
            <w:noProof/>
            <w:webHidden/>
          </w:rPr>
          <w:instrText xml:space="preserve"> PAGEREF _Toc80793322 \h </w:instrText>
        </w:r>
        <w:r>
          <w:rPr>
            <w:noProof/>
            <w:webHidden/>
          </w:rPr>
        </w:r>
      </w:ins>
      <w:r>
        <w:rPr>
          <w:noProof/>
          <w:webHidden/>
        </w:rPr>
        <w:fldChar w:fldCharType="separate"/>
      </w:r>
      <w:ins w:id="819" w:author="Andrew Instone-Cowie" w:date="2021-08-25T14:18:00Z">
        <w:r w:rsidR="00E86763">
          <w:rPr>
            <w:noProof/>
            <w:webHidden/>
          </w:rPr>
          <w:t>40</w:t>
        </w:r>
      </w:ins>
      <w:ins w:id="820" w:author="Andrew Instone-Cowie" w:date="2021-08-25T14:13:00Z">
        <w:r>
          <w:rPr>
            <w:noProof/>
            <w:webHidden/>
          </w:rPr>
          <w:fldChar w:fldCharType="end"/>
        </w:r>
        <w:r w:rsidRPr="003F7725">
          <w:rPr>
            <w:rStyle w:val="Hyperlink"/>
            <w:noProof/>
          </w:rPr>
          <w:fldChar w:fldCharType="end"/>
        </w:r>
      </w:ins>
    </w:p>
    <w:p w14:paraId="0A0B8C69" w14:textId="358BC6A7" w:rsidR="00CD5701" w:rsidRDefault="00CD5701" w:rsidP="00CD5701">
      <w:pPr>
        <w:pStyle w:val="TableofFigures"/>
        <w:tabs>
          <w:tab w:val="right" w:leader="dot" w:pos="9016"/>
        </w:tabs>
        <w:spacing w:after="120"/>
        <w:rPr>
          <w:ins w:id="821" w:author="Andrew Instone-Cowie" w:date="2021-08-25T14:13:00Z"/>
          <w:rFonts w:eastAsiaTheme="minorEastAsia"/>
          <w:noProof/>
          <w:lang w:eastAsia="en-GB"/>
        </w:rPr>
        <w:pPrChange w:id="822" w:author="Andrew Instone-Cowie" w:date="2021-08-25T14:13:00Z">
          <w:pPr>
            <w:pStyle w:val="TableofFigures"/>
            <w:tabs>
              <w:tab w:val="right" w:leader="dot" w:pos="9016"/>
            </w:tabs>
          </w:pPr>
        </w:pPrChange>
      </w:pPr>
      <w:ins w:id="82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24 – Simulator Interface 4-Gang Connector</w:t>
        </w:r>
        <w:r>
          <w:rPr>
            <w:noProof/>
            <w:webHidden/>
          </w:rPr>
          <w:tab/>
        </w:r>
        <w:r>
          <w:rPr>
            <w:noProof/>
            <w:webHidden/>
          </w:rPr>
          <w:fldChar w:fldCharType="begin"/>
        </w:r>
        <w:r>
          <w:rPr>
            <w:noProof/>
            <w:webHidden/>
          </w:rPr>
          <w:instrText xml:space="preserve"> PAGEREF _Toc80793323 \h </w:instrText>
        </w:r>
        <w:r>
          <w:rPr>
            <w:noProof/>
            <w:webHidden/>
          </w:rPr>
        </w:r>
      </w:ins>
      <w:r>
        <w:rPr>
          <w:noProof/>
          <w:webHidden/>
        </w:rPr>
        <w:fldChar w:fldCharType="separate"/>
      </w:r>
      <w:ins w:id="824" w:author="Andrew Instone-Cowie" w:date="2021-08-25T14:18:00Z">
        <w:r w:rsidR="00E86763">
          <w:rPr>
            <w:noProof/>
            <w:webHidden/>
          </w:rPr>
          <w:t>40</w:t>
        </w:r>
      </w:ins>
      <w:ins w:id="825" w:author="Andrew Instone-Cowie" w:date="2021-08-25T14:13:00Z">
        <w:r>
          <w:rPr>
            <w:noProof/>
            <w:webHidden/>
          </w:rPr>
          <w:fldChar w:fldCharType="end"/>
        </w:r>
        <w:r w:rsidRPr="003F7725">
          <w:rPr>
            <w:rStyle w:val="Hyperlink"/>
            <w:noProof/>
          </w:rPr>
          <w:fldChar w:fldCharType="end"/>
        </w:r>
      </w:ins>
    </w:p>
    <w:p w14:paraId="781656DB" w14:textId="0B4057B9" w:rsidR="00CD5701" w:rsidRDefault="00CD5701" w:rsidP="00CD5701">
      <w:pPr>
        <w:pStyle w:val="TableofFigures"/>
        <w:tabs>
          <w:tab w:val="right" w:leader="dot" w:pos="9016"/>
        </w:tabs>
        <w:spacing w:after="120"/>
        <w:rPr>
          <w:ins w:id="826" w:author="Andrew Instone-Cowie" w:date="2021-08-25T14:13:00Z"/>
          <w:rFonts w:eastAsiaTheme="minorEastAsia"/>
          <w:noProof/>
          <w:lang w:eastAsia="en-GB"/>
        </w:rPr>
        <w:pPrChange w:id="827" w:author="Andrew Instone-Cowie" w:date="2021-08-25T14:13:00Z">
          <w:pPr>
            <w:pStyle w:val="TableofFigures"/>
            <w:tabs>
              <w:tab w:val="right" w:leader="dot" w:pos="9016"/>
            </w:tabs>
          </w:pPr>
        </w:pPrChange>
      </w:pPr>
      <w:ins w:id="82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25 – Simulator Interface Module Power/Data Connector</w:t>
        </w:r>
        <w:r>
          <w:rPr>
            <w:noProof/>
            <w:webHidden/>
          </w:rPr>
          <w:tab/>
        </w:r>
        <w:r>
          <w:rPr>
            <w:noProof/>
            <w:webHidden/>
          </w:rPr>
          <w:fldChar w:fldCharType="begin"/>
        </w:r>
        <w:r>
          <w:rPr>
            <w:noProof/>
            <w:webHidden/>
          </w:rPr>
          <w:instrText xml:space="preserve"> PAGEREF _Toc80793324 \h </w:instrText>
        </w:r>
        <w:r>
          <w:rPr>
            <w:noProof/>
            <w:webHidden/>
          </w:rPr>
        </w:r>
      </w:ins>
      <w:r>
        <w:rPr>
          <w:noProof/>
          <w:webHidden/>
        </w:rPr>
        <w:fldChar w:fldCharType="separate"/>
      </w:r>
      <w:ins w:id="829" w:author="Andrew Instone-Cowie" w:date="2021-08-25T14:18:00Z">
        <w:r w:rsidR="00E86763">
          <w:rPr>
            <w:noProof/>
            <w:webHidden/>
          </w:rPr>
          <w:t>41</w:t>
        </w:r>
      </w:ins>
      <w:ins w:id="830" w:author="Andrew Instone-Cowie" w:date="2021-08-25T14:13:00Z">
        <w:r>
          <w:rPr>
            <w:noProof/>
            <w:webHidden/>
          </w:rPr>
          <w:fldChar w:fldCharType="end"/>
        </w:r>
        <w:r w:rsidRPr="003F7725">
          <w:rPr>
            <w:rStyle w:val="Hyperlink"/>
            <w:noProof/>
          </w:rPr>
          <w:fldChar w:fldCharType="end"/>
        </w:r>
      </w:ins>
    </w:p>
    <w:p w14:paraId="0C0F110A" w14:textId="393E637F" w:rsidR="00CD5701" w:rsidRDefault="00CD5701" w:rsidP="00CD5701">
      <w:pPr>
        <w:pStyle w:val="TableofFigures"/>
        <w:tabs>
          <w:tab w:val="right" w:leader="dot" w:pos="9016"/>
        </w:tabs>
        <w:spacing w:after="120"/>
        <w:rPr>
          <w:ins w:id="831" w:author="Andrew Instone-Cowie" w:date="2021-08-25T14:13:00Z"/>
          <w:rFonts w:eastAsiaTheme="minorEastAsia"/>
          <w:noProof/>
          <w:lang w:eastAsia="en-GB"/>
        </w:rPr>
        <w:pPrChange w:id="832" w:author="Andrew Instone-Cowie" w:date="2021-08-25T14:13:00Z">
          <w:pPr>
            <w:pStyle w:val="TableofFigures"/>
            <w:tabs>
              <w:tab w:val="right" w:leader="dot" w:pos="9016"/>
            </w:tabs>
          </w:pPr>
        </w:pPrChange>
      </w:pPr>
      <w:ins w:id="83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26 – Power Module Power/Data Connector</w:t>
        </w:r>
        <w:r>
          <w:rPr>
            <w:noProof/>
            <w:webHidden/>
          </w:rPr>
          <w:tab/>
        </w:r>
        <w:r>
          <w:rPr>
            <w:noProof/>
            <w:webHidden/>
          </w:rPr>
          <w:fldChar w:fldCharType="begin"/>
        </w:r>
        <w:r>
          <w:rPr>
            <w:noProof/>
            <w:webHidden/>
          </w:rPr>
          <w:instrText xml:space="preserve"> PAGEREF _Toc80793325 \h </w:instrText>
        </w:r>
        <w:r>
          <w:rPr>
            <w:noProof/>
            <w:webHidden/>
          </w:rPr>
        </w:r>
      </w:ins>
      <w:r>
        <w:rPr>
          <w:noProof/>
          <w:webHidden/>
        </w:rPr>
        <w:fldChar w:fldCharType="separate"/>
      </w:r>
      <w:ins w:id="834" w:author="Andrew Instone-Cowie" w:date="2021-08-25T14:18:00Z">
        <w:r w:rsidR="00E86763">
          <w:rPr>
            <w:noProof/>
            <w:webHidden/>
          </w:rPr>
          <w:t>42</w:t>
        </w:r>
      </w:ins>
      <w:ins w:id="835" w:author="Andrew Instone-Cowie" w:date="2021-08-25T14:13:00Z">
        <w:r>
          <w:rPr>
            <w:noProof/>
            <w:webHidden/>
          </w:rPr>
          <w:fldChar w:fldCharType="end"/>
        </w:r>
        <w:r w:rsidRPr="003F7725">
          <w:rPr>
            <w:rStyle w:val="Hyperlink"/>
            <w:noProof/>
          </w:rPr>
          <w:fldChar w:fldCharType="end"/>
        </w:r>
      </w:ins>
    </w:p>
    <w:p w14:paraId="390D5B50" w14:textId="0BDE876C" w:rsidR="00CD5701" w:rsidRDefault="00CD5701" w:rsidP="00CD5701">
      <w:pPr>
        <w:pStyle w:val="TableofFigures"/>
        <w:tabs>
          <w:tab w:val="right" w:leader="dot" w:pos="9016"/>
        </w:tabs>
        <w:spacing w:after="120"/>
        <w:rPr>
          <w:ins w:id="836" w:author="Andrew Instone-Cowie" w:date="2021-08-25T14:13:00Z"/>
          <w:rFonts w:eastAsiaTheme="minorEastAsia"/>
          <w:noProof/>
          <w:lang w:eastAsia="en-GB"/>
        </w:rPr>
        <w:pPrChange w:id="837" w:author="Andrew Instone-Cowie" w:date="2021-08-25T14:13:00Z">
          <w:pPr>
            <w:pStyle w:val="TableofFigures"/>
            <w:tabs>
              <w:tab w:val="right" w:leader="dot" w:pos="9016"/>
            </w:tabs>
          </w:pPr>
        </w:pPrChange>
      </w:pPr>
      <w:ins w:id="838" w:author="Andrew Instone-Cowie" w:date="2021-08-25T14:13:00Z">
        <w:r w:rsidRPr="003F7725">
          <w:rPr>
            <w:rStyle w:val="Hyperlink"/>
            <w:noProof/>
          </w:rPr>
          <w:lastRenderedPageBreak/>
          <w:fldChar w:fldCharType="begin"/>
        </w:r>
        <w:r w:rsidRPr="003F7725">
          <w:rPr>
            <w:rStyle w:val="Hyperlink"/>
            <w:noProof/>
          </w:rPr>
          <w:instrText xml:space="preserve"> </w:instrText>
        </w:r>
        <w:r>
          <w:rPr>
            <w:noProof/>
          </w:rPr>
          <w:instrText>HYPERLINK \l "_Toc80793326"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27 – Second PC Module Connector</w:t>
        </w:r>
        <w:r>
          <w:rPr>
            <w:noProof/>
            <w:webHidden/>
          </w:rPr>
          <w:tab/>
        </w:r>
        <w:r>
          <w:rPr>
            <w:noProof/>
            <w:webHidden/>
          </w:rPr>
          <w:fldChar w:fldCharType="begin"/>
        </w:r>
        <w:r>
          <w:rPr>
            <w:noProof/>
            <w:webHidden/>
          </w:rPr>
          <w:instrText xml:space="preserve"> PAGEREF _Toc80793326 \h </w:instrText>
        </w:r>
        <w:r>
          <w:rPr>
            <w:noProof/>
            <w:webHidden/>
          </w:rPr>
        </w:r>
      </w:ins>
      <w:r>
        <w:rPr>
          <w:noProof/>
          <w:webHidden/>
        </w:rPr>
        <w:fldChar w:fldCharType="separate"/>
      </w:r>
      <w:ins w:id="839" w:author="Andrew Instone-Cowie" w:date="2021-08-25T14:18:00Z">
        <w:r w:rsidR="00E86763">
          <w:rPr>
            <w:noProof/>
            <w:webHidden/>
          </w:rPr>
          <w:t>43</w:t>
        </w:r>
      </w:ins>
      <w:ins w:id="840" w:author="Andrew Instone-Cowie" w:date="2021-08-25T14:13:00Z">
        <w:r>
          <w:rPr>
            <w:noProof/>
            <w:webHidden/>
          </w:rPr>
          <w:fldChar w:fldCharType="end"/>
        </w:r>
        <w:r w:rsidRPr="003F7725">
          <w:rPr>
            <w:rStyle w:val="Hyperlink"/>
            <w:noProof/>
          </w:rPr>
          <w:fldChar w:fldCharType="end"/>
        </w:r>
      </w:ins>
    </w:p>
    <w:p w14:paraId="5074EC1F" w14:textId="146F7B74" w:rsidR="00CD5701" w:rsidRDefault="00CD5701" w:rsidP="00CD5701">
      <w:pPr>
        <w:pStyle w:val="TableofFigures"/>
        <w:tabs>
          <w:tab w:val="right" w:leader="dot" w:pos="9016"/>
        </w:tabs>
        <w:spacing w:after="120"/>
        <w:rPr>
          <w:ins w:id="841" w:author="Andrew Instone-Cowie" w:date="2021-08-25T14:13:00Z"/>
          <w:rFonts w:eastAsiaTheme="minorEastAsia"/>
          <w:noProof/>
          <w:lang w:eastAsia="en-GB"/>
        </w:rPr>
        <w:pPrChange w:id="842" w:author="Andrew Instone-Cowie" w:date="2021-08-25T14:13:00Z">
          <w:pPr>
            <w:pStyle w:val="TableofFigures"/>
            <w:tabs>
              <w:tab w:val="right" w:leader="dot" w:pos="9016"/>
            </w:tabs>
          </w:pPr>
        </w:pPrChange>
      </w:pPr>
      <w:ins w:id="84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28 – Basic Serial Splitter Connector</w:t>
        </w:r>
        <w:r>
          <w:rPr>
            <w:noProof/>
            <w:webHidden/>
          </w:rPr>
          <w:tab/>
        </w:r>
        <w:r>
          <w:rPr>
            <w:noProof/>
            <w:webHidden/>
          </w:rPr>
          <w:fldChar w:fldCharType="begin"/>
        </w:r>
        <w:r>
          <w:rPr>
            <w:noProof/>
            <w:webHidden/>
          </w:rPr>
          <w:instrText xml:space="preserve"> PAGEREF _Toc80793327 \h </w:instrText>
        </w:r>
        <w:r>
          <w:rPr>
            <w:noProof/>
            <w:webHidden/>
          </w:rPr>
        </w:r>
      </w:ins>
      <w:r>
        <w:rPr>
          <w:noProof/>
          <w:webHidden/>
        </w:rPr>
        <w:fldChar w:fldCharType="separate"/>
      </w:r>
      <w:ins w:id="844" w:author="Andrew Instone-Cowie" w:date="2021-08-25T14:18:00Z">
        <w:r w:rsidR="00E86763">
          <w:rPr>
            <w:noProof/>
            <w:webHidden/>
          </w:rPr>
          <w:t>44</w:t>
        </w:r>
      </w:ins>
      <w:ins w:id="845" w:author="Andrew Instone-Cowie" w:date="2021-08-25T14:13:00Z">
        <w:r>
          <w:rPr>
            <w:noProof/>
            <w:webHidden/>
          </w:rPr>
          <w:fldChar w:fldCharType="end"/>
        </w:r>
        <w:r w:rsidRPr="003F7725">
          <w:rPr>
            <w:rStyle w:val="Hyperlink"/>
            <w:noProof/>
          </w:rPr>
          <w:fldChar w:fldCharType="end"/>
        </w:r>
      </w:ins>
    </w:p>
    <w:p w14:paraId="309335DB" w14:textId="0C0DA17C" w:rsidR="00CD5701" w:rsidRDefault="00CD5701" w:rsidP="00CD5701">
      <w:pPr>
        <w:pStyle w:val="TableofFigures"/>
        <w:tabs>
          <w:tab w:val="right" w:leader="dot" w:pos="9016"/>
        </w:tabs>
        <w:spacing w:after="120"/>
        <w:rPr>
          <w:ins w:id="846" w:author="Andrew Instone-Cowie" w:date="2021-08-25T14:13:00Z"/>
          <w:rFonts w:eastAsiaTheme="minorEastAsia"/>
          <w:noProof/>
          <w:lang w:eastAsia="en-GB"/>
        </w:rPr>
        <w:pPrChange w:id="847" w:author="Andrew Instone-Cowie" w:date="2021-08-25T14:13:00Z">
          <w:pPr>
            <w:pStyle w:val="TableofFigures"/>
            <w:tabs>
              <w:tab w:val="right" w:leader="dot" w:pos="9016"/>
            </w:tabs>
          </w:pPr>
        </w:pPrChange>
      </w:pPr>
      <w:ins w:id="84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"_Toc80793328"</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29 – Power Module DB9 Serial Connector</w:t>
        </w:r>
        <w:r>
          <w:rPr>
            <w:noProof/>
            <w:webHidden/>
          </w:rPr>
          <w:tab/>
        </w:r>
        <w:r>
          <w:rPr>
            <w:noProof/>
            <w:webHidden/>
          </w:rPr>
          <w:fldChar w:fldCharType="begin"/>
        </w:r>
        <w:r>
          <w:rPr>
            <w:noProof/>
            <w:webHidden/>
          </w:rPr>
          <w:instrText xml:space="preserve"> PAGEREF _Toc80793328 \h </w:instrText>
        </w:r>
        <w:r>
          <w:rPr>
            <w:noProof/>
            <w:webHidden/>
          </w:rPr>
        </w:r>
      </w:ins>
      <w:r>
        <w:rPr>
          <w:noProof/>
          <w:webHidden/>
        </w:rPr>
        <w:fldChar w:fldCharType="separate"/>
      </w:r>
      <w:ins w:id="849" w:author="Andrew Instone-Cowie" w:date="2021-08-25T14:18:00Z">
        <w:r w:rsidR="00E86763">
          <w:rPr>
            <w:noProof/>
            <w:webHidden/>
          </w:rPr>
          <w:t>46</w:t>
        </w:r>
      </w:ins>
      <w:ins w:id="850" w:author="Andrew Instone-Cowie" w:date="2021-08-25T14:13:00Z">
        <w:r>
          <w:rPr>
            <w:noProof/>
            <w:webHidden/>
          </w:rPr>
          <w:fldChar w:fldCharType="end"/>
        </w:r>
        <w:r w:rsidRPr="003F7725">
          <w:rPr>
            <w:rStyle w:val="Hyperlink"/>
            <w:noProof/>
          </w:rPr>
          <w:fldChar w:fldCharType="end"/>
        </w:r>
      </w:ins>
    </w:p>
    <w:p w14:paraId="1A85EF2C" w14:textId="41EC1E43" w:rsidR="00CD5701" w:rsidRDefault="00CD5701" w:rsidP="00CD5701">
      <w:pPr>
        <w:pStyle w:val="TableofFigures"/>
        <w:tabs>
          <w:tab w:val="right" w:leader="dot" w:pos="9016"/>
        </w:tabs>
        <w:spacing w:after="120"/>
        <w:rPr>
          <w:ins w:id="851" w:author="Andrew Instone-Cowie" w:date="2021-08-25T14:13:00Z"/>
          <w:rFonts w:eastAsiaTheme="minorEastAsia"/>
          <w:noProof/>
          <w:lang w:eastAsia="en-GB"/>
        </w:rPr>
        <w:pPrChange w:id="852" w:author="Andrew Instone-Cowie" w:date="2021-08-25T14:13:00Z">
          <w:pPr>
            <w:pStyle w:val="TableofFigures"/>
            <w:tabs>
              <w:tab w:val="right" w:leader="dot" w:pos="9016"/>
            </w:tabs>
          </w:pPr>
        </w:pPrChange>
      </w:pPr>
      <w:ins w:id="85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"_Toc80793329"</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30 – Second PC Module DB9 Serial Connector</w:t>
        </w:r>
        <w:r>
          <w:rPr>
            <w:noProof/>
            <w:webHidden/>
          </w:rPr>
          <w:tab/>
        </w:r>
        <w:r>
          <w:rPr>
            <w:noProof/>
            <w:webHidden/>
          </w:rPr>
          <w:fldChar w:fldCharType="begin"/>
        </w:r>
        <w:r>
          <w:rPr>
            <w:noProof/>
            <w:webHidden/>
          </w:rPr>
          <w:instrText xml:space="preserve"> PAGEREF _Toc80793329 \h </w:instrText>
        </w:r>
        <w:r>
          <w:rPr>
            <w:noProof/>
            <w:webHidden/>
          </w:rPr>
        </w:r>
      </w:ins>
      <w:r>
        <w:rPr>
          <w:noProof/>
          <w:webHidden/>
        </w:rPr>
        <w:fldChar w:fldCharType="separate"/>
      </w:r>
      <w:ins w:id="854" w:author="Andrew Instone-Cowie" w:date="2021-08-25T14:18:00Z">
        <w:r w:rsidR="00E86763">
          <w:rPr>
            <w:noProof/>
            <w:webHidden/>
          </w:rPr>
          <w:t>46</w:t>
        </w:r>
      </w:ins>
      <w:ins w:id="855" w:author="Andrew Instone-Cowie" w:date="2021-08-25T14:13:00Z">
        <w:r>
          <w:rPr>
            <w:noProof/>
            <w:webHidden/>
          </w:rPr>
          <w:fldChar w:fldCharType="end"/>
        </w:r>
        <w:r w:rsidRPr="003F7725">
          <w:rPr>
            <w:rStyle w:val="Hyperlink"/>
            <w:noProof/>
          </w:rPr>
          <w:fldChar w:fldCharType="end"/>
        </w:r>
      </w:ins>
    </w:p>
    <w:p w14:paraId="1F3531F2" w14:textId="4FA0A58E" w:rsidR="00CD5701" w:rsidRDefault="00CD5701" w:rsidP="00CD5701">
      <w:pPr>
        <w:pStyle w:val="TableofFigures"/>
        <w:tabs>
          <w:tab w:val="right" w:leader="dot" w:pos="9016"/>
        </w:tabs>
        <w:spacing w:after="120"/>
        <w:rPr>
          <w:ins w:id="856" w:author="Andrew Instone-Cowie" w:date="2021-08-25T14:13:00Z"/>
          <w:rFonts w:eastAsiaTheme="minorEastAsia"/>
          <w:noProof/>
          <w:lang w:eastAsia="en-GB"/>
        </w:rPr>
        <w:pPrChange w:id="857" w:author="Andrew Instone-Cowie" w:date="2021-08-25T14:13:00Z">
          <w:pPr>
            <w:pStyle w:val="TableofFigures"/>
            <w:tabs>
              <w:tab w:val="right" w:leader="dot" w:pos="9016"/>
            </w:tabs>
          </w:pPr>
        </w:pPrChange>
      </w:pPr>
      <w:ins w:id="85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"_Toc80793330"</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31 – Basic Serial Splitter DB9 Serial Connectors</w:t>
        </w:r>
        <w:r>
          <w:rPr>
            <w:noProof/>
            <w:webHidden/>
          </w:rPr>
          <w:tab/>
        </w:r>
        <w:r>
          <w:rPr>
            <w:noProof/>
            <w:webHidden/>
          </w:rPr>
          <w:fldChar w:fldCharType="begin"/>
        </w:r>
        <w:r>
          <w:rPr>
            <w:noProof/>
            <w:webHidden/>
          </w:rPr>
          <w:instrText xml:space="preserve"> PAGEREF _Toc80793330 \h </w:instrText>
        </w:r>
        <w:r>
          <w:rPr>
            <w:noProof/>
            <w:webHidden/>
          </w:rPr>
        </w:r>
      </w:ins>
      <w:r>
        <w:rPr>
          <w:noProof/>
          <w:webHidden/>
        </w:rPr>
        <w:fldChar w:fldCharType="separate"/>
      </w:r>
      <w:ins w:id="859" w:author="Andrew Instone-Cowie" w:date="2021-08-25T14:18:00Z">
        <w:r w:rsidR="00E86763">
          <w:rPr>
            <w:noProof/>
            <w:webHidden/>
          </w:rPr>
          <w:t>47</w:t>
        </w:r>
      </w:ins>
      <w:ins w:id="860" w:author="Andrew Instone-Cowie" w:date="2021-08-25T14:13:00Z">
        <w:r>
          <w:rPr>
            <w:noProof/>
            <w:webHidden/>
          </w:rPr>
          <w:fldChar w:fldCharType="end"/>
        </w:r>
        <w:r w:rsidRPr="003F7725">
          <w:rPr>
            <w:rStyle w:val="Hyperlink"/>
            <w:noProof/>
          </w:rPr>
          <w:fldChar w:fldCharType="end"/>
        </w:r>
      </w:ins>
    </w:p>
    <w:p w14:paraId="56C9C4EA" w14:textId="44BCEA58" w:rsidR="00CD5701" w:rsidRDefault="00CD5701" w:rsidP="00CD5701">
      <w:pPr>
        <w:pStyle w:val="TableofFigures"/>
        <w:tabs>
          <w:tab w:val="right" w:leader="dot" w:pos="9016"/>
        </w:tabs>
        <w:spacing w:after="120"/>
        <w:rPr>
          <w:ins w:id="861" w:author="Andrew Instone-Cowie" w:date="2021-08-25T14:13:00Z"/>
          <w:rFonts w:eastAsiaTheme="minorEastAsia"/>
          <w:noProof/>
          <w:lang w:eastAsia="en-GB"/>
        </w:rPr>
        <w:pPrChange w:id="862" w:author="Andrew Instone-Cowie" w:date="2021-08-25T14:13:00Z">
          <w:pPr>
            <w:pStyle w:val="TableofFigures"/>
            <w:tabs>
              <w:tab w:val="right" w:leader="dot" w:pos="9016"/>
            </w:tabs>
          </w:pPr>
        </w:pPrChange>
      </w:pPr>
      <w:ins w:id="86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32 – Simulator Interface Main Loop Timing</w:t>
        </w:r>
        <w:r>
          <w:rPr>
            <w:noProof/>
            <w:webHidden/>
          </w:rPr>
          <w:tab/>
        </w:r>
        <w:r>
          <w:rPr>
            <w:noProof/>
            <w:webHidden/>
          </w:rPr>
          <w:fldChar w:fldCharType="begin"/>
        </w:r>
        <w:r>
          <w:rPr>
            <w:noProof/>
            <w:webHidden/>
          </w:rPr>
          <w:instrText xml:space="preserve"> PAGEREF _Toc80793331 \h </w:instrText>
        </w:r>
        <w:r>
          <w:rPr>
            <w:noProof/>
            <w:webHidden/>
          </w:rPr>
        </w:r>
      </w:ins>
      <w:r>
        <w:rPr>
          <w:noProof/>
          <w:webHidden/>
        </w:rPr>
        <w:fldChar w:fldCharType="separate"/>
      </w:r>
      <w:ins w:id="864" w:author="Andrew Instone-Cowie" w:date="2021-08-25T14:18:00Z">
        <w:r w:rsidR="00E86763">
          <w:rPr>
            <w:noProof/>
            <w:webHidden/>
          </w:rPr>
          <w:t>49</w:t>
        </w:r>
      </w:ins>
      <w:ins w:id="865" w:author="Andrew Instone-Cowie" w:date="2021-08-25T14:13:00Z">
        <w:r>
          <w:rPr>
            <w:noProof/>
            <w:webHidden/>
          </w:rPr>
          <w:fldChar w:fldCharType="end"/>
        </w:r>
        <w:r w:rsidRPr="003F7725">
          <w:rPr>
            <w:rStyle w:val="Hyperlink"/>
            <w:noProof/>
          </w:rPr>
          <w:fldChar w:fldCharType="end"/>
        </w:r>
      </w:ins>
    </w:p>
    <w:p w14:paraId="15942119" w14:textId="56100CC3" w:rsidR="00CD5701" w:rsidRDefault="00CD5701" w:rsidP="00CD5701">
      <w:pPr>
        <w:pStyle w:val="TableofFigures"/>
        <w:tabs>
          <w:tab w:val="right" w:leader="dot" w:pos="9016"/>
        </w:tabs>
        <w:spacing w:after="120"/>
        <w:rPr>
          <w:ins w:id="866" w:author="Andrew Instone-Cowie" w:date="2021-08-25T14:13:00Z"/>
          <w:rFonts w:eastAsiaTheme="minorEastAsia"/>
          <w:noProof/>
          <w:lang w:eastAsia="en-GB"/>
        </w:rPr>
        <w:pPrChange w:id="867" w:author="Andrew Instone-Cowie" w:date="2021-08-25T14:13:00Z">
          <w:pPr>
            <w:pStyle w:val="TableofFigures"/>
            <w:tabs>
              <w:tab w:val="right" w:leader="dot" w:pos="9016"/>
            </w:tabs>
          </w:pPr>
        </w:pPrChange>
      </w:pPr>
      <w:ins w:id="86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33 – State Machine Transitions Illustration</w:t>
        </w:r>
        <w:r>
          <w:rPr>
            <w:noProof/>
            <w:webHidden/>
          </w:rPr>
          <w:tab/>
        </w:r>
        <w:r>
          <w:rPr>
            <w:noProof/>
            <w:webHidden/>
          </w:rPr>
          <w:fldChar w:fldCharType="begin"/>
        </w:r>
        <w:r>
          <w:rPr>
            <w:noProof/>
            <w:webHidden/>
          </w:rPr>
          <w:instrText xml:space="preserve"> PAGEREF _Toc80793332 \h </w:instrText>
        </w:r>
        <w:r>
          <w:rPr>
            <w:noProof/>
            <w:webHidden/>
          </w:rPr>
        </w:r>
      </w:ins>
      <w:r>
        <w:rPr>
          <w:noProof/>
          <w:webHidden/>
        </w:rPr>
        <w:fldChar w:fldCharType="separate"/>
      </w:r>
      <w:ins w:id="869" w:author="Andrew Instone-Cowie" w:date="2021-08-25T14:18:00Z">
        <w:r w:rsidR="00E86763">
          <w:rPr>
            <w:noProof/>
            <w:webHidden/>
          </w:rPr>
          <w:t>50</w:t>
        </w:r>
      </w:ins>
      <w:ins w:id="870" w:author="Andrew Instone-Cowie" w:date="2021-08-25T14:13:00Z">
        <w:r>
          <w:rPr>
            <w:noProof/>
            <w:webHidden/>
          </w:rPr>
          <w:fldChar w:fldCharType="end"/>
        </w:r>
        <w:r w:rsidRPr="003F7725">
          <w:rPr>
            <w:rStyle w:val="Hyperlink"/>
            <w:noProof/>
          </w:rPr>
          <w:fldChar w:fldCharType="end"/>
        </w:r>
      </w:ins>
    </w:p>
    <w:p w14:paraId="6EC6789F" w14:textId="1793BAC2" w:rsidR="00CD5701" w:rsidRDefault="00CD5701" w:rsidP="00CD5701">
      <w:pPr>
        <w:pStyle w:val="TableofFigures"/>
        <w:tabs>
          <w:tab w:val="right" w:leader="dot" w:pos="9016"/>
        </w:tabs>
        <w:spacing w:after="120"/>
        <w:rPr>
          <w:ins w:id="871" w:author="Andrew Instone-Cowie" w:date="2021-08-25T14:13:00Z"/>
          <w:rFonts w:eastAsiaTheme="minorEastAsia"/>
          <w:noProof/>
          <w:lang w:eastAsia="en-GB"/>
        </w:rPr>
        <w:pPrChange w:id="872" w:author="Andrew Instone-Cowie" w:date="2021-08-25T14:13:00Z">
          <w:pPr>
            <w:pStyle w:val="TableofFigures"/>
            <w:tabs>
              <w:tab w:val="right" w:leader="dot" w:pos="9016"/>
            </w:tabs>
          </w:pPr>
        </w:pPrChange>
      </w:pPr>
      <w:ins w:id="87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34 – Sensor De-Bounce Illustration</w:t>
        </w:r>
        <w:r>
          <w:rPr>
            <w:noProof/>
            <w:webHidden/>
          </w:rPr>
          <w:tab/>
        </w:r>
        <w:r>
          <w:rPr>
            <w:noProof/>
            <w:webHidden/>
          </w:rPr>
          <w:fldChar w:fldCharType="begin"/>
        </w:r>
        <w:r>
          <w:rPr>
            <w:noProof/>
            <w:webHidden/>
          </w:rPr>
          <w:instrText xml:space="preserve"> PAGEREF _Toc80793333 \h </w:instrText>
        </w:r>
        <w:r>
          <w:rPr>
            <w:noProof/>
            <w:webHidden/>
          </w:rPr>
        </w:r>
      </w:ins>
      <w:r>
        <w:rPr>
          <w:noProof/>
          <w:webHidden/>
        </w:rPr>
        <w:fldChar w:fldCharType="separate"/>
      </w:r>
      <w:ins w:id="874" w:author="Andrew Instone-Cowie" w:date="2021-08-25T14:18:00Z">
        <w:r w:rsidR="00E86763">
          <w:rPr>
            <w:noProof/>
            <w:webHidden/>
          </w:rPr>
          <w:t>52</w:t>
        </w:r>
      </w:ins>
      <w:ins w:id="875" w:author="Andrew Instone-Cowie" w:date="2021-08-25T14:13:00Z">
        <w:r>
          <w:rPr>
            <w:noProof/>
            <w:webHidden/>
          </w:rPr>
          <w:fldChar w:fldCharType="end"/>
        </w:r>
        <w:r w:rsidRPr="003F7725">
          <w:rPr>
            <w:rStyle w:val="Hyperlink"/>
            <w:noProof/>
          </w:rPr>
          <w:fldChar w:fldCharType="end"/>
        </w:r>
      </w:ins>
    </w:p>
    <w:p w14:paraId="4F0E62F9" w14:textId="053BA535" w:rsidR="00CD5701" w:rsidRDefault="00CD5701" w:rsidP="00CD5701">
      <w:pPr>
        <w:pStyle w:val="TableofFigures"/>
        <w:tabs>
          <w:tab w:val="right" w:leader="dot" w:pos="9016"/>
        </w:tabs>
        <w:spacing w:after="120"/>
        <w:rPr>
          <w:ins w:id="876" w:author="Andrew Instone-Cowie" w:date="2021-08-25T14:13:00Z"/>
          <w:rFonts w:eastAsiaTheme="minorEastAsia"/>
          <w:noProof/>
          <w:lang w:eastAsia="en-GB"/>
        </w:rPr>
        <w:pPrChange w:id="877" w:author="Andrew Instone-Cowie" w:date="2021-08-25T14:13:00Z">
          <w:pPr>
            <w:pStyle w:val="TableofFigures"/>
            <w:tabs>
              <w:tab w:val="right" w:leader="dot" w:pos="9016"/>
            </w:tabs>
          </w:pPr>
        </w:pPrChange>
      </w:pPr>
      <w:ins w:id="87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35 – Sensor Pulse Duration Illustration</w:t>
        </w:r>
        <w:r>
          <w:rPr>
            <w:noProof/>
            <w:webHidden/>
          </w:rPr>
          <w:tab/>
        </w:r>
        <w:r>
          <w:rPr>
            <w:noProof/>
            <w:webHidden/>
          </w:rPr>
          <w:fldChar w:fldCharType="begin"/>
        </w:r>
        <w:r>
          <w:rPr>
            <w:noProof/>
            <w:webHidden/>
          </w:rPr>
          <w:instrText xml:space="preserve"> PAGEREF _Toc80793334 \h </w:instrText>
        </w:r>
        <w:r>
          <w:rPr>
            <w:noProof/>
            <w:webHidden/>
          </w:rPr>
        </w:r>
      </w:ins>
      <w:r>
        <w:rPr>
          <w:noProof/>
          <w:webHidden/>
        </w:rPr>
        <w:fldChar w:fldCharType="separate"/>
      </w:r>
      <w:ins w:id="879" w:author="Andrew Instone-Cowie" w:date="2021-08-25T14:18:00Z">
        <w:r w:rsidR="00E86763">
          <w:rPr>
            <w:noProof/>
            <w:webHidden/>
          </w:rPr>
          <w:t>59</w:t>
        </w:r>
      </w:ins>
      <w:ins w:id="880" w:author="Andrew Instone-Cowie" w:date="2021-08-25T14:13:00Z">
        <w:r>
          <w:rPr>
            <w:noProof/>
            <w:webHidden/>
          </w:rPr>
          <w:fldChar w:fldCharType="end"/>
        </w:r>
        <w:r w:rsidRPr="003F7725">
          <w:rPr>
            <w:rStyle w:val="Hyperlink"/>
            <w:noProof/>
          </w:rPr>
          <w:fldChar w:fldCharType="end"/>
        </w:r>
      </w:ins>
    </w:p>
    <w:p w14:paraId="75F7C3FE" w14:textId="3F0276FF" w:rsidR="00CD5701" w:rsidRDefault="00CD5701" w:rsidP="00CD5701">
      <w:pPr>
        <w:pStyle w:val="TableofFigures"/>
        <w:tabs>
          <w:tab w:val="right" w:leader="dot" w:pos="9016"/>
        </w:tabs>
        <w:spacing w:after="120"/>
        <w:rPr>
          <w:ins w:id="881" w:author="Andrew Instone-Cowie" w:date="2021-08-25T14:13:00Z"/>
          <w:rFonts w:eastAsiaTheme="minorEastAsia"/>
          <w:noProof/>
          <w:lang w:eastAsia="en-GB"/>
        </w:rPr>
        <w:pPrChange w:id="882" w:author="Andrew Instone-Cowie" w:date="2021-08-25T14:13:00Z">
          <w:pPr>
            <w:pStyle w:val="TableofFigures"/>
            <w:tabs>
              <w:tab w:val="right" w:leader="dot" w:pos="9016"/>
            </w:tabs>
          </w:pPr>
        </w:pPrChange>
      </w:pPr>
      <w:ins w:id="88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36 – Missed Sensor Signals Illustration</w:t>
        </w:r>
        <w:r>
          <w:rPr>
            <w:noProof/>
            <w:webHidden/>
          </w:rPr>
          <w:tab/>
        </w:r>
        <w:r>
          <w:rPr>
            <w:noProof/>
            <w:webHidden/>
          </w:rPr>
          <w:fldChar w:fldCharType="begin"/>
        </w:r>
        <w:r>
          <w:rPr>
            <w:noProof/>
            <w:webHidden/>
          </w:rPr>
          <w:instrText xml:space="preserve"> PAGEREF _Toc80793335 \h </w:instrText>
        </w:r>
        <w:r>
          <w:rPr>
            <w:noProof/>
            <w:webHidden/>
          </w:rPr>
        </w:r>
      </w:ins>
      <w:r>
        <w:rPr>
          <w:noProof/>
          <w:webHidden/>
        </w:rPr>
        <w:fldChar w:fldCharType="separate"/>
      </w:r>
      <w:ins w:id="884" w:author="Andrew Instone-Cowie" w:date="2021-08-25T14:18:00Z">
        <w:r w:rsidR="00E86763">
          <w:rPr>
            <w:noProof/>
            <w:webHidden/>
          </w:rPr>
          <w:t>60</w:t>
        </w:r>
      </w:ins>
      <w:ins w:id="885" w:author="Andrew Instone-Cowie" w:date="2021-08-25T14:13:00Z">
        <w:r>
          <w:rPr>
            <w:noProof/>
            <w:webHidden/>
          </w:rPr>
          <w:fldChar w:fldCharType="end"/>
        </w:r>
        <w:r w:rsidRPr="003F7725">
          <w:rPr>
            <w:rStyle w:val="Hyperlink"/>
            <w:noProof/>
          </w:rPr>
          <w:fldChar w:fldCharType="end"/>
        </w:r>
      </w:ins>
    </w:p>
    <w:p w14:paraId="3D26E9CD" w14:textId="666EA09A" w:rsidR="00CD5701" w:rsidRDefault="00CD5701" w:rsidP="00CD5701">
      <w:pPr>
        <w:pStyle w:val="TableofFigures"/>
        <w:tabs>
          <w:tab w:val="right" w:leader="dot" w:pos="9016"/>
        </w:tabs>
        <w:spacing w:after="120"/>
        <w:rPr>
          <w:ins w:id="886" w:author="Andrew Instone-Cowie" w:date="2021-08-25T14:13:00Z"/>
          <w:rFonts w:eastAsiaTheme="minorEastAsia"/>
          <w:noProof/>
          <w:lang w:eastAsia="en-GB"/>
        </w:rPr>
        <w:pPrChange w:id="887" w:author="Andrew Instone-Cowie" w:date="2021-08-25T14:13:00Z">
          <w:pPr>
            <w:pStyle w:val="TableofFigures"/>
            <w:tabs>
              <w:tab w:val="right" w:leader="dot" w:pos="9016"/>
            </w:tabs>
          </w:pPr>
        </w:pPrChange>
      </w:pPr>
      <w:ins w:id="88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37 – Duplicated Sensor Signals Illustration</w:t>
        </w:r>
        <w:r>
          <w:rPr>
            <w:noProof/>
            <w:webHidden/>
          </w:rPr>
          <w:tab/>
        </w:r>
        <w:r>
          <w:rPr>
            <w:noProof/>
            <w:webHidden/>
          </w:rPr>
          <w:fldChar w:fldCharType="begin"/>
        </w:r>
        <w:r>
          <w:rPr>
            <w:noProof/>
            <w:webHidden/>
          </w:rPr>
          <w:instrText xml:space="preserve"> PAGEREF _Toc80793336 \h </w:instrText>
        </w:r>
        <w:r>
          <w:rPr>
            <w:noProof/>
            <w:webHidden/>
          </w:rPr>
        </w:r>
      </w:ins>
      <w:r>
        <w:rPr>
          <w:noProof/>
          <w:webHidden/>
        </w:rPr>
        <w:fldChar w:fldCharType="separate"/>
      </w:r>
      <w:ins w:id="889" w:author="Andrew Instone-Cowie" w:date="2021-08-25T14:18:00Z">
        <w:r w:rsidR="00E86763">
          <w:rPr>
            <w:noProof/>
            <w:webHidden/>
          </w:rPr>
          <w:t>61</w:t>
        </w:r>
      </w:ins>
      <w:ins w:id="890" w:author="Andrew Instone-Cowie" w:date="2021-08-25T14:13:00Z">
        <w:r>
          <w:rPr>
            <w:noProof/>
            <w:webHidden/>
          </w:rPr>
          <w:fldChar w:fldCharType="end"/>
        </w:r>
        <w:r w:rsidRPr="003F7725">
          <w:rPr>
            <w:rStyle w:val="Hyperlink"/>
            <w:noProof/>
          </w:rPr>
          <w:fldChar w:fldCharType="end"/>
        </w:r>
      </w:ins>
    </w:p>
    <w:p w14:paraId="18E42123" w14:textId="468F7C1D" w:rsidR="00CD5701" w:rsidRDefault="00CD5701" w:rsidP="00CD5701">
      <w:pPr>
        <w:pStyle w:val="TableofFigures"/>
        <w:tabs>
          <w:tab w:val="right" w:leader="dot" w:pos="9016"/>
        </w:tabs>
        <w:spacing w:after="120"/>
        <w:rPr>
          <w:ins w:id="891" w:author="Andrew Instone-Cowie" w:date="2021-08-25T14:13:00Z"/>
          <w:rFonts w:eastAsiaTheme="minorEastAsia"/>
          <w:noProof/>
          <w:lang w:eastAsia="en-GB"/>
        </w:rPr>
        <w:pPrChange w:id="892" w:author="Andrew Instone-Cowie" w:date="2021-08-25T14:13:00Z">
          <w:pPr>
            <w:pStyle w:val="TableofFigures"/>
            <w:tabs>
              <w:tab w:val="right" w:leader="dot" w:pos="9016"/>
            </w:tabs>
          </w:pPr>
        </w:pPrChange>
      </w:pPr>
      <w:ins w:id="89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38 – Variable Odd-Struckness Illustration</w:t>
        </w:r>
        <w:r>
          <w:rPr>
            <w:noProof/>
            <w:webHidden/>
          </w:rPr>
          <w:tab/>
        </w:r>
        <w:r>
          <w:rPr>
            <w:noProof/>
            <w:webHidden/>
          </w:rPr>
          <w:fldChar w:fldCharType="begin"/>
        </w:r>
        <w:r>
          <w:rPr>
            <w:noProof/>
            <w:webHidden/>
          </w:rPr>
          <w:instrText xml:space="preserve"> PAGEREF _Toc80793337 \h </w:instrText>
        </w:r>
        <w:r>
          <w:rPr>
            <w:noProof/>
            <w:webHidden/>
          </w:rPr>
        </w:r>
      </w:ins>
      <w:r>
        <w:rPr>
          <w:noProof/>
          <w:webHidden/>
        </w:rPr>
        <w:fldChar w:fldCharType="separate"/>
      </w:r>
      <w:ins w:id="894" w:author="Andrew Instone-Cowie" w:date="2021-08-25T14:18:00Z">
        <w:r w:rsidR="00E86763">
          <w:rPr>
            <w:noProof/>
            <w:webHidden/>
          </w:rPr>
          <w:t>62</w:t>
        </w:r>
      </w:ins>
      <w:ins w:id="895" w:author="Andrew Instone-Cowie" w:date="2021-08-25T14:13:00Z">
        <w:r>
          <w:rPr>
            <w:noProof/>
            <w:webHidden/>
          </w:rPr>
          <w:fldChar w:fldCharType="end"/>
        </w:r>
        <w:r w:rsidRPr="003F7725">
          <w:rPr>
            <w:rStyle w:val="Hyperlink"/>
            <w:noProof/>
          </w:rPr>
          <w:fldChar w:fldCharType="end"/>
        </w:r>
      </w:ins>
    </w:p>
    <w:p w14:paraId="02D7F005" w14:textId="554E6DD1" w:rsidR="00CD5701" w:rsidRDefault="00CD5701" w:rsidP="00CD5701">
      <w:pPr>
        <w:pStyle w:val="TableofFigures"/>
        <w:tabs>
          <w:tab w:val="right" w:leader="dot" w:pos="9016"/>
        </w:tabs>
        <w:spacing w:after="120"/>
        <w:rPr>
          <w:ins w:id="896" w:author="Andrew Instone-Cowie" w:date="2021-08-25T14:13:00Z"/>
          <w:rFonts w:eastAsiaTheme="minorEastAsia"/>
          <w:noProof/>
          <w:lang w:eastAsia="en-GB"/>
        </w:rPr>
        <w:pPrChange w:id="897" w:author="Andrew Instone-Cowie" w:date="2021-08-25T14:13:00Z">
          <w:pPr>
            <w:pStyle w:val="TableofFigures"/>
            <w:tabs>
              <w:tab w:val="right" w:leader="dot" w:pos="9016"/>
            </w:tabs>
          </w:pPr>
        </w:pPrChange>
      </w:pPr>
      <w:ins w:id="89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"_Toc80793338"</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39 – Simulator Interface Latency</w:t>
        </w:r>
        <w:r>
          <w:rPr>
            <w:noProof/>
            <w:webHidden/>
          </w:rPr>
          <w:tab/>
        </w:r>
        <w:r>
          <w:rPr>
            <w:noProof/>
            <w:webHidden/>
          </w:rPr>
          <w:fldChar w:fldCharType="begin"/>
        </w:r>
        <w:r>
          <w:rPr>
            <w:noProof/>
            <w:webHidden/>
          </w:rPr>
          <w:instrText xml:space="preserve"> PAGEREF _Toc80793338 \h </w:instrText>
        </w:r>
        <w:r>
          <w:rPr>
            <w:noProof/>
            <w:webHidden/>
          </w:rPr>
        </w:r>
      </w:ins>
      <w:r>
        <w:rPr>
          <w:noProof/>
          <w:webHidden/>
        </w:rPr>
        <w:fldChar w:fldCharType="separate"/>
      </w:r>
      <w:ins w:id="899" w:author="Andrew Instone-Cowie" w:date="2021-08-25T14:18:00Z">
        <w:r w:rsidR="00E86763">
          <w:rPr>
            <w:noProof/>
            <w:webHidden/>
          </w:rPr>
          <w:t>63</w:t>
        </w:r>
      </w:ins>
      <w:ins w:id="900" w:author="Andrew Instone-Cowie" w:date="2021-08-25T14:13:00Z">
        <w:r>
          <w:rPr>
            <w:noProof/>
            <w:webHidden/>
          </w:rPr>
          <w:fldChar w:fldCharType="end"/>
        </w:r>
        <w:r w:rsidRPr="003F7725">
          <w:rPr>
            <w:rStyle w:val="Hyperlink"/>
            <w:noProof/>
          </w:rPr>
          <w:fldChar w:fldCharType="end"/>
        </w:r>
      </w:ins>
    </w:p>
    <w:p w14:paraId="311F9B0D" w14:textId="3C9BC543" w:rsidR="00CD5701" w:rsidRDefault="00CD5701" w:rsidP="00CD5701">
      <w:pPr>
        <w:pStyle w:val="TableofFigures"/>
        <w:tabs>
          <w:tab w:val="right" w:leader="dot" w:pos="9016"/>
        </w:tabs>
        <w:spacing w:after="120"/>
        <w:rPr>
          <w:ins w:id="901" w:author="Andrew Instone-Cowie" w:date="2021-08-25T14:13:00Z"/>
          <w:rFonts w:eastAsiaTheme="minorEastAsia"/>
          <w:noProof/>
          <w:lang w:eastAsia="en-GB"/>
        </w:rPr>
        <w:pPrChange w:id="902" w:author="Andrew Instone-Cowie" w:date="2021-08-25T14:13:00Z">
          <w:pPr>
            <w:pStyle w:val="TableofFigures"/>
            <w:tabs>
              <w:tab w:val="right" w:leader="dot" w:pos="9016"/>
            </w:tabs>
          </w:pPr>
        </w:pPrChange>
      </w:pPr>
      <w:ins w:id="90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"_Toc80793339"</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40 – Logic Analyser Decode</w:t>
        </w:r>
        <w:r>
          <w:rPr>
            <w:noProof/>
            <w:webHidden/>
          </w:rPr>
          <w:tab/>
        </w:r>
        <w:r>
          <w:rPr>
            <w:noProof/>
            <w:webHidden/>
          </w:rPr>
          <w:fldChar w:fldCharType="begin"/>
        </w:r>
        <w:r>
          <w:rPr>
            <w:noProof/>
            <w:webHidden/>
          </w:rPr>
          <w:instrText xml:space="preserve"> PAGEREF _Toc80793339 \h </w:instrText>
        </w:r>
        <w:r>
          <w:rPr>
            <w:noProof/>
            <w:webHidden/>
          </w:rPr>
        </w:r>
      </w:ins>
      <w:r>
        <w:rPr>
          <w:noProof/>
          <w:webHidden/>
        </w:rPr>
        <w:fldChar w:fldCharType="separate"/>
      </w:r>
      <w:ins w:id="904" w:author="Andrew Instone-Cowie" w:date="2021-08-25T14:18:00Z">
        <w:r w:rsidR="00E86763">
          <w:rPr>
            <w:noProof/>
            <w:webHidden/>
          </w:rPr>
          <w:t>64</w:t>
        </w:r>
      </w:ins>
      <w:ins w:id="905" w:author="Andrew Instone-Cowie" w:date="2021-08-25T14:13:00Z">
        <w:r>
          <w:rPr>
            <w:noProof/>
            <w:webHidden/>
          </w:rPr>
          <w:fldChar w:fldCharType="end"/>
        </w:r>
        <w:r w:rsidRPr="003F7725">
          <w:rPr>
            <w:rStyle w:val="Hyperlink"/>
            <w:noProof/>
          </w:rPr>
          <w:fldChar w:fldCharType="end"/>
        </w:r>
      </w:ins>
    </w:p>
    <w:p w14:paraId="248C1426" w14:textId="6BC442D1" w:rsidR="00CD5701" w:rsidRDefault="00CD5701" w:rsidP="00CD5701">
      <w:pPr>
        <w:pStyle w:val="TableofFigures"/>
        <w:tabs>
          <w:tab w:val="right" w:leader="dot" w:pos="9016"/>
        </w:tabs>
        <w:spacing w:after="120"/>
        <w:rPr>
          <w:ins w:id="906" w:author="Andrew Instone-Cowie" w:date="2021-08-25T14:13:00Z"/>
          <w:rFonts w:eastAsiaTheme="minorEastAsia"/>
          <w:noProof/>
          <w:lang w:eastAsia="en-GB"/>
        </w:rPr>
        <w:pPrChange w:id="907" w:author="Andrew Instone-Cowie" w:date="2021-08-25T14:13:00Z">
          <w:pPr>
            <w:pStyle w:val="TableofFigures"/>
            <w:tabs>
              <w:tab w:val="right" w:leader="dot" w:pos="9016"/>
            </w:tabs>
          </w:pPr>
        </w:pPrChange>
      </w:pPr>
      <w:ins w:id="90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"_Toc80793340"</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41 – Example of a USB-to-Serial Adapter</w:t>
        </w:r>
        <w:r>
          <w:rPr>
            <w:noProof/>
            <w:webHidden/>
          </w:rPr>
          <w:tab/>
        </w:r>
        <w:r>
          <w:rPr>
            <w:noProof/>
            <w:webHidden/>
          </w:rPr>
          <w:fldChar w:fldCharType="begin"/>
        </w:r>
        <w:r>
          <w:rPr>
            <w:noProof/>
            <w:webHidden/>
          </w:rPr>
          <w:instrText xml:space="preserve"> PAGEREF _Toc80793340 \h </w:instrText>
        </w:r>
        <w:r>
          <w:rPr>
            <w:noProof/>
            <w:webHidden/>
          </w:rPr>
        </w:r>
      </w:ins>
      <w:r>
        <w:rPr>
          <w:noProof/>
          <w:webHidden/>
        </w:rPr>
        <w:fldChar w:fldCharType="separate"/>
      </w:r>
      <w:ins w:id="909" w:author="Andrew Instone-Cowie" w:date="2021-08-25T14:18:00Z">
        <w:r w:rsidR="00E86763">
          <w:rPr>
            <w:noProof/>
            <w:webHidden/>
          </w:rPr>
          <w:t>66</w:t>
        </w:r>
      </w:ins>
      <w:ins w:id="910" w:author="Andrew Instone-Cowie" w:date="2021-08-25T14:13:00Z">
        <w:r>
          <w:rPr>
            <w:noProof/>
            <w:webHidden/>
          </w:rPr>
          <w:fldChar w:fldCharType="end"/>
        </w:r>
        <w:r w:rsidRPr="003F7725">
          <w:rPr>
            <w:rStyle w:val="Hyperlink"/>
            <w:noProof/>
          </w:rPr>
          <w:fldChar w:fldCharType="end"/>
        </w:r>
      </w:ins>
    </w:p>
    <w:p w14:paraId="2CEDB8CB" w14:textId="4DA245BD" w:rsidR="00CD5701" w:rsidRDefault="00CD5701" w:rsidP="00CD5701">
      <w:pPr>
        <w:pStyle w:val="TableofFigures"/>
        <w:tabs>
          <w:tab w:val="right" w:leader="dot" w:pos="9016"/>
        </w:tabs>
        <w:spacing w:after="120"/>
        <w:rPr>
          <w:ins w:id="911" w:author="Andrew Instone-Cowie" w:date="2021-08-25T14:13:00Z"/>
          <w:rFonts w:eastAsiaTheme="minorEastAsia"/>
          <w:noProof/>
          <w:lang w:eastAsia="en-GB"/>
        </w:rPr>
        <w:pPrChange w:id="912" w:author="Andrew Instone-Cowie" w:date="2021-08-25T14:13:00Z">
          <w:pPr>
            <w:pStyle w:val="TableofFigures"/>
            <w:tabs>
              <w:tab w:val="right" w:leader="dot" w:pos="9016"/>
            </w:tabs>
          </w:pPr>
        </w:pPrChange>
      </w:pPr>
      <w:ins w:id="91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42 – Prolific Driver Installation</w:t>
        </w:r>
        <w:r>
          <w:rPr>
            <w:noProof/>
            <w:webHidden/>
          </w:rPr>
          <w:tab/>
        </w:r>
        <w:r>
          <w:rPr>
            <w:noProof/>
            <w:webHidden/>
          </w:rPr>
          <w:fldChar w:fldCharType="begin"/>
        </w:r>
        <w:r>
          <w:rPr>
            <w:noProof/>
            <w:webHidden/>
          </w:rPr>
          <w:instrText xml:space="preserve"> PAGEREF _Toc80793341 \h </w:instrText>
        </w:r>
        <w:r>
          <w:rPr>
            <w:noProof/>
            <w:webHidden/>
          </w:rPr>
        </w:r>
      </w:ins>
      <w:r>
        <w:rPr>
          <w:noProof/>
          <w:webHidden/>
        </w:rPr>
        <w:fldChar w:fldCharType="separate"/>
      </w:r>
      <w:ins w:id="914" w:author="Andrew Instone-Cowie" w:date="2021-08-25T14:18:00Z">
        <w:r w:rsidR="00E86763">
          <w:rPr>
            <w:noProof/>
            <w:webHidden/>
          </w:rPr>
          <w:t>67</w:t>
        </w:r>
      </w:ins>
      <w:ins w:id="915" w:author="Andrew Instone-Cowie" w:date="2021-08-25T14:13:00Z">
        <w:r>
          <w:rPr>
            <w:noProof/>
            <w:webHidden/>
          </w:rPr>
          <w:fldChar w:fldCharType="end"/>
        </w:r>
        <w:r w:rsidRPr="003F7725">
          <w:rPr>
            <w:rStyle w:val="Hyperlink"/>
            <w:noProof/>
          </w:rPr>
          <w:fldChar w:fldCharType="end"/>
        </w:r>
      </w:ins>
    </w:p>
    <w:p w14:paraId="36D7060F" w14:textId="522CC6B7" w:rsidR="00CD5701" w:rsidRDefault="00CD5701" w:rsidP="00CD5701">
      <w:pPr>
        <w:pStyle w:val="TableofFigures"/>
        <w:tabs>
          <w:tab w:val="right" w:leader="dot" w:pos="9016"/>
        </w:tabs>
        <w:spacing w:after="120"/>
        <w:rPr>
          <w:ins w:id="916" w:author="Andrew Instone-Cowie" w:date="2021-08-25T14:13:00Z"/>
          <w:rFonts w:eastAsiaTheme="minorEastAsia"/>
          <w:noProof/>
          <w:lang w:eastAsia="en-GB"/>
        </w:rPr>
        <w:pPrChange w:id="917" w:author="Andrew Instone-Cowie" w:date="2021-08-25T14:13:00Z">
          <w:pPr>
            <w:pStyle w:val="TableofFigures"/>
            <w:tabs>
              <w:tab w:val="right" w:leader="dot" w:pos="9016"/>
            </w:tabs>
          </w:pPr>
        </w:pPrChange>
      </w:pPr>
      <w:ins w:id="91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43 – Driver Installation Complete</w:t>
        </w:r>
        <w:r>
          <w:rPr>
            <w:noProof/>
            <w:webHidden/>
          </w:rPr>
          <w:tab/>
        </w:r>
        <w:r>
          <w:rPr>
            <w:noProof/>
            <w:webHidden/>
          </w:rPr>
          <w:fldChar w:fldCharType="begin"/>
        </w:r>
        <w:r>
          <w:rPr>
            <w:noProof/>
            <w:webHidden/>
          </w:rPr>
          <w:instrText xml:space="preserve"> PAGEREF _Toc80793342 \h </w:instrText>
        </w:r>
        <w:r>
          <w:rPr>
            <w:noProof/>
            <w:webHidden/>
          </w:rPr>
        </w:r>
      </w:ins>
      <w:r>
        <w:rPr>
          <w:noProof/>
          <w:webHidden/>
        </w:rPr>
        <w:fldChar w:fldCharType="separate"/>
      </w:r>
      <w:ins w:id="919" w:author="Andrew Instone-Cowie" w:date="2021-08-25T14:18:00Z">
        <w:r w:rsidR="00E86763">
          <w:rPr>
            <w:noProof/>
            <w:webHidden/>
          </w:rPr>
          <w:t>68</w:t>
        </w:r>
      </w:ins>
      <w:ins w:id="920" w:author="Andrew Instone-Cowie" w:date="2021-08-25T14:13:00Z">
        <w:r>
          <w:rPr>
            <w:noProof/>
            <w:webHidden/>
          </w:rPr>
          <w:fldChar w:fldCharType="end"/>
        </w:r>
        <w:r w:rsidRPr="003F7725">
          <w:rPr>
            <w:rStyle w:val="Hyperlink"/>
            <w:noProof/>
          </w:rPr>
          <w:fldChar w:fldCharType="end"/>
        </w:r>
      </w:ins>
    </w:p>
    <w:p w14:paraId="72103DC5" w14:textId="402662F4" w:rsidR="00CD5701" w:rsidRDefault="00CD5701" w:rsidP="00CD5701">
      <w:pPr>
        <w:pStyle w:val="TableofFigures"/>
        <w:tabs>
          <w:tab w:val="right" w:leader="dot" w:pos="9016"/>
        </w:tabs>
        <w:spacing w:after="120"/>
        <w:rPr>
          <w:ins w:id="921" w:author="Andrew Instone-Cowie" w:date="2021-08-25T14:13:00Z"/>
          <w:rFonts w:eastAsiaTheme="minorEastAsia"/>
          <w:noProof/>
          <w:lang w:eastAsia="en-GB"/>
        </w:rPr>
        <w:pPrChange w:id="922" w:author="Andrew Instone-Cowie" w:date="2021-08-25T14:13:00Z">
          <w:pPr>
            <w:pStyle w:val="TableofFigures"/>
            <w:tabs>
              <w:tab w:val="right" w:leader="dot" w:pos="9016"/>
            </w:tabs>
          </w:pPr>
        </w:pPrChange>
      </w:pPr>
      <w:ins w:id="92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44 – Found New Hardware Message</w:t>
        </w:r>
        <w:r>
          <w:rPr>
            <w:noProof/>
            <w:webHidden/>
          </w:rPr>
          <w:tab/>
        </w:r>
        <w:r>
          <w:rPr>
            <w:noProof/>
            <w:webHidden/>
          </w:rPr>
          <w:fldChar w:fldCharType="begin"/>
        </w:r>
        <w:r>
          <w:rPr>
            <w:noProof/>
            <w:webHidden/>
          </w:rPr>
          <w:instrText xml:space="preserve"> PAGEREF _Toc80793343 \h </w:instrText>
        </w:r>
        <w:r>
          <w:rPr>
            <w:noProof/>
            <w:webHidden/>
          </w:rPr>
        </w:r>
      </w:ins>
      <w:r>
        <w:rPr>
          <w:noProof/>
          <w:webHidden/>
        </w:rPr>
        <w:fldChar w:fldCharType="separate"/>
      </w:r>
      <w:ins w:id="924" w:author="Andrew Instone-Cowie" w:date="2021-08-25T14:18:00Z">
        <w:r w:rsidR="00E86763">
          <w:rPr>
            <w:noProof/>
            <w:webHidden/>
          </w:rPr>
          <w:t>68</w:t>
        </w:r>
      </w:ins>
      <w:ins w:id="925" w:author="Andrew Instone-Cowie" w:date="2021-08-25T14:13:00Z">
        <w:r>
          <w:rPr>
            <w:noProof/>
            <w:webHidden/>
          </w:rPr>
          <w:fldChar w:fldCharType="end"/>
        </w:r>
        <w:r w:rsidRPr="003F7725">
          <w:rPr>
            <w:rStyle w:val="Hyperlink"/>
            <w:noProof/>
          </w:rPr>
          <w:fldChar w:fldCharType="end"/>
        </w:r>
      </w:ins>
    </w:p>
    <w:p w14:paraId="741EA3FA" w14:textId="23A7DBBB" w:rsidR="00CD5701" w:rsidRDefault="00CD5701" w:rsidP="00CD5701">
      <w:pPr>
        <w:pStyle w:val="TableofFigures"/>
        <w:tabs>
          <w:tab w:val="right" w:leader="dot" w:pos="9016"/>
        </w:tabs>
        <w:spacing w:after="120"/>
        <w:rPr>
          <w:ins w:id="926" w:author="Andrew Instone-Cowie" w:date="2021-08-25T14:13:00Z"/>
          <w:rFonts w:eastAsiaTheme="minorEastAsia"/>
          <w:noProof/>
          <w:lang w:eastAsia="en-GB"/>
        </w:rPr>
        <w:pPrChange w:id="927" w:author="Andrew Instone-Cowie" w:date="2021-08-25T14:13:00Z">
          <w:pPr>
            <w:pStyle w:val="TableofFigures"/>
            <w:tabs>
              <w:tab w:val="right" w:leader="dot" w:pos="9016"/>
            </w:tabs>
          </w:pPr>
        </w:pPrChange>
      </w:pPr>
      <w:ins w:id="92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45 – My Computer Context Menu (Windows XP)</w:t>
        </w:r>
        <w:r>
          <w:rPr>
            <w:noProof/>
            <w:webHidden/>
          </w:rPr>
          <w:tab/>
        </w:r>
        <w:r>
          <w:rPr>
            <w:noProof/>
            <w:webHidden/>
          </w:rPr>
          <w:fldChar w:fldCharType="begin"/>
        </w:r>
        <w:r>
          <w:rPr>
            <w:noProof/>
            <w:webHidden/>
          </w:rPr>
          <w:instrText xml:space="preserve"> PAGEREF _Toc80793344 \h </w:instrText>
        </w:r>
        <w:r>
          <w:rPr>
            <w:noProof/>
            <w:webHidden/>
          </w:rPr>
        </w:r>
      </w:ins>
      <w:r>
        <w:rPr>
          <w:noProof/>
          <w:webHidden/>
        </w:rPr>
        <w:fldChar w:fldCharType="separate"/>
      </w:r>
      <w:ins w:id="929" w:author="Andrew Instone-Cowie" w:date="2021-08-25T14:18:00Z">
        <w:r w:rsidR="00E86763">
          <w:rPr>
            <w:noProof/>
            <w:webHidden/>
          </w:rPr>
          <w:t>69</w:t>
        </w:r>
      </w:ins>
      <w:ins w:id="930" w:author="Andrew Instone-Cowie" w:date="2021-08-25T14:13:00Z">
        <w:r>
          <w:rPr>
            <w:noProof/>
            <w:webHidden/>
          </w:rPr>
          <w:fldChar w:fldCharType="end"/>
        </w:r>
        <w:r w:rsidRPr="003F7725">
          <w:rPr>
            <w:rStyle w:val="Hyperlink"/>
            <w:noProof/>
          </w:rPr>
          <w:fldChar w:fldCharType="end"/>
        </w:r>
      </w:ins>
    </w:p>
    <w:p w14:paraId="56859FEF" w14:textId="557B8E72" w:rsidR="00CD5701" w:rsidRDefault="00CD5701" w:rsidP="00CD5701">
      <w:pPr>
        <w:pStyle w:val="TableofFigures"/>
        <w:tabs>
          <w:tab w:val="right" w:leader="dot" w:pos="9016"/>
        </w:tabs>
        <w:spacing w:after="120"/>
        <w:rPr>
          <w:ins w:id="931" w:author="Andrew Instone-Cowie" w:date="2021-08-25T14:13:00Z"/>
          <w:rFonts w:eastAsiaTheme="minorEastAsia"/>
          <w:noProof/>
          <w:lang w:eastAsia="en-GB"/>
        </w:rPr>
        <w:pPrChange w:id="932" w:author="Andrew Instone-Cowie" w:date="2021-08-25T14:13:00Z">
          <w:pPr>
            <w:pStyle w:val="TableofFigures"/>
            <w:tabs>
              <w:tab w:val="right" w:leader="dot" w:pos="9016"/>
            </w:tabs>
          </w:pPr>
        </w:pPrChange>
      </w:pPr>
      <w:ins w:id="93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46 – Computer Context Menu (Windows 7)</w:t>
        </w:r>
        <w:r>
          <w:rPr>
            <w:noProof/>
            <w:webHidden/>
          </w:rPr>
          <w:tab/>
        </w:r>
        <w:r>
          <w:rPr>
            <w:noProof/>
            <w:webHidden/>
          </w:rPr>
          <w:fldChar w:fldCharType="begin"/>
        </w:r>
        <w:r>
          <w:rPr>
            <w:noProof/>
            <w:webHidden/>
          </w:rPr>
          <w:instrText xml:space="preserve"> PAGEREF _Toc80793345 \h </w:instrText>
        </w:r>
        <w:r>
          <w:rPr>
            <w:noProof/>
            <w:webHidden/>
          </w:rPr>
        </w:r>
      </w:ins>
      <w:r>
        <w:rPr>
          <w:noProof/>
          <w:webHidden/>
        </w:rPr>
        <w:fldChar w:fldCharType="separate"/>
      </w:r>
      <w:ins w:id="934" w:author="Andrew Instone-Cowie" w:date="2021-08-25T14:18:00Z">
        <w:r w:rsidR="00E86763">
          <w:rPr>
            <w:noProof/>
            <w:webHidden/>
          </w:rPr>
          <w:t>69</w:t>
        </w:r>
      </w:ins>
      <w:ins w:id="935" w:author="Andrew Instone-Cowie" w:date="2021-08-25T14:13:00Z">
        <w:r>
          <w:rPr>
            <w:noProof/>
            <w:webHidden/>
          </w:rPr>
          <w:fldChar w:fldCharType="end"/>
        </w:r>
        <w:r w:rsidRPr="003F7725">
          <w:rPr>
            <w:rStyle w:val="Hyperlink"/>
            <w:noProof/>
          </w:rPr>
          <w:fldChar w:fldCharType="end"/>
        </w:r>
      </w:ins>
    </w:p>
    <w:p w14:paraId="5F55863D" w14:textId="2D856915" w:rsidR="00CD5701" w:rsidRDefault="00CD5701" w:rsidP="00CD5701">
      <w:pPr>
        <w:pStyle w:val="TableofFigures"/>
        <w:tabs>
          <w:tab w:val="right" w:leader="dot" w:pos="9016"/>
        </w:tabs>
        <w:spacing w:after="120"/>
        <w:rPr>
          <w:ins w:id="936" w:author="Andrew Instone-Cowie" w:date="2021-08-25T14:13:00Z"/>
          <w:rFonts w:eastAsiaTheme="minorEastAsia"/>
          <w:noProof/>
          <w:lang w:eastAsia="en-GB"/>
        </w:rPr>
        <w:pPrChange w:id="937" w:author="Andrew Instone-Cowie" w:date="2021-08-25T14:13:00Z">
          <w:pPr>
            <w:pStyle w:val="TableofFigures"/>
            <w:tabs>
              <w:tab w:val="right" w:leader="dot" w:pos="9016"/>
            </w:tabs>
          </w:pPr>
        </w:pPrChange>
      </w:pPr>
      <w:ins w:id="93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47 – System Properties Hardware Tab (Windows XP)</w:t>
        </w:r>
        <w:r>
          <w:rPr>
            <w:noProof/>
            <w:webHidden/>
          </w:rPr>
          <w:tab/>
        </w:r>
        <w:r>
          <w:rPr>
            <w:noProof/>
            <w:webHidden/>
          </w:rPr>
          <w:fldChar w:fldCharType="begin"/>
        </w:r>
        <w:r>
          <w:rPr>
            <w:noProof/>
            <w:webHidden/>
          </w:rPr>
          <w:instrText xml:space="preserve"> PAGEREF _Toc80793346 \h </w:instrText>
        </w:r>
        <w:r>
          <w:rPr>
            <w:noProof/>
            <w:webHidden/>
          </w:rPr>
        </w:r>
      </w:ins>
      <w:r>
        <w:rPr>
          <w:noProof/>
          <w:webHidden/>
        </w:rPr>
        <w:fldChar w:fldCharType="separate"/>
      </w:r>
      <w:ins w:id="939" w:author="Andrew Instone-Cowie" w:date="2021-08-25T14:18:00Z">
        <w:r w:rsidR="00E86763">
          <w:rPr>
            <w:noProof/>
            <w:webHidden/>
          </w:rPr>
          <w:t>70</w:t>
        </w:r>
      </w:ins>
      <w:ins w:id="940" w:author="Andrew Instone-Cowie" w:date="2021-08-25T14:13:00Z">
        <w:r>
          <w:rPr>
            <w:noProof/>
            <w:webHidden/>
          </w:rPr>
          <w:fldChar w:fldCharType="end"/>
        </w:r>
        <w:r w:rsidRPr="003F7725">
          <w:rPr>
            <w:rStyle w:val="Hyperlink"/>
            <w:noProof/>
          </w:rPr>
          <w:fldChar w:fldCharType="end"/>
        </w:r>
      </w:ins>
    </w:p>
    <w:p w14:paraId="6F0BBA02" w14:textId="5EFC5DB8" w:rsidR="00CD5701" w:rsidRDefault="00CD5701" w:rsidP="00CD5701">
      <w:pPr>
        <w:pStyle w:val="TableofFigures"/>
        <w:tabs>
          <w:tab w:val="right" w:leader="dot" w:pos="9016"/>
        </w:tabs>
        <w:spacing w:after="120"/>
        <w:rPr>
          <w:ins w:id="941" w:author="Andrew Instone-Cowie" w:date="2021-08-25T14:13:00Z"/>
          <w:rFonts w:eastAsiaTheme="minorEastAsia"/>
          <w:noProof/>
          <w:lang w:eastAsia="en-GB"/>
        </w:rPr>
        <w:pPrChange w:id="942" w:author="Andrew Instone-Cowie" w:date="2021-08-25T14:13:00Z">
          <w:pPr>
            <w:pStyle w:val="TableofFigures"/>
            <w:tabs>
              <w:tab w:val="right" w:leader="dot" w:pos="9016"/>
            </w:tabs>
          </w:pPr>
        </w:pPrChange>
      </w:pPr>
      <w:ins w:id="94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48 – System Properties Hardware Tab (Windows 7)</w:t>
        </w:r>
        <w:r>
          <w:rPr>
            <w:noProof/>
            <w:webHidden/>
          </w:rPr>
          <w:tab/>
        </w:r>
        <w:r>
          <w:rPr>
            <w:noProof/>
            <w:webHidden/>
          </w:rPr>
          <w:fldChar w:fldCharType="begin"/>
        </w:r>
        <w:r>
          <w:rPr>
            <w:noProof/>
            <w:webHidden/>
          </w:rPr>
          <w:instrText xml:space="preserve"> PAGEREF _Toc80793347 \h </w:instrText>
        </w:r>
        <w:r>
          <w:rPr>
            <w:noProof/>
            <w:webHidden/>
          </w:rPr>
        </w:r>
      </w:ins>
      <w:r>
        <w:rPr>
          <w:noProof/>
          <w:webHidden/>
        </w:rPr>
        <w:fldChar w:fldCharType="separate"/>
      </w:r>
      <w:ins w:id="944" w:author="Andrew Instone-Cowie" w:date="2021-08-25T14:18:00Z">
        <w:r w:rsidR="00E86763">
          <w:rPr>
            <w:noProof/>
            <w:webHidden/>
          </w:rPr>
          <w:t>70</w:t>
        </w:r>
      </w:ins>
      <w:ins w:id="945" w:author="Andrew Instone-Cowie" w:date="2021-08-25T14:13:00Z">
        <w:r>
          <w:rPr>
            <w:noProof/>
            <w:webHidden/>
          </w:rPr>
          <w:fldChar w:fldCharType="end"/>
        </w:r>
        <w:r w:rsidRPr="003F7725">
          <w:rPr>
            <w:rStyle w:val="Hyperlink"/>
            <w:noProof/>
          </w:rPr>
          <w:fldChar w:fldCharType="end"/>
        </w:r>
      </w:ins>
    </w:p>
    <w:p w14:paraId="2FEBD57D" w14:textId="40505063" w:rsidR="00CD5701" w:rsidRDefault="00CD5701" w:rsidP="00CD5701">
      <w:pPr>
        <w:pStyle w:val="TableofFigures"/>
        <w:tabs>
          <w:tab w:val="right" w:leader="dot" w:pos="9016"/>
        </w:tabs>
        <w:spacing w:after="120"/>
        <w:rPr>
          <w:ins w:id="946" w:author="Andrew Instone-Cowie" w:date="2021-08-25T14:13:00Z"/>
          <w:rFonts w:eastAsiaTheme="minorEastAsia"/>
          <w:noProof/>
          <w:lang w:eastAsia="en-GB"/>
        </w:rPr>
        <w:pPrChange w:id="947" w:author="Andrew Instone-Cowie" w:date="2021-08-25T14:13:00Z">
          <w:pPr>
            <w:pStyle w:val="TableofFigures"/>
            <w:tabs>
              <w:tab w:val="right" w:leader="dot" w:pos="9016"/>
            </w:tabs>
          </w:pPr>
        </w:pPrChange>
      </w:pPr>
      <w:ins w:id="94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"_Toc80793348"</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49 – Device Manager (Driver Installed)</w:t>
        </w:r>
        <w:r>
          <w:rPr>
            <w:noProof/>
            <w:webHidden/>
          </w:rPr>
          <w:tab/>
        </w:r>
        <w:r>
          <w:rPr>
            <w:noProof/>
            <w:webHidden/>
          </w:rPr>
          <w:fldChar w:fldCharType="begin"/>
        </w:r>
        <w:r>
          <w:rPr>
            <w:noProof/>
            <w:webHidden/>
          </w:rPr>
          <w:instrText xml:space="preserve"> PAGEREF _Toc80793348 \h </w:instrText>
        </w:r>
        <w:r>
          <w:rPr>
            <w:noProof/>
            <w:webHidden/>
          </w:rPr>
        </w:r>
      </w:ins>
      <w:r>
        <w:rPr>
          <w:noProof/>
          <w:webHidden/>
        </w:rPr>
        <w:fldChar w:fldCharType="separate"/>
      </w:r>
      <w:ins w:id="949" w:author="Andrew Instone-Cowie" w:date="2021-08-25T14:18:00Z">
        <w:r w:rsidR="00E86763">
          <w:rPr>
            <w:noProof/>
            <w:webHidden/>
          </w:rPr>
          <w:t>71</w:t>
        </w:r>
      </w:ins>
      <w:ins w:id="950" w:author="Andrew Instone-Cowie" w:date="2021-08-25T14:13:00Z">
        <w:r>
          <w:rPr>
            <w:noProof/>
            <w:webHidden/>
          </w:rPr>
          <w:fldChar w:fldCharType="end"/>
        </w:r>
        <w:r w:rsidRPr="003F7725">
          <w:rPr>
            <w:rStyle w:val="Hyperlink"/>
            <w:noProof/>
          </w:rPr>
          <w:fldChar w:fldCharType="end"/>
        </w:r>
      </w:ins>
    </w:p>
    <w:p w14:paraId="0569F282" w14:textId="0705F989" w:rsidR="00CD5701" w:rsidRDefault="00CD5701" w:rsidP="00CD5701">
      <w:pPr>
        <w:pStyle w:val="TableofFigures"/>
        <w:tabs>
          <w:tab w:val="right" w:leader="dot" w:pos="9016"/>
        </w:tabs>
        <w:spacing w:after="120"/>
        <w:rPr>
          <w:ins w:id="951" w:author="Andrew Instone-Cowie" w:date="2021-08-25T14:13:00Z"/>
          <w:rFonts w:eastAsiaTheme="minorEastAsia"/>
          <w:noProof/>
          <w:lang w:eastAsia="en-GB"/>
        </w:rPr>
        <w:pPrChange w:id="952" w:author="Andrew Instone-Cowie" w:date="2021-08-25T14:13:00Z">
          <w:pPr>
            <w:pStyle w:val="TableofFigures"/>
            <w:tabs>
              <w:tab w:val="right" w:leader="dot" w:pos="9016"/>
            </w:tabs>
          </w:pPr>
        </w:pPrChange>
      </w:pPr>
      <w:ins w:id="95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"_Toc80793349"</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50 – Device Manager (Driver Missing)</w:t>
        </w:r>
        <w:r>
          <w:rPr>
            <w:noProof/>
            <w:webHidden/>
          </w:rPr>
          <w:tab/>
        </w:r>
        <w:r>
          <w:rPr>
            <w:noProof/>
            <w:webHidden/>
          </w:rPr>
          <w:fldChar w:fldCharType="begin"/>
        </w:r>
        <w:r>
          <w:rPr>
            <w:noProof/>
            <w:webHidden/>
          </w:rPr>
          <w:instrText xml:space="preserve"> PAGEREF _Toc80793349 \h </w:instrText>
        </w:r>
        <w:r>
          <w:rPr>
            <w:noProof/>
            <w:webHidden/>
          </w:rPr>
        </w:r>
      </w:ins>
      <w:r>
        <w:rPr>
          <w:noProof/>
          <w:webHidden/>
        </w:rPr>
        <w:fldChar w:fldCharType="separate"/>
      </w:r>
      <w:ins w:id="954" w:author="Andrew Instone-Cowie" w:date="2021-08-25T14:18:00Z">
        <w:r w:rsidR="00E86763">
          <w:rPr>
            <w:noProof/>
            <w:webHidden/>
          </w:rPr>
          <w:t>71</w:t>
        </w:r>
      </w:ins>
      <w:ins w:id="955" w:author="Andrew Instone-Cowie" w:date="2021-08-25T14:13:00Z">
        <w:r>
          <w:rPr>
            <w:noProof/>
            <w:webHidden/>
          </w:rPr>
          <w:fldChar w:fldCharType="end"/>
        </w:r>
        <w:r w:rsidRPr="003F7725">
          <w:rPr>
            <w:rStyle w:val="Hyperlink"/>
            <w:noProof/>
          </w:rPr>
          <w:fldChar w:fldCharType="end"/>
        </w:r>
      </w:ins>
    </w:p>
    <w:p w14:paraId="4C890D63" w14:textId="15F7CF03" w:rsidR="00CD5701" w:rsidRDefault="00CD5701" w:rsidP="00CD5701">
      <w:pPr>
        <w:pStyle w:val="TableofFigures"/>
        <w:tabs>
          <w:tab w:val="right" w:leader="dot" w:pos="9016"/>
        </w:tabs>
        <w:spacing w:after="120"/>
        <w:rPr>
          <w:ins w:id="956" w:author="Andrew Instone-Cowie" w:date="2021-08-25T14:13:00Z"/>
          <w:rFonts w:eastAsiaTheme="minorEastAsia"/>
          <w:noProof/>
          <w:lang w:eastAsia="en-GB"/>
        </w:rPr>
        <w:pPrChange w:id="957" w:author="Andrew Instone-Cowie" w:date="2021-08-25T14:13:00Z">
          <w:pPr>
            <w:pStyle w:val="TableofFigures"/>
            <w:tabs>
              <w:tab w:val="right" w:leader="dot" w:pos="9016"/>
            </w:tabs>
          </w:pPr>
        </w:pPrChange>
      </w:pPr>
      <w:ins w:id="95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"_Toc80793350"</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51 – Device Manager (Port COM14)</w:t>
        </w:r>
        <w:r>
          <w:rPr>
            <w:noProof/>
            <w:webHidden/>
          </w:rPr>
          <w:tab/>
        </w:r>
        <w:r>
          <w:rPr>
            <w:noProof/>
            <w:webHidden/>
          </w:rPr>
          <w:fldChar w:fldCharType="begin"/>
        </w:r>
        <w:r>
          <w:rPr>
            <w:noProof/>
            <w:webHidden/>
          </w:rPr>
          <w:instrText xml:space="preserve"> PAGEREF _Toc80793350 \h </w:instrText>
        </w:r>
        <w:r>
          <w:rPr>
            <w:noProof/>
            <w:webHidden/>
          </w:rPr>
        </w:r>
      </w:ins>
      <w:r>
        <w:rPr>
          <w:noProof/>
          <w:webHidden/>
        </w:rPr>
        <w:fldChar w:fldCharType="separate"/>
      </w:r>
      <w:ins w:id="959" w:author="Andrew Instone-Cowie" w:date="2021-08-25T14:18:00Z">
        <w:r w:rsidR="00E86763">
          <w:rPr>
            <w:noProof/>
            <w:webHidden/>
          </w:rPr>
          <w:t>72</w:t>
        </w:r>
      </w:ins>
      <w:ins w:id="960" w:author="Andrew Instone-Cowie" w:date="2021-08-25T14:13:00Z">
        <w:r>
          <w:rPr>
            <w:noProof/>
            <w:webHidden/>
          </w:rPr>
          <w:fldChar w:fldCharType="end"/>
        </w:r>
        <w:r w:rsidRPr="003F7725">
          <w:rPr>
            <w:rStyle w:val="Hyperlink"/>
            <w:noProof/>
          </w:rPr>
          <w:fldChar w:fldCharType="end"/>
        </w:r>
      </w:ins>
    </w:p>
    <w:p w14:paraId="40D37697" w14:textId="0A83F83A" w:rsidR="00CD5701" w:rsidRDefault="00CD5701" w:rsidP="00CD5701">
      <w:pPr>
        <w:pStyle w:val="TableofFigures"/>
        <w:tabs>
          <w:tab w:val="right" w:leader="dot" w:pos="9016"/>
        </w:tabs>
        <w:spacing w:after="120"/>
        <w:rPr>
          <w:ins w:id="961" w:author="Andrew Instone-Cowie" w:date="2021-08-25T14:13:00Z"/>
          <w:rFonts w:eastAsiaTheme="minorEastAsia"/>
          <w:noProof/>
          <w:lang w:eastAsia="en-GB"/>
        </w:rPr>
        <w:pPrChange w:id="962" w:author="Andrew Instone-Cowie" w:date="2021-08-25T14:13:00Z">
          <w:pPr>
            <w:pStyle w:val="TableofFigures"/>
            <w:tabs>
              <w:tab w:val="right" w:leader="dot" w:pos="9016"/>
            </w:tabs>
          </w:pPr>
        </w:pPrChange>
      </w:pPr>
      <w:ins w:id="96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"_Toc80793351"</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52 – Device Manager Context Menu</w:t>
        </w:r>
        <w:r>
          <w:rPr>
            <w:noProof/>
            <w:webHidden/>
          </w:rPr>
          <w:tab/>
        </w:r>
        <w:r>
          <w:rPr>
            <w:noProof/>
            <w:webHidden/>
          </w:rPr>
          <w:fldChar w:fldCharType="begin"/>
        </w:r>
        <w:r>
          <w:rPr>
            <w:noProof/>
            <w:webHidden/>
          </w:rPr>
          <w:instrText xml:space="preserve"> PAGEREF _Toc80793351 \h </w:instrText>
        </w:r>
        <w:r>
          <w:rPr>
            <w:noProof/>
            <w:webHidden/>
          </w:rPr>
        </w:r>
      </w:ins>
      <w:r>
        <w:rPr>
          <w:noProof/>
          <w:webHidden/>
        </w:rPr>
        <w:fldChar w:fldCharType="separate"/>
      </w:r>
      <w:ins w:id="964" w:author="Andrew Instone-Cowie" w:date="2021-08-25T14:18:00Z">
        <w:r w:rsidR="00E86763">
          <w:rPr>
            <w:noProof/>
            <w:webHidden/>
          </w:rPr>
          <w:t>73</w:t>
        </w:r>
      </w:ins>
      <w:ins w:id="965" w:author="Andrew Instone-Cowie" w:date="2021-08-25T14:13:00Z">
        <w:r>
          <w:rPr>
            <w:noProof/>
            <w:webHidden/>
          </w:rPr>
          <w:fldChar w:fldCharType="end"/>
        </w:r>
        <w:r w:rsidRPr="003F7725">
          <w:rPr>
            <w:rStyle w:val="Hyperlink"/>
            <w:noProof/>
          </w:rPr>
          <w:fldChar w:fldCharType="end"/>
        </w:r>
      </w:ins>
    </w:p>
    <w:p w14:paraId="0B7960B7" w14:textId="5577E3E9" w:rsidR="00CD5701" w:rsidRDefault="00CD5701" w:rsidP="00CD5701">
      <w:pPr>
        <w:pStyle w:val="TableofFigures"/>
        <w:tabs>
          <w:tab w:val="right" w:leader="dot" w:pos="9016"/>
        </w:tabs>
        <w:spacing w:after="120"/>
        <w:rPr>
          <w:ins w:id="966" w:author="Andrew Instone-Cowie" w:date="2021-08-25T14:13:00Z"/>
          <w:rFonts w:eastAsiaTheme="minorEastAsia"/>
          <w:noProof/>
          <w:lang w:eastAsia="en-GB"/>
        </w:rPr>
        <w:pPrChange w:id="967" w:author="Andrew Instone-Cowie" w:date="2021-08-25T14:13:00Z">
          <w:pPr>
            <w:pStyle w:val="TableofFigures"/>
            <w:tabs>
              <w:tab w:val="right" w:leader="dot" w:pos="9016"/>
            </w:tabs>
          </w:pPr>
        </w:pPrChange>
      </w:pPr>
      <w:ins w:id="96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"_Toc80793352"</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53 – COM Port Properties</w:t>
        </w:r>
        <w:r>
          <w:rPr>
            <w:noProof/>
            <w:webHidden/>
          </w:rPr>
          <w:tab/>
        </w:r>
        <w:r>
          <w:rPr>
            <w:noProof/>
            <w:webHidden/>
          </w:rPr>
          <w:fldChar w:fldCharType="begin"/>
        </w:r>
        <w:r>
          <w:rPr>
            <w:noProof/>
            <w:webHidden/>
          </w:rPr>
          <w:instrText xml:space="preserve"> PAGEREF _Toc80793352 \h </w:instrText>
        </w:r>
        <w:r>
          <w:rPr>
            <w:noProof/>
            <w:webHidden/>
          </w:rPr>
        </w:r>
      </w:ins>
      <w:r>
        <w:rPr>
          <w:noProof/>
          <w:webHidden/>
        </w:rPr>
        <w:fldChar w:fldCharType="separate"/>
      </w:r>
      <w:ins w:id="969" w:author="Andrew Instone-Cowie" w:date="2021-08-25T14:18:00Z">
        <w:r w:rsidR="00E86763">
          <w:rPr>
            <w:noProof/>
            <w:webHidden/>
          </w:rPr>
          <w:t>73</w:t>
        </w:r>
      </w:ins>
      <w:ins w:id="970" w:author="Andrew Instone-Cowie" w:date="2021-08-25T14:13:00Z">
        <w:r>
          <w:rPr>
            <w:noProof/>
            <w:webHidden/>
          </w:rPr>
          <w:fldChar w:fldCharType="end"/>
        </w:r>
        <w:r w:rsidRPr="003F7725">
          <w:rPr>
            <w:rStyle w:val="Hyperlink"/>
            <w:noProof/>
          </w:rPr>
          <w:fldChar w:fldCharType="end"/>
        </w:r>
      </w:ins>
    </w:p>
    <w:p w14:paraId="4A80087F" w14:textId="0FD3787F" w:rsidR="00CD5701" w:rsidRDefault="00CD5701" w:rsidP="00CD5701">
      <w:pPr>
        <w:pStyle w:val="TableofFigures"/>
        <w:tabs>
          <w:tab w:val="right" w:leader="dot" w:pos="9016"/>
        </w:tabs>
        <w:spacing w:after="120"/>
        <w:rPr>
          <w:ins w:id="971" w:author="Andrew Instone-Cowie" w:date="2021-08-25T14:13:00Z"/>
          <w:rFonts w:eastAsiaTheme="minorEastAsia"/>
          <w:noProof/>
          <w:lang w:eastAsia="en-GB"/>
        </w:rPr>
        <w:pPrChange w:id="972" w:author="Andrew Instone-Cowie" w:date="2021-08-25T14:13:00Z">
          <w:pPr>
            <w:pStyle w:val="TableofFigures"/>
            <w:tabs>
              <w:tab w:val="right" w:leader="dot" w:pos="9016"/>
            </w:tabs>
          </w:pPr>
        </w:pPrChange>
      </w:pPr>
      <w:ins w:id="97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"_Toc80793353"</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54 – COM Port Advanced Settings (Prolific)</w:t>
        </w:r>
        <w:r>
          <w:rPr>
            <w:noProof/>
            <w:webHidden/>
          </w:rPr>
          <w:tab/>
        </w:r>
        <w:r>
          <w:rPr>
            <w:noProof/>
            <w:webHidden/>
          </w:rPr>
          <w:fldChar w:fldCharType="begin"/>
        </w:r>
        <w:r>
          <w:rPr>
            <w:noProof/>
            <w:webHidden/>
          </w:rPr>
          <w:instrText xml:space="preserve"> PAGEREF _Toc80793353 \h </w:instrText>
        </w:r>
        <w:r>
          <w:rPr>
            <w:noProof/>
            <w:webHidden/>
          </w:rPr>
        </w:r>
      </w:ins>
      <w:r>
        <w:rPr>
          <w:noProof/>
          <w:webHidden/>
        </w:rPr>
        <w:fldChar w:fldCharType="separate"/>
      </w:r>
      <w:ins w:id="974" w:author="Andrew Instone-Cowie" w:date="2021-08-25T14:18:00Z">
        <w:r w:rsidR="00E86763">
          <w:rPr>
            <w:noProof/>
            <w:webHidden/>
          </w:rPr>
          <w:t>74</w:t>
        </w:r>
      </w:ins>
      <w:ins w:id="975" w:author="Andrew Instone-Cowie" w:date="2021-08-25T14:13:00Z">
        <w:r>
          <w:rPr>
            <w:noProof/>
            <w:webHidden/>
          </w:rPr>
          <w:fldChar w:fldCharType="end"/>
        </w:r>
        <w:r w:rsidRPr="003F7725">
          <w:rPr>
            <w:rStyle w:val="Hyperlink"/>
            <w:noProof/>
          </w:rPr>
          <w:fldChar w:fldCharType="end"/>
        </w:r>
      </w:ins>
    </w:p>
    <w:p w14:paraId="2CD2DCEF" w14:textId="3E6512D9" w:rsidR="00CD5701" w:rsidRDefault="00CD5701" w:rsidP="00CD5701">
      <w:pPr>
        <w:pStyle w:val="TableofFigures"/>
        <w:tabs>
          <w:tab w:val="right" w:leader="dot" w:pos="9016"/>
        </w:tabs>
        <w:spacing w:after="120"/>
        <w:rPr>
          <w:ins w:id="976" w:author="Andrew Instone-Cowie" w:date="2021-08-25T14:13:00Z"/>
          <w:rFonts w:eastAsiaTheme="minorEastAsia"/>
          <w:noProof/>
          <w:lang w:eastAsia="en-GB"/>
        </w:rPr>
        <w:pPrChange w:id="977" w:author="Andrew Instone-Cowie" w:date="2021-08-25T14:13:00Z">
          <w:pPr>
            <w:pStyle w:val="TableofFigures"/>
            <w:tabs>
              <w:tab w:val="right" w:leader="dot" w:pos="9016"/>
            </w:tabs>
          </w:pPr>
        </w:pPrChange>
      </w:pPr>
      <w:ins w:id="97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"_Toc80793354"</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55 – COM Port Advanced Settings (FTDI)</w:t>
        </w:r>
        <w:r>
          <w:rPr>
            <w:noProof/>
            <w:webHidden/>
          </w:rPr>
          <w:tab/>
        </w:r>
        <w:r>
          <w:rPr>
            <w:noProof/>
            <w:webHidden/>
          </w:rPr>
          <w:fldChar w:fldCharType="begin"/>
        </w:r>
        <w:r>
          <w:rPr>
            <w:noProof/>
            <w:webHidden/>
          </w:rPr>
          <w:instrText xml:space="preserve"> PAGEREF _Toc80793354 \h </w:instrText>
        </w:r>
        <w:r>
          <w:rPr>
            <w:noProof/>
            <w:webHidden/>
          </w:rPr>
        </w:r>
      </w:ins>
      <w:r>
        <w:rPr>
          <w:noProof/>
          <w:webHidden/>
        </w:rPr>
        <w:fldChar w:fldCharType="separate"/>
      </w:r>
      <w:ins w:id="979" w:author="Andrew Instone-Cowie" w:date="2021-08-25T14:18:00Z">
        <w:r w:rsidR="00E86763">
          <w:rPr>
            <w:noProof/>
            <w:webHidden/>
          </w:rPr>
          <w:t>74</w:t>
        </w:r>
      </w:ins>
      <w:ins w:id="980" w:author="Andrew Instone-Cowie" w:date="2021-08-25T14:13:00Z">
        <w:r>
          <w:rPr>
            <w:noProof/>
            <w:webHidden/>
          </w:rPr>
          <w:fldChar w:fldCharType="end"/>
        </w:r>
        <w:r w:rsidRPr="003F7725">
          <w:rPr>
            <w:rStyle w:val="Hyperlink"/>
            <w:noProof/>
          </w:rPr>
          <w:fldChar w:fldCharType="end"/>
        </w:r>
      </w:ins>
    </w:p>
    <w:p w14:paraId="30728CC6" w14:textId="3F9427A8" w:rsidR="00CD5701" w:rsidRDefault="00CD5701" w:rsidP="00CD5701">
      <w:pPr>
        <w:pStyle w:val="TableofFigures"/>
        <w:tabs>
          <w:tab w:val="right" w:leader="dot" w:pos="9016"/>
        </w:tabs>
        <w:spacing w:after="120"/>
        <w:rPr>
          <w:ins w:id="981" w:author="Andrew Instone-Cowie" w:date="2021-08-25T14:13:00Z"/>
          <w:rFonts w:eastAsiaTheme="minorEastAsia"/>
          <w:noProof/>
          <w:lang w:eastAsia="en-GB"/>
        </w:rPr>
        <w:pPrChange w:id="982" w:author="Andrew Instone-Cowie" w:date="2021-08-25T14:13:00Z">
          <w:pPr>
            <w:pStyle w:val="TableofFigures"/>
            <w:tabs>
              <w:tab w:val="right" w:leader="dot" w:pos="9016"/>
            </w:tabs>
          </w:pPr>
        </w:pPrChange>
      </w:pPr>
      <w:ins w:id="983"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"_Toc80793355"</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56 – Device Manager (Reconfigured Port COM3)</w:t>
        </w:r>
        <w:r>
          <w:rPr>
            <w:noProof/>
            <w:webHidden/>
          </w:rPr>
          <w:tab/>
        </w:r>
        <w:r>
          <w:rPr>
            <w:noProof/>
            <w:webHidden/>
          </w:rPr>
          <w:fldChar w:fldCharType="begin"/>
        </w:r>
        <w:r>
          <w:rPr>
            <w:noProof/>
            <w:webHidden/>
          </w:rPr>
          <w:instrText xml:space="preserve"> PAGEREF _Toc80793355 \h </w:instrText>
        </w:r>
        <w:r>
          <w:rPr>
            <w:noProof/>
            <w:webHidden/>
          </w:rPr>
        </w:r>
      </w:ins>
      <w:r>
        <w:rPr>
          <w:noProof/>
          <w:webHidden/>
        </w:rPr>
        <w:fldChar w:fldCharType="separate"/>
      </w:r>
      <w:ins w:id="984" w:author="Andrew Instone-Cowie" w:date="2021-08-25T14:18:00Z">
        <w:r w:rsidR="00E86763">
          <w:rPr>
            <w:noProof/>
            <w:webHidden/>
          </w:rPr>
          <w:t>75</w:t>
        </w:r>
      </w:ins>
      <w:ins w:id="985" w:author="Andrew Instone-Cowie" w:date="2021-08-25T14:13:00Z">
        <w:r>
          <w:rPr>
            <w:noProof/>
            <w:webHidden/>
          </w:rPr>
          <w:fldChar w:fldCharType="end"/>
        </w:r>
        <w:r w:rsidRPr="003F7725">
          <w:rPr>
            <w:rStyle w:val="Hyperlink"/>
            <w:noProof/>
          </w:rPr>
          <w:fldChar w:fldCharType="end"/>
        </w:r>
      </w:ins>
    </w:p>
    <w:p w14:paraId="358F5A80" w14:textId="0341FB34" w:rsidR="00CD5701" w:rsidRDefault="00CD5701" w:rsidP="00CD5701">
      <w:pPr>
        <w:pStyle w:val="TableofFigures"/>
        <w:tabs>
          <w:tab w:val="right" w:leader="dot" w:pos="9016"/>
        </w:tabs>
        <w:spacing w:after="120"/>
        <w:rPr>
          <w:ins w:id="986" w:author="Andrew Instone-Cowie" w:date="2021-08-25T14:13:00Z"/>
          <w:rFonts w:eastAsiaTheme="minorEastAsia"/>
          <w:noProof/>
          <w:lang w:eastAsia="en-GB"/>
        </w:rPr>
        <w:pPrChange w:id="987" w:author="Andrew Instone-Cowie" w:date="2021-08-25T14:13:00Z">
          <w:pPr>
            <w:pStyle w:val="TableofFigures"/>
            <w:tabs>
              <w:tab w:val="right" w:leader="dot" w:pos="9016"/>
            </w:tabs>
          </w:pPr>
        </w:pPrChange>
      </w:pPr>
      <w:ins w:id="988"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"_Toc80793356"</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57 – Liverpool Cathedral Odd-Struckness Chart</w:t>
        </w:r>
        <w:r>
          <w:rPr>
            <w:noProof/>
            <w:webHidden/>
          </w:rPr>
          <w:tab/>
        </w:r>
        <w:r>
          <w:rPr>
            <w:noProof/>
            <w:webHidden/>
          </w:rPr>
          <w:fldChar w:fldCharType="begin"/>
        </w:r>
        <w:r>
          <w:rPr>
            <w:noProof/>
            <w:webHidden/>
          </w:rPr>
          <w:instrText xml:space="preserve"> PAGEREF _Toc80793356 \h </w:instrText>
        </w:r>
        <w:r>
          <w:rPr>
            <w:noProof/>
            <w:webHidden/>
          </w:rPr>
        </w:r>
      </w:ins>
      <w:r>
        <w:rPr>
          <w:noProof/>
          <w:webHidden/>
        </w:rPr>
        <w:fldChar w:fldCharType="separate"/>
      </w:r>
      <w:ins w:id="989" w:author="Andrew Instone-Cowie" w:date="2021-08-25T14:18:00Z">
        <w:r w:rsidR="00E86763">
          <w:rPr>
            <w:noProof/>
            <w:webHidden/>
          </w:rPr>
          <w:t>80</w:t>
        </w:r>
      </w:ins>
      <w:ins w:id="990" w:author="Andrew Instone-Cowie" w:date="2021-08-25T14:13:00Z">
        <w:r>
          <w:rPr>
            <w:noProof/>
            <w:webHidden/>
          </w:rPr>
          <w:fldChar w:fldCharType="end"/>
        </w:r>
        <w:r w:rsidRPr="003F7725">
          <w:rPr>
            <w:rStyle w:val="Hyperlink"/>
            <w:noProof/>
          </w:rPr>
          <w:fldChar w:fldCharType="end"/>
        </w:r>
      </w:ins>
    </w:p>
    <w:p w14:paraId="578FC0C8" w14:textId="061E83AC" w:rsidR="00CD5701" w:rsidRDefault="00CD5701">
      <w:pPr>
        <w:pStyle w:val="TableofFigures"/>
        <w:tabs>
          <w:tab w:val="right" w:leader="dot" w:pos="9016"/>
        </w:tabs>
        <w:rPr>
          <w:ins w:id="991" w:author="Andrew Instone-Cowie" w:date="2021-08-25T14:13:00Z"/>
          <w:rFonts w:eastAsiaTheme="minorEastAsia"/>
          <w:noProof/>
          <w:lang w:eastAsia="en-GB"/>
        </w:rPr>
      </w:pPr>
      <w:ins w:id="992" w:author="Andrew Instone-Cowie" w:date="2021-08-25T14:13:00Z">
        <w:r w:rsidRPr="003F7725">
          <w:rPr>
            <w:rStyle w:val="Hyperlink"/>
            <w:noProof/>
          </w:rPr>
          <w:fldChar w:fldCharType="begin"/>
        </w:r>
        <w:r w:rsidRPr="003F7725">
          <w:rPr>
            <w:rStyle w:val="Hyperlink"/>
            <w:noProof/>
          </w:rPr>
          <w:instrText xml:space="preserve"> </w:instrText>
        </w:r>
        <w:r>
          <w:rPr>
            <w:noProof/>
          </w:rPr>
          <w:instrText>HYPERLINK \l "_Toc80793357"</w:instrText>
        </w:r>
        <w:r w:rsidRPr="003F7725">
          <w:rPr>
            <w:rStyle w:val="Hyperlink"/>
            <w:noProof/>
          </w:rPr>
          <w:instrText xml:space="preserve"> </w:instrText>
        </w:r>
        <w:r w:rsidRPr="003F7725">
          <w:rPr>
            <w:rStyle w:val="Hyperlink"/>
            <w:noProof/>
          </w:rPr>
        </w:r>
        <w:r w:rsidRPr="003F7725">
          <w:rPr>
            <w:rStyle w:val="Hyperlink"/>
            <w:noProof/>
          </w:rPr>
          <w:fldChar w:fldCharType="separate"/>
        </w:r>
        <w:r w:rsidRPr="003F7725">
          <w:rPr>
            <w:rStyle w:val="Hyperlink"/>
            <w:noProof/>
          </w:rPr>
          <w:t>Figure 58 – Quarter Peal Sensor Head Test Timings</w:t>
        </w:r>
        <w:r>
          <w:rPr>
            <w:noProof/>
            <w:webHidden/>
          </w:rPr>
          <w:tab/>
        </w:r>
        <w:r>
          <w:rPr>
            <w:noProof/>
            <w:webHidden/>
          </w:rPr>
          <w:fldChar w:fldCharType="begin"/>
        </w:r>
        <w:r>
          <w:rPr>
            <w:noProof/>
            <w:webHidden/>
          </w:rPr>
          <w:instrText xml:space="preserve"> PAGEREF _Toc80793357 \h </w:instrText>
        </w:r>
        <w:r>
          <w:rPr>
            <w:noProof/>
            <w:webHidden/>
          </w:rPr>
        </w:r>
      </w:ins>
      <w:r>
        <w:rPr>
          <w:noProof/>
          <w:webHidden/>
        </w:rPr>
        <w:fldChar w:fldCharType="separate"/>
      </w:r>
      <w:ins w:id="993" w:author="Andrew Instone-Cowie" w:date="2021-08-25T14:18:00Z">
        <w:r w:rsidR="00E86763">
          <w:rPr>
            <w:noProof/>
            <w:webHidden/>
          </w:rPr>
          <w:t>85</w:t>
        </w:r>
      </w:ins>
      <w:ins w:id="994" w:author="Andrew Instone-Cowie" w:date="2021-08-25T14:13:00Z">
        <w:r>
          <w:rPr>
            <w:noProof/>
            <w:webHidden/>
          </w:rPr>
          <w:fldChar w:fldCharType="end"/>
        </w:r>
        <w:r w:rsidRPr="003F7725">
          <w:rPr>
            <w:rStyle w:val="Hyperlink"/>
            <w:noProof/>
          </w:rPr>
          <w:fldChar w:fldCharType="end"/>
        </w:r>
      </w:ins>
    </w:p>
    <w:p w14:paraId="125E3827" w14:textId="40E3A228" w:rsidR="00012709" w:rsidDel="00095F1B" w:rsidRDefault="00012709" w:rsidP="00A02960">
      <w:pPr>
        <w:pStyle w:val="TableofFigures"/>
        <w:tabs>
          <w:tab w:val="right" w:leader="dot" w:pos="9016"/>
        </w:tabs>
        <w:spacing w:after="100"/>
        <w:rPr>
          <w:del w:id="995" w:author="Andrew Instone-Cowie" w:date="2021-08-10T21:33:00Z"/>
          <w:rFonts w:eastAsiaTheme="minorEastAsia"/>
          <w:noProof/>
          <w:lang w:eastAsia="en-GB"/>
        </w:rPr>
      </w:pPr>
      <w:del w:id="996" w:author="Andrew Instone-Cowie" w:date="2021-08-10T21:33:00Z">
        <w:r w:rsidRPr="00095F1B" w:rsidDel="00095F1B">
          <w:rPr>
            <w:noProof/>
            <w:rPrChange w:id="997" w:author="Andrew Instone-Cowie" w:date="2021-08-10T21:33:00Z">
              <w:rPr>
                <w:rStyle w:val="Hyperlink"/>
                <w:noProof/>
              </w:rPr>
            </w:rPrChange>
          </w:rPr>
          <w:lastRenderedPageBreak/>
          <w:delText>Figure 1 – Documentation Map</w:delText>
        </w:r>
        <w:r w:rsidDel="00095F1B">
          <w:rPr>
            <w:noProof/>
            <w:webHidden/>
          </w:rPr>
          <w:tab/>
        </w:r>
        <w:r w:rsidR="00CA0B7C" w:rsidDel="00095F1B">
          <w:rPr>
            <w:noProof/>
            <w:webHidden/>
          </w:rPr>
          <w:delText>8</w:delText>
        </w:r>
      </w:del>
    </w:p>
    <w:p w14:paraId="439CEF7C" w14:textId="24DCC11A" w:rsidR="00012709" w:rsidDel="00095F1B" w:rsidRDefault="00012709" w:rsidP="00A02960">
      <w:pPr>
        <w:pStyle w:val="TableofFigures"/>
        <w:tabs>
          <w:tab w:val="right" w:leader="dot" w:pos="9016"/>
        </w:tabs>
        <w:spacing w:after="100"/>
        <w:rPr>
          <w:del w:id="998" w:author="Andrew Instone-Cowie" w:date="2021-08-10T21:33:00Z"/>
          <w:rFonts w:eastAsiaTheme="minorEastAsia"/>
          <w:noProof/>
          <w:lang w:eastAsia="en-GB"/>
        </w:rPr>
      </w:pPr>
      <w:del w:id="999" w:author="Andrew Instone-Cowie" w:date="2021-08-10T21:33:00Z">
        <w:r w:rsidRPr="00095F1B" w:rsidDel="00095F1B">
          <w:rPr>
            <w:noProof/>
            <w:rPrChange w:id="1000" w:author="Andrew Instone-Cowie" w:date="2021-08-10T21:33:00Z">
              <w:rPr>
                <w:rStyle w:val="Hyperlink"/>
                <w:noProof/>
              </w:rPr>
            </w:rPrChange>
          </w:rPr>
          <w:delText>Figure 2 – Simulator General Arrangement</w:delText>
        </w:r>
        <w:r w:rsidDel="00095F1B">
          <w:rPr>
            <w:noProof/>
            <w:webHidden/>
          </w:rPr>
          <w:tab/>
        </w:r>
        <w:r w:rsidR="00CA0B7C" w:rsidDel="00095F1B">
          <w:rPr>
            <w:noProof/>
            <w:webHidden/>
          </w:rPr>
          <w:delText>10</w:delText>
        </w:r>
      </w:del>
    </w:p>
    <w:p w14:paraId="769C2E2D" w14:textId="3DAB8EC4" w:rsidR="00012709" w:rsidDel="00095F1B" w:rsidRDefault="00012709" w:rsidP="00A02960">
      <w:pPr>
        <w:pStyle w:val="TableofFigures"/>
        <w:tabs>
          <w:tab w:val="right" w:leader="dot" w:pos="9016"/>
        </w:tabs>
        <w:spacing w:after="100"/>
        <w:rPr>
          <w:del w:id="1001" w:author="Andrew Instone-Cowie" w:date="2021-08-10T21:33:00Z"/>
          <w:rFonts w:eastAsiaTheme="minorEastAsia"/>
          <w:noProof/>
          <w:lang w:eastAsia="en-GB"/>
        </w:rPr>
      </w:pPr>
      <w:del w:id="1002" w:author="Andrew Instone-Cowie" w:date="2021-08-10T21:33:00Z">
        <w:r w:rsidRPr="00095F1B" w:rsidDel="00095F1B">
          <w:rPr>
            <w:noProof/>
            <w:rPrChange w:id="1003" w:author="Andrew Instone-Cowie" w:date="2021-08-10T21:33:00Z">
              <w:rPr>
                <w:rStyle w:val="Hyperlink"/>
                <w:noProof/>
              </w:rPr>
            </w:rPrChange>
          </w:rPr>
          <w:delText>Figure 3 – Second PC Module General Arrangement</w:delText>
        </w:r>
        <w:r w:rsidDel="00095F1B">
          <w:rPr>
            <w:noProof/>
            <w:webHidden/>
          </w:rPr>
          <w:tab/>
        </w:r>
        <w:r w:rsidR="00CA0B7C" w:rsidDel="00095F1B">
          <w:rPr>
            <w:noProof/>
            <w:webHidden/>
          </w:rPr>
          <w:delText>11</w:delText>
        </w:r>
      </w:del>
    </w:p>
    <w:p w14:paraId="60A47526" w14:textId="0F794716" w:rsidR="00012709" w:rsidDel="00095F1B" w:rsidRDefault="00012709" w:rsidP="00A02960">
      <w:pPr>
        <w:pStyle w:val="TableofFigures"/>
        <w:tabs>
          <w:tab w:val="right" w:leader="dot" w:pos="9016"/>
        </w:tabs>
        <w:spacing w:after="100"/>
        <w:rPr>
          <w:del w:id="1004" w:author="Andrew Instone-Cowie" w:date="2021-08-10T21:33:00Z"/>
          <w:rFonts w:eastAsiaTheme="minorEastAsia"/>
          <w:noProof/>
          <w:lang w:eastAsia="en-GB"/>
        </w:rPr>
      </w:pPr>
      <w:del w:id="1005" w:author="Andrew Instone-Cowie" w:date="2021-08-10T21:33:00Z">
        <w:r w:rsidRPr="00095F1B" w:rsidDel="00095F1B">
          <w:rPr>
            <w:noProof/>
            <w:rPrChange w:id="1006" w:author="Andrew Instone-Cowie" w:date="2021-08-10T21:33:00Z">
              <w:rPr>
                <w:rStyle w:val="Hyperlink"/>
                <w:noProof/>
              </w:rPr>
            </w:rPrChange>
          </w:rPr>
          <w:delText>Figure 4 – Basic Serial Splitter Modules General Arrangement</w:delText>
        </w:r>
        <w:r w:rsidDel="00095F1B">
          <w:rPr>
            <w:noProof/>
            <w:webHidden/>
          </w:rPr>
          <w:tab/>
        </w:r>
        <w:r w:rsidR="00CA0B7C" w:rsidDel="00095F1B">
          <w:rPr>
            <w:noProof/>
            <w:webHidden/>
          </w:rPr>
          <w:delText>12</w:delText>
        </w:r>
      </w:del>
    </w:p>
    <w:p w14:paraId="202F15F0" w14:textId="3DDAADEE" w:rsidR="00012709" w:rsidDel="00095F1B" w:rsidRDefault="00012709" w:rsidP="00A02960">
      <w:pPr>
        <w:pStyle w:val="TableofFigures"/>
        <w:tabs>
          <w:tab w:val="right" w:leader="dot" w:pos="9016"/>
        </w:tabs>
        <w:spacing w:after="100"/>
        <w:rPr>
          <w:del w:id="1007" w:author="Andrew Instone-Cowie" w:date="2021-08-10T21:33:00Z"/>
          <w:rFonts w:eastAsiaTheme="minorEastAsia"/>
          <w:noProof/>
          <w:lang w:eastAsia="en-GB"/>
        </w:rPr>
      </w:pPr>
      <w:del w:id="1008" w:author="Andrew Instone-Cowie" w:date="2021-08-10T21:33:00Z">
        <w:r w:rsidRPr="00095F1B" w:rsidDel="00095F1B">
          <w:rPr>
            <w:noProof/>
            <w:rPrChange w:id="1009" w:author="Andrew Instone-Cowie" w:date="2021-08-10T21:33:00Z">
              <w:rPr>
                <w:rStyle w:val="Hyperlink"/>
                <w:noProof/>
              </w:rPr>
            </w:rPrChange>
          </w:rPr>
          <w:delText>Figure 5 – Dual Triggers – Backstroke Strike Point</w:delText>
        </w:r>
        <w:r w:rsidDel="00095F1B">
          <w:rPr>
            <w:noProof/>
            <w:webHidden/>
          </w:rPr>
          <w:tab/>
        </w:r>
        <w:r w:rsidR="00CA0B7C" w:rsidDel="00095F1B">
          <w:rPr>
            <w:noProof/>
            <w:webHidden/>
          </w:rPr>
          <w:delText>14</w:delText>
        </w:r>
      </w:del>
    </w:p>
    <w:p w14:paraId="49695794" w14:textId="7494E7A9" w:rsidR="00012709" w:rsidDel="00095F1B" w:rsidRDefault="00012709" w:rsidP="00A02960">
      <w:pPr>
        <w:pStyle w:val="TableofFigures"/>
        <w:tabs>
          <w:tab w:val="right" w:leader="dot" w:pos="9016"/>
        </w:tabs>
        <w:spacing w:after="100"/>
        <w:rPr>
          <w:del w:id="1010" w:author="Andrew Instone-Cowie" w:date="2021-08-10T21:33:00Z"/>
          <w:rFonts w:eastAsiaTheme="minorEastAsia"/>
          <w:noProof/>
          <w:lang w:eastAsia="en-GB"/>
        </w:rPr>
      </w:pPr>
      <w:del w:id="1011" w:author="Andrew Instone-Cowie" w:date="2021-08-10T21:33:00Z">
        <w:r w:rsidRPr="00095F1B" w:rsidDel="00095F1B">
          <w:rPr>
            <w:noProof/>
            <w:rPrChange w:id="1012" w:author="Andrew Instone-Cowie" w:date="2021-08-10T21:33:00Z">
              <w:rPr>
                <w:rStyle w:val="Hyperlink"/>
                <w:noProof/>
              </w:rPr>
            </w:rPrChange>
          </w:rPr>
          <w:delText>Figure 6 – Dual Triggers – Handstroke Strike Point</w:delText>
        </w:r>
        <w:r w:rsidDel="00095F1B">
          <w:rPr>
            <w:noProof/>
            <w:webHidden/>
          </w:rPr>
          <w:tab/>
        </w:r>
        <w:r w:rsidR="00CA0B7C" w:rsidDel="00095F1B">
          <w:rPr>
            <w:noProof/>
            <w:webHidden/>
          </w:rPr>
          <w:delText>14</w:delText>
        </w:r>
      </w:del>
    </w:p>
    <w:p w14:paraId="695195DD" w14:textId="153B9966" w:rsidR="00012709" w:rsidDel="00095F1B" w:rsidRDefault="00012709" w:rsidP="00A02960">
      <w:pPr>
        <w:pStyle w:val="TableofFigures"/>
        <w:tabs>
          <w:tab w:val="right" w:leader="dot" w:pos="9016"/>
        </w:tabs>
        <w:spacing w:after="100"/>
        <w:rPr>
          <w:del w:id="1013" w:author="Andrew Instone-Cowie" w:date="2021-08-10T21:33:00Z"/>
          <w:rFonts w:eastAsiaTheme="minorEastAsia"/>
          <w:noProof/>
          <w:lang w:eastAsia="en-GB"/>
        </w:rPr>
      </w:pPr>
      <w:del w:id="1014" w:author="Andrew Instone-Cowie" w:date="2021-08-10T21:33:00Z">
        <w:r w:rsidRPr="00095F1B" w:rsidDel="00095F1B">
          <w:rPr>
            <w:noProof/>
            <w:rPrChange w:id="1015" w:author="Andrew Instone-Cowie" w:date="2021-08-10T21:33:00Z">
              <w:rPr>
                <w:rStyle w:val="Hyperlink"/>
                <w:noProof/>
              </w:rPr>
            </w:rPrChange>
          </w:rPr>
          <w:delText>Figure 7 – Single Trigger – Backstroke Strike Point</w:delText>
        </w:r>
        <w:r w:rsidDel="00095F1B">
          <w:rPr>
            <w:noProof/>
            <w:webHidden/>
          </w:rPr>
          <w:tab/>
        </w:r>
        <w:r w:rsidR="00CA0B7C" w:rsidDel="00095F1B">
          <w:rPr>
            <w:noProof/>
            <w:webHidden/>
          </w:rPr>
          <w:delText>15</w:delText>
        </w:r>
      </w:del>
    </w:p>
    <w:p w14:paraId="79EF3BF6" w14:textId="7065F3BC" w:rsidR="00012709" w:rsidDel="00095F1B" w:rsidRDefault="00012709" w:rsidP="00A02960">
      <w:pPr>
        <w:pStyle w:val="TableofFigures"/>
        <w:tabs>
          <w:tab w:val="right" w:leader="dot" w:pos="9016"/>
        </w:tabs>
        <w:spacing w:after="100"/>
        <w:rPr>
          <w:del w:id="1016" w:author="Andrew Instone-Cowie" w:date="2021-08-10T21:33:00Z"/>
          <w:rFonts w:eastAsiaTheme="minorEastAsia"/>
          <w:noProof/>
          <w:lang w:eastAsia="en-GB"/>
        </w:rPr>
      </w:pPr>
      <w:del w:id="1017" w:author="Andrew Instone-Cowie" w:date="2021-08-10T21:33:00Z">
        <w:r w:rsidRPr="00095F1B" w:rsidDel="00095F1B">
          <w:rPr>
            <w:noProof/>
            <w:rPrChange w:id="1018" w:author="Andrew Instone-Cowie" w:date="2021-08-10T21:33:00Z">
              <w:rPr>
                <w:rStyle w:val="Hyperlink"/>
                <w:noProof/>
              </w:rPr>
            </w:rPrChange>
          </w:rPr>
          <w:delText>Figure 8 – Single Trigger – Handstroke Strike Point</w:delText>
        </w:r>
        <w:r w:rsidDel="00095F1B">
          <w:rPr>
            <w:noProof/>
            <w:webHidden/>
          </w:rPr>
          <w:tab/>
        </w:r>
        <w:r w:rsidR="00CA0B7C" w:rsidDel="00095F1B">
          <w:rPr>
            <w:noProof/>
            <w:webHidden/>
          </w:rPr>
          <w:delText>15</w:delText>
        </w:r>
      </w:del>
    </w:p>
    <w:p w14:paraId="69DC5628" w14:textId="36934CD0" w:rsidR="00012709" w:rsidDel="00095F1B" w:rsidRDefault="00012709" w:rsidP="00A02960">
      <w:pPr>
        <w:pStyle w:val="TableofFigures"/>
        <w:tabs>
          <w:tab w:val="right" w:leader="dot" w:pos="9016"/>
        </w:tabs>
        <w:spacing w:after="100"/>
        <w:rPr>
          <w:del w:id="1019" w:author="Andrew Instone-Cowie" w:date="2021-08-10T21:33:00Z"/>
          <w:rFonts w:eastAsiaTheme="minorEastAsia"/>
          <w:noProof/>
          <w:lang w:eastAsia="en-GB"/>
        </w:rPr>
      </w:pPr>
      <w:del w:id="1020" w:author="Andrew Instone-Cowie" w:date="2021-08-10T21:33:00Z">
        <w:r w:rsidRPr="00095F1B" w:rsidDel="00095F1B">
          <w:rPr>
            <w:noProof/>
            <w:rPrChange w:id="1021" w:author="Andrew Instone-Cowie" w:date="2021-08-10T21:33:00Z">
              <w:rPr>
                <w:rStyle w:val="Hyperlink"/>
                <w:noProof/>
              </w:rPr>
            </w:rPrChange>
          </w:rPr>
          <w:delText>Figure 9 – Basic Serial Splitter Downstream Data Flow</w:delText>
        </w:r>
        <w:r w:rsidDel="00095F1B">
          <w:rPr>
            <w:noProof/>
            <w:webHidden/>
          </w:rPr>
          <w:tab/>
        </w:r>
        <w:r w:rsidR="00CA0B7C" w:rsidDel="00095F1B">
          <w:rPr>
            <w:noProof/>
            <w:webHidden/>
          </w:rPr>
          <w:delText>25</w:delText>
        </w:r>
      </w:del>
    </w:p>
    <w:p w14:paraId="44E23E3B" w14:textId="7CED6C27" w:rsidR="00012709" w:rsidDel="00095F1B" w:rsidRDefault="00012709" w:rsidP="00A02960">
      <w:pPr>
        <w:pStyle w:val="TableofFigures"/>
        <w:tabs>
          <w:tab w:val="right" w:leader="dot" w:pos="9016"/>
        </w:tabs>
        <w:spacing w:after="100"/>
        <w:rPr>
          <w:del w:id="1022" w:author="Andrew Instone-Cowie" w:date="2021-08-10T21:33:00Z"/>
          <w:rFonts w:eastAsiaTheme="minorEastAsia"/>
          <w:noProof/>
          <w:lang w:eastAsia="en-GB"/>
        </w:rPr>
      </w:pPr>
      <w:del w:id="1023" w:author="Andrew Instone-Cowie" w:date="2021-08-10T21:33:00Z">
        <w:r w:rsidRPr="00095F1B" w:rsidDel="00095F1B">
          <w:rPr>
            <w:noProof/>
            <w:rPrChange w:id="1024" w:author="Andrew Instone-Cowie" w:date="2021-08-10T21:33:00Z">
              <w:rPr>
                <w:rStyle w:val="Hyperlink"/>
                <w:noProof/>
              </w:rPr>
            </w:rPrChange>
          </w:rPr>
          <w:delText>Figure 10 – Basic Serial Splitter Upstream Data Flow</w:delText>
        </w:r>
        <w:r w:rsidDel="00095F1B">
          <w:rPr>
            <w:noProof/>
            <w:webHidden/>
          </w:rPr>
          <w:tab/>
        </w:r>
        <w:r w:rsidR="00CA0B7C" w:rsidDel="00095F1B">
          <w:rPr>
            <w:noProof/>
            <w:webHidden/>
          </w:rPr>
          <w:delText>27</w:delText>
        </w:r>
      </w:del>
    </w:p>
    <w:p w14:paraId="367A4762" w14:textId="76E2A689" w:rsidR="00012709" w:rsidDel="00095F1B" w:rsidRDefault="00012709" w:rsidP="00A02960">
      <w:pPr>
        <w:pStyle w:val="TableofFigures"/>
        <w:tabs>
          <w:tab w:val="right" w:leader="dot" w:pos="9016"/>
        </w:tabs>
        <w:spacing w:after="100"/>
        <w:rPr>
          <w:del w:id="1025" w:author="Andrew Instone-Cowie" w:date="2021-08-10T21:33:00Z"/>
          <w:rFonts w:eastAsiaTheme="minorEastAsia"/>
          <w:noProof/>
          <w:lang w:eastAsia="en-GB"/>
        </w:rPr>
      </w:pPr>
      <w:del w:id="1026" w:author="Andrew Instone-Cowie" w:date="2021-08-10T21:33:00Z">
        <w:r w:rsidRPr="00095F1B" w:rsidDel="00095F1B">
          <w:rPr>
            <w:noProof/>
            <w:rPrChange w:id="1027" w:author="Andrew Instone-Cowie" w:date="2021-08-10T21:33:00Z">
              <w:rPr>
                <w:rStyle w:val="Hyperlink"/>
                <w:noProof/>
              </w:rPr>
            </w:rPrChange>
          </w:rPr>
          <w:delText>Figure 11 – Basic Serial Splitter Transmitter Control</w:delText>
        </w:r>
        <w:r w:rsidDel="00095F1B">
          <w:rPr>
            <w:noProof/>
            <w:webHidden/>
          </w:rPr>
          <w:tab/>
        </w:r>
        <w:r w:rsidR="00CA0B7C" w:rsidDel="00095F1B">
          <w:rPr>
            <w:noProof/>
            <w:webHidden/>
          </w:rPr>
          <w:delText>28</w:delText>
        </w:r>
      </w:del>
    </w:p>
    <w:p w14:paraId="0C114E4D" w14:textId="590761E4" w:rsidR="00012709" w:rsidDel="00095F1B" w:rsidRDefault="00012709" w:rsidP="00A02960">
      <w:pPr>
        <w:pStyle w:val="TableofFigures"/>
        <w:tabs>
          <w:tab w:val="right" w:leader="dot" w:pos="9016"/>
        </w:tabs>
        <w:spacing w:after="100"/>
        <w:rPr>
          <w:del w:id="1028" w:author="Andrew Instone-Cowie" w:date="2021-08-10T21:33:00Z"/>
          <w:rFonts w:eastAsiaTheme="minorEastAsia"/>
          <w:noProof/>
          <w:lang w:eastAsia="en-GB"/>
        </w:rPr>
      </w:pPr>
      <w:del w:id="1029" w:author="Andrew Instone-Cowie" w:date="2021-08-10T21:33:00Z">
        <w:r w:rsidRPr="00095F1B" w:rsidDel="00095F1B">
          <w:rPr>
            <w:noProof/>
            <w:rPrChange w:id="1030" w:author="Andrew Instone-Cowie" w:date="2021-08-10T21:33:00Z">
              <w:rPr>
                <w:rStyle w:val="Hyperlink"/>
                <w:noProof/>
              </w:rPr>
            </w:rPrChange>
          </w:rPr>
          <w:delText>Figure 12 – Sensor Module Connector</w:delText>
        </w:r>
        <w:r w:rsidDel="00095F1B">
          <w:rPr>
            <w:noProof/>
            <w:webHidden/>
          </w:rPr>
          <w:tab/>
        </w:r>
        <w:r w:rsidR="00CA0B7C" w:rsidDel="00095F1B">
          <w:rPr>
            <w:noProof/>
            <w:webHidden/>
          </w:rPr>
          <w:delText>31</w:delText>
        </w:r>
      </w:del>
    </w:p>
    <w:p w14:paraId="0EF58F55" w14:textId="53DC3F8B" w:rsidR="00012709" w:rsidDel="00095F1B" w:rsidRDefault="00012709" w:rsidP="00A02960">
      <w:pPr>
        <w:pStyle w:val="TableofFigures"/>
        <w:tabs>
          <w:tab w:val="right" w:leader="dot" w:pos="9016"/>
        </w:tabs>
        <w:spacing w:after="100"/>
        <w:rPr>
          <w:del w:id="1031" w:author="Andrew Instone-Cowie" w:date="2021-08-10T21:33:00Z"/>
          <w:rFonts w:eastAsiaTheme="minorEastAsia"/>
          <w:noProof/>
          <w:lang w:eastAsia="en-GB"/>
        </w:rPr>
      </w:pPr>
      <w:del w:id="1032" w:author="Andrew Instone-Cowie" w:date="2021-08-10T21:33:00Z">
        <w:r w:rsidRPr="00095F1B" w:rsidDel="00095F1B">
          <w:rPr>
            <w:noProof/>
            <w:rPrChange w:id="1033" w:author="Andrew Instone-Cowie" w:date="2021-08-10T21:33:00Z">
              <w:rPr>
                <w:rStyle w:val="Hyperlink"/>
                <w:noProof/>
              </w:rPr>
            </w:rPrChange>
          </w:rPr>
          <w:delText>Figure 13 – Sensor Chain Inter-Connection</w:delText>
        </w:r>
        <w:r w:rsidDel="00095F1B">
          <w:rPr>
            <w:noProof/>
            <w:webHidden/>
          </w:rPr>
          <w:tab/>
        </w:r>
        <w:r w:rsidR="00CA0B7C" w:rsidDel="00095F1B">
          <w:rPr>
            <w:noProof/>
            <w:webHidden/>
          </w:rPr>
          <w:delText>31</w:delText>
        </w:r>
      </w:del>
    </w:p>
    <w:p w14:paraId="7D885B8F" w14:textId="164623E5" w:rsidR="00012709" w:rsidDel="00095F1B" w:rsidRDefault="00012709" w:rsidP="00A02960">
      <w:pPr>
        <w:pStyle w:val="TableofFigures"/>
        <w:tabs>
          <w:tab w:val="right" w:leader="dot" w:pos="9016"/>
        </w:tabs>
        <w:spacing w:after="100"/>
        <w:rPr>
          <w:del w:id="1034" w:author="Andrew Instone-Cowie" w:date="2021-08-10T21:33:00Z"/>
          <w:rFonts w:eastAsiaTheme="minorEastAsia"/>
          <w:noProof/>
          <w:lang w:eastAsia="en-GB"/>
        </w:rPr>
      </w:pPr>
      <w:del w:id="1035" w:author="Andrew Instone-Cowie" w:date="2021-08-10T21:33:00Z">
        <w:r w:rsidRPr="00095F1B" w:rsidDel="00095F1B">
          <w:rPr>
            <w:noProof/>
            <w:rPrChange w:id="1036" w:author="Andrew Instone-Cowie" w:date="2021-08-10T21:33:00Z">
              <w:rPr>
                <w:rStyle w:val="Hyperlink"/>
                <w:noProof/>
              </w:rPr>
            </w:rPrChange>
          </w:rPr>
          <w:delText>Figure 14 – Simulator Interface Module Sensor Connector</w:delText>
        </w:r>
        <w:r w:rsidDel="00095F1B">
          <w:rPr>
            <w:noProof/>
            <w:webHidden/>
          </w:rPr>
          <w:tab/>
        </w:r>
        <w:r w:rsidR="00CA0B7C" w:rsidDel="00095F1B">
          <w:rPr>
            <w:noProof/>
            <w:webHidden/>
          </w:rPr>
          <w:delText>32</w:delText>
        </w:r>
      </w:del>
    </w:p>
    <w:p w14:paraId="732D792D" w14:textId="198B0C75" w:rsidR="00012709" w:rsidDel="00095F1B" w:rsidRDefault="00012709" w:rsidP="00A02960">
      <w:pPr>
        <w:pStyle w:val="TableofFigures"/>
        <w:tabs>
          <w:tab w:val="right" w:leader="dot" w:pos="9016"/>
        </w:tabs>
        <w:spacing w:after="100"/>
        <w:rPr>
          <w:del w:id="1037" w:author="Andrew Instone-Cowie" w:date="2021-08-10T21:33:00Z"/>
          <w:rFonts w:eastAsiaTheme="minorEastAsia"/>
          <w:noProof/>
          <w:lang w:eastAsia="en-GB"/>
        </w:rPr>
      </w:pPr>
      <w:del w:id="1038" w:author="Andrew Instone-Cowie" w:date="2021-08-10T21:33:00Z">
        <w:r w:rsidRPr="00095F1B" w:rsidDel="00095F1B">
          <w:rPr>
            <w:noProof/>
            <w:rPrChange w:id="1039" w:author="Andrew Instone-Cowie" w:date="2021-08-10T21:33:00Z">
              <w:rPr>
                <w:rStyle w:val="Hyperlink"/>
                <w:noProof/>
              </w:rPr>
            </w:rPrChange>
          </w:rPr>
          <w:delText>Figure 15 – Simulator Interface 4-Gang Connector</w:delText>
        </w:r>
        <w:r w:rsidDel="00095F1B">
          <w:rPr>
            <w:noProof/>
            <w:webHidden/>
          </w:rPr>
          <w:tab/>
        </w:r>
        <w:r w:rsidR="00CA0B7C" w:rsidDel="00095F1B">
          <w:rPr>
            <w:noProof/>
            <w:webHidden/>
          </w:rPr>
          <w:delText>32</w:delText>
        </w:r>
      </w:del>
    </w:p>
    <w:p w14:paraId="328EB9D8" w14:textId="71860405" w:rsidR="00012709" w:rsidDel="00095F1B" w:rsidRDefault="00012709" w:rsidP="00A02960">
      <w:pPr>
        <w:pStyle w:val="TableofFigures"/>
        <w:tabs>
          <w:tab w:val="right" w:leader="dot" w:pos="9016"/>
        </w:tabs>
        <w:spacing w:after="100"/>
        <w:rPr>
          <w:del w:id="1040" w:author="Andrew Instone-Cowie" w:date="2021-08-10T21:33:00Z"/>
          <w:rFonts w:eastAsiaTheme="minorEastAsia"/>
          <w:noProof/>
          <w:lang w:eastAsia="en-GB"/>
        </w:rPr>
      </w:pPr>
      <w:del w:id="1041" w:author="Andrew Instone-Cowie" w:date="2021-08-10T21:33:00Z">
        <w:r w:rsidRPr="00095F1B" w:rsidDel="00095F1B">
          <w:rPr>
            <w:noProof/>
            <w:rPrChange w:id="1042" w:author="Andrew Instone-Cowie" w:date="2021-08-10T21:33:00Z">
              <w:rPr>
                <w:rStyle w:val="Hyperlink"/>
                <w:noProof/>
              </w:rPr>
            </w:rPrChange>
          </w:rPr>
          <w:delText>Figure 16 – Simulator Interface Module Power/Data Connector</w:delText>
        </w:r>
        <w:r w:rsidDel="00095F1B">
          <w:rPr>
            <w:noProof/>
            <w:webHidden/>
          </w:rPr>
          <w:tab/>
        </w:r>
        <w:r w:rsidR="00CA0B7C" w:rsidDel="00095F1B">
          <w:rPr>
            <w:noProof/>
            <w:webHidden/>
          </w:rPr>
          <w:delText>33</w:delText>
        </w:r>
      </w:del>
    </w:p>
    <w:p w14:paraId="287C6F1C" w14:textId="47EC2CF6" w:rsidR="00012709" w:rsidDel="00095F1B" w:rsidRDefault="00012709" w:rsidP="00A02960">
      <w:pPr>
        <w:pStyle w:val="TableofFigures"/>
        <w:tabs>
          <w:tab w:val="right" w:leader="dot" w:pos="9016"/>
        </w:tabs>
        <w:spacing w:after="100"/>
        <w:rPr>
          <w:del w:id="1043" w:author="Andrew Instone-Cowie" w:date="2021-08-10T21:33:00Z"/>
          <w:rFonts w:eastAsiaTheme="minorEastAsia"/>
          <w:noProof/>
          <w:lang w:eastAsia="en-GB"/>
        </w:rPr>
      </w:pPr>
      <w:del w:id="1044" w:author="Andrew Instone-Cowie" w:date="2021-08-10T21:33:00Z">
        <w:r w:rsidRPr="00095F1B" w:rsidDel="00095F1B">
          <w:rPr>
            <w:noProof/>
            <w:rPrChange w:id="1045" w:author="Andrew Instone-Cowie" w:date="2021-08-10T21:33:00Z">
              <w:rPr>
                <w:rStyle w:val="Hyperlink"/>
                <w:noProof/>
              </w:rPr>
            </w:rPrChange>
          </w:rPr>
          <w:delText>Figure 17 – Power Module Power/Data Connector</w:delText>
        </w:r>
        <w:r w:rsidDel="00095F1B">
          <w:rPr>
            <w:noProof/>
            <w:webHidden/>
          </w:rPr>
          <w:tab/>
        </w:r>
        <w:r w:rsidR="00CA0B7C" w:rsidDel="00095F1B">
          <w:rPr>
            <w:noProof/>
            <w:webHidden/>
          </w:rPr>
          <w:delText>34</w:delText>
        </w:r>
      </w:del>
    </w:p>
    <w:p w14:paraId="48BF3E44" w14:textId="456470F3" w:rsidR="00012709" w:rsidDel="00095F1B" w:rsidRDefault="00012709" w:rsidP="00A02960">
      <w:pPr>
        <w:pStyle w:val="TableofFigures"/>
        <w:tabs>
          <w:tab w:val="right" w:leader="dot" w:pos="9016"/>
        </w:tabs>
        <w:spacing w:after="100"/>
        <w:rPr>
          <w:del w:id="1046" w:author="Andrew Instone-Cowie" w:date="2021-08-10T21:33:00Z"/>
          <w:rFonts w:eastAsiaTheme="minorEastAsia"/>
          <w:noProof/>
          <w:lang w:eastAsia="en-GB"/>
        </w:rPr>
      </w:pPr>
      <w:del w:id="1047" w:author="Andrew Instone-Cowie" w:date="2021-08-10T21:33:00Z">
        <w:r w:rsidRPr="00095F1B" w:rsidDel="00095F1B">
          <w:rPr>
            <w:noProof/>
            <w:rPrChange w:id="1048" w:author="Andrew Instone-Cowie" w:date="2021-08-10T21:33:00Z">
              <w:rPr>
                <w:rStyle w:val="Hyperlink"/>
                <w:noProof/>
              </w:rPr>
            </w:rPrChange>
          </w:rPr>
          <w:delText>Figure 18 – Second PC Module Connector</w:delText>
        </w:r>
        <w:r w:rsidDel="00095F1B">
          <w:rPr>
            <w:noProof/>
            <w:webHidden/>
          </w:rPr>
          <w:tab/>
        </w:r>
        <w:r w:rsidR="00CA0B7C" w:rsidDel="00095F1B">
          <w:rPr>
            <w:noProof/>
            <w:webHidden/>
          </w:rPr>
          <w:delText>35</w:delText>
        </w:r>
      </w:del>
    </w:p>
    <w:p w14:paraId="6BC4A046" w14:textId="47752DC5" w:rsidR="00012709" w:rsidDel="00095F1B" w:rsidRDefault="00012709" w:rsidP="00A02960">
      <w:pPr>
        <w:pStyle w:val="TableofFigures"/>
        <w:tabs>
          <w:tab w:val="right" w:leader="dot" w:pos="9016"/>
        </w:tabs>
        <w:spacing w:after="100"/>
        <w:rPr>
          <w:del w:id="1049" w:author="Andrew Instone-Cowie" w:date="2021-08-10T21:33:00Z"/>
          <w:rFonts w:eastAsiaTheme="minorEastAsia"/>
          <w:noProof/>
          <w:lang w:eastAsia="en-GB"/>
        </w:rPr>
      </w:pPr>
      <w:del w:id="1050" w:author="Andrew Instone-Cowie" w:date="2021-08-10T21:33:00Z">
        <w:r w:rsidRPr="00095F1B" w:rsidDel="00095F1B">
          <w:rPr>
            <w:noProof/>
            <w:rPrChange w:id="1051" w:author="Andrew Instone-Cowie" w:date="2021-08-10T21:33:00Z">
              <w:rPr>
                <w:rStyle w:val="Hyperlink"/>
                <w:noProof/>
              </w:rPr>
            </w:rPrChange>
          </w:rPr>
          <w:delText>Figure 19 – Basic Serial Splitter Connector</w:delText>
        </w:r>
        <w:r w:rsidDel="00095F1B">
          <w:rPr>
            <w:noProof/>
            <w:webHidden/>
          </w:rPr>
          <w:tab/>
        </w:r>
        <w:r w:rsidR="00CA0B7C" w:rsidDel="00095F1B">
          <w:rPr>
            <w:noProof/>
            <w:webHidden/>
          </w:rPr>
          <w:delText>36</w:delText>
        </w:r>
      </w:del>
    </w:p>
    <w:p w14:paraId="71459B02" w14:textId="5896E96B" w:rsidR="00012709" w:rsidDel="00095F1B" w:rsidRDefault="00012709" w:rsidP="00A02960">
      <w:pPr>
        <w:pStyle w:val="TableofFigures"/>
        <w:tabs>
          <w:tab w:val="right" w:leader="dot" w:pos="9016"/>
        </w:tabs>
        <w:spacing w:after="100"/>
        <w:rPr>
          <w:del w:id="1052" w:author="Andrew Instone-Cowie" w:date="2021-08-10T21:33:00Z"/>
          <w:rFonts w:eastAsiaTheme="minorEastAsia"/>
          <w:noProof/>
          <w:lang w:eastAsia="en-GB"/>
        </w:rPr>
      </w:pPr>
      <w:del w:id="1053" w:author="Andrew Instone-Cowie" w:date="2021-08-10T21:33:00Z">
        <w:r w:rsidRPr="00095F1B" w:rsidDel="00095F1B">
          <w:rPr>
            <w:noProof/>
            <w:rPrChange w:id="1054" w:author="Andrew Instone-Cowie" w:date="2021-08-10T21:33:00Z">
              <w:rPr>
                <w:rStyle w:val="Hyperlink"/>
                <w:noProof/>
              </w:rPr>
            </w:rPrChange>
          </w:rPr>
          <w:delText>Figure 20 – Simulator Interface Main Loop Timing</w:delText>
        </w:r>
        <w:r w:rsidDel="00095F1B">
          <w:rPr>
            <w:noProof/>
            <w:webHidden/>
          </w:rPr>
          <w:tab/>
        </w:r>
        <w:r w:rsidR="00CA0B7C" w:rsidDel="00095F1B">
          <w:rPr>
            <w:noProof/>
            <w:webHidden/>
          </w:rPr>
          <w:delText>38</w:delText>
        </w:r>
      </w:del>
    </w:p>
    <w:p w14:paraId="1658860D" w14:textId="77CDEE04" w:rsidR="00012709" w:rsidDel="00095F1B" w:rsidRDefault="00012709" w:rsidP="00A02960">
      <w:pPr>
        <w:pStyle w:val="TableofFigures"/>
        <w:tabs>
          <w:tab w:val="right" w:leader="dot" w:pos="9016"/>
        </w:tabs>
        <w:spacing w:after="100"/>
        <w:rPr>
          <w:del w:id="1055" w:author="Andrew Instone-Cowie" w:date="2021-08-10T21:33:00Z"/>
          <w:rFonts w:eastAsiaTheme="minorEastAsia"/>
          <w:noProof/>
          <w:lang w:eastAsia="en-GB"/>
        </w:rPr>
      </w:pPr>
      <w:del w:id="1056" w:author="Andrew Instone-Cowie" w:date="2021-08-10T21:33:00Z">
        <w:r w:rsidRPr="00095F1B" w:rsidDel="00095F1B">
          <w:rPr>
            <w:noProof/>
            <w:rPrChange w:id="1057" w:author="Andrew Instone-Cowie" w:date="2021-08-10T21:33:00Z">
              <w:rPr>
                <w:rStyle w:val="Hyperlink"/>
                <w:noProof/>
              </w:rPr>
            </w:rPrChange>
          </w:rPr>
          <w:delText>Figure 21 – State Machine Transitions Illustration</w:delText>
        </w:r>
        <w:r w:rsidDel="00095F1B">
          <w:rPr>
            <w:noProof/>
            <w:webHidden/>
          </w:rPr>
          <w:tab/>
        </w:r>
        <w:r w:rsidR="00CA0B7C" w:rsidDel="00095F1B">
          <w:rPr>
            <w:noProof/>
            <w:webHidden/>
          </w:rPr>
          <w:delText>39</w:delText>
        </w:r>
      </w:del>
    </w:p>
    <w:p w14:paraId="5D1B70F8" w14:textId="2DBD995F" w:rsidR="00012709" w:rsidDel="00095F1B" w:rsidRDefault="00012709" w:rsidP="00A02960">
      <w:pPr>
        <w:pStyle w:val="TableofFigures"/>
        <w:tabs>
          <w:tab w:val="right" w:leader="dot" w:pos="9016"/>
        </w:tabs>
        <w:spacing w:after="100"/>
        <w:rPr>
          <w:del w:id="1058" w:author="Andrew Instone-Cowie" w:date="2021-08-10T21:33:00Z"/>
          <w:rFonts w:eastAsiaTheme="minorEastAsia"/>
          <w:noProof/>
          <w:lang w:eastAsia="en-GB"/>
        </w:rPr>
      </w:pPr>
      <w:del w:id="1059" w:author="Andrew Instone-Cowie" w:date="2021-08-10T21:33:00Z">
        <w:r w:rsidRPr="00095F1B" w:rsidDel="00095F1B">
          <w:rPr>
            <w:noProof/>
            <w:rPrChange w:id="1060" w:author="Andrew Instone-Cowie" w:date="2021-08-10T21:33:00Z">
              <w:rPr>
                <w:rStyle w:val="Hyperlink"/>
                <w:noProof/>
              </w:rPr>
            </w:rPrChange>
          </w:rPr>
          <w:delText>Figure 22 – Sensor De-Bounce Illustration</w:delText>
        </w:r>
        <w:r w:rsidDel="00095F1B">
          <w:rPr>
            <w:noProof/>
            <w:webHidden/>
          </w:rPr>
          <w:tab/>
        </w:r>
        <w:r w:rsidR="00CA0B7C" w:rsidDel="00095F1B">
          <w:rPr>
            <w:noProof/>
            <w:webHidden/>
          </w:rPr>
          <w:delText>41</w:delText>
        </w:r>
      </w:del>
    </w:p>
    <w:p w14:paraId="00C9C88B" w14:textId="4021AD42" w:rsidR="00012709" w:rsidDel="00095F1B" w:rsidRDefault="00012709" w:rsidP="00A02960">
      <w:pPr>
        <w:pStyle w:val="TableofFigures"/>
        <w:tabs>
          <w:tab w:val="right" w:leader="dot" w:pos="9016"/>
        </w:tabs>
        <w:spacing w:after="100"/>
        <w:rPr>
          <w:del w:id="1061" w:author="Andrew Instone-Cowie" w:date="2021-08-10T21:33:00Z"/>
          <w:rFonts w:eastAsiaTheme="minorEastAsia"/>
          <w:noProof/>
          <w:lang w:eastAsia="en-GB"/>
        </w:rPr>
      </w:pPr>
      <w:del w:id="1062" w:author="Andrew Instone-Cowie" w:date="2021-08-10T21:33:00Z">
        <w:r w:rsidRPr="00095F1B" w:rsidDel="00095F1B">
          <w:rPr>
            <w:noProof/>
            <w:rPrChange w:id="1063" w:author="Andrew Instone-Cowie" w:date="2021-08-10T21:33:00Z">
              <w:rPr>
                <w:rStyle w:val="Hyperlink"/>
                <w:noProof/>
              </w:rPr>
            </w:rPrChange>
          </w:rPr>
          <w:delText>Figure 23 – Sensor Pulse Duration Illustration</w:delText>
        </w:r>
        <w:r w:rsidDel="00095F1B">
          <w:rPr>
            <w:noProof/>
            <w:webHidden/>
          </w:rPr>
          <w:tab/>
        </w:r>
        <w:r w:rsidR="00CA0B7C" w:rsidDel="00095F1B">
          <w:rPr>
            <w:noProof/>
            <w:webHidden/>
          </w:rPr>
          <w:delText>48</w:delText>
        </w:r>
      </w:del>
    </w:p>
    <w:p w14:paraId="581F25EE" w14:textId="509DAD75" w:rsidR="00012709" w:rsidDel="00095F1B" w:rsidRDefault="00012709" w:rsidP="00A02960">
      <w:pPr>
        <w:pStyle w:val="TableofFigures"/>
        <w:tabs>
          <w:tab w:val="right" w:leader="dot" w:pos="9016"/>
        </w:tabs>
        <w:spacing w:after="100"/>
        <w:rPr>
          <w:del w:id="1064" w:author="Andrew Instone-Cowie" w:date="2021-08-10T21:33:00Z"/>
          <w:rFonts w:eastAsiaTheme="minorEastAsia"/>
          <w:noProof/>
          <w:lang w:eastAsia="en-GB"/>
        </w:rPr>
      </w:pPr>
      <w:del w:id="1065" w:author="Andrew Instone-Cowie" w:date="2021-08-10T21:33:00Z">
        <w:r w:rsidRPr="00095F1B" w:rsidDel="00095F1B">
          <w:rPr>
            <w:noProof/>
            <w:rPrChange w:id="1066" w:author="Andrew Instone-Cowie" w:date="2021-08-10T21:33:00Z">
              <w:rPr>
                <w:rStyle w:val="Hyperlink"/>
                <w:noProof/>
              </w:rPr>
            </w:rPrChange>
          </w:rPr>
          <w:delText>Figure 24 – Missed Sensor Signals Illustration</w:delText>
        </w:r>
        <w:r w:rsidDel="00095F1B">
          <w:rPr>
            <w:noProof/>
            <w:webHidden/>
          </w:rPr>
          <w:tab/>
        </w:r>
        <w:r w:rsidR="00CA0B7C" w:rsidDel="00095F1B">
          <w:rPr>
            <w:noProof/>
            <w:webHidden/>
          </w:rPr>
          <w:delText>49</w:delText>
        </w:r>
      </w:del>
    </w:p>
    <w:p w14:paraId="3DFF0676" w14:textId="5FFA6316" w:rsidR="00012709" w:rsidDel="00095F1B" w:rsidRDefault="00012709" w:rsidP="00A02960">
      <w:pPr>
        <w:pStyle w:val="TableofFigures"/>
        <w:tabs>
          <w:tab w:val="right" w:leader="dot" w:pos="9016"/>
        </w:tabs>
        <w:spacing w:after="100"/>
        <w:rPr>
          <w:del w:id="1067" w:author="Andrew Instone-Cowie" w:date="2021-08-10T21:33:00Z"/>
          <w:rFonts w:eastAsiaTheme="minorEastAsia"/>
          <w:noProof/>
          <w:lang w:eastAsia="en-GB"/>
        </w:rPr>
      </w:pPr>
      <w:del w:id="1068" w:author="Andrew Instone-Cowie" w:date="2021-08-10T21:33:00Z">
        <w:r w:rsidRPr="00095F1B" w:rsidDel="00095F1B">
          <w:rPr>
            <w:noProof/>
            <w:rPrChange w:id="1069" w:author="Andrew Instone-Cowie" w:date="2021-08-10T21:33:00Z">
              <w:rPr>
                <w:rStyle w:val="Hyperlink"/>
                <w:noProof/>
              </w:rPr>
            </w:rPrChange>
          </w:rPr>
          <w:delText>Figure 25 – Duplicated Sensor Signals Illustration</w:delText>
        </w:r>
        <w:r w:rsidDel="00095F1B">
          <w:rPr>
            <w:noProof/>
            <w:webHidden/>
          </w:rPr>
          <w:tab/>
        </w:r>
        <w:r w:rsidR="00CA0B7C" w:rsidDel="00095F1B">
          <w:rPr>
            <w:noProof/>
            <w:webHidden/>
          </w:rPr>
          <w:delText>50</w:delText>
        </w:r>
      </w:del>
    </w:p>
    <w:p w14:paraId="7BA7AA7D" w14:textId="1A23C9E1" w:rsidR="00012709" w:rsidDel="00095F1B" w:rsidRDefault="00012709" w:rsidP="00A02960">
      <w:pPr>
        <w:pStyle w:val="TableofFigures"/>
        <w:tabs>
          <w:tab w:val="right" w:leader="dot" w:pos="9016"/>
        </w:tabs>
        <w:spacing w:after="100"/>
        <w:rPr>
          <w:del w:id="1070" w:author="Andrew Instone-Cowie" w:date="2021-08-10T21:33:00Z"/>
          <w:rFonts w:eastAsiaTheme="minorEastAsia"/>
          <w:noProof/>
          <w:lang w:eastAsia="en-GB"/>
        </w:rPr>
      </w:pPr>
      <w:del w:id="1071" w:author="Andrew Instone-Cowie" w:date="2021-08-10T21:33:00Z">
        <w:r w:rsidRPr="00095F1B" w:rsidDel="00095F1B">
          <w:rPr>
            <w:noProof/>
            <w:rPrChange w:id="1072" w:author="Andrew Instone-Cowie" w:date="2021-08-10T21:33:00Z">
              <w:rPr>
                <w:rStyle w:val="Hyperlink"/>
                <w:noProof/>
              </w:rPr>
            </w:rPrChange>
          </w:rPr>
          <w:delText>Figure 26 – Variable Odd-Struckness Illustration</w:delText>
        </w:r>
        <w:r w:rsidDel="00095F1B">
          <w:rPr>
            <w:noProof/>
            <w:webHidden/>
          </w:rPr>
          <w:tab/>
        </w:r>
        <w:r w:rsidR="00CA0B7C" w:rsidDel="00095F1B">
          <w:rPr>
            <w:noProof/>
            <w:webHidden/>
          </w:rPr>
          <w:delText>51</w:delText>
        </w:r>
      </w:del>
    </w:p>
    <w:p w14:paraId="6A448481" w14:textId="11607C3D" w:rsidR="00012709" w:rsidDel="00095F1B" w:rsidRDefault="00012709" w:rsidP="00A02960">
      <w:pPr>
        <w:pStyle w:val="TableofFigures"/>
        <w:tabs>
          <w:tab w:val="right" w:leader="dot" w:pos="9016"/>
        </w:tabs>
        <w:spacing w:after="100"/>
        <w:rPr>
          <w:del w:id="1073" w:author="Andrew Instone-Cowie" w:date="2021-08-10T21:33:00Z"/>
          <w:rFonts w:eastAsiaTheme="minorEastAsia"/>
          <w:noProof/>
          <w:lang w:eastAsia="en-GB"/>
        </w:rPr>
      </w:pPr>
      <w:del w:id="1074" w:author="Andrew Instone-Cowie" w:date="2021-08-10T21:33:00Z">
        <w:r w:rsidRPr="00095F1B" w:rsidDel="00095F1B">
          <w:rPr>
            <w:noProof/>
            <w:rPrChange w:id="1075" w:author="Andrew Instone-Cowie" w:date="2021-08-10T21:33:00Z">
              <w:rPr>
                <w:rStyle w:val="Hyperlink"/>
                <w:noProof/>
              </w:rPr>
            </w:rPrChange>
          </w:rPr>
          <w:delText>Figure 27 – Simulator Interface Latency</w:delText>
        </w:r>
        <w:r w:rsidDel="00095F1B">
          <w:rPr>
            <w:noProof/>
            <w:webHidden/>
          </w:rPr>
          <w:tab/>
        </w:r>
        <w:r w:rsidR="00CA0B7C" w:rsidDel="00095F1B">
          <w:rPr>
            <w:noProof/>
            <w:webHidden/>
          </w:rPr>
          <w:delText>52</w:delText>
        </w:r>
      </w:del>
    </w:p>
    <w:p w14:paraId="619C35E2" w14:textId="698FEA48" w:rsidR="00012709" w:rsidDel="00095F1B" w:rsidRDefault="00012709" w:rsidP="00A02960">
      <w:pPr>
        <w:pStyle w:val="TableofFigures"/>
        <w:tabs>
          <w:tab w:val="right" w:leader="dot" w:pos="9016"/>
        </w:tabs>
        <w:spacing w:after="100"/>
        <w:rPr>
          <w:del w:id="1076" w:author="Andrew Instone-Cowie" w:date="2021-08-10T21:33:00Z"/>
          <w:rFonts w:eastAsiaTheme="minorEastAsia"/>
          <w:noProof/>
          <w:lang w:eastAsia="en-GB"/>
        </w:rPr>
      </w:pPr>
      <w:del w:id="1077" w:author="Andrew Instone-Cowie" w:date="2021-08-10T21:33:00Z">
        <w:r w:rsidRPr="00095F1B" w:rsidDel="00095F1B">
          <w:rPr>
            <w:noProof/>
            <w:rPrChange w:id="1078" w:author="Andrew Instone-Cowie" w:date="2021-08-10T21:33:00Z">
              <w:rPr>
                <w:rStyle w:val="Hyperlink"/>
                <w:noProof/>
              </w:rPr>
            </w:rPrChange>
          </w:rPr>
          <w:delText>Figure 28 – Logic Analyser Decode</w:delText>
        </w:r>
        <w:r w:rsidDel="00095F1B">
          <w:rPr>
            <w:noProof/>
            <w:webHidden/>
          </w:rPr>
          <w:tab/>
        </w:r>
        <w:r w:rsidR="00CA0B7C" w:rsidDel="00095F1B">
          <w:rPr>
            <w:noProof/>
            <w:webHidden/>
          </w:rPr>
          <w:delText>53</w:delText>
        </w:r>
      </w:del>
    </w:p>
    <w:p w14:paraId="40CC03F5" w14:textId="6E75A43D" w:rsidR="00012709" w:rsidDel="00095F1B" w:rsidRDefault="00012709" w:rsidP="00A02960">
      <w:pPr>
        <w:pStyle w:val="TableofFigures"/>
        <w:tabs>
          <w:tab w:val="right" w:leader="dot" w:pos="9016"/>
        </w:tabs>
        <w:spacing w:after="100"/>
        <w:rPr>
          <w:del w:id="1079" w:author="Andrew Instone-Cowie" w:date="2021-08-10T21:33:00Z"/>
          <w:rFonts w:eastAsiaTheme="minorEastAsia"/>
          <w:noProof/>
          <w:lang w:eastAsia="en-GB"/>
        </w:rPr>
      </w:pPr>
      <w:del w:id="1080" w:author="Andrew Instone-Cowie" w:date="2021-08-10T21:33:00Z">
        <w:r w:rsidRPr="00095F1B" w:rsidDel="00095F1B">
          <w:rPr>
            <w:noProof/>
            <w:rPrChange w:id="1081" w:author="Andrew Instone-Cowie" w:date="2021-08-10T21:33:00Z">
              <w:rPr>
                <w:rStyle w:val="Hyperlink"/>
                <w:noProof/>
              </w:rPr>
            </w:rPrChange>
          </w:rPr>
          <w:delText>Figure 29 – Example of a USB-to-Serial Adapter</w:delText>
        </w:r>
        <w:r w:rsidDel="00095F1B">
          <w:rPr>
            <w:noProof/>
            <w:webHidden/>
          </w:rPr>
          <w:tab/>
        </w:r>
        <w:r w:rsidR="00CA0B7C" w:rsidDel="00095F1B">
          <w:rPr>
            <w:noProof/>
            <w:webHidden/>
          </w:rPr>
          <w:delText>55</w:delText>
        </w:r>
      </w:del>
    </w:p>
    <w:p w14:paraId="6DC09436" w14:textId="1037D207" w:rsidR="00012709" w:rsidDel="00095F1B" w:rsidRDefault="00012709" w:rsidP="00A02960">
      <w:pPr>
        <w:pStyle w:val="TableofFigures"/>
        <w:tabs>
          <w:tab w:val="right" w:leader="dot" w:pos="9016"/>
        </w:tabs>
        <w:spacing w:after="100"/>
        <w:rPr>
          <w:del w:id="1082" w:author="Andrew Instone-Cowie" w:date="2021-08-10T21:33:00Z"/>
          <w:rFonts w:eastAsiaTheme="minorEastAsia"/>
          <w:noProof/>
          <w:lang w:eastAsia="en-GB"/>
        </w:rPr>
      </w:pPr>
      <w:del w:id="1083" w:author="Andrew Instone-Cowie" w:date="2021-08-10T21:33:00Z">
        <w:r w:rsidRPr="00095F1B" w:rsidDel="00095F1B">
          <w:rPr>
            <w:noProof/>
            <w:rPrChange w:id="1084" w:author="Andrew Instone-Cowie" w:date="2021-08-10T21:33:00Z">
              <w:rPr>
                <w:rStyle w:val="Hyperlink"/>
                <w:noProof/>
              </w:rPr>
            </w:rPrChange>
          </w:rPr>
          <w:delText>Figure 30 – Prolific Driver Installation</w:delText>
        </w:r>
        <w:r w:rsidDel="00095F1B">
          <w:rPr>
            <w:noProof/>
            <w:webHidden/>
          </w:rPr>
          <w:tab/>
        </w:r>
        <w:r w:rsidR="00CA0B7C" w:rsidDel="00095F1B">
          <w:rPr>
            <w:noProof/>
            <w:webHidden/>
          </w:rPr>
          <w:delText>56</w:delText>
        </w:r>
      </w:del>
    </w:p>
    <w:p w14:paraId="1002BD07" w14:textId="7BEC636B" w:rsidR="00012709" w:rsidDel="00095F1B" w:rsidRDefault="00012709" w:rsidP="00A02960">
      <w:pPr>
        <w:pStyle w:val="TableofFigures"/>
        <w:tabs>
          <w:tab w:val="right" w:leader="dot" w:pos="9016"/>
        </w:tabs>
        <w:spacing w:after="100"/>
        <w:rPr>
          <w:del w:id="1085" w:author="Andrew Instone-Cowie" w:date="2021-08-10T21:33:00Z"/>
          <w:rFonts w:eastAsiaTheme="minorEastAsia"/>
          <w:noProof/>
          <w:lang w:eastAsia="en-GB"/>
        </w:rPr>
      </w:pPr>
      <w:del w:id="1086" w:author="Andrew Instone-Cowie" w:date="2021-08-10T21:33:00Z">
        <w:r w:rsidRPr="00095F1B" w:rsidDel="00095F1B">
          <w:rPr>
            <w:noProof/>
            <w:rPrChange w:id="1087" w:author="Andrew Instone-Cowie" w:date="2021-08-10T21:33:00Z">
              <w:rPr>
                <w:rStyle w:val="Hyperlink"/>
                <w:noProof/>
              </w:rPr>
            </w:rPrChange>
          </w:rPr>
          <w:delText>Figure 31 – Driver Installation Complete</w:delText>
        </w:r>
        <w:r w:rsidDel="00095F1B">
          <w:rPr>
            <w:noProof/>
            <w:webHidden/>
          </w:rPr>
          <w:tab/>
        </w:r>
        <w:r w:rsidR="00CA0B7C" w:rsidDel="00095F1B">
          <w:rPr>
            <w:noProof/>
            <w:webHidden/>
          </w:rPr>
          <w:delText>57</w:delText>
        </w:r>
      </w:del>
    </w:p>
    <w:p w14:paraId="541A6E1D" w14:textId="3E366243" w:rsidR="00012709" w:rsidDel="00095F1B" w:rsidRDefault="00012709" w:rsidP="00A02960">
      <w:pPr>
        <w:pStyle w:val="TableofFigures"/>
        <w:tabs>
          <w:tab w:val="right" w:leader="dot" w:pos="9016"/>
        </w:tabs>
        <w:spacing w:after="100"/>
        <w:rPr>
          <w:del w:id="1088" w:author="Andrew Instone-Cowie" w:date="2021-08-10T21:33:00Z"/>
          <w:rFonts w:eastAsiaTheme="minorEastAsia"/>
          <w:noProof/>
          <w:lang w:eastAsia="en-GB"/>
        </w:rPr>
      </w:pPr>
      <w:del w:id="1089" w:author="Andrew Instone-Cowie" w:date="2021-08-10T21:33:00Z">
        <w:r w:rsidRPr="00095F1B" w:rsidDel="00095F1B">
          <w:rPr>
            <w:noProof/>
            <w:rPrChange w:id="1090" w:author="Andrew Instone-Cowie" w:date="2021-08-10T21:33:00Z">
              <w:rPr>
                <w:rStyle w:val="Hyperlink"/>
                <w:noProof/>
              </w:rPr>
            </w:rPrChange>
          </w:rPr>
          <w:delText>Figure 32 – Found New Hardware Message</w:delText>
        </w:r>
        <w:r w:rsidDel="00095F1B">
          <w:rPr>
            <w:noProof/>
            <w:webHidden/>
          </w:rPr>
          <w:tab/>
        </w:r>
        <w:r w:rsidR="00CA0B7C" w:rsidDel="00095F1B">
          <w:rPr>
            <w:noProof/>
            <w:webHidden/>
          </w:rPr>
          <w:delText>57</w:delText>
        </w:r>
      </w:del>
    </w:p>
    <w:p w14:paraId="14FF2DB2" w14:textId="1D560E17" w:rsidR="00012709" w:rsidDel="00095F1B" w:rsidRDefault="00012709" w:rsidP="00A02960">
      <w:pPr>
        <w:pStyle w:val="TableofFigures"/>
        <w:tabs>
          <w:tab w:val="right" w:leader="dot" w:pos="9016"/>
        </w:tabs>
        <w:spacing w:after="100"/>
        <w:rPr>
          <w:del w:id="1091" w:author="Andrew Instone-Cowie" w:date="2021-08-10T21:33:00Z"/>
          <w:rFonts w:eastAsiaTheme="minorEastAsia"/>
          <w:noProof/>
          <w:lang w:eastAsia="en-GB"/>
        </w:rPr>
      </w:pPr>
      <w:del w:id="1092" w:author="Andrew Instone-Cowie" w:date="2021-08-10T21:33:00Z">
        <w:r w:rsidRPr="00095F1B" w:rsidDel="00095F1B">
          <w:rPr>
            <w:noProof/>
            <w:rPrChange w:id="1093" w:author="Andrew Instone-Cowie" w:date="2021-08-10T21:33:00Z">
              <w:rPr>
                <w:rStyle w:val="Hyperlink"/>
                <w:noProof/>
              </w:rPr>
            </w:rPrChange>
          </w:rPr>
          <w:delText>Figure 33 – My Computer Context Menu (Windows XP)</w:delText>
        </w:r>
        <w:r w:rsidDel="00095F1B">
          <w:rPr>
            <w:noProof/>
            <w:webHidden/>
          </w:rPr>
          <w:tab/>
        </w:r>
        <w:r w:rsidR="00CA0B7C" w:rsidDel="00095F1B">
          <w:rPr>
            <w:noProof/>
            <w:webHidden/>
          </w:rPr>
          <w:delText>58</w:delText>
        </w:r>
      </w:del>
    </w:p>
    <w:p w14:paraId="1C88D35E" w14:textId="7996E989" w:rsidR="00012709" w:rsidDel="00095F1B" w:rsidRDefault="00012709" w:rsidP="00A02960">
      <w:pPr>
        <w:pStyle w:val="TableofFigures"/>
        <w:tabs>
          <w:tab w:val="right" w:leader="dot" w:pos="9016"/>
        </w:tabs>
        <w:spacing w:after="100"/>
        <w:rPr>
          <w:del w:id="1094" w:author="Andrew Instone-Cowie" w:date="2021-08-10T21:33:00Z"/>
          <w:rFonts w:eastAsiaTheme="minorEastAsia"/>
          <w:noProof/>
          <w:lang w:eastAsia="en-GB"/>
        </w:rPr>
      </w:pPr>
      <w:del w:id="1095" w:author="Andrew Instone-Cowie" w:date="2021-08-10T21:33:00Z">
        <w:r w:rsidRPr="00095F1B" w:rsidDel="00095F1B">
          <w:rPr>
            <w:noProof/>
            <w:rPrChange w:id="1096" w:author="Andrew Instone-Cowie" w:date="2021-08-10T21:33:00Z">
              <w:rPr>
                <w:rStyle w:val="Hyperlink"/>
                <w:noProof/>
              </w:rPr>
            </w:rPrChange>
          </w:rPr>
          <w:delText>Figure 34 – Computer Context Menu (Windows 7)</w:delText>
        </w:r>
        <w:r w:rsidDel="00095F1B">
          <w:rPr>
            <w:noProof/>
            <w:webHidden/>
          </w:rPr>
          <w:tab/>
        </w:r>
        <w:r w:rsidR="00CA0B7C" w:rsidDel="00095F1B">
          <w:rPr>
            <w:noProof/>
            <w:webHidden/>
          </w:rPr>
          <w:delText>58</w:delText>
        </w:r>
      </w:del>
    </w:p>
    <w:p w14:paraId="48217E7C" w14:textId="760D58AF" w:rsidR="00012709" w:rsidDel="00095F1B" w:rsidRDefault="00012709" w:rsidP="00A02960">
      <w:pPr>
        <w:pStyle w:val="TableofFigures"/>
        <w:tabs>
          <w:tab w:val="right" w:leader="dot" w:pos="9016"/>
        </w:tabs>
        <w:spacing w:after="100"/>
        <w:rPr>
          <w:del w:id="1097" w:author="Andrew Instone-Cowie" w:date="2021-08-10T21:33:00Z"/>
          <w:rFonts w:eastAsiaTheme="minorEastAsia"/>
          <w:noProof/>
          <w:lang w:eastAsia="en-GB"/>
        </w:rPr>
      </w:pPr>
      <w:del w:id="1098" w:author="Andrew Instone-Cowie" w:date="2021-08-10T21:33:00Z">
        <w:r w:rsidRPr="00095F1B" w:rsidDel="00095F1B">
          <w:rPr>
            <w:noProof/>
            <w:rPrChange w:id="1099" w:author="Andrew Instone-Cowie" w:date="2021-08-10T21:33:00Z">
              <w:rPr>
                <w:rStyle w:val="Hyperlink"/>
                <w:noProof/>
              </w:rPr>
            </w:rPrChange>
          </w:rPr>
          <w:delText>Figure 35 – System Properties Hardware Tab (Windows XP)</w:delText>
        </w:r>
        <w:r w:rsidDel="00095F1B">
          <w:rPr>
            <w:noProof/>
            <w:webHidden/>
          </w:rPr>
          <w:tab/>
        </w:r>
        <w:r w:rsidR="00CA0B7C" w:rsidDel="00095F1B">
          <w:rPr>
            <w:noProof/>
            <w:webHidden/>
          </w:rPr>
          <w:delText>59</w:delText>
        </w:r>
      </w:del>
    </w:p>
    <w:p w14:paraId="47FE43DF" w14:textId="733F9806" w:rsidR="00012709" w:rsidDel="00095F1B" w:rsidRDefault="00012709" w:rsidP="00A02960">
      <w:pPr>
        <w:pStyle w:val="TableofFigures"/>
        <w:tabs>
          <w:tab w:val="right" w:leader="dot" w:pos="9016"/>
        </w:tabs>
        <w:spacing w:after="100"/>
        <w:rPr>
          <w:del w:id="1100" w:author="Andrew Instone-Cowie" w:date="2021-08-10T21:33:00Z"/>
          <w:rFonts w:eastAsiaTheme="minorEastAsia"/>
          <w:noProof/>
          <w:lang w:eastAsia="en-GB"/>
        </w:rPr>
      </w:pPr>
      <w:del w:id="1101" w:author="Andrew Instone-Cowie" w:date="2021-08-10T21:33:00Z">
        <w:r w:rsidRPr="00095F1B" w:rsidDel="00095F1B">
          <w:rPr>
            <w:noProof/>
            <w:rPrChange w:id="1102" w:author="Andrew Instone-Cowie" w:date="2021-08-10T21:33:00Z">
              <w:rPr>
                <w:rStyle w:val="Hyperlink"/>
                <w:noProof/>
              </w:rPr>
            </w:rPrChange>
          </w:rPr>
          <w:delText>Figure 36 – System Properties Hardware Tab (Windows 7)</w:delText>
        </w:r>
        <w:r w:rsidDel="00095F1B">
          <w:rPr>
            <w:noProof/>
            <w:webHidden/>
          </w:rPr>
          <w:tab/>
        </w:r>
        <w:r w:rsidR="00CA0B7C" w:rsidDel="00095F1B">
          <w:rPr>
            <w:noProof/>
            <w:webHidden/>
          </w:rPr>
          <w:delText>59</w:delText>
        </w:r>
      </w:del>
    </w:p>
    <w:p w14:paraId="007EA047" w14:textId="1F2F1339" w:rsidR="00012709" w:rsidDel="00095F1B" w:rsidRDefault="00012709" w:rsidP="00A02960">
      <w:pPr>
        <w:pStyle w:val="TableofFigures"/>
        <w:tabs>
          <w:tab w:val="right" w:leader="dot" w:pos="9016"/>
        </w:tabs>
        <w:spacing w:after="100"/>
        <w:rPr>
          <w:del w:id="1103" w:author="Andrew Instone-Cowie" w:date="2021-08-10T21:33:00Z"/>
          <w:rFonts w:eastAsiaTheme="minorEastAsia"/>
          <w:noProof/>
          <w:lang w:eastAsia="en-GB"/>
        </w:rPr>
      </w:pPr>
      <w:del w:id="1104" w:author="Andrew Instone-Cowie" w:date="2021-08-10T21:33:00Z">
        <w:r w:rsidRPr="00095F1B" w:rsidDel="00095F1B">
          <w:rPr>
            <w:noProof/>
            <w:rPrChange w:id="1105" w:author="Andrew Instone-Cowie" w:date="2021-08-10T21:33:00Z">
              <w:rPr>
                <w:rStyle w:val="Hyperlink"/>
                <w:noProof/>
              </w:rPr>
            </w:rPrChange>
          </w:rPr>
          <w:delText>Figure 37 – Device Manager (Driver Installed)</w:delText>
        </w:r>
        <w:r w:rsidDel="00095F1B">
          <w:rPr>
            <w:noProof/>
            <w:webHidden/>
          </w:rPr>
          <w:tab/>
        </w:r>
        <w:r w:rsidR="00CA0B7C" w:rsidDel="00095F1B">
          <w:rPr>
            <w:noProof/>
            <w:webHidden/>
          </w:rPr>
          <w:delText>60</w:delText>
        </w:r>
      </w:del>
    </w:p>
    <w:p w14:paraId="14D7643D" w14:textId="2FDCCAAE" w:rsidR="00012709" w:rsidDel="00095F1B" w:rsidRDefault="00012709" w:rsidP="00A02960">
      <w:pPr>
        <w:pStyle w:val="TableofFigures"/>
        <w:tabs>
          <w:tab w:val="right" w:leader="dot" w:pos="9016"/>
        </w:tabs>
        <w:spacing w:after="100"/>
        <w:rPr>
          <w:del w:id="1106" w:author="Andrew Instone-Cowie" w:date="2021-08-10T21:33:00Z"/>
          <w:rFonts w:eastAsiaTheme="minorEastAsia"/>
          <w:noProof/>
          <w:lang w:eastAsia="en-GB"/>
        </w:rPr>
      </w:pPr>
      <w:del w:id="1107" w:author="Andrew Instone-Cowie" w:date="2021-08-10T21:33:00Z">
        <w:r w:rsidRPr="00095F1B" w:rsidDel="00095F1B">
          <w:rPr>
            <w:noProof/>
            <w:rPrChange w:id="1108" w:author="Andrew Instone-Cowie" w:date="2021-08-10T21:33:00Z">
              <w:rPr>
                <w:rStyle w:val="Hyperlink"/>
                <w:noProof/>
              </w:rPr>
            </w:rPrChange>
          </w:rPr>
          <w:delText>Figure 38 – Device Manager (Driver Missing)</w:delText>
        </w:r>
        <w:r w:rsidDel="00095F1B">
          <w:rPr>
            <w:noProof/>
            <w:webHidden/>
          </w:rPr>
          <w:tab/>
        </w:r>
        <w:r w:rsidR="00CA0B7C" w:rsidDel="00095F1B">
          <w:rPr>
            <w:noProof/>
            <w:webHidden/>
          </w:rPr>
          <w:delText>60</w:delText>
        </w:r>
      </w:del>
    </w:p>
    <w:p w14:paraId="262D4497" w14:textId="088AAFC9" w:rsidR="00012709" w:rsidDel="00095F1B" w:rsidRDefault="00012709" w:rsidP="00A02960">
      <w:pPr>
        <w:pStyle w:val="TableofFigures"/>
        <w:tabs>
          <w:tab w:val="right" w:leader="dot" w:pos="9016"/>
        </w:tabs>
        <w:spacing w:after="100"/>
        <w:rPr>
          <w:del w:id="1109" w:author="Andrew Instone-Cowie" w:date="2021-08-10T21:33:00Z"/>
          <w:rFonts w:eastAsiaTheme="minorEastAsia"/>
          <w:noProof/>
          <w:lang w:eastAsia="en-GB"/>
        </w:rPr>
      </w:pPr>
      <w:del w:id="1110" w:author="Andrew Instone-Cowie" w:date="2021-08-10T21:33:00Z">
        <w:r w:rsidRPr="00095F1B" w:rsidDel="00095F1B">
          <w:rPr>
            <w:noProof/>
            <w:rPrChange w:id="1111" w:author="Andrew Instone-Cowie" w:date="2021-08-10T21:33:00Z">
              <w:rPr>
                <w:rStyle w:val="Hyperlink"/>
                <w:noProof/>
              </w:rPr>
            </w:rPrChange>
          </w:rPr>
          <w:delText>Figure 39 – Device Manager (Port COM14)</w:delText>
        </w:r>
        <w:r w:rsidDel="00095F1B">
          <w:rPr>
            <w:noProof/>
            <w:webHidden/>
          </w:rPr>
          <w:tab/>
        </w:r>
        <w:r w:rsidR="00CA0B7C" w:rsidDel="00095F1B">
          <w:rPr>
            <w:noProof/>
            <w:webHidden/>
          </w:rPr>
          <w:delText>61</w:delText>
        </w:r>
      </w:del>
    </w:p>
    <w:p w14:paraId="31AD1E53" w14:textId="6829D173" w:rsidR="00012709" w:rsidDel="00095F1B" w:rsidRDefault="00012709" w:rsidP="00A02960">
      <w:pPr>
        <w:pStyle w:val="TableofFigures"/>
        <w:tabs>
          <w:tab w:val="right" w:leader="dot" w:pos="9016"/>
        </w:tabs>
        <w:spacing w:after="100"/>
        <w:rPr>
          <w:del w:id="1112" w:author="Andrew Instone-Cowie" w:date="2021-08-10T21:33:00Z"/>
          <w:rFonts w:eastAsiaTheme="minorEastAsia"/>
          <w:noProof/>
          <w:lang w:eastAsia="en-GB"/>
        </w:rPr>
      </w:pPr>
      <w:del w:id="1113" w:author="Andrew Instone-Cowie" w:date="2021-08-10T21:33:00Z">
        <w:r w:rsidRPr="00095F1B" w:rsidDel="00095F1B">
          <w:rPr>
            <w:noProof/>
            <w:rPrChange w:id="1114" w:author="Andrew Instone-Cowie" w:date="2021-08-10T21:33:00Z">
              <w:rPr>
                <w:rStyle w:val="Hyperlink"/>
                <w:noProof/>
              </w:rPr>
            </w:rPrChange>
          </w:rPr>
          <w:delText>Figure 40 – Device Manager Context Menu</w:delText>
        </w:r>
        <w:r w:rsidDel="00095F1B">
          <w:rPr>
            <w:noProof/>
            <w:webHidden/>
          </w:rPr>
          <w:tab/>
        </w:r>
        <w:r w:rsidR="00CA0B7C" w:rsidDel="00095F1B">
          <w:rPr>
            <w:noProof/>
            <w:webHidden/>
          </w:rPr>
          <w:delText>62</w:delText>
        </w:r>
      </w:del>
    </w:p>
    <w:p w14:paraId="59712098" w14:textId="54EC33A3" w:rsidR="00012709" w:rsidDel="00095F1B" w:rsidRDefault="00012709" w:rsidP="00A02960">
      <w:pPr>
        <w:pStyle w:val="TableofFigures"/>
        <w:tabs>
          <w:tab w:val="right" w:leader="dot" w:pos="9016"/>
        </w:tabs>
        <w:spacing w:after="100"/>
        <w:rPr>
          <w:del w:id="1115" w:author="Andrew Instone-Cowie" w:date="2021-08-10T21:33:00Z"/>
          <w:rFonts w:eastAsiaTheme="minorEastAsia"/>
          <w:noProof/>
          <w:lang w:eastAsia="en-GB"/>
        </w:rPr>
      </w:pPr>
      <w:del w:id="1116" w:author="Andrew Instone-Cowie" w:date="2021-08-10T21:33:00Z">
        <w:r w:rsidRPr="00095F1B" w:rsidDel="00095F1B">
          <w:rPr>
            <w:noProof/>
            <w:rPrChange w:id="1117" w:author="Andrew Instone-Cowie" w:date="2021-08-10T21:33:00Z">
              <w:rPr>
                <w:rStyle w:val="Hyperlink"/>
                <w:noProof/>
              </w:rPr>
            </w:rPrChange>
          </w:rPr>
          <w:delText>Figure 41 – COM Port Properties</w:delText>
        </w:r>
        <w:r w:rsidDel="00095F1B">
          <w:rPr>
            <w:noProof/>
            <w:webHidden/>
          </w:rPr>
          <w:tab/>
        </w:r>
        <w:r w:rsidR="00CA0B7C" w:rsidDel="00095F1B">
          <w:rPr>
            <w:noProof/>
            <w:webHidden/>
          </w:rPr>
          <w:delText>62</w:delText>
        </w:r>
      </w:del>
    </w:p>
    <w:p w14:paraId="63FC3F85" w14:textId="53876E6E" w:rsidR="00012709" w:rsidDel="00095F1B" w:rsidRDefault="00012709" w:rsidP="00A02960">
      <w:pPr>
        <w:pStyle w:val="TableofFigures"/>
        <w:tabs>
          <w:tab w:val="right" w:leader="dot" w:pos="9016"/>
        </w:tabs>
        <w:spacing w:after="100"/>
        <w:rPr>
          <w:del w:id="1118" w:author="Andrew Instone-Cowie" w:date="2021-08-10T21:33:00Z"/>
          <w:rFonts w:eastAsiaTheme="minorEastAsia"/>
          <w:noProof/>
          <w:lang w:eastAsia="en-GB"/>
        </w:rPr>
      </w:pPr>
      <w:del w:id="1119" w:author="Andrew Instone-Cowie" w:date="2021-08-10T21:33:00Z">
        <w:r w:rsidRPr="00095F1B" w:rsidDel="00095F1B">
          <w:rPr>
            <w:noProof/>
            <w:rPrChange w:id="1120" w:author="Andrew Instone-Cowie" w:date="2021-08-10T21:33:00Z">
              <w:rPr>
                <w:rStyle w:val="Hyperlink"/>
                <w:noProof/>
              </w:rPr>
            </w:rPrChange>
          </w:rPr>
          <w:delText>Figure 42 – COM Port Advanced Settings (Prolific)</w:delText>
        </w:r>
        <w:r w:rsidDel="00095F1B">
          <w:rPr>
            <w:noProof/>
            <w:webHidden/>
          </w:rPr>
          <w:tab/>
        </w:r>
        <w:r w:rsidR="00CA0B7C" w:rsidDel="00095F1B">
          <w:rPr>
            <w:noProof/>
            <w:webHidden/>
          </w:rPr>
          <w:delText>63</w:delText>
        </w:r>
      </w:del>
    </w:p>
    <w:p w14:paraId="5F1DC0CF" w14:textId="7AF4A31A" w:rsidR="00012709" w:rsidDel="00095F1B" w:rsidRDefault="00012709" w:rsidP="00A02960">
      <w:pPr>
        <w:pStyle w:val="TableofFigures"/>
        <w:tabs>
          <w:tab w:val="right" w:leader="dot" w:pos="9016"/>
        </w:tabs>
        <w:spacing w:after="100"/>
        <w:rPr>
          <w:del w:id="1121" w:author="Andrew Instone-Cowie" w:date="2021-08-10T21:33:00Z"/>
          <w:rFonts w:eastAsiaTheme="minorEastAsia"/>
          <w:noProof/>
          <w:lang w:eastAsia="en-GB"/>
        </w:rPr>
      </w:pPr>
      <w:del w:id="1122" w:author="Andrew Instone-Cowie" w:date="2021-08-10T21:33:00Z">
        <w:r w:rsidRPr="00095F1B" w:rsidDel="00095F1B">
          <w:rPr>
            <w:noProof/>
            <w:rPrChange w:id="1123" w:author="Andrew Instone-Cowie" w:date="2021-08-10T21:33:00Z">
              <w:rPr>
                <w:rStyle w:val="Hyperlink"/>
                <w:noProof/>
              </w:rPr>
            </w:rPrChange>
          </w:rPr>
          <w:delText>Figure 43 – COM Port Advanced Settings (FTDI)</w:delText>
        </w:r>
        <w:r w:rsidDel="00095F1B">
          <w:rPr>
            <w:noProof/>
            <w:webHidden/>
          </w:rPr>
          <w:tab/>
        </w:r>
        <w:r w:rsidR="00CA0B7C" w:rsidDel="00095F1B">
          <w:rPr>
            <w:noProof/>
            <w:webHidden/>
          </w:rPr>
          <w:delText>63</w:delText>
        </w:r>
      </w:del>
    </w:p>
    <w:p w14:paraId="137AA9D5" w14:textId="16F71DB7" w:rsidR="00012709" w:rsidDel="00095F1B" w:rsidRDefault="00012709" w:rsidP="00A02960">
      <w:pPr>
        <w:pStyle w:val="TableofFigures"/>
        <w:tabs>
          <w:tab w:val="right" w:leader="dot" w:pos="9016"/>
        </w:tabs>
        <w:spacing w:after="100"/>
        <w:rPr>
          <w:del w:id="1124" w:author="Andrew Instone-Cowie" w:date="2021-08-10T21:33:00Z"/>
          <w:rFonts w:eastAsiaTheme="minorEastAsia"/>
          <w:noProof/>
          <w:lang w:eastAsia="en-GB"/>
        </w:rPr>
      </w:pPr>
      <w:del w:id="1125" w:author="Andrew Instone-Cowie" w:date="2021-08-10T21:33:00Z">
        <w:r w:rsidRPr="00095F1B" w:rsidDel="00095F1B">
          <w:rPr>
            <w:noProof/>
            <w:rPrChange w:id="1126" w:author="Andrew Instone-Cowie" w:date="2021-08-10T21:33:00Z">
              <w:rPr>
                <w:rStyle w:val="Hyperlink"/>
                <w:noProof/>
              </w:rPr>
            </w:rPrChange>
          </w:rPr>
          <w:delText>Figure 44 – Device Manager (Reconfigured Port COM3)</w:delText>
        </w:r>
        <w:r w:rsidDel="00095F1B">
          <w:rPr>
            <w:noProof/>
            <w:webHidden/>
          </w:rPr>
          <w:tab/>
        </w:r>
        <w:r w:rsidR="00CA0B7C" w:rsidDel="00095F1B">
          <w:rPr>
            <w:noProof/>
            <w:webHidden/>
          </w:rPr>
          <w:delText>64</w:delText>
        </w:r>
      </w:del>
    </w:p>
    <w:p w14:paraId="63D201AE" w14:textId="351FF8D4" w:rsidR="00012709" w:rsidDel="00095F1B" w:rsidRDefault="00012709" w:rsidP="00A02960">
      <w:pPr>
        <w:pStyle w:val="TableofFigures"/>
        <w:tabs>
          <w:tab w:val="right" w:leader="dot" w:pos="9016"/>
        </w:tabs>
        <w:spacing w:after="100"/>
        <w:rPr>
          <w:del w:id="1127" w:author="Andrew Instone-Cowie" w:date="2021-08-10T21:33:00Z"/>
          <w:rFonts w:eastAsiaTheme="minorEastAsia"/>
          <w:noProof/>
          <w:lang w:eastAsia="en-GB"/>
        </w:rPr>
      </w:pPr>
      <w:del w:id="1128" w:author="Andrew Instone-Cowie" w:date="2021-08-10T21:33:00Z">
        <w:r w:rsidRPr="00095F1B" w:rsidDel="00095F1B">
          <w:rPr>
            <w:noProof/>
            <w:rPrChange w:id="1129" w:author="Andrew Instone-Cowie" w:date="2021-08-10T21:33:00Z">
              <w:rPr>
                <w:rStyle w:val="Hyperlink"/>
                <w:noProof/>
              </w:rPr>
            </w:rPrChange>
          </w:rPr>
          <w:delText>Figure 45 – Liverpool Cathedral Odd-Struckness Chart</w:delText>
        </w:r>
        <w:r w:rsidDel="00095F1B">
          <w:rPr>
            <w:noProof/>
            <w:webHidden/>
          </w:rPr>
          <w:tab/>
        </w:r>
        <w:r w:rsidR="00CA0B7C" w:rsidDel="00095F1B">
          <w:rPr>
            <w:noProof/>
            <w:webHidden/>
          </w:rPr>
          <w:delText>69</w:delText>
        </w:r>
      </w:del>
    </w:p>
    <w:p w14:paraId="0A975DFC" w14:textId="0F1647D8" w:rsidR="00012709" w:rsidDel="00095F1B" w:rsidRDefault="00012709">
      <w:pPr>
        <w:pStyle w:val="TableofFigures"/>
        <w:tabs>
          <w:tab w:val="right" w:leader="dot" w:pos="9016"/>
        </w:tabs>
        <w:rPr>
          <w:del w:id="1130" w:author="Andrew Instone-Cowie" w:date="2021-08-10T21:33:00Z"/>
          <w:rFonts w:eastAsiaTheme="minorEastAsia"/>
          <w:noProof/>
          <w:lang w:eastAsia="en-GB"/>
        </w:rPr>
      </w:pPr>
      <w:del w:id="1131" w:author="Andrew Instone-Cowie" w:date="2021-08-10T21:33:00Z">
        <w:r w:rsidRPr="00095F1B" w:rsidDel="00095F1B">
          <w:rPr>
            <w:noProof/>
            <w:rPrChange w:id="1132" w:author="Andrew Instone-Cowie" w:date="2021-08-10T21:33:00Z">
              <w:rPr>
                <w:rStyle w:val="Hyperlink"/>
                <w:noProof/>
              </w:rPr>
            </w:rPrChange>
          </w:rPr>
          <w:delText>Figure 46 – Quarter Peal Sensor Head Test Timings</w:delText>
        </w:r>
        <w:r w:rsidDel="00095F1B">
          <w:rPr>
            <w:noProof/>
            <w:webHidden/>
          </w:rPr>
          <w:tab/>
        </w:r>
        <w:r w:rsidR="00CA0B7C" w:rsidDel="00095F1B">
          <w:rPr>
            <w:noProof/>
            <w:webHidden/>
          </w:rPr>
          <w:delText>74</w:delText>
        </w:r>
      </w:del>
    </w:p>
    <w:p w14:paraId="1D962CF8" w14:textId="7D9410F6" w:rsidR="003A3D10" w:rsidRDefault="003A3D10" w:rsidP="00A02960">
      <w:pPr>
        <w:pStyle w:val="Heading1"/>
        <w:spacing w:after="100"/>
      </w:pPr>
      <w:r>
        <w:fldChar w:fldCharType="end"/>
      </w:r>
      <w:bookmarkStart w:id="1133" w:name="_Toc80793197"/>
      <w:r w:rsidR="00E35852">
        <w:t>Index of Tables</w:t>
      </w:r>
      <w:bookmarkEnd w:id="1133"/>
    </w:p>
    <w:p w14:paraId="28076BD2" w14:textId="22EB9883" w:rsidR="00CD5701" w:rsidRDefault="00E35852" w:rsidP="00CD5701">
      <w:pPr>
        <w:pStyle w:val="TableofFigures"/>
        <w:tabs>
          <w:tab w:val="right" w:leader="dot" w:pos="9016"/>
        </w:tabs>
        <w:spacing w:after="120"/>
        <w:rPr>
          <w:ins w:id="1134" w:author="Andrew Instone-Cowie" w:date="2021-08-25T14:13:00Z"/>
          <w:rFonts w:eastAsiaTheme="minorEastAsia"/>
          <w:noProof/>
          <w:lang w:eastAsia="en-GB"/>
        </w:rPr>
        <w:pPrChange w:id="1135" w:author="Andrew Instone-Cowie" w:date="2021-08-25T14:13:00Z">
          <w:pPr>
            <w:pStyle w:val="TableofFigures"/>
            <w:tabs>
              <w:tab w:val="right" w:leader="dot" w:pos="9016"/>
            </w:tabs>
          </w:pPr>
        </w:pPrChange>
      </w:pPr>
      <w:r>
        <w:fldChar w:fldCharType="begin"/>
      </w:r>
      <w:r>
        <w:instrText xml:space="preserve"> TOC \h \z \c "Table" </w:instrText>
      </w:r>
      <w:r>
        <w:fldChar w:fldCharType="separate"/>
      </w:r>
      <w:ins w:id="1136" w:author="Andrew Instone-Cowie" w:date="2021-08-25T14:13:00Z">
        <w:r w:rsidR="00CD5701" w:rsidRPr="00D04307">
          <w:rPr>
            <w:rStyle w:val="Hyperlink"/>
            <w:noProof/>
          </w:rPr>
          <w:fldChar w:fldCharType="begin"/>
        </w:r>
        <w:r w:rsidR="00CD5701" w:rsidRPr="00D04307">
          <w:rPr>
            <w:rStyle w:val="Hyperlink"/>
            <w:noProof/>
          </w:rPr>
          <w:instrText xml:space="preserve"> </w:instrText>
        </w:r>
        <w:r w:rsidR="00CD5701">
          <w:rPr>
            <w:noProof/>
          </w:rPr>
          <w:instrText>HYPERLINK \l "_Toc80793358"</w:instrText>
        </w:r>
        <w:r w:rsidR="00CD5701" w:rsidRPr="00D04307">
          <w:rPr>
            <w:rStyle w:val="Hyperlink"/>
            <w:noProof/>
          </w:rPr>
          <w:instrText xml:space="preserve"> </w:instrText>
        </w:r>
        <w:r w:rsidR="00CD5701" w:rsidRPr="00D04307">
          <w:rPr>
            <w:rStyle w:val="Hyperlink"/>
            <w:noProof/>
          </w:rPr>
        </w:r>
        <w:r w:rsidR="00CD5701" w:rsidRPr="00D04307">
          <w:rPr>
            <w:rStyle w:val="Hyperlink"/>
            <w:noProof/>
          </w:rPr>
          <w:fldChar w:fldCharType="separate"/>
        </w:r>
        <w:r w:rsidR="00CD5701" w:rsidRPr="00D04307">
          <w:rPr>
            <w:rStyle w:val="Hyperlink"/>
            <w:noProof/>
          </w:rPr>
          <w:t>Table 1 – Microcontroller I/O Pin Assignments</w:t>
        </w:r>
        <w:r w:rsidR="00CD5701">
          <w:rPr>
            <w:noProof/>
            <w:webHidden/>
          </w:rPr>
          <w:tab/>
        </w:r>
        <w:r w:rsidR="00CD5701">
          <w:rPr>
            <w:noProof/>
            <w:webHidden/>
          </w:rPr>
          <w:fldChar w:fldCharType="begin"/>
        </w:r>
        <w:r w:rsidR="00CD5701">
          <w:rPr>
            <w:noProof/>
            <w:webHidden/>
          </w:rPr>
          <w:instrText xml:space="preserve"> PAGEREF _Toc80793358 \h </w:instrText>
        </w:r>
        <w:r w:rsidR="00CD5701">
          <w:rPr>
            <w:noProof/>
            <w:webHidden/>
          </w:rPr>
        </w:r>
      </w:ins>
      <w:r w:rsidR="00CD5701">
        <w:rPr>
          <w:noProof/>
          <w:webHidden/>
        </w:rPr>
        <w:fldChar w:fldCharType="separate"/>
      </w:r>
      <w:ins w:id="1137" w:author="Andrew Instone-Cowie" w:date="2021-08-25T14:18:00Z">
        <w:r w:rsidR="00E86763">
          <w:rPr>
            <w:noProof/>
            <w:webHidden/>
          </w:rPr>
          <w:t>20</w:t>
        </w:r>
      </w:ins>
      <w:ins w:id="1138" w:author="Andrew Instone-Cowie" w:date="2021-08-25T14:13:00Z">
        <w:r w:rsidR="00CD5701">
          <w:rPr>
            <w:noProof/>
            <w:webHidden/>
          </w:rPr>
          <w:fldChar w:fldCharType="end"/>
        </w:r>
        <w:r w:rsidR="00CD5701" w:rsidRPr="00D04307">
          <w:rPr>
            <w:rStyle w:val="Hyperlink"/>
            <w:noProof/>
          </w:rPr>
          <w:fldChar w:fldCharType="end"/>
        </w:r>
      </w:ins>
    </w:p>
    <w:p w14:paraId="3FC01CE6" w14:textId="04C9B4E9" w:rsidR="00CD5701" w:rsidRDefault="00CD5701" w:rsidP="00CD5701">
      <w:pPr>
        <w:pStyle w:val="TableofFigures"/>
        <w:tabs>
          <w:tab w:val="right" w:leader="dot" w:pos="9016"/>
        </w:tabs>
        <w:spacing w:after="120"/>
        <w:rPr>
          <w:ins w:id="1139" w:author="Andrew Instone-Cowie" w:date="2021-08-25T14:13:00Z"/>
          <w:rFonts w:eastAsiaTheme="minorEastAsia"/>
          <w:noProof/>
          <w:lang w:eastAsia="en-GB"/>
        </w:rPr>
        <w:pPrChange w:id="1140" w:author="Andrew Instone-Cowie" w:date="2021-08-25T14:13:00Z">
          <w:pPr>
            <w:pStyle w:val="TableofFigures"/>
            <w:tabs>
              <w:tab w:val="right" w:leader="dot" w:pos="9016"/>
            </w:tabs>
          </w:pPr>
        </w:pPrChange>
      </w:pPr>
      <w:ins w:id="114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"_Toc80793359"</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2 – ATmega328P Fuse Settings – Board Rev A to D</w:t>
        </w:r>
        <w:r>
          <w:rPr>
            <w:noProof/>
            <w:webHidden/>
          </w:rPr>
          <w:tab/>
        </w:r>
        <w:r>
          <w:rPr>
            <w:noProof/>
            <w:webHidden/>
          </w:rPr>
          <w:fldChar w:fldCharType="begin"/>
        </w:r>
        <w:r>
          <w:rPr>
            <w:noProof/>
            <w:webHidden/>
          </w:rPr>
          <w:instrText xml:space="preserve"> PAGEREF _Toc80793359 \h </w:instrText>
        </w:r>
        <w:r>
          <w:rPr>
            <w:noProof/>
            <w:webHidden/>
          </w:rPr>
        </w:r>
      </w:ins>
      <w:r>
        <w:rPr>
          <w:noProof/>
          <w:webHidden/>
        </w:rPr>
        <w:fldChar w:fldCharType="separate"/>
      </w:r>
      <w:ins w:id="1142" w:author="Andrew Instone-Cowie" w:date="2021-08-25T14:18:00Z">
        <w:r w:rsidR="00E86763">
          <w:rPr>
            <w:noProof/>
            <w:webHidden/>
          </w:rPr>
          <w:t>21</w:t>
        </w:r>
      </w:ins>
      <w:ins w:id="1143" w:author="Andrew Instone-Cowie" w:date="2021-08-25T14:13:00Z">
        <w:r>
          <w:rPr>
            <w:noProof/>
            <w:webHidden/>
          </w:rPr>
          <w:fldChar w:fldCharType="end"/>
        </w:r>
        <w:r w:rsidRPr="00D04307">
          <w:rPr>
            <w:rStyle w:val="Hyperlink"/>
            <w:noProof/>
          </w:rPr>
          <w:fldChar w:fldCharType="end"/>
        </w:r>
      </w:ins>
    </w:p>
    <w:p w14:paraId="48217394" w14:textId="073EF7FA" w:rsidR="00CD5701" w:rsidRDefault="00CD5701" w:rsidP="00CD5701">
      <w:pPr>
        <w:pStyle w:val="TableofFigures"/>
        <w:tabs>
          <w:tab w:val="right" w:leader="dot" w:pos="9016"/>
        </w:tabs>
        <w:spacing w:after="120"/>
        <w:rPr>
          <w:ins w:id="1144" w:author="Andrew Instone-Cowie" w:date="2021-08-25T14:13:00Z"/>
          <w:rFonts w:eastAsiaTheme="minorEastAsia"/>
          <w:noProof/>
          <w:lang w:eastAsia="en-GB"/>
        </w:rPr>
        <w:pPrChange w:id="1145" w:author="Andrew Instone-Cowie" w:date="2021-08-25T14:13:00Z">
          <w:pPr>
            <w:pStyle w:val="TableofFigures"/>
            <w:tabs>
              <w:tab w:val="right" w:leader="dot" w:pos="9016"/>
            </w:tabs>
          </w:pPr>
        </w:pPrChange>
      </w:pPr>
      <w:ins w:id="1146"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"_Toc80793360"</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3 – ATmega328P Fuse Settings – Board Rev E onwards</w:t>
        </w:r>
        <w:r>
          <w:rPr>
            <w:noProof/>
            <w:webHidden/>
          </w:rPr>
          <w:tab/>
        </w:r>
        <w:r>
          <w:rPr>
            <w:noProof/>
            <w:webHidden/>
          </w:rPr>
          <w:fldChar w:fldCharType="begin"/>
        </w:r>
        <w:r>
          <w:rPr>
            <w:noProof/>
            <w:webHidden/>
          </w:rPr>
          <w:instrText xml:space="preserve"> PAGEREF _Toc80793360 \h </w:instrText>
        </w:r>
        <w:r>
          <w:rPr>
            <w:noProof/>
            <w:webHidden/>
          </w:rPr>
        </w:r>
      </w:ins>
      <w:r>
        <w:rPr>
          <w:noProof/>
          <w:webHidden/>
        </w:rPr>
        <w:fldChar w:fldCharType="separate"/>
      </w:r>
      <w:ins w:id="1147" w:author="Andrew Instone-Cowie" w:date="2021-08-25T14:18:00Z">
        <w:r w:rsidR="00E86763">
          <w:rPr>
            <w:noProof/>
            <w:webHidden/>
          </w:rPr>
          <w:t>21</w:t>
        </w:r>
      </w:ins>
      <w:ins w:id="1148" w:author="Andrew Instone-Cowie" w:date="2021-08-25T14:13:00Z">
        <w:r>
          <w:rPr>
            <w:noProof/>
            <w:webHidden/>
          </w:rPr>
          <w:fldChar w:fldCharType="end"/>
        </w:r>
        <w:r w:rsidRPr="00D04307">
          <w:rPr>
            <w:rStyle w:val="Hyperlink"/>
            <w:noProof/>
          </w:rPr>
          <w:fldChar w:fldCharType="end"/>
        </w:r>
      </w:ins>
    </w:p>
    <w:p w14:paraId="465BCE4E" w14:textId="65D0F556" w:rsidR="00CD5701" w:rsidRDefault="00CD5701" w:rsidP="00CD5701">
      <w:pPr>
        <w:pStyle w:val="TableofFigures"/>
        <w:tabs>
          <w:tab w:val="right" w:leader="dot" w:pos="9016"/>
        </w:tabs>
        <w:spacing w:after="120"/>
        <w:rPr>
          <w:ins w:id="1149" w:author="Andrew Instone-Cowie" w:date="2021-08-25T14:13:00Z"/>
          <w:rFonts w:eastAsiaTheme="minorEastAsia"/>
          <w:noProof/>
          <w:lang w:eastAsia="en-GB"/>
        </w:rPr>
        <w:pPrChange w:id="1150" w:author="Andrew Instone-Cowie" w:date="2021-08-25T14:13:00Z">
          <w:pPr>
            <w:pStyle w:val="TableofFigures"/>
            <w:tabs>
              <w:tab w:val="right" w:leader="dot" w:pos="9016"/>
            </w:tabs>
          </w:pPr>
        </w:pPrChange>
      </w:pPr>
      <w:ins w:id="115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"_Toc80793361"</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4 – TVS Diode Key Properties</w:t>
        </w:r>
        <w:r>
          <w:rPr>
            <w:noProof/>
            <w:webHidden/>
          </w:rPr>
          <w:tab/>
        </w:r>
        <w:r>
          <w:rPr>
            <w:noProof/>
            <w:webHidden/>
          </w:rPr>
          <w:fldChar w:fldCharType="begin"/>
        </w:r>
        <w:r>
          <w:rPr>
            <w:noProof/>
            <w:webHidden/>
          </w:rPr>
          <w:instrText xml:space="preserve"> PAGEREF _Toc80793361 \h </w:instrText>
        </w:r>
        <w:r>
          <w:rPr>
            <w:noProof/>
            <w:webHidden/>
          </w:rPr>
        </w:r>
      </w:ins>
      <w:r>
        <w:rPr>
          <w:noProof/>
          <w:webHidden/>
        </w:rPr>
        <w:fldChar w:fldCharType="separate"/>
      </w:r>
      <w:ins w:id="1152" w:author="Andrew Instone-Cowie" w:date="2021-08-25T14:18:00Z">
        <w:r w:rsidR="00E86763">
          <w:rPr>
            <w:noProof/>
            <w:webHidden/>
          </w:rPr>
          <w:t>32</w:t>
        </w:r>
      </w:ins>
      <w:ins w:id="1153" w:author="Andrew Instone-Cowie" w:date="2021-08-25T14:13:00Z">
        <w:r>
          <w:rPr>
            <w:noProof/>
            <w:webHidden/>
          </w:rPr>
          <w:fldChar w:fldCharType="end"/>
        </w:r>
        <w:r w:rsidRPr="00D04307">
          <w:rPr>
            <w:rStyle w:val="Hyperlink"/>
            <w:noProof/>
          </w:rPr>
          <w:fldChar w:fldCharType="end"/>
        </w:r>
      </w:ins>
    </w:p>
    <w:p w14:paraId="4B06627F" w14:textId="4BAD20A6" w:rsidR="00CD5701" w:rsidRDefault="00CD5701" w:rsidP="00CD5701">
      <w:pPr>
        <w:pStyle w:val="TableofFigures"/>
        <w:tabs>
          <w:tab w:val="right" w:leader="dot" w:pos="9016"/>
        </w:tabs>
        <w:spacing w:after="120"/>
        <w:rPr>
          <w:ins w:id="1154" w:author="Andrew Instone-Cowie" w:date="2021-08-25T14:13:00Z"/>
          <w:rFonts w:eastAsiaTheme="minorEastAsia"/>
          <w:noProof/>
          <w:lang w:eastAsia="en-GB"/>
        </w:rPr>
        <w:pPrChange w:id="1155" w:author="Andrew Instone-Cowie" w:date="2021-08-25T14:13:00Z">
          <w:pPr>
            <w:pStyle w:val="TableofFigures"/>
            <w:tabs>
              <w:tab w:val="right" w:leader="dot" w:pos="9016"/>
            </w:tabs>
          </w:pPr>
        </w:pPrChange>
      </w:pPr>
      <w:ins w:id="1156"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"_Toc80793362"</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5 – MBI Protocol Commands</w:t>
        </w:r>
        <w:r>
          <w:rPr>
            <w:noProof/>
            <w:webHidden/>
          </w:rPr>
          <w:tab/>
        </w:r>
        <w:r>
          <w:rPr>
            <w:noProof/>
            <w:webHidden/>
          </w:rPr>
          <w:fldChar w:fldCharType="begin"/>
        </w:r>
        <w:r>
          <w:rPr>
            <w:noProof/>
            <w:webHidden/>
          </w:rPr>
          <w:instrText xml:space="preserve"> PAGEREF _Toc80793362 \h </w:instrText>
        </w:r>
        <w:r>
          <w:rPr>
            <w:noProof/>
            <w:webHidden/>
          </w:rPr>
        </w:r>
      </w:ins>
      <w:r>
        <w:rPr>
          <w:noProof/>
          <w:webHidden/>
        </w:rPr>
        <w:fldChar w:fldCharType="separate"/>
      </w:r>
      <w:ins w:id="1157" w:author="Andrew Instone-Cowie" w:date="2021-08-25T14:18:00Z">
        <w:r w:rsidR="00E86763">
          <w:rPr>
            <w:noProof/>
            <w:webHidden/>
          </w:rPr>
          <w:t>77</w:t>
        </w:r>
      </w:ins>
      <w:ins w:id="1158" w:author="Andrew Instone-Cowie" w:date="2021-08-25T14:13:00Z">
        <w:r>
          <w:rPr>
            <w:noProof/>
            <w:webHidden/>
          </w:rPr>
          <w:fldChar w:fldCharType="end"/>
        </w:r>
        <w:r w:rsidRPr="00D04307">
          <w:rPr>
            <w:rStyle w:val="Hyperlink"/>
            <w:noProof/>
          </w:rPr>
          <w:fldChar w:fldCharType="end"/>
        </w:r>
      </w:ins>
    </w:p>
    <w:p w14:paraId="4EFD8C03" w14:textId="2AAF491C" w:rsidR="00CD5701" w:rsidRDefault="00CD5701" w:rsidP="00CD5701">
      <w:pPr>
        <w:pStyle w:val="TableofFigures"/>
        <w:tabs>
          <w:tab w:val="right" w:leader="dot" w:pos="9016"/>
        </w:tabs>
        <w:spacing w:after="120"/>
        <w:rPr>
          <w:ins w:id="1159" w:author="Andrew Instone-Cowie" w:date="2021-08-25T14:13:00Z"/>
          <w:rFonts w:eastAsiaTheme="minorEastAsia"/>
          <w:noProof/>
          <w:lang w:eastAsia="en-GB"/>
        </w:rPr>
        <w:pPrChange w:id="1160" w:author="Andrew Instone-Cowie" w:date="2021-08-25T14:13:00Z">
          <w:pPr>
            <w:pStyle w:val="TableofFigures"/>
            <w:tabs>
              <w:tab w:val="right" w:leader="dot" w:pos="9016"/>
            </w:tabs>
          </w:pPr>
        </w:pPrChange>
      </w:pPr>
      <w:ins w:id="116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"_Toc80793363"</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6 – Inter-Blow &amp; Inter-Row Intervals</w:t>
        </w:r>
        <w:r>
          <w:rPr>
            <w:noProof/>
            <w:webHidden/>
          </w:rPr>
          <w:tab/>
        </w:r>
        <w:r>
          <w:rPr>
            <w:noProof/>
            <w:webHidden/>
          </w:rPr>
          <w:fldChar w:fldCharType="begin"/>
        </w:r>
        <w:r>
          <w:rPr>
            <w:noProof/>
            <w:webHidden/>
          </w:rPr>
          <w:instrText xml:space="preserve"> PAGEREF _Toc80793363 \h </w:instrText>
        </w:r>
        <w:r>
          <w:rPr>
            <w:noProof/>
            <w:webHidden/>
          </w:rPr>
        </w:r>
      </w:ins>
      <w:r>
        <w:rPr>
          <w:noProof/>
          <w:webHidden/>
        </w:rPr>
        <w:fldChar w:fldCharType="separate"/>
      </w:r>
      <w:ins w:id="1162" w:author="Andrew Instone-Cowie" w:date="2021-08-25T14:18:00Z">
        <w:r w:rsidR="00E86763">
          <w:rPr>
            <w:noProof/>
            <w:webHidden/>
          </w:rPr>
          <w:t>78</w:t>
        </w:r>
      </w:ins>
      <w:ins w:id="1163" w:author="Andrew Instone-Cowie" w:date="2021-08-25T14:13:00Z">
        <w:r>
          <w:rPr>
            <w:noProof/>
            <w:webHidden/>
          </w:rPr>
          <w:fldChar w:fldCharType="end"/>
        </w:r>
        <w:r w:rsidRPr="00D04307">
          <w:rPr>
            <w:rStyle w:val="Hyperlink"/>
            <w:noProof/>
          </w:rPr>
          <w:fldChar w:fldCharType="end"/>
        </w:r>
      </w:ins>
    </w:p>
    <w:p w14:paraId="6FF11BD0" w14:textId="5921ED91" w:rsidR="00CD5701" w:rsidRDefault="00CD5701" w:rsidP="00CD5701">
      <w:pPr>
        <w:pStyle w:val="TableofFigures"/>
        <w:tabs>
          <w:tab w:val="right" w:leader="dot" w:pos="9016"/>
        </w:tabs>
        <w:spacing w:after="120"/>
        <w:rPr>
          <w:ins w:id="1164" w:author="Andrew Instone-Cowie" w:date="2021-08-25T14:13:00Z"/>
          <w:rFonts w:eastAsiaTheme="minorEastAsia"/>
          <w:noProof/>
          <w:lang w:eastAsia="en-GB"/>
        </w:rPr>
        <w:pPrChange w:id="1165" w:author="Andrew Instone-Cowie" w:date="2021-08-25T14:13:00Z">
          <w:pPr>
            <w:pStyle w:val="TableofFigures"/>
            <w:tabs>
              <w:tab w:val="right" w:leader="dot" w:pos="9016"/>
            </w:tabs>
          </w:pPr>
        </w:pPrChange>
      </w:pPr>
      <w:ins w:id="1166"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"_Toc80793364"</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7 – Sensor Pulse Durations – Liverpool Cathedral</w:t>
        </w:r>
        <w:r>
          <w:rPr>
            <w:noProof/>
            <w:webHidden/>
          </w:rPr>
          <w:tab/>
        </w:r>
        <w:r>
          <w:rPr>
            <w:noProof/>
            <w:webHidden/>
          </w:rPr>
          <w:fldChar w:fldCharType="begin"/>
        </w:r>
        <w:r>
          <w:rPr>
            <w:noProof/>
            <w:webHidden/>
          </w:rPr>
          <w:instrText xml:space="preserve"> PAGEREF _Toc80793364 \h </w:instrText>
        </w:r>
        <w:r>
          <w:rPr>
            <w:noProof/>
            <w:webHidden/>
          </w:rPr>
        </w:r>
      </w:ins>
      <w:r>
        <w:rPr>
          <w:noProof/>
          <w:webHidden/>
        </w:rPr>
        <w:fldChar w:fldCharType="separate"/>
      </w:r>
      <w:ins w:id="1167" w:author="Andrew Instone-Cowie" w:date="2021-08-25T14:18:00Z">
        <w:r w:rsidR="00E86763">
          <w:rPr>
            <w:noProof/>
            <w:webHidden/>
          </w:rPr>
          <w:t>79</w:t>
        </w:r>
      </w:ins>
      <w:ins w:id="1168" w:author="Andrew Instone-Cowie" w:date="2021-08-25T14:13:00Z">
        <w:r>
          <w:rPr>
            <w:noProof/>
            <w:webHidden/>
          </w:rPr>
          <w:fldChar w:fldCharType="end"/>
        </w:r>
        <w:r w:rsidRPr="00D04307">
          <w:rPr>
            <w:rStyle w:val="Hyperlink"/>
            <w:noProof/>
          </w:rPr>
          <w:fldChar w:fldCharType="end"/>
        </w:r>
      </w:ins>
    </w:p>
    <w:p w14:paraId="0FC4FAC5" w14:textId="73C00D10" w:rsidR="00CD5701" w:rsidRDefault="00CD5701" w:rsidP="00CD5701">
      <w:pPr>
        <w:pStyle w:val="TableofFigures"/>
        <w:tabs>
          <w:tab w:val="right" w:leader="dot" w:pos="9016"/>
        </w:tabs>
        <w:spacing w:after="120"/>
        <w:rPr>
          <w:ins w:id="1169" w:author="Andrew Instone-Cowie" w:date="2021-08-25T14:13:00Z"/>
          <w:rFonts w:eastAsiaTheme="minorEastAsia"/>
          <w:noProof/>
          <w:lang w:eastAsia="en-GB"/>
        </w:rPr>
        <w:pPrChange w:id="1170" w:author="Andrew Instone-Cowie" w:date="2021-08-25T14:13:00Z">
          <w:pPr>
            <w:pStyle w:val="TableofFigures"/>
            <w:tabs>
              <w:tab w:val="right" w:leader="dot" w:pos="9016"/>
            </w:tabs>
          </w:pPr>
        </w:pPrChange>
      </w:pPr>
      <w:ins w:id="117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"_Toc80793365"</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8 – Theoretical Sensor Pulse Durations – Other Towers</w:t>
        </w:r>
        <w:r>
          <w:rPr>
            <w:noProof/>
            <w:webHidden/>
          </w:rPr>
          <w:tab/>
        </w:r>
        <w:r>
          <w:rPr>
            <w:noProof/>
            <w:webHidden/>
          </w:rPr>
          <w:fldChar w:fldCharType="begin"/>
        </w:r>
        <w:r>
          <w:rPr>
            <w:noProof/>
            <w:webHidden/>
          </w:rPr>
          <w:instrText xml:space="preserve"> PAGEREF _Toc80793365 \h </w:instrText>
        </w:r>
        <w:r>
          <w:rPr>
            <w:noProof/>
            <w:webHidden/>
          </w:rPr>
        </w:r>
      </w:ins>
      <w:r>
        <w:rPr>
          <w:noProof/>
          <w:webHidden/>
        </w:rPr>
        <w:fldChar w:fldCharType="separate"/>
      </w:r>
      <w:ins w:id="1172" w:author="Andrew Instone-Cowie" w:date="2021-08-25T14:18:00Z">
        <w:r w:rsidR="00E86763">
          <w:rPr>
            <w:noProof/>
            <w:webHidden/>
          </w:rPr>
          <w:t>79</w:t>
        </w:r>
      </w:ins>
      <w:ins w:id="1173" w:author="Andrew Instone-Cowie" w:date="2021-08-25T14:13:00Z">
        <w:r>
          <w:rPr>
            <w:noProof/>
            <w:webHidden/>
          </w:rPr>
          <w:fldChar w:fldCharType="end"/>
        </w:r>
        <w:r w:rsidRPr="00D04307">
          <w:rPr>
            <w:rStyle w:val="Hyperlink"/>
            <w:noProof/>
          </w:rPr>
          <w:fldChar w:fldCharType="end"/>
        </w:r>
      </w:ins>
    </w:p>
    <w:p w14:paraId="12D502F4" w14:textId="138C37E6" w:rsidR="00CD5701" w:rsidRDefault="00CD5701" w:rsidP="00CD5701">
      <w:pPr>
        <w:pStyle w:val="TableofFigures"/>
        <w:tabs>
          <w:tab w:val="right" w:leader="dot" w:pos="9016"/>
        </w:tabs>
        <w:spacing w:after="120"/>
        <w:rPr>
          <w:ins w:id="1174" w:author="Andrew Instone-Cowie" w:date="2021-08-25T14:13:00Z"/>
          <w:rFonts w:eastAsiaTheme="minorEastAsia"/>
          <w:noProof/>
          <w:lang w:eastAsia="en-GB"/>
        </w:rPr>
        <w:pPrChange w:id="1175" w:author="Andrew Instone-Cowie" w:date="2021-08-25T14:13:00Z">
          <w:pPr>
            <w:pStyle w:val="TableofFigures"/>
            <w:tabs>
              <w:tab w:val="right" w:leader="dot" w:pos="9016"/>
            </w:tabs>
          </w:pPr>
        </w:pPrChange>
      </w:pPr>
      <w:ins w:id="1176"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"_Toc80793366"</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9 – CLI Command Reference</w:t>
        </w:r>
        <w:r>
          <w:rPr>
            <w:noProof/>
            <w:webHidden/>
          </w:rPr>
          <w:tab/>
        </w:r>
        <w:r>
          <w:rPr>
            <w:noProof/>
            <w:webHidden/>
          </w:rPr>
          <w:fldChar w:fldCharType="begin"/>
        </w:r>
        <w:r>
          <w:rPr>
            <w:noProof/>
            <w:webHidden/>
          </w:rPr>
          <w:instrText xml:space="preserve"> PAGEREF _Toc80793366 \h </w:instrText>
        </w:r>
        <w:r>
          <w:rPr>
            <w:noProof/>
            <w:webHidden/>
          </w:rPr>
        </w:r>
      </w:ins>
      <w:r>
        <w:rPr>
          <w:noProof/>
          <w:webHidden/>
        </w:rPr>
        <w:fldChar w:fldCharType="separate"/>
      </w:r>
      <w:ins w:id="1177" w:author="Andrew Instone-Cowie" w:date="2021-08-25T14:18:00Z">
        <w:r w:rsidR="00E86763">
          <w:rPr>
            <w:noProof/>
            <w:webHidden/>
          </w:rPr>
          <w:t>81</w:t>
        </w:r>
      </w:ins>
      <w:ins w:id="1178" w:author="Andrew Instone-Cowie" w:date="2021-08-25T14:13:00Z">
        <w:r>
          <w:rPr>
            <w:noProof/>
            <w:webHidden/>
          </w:rPr>
          <w:fldChar w:fldCharType="end"/>
        </w:r>
        <w:r w:rsidRPr="00D04307">
          <w:rPr>
            <w:rStyle w:val="Hyperlink"/>
            <w:noProof/>
          </w:rPr>
          <w:fldChar w:fldCharType="end"/>
        </w:r>
      </w:ins>
    </w:p>
    <w:p w14:paraId="10DF04A3" w14:textId="6635C52F" w:rsidR="00CD5701" w:rsidRDefault="00CD5701" w:rsidP="00CD5701">
      <w:pPr>
        <w:pStyle w:val="TableofFigures"/>
        <w:tabs>
          <w:tab w:val="right" w:leader="dot" w:pos="9016"/>
        </w:tabs>
        <w:spacing w:after="120"/>
        <w:rPr>
          <w:ins w:id="1179" w:author="Andrew Instone-Cowie" w:date="2021-08-25T14:13:00Z"/>
          <w:rFonts w:eastAsiaTheme="minorEastAsia"/>
          <w:noProof/>
          <w:lang w:eastAsia="en-GB"/>
        </w:rPr>
        <w:pPrChange w:id="1180" w:author="Andrew Instone-Cowie" w:date="2021-08-25T14:13:00Z">
          <w:pPr>
            <w:pStyle w:val="TableofFigures"/>
            <w:tabs>
              <w:tab w:val="right" w:leader="dot" w:pos="9016"/>
            </w:tabs>
          </w:pPr>
        </w:pPrChange>
      </w:pPr>
      <w:ins w:id="1181"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"_Toc80793367"</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10 – LED Signal Codes</w:t>
        </w:r>
        <w:r>
          <w:rPr>
            <w:noProof/>
            <w:webHidden/>
          </w:rPr>
          <w:tab/>
        </w:r>
        <w:r>
          <w:rPr>
            <w:noProof/>
            <w:webHidden/>
          </w:rPr>
          <w:fldChar w:fldCharType="begin"/>
        </w:r>
        <w:r>
          <w:rPr>
            <w:noProof/>
            <w:webHidden/>
          </w:rPr>
          <w:instrText xml:space="preserve"> PAGEREF _Toc80793367 \h </w:instrText>
        </w:r>
        <w:r>
          <w:rPr>
            <w:noProof/>
            <w:webHidden/>
          </w:rPr>
        </w:r>
      </w:ins>
      <w:r>
        <w:rPr>
          <w:noProof/>
          <w:webHidden/>
        </w:rPr>
        <w:fldChar w:fldCharType="separate"/>
      </w:r>
      <w:ins w:id="1182" w:author="Andrew Instone-Cowie" w:date="2021-08-25T14:18:00Z">
        <w:r w:rsidR="00E86763">
          <w:rPr>
            <w:noProof/>
            <w:webHidden/>
          </w:rPr>
          <w:t>83</w:t>
        </w:r>
      </w:ins>
      <w:ins w:id="1183" w:author="Andrew Instone-Cowie" w:date="2021-08-25T14:13:00Z">
        <w:r>
          <w:rPr>
            <w:noProof/>
            <w:webHidden/>
          </w:rPr>
          <w:fldChar w:fldCharType="end"/>
        </w:r>
        <w:r w:rsidRPr="00D04307">
          <w:rPr>
            <w:rStyle w:val="Hyperlink"/>
            <w:noProof/>
          </w:rPr>
          <w:fldChar w:fldCharType="end"/>
        </w:r>
      </w:ins>
    </w:p>
    <w:p w14:paraId="56C1AB51" w14:textId="548B30ED" w:rsidR="00CD5701" w:rsidRDefault="00CD5701">
      <w:pPr>
        <w:pStyle w:val="TableofFigures"/>
        <w:tabs>
          <w:tab w:val="right" w:leader="dot" w:pos="9016"/>
        </w:tabs>
        <w:rPr>
          <w:ins w:id="1184" w:author="Andrew Instone-Cowie" w:date="2021-08-25T14:13:00Z"/>
          <w:rFonts w:eastAsiaTheme="minorEastAsia"/>
          <w:noProof/>
          <w:lang w:eastAsia="en-GB"/>
        </w:rPr>
      </w:pPr>
      <w:ins w:id="1185" w:author="Andrew Instone-Cowie" w:date="2021-08-25T14:13:00Z">
        <w:r w:rsidRPr="00D04307">
          <w:rPr>
            <w:rStyle w:val="Hyperlink"/>
            <w:noProof/>
          </w:rPr>
          <w:fldChar w:fldCharType="begin"/>
        </w:r>
        <w:r w:rsidRPr="00D04307">
          <w:rPr>
            <w:rStyle w:val="Hyperlink"/>
            <w:noProof/>
          </w:rPr>
          <w:instrText xml:space="preserve"> </w:instrText>
        </w:r>
        <w:r>
          <w:rPr>
            <w:noProof/>
          </w:rPr>
          <w:instrText>HYPERLINK \l "_Toc80793368"</w:instrText>
        </w:r>
        <w:r w:rsidRPr="00D04307">
          <w:rPr>
            <w:rStyle w:val="Hyperlink"/>
            <w:noProof/>
          </w:rPr>
          <w:instrText xml:space="preserve"> </w:instrText>
        </w:r>
        <w:r w:rsidRPr="00D04307">
          <w:rPr>
            <w:rStyle w:val="Hyperlink"/>
            <w:noProof/>
          </w:rPr>
        </w:r>
        <w:r w:rsidRPr="00D04307">
          <w:rPr>
            <w:rStyle w:val="Hyperlink"/>
            <w:noProof/>
          </w:rPr>
          <w:fldChar w:fldCharType="separate"/>
        </w:r>
        <w:r w:rsidRPr="00D04307">
          <w:rPr>
            <w:rStyle w:val="Hyperlink"/>
            <w:noProof/>
          </w:rPr>
          <w:t>Table 11 – Useful Links</w:t>
        </w:r>
        <w:r>
          <w:rPr>
            <w:noProof/>
            <w:webHidden/>
          </w:rPr>
          <w:tab/>
        </w:r>
        <w:r>
          <w:rPr>
            <w:noProof/>
            <w:webHidden/>
          </w:rPr>
          <w:fldChar w:fldCharType="begin"/>
        </w:r>
        <w:r>
          <w:rPr>
            <w:noProof/>
            <w:webHidden/>
          </w:rPr>
          <w:instrText xml:space="preserve"> PAGEREF _Toc80793368 \h </w:instrText>
        </w:r>
        <w:r>
          <w:rPr>
            <w:noProof/>
            <w:webHidden/>
          </w:rPr>
        </w:r>
      </w:ins>
      <w:r>
        <w:rPr>
          <w:noProof/>
          <w:webHidden/>
        </w:rPr>
        <w:fldChar w:fldCharType="separate"/>
      </w:r>
      <w:ins w:id="1186" w:author="Andrew Instone-Cowie" w:date="2021-08-25T14:18:00Z">
        <w:r w:rsidR="00E86763">
          <w:rPr>
            <w:noProof/>
            <w:webHidden/>
          </w:rPr>
          <w:t>84</w:t>
        </w:r>
      </w:ins>
      <w:ins w:id="1187" w:author="Andrew Instone-Cowie" w:date="2021-08-25T14:13:00Z">
        <w:r>
          <w:rPr>
            <w:noProof/>
            <w:webHidden/>
          </w:rPr>
          <w:fldChar w:fldCharType="end"/>
        </w:r>
        <w:r w:rsidRPr="00D04307">
          <w:rPr>
            <w:rStyle w:val="Hyperlink"/>
            <w:noProof/>
          </w:rPr>
          <w:fldChar w:fldCharType="end"/>
        </w:r>
      </w:ins>
    </w:p>
    <w:p w14:paraId="6B75927C" w14:textId="5ED634EA" w:rsidR="00012709" w:rsidDel="00095F1B" w:rsidRDefault="00012709" w:rsidP="00A02960">
      <w:pPr>
        <w:pStyle w:val="TableofFigures"/>
        <w:tabs>
          <w:tab w:val="right" w:leader="dot" w:pos="9016"/>
        </w:tabs>
        <w:spacing w:after="100"/>
        <w:rPr>
          <w:del w:id="1188" w:author="Andrew Instone-Cowie" w:date="2021-08-10T21:33:00Z"/>
          <w:rFonts w:eastAsiaTheme="minorEastAsia"/>
          <w:noProof/>
          <w:lang w:eastAsia="en-GB"/>
        </w:rPr>
      </w:pPr>
      <w:del w:id="1189" w:author="Andrew Instone-Cowie" w:date="2021-08-10T21:33:00Z">
        <w:r w:rsidRPr="00095F1B" w:rsidDel="00095F1B">
          <w:rPr>
            <w:noProof/>
            <w:rPrChange w:id="1190" w:author="Andrew Instone-Cowie" w:date="2021-08-10T21:33:00Z">
              <w:rPr>
                <w:rStyle w:val="Hyperlink"/>
                <w:noProof/>
              </w:rPr>
            </w:rPrChange>
          </w:rPr>
          <w:delText>Table 1 – Microcontroller I/O Pin Assignments</w:delText>
        </w:r>
        <w:r w:rsidDel="00095F1B">
          <w:rPr>
            <w:noProof/>
            <w:webHidden/>
          </w:rPr>
          <w:tab/>
        </w:r>
        <w:r w:rsidR="00CA0B7C" w:rsidDel="00095F1B">
          <w:rPr>
            <w:noProof/>
            <w:webHidden/>
          </w:rPr>
          <w:delText>19</w:delText>
        </w:r>
      </w:del>
    </w:p>
    <w:p w14:paraId="188199DB" w14:textId="5C28E056" w:rsidR="00012709" w:rsidDel="00095F1B" w:rsidRDefault="00012709" w:rsidP="00A02960">
      <w:pPr>
        <w:pStyle w:val="TableofFigures"/>
        <w:tabs>
          <w:tab w:val="right" w:leader="dot" w:pos="9016"/>
        </w:tabs>
        <w:spacing w:after="100"/>
        <w:rPr>
          <w:del w:id="1191" w:author="Andrew Instone-Cowie" w:date="2021-08-10T21:33:00Z"/>
          <w:rFonts w:eastAsiaTheme="minorEastAsia"/>
          <w:noProof/>
          <w:lang w:eastAsia="en-GB"/>
        </w:rPr>
      </w:pPr>
      <w:del w:id="1192" w:author="Andrew Instone-Cowie" w:date="2021-08-10T21:33:00Z">
        <w:r w:rsidRPr="00095F1B" w:rsidDel="00095F1B">
          <w:rPr>
            <w:noProof/>
            <w:rPrChange w:id="1193" w:author="Andrew Instone-Cowie" w:date="2021-08-10T21:33:00Z">
              <w:rPr>
                <w:rStyle w:val="Hyperlink"/>
                <w:noProof/>
              </w:rPr>
            </w:rPrChange>
          </w:rPr>
          <w:delText>Table 2 – ATmega328P Fuse Settings – Board Rev A to D</w:delText>
        </w:r>
        <w:r w:rsidDel="00095F1B">
          <w:rPr>
            <w:noProof/>
            <w:webHidden/>
          </w:rPr>
          <w:tab/>
        </w:r>
        <w:r w:rsidR="00CA0B7C" w:rsidDel="00095F1B">
          <w:rPr>
            <w:noProof/>
            <w:webHidden/>
          </w:rPr>
          <w:delText>20</w:delText>
        </w:r>
      </w:del>
    </w:p>
    <w:p w14:paraId="3EF8354F" w14:textId="58BDCBE4" w:rsidR="00012709" w:rsidDel="00095F1B" w:rsidRDefault="00012709" w:rsidP="00A02960">
      <w:pPr>
        <w:pStyle w:val="TableofFigures"/>
        <w:tabs>
          <w:tab w:val="right" w:leader="dot" w:pos="9016"/>
        </w:tabs>
        <w:spacing w:after="100"/>
        <w:rPr>
          <w:del w:id="1194" w:author="Andrew Instone-Cowie" w:date="2021-08-10T21:33:00Z"/>
          <w:rFonts w:eastAsiaTheme="minorEastAsia"/>
          <w:noProof/>
          <w:lang w:eastAsia="en-GB"/>
        </w:rPr>
      </w:pPr>
      <w:del w:id="1195" w:author="Andrew Instone-Cowie" w:date="2021-08-10T21:33:00Z">
        <w:r w:rsidRPr="00095F1B" w:rsidDel="00095F1B">
          <w:rPr>
            <w:noProof/>
            <w:rPrChange w:id="1196" w:author="Andrew Instone-Cowie" w:date="2021-08-10T21:33:00Z">
              <w:rPr>
                <w:rStyle w:val="Hyperlink"/>
                <w:noProof/>
              </w:rPr>
            </w:rPrChange>
          </w:rPr>
          <w:delText>Table 3 – ATmega328P Fuse Settings – Board Rev E onwards</w:delText>
        </w:r>
        <w:r w:rsidDel="00095F1B">
          <w:rPr>
            <w:noProof/>
            <w:webHidden/>
          </w:rPr>
          <w:tab/>
        </w:r>
        <w:r w:rsidR="00CA0B7C" w:rsidDel="00095F1B">
          <w:rPr>
            <w:noProof/>
            <w:webHidden/>
          </w:rPr>
          <w:delText>20</w:delText>
        </w:r>
      </w:del>
    </w:p>
    <w:p w14:paraId="5321EDDE" w14:textId="4ED007E2" w:rsidR="00012709" w:rsidDel="00095F1B" w:rsidRDefault="00012709" w:rsidP="00A02960">
      <w:pPr>
        <w:pStyle w:val="TableofFigures"/>
        <w:tabs>
          <w:tab w:val="right" w:leader="dot" w:pos="9016"/>
        </w:tabs>
        <w:spacing w:after="100"/>
        <w:rPr>
          <w:del w:id="1197" w:author="Andrew Instone-Cowie" w:date="2021-08-10T21:33:00Z"/>
          <w:rFonts w:eastAsiaTheme="minorEastAsia"/>
          <w:noProof/>
          <w:lang w:eastAsia="en-GB"/>
        </w:rPr>
      </w:pPr>
      <w:del w:id="1198" w:author="Andrew Instone-Cowie" w:date="2021-08-10T21:33:00Z">
        <w:r w:rsidRPr="00095F1B" w:rsidDel="00095F1B">
          <w:rPr>
            <w:noProof/>
            <w:rPrChange w:id="1199" w:author="Andrew Instone-Cowie" w:date="2021-08-10T21:33:00Z">
              <w:rPr>
                <w:rStyle w:val="Hyperlink"/>
                <w:noProof/>
              </w:rPr>
            </w:rPrChange>
          </w:rPr>
          <w:delText>Table 4 – MBI Protocol Commands</w:delText>
        </w:r>
        <w:r w:rsidDel="00095F1B">
          <w:rPr>
            <w:noProof/>
            <w:webHidden/>
          </w:rPr>
          <w:tab/>
        </w:r>
        <w:r w:rsidR="00CA0B7C" w:rsidDel="00095F1B">
          <w:rPr>
            <w:noProof/>
            <w:webHidden/>
          </w:rPr>
          <w:delText>66</w:delText>
        </w:r>
      </w:del>
    </w:p>
    <w:p w14:paraId="57AF3324" w14:textId="2D40DADF" w:rsidR="00012709" w:rsidDel="00095F1B" w:rsidRDefault="00012709" w:rsidP="00A02960">
      <w:pPr>
        <w:pStyle w:val="TableofFigures"/>
        <w:tabs>
          <w:tab w:val="right" w:leader="dot" w:pos="9016"/>
        </w:tabs>
        <w:spacing w:after="100"/>
        <w:rPr>
          <w:del w:id="1200" w:author="Andrew Instone-Cowie" w:date="2021-08-10T21:33:00Z"/>
          <w:rFonts w:eastAsiaTheme="minorEastAsia"/>
          <w:noProof/>
          <w:lang w:eastAsia="en-GB"/>
        </w:rPr>
      </w:pPr>
      <w:del w:id="1201" w:author="Andrew Instone-Cowie" w:date="2021-08-10T21:33:00Z">
        <w:r w:rsidRPr="00095F1B" w:rsidDel="00095F1B">
          <w:rPr>
            <w:noProof/>
            <w:rPrChange w:id="1202" w:author="Andrew Instone-Cowie" w:date="2021-08-10T21:33:00Z">
              <w:rPr>
                <w:rStyle w:val="Hyperlink"/>
                <w:noProof/>
              </w:rPr>
            </w:rPrChange>
          </w:rPr>
          <w:delText>Table 5 – Inter-Blow &amp; Inter-Row Intervals</w:delText>
        </w:r>
        <w:r w:rsidDel="00095F1B">
          <w:rPr>
            <w:noProof/>
            <w:webHidden/>
          </w:rPr>
          <w:tab/>
        </w:r>
        <w:r w:rsidR="00CA0B7C" w:rsidDel="00095F1B">
          <w:rPr>
            <w:noProof/>
            <w:webHidden/>
          </w:rPr>
          <w:delText>67</w:delText>
        </w:r>
      </w:del>
    </w:p>
    <w:p w14:paraId="7749CF94" w14:textId="562BB405" w:rsidR="00012709" w:rsidDel="00095F1B" w:rsidRDefault="00012709" w:rsidP="00A02960">
      <w:pPr>
        <w:pStyle w:val="TableofFigures"/>
        <w:tabs>
          <w:tab w:val="right" w:leader="dot" w:pos="9016"/>
        </w:tabs>
        <w:spacing w:after="100"/>
        <w:rPr>
          <w:del w:id="1203" w:author="Andrew Instone-Cowie" w:date="2021-08-10T21:33:00Z"/>
          <w:rFonts w:eastAsiaTheme="minorEastAsia"/>
          <w:noProof/>
          <w:lang w:eastAsia="en-GB"/>
        </w:rPr>
      </w:pPr>
      <w:del w:id="1204" w:author="Andrew Instone-Cowie" w:date="2021-08-10T21:33:00Z">
        <w:r w:rsidRPr="00095F1B" w:rsidDel="00095F1B">
          <w:rPr>
            <w:noProof/>
            <w:rPrChange w:id="1205" w:author="Andrew Instone-Cowie" w:date="2021-08-10T21:33:00Z">
              <w:rPr>
                <w:rStyle w:val="Hyperlink"/>
                <w:noProof/>
              </w:rPr>
            </w:rPrChange>
          </w:rPr>
          <w:delText>Table 6 – Sensor Pulse Durations – Liverpool Cathedral</w:delText>
        </w:r>
        <w:r w:rsidDel="00095F1B">
          <w:rPr>
            <w:noProof/>
            <w:webHidden/>
          </w:rPr>
          <w:tab/>
        </w:r>
        <w:r w:rsidR="00CA0B7C" w:rsidDel="00095F1B">
          <w:rPr>
            <w:noProof/>
            <w:webHidden/>
          </w:rPr>
          <w:delText>68</w:delText>
        </w:r>
      </w:del>
    </w:p>
    <w:p w14:paraId="65AD695C" w14:textId="2224DBB1" w:rsidR="00012709" w:rsidDel="00095F1B" w:rsidRDefault="00012709" w:rsidP="00A02960">
      <w:pPr>
        <w:pStyle w:val="TableofFigures"/>
        <w:tabs>
          <w:tab w:val="right" w:leader="dot" w:pos="9016"/>
        </w:tabs>
        <w:spacing w:after="100"/>
        <w:rPr>
          <w:del w:id="1206" w:author="Andrew Instone-Cowie" w:date="2021-08-10T21:33:00Z"/>
          <w:rFonts w:eastAsiaTheme="minorEastAsia"/>
          <w:noProof/>
          <w:lang w:eastAsia="en-GB"/>
        </w:rPr>
      </w:pPr>
      <w:del w:id="1207" w:author="Andrew Instone-Cowie" w:date="2021-08-10T21:33:00Z">
        <w:r w:rsidRPr="00095F1B" w:rsidDel="00095F1B">
          <w:rPr>
            <w:noProof/>
            <w:rPrChange w:id="1208" w:author="Andrew Instone-Cowie" w:date="2021-08-10T21:33:00Z">
              <w:rPr>
                <w:rStyle w:val="Hyperlink"/>
                <w:noProof/>
              </w:rPr>
            </w:rPrChange>
          </w:rPr>
          <w:delText>Table 7 – Theoretical Sensor Pulse Durations – Other Towers</w:delText>
        </w:r>
        <w:r w:rsidDel="00095F1B">
          <w:rPr>
            <w:noProof/>
            <w:webHidden/>
          </w:rPr>
          <w:tab/>
        </w:r>
        <w:r w:rsidR="00CA0B7C" w:rsidDel="00095F1B">
          <w:rPr>
            <w:noProof/>
            <w:webHidden/>
          </w:rPr>
          <w:delText>68</w:delText>
        </w:r>
      </w:del>
    </w:p>
    <w:p w14:paraId="48AFCD5B" w14:textId="7EBD7179" w:rsidR="00012709" w:rsidDel="00095F1B" w:rsidRDefault="00012709" w:rsidP="00A02960">
      <w:pPr>
        <w:pStyle w:val="TableofFigures"/>
        <w:tabs>
          <w:tab w:val="right" w:leader="dot" w:pos="9016"/>
        </w:tabs>
        <w:spacing w:after="100"/>
        <w:rPr>
          <w:del w:id="1209" w:author="Andrew Instone-Cowie" w:date="2021-08-10T21:33:00Z"/>
          <w:rFonts w:eastAsiaTheme="minorEastAsia"/>
          <w:noProof/>
          <w:lang w:eastAsia="en-GB"/>
        </w:rPr>
      </w:pPr>
      <w:del w:id="1210" w:author="Andrew Instone-Cowie" w:date="2021-08-10T21:33:00Z">
        <w:r w:rsidRPr="00095F1B" w:rsidDel="00095F1B">
          <w:rPr>
            <w:noProof/>
            <w:rPrChange w:id="1211" w:author="Andrew Instone-Cowie" w:date="2021-08-10T21:33:00Z">
              <w:rPr>
                <w:rStyle w:val="Hyperlink"/>
                <w:noProof/>
              </w:rPr>
            </w:rPrChange>
          </w:rPr>
          <w:delText>Table 8 – CLI Command Reference</w:delText>
        </w:r>
        <w:r w:rsidDel="00095F1B">
          <w:rPr>
            <w:noProof/>
            <w:webHidden/>
          </w:rPr>
          <w:tab/>
        </w:r>
        <w:r w:rsidR="00CA0B7C" w:rsidDel="00095F1B">
          <w:rPr>
            <w:noProof/>
            <w:webHidden/>
          </w:rPr>
          <w:delText>70</w:delText>
        </w:r>
      </w:del>
    </w:p>
    <w:p w14:paraId="1B65FB38" w14:textId="5C4244D9" w:rsidR="00012709" w:rsidDel="00095F1B" w:rsidRDefault="00012709" w:rsidP="00A02960">
      <w:pPr>
        <w:pStyle w:val="TableofFigures"/>
        <w:tabs>
          <w:tab w:val="right" w:leader="dot" w:pos="9016"/>
        </w:tabs>
        <w:spacing w:after="100"/>
        <w:rPr>
          <w:del w:id="1212" w:author="Andrew Instone-Cowie" w:date="2021-08-10T21:33:00Z"/>
          <w:rFonts w:eastAsiaTheme="minorEastAsia"/>
          <w:noProof/>
          <w:lang w:eastAsia="en-GB"/>
        </w:rPr>
      </w:pPr>
      <w:del w:id="1213" w:author="Andrew Instone-Cowie" w:date="2021-08-10T21:33:00Z">
        <w:r w:rsidRPr="00095F1B" w:rsidDel="00095F1B">
          <w:rPr>
            <w:noProof/>
            <w:rPrChange w:id="1214" w:author="Andrew Instone-Cowie" w:date="2021-08-10T21:33:00Z">
              <w:rPr>
                <w:rStyle w:val="Hyperlink"/>
                <w:noProof/>
              </w:rPr>
            </w:rPrChange>
          </w:rPr>
          <w:delText>Table 9 – LED Signal Codes</w:delText>
        </w:r>
        <w:r w:rsidDel="00095F1B">
          <w:rPr>
            <w:noProof/>
            <w:webHidden/>
          </w:rPr>
          <w:tab/>
        </w:r>
        <w:r w:rsidR="00CA0B7C" w:rsidDel="00095F1B">
          <w:rPr>
            <w:noProof/>
            <w:webHidden/>
          </w:rPr>
          <w:delText>72</w:delText>
        </w:r>
      </w:del>
    </w:p>
    <w:p w14:paraId="3263610C" w14:textId="614BA682" w:rsidR="00012709" w:rsidDel="00095F1B" w:rsidRDefault="00012709">
      <w:pPr>
        <w:pStyle w:val="TableofFigures"/>
        <w:tabs>
          <w:tab w:val="right" w:leader="dot" w:pos="9016"/>
        </w:tabs>
        <w:rPr>
          <w:del w:id="1215" w:author="Andrew Instone-Cowie" w:date="2021-08-10T21:33:00Z"/>
          <w:rFonts w:eastAsiaTheme="minorEastAsia"/>
          <w:noProof/>
          <w:lang w:eastAsia="en-GB"/>
        </w:rPr>
      </w:pPr>
      <w:del w:id="1216" w:author="Andrew Instone-Cowie" w:date="2021-08-10T21:33:00Z">
        <w:r w:rsidRPr="00095F1B" w:rsidDel="00095F1B">
          <w:rPr>
            <w:noProof/>
            <w:rPrChange w:id="1217" w:author="Andrew Instone-Cowie" w:date="2021-08-10T21:33:00Z">
              <w:rPr>
                <w:rStyle w:val="Hyperlink"/>
                <w:noProof/>
              </w:rPr>
            </w:rPrChange>
          </w:rPr>
          <w:delText>Table 10 – Useful Links</w:delText>
        </w:r>
        <w:r w:rsidDel="00095F1B">
          <w:rPr>
            <w:noProof/>
            <w:webHidden/>
          </w:rPr>
          <w:tab/>
        </w:r>
        <w:r w:rsidR="00CA0B7C" w:rsidDel="00095F1B">
          <w:rPr>
            <w:noProof/>
            <w:webHidden/>
          </w:rPr>
          <w:delText>73</w:delText>
        </w:r>
      </w:del>
    </w:p>
    <w:p w14:paraId="4A712831" w14:textId="2D56C405" w:rsidR="004D7582" w:rsidRPr="00787764" w:rsidRDefault="00E35852" w:rsidP="0078474A">
      <w:pPr>
        <w:pStyle w:val="Heading1"/>
        <w:pageBreakBefore/>
        <w:spacing w:after="100"/>
      </w:pPr>
      <w:r>
        <w:lastRenderedPageBreak/>
        <w:fldChar w:fldCharType="end"/>
      </w:r>
      <w:bookmarkStart w:id="1218" w:name="_Toc80793198"/>
      <w:r w:rsidR="004D7582">
        <w:t>Document History</w:t>
      </w:r>
      <w:bookmarkEnd w:id="1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483BB7" w:rsidRPr="009C1732" w14:paraId="2BE35FF2" w14:textId="77777777" w:rsidTr="003A2793">
        <w:tc>
          <w:tcPr>
            <w:tcW w:w="991" w:type="dxa"/>
            <w:shd w:val="clear" w:color="auto" w:fill="D9D9D9" w:themeFill="background1" w:themeFillShade="D9"/>
          </w:tcPr>
          <w:p w14:paraId="721FBE95" w14:textId="77777777" w:rsidR="00483BB7" w:rsidRPr="009C1732" w:rsidRDefault="00483BB7" w:rsidP="00483BB7">
            <w:pPr>
              <w:contextualSpacing/>
              <w:rPr>
                <w:b/>
              </w:rPr>
            </w:pPr>
            <w:r w:rsidRPr="009C1732">
              <w:rPr>
                <w:b/>
              </w:rPr>
              <w:t>Version</w:t>
            </w:r>
          </w:p>
        </w:tc>
        <w:tc>
          <w:tcPr>
            <w:tcW w:w="1822" w:type="dxa"/>
            <w:shd w:val="clear" w:color="auto" w:fill="D9D9D9" w:themeFill="background1" w:themeFillShade="D9"/>
          </w:tcPr>
          <w:p w14:paraId="46DF51B7" w14:textId="77777777" w:rsidR="00483BB7" w:rsidRPr="009C1732" w:rsidRDefault="00483BB7" w:rsidP="00483BB7">
            <w:pPr>
              <w:contextualSpacing/>
              <w:rPr>
                <w:b/>
              </w:rPr>
            </w:pPr>
            <w:r w:rsidRPr="009C1732">
              <w:rPr>
                <w:b/>
              </w:rPr>
              <w:t>Author</w:t>
            </w:r>
          </w:p>
        </w:tc>
        <w:tc>
          <w:tcPr>
            <w:tcW w:w="1390" w:type="dxa"/>
            <w:shd w:val="clear" w:color="auto" w:fill="D9D9D9" w:themeFill="background1" w:themeFillShade="D9"/>
          </w:tcPr>
          <w:p w14:paraId="004EAF6D" w14:textId="77777777" w:rsidR="00483BB7" w:rsidRPr="009C1732" w:rsidRDefault="00483BB7" w:rsidP="00483BB7">
            <w:pPr>
              <w:contextualSpacing/>
              <w:rPr>
                <w:b/>
              </w:rPr>
            </w:pPr>
            <w:r w:rsidRPr="009C1732">
              <w:rPr>
                <w:b/>
              </w:rPr>
              <w:t>Date</w:t>
            </w:r>
          </w:p>
        </w:tc>
        <w:tc>
          <w:tcPr>
            <w:tcW w:w="4931" w:type="dxa"/>
            <w:shd w:val="clear" w:color="auto" w:fill="D9D9D9" w:themeFill="background1" w:themeFillShade="D9"/>
          </w:tcPr>
          <w:p w14:paraId="65ACA92F" w14:textId="77777777" w:rsidR="00483BB7" w:rsidRPr="009C1732" w:rsidRDefault="00483BB7" w:rsidP="00483BB7">
            <w:pPr>
              <w:contextualSpacing/>
              <w:rPr>
                <w:b/>
              </w:rPr>
            </w:pPr>
            <w:r w:rsidRPr="009C1732">
              <w:rPr>
                <w:b/>
              </w:rPr>
              <w:t>Changes</w:t>
            </w:r>
          </w:p>
        </w:tc>
      </w:tr>
      <w:tr w:rsidR="003432F6" w:rsidRPr="009C1732" w14:paraId="2E3357B9" w14:textId="77777777" w:rsidTr="003A2793">
        <w:tc>
          <w:tcPr>
            <w:tcW w:w="991" w:type="dxa"/>
          </w:tcPr>
          <w:p w14:paraId="4CE4900B" w14:textId="4959F5AA" w:rsidR="003432F6" w:rsidRPr="009C1732" w:rsidRDefault="003432F6" w:rsidP="003432F6">
            <w:pPr>
              <w:contextualSpacing/>
            </w:pPr>
            <w:r w:rsidRPr="009C1732">
              <w:t>0.1</w:t>
            </w:r>
          </w:p>
        </w:tc>
        <w:tc>
          <w:tcPr>
            <w:tcW w:w="1822" w:type="dxa"/>
          </w:tcPr>
          <w:p w14:paraId="7776DA9F" w14:textId="76C72D86" w:rsidR="003432F6" w:rsidRPr="009C1732" w:rsidRDefault="003432F6" w:rsidP="003432F6">
            <w:pPr>
              <w:contextualSpacing/>
            </w:pPr>
            <w:r w:rsidRPr="009C1732">
              <w:t>A J Instone-Cowie</w:t>
            </w:r>
          </w:p>
        </w:tc>
        <w:tc>
          <w:tcPr>
            <w:tcW w:w="1390" w:type="dxa"/>
          </w:tcPr>
          <w:p w14:paraId="25AE03CB" w14:textId="796FB7FF" w:rsidR="003432F6" w:rsidRPr="009C1732" w:rsidRDefault="009C1732" w:rsidP="003432F6">
            <w:pPr>
              <w:contextualSpacing/>
            </w:pPr>
            <w:r w:rsidRPr="009C1732">
              <w:t>26</w:t>
            </w:r>
            <w:r w:rsidR="00537E44" w:rsidRPr="009C1732">
              <w:t>/12</w:t>
            </w:r>
            <w:r w:rsidR="003432F6" w:rsidRPr="009C1732">
              <w:t>/201</w:t>
            </w:r>
            <w:r w:rsidR="00537E44" w:rsidRPr="009C1732">
              <w:t>9</w:t>
            </w:r>
          </w:p>
        </w:tc>
        <w:tc>
          <w:tcPr>
            <w:tcW w:w="4931" w:type="dxa"/>
          </w:tcPr>
          <w:p w14:paraId="1FD44A4E" w14:textId="4B74F4D2" w:rsidR="003432F6" w:rsidRPr="009C1732" w:rsidRDefault="003432F6" w:rsidP="003432F6">
            <w:pPr>
              <w:contextualSpacing/>
            </w:pPr>
            <w:r w:rsidRPr="009C1732">
              <w:t>First Draft.</w:t>
            </w:r>
          </w:p>
        </w:tc>
      </w:tr>
      <w:tr w:rsidR="009C1732" w:rsidRPr="009C1732" w14:paraId="036E3AE9" w14:textId="77777777" w:rsidTr="003A2793">
        <w:tc>
          <w:tcPr>
            <w:tcW w:w="991" w:type="dxa"/>
          </w:tcPr>
          <w:p w14:paraId="02B90F54" w14:textId="381DFFAE" w:rsidR="009C1732" w:rsidRPr="009C1732" w:rsidRDefault="009C1732" w:rsidP="009C1732">
            <w:pPr>
              <w:contextualSpacing/>
            </w:pPr>
            <w:r w:rsidRPr="009C1732">
              <w:t>1.0</w:t>
            </w:r>
          </w:p>
        </w:tc>
        <w:tc>
          <w:tcPr>
            <w:tcW w:w="1822" w:type="dxa"/>
          </w:tcPr>
          <w:p w14:paraId="108DC90F" w14:textId="0A073B8A" w:rsidR="009C1732" w:rsidRPr="009C1732" w:rsidRDefault="009C1732" w:rsidP="009C1732">
            <w:pPr>
              <w:contextualSpacing/>
            </w:pPr>
            <w:r w:rsidRPr="009C1732">
              <w:t>A J Instone-Cowie</w:t>
            </w:r>
          </w:p>
        </w:tc>
        <w:tc>
          <w:tcPr>
            <w:tcW w:w="1390" w:type="dxa"/>
          </w:tcPr>
          <w:p w14:paraId="2A66F921" w14:textId="3DB60F31" w:rsidR="009C1732" w:rsidRPr="009C1732" w:rsidRDefault="003912A1" w:rsidP="009C1732">
            <w:pPr>
              <w:contextualSpacing/>
            </w:pPr>
            <w:r>
              <w:t>28</w:t>
            </w:r>
            <w:r w:rsidR="009C1732" w:rsidRPr="009C1732">
              <w:t>/12/2019</w:t>
            </w:r>
          </w:p>
        </w:tc>
        <w:tc>
          <w:tcPr>
            <w:tcW w:w="4931" w:type="dxa"/>
          </w:tcPr>
          <w:p w14:paraId="28634581" w14:textId="71B9DF81" w:rsidR="009C1732" w:rsidRPr="009C1732" w:rsidRDefault="009C1732" w:rsidP="009C1732">
            <w:pPr>
              <w:contextualSpacing/>
            </w:pPr>
            <w:r w:rsidRPr="009C1732">
              <w:t>First Release.</w:t>
            </w:r>
          </w:p>
        </w:tc>
      </w:tr>
      <w:tr w:rsidR="0037752F" w:rsidRPr="009C1732" w14:paraId="666DEE02" w14:textId="77777777" w:rsidTr="003A2793">
        <w:tc>
          <w:tcPr>
            <w:tcW w:w="991" w:type="dxa"/>
          </w:tcPr>
          <w:p w14:paraId="25608302" w14:textId="35FC6768" w:rsidR="0037752F" w:rsidRPr="009C1732" w:rsidRDefault="00083EA9" w:rsidP="009C1732">
            <w:pPr>
              <w:contextualSpacing/>
            </w:pPr>
            <w:r>
              <w:t>1.1</w:t>
            </w:r>
          </w:p>
        </w:tc>
        <w:tc>
          <w:tcPr>
            <w:tcW w:w="1822" w:type="dxa"/>
          </w:tcPr>
          <w:p w14:paraId="028EB780" w14:textId="59625673" w:rsidR="0037752F" w:rsidRPr="009C1732" w:rsidRDefault="00083EA9" w:rsidP="009C1732">
            <w:pPr>
              <w:contextualSpacing/>
            </w:pPr>
            <w:r>
              <w:t>A J Instone-Cowie</w:t>
            </w:r>
          </w:p>
        </w:tc>
        <w:tc>
          <w:tcPr>
            <w:tcW w:w="1390" w:type="dxa"/>
          </w:tcPr>
          <w:p w14:paraId="38225FD3" w14:textId="7E9D2431" w:rsidR="0037752F" w:rsidRDefault="00CC6E75" w:rsidP="009C1732">
            <w:pPr>
              <w:contextualSpacing/>
            </w:pPr>
            <w:r>
              <w:t>02/01/2020</w:t>
            </w:r>
          </w:p>
        </w:tc>
        <w:tc>
          <w:tcPr>
            <w:tcW w:w="4931" w:type="dxa"/>
          </w:tcPr>
          <w:p w14:paraId="19C2EF95" w14:textId="5B2967F7" w:rsidR="0037752F" w:rsidRPr="009C1732" w:rsidRDefault="00CC6E75" w:rsidP="009C1732">
            <w:pPr>
              <w:contextualSpacing/>
            </w:pPr>
            <w:r>
              <w:t>Add Basic Serial Splitter hardware details</w:t>
            </w:r>
            <w:r w:rsidR="00012709">
              <w:t>, more cabling information, logic analyser trace.</w:t>
            </w:r>
          </w:p>
        </w:tc>
      </w:tr>
      <w:tr w:rsidR="00A02960" w:rsidRPr="009C1732" w14:paraId="559EAAF0" w14:textId="77777777" w:rsidTr="003A2793">
        <w:tc>
          <w:tcPr>
            <w:tcW w:w="991" w:type="dxa"/>
          </w:tcPr>
          <w:p w14:paraId="32ED6BCE" w14:textId="78F4C69A" w:rsidR="00A02960" w:rsidRDefault="00A02960" w:rsidP="00A02960">
            <w:pPr>
              <w:contextualSpacing/>
            </w:pPr>
            <w:r>
              <w:t>1.2</w:t>
            </w:r>
          </w:p>
        </w:tc>
        <w:tc>
          <w:tcPr>
            <w:tcW w:w="1822" w:type="dxa"/>
          </w:tcPr>
          <w:p w14:paraId="594D864A" w14:textId="70AB9EBC" w:rsidR="00A02960" w:rsidRDefault="00A02960" w:rsidP="00A02960">
            <w:pPr>
              <w:contextualSpacing/>
            </w:pPr>
            <w:r>
              <w:t>A J Instone-Cowie</w:t>
            </w:r>
          </w:p>
        </w:tc>
        <w:tc>
          <w:tcPr>
            <w:tcW w:w="1390" w:type="dxa"/>
          </w:tcPr>
          <w:p w14:paraId="0E25B787" w14:textId="2A544EB4" w:rsidR="00A02960" w:rsidRDefault="00A02960" w:rsidP="00A02960">
            <w:pPr>
              <w:contextualSpacing/>
            </w:pPr>
            <w:r>
              <w:t>18/08/2020</w:t>
            </w:r>
          </w:p>
        </w:tc>
        <w:tc>
          <w:tcPr>
            <w:tcW w:w="4931" w:type="dxa"/>
          </w:tcPr>
          <w:p w14:paraId="57FE6612" w14:textId="3FF03B82" w:rsidR="00A02960" w:rsidRDefault="00A02960" w:rsidP="00A02960">
            <w:pPr>
              <w:contextualSpacing/>
            </w:pPr>
            <w:r>
              <w:t>Minor update.</w:t>
            </w:r>
          </w:p>
        </w:tc>
      </w:tr>
      <w:tr w:rsidR="00AC3C52" w:rsidRPr="009C1732" w14:paraId="58254D8D" w14:textId="77777777" w:rsidTr="003A2793">
        <w:trPr>
          <w:ins w:id="1219" w:author="Andrew Instone-Cowie" w:date="2021-08-10T21:13:00Z"/>
        </w:trPr>
        <w:tc>
          <w:tcPr>
            <w:tcW w:w="991" w:type="dxa"/>
          </w:tcPr>
          <w:p w14:paraId="06971524" w14:textId="31290BB6" w:rsidR="00AC3C52" w:rsidRDefault="00AC3C52" w:rsidP="00AC3C52">
            <w:pPr>
              <w:contextualSpacing/>
              <w:rPr>
                <w:ins w:id="1220" w:author="Andrew Instone-Cowie" w:date="2021-08-10T21:13:00Z"/>
              </w:rPr>
            </w:pPr>
            <w:ins w:id="1221" w:author="Andrew Instone-Cowie" w:date="2021-08-10T21:13:00Z">
              <w:r>
                <w:t>1.3</w:t>
              </w:r>
            </w:ins>
          </w:p>
        </w:tc>
        <w:tc>
          <w:tcPr>
            <w:tcW w:w="1822" w:type="dxa"/>
          </w:tcPr>
          <w:p w14:paraId="6D12BA73" w14:textId="2A39A5C7" w:rsidR="00AC3C52" w:rsidRDefault="00AC3C52" w:rsidP="00AC3C52">
            <w:pPr>
              <w:contextualSpacing/>
              <w:rPr>
                <w:ins w:id="1222" w:author="Andrew Instone-Cowie" w:date="2021-08-10T21:13:00Z"/>
              </w:rPr>
            </w:pPr>
            <w:ins w:id="1223" w:author="Andrew Instone-Cowie" w:date="2021-08-10T21:13:00Z">
              <w:r>
                <w:t>A J Instone-Cowie</w:t>
              </w:r>
            </w:ins>
          </w:p>
        </w:tc>
        <w:tc>
          <w:tcPr>
            <w:tcW w:w="1390" w:type="dxa"/>
          </w:tcPr>
          <w:p w14:paraId="0287CCB6" w14:textId="0596B68C" w:rsidR="00AC3C52" w:rsidRDefault="00CD5701" w:rsidP="00AC3C52">
            <w:pPr>
              <w:contextualSpacing/>
              <w:rPr>
                <w:ins w:id="1224" w:author="Andrew Instone-Cowie" w:date="2021-08-10T21:13:00Z"/>
              </w:rPr>
            </w:pPr>
            <w:ins w:id="1225" w:author="Andrew Instone-Cowie" w:date="2021-08-25T14:12:00Z">
              <w:r>
                <w:t>25</w:t>
              </w:r>
            </w:ins>
            <w:ins w:id="1226" w:author="Andrew Instone-Cowie" w:date="2021-08-10T21:14:00Z">
              <w:r w:rsidR="00AC3C52">
                <w:t>/08/2021</w:t>
              </w:r>
            </w:ins>
          </w:p>
        </w:tc>
        <w:tc>
          <w:tcPr>
            <w:tcW w:w="4931" w:type="dxa"/>
          </w:tcPr>
          <w:p w14:paraId="2EC50A35" w14:textId="55AD5FF5" w:rsidR="00AC3C52" w:rsidRDefault="00AC3C52" w:rsidP="00AC3C52">
            <w:pPr>
              <w:contextualSpacing/>
              <w:rPr>
                <w:ins w:id="1227" w:author="Andrew Instone-Cowie" w:date="2021-08-10T21:13:00Z"/>
              </w:rPr>
            </w:pPr>
            <w:ins w:id="1228" w:author="Andrew Instone-Cowie" w:date="2021-08-10T21:14:00Z">
              <w:r>
                <w:t xml:space="preserve">Add Circuit Protection, </w:t>
              </w:r>
            </w:ins>
            <w:ins w:id="1229" w:author="Andrew Instone-Cowie" w:date="2021-08-25T14:12:00Z">
              <w:r w:rsidR="00CD5701">
                <w:t xml:space="preserve">DB9 pin-outs, </w:t>
              </w:r>
            </w:ins>
            <w:ins w:id="1230" w:author="Andrew Instone-Cowie" w:date="2021-08-10T21:14:00Z">
              <w:r>
                <w:t>minor corrections.</w:t>
              </w:r>
            </w:ins>
          </w:p>
        </w:tc>
      </w:tr>
    </w:tbl>
    <w:p w14:paraId="7A02DD01" w14:textId="77777777" w:rsidR="004D7582" w:rsidRPr="009C1732" w:rsidRDefault="004D7582" w:rsidP="00483BB7"/>
    <w:p w14:paraId="5AE564C6" w14:textId="1B93680D" w:rsidR="002663FF" w:rsidRPr="009C1732" w:rsidRDefault="002663FF" w:rsidP="00756131">
      <w:pPr>
        <w:rPr>
          <w:i/>
        </w:rPr>
      </w:pPr>
      <w:r w:rsidRPr="009C1732">
        <w:rPr>
          <w:i/>
        </w:rPr>
        <w:t>Copyright ©20</w:t>
      </w:r>
      <w:r w:rsidR="00E15E30" w:rsidRPr="009C1732">
        <w:rPr>
          <w:i/>
        </w:rPr>
        <w:t>1</w:t>
      </w:r>
      <w:r w:rsidR="00537E44" w:rsidRPr="009C1732">
        <w:rPr>
          <w:i/>
        </w:rPr>
        <w:t>9</w:t>
      </w:r>
      <w:r w:rsidR="00CC6E75">
        <w:rPr>
          <w:i/>
        </w:rPr>
        <w:t>-2</w:t>
      </w:r>
      <w:ins w:id="1231" w:author="Andrew Instone-Cowie" w:date="2021-08-10T21:13:00Z">
        <w:r w:rsidR="00AC3C52">
          <w:rPr>
            <w:i/>
          </w:rPr>
          <w:t>1</w:t>
        </w:r>
      </w:ins>
      <w:del w:id="1232" w:author="Andrew Instone-Cowie" w:date="2021-08-10T21:13:00Z">
        <w:r w:rsidR="00CC6E75" w:rsidDel="00AC3C52">
          <w:rPr>
            <w:i/>
          </w:rPr>
          <w:delText>0</w:delText>
        </w:r>
      </w:del>
      <w:r w:rsidRPr="009C1732">
        <w:rPr>
          <w:i/>
        </w:rPr>
        <w:t xml:space="preserve"> Andrew Instone-Cowie.</w:t>
      </w:r>
    </w:p>
    <w:p w14:paraId="643D4228" w14:textId="246558CD" w:rsidR="00537E44" w:rsidRPr="009C1732" w:rsidRDefault="00537E44" w:rsidP="00537E44">
      <w:pPr>
        <w:rPr>
          <w:i/>
        </w:rPr>
      </w:pPr>
      <w:r w:rsidRPr="009C1732">
        <w:rPr>
          <w:i/>
        </w:rPr>
        <w:t xml:space="preserve">Cover </w:t>
      </w:r>
      <w:r w:rsidR="003912A1">
        <w:rPr>
          <w:i/>
        </w:rPr>
        <w:t>image</w:t>
      </w:r>
      <w:r w:rsidRPr="009C1732">
        <w:rPr>
          <w:i/>
        </w:rPr>
        <w:t xml:space="preserve">: Type 2 Simulator Interface </w:t>
      </w:r>
      <w:r w:rsidR="003912A1">
        <w:rPr>
          <w:i/>
        </w:rPr>
        <w:t>PCB Design</w:t>
      </w:r>
      <w:r w:rsidRPr="009C1732">
        <w:rPr>
          <w:i/>
        </w:rPr>
        <w:t>.</w:t>
      </w:r>
    </w:p>
    <w:p w14:paraId="21ED8257" w14:textId="77777777" w:rsidR="00C146CF" w:rsidRDefault="00C146CF" w:rsidP="001B6EA6">
      <w:pPr>
        <w:pStyle w:val="Heading1"/>
      </w:pPr>
      <w:bookmarkStart w:id="1233" w:name="_Toc80793199"/>
      <w:r>
        <w:t>Licence</w:t>
      </w:r>
      <w:bookmarkEnd w:id="1233"/>
    </w:p>
    <w:p w14:paraId="2FADFE20" w14:textId="77777777" w:rsidR="00AD4EB0" w:rsidRDefault="00AD4EB0" w:rsidP="00756131">
      <w:pPr>
        <w:rPr>
          <w:i/>
        </w:rPr>
      </w:pPr>
      <w:r>
        <w:rPr>
          <w:i/>
          <w:noProof/>
          <w:lang w:eastAsia="en-GB"/>
        </w:rPr>
        <w:drawing>
          <wp:inline distT="0" distB="0" distL="0" distR="0" wp14:anchorId="27410F43" wp14:editId="05F350B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0FAE625" w14:textId="77777777" w:rsidR="00AD4EB0" w:rsidRPr="009C1732" w:rsidRDefault="00AD4EB0" w:rsidP="00756131">
      <w:pPr>
        <w:rPr>
          <w:i/>
        </w:rPr>
      </w:pPr>
      <w:r w:rsidRPr="009C1732">
        <w:rPr>
          <w:i/>
        </w:rPr>
        <w:t>This work is licensed under a Creative Commons Attribution-ShareAlike 4.0 International License.</w:t>
      </w:r>
      <w:r w:rsidR="00C146CF" w:rsidRPr="009C1732">
        <w:rPr>
          <w:rStyle w:val="FootnoteReference"/>
          <w:i/>
        </w:rPr>
        <w:footnoteReference w:id="1"/>
      </w:r>
    </w:p>
    <w:p w14:paraId="745BEF15" w14:textId="77777777" w:rsidR="00C146CF" w:rsidRPr="009C1732" w:rsidRDefault="00C146CF" w:rsidP="00C146CF">
      <w:pPr>
        <w:rPr>
          <w:i/>
          <w:lang w:eastAsia="en-GB"/>
        </w:rPr>
      </w:pPr>
      <w:r w:rsidRPr="009C1732">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5EFEA13" w14:textId="77777777" w:rsidR="00C146CF" w:rsidRPr="009C1732" w:rsidRDefault="00C146CF" w:rsidP="00C146CF">
      <w:pPr>
        <w:rPr>
          <w:i/>
          <w:lang w:eastAsia="en-GB"/>
        </w:rPr>
      </w:pPr>
      <w:r w:rsidRPr="009C1732">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EC5097C" w14:textId="77777777" w:rsidR="004D7B39" w:rsidRDefault="004D7B39" w:rsidP="004D7B39">
      <w:pPr>
        <w:pStyle w:val="Heading1"/>
      </w:pPr>
      <w:bookmarkStart w:id="1234" w:name="_Toc524372295"/>
      <w:bookmarkStart w:id="1235" w:name="_Toc80793200"/>
      <w:r>
        <w:lastRenderedPageBreak/>
        <w:t>Documentation Map</w:t>
      </w:r>
      <w:bookmarkEnd w:id="1234"/>
      <w:bookmarkEnd w:id="1235"/>
    </w:p>
    <w:p w14:paraId="7809AC64" w14:textId="77777777" w:rsidR="004D7B39" w:rsidRPr="00212D29" w:rsidRDefault="004D7B39" w:rsidP="004D7B39">
      <w:pPr>
        <w:keepNext/>
      </w:pPr>
    </w:p>
    <w:p w14:paraId="26276A12" w14:textId="29909125" w:rsidR="004D7B39" w:rsidRDefault="00537E44" w:rsidP="004D7B39">
      <w:pPr>
        <w:keepNext/>
        <w:jc w:val="center"/>
      </w:pPr>
      <w:r>
        <w:rPr>
          <w:noProof/>
        </w:rPr>
        <w:drawing>
          <wp:inline distT="0" distB="0" distL="0" distR="0" wp14:anchorId="2A1D0731" wp14:editId="0DE6ECB2">
            <wp:extent cx="4752000" cy="5832000"/>
            <wp:effectExtent l="19050" t="19050" r="10795" b="16510"/>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 DocMap 6 TRG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11D0430" w14:textId="6C4BB593" w:rsidR="004D7B39" w:rsidRDefault="004D7B39" w:rsidP="004D7B39">
      <w:pPr>
        <w:pStyle w:val="Caption"/>
        <w:jc w:val="center"/>
      </w:pPr>
      <w:bookmarkStart w:id="1236" w:name="_Toc524372371"/>
      <w:bookmarkStart w:id="1237" w:name="_Toc80793300"/>
      <w:r>
        <w:t xml:space="preserve">Figure </w:t>
      </w:r>
      <w:r>
        <w:rPr>
          <w:noProof/>
        </w:rPr>
        <w:fldChar w:fldCharType="begin"/>
      </w:r>
      <w:r>
        <w:rPr>
          <w:noProof/>
        </w:rPr>
        <w:instrText xml:space="preserve"> SEQ Figure \* ARABIC </w:instrText>
      </w:r>
      <w:r>
        <w:rPr>
          <w:noProof/>
        </w:rPr>
        <w:fldChar w:fldCharType="separate"/>
      </w:r>
      <w:r w:rsidR="00E86763">
        <w:rPr>
          <w:noProof/>
        </w:rPr>
        <w:t>1</w:t>
      </w:r>
      <w:r>
        <w:rPr>
          <w:noProof/>
        </w:rPr>
        <w:fldChar w:fldCharType="end"/>
      </w:r>
      <w:r>
        <w:t xml:space="preserve"> – Documentation Map</w:t>
      </w:r>
      <w:bookmarkEnd w:id="1236"/>
      <w:bookmarkEnd w:id="1237"/>
    </w:p>
    <w:p w14:paraId="6136827F" w14:textId="77777777" w:rsidR="004D7B39" w:rsidRPr="004E080F" w:rsidRDefault="004D7B39" w:rsidP="004D7B39">
      <w:pPr>
        <w:pStyle w:val="Heading1"/>
        <w:pageBreakBefore/>
      </w:pPr>
      <w:bookmarkStart w:id="1238" w:name="_Toc524372296"/>
      <w:bookmarkStart w:id="1239" w:name="_Toc80793201"/>
      <w:r>
        <w:lastRenderedPageBreak/>
        <w:t>About This Guide</w:t>
      </w:r>
      <w:bookmarkEnd w:id="1238"/>
      <w:bookmarkEnd w:id="1239"/>
    </w:p>
    <w:p w14:paraId="033932E8" w14:textId="77777777" w:rsidR="004D7B39" w:rsidRPr="009C1732" w:rsidRDefault="004D7B39" w:rsidP="004D7B39">
      <w:r w:rsidRPr="009C1732">
        <w:t>The Type 2 Liverpool Ringing Simulator allows sensors, attached to one or more real tower bells or teaching dumb bells, to be connected to a computer Simulator Software Package such as Abel</w:t>
      </w:r>
      <w:r w:rsidRPr="009C1732">
        <w:rPr>
          <w:rStyle w:val="FootnoteReference"/>
        </w:rPr>
        <w:footnoteReference w:id="2"/>
      </w:r>
      <w:r w:rsidRPr="009C1732">
        <w:t>, Beltower</w:t>
      </w:r>
      <w:r w:rsidRPr="009C1732">
        <w:rPr>
          <w:rStyle w:val="FootnoteReference"/>
        </w:rPr>
        <w:footnoteReference w:id="3"/>
      </w:r>
      <w:r w:rsidRPr="009C1732">
        <w:t xml:space="preserve"> or Virtual Belfry</w:t>
      </w:r>
      <w:r w:rsidRPr="009C1732">
        <w:rPr>
          <w:rStyle w:val="FootnoteReference"/>
        </w:rPr>
        <w:footnoteReference w:id="4"/>
      </w:r>
      <w:r w:rsidRPr="009C1732">
        <w:t>. This allows you to extend and augment the teaching and practice opportunities in your tower.</w:t>
      </w:r>
    </w:p>
    <w:p w14:paraId="7C227685" w14:textId="2412B4E1" w:rsidR="004416AC" w:rsidRPr="009C1732" w:rsidRDefault="004D7B39" w:rsidP="004D7B39">
      <w:r w:rsidRPr="009C1732">
        <w:t xml:space="preserve">This </w:t>
      </w:r>
      <w:r w:rsidR="008D175F" w:rsidRPr="009C1732">
        <w:rPr>
          <w:b/>
          <w:i/>
        </w:rPr>
        <w:t xml:space="preserve">Technical Reference Guide </w:t>
      </w:r>
      <w:r w:rsidR="004416AC" w:rsidRPr="009C1732">
        <w:t>contains background information on the design of the simulator hardware and fir</w:t>
      </w:r>
      <w:r w:rsidR="009C1732" w:rsidRPr="009C1732">
        <w:t>m</w:t>
      </w:r>
      <w:r w:rsidR="004416AC" w:rsidRPr="009C1732">
        <w:t xml:space="preserve">ware, and </w:t>
      </w:r>
      <w:r w:rsidR="003912A1">
        <w:t xml:space="preserve">other </w:t>
      </w:r>
      <w:r w:rsidR="004416AC" w:rsidRPr="009C1732">
        <w:t>reference material which may be useful.</w:t>
      </w:r>
    </w:p>
    <w:p w14:paraId="16273711" w14:textId="5DC1E8A3" w:rsidR="004D7B39" w:rsidRPr="009C1732" w:rsidRDefault="004D7B39" w:rsidP="004D7B39">
      <w:r w:rsidRPr="009C1732">
        <w:t xml:space="preserve">Configuration guides for the main Simulator Software Packages are available separately, as </w:t>
      </w:r>
      <w:r w:rsidR="002A68B0" w:rsidRPr="009C1732">
        <w:t>are</w:t>
      </w:r>
      <w:r w:rsidRPr="009C1732">
        <w:t xml:space="preserve"> </w:t>
      </w:r>
      <w:r w:rsidR="004416AC" w:rsidRPr="009C1732">
        <w:t>the</w:t>
      </w:r>
      <w:r w:rsidRPr="009C1732">
        <w:t xml:space="preserve"> detailed </w:t>
      </w:r>
      <w:r w:rsidR="00F922E2" w:rsidRPr="009C1732">
        <w:rPr>
          <w:b/>
          <w:bCs/>
          <w:i/>
          <w:iCs/>
        </w:rPr>
        <w:t>Build &amp; Installation</w:t>
      </w:r>
      <w:r w:rsidR="00F922E2" w:rsidRPr="009C1732">
        <w:t xml:space="preserve"> </w:t>
      </w:r>
      <w:r w:rsidRPr="009C1732">
        <w:rPr>
          <w:b/>
          <w:i/>
        </w:rPr>
        <w:t>Guide</w:t>
      </w:r>
      <w:r w:rsidR="002A68B0" w:rsidRPr="009C1732">
        <w:t xml:space="preserve"> and </w:t>
      </w:r>
      <w:r w:rsidR="002A68B0" w:rsidRPr="009C1732">
        <w:rPr>
          <w:b/>
          <w:bCs/>
          <w:i/>
          <w:iCs/>
        </w:rPr>
        <w:t>Multi-PC Guide</w:t>
      </w:r>
      <w:r w:rsidR="002A68B0" w:rsidRPr="009C1732">
        <w:t>.</w:t>
      </w:r>
    </w:p>
    <w:p w14:paraId="797846A3" w14:textId="4026BA08" w:rsidR="004D7B39" w:rsidRDefault="004D7B39" w:rsidP="004D7B39">
      <w:r w:rsidRPr="009C1732">
        <w:t>Please note that this is a Build-it-Yourself project. No pre-built hardware is available.</w:t>
      </w:r>
    </w:p>
    <w:p w14:paraId="46D68FE1" w14:textId="77777777" w:rsidR="00A02960" w:rsidRPr="009C1732" w:rsidRDefault="00A02960" w:rsidP="004D7B39"/>
    <w:p w14:paraId="3BB50A50" w14:textId="0A30585D" w:rsidR="00F922E2" w:rsidRDefault="00F922E2" w:rsidP="003912A1">
      <w:r>
        <w:br w:type="page"/>
      </w:r>
    </w:p>
    <w:p w14:paraId="3644FA53" w14:textId="4B8174A5" w:rsidR="00F922E2" w:rsidRDefault="00F922E2" w:rsidP="00F922E2">
      <w:pPr>
        <w:pStyle w:val="Heading1"/>
        <w:pageBreakBefore/>
      </w:pPr>
      <w:bookmarkStart w:id="1240" w:name="_Toc20774291"/>
      <w:bookmarkStart w:id="1241" w:name="_Toc80793202"/>
      <w:r w:rsidRPr="00970EDC">
        <w:lastRenderedPageBreak/>
        <w:t xml:space="preserve">Typical </w:t>
      </w:r>
      <w:r w:rsidR="00EB740C">
        <w:t xml:space="preserve">Type 2 </w:t>
      </w:r>
      <w:r>
        <w:t>Simulator Installation</w:t>
      </w:r>
      <w:bookmarkEnd w:id="1240"/>
      <w:r w:rsidR="00EB740C">
        <w:t>s</w:t>
      </w:r>
      <w:bookmarkEnd w:id="1241"/>
    </w:p>
    <w:p w14:paraId="7298C731" w14:textId="3898442B" w:rsidR="006A0A73" w:rsidRPr="006A0A73" w:rsidRDefault="006A0A73" w:rsidP="006A0A73">
      <w:pPr>
        <w:pStyle w:val="Heading2"/>
      </w:pPr>
      <w:bookmarkStart w:id="1242" w:name="_Toc80793203"/>
      <w:r>
        <w:t>Basic Configuration</w:t>
      </w:r>
      <w:bookmarkEnd w:id="1242"/>
    </w:p>
    <w:p w14:paraId="0F442031" w14:textId="42E6E9D0" w:rsidR="00F922E2" w:rsidRPr="009C1732" w:rsidRDefault="00F922E2" w:rsidP="00F922E2">
      <w:r w:rsidRPr="009C1732">
        <w:t xml:space="preserve">The following diagram illustrates the general arrangement of a </w:t>
      </w:r>
      <w:r w:rsidR="002A68B0" w:rsidRPr="009C1732">
        <w:t>s</w:t>
      </w:r>
      <w:r w:rsidRPr="009C1732">
        <w:t xml:space="preserve">imulator installation using a sensor aggregation hardware interface like the Liverpool Ringing Simulator. </w:t>
      </w:r>
    </w:p>
    <w:p w14:paraId="4393A9B4" w14:textId="3CCCE9C7" w:rsidR="00F922E2" w:rsidRPr="009C1732" w:rsidRDefault="00F922E2" w:rsidP="00F922E2">
      <w:pPr>
        <w:keepNext/>
      </w:pPr>
      <w:r w:rsidRPr="009C1732">
        <w:t xml:space="preserve">Multiple Sensor </w:t>
      </w:r>
      <w:r w:rsidR="002A68B0" w:rsidRPr="009C1732">
        <w:t>M</w:t>
      </w:r>
      <w:r w:rsidRPr="009C1732">
        <w:t xml:space="preserve">odules in the belfry, one per bell, are connected to a Simulator Interface </w:t>
      </w:r>
      <w:r w:rsidR="002A68B0" w:rsidRPr="009C1732">
        <w:t>M</w:t>
      </w:r>
      <w:r w:rsidRPr="009C1732">
        <w:t xml:space="preserve">odule. A single data cable transmits the aggregated signals from the Simulator Interface </w:t>
      </w:r>
      <w:r w:rsidR="002A68B0" w:rsidRPr="009C1732">
        <w:t>M</w:t>
      </w:r>
      <w:r w:rsidRPr="009C1732">
        <w:t>odule to the Simulator PC in the ringing room. The same cable feeds power from a low voltage power supply in the ringing room</w:t>
      </w:r>
      <w:r w:rsidR="003912A1">
        <w:t>, via a Power Module,</w:t>
      </w:r>
      <w:r w:rsidRPr="009C1732">
        <w:t xml:space="preserve"> back up to the Simulator Interface to power both Interface and Sensor </w:t>
      </w:r>
      <w:r w:rsidR="002A68B0" w:rsidRPr="009C1732">
        <w:t>M</w:t>
      </w:r>
      <w:r w:rsidRPr="009C1732">
        <w:t xml:space="preserve">odules. The Type 2 simulator supports up to 16 sensors (only 12 shown on the diagram </w:t>
      </w:r>
      <w:r w:rsidR="006A0A73" w:rsidRPr="009C1732">
        <w:t>to save space</w:t>
      </w:r>
      <w:r w:rsidRPr="009C1732">
        <w:t>).</w:t>
      </w:r>
    </w:p>
    <w:p w14:paraId="12E2372F" w14:textId="77777777" w:rsidR="00F922E2" w:rsidRPr="009C1732" w:rsidRDefault="00F922E2" w:rsidP="00F922E2">
      <w:pPr>
        <w:keepNext/>
      </w:pPr>
      <w:r w:rsidRPr="009C1732">
        <w:t>In the ringing room, a PC runs a Simulator Software Package which interprets the received signals and turns them into the simulated sound of bells.</w:t>
      </w:r>
    </w:p>
    <w:p w14:paraId="0B6BC2EB" w14:textId="77777777" w:rsidR="00F922E2" w:rsidRDefault="00F922E2" w:rsidP="00F922E2">
      <w:pPr>
        <w:keepNext/>
        <w:jc w:val="center"/>
      </w:pPr>
      <w:r>
        <w:rPr>
          <w:noProof/>
          <w:lang w:eastAsia="en-GB"/>
        </w:rPr>
        <w:drawing>
          <wp:inline distT="0" distB="0" distL="0" distR="0" wp14:anchorId="5FB82CB3" wp14:editId="3797AEF0">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402177BB" w14:textId="1D27C9BD" w:rsidR="00F922E2" w:rsidRPr="000F6726" w:rsidRDefault="00F922E2" w:rsidP="00F922E2">
      <w:pPr>
        <w:pStyle w:val="Caption"/>
        <w:jc w:val="center"/>
      </w:pPr>
      <w:bookmarkStart w:id="1243" w:name="_Toc20774378"/>
      <w:bookmarkStart w:id="1244" w:name="_Toc80793301"/>
      <w:r>
        <w:t xml:space="preserve">Figure </w:t>
      </w:r>
      <w:r>
        <w:rPr>
          <w:noProof/>
        </w:rPr>
        <w:fldChar w:fldCharType="begin"/>
      </w:r>
      <w:r>
        <w:rPr>
          <w:noProof/>
        </w:rPr>
        <w:instrText xml:space="preserve"> SEQ Figure \* ARABIC </w:instrText>
      </w:r>
      <w:r>
        <w:rPr>
          <w:noProof/>
        </w:rPr>
        <w:fldChar w:fldCharType="separate"/>
      </w:r>
      <w:r w:rsidR="00E86763">
        <w:rPr>
          <w:noProof/>
        </w:rPr>
        <w:t>2</w:t>
      </w:r>
      <w:r>
        <w:rPr>
          <w:noProof/>
        </w:rPr>
        <w:fldChar w:fldCharType="end"/>
      </w:r>
      <w:r>
        <w:t xml:space="preserve"> – Simulator General Arrangement</w:t>
      </w:r>
      <w:bookmarkEnd w:id="1243"/>
      <w:bookmarkEnd w:id="1244"/>
    </w:p>
    <w:p w14:paraId="13215230" w14:textId="0D247CE5" w:rsidR="00F922E2" w:rsidRDefault="00F922E2" w:rsidP="00F922E2">
      <w:pPr>
        <w:pStyle w:val="Heading2"/>
        <w:pageBreakBefore/>
      </w:pPr>
      <w:bookmarkStart w:id="1245" w:name="_Toc20858695"/>
      <w:bookmarkStart w:id="1246" w:name="_Toc80793204"/>
      <w:r>
        <w:lastRenderedPageBreak/>
        <w:t>Second PC Module</w:t>
      </w:r>
      <w:bookmarkEnd w:id="1245"/>
      <w:bookmarkEnd w:id="1246"/>
    </w:p>
    <w:p w14:paraId="3AE4A337" w14:textId="2ECA9C07" w:rsidR="006A0A73" w:rsidRPr="009C1732" w:rsidRDefault="006A0A73" w:rsidP="006A0A73">
      <w:r w:rsidRPr="009C1732">
        <w:t xml:space="preserve">As an option, multiple Simulator PCs may be used concurrently, using either a Second PC </w:t>
      </w:r>
      <w:r w:rsidR="002A68B0" w:rsidRPr="009C1732">
        <w:t>M</w:t>
      </w:r>
      <w:r w:rsidRPr="009C1732">
        <w:t xml:space="preserve">odule, or the Basic Serial Splitter </w:t>
      </w:r>
      <w:r w:rsidR="002A68B0" w:rsidRPr="009C1732">
        <w:t>M</w:t>
      </w:r>
      <w:r w:rsidRPr="009C1732">
        <w:t>odule.</w:t>
      </w:r>
    </w:p>
    <w:p w14:paraId="005AA4CD" w14:textId="32B54BFE" w:rsidR="00F922E2" w:rsidRPr="009C1732" w:rsidRDefault="00F922E2" w:rsidP="00F922E2">
      <w:r w:rsidRPr="009C1732">
        <w:t xml:space="preserve">A second Simulator PC can be connected via a Second PC </w:t>
      </w:r>
      <w:r w:rsidR="002A68B0" w:rsidRPr="009C1732">
        <w:t>M</w:t>
      </w:r>
      <w:r w:rsidRPr="009C1732">
        <w:t xml:space="preserve">odule. This module utilises the second transmitter in the Simulator Interface MAX233 RS-232 serial line driver IC, and a spare core in the Power/Data cable, to provide a separate data feed to the Second PC. </w:t>
      </w:r>
    </w:p>
    <w:p w14:paraId="7B9ECD5C" w14:textId="2DDEFB91" w:rsidR="00F922E2" w:rsidRPr="009C1732" w:rsidRDefault="00F922E2" w:rsidP="00F922E2">
      <w:pPr>
        <w:keepNext/>
      </w:pPr>
      <w:r w:rsidRPr="009C1732">
        <w:t xml:space="preserve">A typical configuration with a Second PC </w:t>
      </w:r>
      <w:r w:rsidR="002A68B0" w:rsidRPr="009C1732">
        <w:t>M</w:t>
      </w:r>
      <w:r w:rsidRPr="009C1732">
        <w:t xml:space="preserve">odule is illustrated in the following diagram (only </w:t>
      </w:r>
      <w:r w:rsidR="002A68B0" w:rsidRPr="009C1732">
        <w:t xml:space="preserve">a subset of </w:t>
      </w:r>
      <w:r w:rsidRPr="009C1732">
        <w:t>sensors are shown to save space):</w:t>
      </w:r>
    </w:p>
    <w:p w14:paraId="16393930" w14:textId="77777777" w:rsidR="00F922E2" w:rsidRDefault="00F922E2" w:rsidP="00F922E2">
      <w:pPr>
        <w:jc w:val="center"/>
      </w:pPr>
      <w:r>
        <w:rPr>
          <w:noProof/>
        </w:rPr>
        <w:drawing>
          <wp:inline distT="0" distB="0" distL="0" distR="0" wp14:anchorId="1D93A3C0" wp14:editId="43FDBB04">
            <wp:extent cx="5731510" cy="3843655"/>
            <wp:effectExtent l="19050" t="19050" r="21590" b="2349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2C53962B" w14:textId="7A108769" w:rsidR="00F922E2" w:rsidRPr="000F6726" w:rsidRDefault="00F922E2" w:rsidP="00F922E2">
      <w:pPr>
        <w:pStyle w:val="Caption"/>
        <w:jc w:val="center"/>
      </w:pPr>
      <w:bookmarkStart w:id="1247" w:name="_Toc20858738"/>
      <w:bookmarkStart w:id="1248" w:name="_Toc80793302"/>
      <w:r>
        <w:t xml:space="preserve">Figure </w:t>
      </w:r>
      <w:r>
        <w:rPr>
          <w:noProof/>
        </w:rPr>
        <w:fldChar w:fldCharType="begin"/>
      </w:r>
      <w:r>
        <w:rPr>
          <w:noProof/>
        </w:rPr>
        <w:instrText xml:space="preserve"> SEQ Figure \* ARABIC </w:instrText>
      </w:r>
      <w:r>
        <w:rPr>
          <w:noProof/>
        </w:rPr>
        <w:fldChar w:fldCharType="separate"/>
      </w:r>
      <w:r w:rsidR="00E86763">
        <w:rPr>
          <w:noProof/>
        </w:rPr>
        <w:t>3</w:t>
      </w:r>
      <w:r>
        <w:rPr>
          <w:noProof/>
        </w:rPr>
        <w:fldChar w:fldCharType="end"/>
      </w:r>
      <w:r>
        <w:t xml:space="preserve"> – Second PC Module General Arrangement</w:t>
      </w:r>
      <w:bookmarkEnd w:id="1247"/>
      <w:bookmarkEnd w:id="1248"/>
    </w:p>
    <w:p w14:paraId="016E1D4A" w14:textId="77777777" w:rsidR="006A0A73" w:rsidRDefault="006A0A73" w:rsidP="00F922E2">
      <w:pPr>
        <w:pStyle w:val="Heading2"/>
      </w:pPr>
      <w:bookmarkStart w:id="1249" w:name="_Toc20858696"/>
      <w:r>
        <w:br w:type="page"/>
      </w:r>
    </w:p>
    <w:p w14:paraId="4A580C49" w14:textId="29B78B77" w:rsidR="00F922E2" w:rsidRDefault="00F922E2" w:rsidP="00F922E2">
      <w:pPr>
        <w:pStyle w:val="Heading2"/>
      </w:pPr>
      <w:bookmarkStart w:id="1250" w:name="_Toc80793205"/>
      <w:r>
        <w:lastRenderedPageBreak/>
        <w:t>Basic Serial Splitter Module</w:t>
      </w:r>
      <w:bookmarkEnd w:id="1249"/>
      <w:bookmarkEnd w:id="1250"/>
    </w:p>
    <w:p w14:paraId="2EDC3951" w14:textId="016F0C1A" w:rsidR="00F922E2" w:rsidRPr="009C1732" w:rsidRDefault="00F922E2" w:rsidP="00F922E2">
      <w:r w:rsidRPr="009C1732">
        <w:t xml:space="preserve">The Basic Serial Splitter </w:t>
      </w:r>
      <w:r w:rsidR="002A68B0" w:rsidRPr="009C1732">
        <w:t>M</w:t>
      </w:r>
      <w:r w:rsidRPr="009C1732">
        <w:t>odule uses additional RS-232 receiver and line driver ICs to copy the stream of signals from the Simulator Interface to multiple PCs. The minimum configuration of the Basic Serial Splitter (the “Master Board”) supports up to four PCs, but this can be linked to a second “Expander Board” which supports four more PCs.</w:t>
      </w:r>
    </w:p>
    <w:p w14:paraId="0F3B3D73" w14:textId="7197EFEE" w:rsidR="00F922E2" w:rsidRPr="009C1732" w:rsidRDefault="003912A1" w:rsidP="006A0A73">
      <w:pPr>
        <w:keepNext/>
      </w:pPr>
      <w:r>
        <w:t>T</w:t>
      </w:r>
      <w:r w:rsidR="00F922E2" w:rsidRPr="009C1732">
        <w:t>wo Basic Serial Splitter</w:t>
      </w:r>
      <w:r w:rsidR="002A68B0" w:rsidRPr="009C1732">
        <w:t xml:space="preserve"> Module</w:t>
      </w:r>
      <w:r w:rsidR="00F922E2" w:rsidRPr="009C1732">
        <w:t>s can be daisy-chained between the Power</w:t>
      </w:r>
      <w:r w:rsidR="002A68B0" w:rsidRPr="009C1732">
        <w:t xml:space="preserve"> M</w:t>
      </w:r>
      <w:r w:rsidR="00F922E2" w:rsidRPr="009C1732">
        <w:t xml:space="preserve">odule and the Simulator Interface </w:t>
      </w:r>
      <w:r w:rsidR="002A68B0" w:rsidRPr="009C1732">
        <w:t>M</w:t>
      </w:r>
      <w:r w:rsidR="00F922E2" w:rsidRPr="009C1732">
        <w:t>odule on RJ45 cables, supporting a maximum of 16 Simulator PCs. The maximum configuration of two daisy-chained Basic Serial Splitters is illustrated in the following diagram (all sensors are omitted to save space):</w:t>
      </w:r>
    </w:p>
    <w:p w14:paraId="6EB11EB2" w14:textId="77777777" w:rsidR="00F922E2" w:rsidRDefault="00F922E2" w:rsidP="00F922E2">
      <w:pPr>
        <w:jc w:val="center"/>
      </w:pPr>
      <w:r>
        <w:rPr>
          <w:noProof/>
        </w:rPr>
        <w:drawing>
          <wp:inline distT="0" distB="0" distL="0" distR="0" wp14:anchorId="77FC601E" wp14:editId="28004CAC">
            <wp:extent cx="5731510" cy="3843655"/>
            <wp:effectExtent l="19050" t="19050" r="21590" b="23495"/>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1BF37C2A" w14:textId="78F0E0EA" w:rsidR="00F922E2" w:rsidRPr="000F6726" w:rsidRDefault="00F922E2" w:rsidP="00F922E2">
      <w:pPr>
        <w:pStyle w:val="Caption"/>
        <w:jc w:val="center"/>
      </w:pPr>
      <w:bookmarkStart w:id="1251" w:name="_Toc20858739"/>
      <w:bookmarkStart w:id="1252" w:name="_Toc80793303"/>
      <w:r>
        <w:t xml:space="preserve">Figure </w:t>
      </w:r>
      <w:r>
        <w:rPr>
          <w:noProof/>
        </w:rPr>
        <w:fldChar w:fldCharType="begin"/>
      </w:r>
      <w:r>
        <w:rPr>
          <w:noProof/>
        </w:rPr>
        <w:instrText xml:space="preserve"> SEQ Figure \* ARABIC </w:instrText>
      </w:r>
      <w:r>
        <w:rPr>
          <w:noProof/>
        </w:rPr>
        <w:fldChar w:fldCharType="separate"/>
      </w:r>
      <w:r w:rsidR="00E86763">
        <w:rPr>
          <w:noProof/>
        </w:rPr>
        <w:t>4</w:t>
      </w:r>
      <w:r>
        <w:rPr>
          <w:noProof/>
        </w:rPr>
        <w:fldChar w:fldCharType="end"/>
      </w:r>
      <w:r>
        <w:t xml:space="preserve"> – Basic Serial Splitter Modules General Arrangement</w:t>
      </w:r>
      <w:bookmarkEnd w:id="1251"/>
      <w:bookmarkEnd w:id="1252"/>
    </w:p>
    <w:p w14:paraId="66EF2781" w14:textId="77777777" w:rsidR="00F922E2" w:rsidRPr="009C1732" w:rsidRDefault="00F922E2" w:rsidP="00F922E2">
      <w:r w:rsidRPr="009C1732">
        <w:t>All Simulator PCs receive a read-only copy of the same signals from the Simulator Interface. Each PC runs its own copy of the Simulator Software Package (or even of different software packages), and the Simulator Software on each PC is configured to filter out unwanted signals.</w:t>
      </w:r>
    </w:p>
    <w:p w14:paraId="3A539C80" w14:textId="77777777" w:rsidR="00F922E2" w:rsidRPr="009C1732" w:rsidRDefault="00F922E2" w:rsidP="00F922E2">
      <w:r w:rsidRPr="009C1732">
        <w:t>Any one PC connected to the Basic Serial Splitter can be used to send configuration data to the Simulator Interface, selectable by a switch on the splitter. (If two Basic Serial Splitters are daisy-chained together, only PCs connected to the Splitter nearest to the Power module can be used to configure the Interface.)</w:t>
      </w:r>
    </w:p>
    <w:p w14:paraId="5290ABF2" w14:textId="77777777" w:rsidR="00F922E2" w:rsidRPr="00212D29" w:rsidRDefault="00F922E2" w:rsidP="00F922E2"/>
    <w:p w14:paraId="6BC66CB3" w14:textId="77777777" w:rsidR="00F922E2" w:rsidRPr="00F922E2" w:rsidRDefault="00F922E2" w:rsidP="00F922E2"/>
    <w:p w14:paraId="120869B2" w14:textId="2AAF45B1" w:rsidR="007A715D" w:rsidRDefault="007A715D" w:rsidP="007A715D">
      <w:pPr>
        <w:pStyle w:val="Heading1"/>
      </w:pPr>
      <w:bookmarkStart w:id="1253" w:name="_Toc80793206"/>
      <w:r>
        <w:lastRenderedPageBreak/>
        <w:t xml:space="preserve">Simulator </w:t>
      </w:r>
      <w:r w:rsidR="006E2D44">
        <w:t>Overview</w:t>
      </w:r>
      <w:bookmarkEnd w:id="1253"/>
    </w:p>
    <w:p w14:paraId="131A04A3" w14:textId="6D5C8933" w:rsidR="003E6D21" w:rsidRDefault="0051426B" w:rsidP="00DB2BC9">
      <w:pPr>
        <w:pStyle w:val="Heading2"/>
      </w:pPr>
      <w:bookmarkStart w:id="1254" w:name="_Toc80793207"/>
      <w:r>
        <w:t xml:space="preserve">Bell </w:t>
      </w:r>
      <w:r w:rsidR="00D51E99">
        <w:t>Sensing Method</w:t>
      </w:r>
      <w:r w:rsidR="006A0A73">
        <w:t>s</w:t>
      </w:r>
      <w:bookmarkEnd w:id="1254"/>
    </w:p>
    <w:p w14:paraId="6830AA91" w14:textId="77777777" w:rsidR="00D16863" w:rsidRPr="00D16863" w:rsidRDefault="00D16863" w:rsidP="00D16863">
      <w:pPr>
        <w:pStyle w:val="Heading3"/>
      </w:pPr>
      <w:bookmarkStart w:id="1255" w:name="_Toc80793208"/>
      <w:r>
        <w:t>Sensor Types</w:t>
      </w:r>
      <w:bookmarkEnd w:id="1255"/>
    </w:p>
    <w:p w14:paraId="2E0C7636" w14:textId="62609B85" w:rsidR="00A964DD" w:rsidRPr="009C1732" w:rsidRDefault="00A964DD" w:rsidP="00E2398C">
      <w:pPr>
        <w:keepNext/>
      </w:pPr>
      <w:r w:rsidRPr="009C1732">
        <w:t>Over the years a number of different approaches have been used for detecting the position of a tied or dumb bell, and translating that position into a signal for use</w:t>
      </w:r>
      <w:r w:rsidR="00E71675" w:rsidRPr="009C1732">
        <w:t xml:space="preserve"> by a </w:t>
      </w:r>
      <w:r w:rsidR="006A0A73" w:rsidRPr="009C1732">
        <w:t>s</w:t>
      </w:r>
      <w:r w:rsidR="00E71675" w:rsidRPr="009C1732">
        <w:t>i</w:t>
      </w:r>
      <w:r w:rsidRPr="009C1732">
        <w:t>mulator.</w:t>
      </w:r>
    </w:p>
    <w:p w14:paraId="2F1FC0EC" w14:textId="77777777" w:rsidR="00D51E99" w:rsidRPr="009C1732" w:rsidRDefault="00D51E99" w:rsidP="00BD5CAC">
      <w:pPr>
        <w:pStyle w:val="ListParagraph"/>
        <w:numPr>
          <w:ilvl w:val="0"/>
          <w:numId w:val="1"/>
        </w:numPr>
      </w:pPr>
      <w:r w:rsidRPr="009C1732">
        <w:t>Mechanical</w:t>
      </w:r>
      <w:r w:rsidR="00A964DD" w:rsidRPr="009C1732">
        <w:t xml:space="preserve"> switches or contacts suffer from reliability problems, including mechanical fatigue and environmental damage (e.g. corrosion</w:t>
      </w:r>
      <w:r w:rsidR="004E2986" w:rsidRPr="009C1732">
        <w:t xml:space="preserve"> or ingress of dirt</w:t>
      </w:r>
      <w:r w:rsidR="00A964DD" w:rsidRPr="009C1732">
        <w:t>), and are not now widely used.</w:t>
      </w:r>
      <w:r w:rsidR="0049533D" w:rsidRPr="009C1732">
        <w:t xml:space="preserve"> Mechanical switches also typically suffer from a high degree of contact “bounce”.</w:t>
      </w:r>
    </w:p>
    <w:p w14:paraId="7038E643" w14:textId="77777777" w:rsidR="00D51E99" w:rsidRPr="009C1732" w:rsidRDefault="00D51E99" w:rsidP="00BD5CAC">
      <w:pPr>
        <w:pStyle w:val="ListParagraph"/>
        <w:numPr>
          <w:ilvl w:val="0"/>
          <w:numId w:val="1"/>
        </w:numPr>
      </w:pPr>
      <w:r w:rsidRPr="009C1732">
        <w:t xml:space="preserve">Electro-Magnetic </w:t>
      </w:r>
      <w:r w:rsidR="0049533D" w:rsidRPr="009C1732">
        <w:t>sensors, typically consisting of a glass-encapsulated reed s</w:t>
      </w:r>
      <w:r w:rsidRPr="009C1732">
        <w:t>witch</w:t>
      </w:r>
      <w:r w:rsidR="0049533D" w:rsidRPr="009C1732">
        <w:t xml:space="preserve"> attached to the bell frame and a small magnet attached to the wheel shroud, </w:t>
      </w:r>
      <w:r w:rsidR="00E71675" w:rsidRPr="009C1732">
        <w:t>have also been used</w:t>
      </w:r>
      <w:r w:rsidR="0049533D" w:rsidRPr="009C1732">
        <w:t>, but typically require very close alignment of switch and magnet. The</w:t>
      </w:r>
      <w:r w:rsidR="003A018A" w:rsidRPr="009C1732">
        <w:t xml:space="preserve">y can also suffer from fatigue </w:t>
      </w:r>
      <w:r w:rsidR="0049533D" w:rsidRPr="009C1732">
        <w:t>and contact bounce.</w:t>
      </w:r>
    </w:p>
    <w:p w14:paraId="51E691F3" w14:textId="77777777" w:rsidR="00D51E99" w:rsidRPr="009C1732" w:rsidRDefault="00D51E99" w:rsidP="00BD5CAC">
      <w:pPr>
        <w:pStyle w:val="ListParagraph"/>
        <w:numPr>
          <w:ilvl w:val="0"/>
          <w:numId w:val="1"/>
        </w:numPr>
      </w:pPr>
      <w:r w:rsidRPr="009C1732">
        <w:t>Inductive</w:t>
      </w:r>
      <w:r w:rsidR="0049533D" w:rsidRPr="009C1732">
        <w:t xml:space="preserve"> sensors, which have a fixed detector circuit </w:t>
      </w:r>
      <w:r w:rsidR="00E71675" w:rsidRPr="009C1732">
        <w:t xml:space="preserve">attached to the bell frame, </w:t>
      </w:r>
      <w:r w:rsidR="0049533D" w:rsidRPr="009C1732">
        <w:t>and a wire coil fitted to the wheel shroud, have also been used. In principle the absence of moving parts should make these a very reliable option. However a key component of the original design</w:t>
      </w:r>
      <w:r w:rsidR="004A1829" w:rsidRPr="009C1732">
        <w:rPr>
          <w:rStyle w:val="FootnoteReference"/>
        </w:rPr>
        <w:footnoteReference w:id="5"/>
      </w:r>
      <w:r w:rsidR="0049533D" w:rsidRPr="009C1732">
        <w:t xml:space="preserve"> is no longer available, and </w:t>
      </w:r>
      <w:r w:rsidR="004A1829" w:rsidRPr="009C1732">
        <w:t xml:space="preserve">parts for an </w:t>
      </w:r>
      <w:r w:rsidR="0049533D" w:rsidRPr="009C1732">
        <w:t>alternative design</w:t>
      </w:r>
      <w:r w:rsidR="009E107B" w:rsidRPr="009C1732">
        <w:rPr>
          <w:rStyle w:val="FootnoteReference"/>
        </w:rPr>
        <w:footnoteReference w:id="6"/>
      </w:r>
      <w:r w:rsidR="0049533D" w:rsidRPr="009C1732">
        <w:t xml:space="preserve"> </w:t>
      </w:r>
      <w:r w:rsidR="004A1829" w:rsidRPr="009C1732">
        <w:t>are described as difficult to obtain</w:t>
      </w:r>
      <w:r w:rsidR="0049533D" w:rsidRPr="009C1732">
        <w:t xml:space="preserve">. </w:t>
      </w:r>
    </w:p>
    <w:p w14:paraId="1579E9A0" w14:textId="1AFBA78D" w:rsidR="003A018A" w:rsidRPr="009C1732" w:rsidRDefault="003A018A" w:rsidP="00BD5CAC">
      <w:pPr>
        <w:pStyle w:val="ListParagraph"/>
        <w:numPr>
          <w:ilvl w:val="0"/>
          <w:numId w:val="1"/>
        </w:numPr>
      </w:pPr>
      <w:r w:rsidRPr="009C1732">
        <w:t>Aidan Hedley has produced a sensor design</w:t>
      </w:r>
      <w:r w:rsidRPr="009C1732">
        <w:rPr>
          <w:rStyle w:val="FootnoteReference"/>
        </w:rPr>
        <w:footnoteReference w:id="7"/>
      </w:r>
      <w:r w:rsidRPr="009C1732">
        <w:t xml:space="preserve"> using a Honeywell magneto</w:t>
      </w:r>
      <w:r w:rsidR="00D16863" w:rsidRPr="009C1732">
        <w:t>-</w:t>
      </w:r>
      <w:r w:rsidRPr="009C1732">
        <w:t>resistive sensor, activated by a small, powerful rare earth magnet mounted on the whe</w:t>
      </w:r>
      <w:r w:rsidR="009746F9" w:rsidRPr="009C1732">
        <w:t>el</w:t>
      </w:r>
      <w:r w:rsidRPr="009C1732">
        <w:t xml:space="preserve"> shroud. </w:t>
      </w:r>
      <w:r w:rsidR="006A0A73" w:rsidRPr="009C1732">
        <w:t>The standard magneto-resistive sensor used by the Type 2 Liverpool Ringing Simulator is derived from this design</w:t>
      </w:r>
      <w:r w:rsidRPr="009C1732">
        <w:t>.</w:t>
      </w:r>
      <w:r w:rsidR="005E1F4A" w:rsidRPr="009C1732">
        <w:t xml:space="preserve"> </w:t>
      </w:r>
    </w:p>
    <w:p w14:paraId="01046A82" w14:textId="62342982" w:rsidR="00843EE4" w:rsidRPr="009C1732" w:rsidRDefault="00843EE4" w:rsidP="00843EE4">
      <w:pPr>
        <w:pStyle w:val="ListParagraph"/>
        <w:numPr>
          <w:ilvl w:val="0"/>
          <w:numId w:val="1"/>
        </w:numPr>
      </w:pPr>
      <w:r w:rsidRPr="009C1732">
        <w:t xml:space="preserve">A wireless, </w:t>
      </w:r>
      <w:r w:rsidR="004416AC" w:rsidRPr="009C1732">
        <w:t>accelerometer-based</w:t>
      </w:r>
      <w:r w:rsidRPr="009C1732">
        <w:t xml:space="preserve"> sensor has been developed and prototyped as the Belfree simulator</w:t>
      </w:r>
      <w:r w:rsidRPr="009C1732">
        <w:rPr>
          <w:rStyle w:val="FootnoteReference"/>
        </w:rPr>
        <w:footnoteReference w:id="8"/>
      </w:r>
      <w:r w:rsidRPr="009C1732">
        <w:t xml:space="preserve">. This sensor is mounted on the wheel of the bell and communicates with the Simulator PC via a radio link. </w:t>
      </w:r>
      <w:r w:rsidR="00011217" w:rsidRPr="009C1732">
        <w:t>At the time of writing t</w:t>
      </w:r>
      <w:r w:rsidRPr="009C1732">
        <w:t xml:space="preserve">hese </w:t>
      </w:r>
      <w:r w:rsidR="006A0A73" w:rsidRPr="009C1732">
        <w:t>not currently available</w:t>
      </w:r>
      <w:r w:rsidRPr="009C1732">
        <w:t>.</w:t>
      </w:r>
    </w:p>
    <w:p w14:paraId="2176A65D" w14:textId="77777777" w:rsidR="0049533D" w:rsidRPr="009C1732" w:rsidRDefault="00D51E99" w:rsidP="00BD5CAC">
      <w:pPr>
        <w:pStyle w:val="ListParagraph"/>
        <w:numPr>
          <w:ilvl w:val="0"/>
          <w:numId w:val="1"/>
        </w:numPr>
      </w:pPr>
      <w:r w:rsidRPr="009C1732">
        <w:t>Optical</w:t>
      </w:r>
      <w:r w:rsidR="0049533D" w:rsidRPr="009C1732">
        <w:t xml:space="preserve"> sensor heads using visible </w:t>
      </w:r>
      <w:r w:rsidR="002F5C4D" w:rsidRPr="009C1732">
        <w:t>light typically c</w:t>
      </w:r>
      <w:r w:rsidR="0049533D" w:rsidRPr="009C1732">
        <w:t xml:space="preserve">onsist of a light source, </w:t>
      </w:r>
      <w:r w:rsidR="002F5C4D" w:rsidRPr="009C1732">
        <w:t xml:space="preserve">usually </w:t>
      </w:r>
      <w:r w:rsidR="0049533D" w:rsidRPr="009C1732">
        <w:t xml:space="preserve">a fixed red Light Emitting Diode (LED), mounted parallel to a photo-diode or photo-transistor detector, </w:t>
      </w:r>
      <w:r w:rsidR="00E71675" w:rsidRPr="009C1732">
        <w:t>in an enclosure attached to the bell frame</w:t>
      </w:r>
      <w:r w:rsidR="009746F9" w:rsidRPr="009C1732">
        <w:t>;</w:t>
      </w:r>
      <w:r w:rsidR="00E71675" w:rsidRPr="009C1732">
        <w:t xml:space="preserve"> </w:t>
      </w:r>
      <w:r w:rsidR="0049533D" w:rsidRPr="009C1732">
        <w:t xml:space="preserve">and a reflector mounted on the wheel shroud. </w:t>
      </w:r>
      <w:r w:rsidR="002F5C4D" w:rsidRPr="009C1732">
        <w:t>Visible light optical sensors are widely used, are very reliable, and this is the approach adopted by the Bagley MBI sensor heads</w:t>
      </w:r>
      <w:r w:rsidR="004A1829" w:rsidRPr="009C1732">
        <w:rPr>
          <w:rStyle w:val="FootnoteReference"/>
        </w:rPr>
        <w:footnoteReference w:id="9"/>
      </w:r>
      <w:r w:rsidR="002F5C4D" w:rsidRPr="009C1732">
        <w:t>. Their use can be problematic in areas with high ambient light levels. Other designs include additional pulse-shaping or timing circuitry</w:t>
      </w:r>
      <w:r w:rsidR="009E107B" w:rsidRPr="009C1732">
        <w:rPr>
          <w:rStyle w:val="FootnoteReference"/>
        </w:rPr>
        <w:footnoteReference w:id="10"/>
      </w:r>
      <w:r w:rsidR="002F5C4D" w:rsidRPr="009C1732">
        <w:t xml:space="preserve">. </w:t>
      </w:r>
    </w:p>
    <w:p w14:paraId="5FD90CE9" w14:textId="44AB51C2" w:rsidR="00843EE4" w:rsidRPr="009C1732" w:rsidRDefault="002F5C4D" w:rsidP="00BD5CAC">
      <w:pPr>
        <w:pStyle w:val="ListParagraph"/>
        <w:numPr>
          <w:ilvl w:val="0"/>
          <w:numId w:val="1"/>
        </w:numPr>
      </w:pPr>
      <w:r w:rsidRPr="009C1732">
        <w:t>Optical sensor heads using infra-red light are similar</w:t>
      </w:r>
      <w:r w:rsidR="00E71675" w:rsidRPr="009C1732">
        <w:t xml:space="preserve"> in </w:t>
      </w:r>
      <w:r w:rsidR="00D16863" w:rsidRPr="009C1732">
        <w:t xml:space="preserve">general </w:t>
      </w:r>
      <w:r w:rsidR="00E71675" w:rsidRPr="009C1732">
        <w:t>design</w:t>
      </w:r>
      <w:r w:rsidRPr="009C1732">
        <w:t xml:space="preserve">, but have reduced susceptibility to ambient </w:t>
      </w:r>
      <w:r w:rsidR="00D16863" w:rsidRPr="009C1732">
        <w:t xml:space="preserve">visible </w:t>
      </w:r>
      <w:r w:rsidRPr="009C1732">
        <w:t xml:space="preserve">light levels. </w:t>
      </w:r>
      <w:r w:rsidR="00843EE4" w:rsidRPr="009C1732">
        <w:t>A</w:t>
      </w:r>
      <w:r w:rsidR="006A0A73" w:rsidRPr="009C1732">
        <w:t xml:space="preserve"> sensor design </w:t>
      </w:r>
      <w:r w:rsidRPr="009C1732">
        <w:t xml:space="preserve">using a </w:t>
      </w:r>
      <w:r w:rsidR="00035D65" w:rsidRPr="009C1732">
        <w:t xml:space="preserve">low cost </w:t>
      </w:r>
      <w:r w:rsidRPr="009C1732">
        <w:t xml:space="preserve">commercially available </w:t>
      </w:r>
      <w:r w:rsidR="00D16863" w:rsidRPr="009C1732">
        <w:t xml:space="preserve">modulating </w:t>
      </w:r>
      <w:r w:rsidR="00843EE4" w:rsidRPr="009C1732">
        <w:t xml:space="preserve">infra-red </w:t>
      </w:r>
      <w:r w:rsidR="00FC6553" w:rsidRPr="009C1732">
        <w:t xml:space="preserve">detector </w:t>
      </w:r>
      <w:r w:rsidR="006A0A73" w:rsidRPr="009C1732">
        <w:t>has been developed as an alternative sensor for the Type 2 Simulator</w:t>
      </w:r>
      <w:r w:rsidR="00843EE4" w:rsidRPr="009C1732">
        <w:t>.</w:t>
      </w:r>
    </w:p>
    <w:p w14:paraId="24D124CB" w14:textId="77777777" w:rsidR="00D16863" w:rsidRDefault="00D16863" w:rsidP="007A715D">
      <w:pPr>
        <w:pStyle w:val="Heading2"/>
      </w:pPr>
      <w:bookmarkStart w:id="1256" w:name="_Toc80793209"/>
      <w:r>
        <w:lastRenderedPageBreak/>
        <w:t xml:space="preserve">Single vs Dual </w:t>
      </w:r>
      <w:r w:rsidR="005F5863">
        <w:t>Trigger</w:t>
      </w:r>
      <w:bookmarkEnd w:id="1256"/>
    </w:p>
    <w:p w14:paraId="067D4F53" w14:textId="0D4F7907" w:rsidR="007B7AEC" w:rsidRPr="009C1732" w:rsidRDefault="007B7AEC" w:rsidP="001E1F78">
      <w:pPr>
        <w:keepNext/>
      </w:pPr>
      <w:r w:rsidRPr="009C1732">
        <w:t xml:space="preserve">There are </w:t>
      </w:r>
      <w:r w:rsidR="009746F9" w:rsidRPr="009C1732">
        <w:t xml:space="preserve">generally </w:t>
      </w:r>
      <w:r w:rsidRPr="009C1732">
        <w:t xml:space="preserve">two approaches used by </w:t>
      </w:r>
      <w:r w:rsidR="006A0A73" w:rsidRPr="009C1732">
        <w:t>s</w:t>
      </w:r>
      <w:r w:rsidRPr="009C1732">
        <w:t xml:space="preserve">imulators when detecting signals from </w:t>
      </w:r>
      <w:r w:rsidR="006A0A73" w:rsidRPr="009C1732">
        <w:t>sensors</w:t>
      </w:r>
      <w:r w:rsidRPr="009C1732">
        <w:t>:</w:t>
      </w:r>
    </w:p>
    <w:p w14:paraId="1058D2E3" w14:textId="27F834E4" w:rsidR="00092A62" w:rsidRPr="009C1732" w:rsidRDefault="007B7AEC" w:rsidP="005E5122">
      <w:pPr>
        <w:pStyle w:val="ListParagraph"/>
        <w:numPr>
          <w:ilvl w:val="0"/>
          <w:numId w:val="9"/>
        </w:numPr>
      </w:pPr>
      <w:r w:rsidRPr="009C1732">
        <w:t xml:space="preserve">The </w:t>
      </w:r>
      <w:r w:rsidR="00AC5B4C" w:rsidRPr="009C1732">
        <w:t xml:space="preserve">dual </w:t>
      </w:r>
      <w:r w:rsidR="005F5863" w:rsidRPr="009C1732">
        <w:t>trigger</w:t>
      </w:r>
      <w:r w:rsidR="00CB2A64" w:rsidRPr="009C1732">
        <w:t xml:space="preserve"> </w:t>
      </w:r>
      <w:r w:rsidRPr="009C1732">
        <w:t xml:space="preserve">approach uses two </w:t>
      </w:r>
      <w:r w:rsidR="00CB2A64" w:rsidRPr="009C1732">
        <w:t xml:space="preserve">triggers (for example, optical </w:t>
      </w:r>
      <w:r w:rsidRPr="009C1732">
        <w:t>reflectors</w:t>
      </w:r>
      <w:r w:rsidR="00CB2A64" w:rsidRPr="009C1732">
        <w:t>)</w:t>
      </w:r>
      <w:r w:rsidRPr="009C1732">
        <w:t xml:space="preserve"> on the shroud of the wheel</w:t>
      </w:r>
      <w:r w:rsidR="00215F07" w:rsidRPr="009C1732">
        <w:t xml:space="preserve"> of each bell</w:t>
      </w:r>
      <w:r w:rsidRPr="009C1732">
        <w:t xml:space="preserve">, one of which triggers at the moment that the bell </w:t>
      </w:r>
      <w:r w:rsidR="009746F9" w:rsidRPr="009C1732">
        <w:t xml:space="preserve">would </w:t>
      </w:r>
      <w:r w:rsidRPr="009C1732">
        <w:t xml:space="preserve">strike at handstroke, the other at the moment that the bell </w:t>
      </w:r>
      <w:r w:rsidR="009746F9" w:rsidRPr="009C1732">
        <w:t xml:space="preserve">would </w:t>
      </w:r>
      <w:r w:rsidRPr="009C1732">
        <w:t xml:space="preserve">strike at backstroke. </w:t>
      </w:r>
    </w:p>
    <w:p w14:paraId="7F683FBF" w14:textId="42DF0BEC" w:rsidR="007B7AEC" w:rsidRPr="009C1732" w:rsidRDefault="007B7AEC" w:rsidP="005E5122">
      <w:pPr>
        <w:pStyle w:val="ListParagraph"/>
        <w:numPr>
          <w:ilvl w:val="0"/>
          <w:numId w:val="9"/>
        </w:numPr>
      </w:pPr>
      <w:r w:rsidRPr="009C1732">
        <w:t xml:space="preserve">The </w:t>
      </w:r>
      <w:r w:rsidR="007A715D" w:rsidRPr="009C1732">
        <w:t>single trigger</w:t>
      </w:r>
      <w:r w:rsidRPr="009C1732">
        <w:t xml:space="preserve"> approach </w:t>
      </w:r>
      <w:r w:rsidR="007A715D" w:rsidRPr="009C1732">
        <w:t xml:space="preserve">uses one </w:t>
      </w:r>
      <w:r w:rsidR="00CB2A64" w:rsidRPr="009C1732">
        <w:t>trigger</w:t>
      </w:r>
      <w:r w:rsidRPr="009C1732">
        <w:t xml:space="preserve">, which triggers as the bell passes through the bottom dead centre </w:t>
      </w:r>
      <w:r w:rsidR="007A715D" w:rsidRPr="009C1732">
        <w:t xml:space="preserve">(BDC) </w:t>
      </w:r>
      <w:r w:rsidRPr="009C1732">
        <w:t xml:space="preserve">of its swing. A delay is then applied (either in the Simulator Interface or the Simulator Software Package) before the </w:t>
      </w:r>
      <w:r w:rsidR="005953C1" w:rsidRPr="009C1732">
        <w:t>s</w:t>
      </w:r>
      <w:r w:rsidRPr="009C1732">
        <w:t xml:space="preserve">imulator triggers the simulated sound of the bell. </w:t>
      </w:r>
    </w:p>
    <w:p w14:paraId="5D628A9B" w14:textId="78601BCA" w:rsidR="007B7AEC" w:rsidRPr="009C1732" w:rsidRDefault="007B7AEC" w:rsidP="00215F07">
      <w:r w:rsidRPr="009C1732">
        <w:t xml:space="preserve">The Liverpool </w:t>
      </w:r>
      <w:r w:rsidR="004E23E2" w:rsidRPr="009C1732">
        <w:t xml:space="preserve">Ringing </w:t>
      </w:r>
      <w:r w:rsidRPr="009C1732">
        <w:t xml:space="preserve">Simulator </w:t>
      </w:r>
      <w:r w:rsidR="004E23E2" w:rsidRPr="009C1732">
        <w:t xml:space="preserve">project </w:t>
      </w:r>
      <w:r w:rsidRPr="009C1732">
        <w:t>adopt</w:t>
      </w:r>
      <w:r w:rsidR="00215F07" w:rsidRPr="009C1732">
        <w:t xml:space="preserve">s the single </w:t>
      </w:r>
      <w:r w:rsidR="005F5863" w:rsidRPr="009C1732">
        <w:t>trigger</w:t>
      </w:r>
      <w:r w:rsidR="00CB2A64" w:rsidRPr="009C1732">
        <w:t xml:space="preserve"> </w:t>
      </w:r>
      <w:r w:rsidR="00215F07" w:rsidRPr="009C1732">
        <w:t xml:space="preserve">approach, </w:t>
      </w:r>
      <w:r w:rsidR="009C6B62" w:rsidRPr="009C1732">
        <w:t xml:space="preserve">on the grounds of simplicity of installation and compatibility </w:t>
      </w:r>
      <w:r w:rsidR="004E23E2" w:rsidRPr="009C1732">
        <w:t>with other similar systems.</w:t>
      </w:r>
      <w:r w:rsidR="0078474A" w:rsidRPr="009C1732">
        <w:t xml:space="preserve"> This is discussed in more detail in </w:t>
      </w:r>
      <w:r w:rsidR="005953C1" w:rsidRPr="009C1732">
        <w:t>a later section of this guide.</w:t>
      </w:r>
    </w:p>
    <w:p w14:paraId="78B9E497" w14:textId="1268032B" w:rsidR="007A715D" w:rsidRDefault="007A715D" w:rsidP="007A715D">
      <w:pPr>
        <w:pStyle w:val="Heading3"/>
      </w:pPr>
      <w:bookmarkStart w:id="1257" w:name="_Toc80793210"/>
      <w:r>
        <w:t>Dual Triggers</w:t>
      </w:r>
      <w:bookmarkEnd w:id="1257"/>
    </w:p>
    <w:p w14:paraId="46BCF637" w14:textId="7D3ABA33" w:rsidR="007A715D" w:rsidRPr="009C1732" w:rsidRDefault="007A715D" w:rsidP="007A715D">
      <w:r w:rsidRPr="009C1732">
        <w:t xml:space="preserve">The dual trigger approach uses two triggers (for example, optical reflectors or magnets) on the shroud of the wheel of each bell, one of which triggers at the moment that the bell would strike at handstroke, the other at the moment that the bell would strike at backstroke. The simulator triggers the simulated sound of the bell as soon as the signal pulse is received (from the trigger travelling past the sensor as the bell is on its way up to the balance), and then ignores the next signal pulse (as the first trigger travels back past the sensor as the bell is on its way down), and so on. </w:t>
      </w:r>
    </w:p>
    <w:p w14:paraId="654B2577" w14:textId="3AB28E20" w:rsidR="007A715D" w:rsidRPr="009C1732" w:rsidRDefault="007A715D" w:rsidP="007A715D">
      <w:pPr>
        <w:keepNext/>
      </w:pPr>
      <w:r w:rsidRPr="009C1732">
        <w:t xml:space="preserve">This approach is illustrated in the following diagrams. In </w:t>
      </w:r>
      <w:r w:rsidRPr="009C1732">
        <w:fldChar w:fldCharType="begin"/>
      </w:r>
      <w:r w:rsidRPr="009C1732">
        <w:instrText xml:space="preserve"> REF _Ref452126963 \h </w:instrText>
      </w:r>
      <w:r w:rsidRPr="009C1732">
        <w:fldChar w:fldCharType="separate"/>
      </w:r>
      <w:r w:rsidR="00E86763">
        <w:t xml:space="preserve">Figure </w:t>
      </w:r>
      <w:r w:rsidR="00E86763">
        <w:rPr>
          <w:noProof/>
        </w:rPr>
        <w:t>5</w:t>
      </w:r>
      <w:r w:rsidRPr="009C1732">
        <w:fldChar w:fldCharType="end"/>
      </w:r>
      <w:r w:rsidRPr="009C1732">
        <w:t xml:space="preserve"> the bell is rising towards the handstroke position, and is passing through the backstroke strike point. The backstroke trigger passes the sensor and generates a signal to the Simulator. </w:t>
      </w:r>
      <w:r w:rsidRPr="009C1732">
        <w:fldChar w:fldCharType="begin"/>
      </w:r>
      <w:r w:rsidRPr="009C1732">
        <w:instrText xml:space="preserve"> REF _Ref452127085 \h </w:instrText>
      </w:r>
      <w:r w:rsidRPr="009C1732">
        <w:fldChar w:fldCharType="separate"/>
      </w:r>
      <w:r w:rsidR="00E86763">
        <w:t xml:space="preserve">Figure </w:t>
      </w:r>
      <w:r w:rsidR="00E86763">
        <w:rPr>
          <w:noProof/>
        </w:rPr>
        <w:t>6</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54637BD0" w14:textId="77777777" w:rsidTr="007A715D">
        <w:tc>
          <w:tcPr>
            <w:tcW w:w="4621" w:type="dxa"/>
          </w:tcPr>
          <w:p w14:paraId="0EE93B92" w14:textId="77777777" w:rsidR="007A715D" w:rsidRDefault="007A715D" w:rsidP="007A715D">
            <w:pPr>
              <w:keepNext/>
              <w:jc w:val="center"/>
            </w:pPr>
            <w:r>
              <w:rPr>
                <w:noProof/>
                <w:lang w:eastAsia="en-GB"/>
              </w:rPr>
              <w:drawing>
                <wp:inline distT="0" distB="0" distL="0" distR="0" wp14:anchorId="68AC2046" wp14:editId="2E5F0309">
                  <wp:extent cx="2520000" cy="2811600"/>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backstroke_v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249F14C0" w14:textId="0808740B" w:rsidR="007A715D" w:rsidRDefault="007A715D" w:rsidP="007A715D">
            <w:pPr>
              <w:pStyle w:val="Caption"/>
              <w:jc w:val="center"/>
            </w:pPr>
            <w:bookmarkStart w:id="1258" w:name="_Ref452126963"/>
            <w:bookmarkStart w:id="1259" w:name="_Toc472625841"/>
            <w:bookmarkStart w:id="1260" w:name="_Toc80793304"/>
            <w:r>
              <w:t xml:space="preserve">Figure </w:t>
            </w:r>
            <w:r>
              <w:rPr>
                <w:noProof/>
              </w:rPr>
              <w:fldChar w:fldCharType="begin"/>
            </w:r>
            <w:r>
              <w:rPr>
                <w:noProof/>
              </w:rPr>
              <w:instrText xml:space="preserve"> SEQ Figure \* ARABIC </w:instrText>
            </w:r>
            <w:r>
              <w:rPr>
                <w:noProof/>
              </w:rPr>
              <w:fldChar w:fldCharType="separate"/>
            </w:r>
            <w:r w:rsidR="00E86763">
              <w:rPr>
                <w:noProof/>
              </w:rPr>
              <w:t>5</w:t>
            </w:r>
            <w:r>
              <w:rPr>
                <w:noProof/>
              </w:rPr>
              <w:fldChar w:fldCharType="end"/>
            </w:r>
            <w:bookmarkEnd w:id="1258"/>
            <w:r>
              <w:t xml:space="preserve"> – Dual Triggers – Backstroke Strike Point</w:t>
            </w:r>
            <w:bookmarkEnd w:id="1259"/>
            <w:bookmarkEnd w:id="1260"/>
          </w:p>
        </w:tc>
        <w:tc>
          <w:tcPr>
            <w:tcW w:w="4621" w:type="dxa"/>
          </w:tcPr>
          <w:p w14:paraId="05EBD2E2" w14:textId="77777777" w:rsidR="007A715D" w:rsidRDefault="007A715D" w:rsidP="007A715D">
            <w:pPr>
              <w:keepNext/>
              <w:jc w:val="center"/>
            </w:pPr>
            <w:r>
              <w:rPr>
                <w:noProof/>
                <w:lang w:eastAsia="en-GB"/>
              </w:rPr>
              <w:drawing>
                <wp:inline distT="0" distB="0" distL="0" distR="0" wp14:anchorId="0E042F70" wp14:editId="519C93E2">
                  <wp:extent cx="2520000" cy="2811600"/>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twin_trigger_handstroke_v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4305E65E" w14:textId="09EA5A26" w:rsidR="007A715D" w:rsidRDefault="007A715D" w:rsidP="007A715D">
            <w:pPr>
              <w:pStyle w:val="Caption"/>
              <w:jc w:val="center"/>
            </w:pPr>
            <w:bookmarkStart w:id="1261" w:name="_Ref452127085"/>
            <w:bookmarkStart w:id="1262" w:name="_Toc472625842"/>
            <w:bookmarkStart w:id="1263" w:name="_Toc80793305"/>
            <w:r>
              <w:t xml:space="preserve">Figure </w:t>
            </w:r>
            <w:r>
              <w:rPr>
                <w:noProof/>
              </w:rPr>
              <w:fldChar w:fldCharType="begin"/>
            </w:r>
            <w:r>
              <w:rPr>
                <w:noProof/>
              </w:rPr>
              <w:instrText xml:space="preserve"> SEQ Figure \* ARABIC </w:instrText>
            </w:r>
            <w:r>
              <w:rPr>
                <w:noProof/>
              </w:rPr>
              <w:fldChar w:fldCharType="separate"/>
            </w:r>
            <w:r w:rsidR="00E86763">
              <w:rPr>
                <w:noProof/>
              </w:rPr>
              <w:t>6</w:t>
            </w:r>
            <w:r>
              <w:rPr>
                <w:noProof/>
              </w:rPr>
              <w:fldChar w:fldCharType="end"/>
            </w:r>
            <w:bookmarkEnd w:id="1261"/>
            <w:r>
              <w:t xml:space="preserve"> – Dual Triggers – Handstroke Strike Point</w:t>
            </w:r>
            <w:bookmarkEnd w:id="1262"/>
            <w:bookmarkEnd w:id="1263"/>
          </w:p>
        </w:tc>
      </w:tr>
    </w:tbl>
    <w:p w14:paraId="5FCFB3B0" w14:textId="77777777" w:rsidR="007A715D" w:rsidRDefault="007A715D" w:rsidP="007A715D">
      <w:pPr>
        <w:rPr>
          <w:color w:val="00B050"/>
        </w:rPr>
      </w:pPr>
    </w:p>
    <w:p w14:paraId="0791C856" w14:textId="0BDAC830" w:rsidR="007A715D" w:rsidRPr="009C1732" w:rsidRDefault="007A715D" w:rsidP="007A715D">
      <w:r w:rsidRPr="009C1732">
        <w:lastRenderedPageBreak/>
        <w:t xml:space="preserve">The sensor is shown at the BDC position only for clarity. The sensor may be located anywhere around the wheel, </w:t>
      </w:r>
      <w:r w:rsidR="002A68B0" w:rsidRPr="009C1732">
        <w:t xml:space="preserve">provided that </w:t>
      </w:r>
      <w:r w:rsidRPr="009C1732">
        <w:t>the geometrical relationship between the sensor and the two triggers is maintained.</w:t>
      </w:r>
    </w:p>
    <w:p w14:paraId="7EBF42B0" w14:textId="77777777" w:rsidR="007A715D" w:rsidRPr="009C1732" w:rsidRDefault="007A715D" w:rsidP="007A715D">
      <w:r w:rsidRPr="009C1732">
        <w:t>This approach has the capacity to provide a very accurate representation of the striking of a bell, but equally requires very accurate placement of the triggers to match the strike points of the bell in motion. This may be difficult and time-consuming to determine.</w:t>
      </w:r>
    </w:p>
    <w:p w14:paraId="0A6E43AA" w14:textId="77777777" w:rsidR="007A715D" w:rsidRDefault="007A715D" w:rsidP="007A715D">
      <w:pPr>
        <w:pStyle w:val="Heading3"/>
      </w:pPr>
      <w:bookmarkStart w:id="1264" w:name="_Toc80793211"/>
      <w:r>
        <w:t>Single Trigger</w:t>
      </w:r>
      <w:bookmarkEnd w:id="1264"/>
    </w:p>
    <w:p w14:paraId="0D25A4BD" w14:textId="77777777" w:rsidR="006E2D44" w:rsidRPr="009C1732" w:rsidRDefault="007A715D" w:rsidP="007A715D">
      <w:r w:rsidRPr="009C1732">
        <w:t>The single trigger approach uses one trigger, which triggers as the bell passes through the bottom dead centre (BDC) of its swing. A delay is then applied (either in the Simulator Interface or the Simulator Software Package) before the simulator triggers the simulated sound of the bell.</w:t>
      </w:r>
    </w:p>
    <w:p w14:paraId="3960AFD0" w14:textId="55863932" w:rsidR="007A715D" w:rsidRPr="009C1732" w:rsidRDefault="007A715D" w:rsidP="006E2D44">
      <w:pPr>
        <w:keepNext/>
      </w:pPr>
      <w:r w:rsidRPr="009C1732">
        <w:t xml:space="preserve">This approach is illustrated in the following diagrams. In </w:t>
      </w:r>
      <w:r w:rsidRPr="009C1732">
        <w:fldChar w:fldCharType="begin"/>
      </w:r>
      <w:r w:rsidRPr="009C1732">
        <w:instrText xml:space="preserve"> REF _Ref452127569 \h </w:instrText>
      </w:r>
      <w:r w:rsidRPr="009C1732">
        <w:fldChar w:fldCharType="separate"/>
      </w:r>
      <w:r w:rsidR="00E86763">
        <w:t xml:space="preserve">Figure </w:t>
      </w:r>
      <w:r w:rsidR="00E86763">
        <w:rPr>
          <w:noProof/>
        </w:rPr>
        <w:t>7</w:t>
      </w:r>
      <w:r w:rsidRPr="009C1732">
        <w:fldChar w:fldCharType="end"/>
      </w:r>
      <w:r w:rsidRPr="009C1732">
        <w:t xml:space="preserve"> the bell is rising towards the handstroke position. The trigger passed the sensor at BDC, and a delay is applied so that the signal to the Simulator is generated later, as the bell passes through the backstroke strike point. </w:t>
      </w:r>
      <w:r w:rsidRPr="009C1732">
        <w:fldChar w:fldCharType="begin"/>
      </w:r>
      <w:r w:rsidRPr="009C1732">
        <w:instrText xml:space="preserve"> REF _Ref452127591 \h </w:instrText>
      </w:r>
      <w:r w:rsidRPr="009C1732">
        <w:fldChar w:fldCharType="separate"/>
      </w:r>
      <w:r w:rsidR="00E86763">
        <w:t xml:space="preserve">Figure </w:t>
      </w:r>
      <w:r w:rsidR="00E86763">
        <w:rPr>
          <w:noProof/>
        </w:rPr>
        <w:t>8</w:t>
      </w:r>
      <w:r w:rsidRPr="009C1732">
        <w:fldChar w:fldCharType="end"/>
      </w:r>
      <w:r w:rsidRPr="009C1732">
        <w:t xml:space="preserve"> shows the opposite stroke as the bell rises towards the backstroke position and passes through the handstroke strike point.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7A715D" w14:paraId="1D84D75F" w14:textId="77777777" w:rsidTr="007A715D">
        <w:tc>
          <w:tcPr>
            <w:tcW w:w="4621" w:type="dxa"/>
          </w:tcPr>
          <w:p w14:paraId="4D458B5D" w14:textId="77777777" w:rsidR="007A715D" w:rsidRDefault="007A715D" w:rsidP="007A715D">
            <w:pPr>
              <w:keepNext/>
              <w:jc w:val="center"/>
            </w:pPr>
            <w:r>
              <w:rPr>
                <w:noProof/>
                <w:lang w:eastAsia="en-GB"/>
              </w:rPr>
              <w:drawing>
                <wp:inline distT="0" distB="0" distL="0" distR="0" wp14:anchorId="7EE227C7" wp14:editId="451D05F6">
                  <wp:extent cx="2520000" cy="28116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backstroke_v0.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00004F99" w14:textId="71A2E11A" w:rsidR="007A715D" w:rsidRDefault="007A715D" w:rsidP="007A715D">
            <w:pPr>
              <w:pStyle w:val="Caption"/>
              <w:spacing w:after="200"/>
              <w:jc w:val="center"/>
            </w:pPr>
            <w:bookmarkStart w:id="1265" w:name="_Ref452127569"/>
            <w:bookmarkStart w:id="1266" w:name="_Toc472625843"/>
            <w:bookmarkStart w:id="1267" w:name="_Toc80793306"/>
            <w:r>
              <w:t xml:space="preserve">Figure </w:t>
            </w:r>
            <w:r>
              <w:rPr>
                <w:noProof/>
              </w:rPr>
              <w:fldChar w:fldCharType="begin"/>
            </w:r>
            <w:r>
              <w:rPr>
                <w:noProof/>
              </w:rPr>
              <w:instrText xml:space="preserve"> SEQ Figure \* ARABIC </w:instrText>
            </w:r>
            <w:r>
              <w:rPr>
                <w:noProof/>
              </w:rPr>
              <w:fldChar w:fldCharType="separate"/>
            </w:r>
            <w:r w:rsidR="00E86763">
              <w:rPr>
                <w:noProof/>
              </w:rPr>
              <w:t>7</w:t>
            </w:r>
            <w:r>
              <w:rPr>
                <w:noProof/>
              </w:rPr>
              <w:fldChar w:fldCharType="end"/>
            </w:r>
            <w:bookmarkEnd w:id="1265"/>
            <w:r>
              <w:t xml:space="preserve"> – Single Trigger – Backstroke Strike Point</w:t>
            </w:r>
            <w:bookmarkEnd w:id="1266"/>
            <w:bookmarkEnd w:id="1267"/>
          </w:p>
        </w:tc>
        <w:tc>
          <w:tcPr>
            <w:tcW w:w="4621" w:type="dxa"/>
          </w:tcPr>
          <w:p w14:paraId="26FA47C5" w14:textId="77777777" w:rsidR="007A715D" w:rsidRDefault="007A715D" w:rsidP="007A715D">
            <w:pPr>
              <w:keepNext/>
              <w:jc w:val="center"/>
            </w:pPr>
            <w:r>
              <w:rPr>
                <w:noProof/>
                <w:lang w:eastAsia="en-GB"/>
              </w:rPr>
              <w:drawing>
                <wp:inline distT="0" distB="0" distL="0" distR="0" wp14:anchorId="057A9433" wp14:editId="4A94163C">
                  <wp:extent cx="2520000" cy="281160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s_single_trigger_handstroke_v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2811600"/>
                          </a:xfrm>
                          <a:prstGeom prst="rect">
                            <a:avLst/>
                          </a:prstGeom>
                        </pic:spPr>
                      </pic:pic>
                    </a:graphicData>
                  </a:graphic>
                </wp:inline>
              </w:drawing>
            </w:r>
          </w:p>
          <w:p w14:paraId="6AA02A54" w14:textId="33E4659C" w:rsidR="007A715D" w:rsidRDefault="007A715D" w:rsidP="006E2D44">
            <w:pPr>
              <w:pStyle w:val="Caption"/>
              <w:spacing w:after="200"/>
              <w:jc w:val="center"/>
            </w:pPr>
            <w:bookmarkStart w:id="1268" w:name="_Ref452127591"/>
            <w:bookmarkStart w:id="1269" w:name="_Toc472625844"/>
            <w:bookmarkStart w:id="1270" w:name="_Toc80793307"/>
            <w:r>
              <w:t xml:space="preserve">Figure </w:t>
            </w:r>
            <w:r>
              <w:rPr>
                <w:noProof/>
              </w:rPr>
              <w:fldChar w:fldCharType="begin"/>
            </w:r>
            <w:r>
              <w:rPr>
                <w:noProof/>
              </w:rPr>
              <w:instrText xml:space="preserve"> SEQ Figure \* ARABIC </w:instrText>
            </w:r>
            <w:r>
              <w:rPr>
                <w:noProof/>
              </w:rPr>
              <w:fldChar w:fldCharType="separate"/>
            </w:r>
            <w:r w:rsidR="00E86763">
              <w:rPr>
                <w:noProof/>
              </w:rPr>
              <w:t>8</w:t>
            </w:r>
            <w:r>
              <w:rPr>
                <w:noProof/>
              </w:rPr>
              <w:fldChar w:fldCharType="end"/>
            </w:r>
            <w:bookmarkEnd w:id="1268"/>
            <w:r>
              <w:t xml:space="preserve"> – Single Trigger – Handstroke Strike Point</w:t>
            </w:r>
            <w:bookmarkEnd w:id="1269"/>
            <w:bookmarkEnd w:id="1270"/>
          </w:p>
        </w:tc>
      </w:tr>
    </w:tbl>
    <w:p w14:paraId="15A3F92F" w14:textId="77777777" w:rsidR="006E2D44" w:rsidRDefault="006E2D44" w:rsidP="006E2D44">
      <w:pPr>
        <w:keepNext/>
      </w:pPr>
    </w:p>
    <w:p w14:paraId="0C471ED9" w14:textId="140DFF71" w:rsidR="007A715D" w:rsidRPr="009C1732" w:rsidRDefault="007A715D" w:rsidP="006E2D44">
      <w:pPr>
        <w:keepNext/>
      </w:pPr>
      <w:r w:rsidRPr="009C1732">
        <w:t xml:space="preserve">The sensor is again shown at BDC only for clarity. The sensor may be located anywhere around the wheel, </w:t>
      </w:r>
      <w:r w:rsidR="002A68B0" w:rsidRPr="009C1732">
        <w:t xml:space="preserve">provided that </w:t>
      </w:r>
      <w:r w:rsidRPr="009C1732">
        <w:t>the geometrical relationship between the sensor and the trigger is maintained, the trigger being positioned directly opposite the sensor when the bell is down.</w:t>
      </w:r>
    </w:p>
    <w:p w14:paraId="1F771B50" w14:textId="77777777" w:rsidR="007A715D" w:rsidRPr="009C1732" w:rsidRDefault="007A715D" w:rsidP="007A715D">
      <w:r w:rsidRPr="009C1732">
        <w:t>This approach is simpler to implement, and the single trigger is much easier to align accurately against the Sensor Head with the bell down. Work by John Norris</w:t>
      </w:r>
      <w:r w:rsidRPr="009C1732">
        <w:rPr>
          <w:rStyle w:val="FootnoteReference"/>
        </w:rPr>
        <w:footnoteReference w:id="11"/>
      </w:r>
      <w:r w:rsidRPr="009C1732">
        <w:t xml:space="preserve"> has shown that this approach can provide an acceptable degree of accuracy, with any errors considered too small to be detectable to the human ear.</w:t>
      </w:r>
    </w:p>
    <w:p w14:paraId="375F938C" w14:textId="276A986F" w:rsidR="007A715D" w:rsidRPr="009C1732" w:rsidRDefault="007A715D" w:rsidP="007A715D">
      <w:r w:rsidRPr="009C1732">
        <w:lastRenderedPageBreak/>
        <w:t xml:space="preserve">The </w:t>
      </w:r>
      <w:r w:rsidR="006E2D44" w:rsidRPr="009C1732">
        <w:t xml:space="preserve">Type 2 </w:t>
      </w:r>
      <w:r w:rsidRPr="009C1732">
        <w:t>Liverpool Ringing Simulator adopts the single trigger approach, on the grounds of simplicity of installation, and compatibility with other similar systems.</w:t>
      </w:r>
    </w:p>
    <w:p w14:paraId="1A170B12" w14:textId="77777777" w:rsidR="007A715D" w:rsidRPr="005953C1" w:rsidRDefault="007A715D" w:rsidP="00215F07">
      <w:pPr>
        <w:rPr>
          <w:color w:val="00B050"/>
        </w:rPr>
      </w:pPr>
    </w:p>
    <w:p w14:paraId="3F1D88FB" w14:textId="77777777" w:rsidR="005953C1" w:rsidRDefault="005953C1" w:rsidP="005953C1">
      <w:pPr>
        <w:pStyle w:val="Heading1"/>
      </w:pPr>
      <w:r>
        <w:br w:type="page"/>
      </w:r>
    </w:p>
    <w:p w14:paraId="286C3ED7" w14:textId="2D368136" w:rsidR="003E6D21" w:rsidRDefault="006E2D44" w:rsidP="005953C1">
      <w:pPr>
        <w:pStyle w:val="Heading1"/>
      </w:pPr>
      <w:bookmarkStart w:id="1271" w:name="_Toc80793212"/>
      <w:r>
        <w:lastRenderedPageBreak/>
        <w:t xml:space="preserve">Simulator </w:t>
      </w:r>
      <w:r w:rsidR="003E6D21">
        <w:t xml:space="preserve">Interface </w:t>
      </w:r>
      <w:r w:rsidR="003912A1">
        <w:t xml:space="preserve">Module </w:t>
      </w:r>
      <w:r w:rsidR="00A001B0">
        <w:t>Hardware</w:t>
      </w:r>
      <w:bookmarkEnd w:id="1271"/>
    </w:p>
    <w:p w14:paraId="5BB39279" w14:textId="77777777" w:rsidR="004E23E2" w:rsidRDefault="004E23E2" w:rsidP="005953C1">
      <w:pPr>
        <w:pStyle w:val="Heading2"/>
      </w:pPr>
      <w:bookmarkStart w:id="1272" w:name="_Toc80793213"/>
      <w:r>
        <w:t>Overview</w:t>
      </w:r>
      <w:bookmarkEnd w:id="1272"/>
    </w:p>
    <w:p w14:paraId="13071A08" w14:textId="554911E5" w:rsidR="004E23E2" w:rsidRPr="009C1732" w:rsidRDefault="004E23E2" w:rsidP="004E23E2">
      <w:r w:rsidRPr="009C1732">
        <w:t xml:space="preserve">The Simulator Interface </w:t>
      </w:r>
      <w:r w:rsidR="003912A1">
        <w:t xml:space="preserve">Module </w:t>
      </w:r>
      <w:r w:rsidRPr="009C1732">
        <w:t>hardware consists of three main functional blocks:</w:t>
      </w:r>
    </w:p>
    <w:p w14:paraId="127E51DE" w14:textId="01F2655D" w:rsidR="004E23E2" w:rsidRPr="009C1732" w:rsidRDefault="004E23E2" w:rsidP="005E5122">
      <w:pPr>
        <w:pStyle w:val="ListParagraph"/>
        <w:numPr>
          <w:ilvl w:val="0"/>
          <w:numId w:val="9"/>
        </w:numPr>
      </w:pPr>
      <w:r w:rsidRPr="009C1732">
        <w:t xml:space="preserve">A 5V regulated power supply, which provides power for the interface electronics and for the </w:t>
      </w:r>
      <w:r w:rsidR="005953C1" w:rsidRPr="009C1732">
        <w:t>s</w:t>
      </w:r>
      <w:r w:rsidRPr="009C1732">
        <w:t>ensor.</w:t>
      </w:r>
    </w:p>
    <w:p w14:paraId="13176487" w14:textId="3F0540C2" w:rsidR="004E23E2" w:rsidRPr="009C1732" w:rsidRDefault="004E23E2" w:rsidP="005E5122">
      <w:pPr>
        <w:pStyle w:val="ListParagraph"/>
        <w:numPr>
          <w:ilvl w:val="0"/>
          <w:numId w:val="9"/>
        </w:numPr>
      </w:pPr>
      <w:r w:rsidRPr="009C1732">
        <w:t xml:space="preserve">A digital microcontroller, which detects incoming signals from the </w:t>
      </w:r>
      <w:r w:rsidR="005953C1" w:rsidRPr="009C1732">
        <w:t>sensors</w:t>
      </w:r>
      <w:r w:rsidRPr="009C1732">
        <w:t>, and then sends aggregated signals to the Simulator PC in the form of a stream of ASCII characters.</w:t>
      </w:r>
    </w:p>
    <w:p w14:paraId="03784F56" w14:textId="77777777" w:rsidR="004E23E2" w:rsidRPr="009C1732" w:rsidRDefault="004E23E2" w:rsidP="005E5122">
      <w:pPr>
        <w:pStyle w:val="ListParagraph"/>
        <w:numPr>
          <w:ilvl w:val="0"/>
          <w:numId w:val="9"/>
        </w:numPr>
      </w:pPr>
      <w:r w:rsidRPr="009C1732">
        <w:t>A RS-232 serial line driver, which converts the TTL-level signals from the microcontroller to higher voltage RS-232 signals, for transmission over longer distances to the Simulator PC.</w:t>
      </w:r>
    </w:p>
    <w:p w14:paraId="1F1702E0" w14:textId="71D30DAD" w:rsidR="009935F4" w:rsidRPr="009C1732" w:rsidRDefault="004E23E2" w:rsidP="009935F4">
      <w:r w:rsidRPr="009C1732">
        <w:t xml:space="preserve">All the components of these functional blocks are mounted on a single custom PCB. </w:t>
      </w:r>
      <w:r w:rsidR="009935F4" w:rsidRPr="009C1732">
        <w:t xml:space="preserve">The same core hardware (and firmware) can connect to any number of </w:t>
      </w:r>
      <w:r w:rsidR="002A68B0" w:rsidRPr="009C1732">
        <w:t>S</w:t>
      </w:r>
      <w:r w:rsidR="005953C1" w:rsidRPr="009C1732">
        <w:t xml:space="preserve">ensors </w:t>
      </w:r>
      <w:r w:rsidR="002A68B0" w:rsidRPr="009C1732">
        <w:t xml:space="preserve">Modules </w:t>
      </w:r>
      <w:r w:rsidR="009935F4" w:rsidRPr="009C1732">
        <w:t>from one to 1</w:t>
      </w:r>
      <w:r w:rsidR="005953C1" w:rsidRPr="009C1732">
        <w:t>6</w:t>
      </w:r>
      <w:r w:rsidR="009935F4" w:rsidRPr="009C1732">
        <w:t>.</w:t>
      </w:r>
    </w:p>
    <w:p w14:paraId="50D5FC61" w14:textId="77777777" w:rsidR="0051426B" w:rsidRPr="005953C1" w:rsidRDefault="00437796" w:rsidP="005953C1">
      <w:pPr>
        <w:pStyle w:val="Heading2"/>
      </w:pPr>
      <w:bookmarkStart w:id="1273" w:name="_Toc80793214"/>
      <w:r w:rsidRPr="005953C1">
        <w:rPr>
          <w:rStyle w:val="Heading2Char"/>
          <w:b/>
          <w:bCs/>
        </w:rPr>
        <w:t>Hardware</w:t>
      </w:r>
      <w:r w:rsidRPr="005953C1">
        <w:t xml:space="preserve"> </w:t>
      </w:r>
      <w:r w:rsidR="0051426B" w:rsidRPr="005953C1">
        <w:t>Options</w:t>
      </w:r>
      <w:bookmarkEnd w:id="1273"/>
    </w:p>
    <w:p w14:paraId="3C3FE723" w14:textId="2AAC7677" w:rsidR="00E71675" w:rsidRPr="009C1732" w:rsidRDefault="00E71675" w:rsidP="00E71675">
      <w:r w:rsidRPr="009C1732">
        <w:t xml:space="preserve">Over recent years </w:t>
      </w:r>
      <w:r w:rsidR="002A68B0" w:rsidRPr="009C1732">
        <w:t>several</w:t>
      </w:r>
      <w:r w:rsidRPr="009C1732">
        <w:t xml:space="preserve"> </w:t>
      </w:r>
      <w:r w:rsidR="005953C1" w:rsidRPr="009C1732">
        <w:t>low-cost</w:t>
      </w:r>
      <w:r w:rsidRPr="009C1732">
        <w:t xml:space="preserve"> electronic prototyping platforms have been brought to the market, with a number of different architectures</w:t>
      </w:r>
      <w:r w:rsidR="009746F9" w:rsidRPr="009C1732">
        <w:t>,</w:t>
      </w:r>
      <w:r w:rsidRPr="009C1732">
        <w:t xml:space="preserve"> and suitable for a wide range of experimental and embedded functions. These include single board computers running feature-rich operating system</w:t>
      </w:r>
      <w:r w:rsidR="009746F9" w:rsidRPr="009C1732">
        <w:t>s</w:t>
      </w:r>
      <w:r w:rsidRPr="009C1732">
        <w:t xml:space="preserve">, such as the Raspberry Pi and Beagle Board, and </w:t>
      </w:r>
      <w:r w:rsidR="00F32849" w:rsidRPr="009C1732">
        <w:t xml:space="preserve">simpler </w:t>
      </w:r>
      <w:r w:rsidR="002A68B0" w:rsidRPr="009C1732">
        <w:t>microcontroller-based</w:t>
      </w:r>
      <w:r w:rsidR="00F32849" w:rsidRPr="009C1732">
        <w:t xml:space="preserve"> products such as the Arduino family, PICAXE</w:t>
      </w:r>
      <w:r w:rsidR="000E2149" w:rsidRPr="009C1732">
        <w:t>, AR</w:t>
      </w:r>
      <w:r w:rsidR="00A001B0" w:rsidRPr="009C1732">
        <w:t>M</w:t>
      </w:r>
      <w:r w:rsidR="000E2149" w:rsidRPr="009C1732">
        <w:t xml:space="preserve"> Cortex</w:t>
      </w:r>
      <w:r w:rsidR="00F32849" w:rsidRPr="009C1732">
        <w:t xml:space="preserve"> and others.</w:t>
      </w:r>
    </w:p>
    <w:p w14:paraId="7A92F1A5" w14:textId="77777777" w:rsidR="00F32849" w:rsidRPr="009C1732" w:rsidRDefault="00F32849" w:rsidP="00E71675">
      <w:r w:rsidRPr="009C1732">
        <w:t>New devices and variants are released frequently.</w:t>
      </w:r>
    </w:p>
    <w:p w14:paraId="724D2F2A" w14:textId="0BA7E654" w:rsidR="00256E3C" w:rsidRPr="009C1732" w:rsidRDefault="00256E3C" w:rsidP="00256E3C">
      <w:r w:rsidRPr="009C1732">
        <w:t>The Arduino Un</w:t>
      </w:r>
      <w:r w:rsidR="003C320E" w:rsidRPr="009C1732">
        <w:t xml:space="preserve">o development platform </w:t>
      </w:r>
      <w:r w:rsidR="00A14AB7" w:rsidRPr="009C1732">
        <w:t xml:space="preserve">(based on the </w:t>
      </w:r>
      <w:r w:rsidR="00203557" w:rsidRPr="009C1732">
        <w:t xml:space="preserve">Microchip (formerly </w:t>
      </w:r>
      <w:r w:rsidR="00A14AB7" w:rsidRPr="009C1732">
        <w:t>Atmel</w:t>
      </w:r>
      <w:r w:rsidR="00203557" w:rsidRPr="009C1732">
        <w:t>)</w:t>
      </w:r>
      <w:r w:rsidR="00A14AB7" w:rsidRPr="009C1732">
        <w:t xml:space="preserve"> ATmega328P microcontroller</w:t>
      </w:r>
      <w:r w:rsidR="00A14AB7" w:rsidRPr="009C1732">
        <w:rPr>
          <w:rStyle w:val="FootnoteReference"/>
        </w:rPr>
        <w:footnoteReference w:id="12"/>
      </w:r>
      <w:r w:rsidR="00A14AB7" w:rsidRPr="009C1732">
        <w:t xml:space="preserve">) </w:t>
      </w:r>
      <w:r w:rsidR="00843EE4" w:rsidRPr="009C1732">
        <w:t>was</w:t>
      </w:r>
      <w:r w:rsidRPr="009C1732">
        <w:t xml:space="preserve"> </w:t>
      </w:r>
      <w:r w:rsidR="009935F4" w:rsidRPr="009C1732">
        <w:t xml:space="preserve">originally </w:t>
      </w:r>
      <w:r w:rsidRPr="009C1732">
        <w:t xml:space="preserve">selected </w:t>
      </w:r>
      <w:r w:rsidR="00843EE4" w:rsidRPr="009C1732">
        <w:t xml:space="preserve">as the prototyping platform </w:t>
      </w:r>
      <w:r w:rsidRPr="009C1732">
        <w:t xml:space="preserve">for the Liverpool </w:t>
      </w:r>
      <w:r w:rsidR="00011217" w:rsidRPr="009C1732">
        <w:t xml:space="preserve">Cathedral </w:t>
      </w:r>
      <w:r w:rsidR="00843EE4" w:rsidRPr="009C1732">
        <w:t>Simulator</w:t>
      </w:r>
      <w:r w:rsidR="00011217" w:rsidRPr="009C1732">
        <w:t xml:space="preserve"> project</w:t>
      </w:r>
      <w:r w:rsidRPr="009C1732">
        <w:t>, on the grounds of:</w:t>
      </w:r>
    </w:p>
    <w:p w14:paraId="16175193" w14:textId="77777777" w:rsidR="00B93231" w:rsidRPr="009C1732" w:rsidRDefault="00B93231" w:rsidP="008911A3">
      <w:pPr>
        <w:pStyle w:val="ListParagraph"/>
        <w:numPr>
          <w:ilvl w:val="0"/>
          <w:numId w:val="6"/>
        </w:numPr>
      </w:pPr>
      <w:r w:rsidRPr="009C1732">
        <w:t>Simplicity</w:t>
      </w:r>
      <w:r w:rsidR="00843EE4" w:rsidRPr="009C1732">
        <w:t xml:space="preserve"> &amp; low </w:t>
      </w:r>
      <w:r w:rsidR="000E2149" w:rsidRPr="009C1732">
        <w:t>c</w:t>
      </w:r>
      <w:r w:rsidRPr="009C1732">
        <w:t>ost</w:t>
      </w:r>
    </w:p>
    <w:p w14:paraId="17A13CDC" w14:textId="77777777" w:rsidR="00B93231" w:rsidRPr="009C1732" w:rsidRDefault="00F32849" w:rsidP="008911A3">
      <w:pPr>
        <w:pStyle w:val="ListParagraph"/>
        <w:numPr>
          <w:ilvl w:val="0"/>
          <w:numId w:val="6"/>
        </w:numPr>
      </w:pPr>
      <w:r w:rsidRPr="009C1732">
        <w:t>Established user base</w:t>
      </w:r>
      <w:r w:rsidR="00843EE4" w:rsidRPr="009C1732">
        <w:t xml:space="preserve"> &amp; w</w:t>
      </w:r>
      <w:r w:rsidR="00B93231" w:rsidRPr="009C1732">
        <w:t xml:space="preserve">ide </w:t>
      </w:r>
      <w:r w:rsidR="00256E3C" w:rsidRPr="009C1732">
        <w:t>c</w:t>
      </w:r>
      <w:r w:rsidR="00B93231" w:rsidRPr="009C1732">
        <w:t>ommunity</w:t>
      </w:r>
      <w:r w:rsidR="00256E3C" w:rsidRPr="009C1732">
        <w:t xml:space="preserve"> support</w:t>
      </w:r>
    </w:p>
    <w:p w14:paraId="1FA89034" w14:textId="77777777" w:rsidR="00B93231" w:rsidRPr="009C1732" w:rsidRDefault="00B93231" w:rsidP="008911A3">
      <w:pPr>
        <w:pStyle w:val="ListParagraph"/>
        <w:numPr>
          <w:ilvl w:val="0"/>
          <w:numId w:val="6"/>
        </w:numPr>
      </w:pPr>
      <w:r w:rsidRPr="009C1732">
        <w:t xml:space="preserve">Wide availability of additional </w:t>
      </w:r>
      <w:r w:rsidR="00843EE4" w:rsidRPr="009C1732">
        <w:t xml:space="preserve">prototyping </w:t>
      </w:r>
      <w:r w:rsidR="00F32849" w:rsidRPr="009C1732">
        <w:t xml:space="preserve">peripheral </w:t>
      </w:r>
      <w:r w:rsidRPr="009C1732">
        <w:t xml:space="preserve">hardware </w:t>
      </w:r>
      <w:r w:rsidR="000E2149" w:rsidRPr="009C1732">
        <w:t>(</w:t>
      </w:r>
      <w:r w:rsidRPr="009C1732">
        <w:t>“shields”</w:t>
      </w:r>
      <w:r w:rsidR="000E2149" w:rsidRPr="009C1732">
        <w:t>)</w:t>
      </w:r>
    </w:p>
    <w:p w14:paraId="20B0CAEC" w14:textId="35498E58" w:rsidR="00843EE4" w:rsidRPr="009C1732" w:rsidRDefault="00843EE4" w:rsidP="00843EE4">
      <w:r w:rsidRPr="009C1732">
        <w:t xml:space="preserve">The use of the same microcontroller family </w:t>
      </w:r>
      <w:r w:rsidR="00BD7089" w:rsidRPr="009C1732">
        <w:t>has been continued</w:t>
      </w:r>
      <w:r w:rsidR="008A236E" w:rsidRPr="009C1732">
        <w:t xml:space="preserve"> for the </w:t>
      </w:r>
      <w:r w:rsidR="005953C1" w:rsidRPr="009C1732">
        <w:t xml:space="preserve">Type 2 </w:t>
      </w:r>
      <w:r w:rsidR="008A236E" w:rsidRPr="009C1732">
        <w:t xml:space="preserve">Liverpool </w:t>
      </w:r>
      <w:r w:rsidR="009935F4" w:rsidRPr="009C1732">
        <w:t xml:space="preserve">Ringing </w:t>
      </w:r>
      <w:r w:rsidR="008A236E" w:rsidRPr="009C1732">
        <w:t>Simulator</w:t>
      </w:r>
      <w:r w:rsidR="00BD7089" w:rsidRPr="009C1732">
        <w:t xml:space="preserve">, allowing the same </w:t>
      </w:r>
      <w:r w:rsidR="009935F4" w:rsidRPr="009C1732">
        <w:t xml:space="preserve">well-supported and freely available </w:t>
      </w:r>
      <w:r w:rsidR="00BD7089" w:rsidRPr="009C1732">
        <w:t>tool chain to be used for code development and deployment.</w:t>
      </w:r>
      <w:r w:rsidRPr="009C1732">
        <w:t xml:space="preserve"> </w:t>
      </w:r>
    </w:p>
    <w:p w14:paraId="396583C5" w14:textId="77777777" w:rsidR="003C320E" w:rsidRDefault="003C320E" w:rsidP="005953C1">
      <w:pPr>
        <w:pStyle w:val="Heading2"/>
      </w:pPr>
      <w:bookmarkStart w:id="1274" w:name="_Toc80793215"/>
      <w:r>
        <w:t>Hardware Interrupts</w:t>
      </w:r>
      <w:bookmarkEnd w:id="1274"/>
    </w:p>
    <w:p w14:paraId="067CF3B6" w14:textId="55081A07" w:rsidR="00BD7089" w:rsidRPr="009C1732" w:rsidRDefault="003C320E" w:rsidP="003C320E">
      <w:r w:rsidRPr="009C1732">
        <w:t>The choice of the A</w:t>
      </w:r>
      <w:r w:rsidR="00BD7089" w:rsidRPr="009C1732">
        <w:t xml:space="preserve">Tmega328P </w:t>
      </w:r>
      <w:r w:rsidRPr="009C1732">
        <w:t>impose</w:t>
      </w:r>
      <w:r w:rsidR="009746F9" w:rsidRPr="009C1732">
        <w:t>s</w:t>
      </w:r>
      <w:r w:rsidRPr="009C1732">
        <w:t xml:space="preserve"> </w:t>
      </w:r>
      <w:r w:rsidR="00F32849" w:rsidRPr="009C1732">
        <w:t>an</w:t>
      </w:r>
      <w:r w:rsidRPr="009C1732">
        <w:t xml:space="preserve"> important constraint on the </w:t>
      </w:r>
      <w:r w:rsidR="00BD7089" w:rsidRPr="009C1732">
        <w:t>firmware</w:t>
      </w:r>
      <w:r w:rsidRPr="009C1732">
        <w:t xml:space="preserve"> design for the Simulator Interface, in that the </w:t>
      </w:r>
      <w:r w:rsidR="00BD7089" w:rsidRPr="009C1732">
        <w:t xml:space="preserve">microcontroller </w:t>
      </w:r>
      <w:r w:rsidR="00F32849" w:rsidRPr="009C1732">
        <w:t xml:space="preserve">has limited support for </w:t>
      </w:r>
      <w:r w:rsidRPr="009C1732">
        <w:t>hardware interrupt inputs</w:t>
      </w:r>
      <w:r w:rsidR="00BD7089" w:rsidRPr="009C1732">
        <w:t xml:space="preserve">. This is described in more detail in </w:t>
      </w:r>
      <w:r w:rsidR="005953C1" w:rsidRPr="009C1732">
        <w:t>a later section of this guide</w:t>
      </w:r>
      <w:r w:rsidR="00BD7089" w:rsidRPr="009C1732">
        <w:t>.</w:t>
      </w:r>
    </w:p>
    <w:p w14:paraId="029E4A1D" w14:textId="77777777" w:rsidR="00A14AB7" w:rsidRDefault="009935F4" w:rsidP="005953C1">
      <w:pPr>
        <w:pStyle w:val="Heading2"/>
      </w:pPr>
      <w:bookmarkStart w:id="1275" w:name="_Toc80793216"/>
      <w:r>
        <w:lastRenderedPageBreak/>
        <w:t>Microcontroller</w:t>
      </w:r>
      <w:r w:rsidR="00BD7089">
        <w:t xml:space="preserve"> </w:t>
      </w:r>
      <w:r w:rsidR="00A14AB7">
        <w:t>Hardware</w:t>
      </w:r>
      <w:bookmarkEnd w:id="1275"/>
    </w:p>
    <w:p w14:paraId="0D8DE878" w14:textId="036A389C" w:rsidR="00A14AB7" w:rsidRPr="009C1732" w:rsidRDefault="00A14AB7" w:rsidP="005953C1">
      <w:pPr>
        <w:keepNext/>
      </w:pPr>
      <w:r w:rsidRPr="009C1732">
        <w:t xml:space="preserve">The Simulator Interface is based on the same </w:t>
      </w:r>
      <w:r w:rsidR="00203557" w:rsidRPr="009C1732">
        <w:t xml:space="preserve">Microchip (formerly Atmel) </w:t>
      </w:r>
      <w:r w:rsidR="000903D8" w:rsidRPr="009C1732">
        <w:t xml:space="preserve">ATmega328P microcontroller as the Arduino Uno used in the </w:t>
      </w:r>
      <w:r w:rsidR="00781F35" w:rsidRPr="009C1732">
        <w:t xml:space="preserve">first prototype </w:t>
      </w:r>
      <w:r w:rsidR="000903D8" w:rsidRPr="009C1732">
        <w:t>interface</w:t>
      </w:r>
      <w:r w:rsidR="00BD7089" w:rsidRPr="009C1732">
        <w:t>s</w:t>
      </w:r>
      <w:r w:rsidR="000903D8" w:rsidRPr="009C1732">
        <w:t>. Using the same microcontroller makes i</w:t>
      </w:r>
      <w:r w:rsidR="00BA1450" w:rsidRPr="009C1732">
        <w:t>t</w:t>
      </w:r>
      <w:r w:rsidR="000903D8" w:rsidRPr="009C1732">
        <w:t xml:space="preserve"> very easy to port the Simulator Interface </w:t>
      </w:r>
      <w:r w:rsidR="00BD7089" w:rsidRPr="009C1732">
        <w:t>firmware</w:t>
      </w:r>
      <w:r w:rsidR="000903D8" w:rsidRPr="009C1732">
        <w:t xml:space="preserve"> to the new hardware.</w:t>
      </w:r>
    </w:p>
    <w:p w14:paraId="181C0456" w14:textId="5FB86305" w:rsidR="00BA1450" w:rsidRPr="009C1732" w:rsidRDefault="00BA1450" w:rsidP="005E5122">
      <w:pPr>
        <w:pStyle w:val="ListParagraph"/>
        <w:numPr>
          <w:ilvl w:val="0"/>
          <w:numId w:val="10"/>
        </w:numPr>
      </w:pPr>
      <w:r w:rsidRPr="009C1732">
        <w:t xml:space="preserve">The </w:t>
      </w:r>
      <w:r w:rsidR="00BD7089" w:rsidRPr="009C1732">
        <w:t>Simulator Interface</w:t>
      </w:r>
      <w:r w:rsidR="005953C1" w:rsidRPr="009C1732">
        <w:rPr>
          <w:rStyle w:val="FootnoteReference"/>
        </w:rPr>
        <w:footnoteReference w:id="13"/>
      </w:r>
      <w:r w:rsidR="00BD7089" w:rsidRPr="009C1732">
        <w:t xml:space="preserve"> </w:t>
      </w:r>
      <w:r w:rsidRPr="009C1732">
        <w:t xml:space="preserve">makes use of </w:t>
      </w:r>
      <w:r w:rsidR="005953C1" w:rsidRPr="009C1732">
        <w:t xml:space="preserve">an external 8MHz resonator as a clock source. </w:t>
      </w:r>
      <w:r w:rsidRPr="009C1732">
        <w:t xml:space="preserve">Although this is less accurate than </w:t>
      </w:r>
      <w:r w:rsidR="005953C1" w:rsidRPr="009C1732">
        <w:t xml:space="preserve">a crystal </w:t>
      </w:r>
      <w:r w:rsidRPr="009C1732">
        <w:t xml:space="preserve">oscillator, </w:t>
      </w:r>
      <w:r w:rsidR="005953C1" w:rsidRPr="009C1732">
        <w:t xml:space="preserve">it </w:t>
      </w:r>
      <w:r w:rsidRPr="009C1732">
        <w:t>is</w:t>
      </w:r>
      <w:r w:rsidR="00A001B0" w:rsidRPr="009C1732">
        <w:t xml:space="preserve"> still</w:t>
      </w:r>
      <w:r w:rsidRPr="009C1732">
        <w:t xml:space="preserve"> adequate for the purposes of the Simulator Interface, and </w:t>
      </w:r>
      <w:r w:rsidR="009935F4" w:rsidRPr="009C1732">
        <w:t xml:space="preserve">this </w:t>
      </w:r>
      <w:r w:rsidRPr="009C1732">
        <w:t>reduces the overall component count and complexi</w:t>
      </w:r>
      <w:r w:rsidR="009935F4" w:rsidRPr="009C1732">
        <w:t xml:space="preserve">ty of the interface board by omitting </w:t>
      </w:r>
      <w:r w:rsidR="005953C1" w:rsidRPr="009C1732">
        <w:t xml:space="preserve">crystal </w:t>
      </w:r>
      <w:r w:rsidR="009935F4" w:rsidRPr="009C1732">
        <w:t>load capacitors.</w:t>
      </w:r>
    </w:p>
    <w:p w14:paraId="05DF1F54" w14:textId="66D5A225" w:rsidR="00BD7089" w:rsidRPr="009C1732" w:rsidRDefault="00BD7089" w:rsidP="005E5122">
      <w:pPr>
        <w:pStyle w:val="ListParagraph"/>
        <w:numPr>
          <w:ilvl w:val="0"/>
          <w:numId w:val="10"/>
        </w:numPr>
      </w:pPr>
      <w:r w:rsidRPr="009C1732">
        <w:t xml:space="preserve">Although the Simulator Interface uses the ATmega328P microcontroller and development tool chain, it </w:t>
      </w:r>
      <w:r w:rsidR="005E47F9" w:rsidRPr="009C1732">
        <w:t>does not use the Arduino boot loader</w:t>
      </w:r>
      <w:r w:rsidRPr="009C1732">
        <w:t xml:space="preserve"> program</w:t>
      </w:r>
      <w:r w:rsidR="008F0E54" w:rsidRPr="009C1732">
        <w:t>. The ATmega328P is programmed via an I</w:t>
      </w:r>
      <w:r w:rsidR="00A001B0" w:rsidRPr="009C1732">
        <w:t>C</w:t>
      </w:r>
      <w:r w:rsidR="008F0E54" w:rsidRPr="009C1732">
        <w:t xml:space="preserve">SP header using </w:t>
      </w:r>
      <w:r w:rsidRPr="009C1732">
        <w:t>a programmer (</w:t>
      </w:r>
      <w:r w:rsidR="008F0E54" w:rsidRPr="009C1732">
        <w:t xml:space="preserve">the </w:t>
      </w:r>
      <w:r w:rsidR="008F0E54" w:rsidRPr="009C1732">
        <w:rPr>
          <w:i/>
        </w:rPr>
        <w:t>Arduino-as-ISP</w:t>
      </w:r>
      <w:r w:rsidR="008F0E54" w:rsidRPr="009C1732">
        <w:t xml:space="preserve"> method</w:t>
      </w:r>
      <w:r w:rsidRPr="009C1732">
        <w:t xml:space="preserve"> is </w:t>
      </w:r>
      <w:r w:rsidR="002A68B0" w:rsidRPr="009C1732">
        <w:t>suggested and</w:t>
      </w:r>
      <w:r w:rsidRPr="009C1732">
        <w:t xml:space="preserve"> </w:t>
      </w:r>
      <w:r w:rsidR="00A001B0" w:rsidRPr="009C1732">
        <w:t xml:space="preserve">is described in more detail in the </w:t>
      </w:r>
      <w:r w:rsidR="005953C1" w:rsidRPr="009C1732">
        <w:rPr>
          <w:b/>
          <w:bCs/>
          <w:i/>
          <w:iCs/>
        </w:rPr>
        <w:t>Build &amp; Installation Guide</w:t>
      </w:r>
      <w:r w:rsidRPr="009C1732">
        <w:t>.)</w:t>
      </w:r>
    </w:p>
    <w:p w14:paraId="5BC182F3" w14:textId="77777777" w:rsidR="009935F4" w:rsidRDefault="009935F4" w:rsidP="005953C1">
      <w:pPr>
        <w:pStyle w:val="Heading2"/>
      </w:pPr>
      <w:bookmarkStart w:id="1276" w:name="_Toc80793217"/>
      <w:r>
        <w:t>Serial Line Driver</w:t>
      </w:r>
      <w:bookmarkEnd w:id="1276"/>
    </w:p>
    <w:p w14:paraId="29C98F47" w14:textId="70131DA3" w:rsidR="009935F4" w:rsidRPr="009C1732" w:rsidRDefault="009935F4" w:rsidP="005E5122">
      <w:pPr>
        <w:pStyle w:val="ListParagraph"/>
        <w:numPr>
          <w:ilvl w:val="0"/>
          <w:numId w:val="10"/>
        </w:numPr>
      </w:pPr>
      <w:r w:rsidRPr="009C1732">
        <w:t>The Simulator Interface uses the Maxim MAX233 RS-232 serial line driver</w:t>
      </w:r>
      <w:r w:rsidRPr="009C1732">
        <w:rPr>
          <w:rStyle w:val="FootnoteReference"/>
        </w:rPr>
        <w:footnoteReference w:id="14"/>
      </w:r>
      <w:r w:rsidRPr="009C1732">
        <w:t>. The MAX233 has the advantage over other line driver ICs of requiring no external charge pump capacitors, also reducing the overall component count.</w:t>
      </w:r>
      <w:r w:rsidR="005953C1" w:rsidRPr="009C1732">
        <w:t xml:space="preserve"> It also provides two RS-232 transmitters, simplifying support for multiple Simulator PCs.</w:t>
      </w:r>
    </w:p>
    <w:p w14:paraId="7E1E9C8B" w14:textId="21DCB94E" w:rsidR="007E4CA5" w:rsidDel="00744894" w:rsidRDefault="007E4CA5" w:rsidP="00585C9F">
      <w:pPr>
        <w:pStyle w:val="Heading2"/>
        <w:rPr>
          <w:moveFrom w:id="1277" w:author="Andrew Instone-Cowie" w:date="2021-08-10T20:28:00Z"/>
        </w:rPr>
      </w:pPr>
      <w:moveFromRangeStart w:id="1278" w:author="Andrew Instone-Cowie" w:date="2021-08-10T20:28:00Z" w:name="move79519731"/>
      <w:moveFrom w:id="1279" w:author="Andrew Instone-Cowie" w:date="2021-08-10T20:28:00Z">
        <w:r w:rsidDel="00744894">
          <w:t>Transient Voltage Suppression</w:t>
        </w:r>
      </w:moveFrom>
    </w:p>
    <w:p w14:paraId="77687741" w14:textId="56E20541" w:rsidR="007E4CA5" w:rsidRPr="009C1732" w:rsidDel="00744894" w:rsidRDefault="007E4CA5" w:rsidP="007E4CA5">
      <w:pPr>
        <w:rPr>
          <w:moveFrom w:id="1280" w:author="Andrew Instone-Cowie" w:date="2021-08-10T20:28:00Z"/>
        </w:rPr>
      </w:pPr>
      <w:moveFrom w:id="1281" w:author="Andrew Instone-Cowie" w:date="2021-08-10T20:28:00Z">
        <w:r w:rsidRPr="009C1732" w:rsidDel="00744894">
          <w:t xml:space="preserve">The </w:t>
        </w:r>
        <w:r w:rsidR="002A68B0" w:rsidRPr="009C1732" w:rsidDel="00744894">
          <w:t>s</w:t>
        </w:r>
        <w:r w:rsidRPr="009C1732" w:rsidDel="00744894">
          <w:t>imulator uses Transient Voltage Suppression (TVS) diode</w:t>
        </w:r>
        <w:r w:rsidR="005953C1" w:rsidRPr="009C1732" w:rsidDel="00744894">
          <w:t>s</w:t>
        </w:r>
        <w:r w:rsidRPr="009C1732" w:rsidDel="00744894">
          <w:t xml:space="preserve"> to provide a degree of protection against induced over-voltages on the power supply lines, for example resulting from local lightning strikes (similar devices are included in the Sensor </w:t>
        </w:r>
        <w:r w:rsidR="002A68B0" w:rsidRPr="009C1732" w:rsidDel="00744894">
          <w:t>Module</w:t>
        </w:r>
        <w:r w:rsidRPr="009C1732" w:rsidDel="00744894">
          <w:t xml:space="preserve"> designs).</w:t>
        </w:r>
      </w:moveFrom>
    </w:p>
    <w:p w14:paraId="236BC623" w14:textId="0981292B" w:rsidR="00585C9F" w:rsidRPr="009C1732" w:rsidDel="00744894" w:rsidRDefault="00585C9F" w:rsidP="007E4CA5">
      <w:pPr>
        <w:rPr>
          <w:moveFrom w:id="1282" w:author="Andrew Instone-Cowie" w:date="2021-08-10T20:28:00Z"/>
        </w:rPr>
      </w:pPr>
      <w:moveFrom w:id="1283" w:author="Andrew Instone-Cowie" w:date="2021-08-10T20:28:00Z">
        <w:r w:rsidRPr="009C1732" w:rsidDel="00744894">
          <w:t>Bi-directional TVS diodes are used on the RS-232 signal lines, and uni-directional TVS diodes are used on logic and power supply lines.</w:t>
        </w:r>
      </w:moveFrom>
    </w:p>
    <w:moveFromRangeEnd w:id="1278"/>
    <w:p w14:paraId="766DC689" w14:textId="77777777" w:rsidR="00D1596D" w:rsidRDefault="00D1596D" w:rsidP="00585C9F">
      <w:pPr>
        <w:pStyle w:val="Heading2"/>
      </w:pPr>
      <w:r>
        <w:br w:type="page"/>
      </w:r>
    </w:p>
    <w:p w14:paraId="295AA155" w14:textId="67AF6717" w:rsidR="00D1596D" w:rsidRDefault="00D1596D" w:rsidP="00585C9F">
      <w:pPr>
        <w:pStyle w:val="Heading2"/>
      </w:pPr>
      <w:bookmarkStart w:id="1284" w:name="_Toc80793218"/>
      <w:r>
        <w:lastRenderedPageBreak/>
        <w:t>Microcontroller Configuration</w:t>
      </w:r>
      <w:bookmarkEnd w:id="1284"/>
    </w:p>
    <w:p w14:paraId="7BCD8223" w14:textId="5B74C29B" w:rsidR="007E4CA5" w:rsidRPr="00393B25" w:rsidRDefault="007E4CA5" w:rsidP="00D1596D">
      <w:pPr>
        <w:pStyle w:val="Heading3"/>
      </w:pPr>
      <w:bookmarkStart w:id="1285" w:name="_Toc80793219"/>
      <w:r w:rsidRPr="001E1F78">
        <w:t>Microcontroller I/O Pins</w:t>
      </w:r>
      <w:bookmarkEnd w:id="1285"/>
    </w:p>
    <w:p w14:paraId="16066763" w14:textId="13F42098" w:rsidR="007E4CA5" w:rsidRPr="009C1732" w:rsidRDefault="007E4CA5" w:rsidP="007E4CA5">
      <w:pPr>
        <w:keepNext/>
      </w:pPr>
      <w:r w:rsidRPr="009C1732">
        <w:t xml:space="preserve">The following table shows the ATmega328P pin assignments for the </w:t>
      </w:r>
      <w:r w:rsidR="00585C9F" w:rsidRPr="009C1732">
        <w:t xml:space="preserve">Type 2 </w:t>
      </w:r>
      <w:r w:rsidRPr="009C1732">
        <w:t>Simulator Interface:</w:t>
      </w:r>
    </w:p>
    <w:p w14:paraId="0EB8FF62" w14:textId="1D38B10D" w:rsidR="007E4CA5" w:rsidRDefault="007E4CA5" w:rsidP="007E4CA5">
      <w:pPr>
        <w:pStyle w:val="Caption"/>
        <w:keepNext/>
      </w:pPr>
      <w:bookmarkStart w:id="1286" w:name="_Toc80793358"/>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E86763">
        <w:rPr>
          <w:noProof/>
        </w:rPr>
        <w:t>1</w:t>
      </w:r>
      <w:r w:rsidR="00E9235D">
        <w:rPr>
          <w:noProof/>
        </w:rPr>
        <w:fldChar w:fldCharType="end"/>
      </w:r>
      <w:r>
        <w:t xml:space="preserve"> </w:t>
      </w:r>
      <w:r w:rsidR="00C508EE">
        <w:t>–</w:t>
      </w:r>
      <w:r>
        <w:t xml:space="preserve"> </w:t>
      </w:r>
      <w:r w:rsidR="00C508EE">
        <w:t xml:space="preserve">Microcontroller </w:t>
      </w:r>
      <w:r>
        <w:t>I/O Pin Assignments</w:t>
      </w:r>
      <w:bookmarkEnd w:id="128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2127"/>
        <w:gridCol w:w="4881"/>
      </w:tblGrid>
      <w:tr w:rsidR="007E4CA5" w:rsidRPr="00AE25BB" w14:paraId="360829FA" w14:textId="77777777" w:rsidTr="00111092">
        <w:tc>
          <w:tcPr>
            <w:tcW w:w="2126" w:type="dxa"/>
            <w:shd w:val="clear" w:color="auto" w:fill="D9D9D9" w:themeFill="background1" w:themeFillShade="D9"/>
          </w:tcPr>
          <w:p w14:paraId="6A2A11D7" w14:textId="77777777" w:rsidR="007E4CA5" w:rsidRPr="009C1732" w:rsidRDefault="007E4CA5" w:rsidP="00111092">
            <w:pPr>
              <w:contextualSpacing/>
            </w:pPr>
            <w:r w:rsidRPr="009C1732">
              <w:t>Arduino I/O Pin</w:t>
            </w:r>
            <w:r w:rsidRPr="009C1732">
              <w:rPr>
                <w:rStyle w:val="FootnoteReference"/>
              </w:rPr>
              <w:footnoteReference w:id="15"/>
            </w:r>
          </w:p>
        </w:tc>
        <w:tc>
          <w:tcPr>
            <w:tcW w:w="2127" w:type="dxa"/>
            <w:shd w:val="clear" w:color="auto" w:fill="D9D9D9" w:themeFill="background1" w:themeFillShade="D9"/>
          </w:tcPr>
          <w:p w14:paraId="6AFB4AA2" w14:textId="77777777" w:rsidR="007E4CA5" w:rsidRPr="009C1732" w:rsidRDefault="007E4CA5" w:rsidP="00111092">
            <w:pPr>
              <w:contextualSpacing/>
            </w:pPr>
            <w:r w:rsidRPr="009C1732">
              <w:t>ATmega328P Physical Pin</w:t>
            </w:r>
          </w:p>
        </w:tc>
        <w:tc>
          <w:tcPr>
            <w:tcW w:w="4881" w:type="dxa"/>
            <w:shd w:val="clear" w:color="auto" w:fill="D9D9D9" w:themeFill="background1" w:themeFillShade="D9"/>
          </w:tcPr>
          <w:p w14:paraId="456B0769" w14:textId="77777777" w:rsidR="007E4CA5" w:rsidRPr="009C1732" w:rsidRDefault="007E4CA5" w:rsidP="00111092">
            <w:pPr>
              <w:contextualSpacing/>
            </w:pPr>
            <w:r w:rsidRPr="009C1732">
              <w:t>Function</w:t>
            </w:r>
          </w:p>
        </w:tc>
      </w:tr>
      <w:tr w:rsidR="007E4CA5" w14:paraId="5B2474A8" w14:textId="77777777" w:rsidTr="00111092">
        <w:tc>
          <w:tcPr>
            <w:tcW w:w="2126" w:type="dxa"/>
          </w:tcPr>
          <w:p w14:paraId="723F25B2" w14:textId="77777777" w:rsidR="007E4CA5" w:rsidRPr="009C1732" w:rsidRDefault="007E4CA5" w:rsidP="00111092">
            <w:pPr>
              <w:contextualSpacing/>
            </w:pPr>
            <w:r w:rsidRPr="009C1732">
              <w:t>0</w:t>
            </w:r>
          </w:p>
        </w:tc>
        <w:tc>
          <w:tcPr>
            <w:tcW w:w="2127" w:type="dxa"/>
          </w:tcPr>
          <w:p w14:paraId="7B96219C" w14:textId="77777777" w:rsidR="007E4CA5" w:rsidRPr="009C1732" w:rsidRDefault="007E4CA5" w:rsidP="00111092">
            <w:pPr>
              <w:contextualSpacing/>
            </w:pPr>
            <w:r w:rsidRPr="009C1732">
              <w:t>2</w:t>
            </w:r>
          </w:p>
        </w:tc>
        <w:tc>
          <w:tcPr>
            <w:tcW w:w="4881" w:type="dxa"/>
          </w:tcPr>
          <w:p w14:paraId="499458EE" w14:textId="77777777" w:rsidR="007E4CA5" w:rsidRPr="009C1732" w:rsidRDefault="007E4CA5" w:rsidP="00111092">
            <w:pPr>
              <w:contextualSpacing/>
            </w:pPr>
            <w:r w:rsidRPr="009C1732">
              <w:t>Serial Port Receive</w:t>
            </w:r>
          </w:p>
        </w:tc>
      </w:tr>
      <w:tr w:rsidR="007E4CA5" w14:paraId="7B2AF4EC" w14:textId="77777777" w:rsidTr="00111092">
        <w:tc>
          <w:tcPr>
            <w:tcW w:w="2126" w:type="dxa"/>
          </w:tcPr>
          <w:p w14:paraId="209C34D7" w14:textId="77777777" w:rsidR="007E4CA5" w:rsidRPr="009C1732" w:rsidRDefault="007E4CA5" w:rsidP="00111092">
            <w:pPr>
              <w:contextualSpacing/>
            </w:pPr>
            <w:r w:rsidRPr="009C1732">
              <w:t>1</w:t>
            </w:r>
          </w:p>
        </w:tc>
        <w:tc>
          <w:tcPr>
            <w:tcW w:w="2127" w:type="dxa"/>
          </w:tcPr>
          <w:p w14:paraId="23A3CD7C" w14:textId="77777777" w:rsidR="007E4CA5" w:rsidRPr="009C1732" w:rsidRDefault="007E4CA5" w:rsidP="00111092">
            <w:pPr>
              <w:contextualSpacing/>
            </w:pPr>
            <w:r w:rsidRPr="009C1732">
              <w:t>3</w:t>
            </w:r>
          </w:p>
        </w:tc>
        <w:tc>
          <w:tcPr>
            <w:tcW w:w="4881" w:type="dxa"/>
          </w:tcPr>
          <w:p w14:paraId="5E0EDC6C" w14:textId="77777777" w:rsidR="007E4CA5" w:rsidRPr="009C1732" w:rsidRDefault="007E4CA5" w:rsidP="00111092">
            <w:pPr>
              <w:contextualSpacing/>
            </w:pPr>
            <w:r w:rsidRPr="009C1732">
              <w:t>Serial Port Transmit</w:t>
            </w:r>
          </w:p>
        </w:tc>
      </w:tr>
      <w:tr w:rsidR="007E4CA5" w14:paraId="5D9F5978" w14:textId="77777777" w:rsidTr="00111092">
        <w:tc>
          <w:tcPr>
            <w:tcW w:w="2126" w:type="dxa"/>
          </w:tcPr>
          <w:p w14:paraId="3A02EBD5" w14:textId="77777777" w:rsidR="007E4CA5" w:rsidRPr="009C1732" w:rsidRDefault="007E4CA5" w:rsidP="00111092">
            <w:pPr>
              <w:contextualSpacing/>
            </w:pPr>
            <w:r w:rsidRPr="009C1732">
              <w:t>2</w:t>
            </w:r>
          </w:p>
        </w:tc>
        <w:tc>
          <w:tcPr>
            <w:tcW w:w="2127" w:type="dxa"/>
          </w:tcPr>
          <w:p w14:paraId="1D1E2C03" w14:textId="77777777" w:rsidR="007E4CA5" w:rsidRPr="009C1732" w:rsidRDefault="007E4CA5" w:rsidP="00111092">
            <w:pPr>
              <w:contextualSpacing/>
            </w:pPr>
            <w:r w:rsidRPr="009C1732">
              <w:t>4</w:t>
            </w:r>
          </w:p>
        </w:tc>
        <w:tc>
          <w:tcPr>
            <w:tcW w:w="4881" w:type="dxa"/>
          </w:tcPr>
          <w:p w14:paraId="298B3C91" w14:textId="244A8862" w:rsidR="007E4CA5" w:rsidRPr="009C1732" w:rsidRDefault="00585C9F" w:rsidP="00111092">
            <w:pPr>
              <w:contextualSpacing/>
            </w:pPr>
            <w:r w:rsidRPr="009C1732">
              <w:t>Sensor #12 (T)</w:t>
            </w:r>
          </w:p>
        </w:tc>
      </w:tr>
      <w:tr w:rsidR="007E4CA5" w14:paraId="72B821C6" w14:textId="77777777" w:rsidTr="00111092">
        <w:tc>
          <w:tcPr>
            <w:tcW w:w="2126" w:type="dxa"/>
          </w:tcPr>
          <w:p w14:paraId="453845C8" w14:textId="77777777" w:rsidR="007E4CA5" w:rsidRPr="009C1732" w:rsidRDefault="007E4CA5" w:rsidP="00111092">
            <w:pPr>
              <w:contextualSpacing/>
            </w:pPr>
            <w:r w:rsidRPr="009C1732">
              <w:t>3</w:t>
            </w:r>
          </w:p>
        </w:tc>
        <w:tc>
          <w:tcPr>
            <w:tcW w:w="2127" w:type="dxa"/>
          </w:tcPr>
          <w:p w14:paraId="1AD9E6CB" w14:textId="77777777" w:rsidR="007E4CA5" w:rsidRPr="009C1732" w:rsidRDefault="007E4CA5" w:rsidP="00111092">
            <w:pPr>
              <w:contextualSpacing/>
            </w:pPr>
            <w:r w:rsidRPr="009C1732">
              <w:t>5</w:t>
            </w:r>
          </w:p>
        </w:tc>
        <w:tc>
          <w:tcPr>
            <w:tcW w:w="4881" w:type="dxa"/>
          </w:tcPr>
          <w:p w14:paraId="3477CB1F" w14:textId="7464E288" w:rsidR="007E4CA5" w:rsidRPr="009C1732" w:rsidRDefault="00585C9F" w:rsidP="00111092">
            <w:pPr>
              <w:contextualSpacing/>
            </w:pPr>
            <w:r w:rsidRPr="009C1732">
              <w:t>Sensor #10 (0)</w:t>
            </w:r>
          </w:p>
        </w:tc>
      </w:tr>
      <w:tr w:rsidR="007E4CA5" w14:paraId="607D7698" w14:textId="77777777" w:rsidTr="00111092">
        <w:tc>
          <w:tcPr>
            <w:tcW w:w="2126" w:type="dxa"/>
          </w:tcPr>
          <w:p w14:paraId="1CF4AE01" w14:textId="77777777" w:rsidR="007E4CA5" w:rsidRPr="009C1732" w:rsidRDefault="007E4CA5" w:rsidP="00111092">
            <w:pPr>
              <w:contextualSpacing/>
            </w:pPr>
            <w:r w:rsidRPr="009C1732">
              <w:t>4</w:t>
            </w:r>
          </w:p>
        </w:tc>
        <w:tc>
          <w:tcPr>
            <w:tcW w:w="2127" w:type="dxa"/>
          </w:tcPr>
          <w:p w14:paraId="71C4269D" w14:textId="77777777" w:rsidR="007E4CA5" w:rsidRPr="009C1732" w:rsidRDefault="007E4CA5" w:rsidP="00111092">
            <w:pPr>
              <w:contextualSpacing/>
            </w:pPr>
            <w:r w:rsidRPr="009C1732">
              <w:t>6</w:t>
            </w:r>
          </w:p>
        </w:tc>
        <w:tc>
          <w:tcPr>
            <w:tcW w:w="4881" w:type="dxa"/>
          </w:tcPr>
          <w:p w14:paraId="0D0A5577" w14:textId="7417D713" w:rsidR="007E4CA5" w:rsidRPr="009C1732" w:rsidRDefault="00585C9F" w:rsidP="00111092">
            <w:pPr>
              <w:contextualSpacing/>
            </w:pPr>
            <w:r w:rsidRPr="009C1732">
              <w:t>Diagnostic LED</w:t>
            </w:r>
          </w:p>
        </w:tc>
      </w:tr>
      <w:tr w:rsidR="007E4CA5" w14:paraId="597021EF" w14:textId="77777777" w:rsidTr="00111092">
        <w:tc>
          <w:tcPr>
            <w:tcW w:w="2126" w:type="dxa"/>
          </w:tcPr>
          <w:p w14:paraId="483B802E" w14:textId="77777777" w:rsidR="007E4CA5" w:rsidRPr="009C1732" w:rsidRDefault="007E4CA5" w:rsidP="00111092">
            <w:pPr>
              <w:contextualSpacing/>
            </w:pPr>
            <w:r w:rsidRPr="009C1732">
              <w:t>5</w:t>
            </w:r>
          </w:p>
        </w:tc>
        <w:tc>
          <w:tcPr>
            <w:tcW w:w="2127" w:type="dxa"/>
          </w:tcPr>
          <w:p w14:paraId="2DB1522F" w14:textId="77777777" w:rsidR="007E4CA5" w:rsidRPr="009C1732" w:rsidRDefault="007E4CA5" w:rsidP="00111092">
            <w:pPr>
              <w:contextualSpacing/>
            </w:pPr>
            <w:r w:rsidRPr="009C1732">
              <w:t>11</w:t>
            </w:r>
          </w:p>
        </w:tc>
        <w:tc>
          <w:tcPr>
            <w:tcW w:w="4881" w:type="dxa"/>
          </w:tcPr>
          <w:p w14:paraId="06AA9704" w14:textId="77777777" w:rsidR="007E4CA5" w:rsidRPr="009C1732" w:rsidRDefault="007E4CA5" w:rsidP="00111092">
            <w:pPr>
              <w:contextualSpacing/>
            </w:pPr>
            <w:r w:rsidRPr="009C1732">
              <w:t>CRO Timing Pin (enabled in development code only)</w:t>
            </w:r>
          </w:p>
        </w:tc>
      </w:tr>
      <w:tr w:rsidR="007E4CA5" w14:paraId="77725C7B" w14:textId="77777777" w:rsidTr="00111092">
        <w:tc>
          <w:tcPr>
            <w:tcW w:w="2126" w:type="dxa"/>
          </w:tcPr>
          <w:p w14:paraId="3DD2B17B" w14:textId="77777777" w:rsidR="007E4CA5" w:rsidRPr="009C1732" w:rsidRDefault="007E4CA5" w:rsidP="00111092">
            <w:pPr>
              <w:contextualSpacing/>
            </w:pPr>
            <w:r w:rsidRPr="009C1732">
              <w:t>6</w:t>
            </w:r>
          </w:p>
        </w:tc>
        <w:tc>
          <w:tcPr>
            <w:tcW w:w="2127" w:type="dxa"/>
          </w:tcPr>
          <w:p w14:paraId="56EF857D" w14:textId="77777777" w:rsidR="007E4CA5" w:rsidRPr="009C1732" w:rsidRDefault="007E4CA5" w:rsidP="00111092">
            <w:pPr>
              <w:contextualSpacing/>
            </w:pPr>
            <w:r w:rsidRPr="009C1732">
              <w:t>12</w:t>
            </w:r>
          </w:p>
        </w:tc>
        <w:tc>
          <w:tcPr>
            <w:tcW w:w="4881" w:type="dxa"/>
          </w:tcPr>
          <w:p w14:paraId="3DE0E307" w14:textId="771BF7DC" w:rsidR="007E4CA5" w:rsidRPr="009C1732" w:rsidRDefault="00585C9F" w:rsidP="009935F4">
            <w:pPr>
              <w:contextualSpacing/>
            </w:pPr>
            <w:r w:rsidRPr="009C1732">
              <w:t>Sensor #1</w:t>
            </w:r>
          </w:p>
        </w:tc>
      </w:tr>
      <w:tr w:rsidR="007E4CA5" w14:paraId="428A9501" w14:textId="77777777" w:rsidTr="00111092">
        <w:tc>
          <w:tcPr>
            <w:tcW w:w="2126" w:type="dxa"/>
          </w:tcPr>
          <w:p w14:paraId="7952CBD2" w14:textId="77777777" w:rsidR="007E4CA5" w:rsidRPr="009C1732" w:rsidRDefault="007E4CA5" w:rsidP="00111092">
            <w:pPr>
              <w:contextualSpacing/>
            </w:pPr>
            <w:r w:rsidRPr="009C1732">
              <w:t>7</w:t>
            </w:r>
          </w:p>
        </w:tc>
        <w:tc>
          <w:tcPr>
            <w:tcW w:w="2127" w:type="dxa"/>
          </w:tcPr>
          <w:p w14:paraId="78624247" w14:textId="77777777" w:rsidR="007E4CA5" w:rsidRPr="009C1732" w:rsidRDefault="007E4CA5" w:rsidP="00111092">
            <w:pPr>
              <w:contextualSpacing/>
            </w:pPr>
            <w:r w:rsidRPr="009C1732">
              <w:t>13</w:t>
            </w:r>
          </w:p>
        </w:tc>
        <w:tc>
          <w:tcPr>
            <w:tcW w:w="4881" w:type="dxa"/>
          </w:tcPr>
          <w:p w14:paraId="6C959BE5" w14:textId="19182C3C" w:rsidR="007E4CA5" w:rsidRPr="009C1732" w:rsidRDefault="00585C9F" w:rsidP="00111092">
            <w:pPr>
              <w:contextualSpacing/>
            </w:pPr>
            <w:r w:rsidRPr="009C1732">
              <w:t>Sensor #2</w:t>
            </w:r>
          </w:p>
        </w:tc>
      </w:tr>
      <w:tr w:rsidR="00585C9F" w14:paraId="04F65446" w14:textId="77777777" w:rsidTr="00111092">
        <w:tc>
          <w:tcPr>
            <w:tcW w:w="2126" w:type="dxa"/>
          </w:tcPr>
          <w:p w14:paraId="59832818" w14:textId="77777777" w:rsidR="00585C9F" w:rsidRPr="009C1732" w:rsidRDefault="00585C9F" w:rsidP="00585C9F">
            <w:pPr>
              <w:contextualSpacing/>
            </w:pPr>
            <w:r w:rsidRPr="009C1732">
              <w:t>8</w:t>
            </w:r>
          </w:p>
        </w:tc>
        <w:tc>
          <w:tcPr>
            <w:tcW w:w="2127" w:type="dxa"/>
          </w:tcPr>
          <w:p w14:paraId="17A60DAB" w14:textId="77777777" w:rsidR="00585C9F" w:rsidRPr="009C1732" w:rsidRDefault="00585C9F" w:rsidP="00585C9F">
            <w:pPr>
              <w:contextualSpacing/>
            </w:pPr>
            <w:r w:rsidRPr="009C1732">
              <w:t>14</w:t>
            </w:r>
          </w:p>
        </w:tc>
        <w:tc>
          <w:tcPr>
            <w:tcW w:w="4881" w:type="dxa"/>
          </w:tcPr>
          <w:p w14:paraId="586710A4" w14:textId="40F39AFE" w:rsidR="00585C9F" w:rsidRPr="009C1732" w:rsidRDefault="00585C9F" w:rsidP="00585C9F">
            <w:pPr>
              <w:contextualSpacing/>
            </w:pPr>
            <w:r w:rsidRPr="009C1732">
              <w:t>Sensor #3</w:t>
            </w:r>
          </w:p>
        </w:tc>
      </w:tr>
      <w:tr w:rsidR="00585C9F" w14:paraId="1098D757" w14:textId="77777777" w:rsidTr="00111092">
        <w:tc>
          <w:tcPr>
            <w:tcW w:w="2126" w:type="dxa"/>
          </w:tcPr>
          <w:p w14:paraId="790BBC18" w14:textId="77777777" w:rsidR="00585C9F" w:rsidRPr="009C1732" w:rsidRDefault="00585C9F" w:rsidP="00585C9F">
            <w:pPr>
              <w:contextualSpacing/>
            </w:pPr>
            <w:r w:rsidRPr="009C1732">
              <w:t>9</w:t>
            </w:r>
          </w:p>
        </w:tc>
        <w:tc>
          <w:tcPr>
            <w:tcW w:w="2127" w:type="dxa"/>
          </w:tcPr>
          <w:p w14:paraId="523BED89" w14:textId="77777777" w:rsidR="00585C9F" w:rsidRPr="009C1732" w:rsidRDefault="00585C9F" w:rsidP="00585C9F">
            <w:pPr>
              <w:contextualSpacing/>
            </w:pPr>
            <w:r w:rsidRPr="009C1732">
              <w:t>15</w:t>
            </w:r>
          </w:p>
        </w:tc>
        <w:tc>
          <w:tcPr>
            <w:tcW w:w="4881" w:type="dxa"/>
          </w:tcPr>
          <w:p w14:paraId="601494AF" w14:textId="270DE674" w:rsidR="00585C9F" w:rsidRPr="009C1732" w:rsidRDefault="00585C9F" w:rsidP="00585C9F">
            <w:pPr>
              <w:contextualSpacing/>
            </w:pPr>
            <w:r w:rsidRPr="009C1732">
              <w:t>Sensor #4</w:t>
            </w:r>
          </w:p>
        </w:tc>
      </w:tr>
      <w:tr w:rsidR="00585C9F" w14:paraId="3766FADE" w14:textId="77777777" w:rsidTr="00111092">
        <w:tc>
          <w:tcPr>
            <w:tcW w:w="2126" w:type="dxa"/>
          </w:tcPr>
          <w:p w14:paraId="5289EF4F" w14:textId="77777777" w:rsidR="00585C9F" w:rsidRPr="009C1732" w:rsidRDefault="00585C9F" w:rsidP="00585C9F">
            <w:pPr>
              <w:contextualSpacing/>
            </w:pPr>
            <w:r w:rsidRPr="009C1732">
              <w:t>10</w:t>
            </w:r>
          </w:p>
        </w:tc>
        <w:tc>
          <w:tcPr>
            <w:tcW w:w="2127" w:type="dxa"/>
          </w:tcPr>
          <w:p w14:paraId="10AE8737" w14:textId="77777777" w:rsidR="00585C9F" w:rsidRPr="009C1732" w:rsidRDefault="00585C9F" w:rsidP="00585C9F">
            <w:pPr>
              <w:contextualSpacing/>
            </w:pPr>
            <w:r w:rsidRPr="009C1732">
              <w:t>16</w:t>
            </w:r>
          </w:p>
        </w:tc>
        <w:tc>
          <w:tcPr>
            <w:tcW w:w="4881" w:type="dxa"/>
          </w:tcPr>
          <w:p w14:paraId="1285F079" w14:textId="776E21F3" w:rsidR="00585C9F" w:rsidRPr="009C1732" w:rsidRDefault="00585C9F" w:rsidP="00585C9F">
            <w:pPr>
              <w:contextualSpacing/>
            </w:pPr>
            <w:r w:rsidRPr="009C1732">
              <w:t>Sensor #5</w:t>
            </w:r>
          </w:p>
        </w:tc>
      </w:tr>
      <w:tr w:rsidR="00585C9F" w14:paraId="7568C84A" w14:textId="77777777" w:rsidTr="00111092">
        <w:tc>
          <w:tcPr>
            <w:tcW w:w="2126" w:type="dxa"/>
          </w:tcPr>
          <w:p w14:paraId="04B2F73C" w14:textId="77777777" w:rsidR="00585C9F" w:rsidRPr="009C1732" w:rsidRDefault="00585C9F" w:rsidP="00585C9F">
            <w:pPr>
              <w:contextualSpacing/>
            </w:pPr>
            <w:r w:rsidRPr="009C1732">
              <w:t>11</w:t>
            </w:r>
          </w:p>
        </w:tc>
        <w:tc>
          <w:tcPr>
            <w:tcW w:w="2127" w:type="dxa"/>
          </w:tcPr>
          <w:p w14:paraId="60C37171" w14:textId="77777777" w:rsidR="00585C9F" w:rsidRPr="009C1732" w:rsidRDefault="00585C9F" w:rsidP="00585C9F">
            <w:pPr>
              <w:contextualSpacing/>
            </w:pPr>
            <w:r w:rsidRPr="009C1732">
              <w:t>17</w:t>
            </w:r>
          </w:p>
        </w:tc>
        <w:tc>
          <w:tcPr>
            <w:tcW w:w="4881" w:type="dxa"/>
          </w:tcPr>
          <w:p w14:paraId="44E3E22E" w14:textId="02E61F68" w:rsidR="00585C9F" w:rsidRPr="009C1732" w:rsidRDefault="00585C9F" w:rsidP="00585C9F">
            <w:pPr>
              <w:contextualSpacing/>
            </w:pPr>
            <w:r w:rsidRPr="009C1732">
              <w:t>Sensor #6</w:t>
            </w:r>
          </w:p>
        </w:tc>
      </w:tr>
      <w:tr w:rsidR="00585C9F" w14:paraId="0A1DAFA2" w14:textId="77777777" w:rsidTr="00111092">
        <w:tc>
          <w:tcPr>
            <w:tcW w:w="2126" w:type="dxa"/>
          </w:tcPr>
          <w:p w14:paraId="4FD8A6F5" w14:textId="77777777" w:rsidR="00585C9F" w:rsidRPr="009C1732" w:rsidRDefault="00585C9F" w:rsidP="00585C9F">
            <w:pPr>
              <w:contextualSpacing/>
            </w:pPr>
            <w:r w:rsidRPr="009C1732">
              <w:t>12</w:t>
            </w:r>
          </w:p>
        </w:tc>
        <w:tc>
          <w:tcPr>
            <w:tcW w:w="2127" w:type="dxa"/>
          </w:tcPr>
          <w:p w14:paraId="4589EA62" w14:textId="77777777" w:rsidR="00585C9F" w:rsidRPr="009C1732" w:rsidRDefault="00585C9F" w:rsidP="00585C9F">
            <w:pPr>
              <w:contextualSpacing/>
            </w:pPr>
            <w:r w:rsidRPr="009C1732">
              <w:t>18</w:t>
            </w:r>
          </w:p>
        </w:tc>
        <w:tc>
          <w:tcPr>
            <w:tcW w:w="4881" w:type="dxa"/>
          </w:tcPr>
          <w:p w14:paraId="56F18239" w14:textId="71B0C993" w:rsidR="00585C9F" w:rsidRPr="009C1732" w:rsidRDefault="00585C9F" w:rsidP="00585C9F">
            <w:pPr>
              <w:contextualSpacing/>
            </w:pPr>
            <w:r w:rsidRPr="009C1732">
              <w:t>Sensor #7</w:t>
            </w:r>
          </w:p>
        </w:tc>
      </w:tr>
      <w:tr w:rsidR="00585C9F" w14:paraId="6C0CE320" w14:textId="77777777" w:rsidTr="00111092">
        <w:tc>
          <w:tcPr>
            <w:tcW w:w="2126" w:type="dxa"/>
          </w:tcPr>
          <w:p w14:paraId="2FE7950C" w14:textId="77777777" w:rsidR="00585C9F" w:rsidRPr="009C1732" w:rsidRDefault="00585C9F" w:rsidP="00585C9F">
            <w:pPr>
              <w:contextualSpacing/>
            </w:pPr>
            <w:r w:rsidRPr="009C1732">
              <w:t>13</w:t>
            </w:r>
          </w:p>
        </w:tc>
        <w:tc>
          <w:tcPr>
            <w:tcW w:w="2127" w:type="dxa"/>
          </w:tcPr>
          <w:p w14:paraId="624DB3DD" w14:textId="77777777" w:rsidR="00585C9F" w:rsidRPr="009C1732" w:rsidRDefault="00585C9F" w:rsidP="00585C9F">
            <w:pPr>
              <w:contextualSpacing/>
            </w:pPr>
            <w:r w:rsidRPr="009C1732">
              <w:t>19</w:t>
            </w:r>
          </w:p>
        </w:tc>
        <w:tc>
          <w:tcPr>
            <w:tcW w:w="4881" w:type="dxa"/>
          </w:tcPr>
          <w:p w14:paraId="59FA2290" w14:textId="66010BBF" w:rsidR="00585C9F" w:rsidRPr="009C1732" w:rsidRDefault="00585C9F" w:rsidP="00585C9F">
            <w:pPr>
              <w:contextualSpacing/>
            </w:pPr>
            <w:r w:rsidRPr="009C1732">
              <w:t>Sensor #8</w:t>
            </w:r>
          </w:p>
        </w:tc>
      </w:tr>
      <w:tr w:rsidR="00585C9F" w14:paraId="6A671828" w14:textId="77777777" w:rsidTr="00111092">
        <w:tc>
          <w:tcPr>
            <w:tcW w:w="2126" w:type="dxa"/>
          </w:tcPr>
          <w:p w14:paraId="45722348" w14:textId="77777777" w:rsidR="00585C9F" w:rsidRPr="009C1732" w:rsidRDefault="00585C9F" w:rsidP="00585C9F">
            <w:pPr>
              <w:contextualSpacing/>
            </w:pPr>
            <w:r w:rsidRPr="009C1732">
              <w:t>14 (A0)</w:t>
            </w:r>
          </w:p>
        </w:tc>
        <w:tc>
          <w:tcPr>
            <w:tcW w:w="2127" w:type="dxa"/>
          </w:tcPr>
          <w:p w14:paraId="46C06749" w14:textId="77777777" w:rsidR="00585C9F" w:rsidRPr="009C1732" w:rsidRDefault="00585C9F" w:rsidP="00585C9F">
            <w:pPr>
              <w:contextualSpacing/>
            </w:pPr>
            <w:r w:rsidRPr="009C1732">
              <w:t>23</w:t>
            </w:r>
          </w:p>
        </w:tc>
        <w:tc>
          <w:tcPr>
            <w:tcW w:w="4881" w:type="dxa"/>
          </w:tcPr>
          <w:p w14:paraId="5E472519" w14:textId="51E71B7A" w:rsidR="00585C9F" w:rsidRPr="009C1732" w:rsidRDefault="00585C9F" w:rsidP="00585C9F">
            <w:pPr>
              <w:contextualSpacing/>
            </w:pPr>
            <w:r w:rsidRPr="009C1732">
              <w:t>Sensor #9</w:t>
            </w:r>
          </w:p>
        </w:tc>
      </w:tr>
      <w:tr w:rsidR="00585C9F" w14:paraId="3251347B" w14:textId="77777777" w:rsidTr="00111092">
        <w:tc>
          <w:tcPr>
            <w:tcW w:w="2126" w:type="dxa"/>
          </w:tcPr>
          <w:p w14:paraId="10169BD6" w14:textId="77777777" w:rsidR="00585C9F" w:rsidRPr="009C1732" w:rsidRDefault="00585C9F" w:rsidP="00585C9F">
            <w:pPr>
              <w:contextualSpacing/>
            </w:pPr>
            <w:r w:rsidRPr="009C1732">
              <w:t>15 (A1)</w:t>
            </w:r>
          </w:p>
        </w:tc>
        <w:tc>
          <w:tcPr>
            <w:tcW w:w="2127" w:type="dxa"/>
          </w:tcPr>
          <w:p w14:paraId="4E652A65" w14:textId="77777777" w:rsidR="00585C9F" w:rsidRPr="009C1732" w:rsidRDefault="00585C9F" w:rsidP="00585C9F">
            <w:pPr>
              <w:contextualSpacing/>
            </w:pPr>
            <w:r w:rsidRPr="009C1732">
              <w:t>24</w:t>
            </w:r>
          </w:p>
        </w:tc>
        <w:tc>
          <w:tcPr>
            <w:tcW w:w="4881" w:type="dxa"/>
          </w:tcPr>
          <w:p w14:paraId="1A1853BD" w14:textId="1705A115" w:rsidR="00585C9F" w:rsidRPr="009C1732" w:rsidRDefault="00585C9F" w:rsidP="00585C9F">
            <w:pPr>
              <w:contextualSpacing/>
            </w:pPr>
            <w:r w:rsidRPr="009C1732">
              <w:t>Sensor #11 (E)</w:t>
            </w:r>
          </w:p>
        </w:tc>
      </w:tr>
      <w:tr w:rsidR="00585C9F" w14:paraId="65388F4D" w14:textId="77777777" w:rsidTr="00111092">
        <w:tc>
          <w:tcPr>
            <w:tcW w:w="2126" w:type="dxa"/>
          </w:tcPr>
          <w:p w14:paraId="70571CB6" w14:textId="77777777" w:rsidR="00585C9F" w:rsidRPr="009C1732" w:rsidRDefault="00585C9F" w:rsidP="00585C9F">
            <w:pPr>
              <w:contextualSpacing/>
            </w:pPr>
            <w:r w:rsidRPr="009C1732">
              <w:t>16 (A2)</w:t>
            </w:r>
          </w:p>
        </w:tc>
        <w:tc>
          <w:tcPr>
            <w:tcW w:w="2127" w:type="dxa"/>
          </w:tcPr>
          <w:p w14:paraId="58F55DA3" w14:textId="77777777" w:rsidR="00585C9F" w:rsidRPr="009C1732" w:rsidRDefault="00585C9F" w:rsidP="00585C9F">
            <w:pPr>
              <w:contextualSpacing/>
            </w:pPr>
            <w:r w:rsidRPr="009C1732">
              <w:t>25</w:t>
            </w:r>
          </w:p>
        </w:tc>
        <w:tc>
          <w:tcPr>
            <w:tcW w:w="4881" w:type="dxa"/>
          </w:tcPr>
          <w:p w14:paraId="5816293B" w14:textId="57800F74" w:rsidR="00585C9F" w:rsidRPr="009C1732" w:rsidRDefault="00585C9F" w:rsidP="00585C9F">
            <w:pPr>
              <w:contextualSpacing/>
            </w:pPr>
            <w:r w:rsidRPr="009C1732">
              <w:t>Sensor #13 (A)</w:t>
            </w:r>
          </w:p>
        </w:tc>
      </w:tr>
      <w:tr w:rsidR="00585C9F" w14:paraId="1B4EEA89" w14:textId="77777777" w:rsidTr="00111092">
        <w:tc>
          <w:tcPr>
            <w:tcW w:w="2126" w:type="dxa"/>
          </w:tcPr>
          <w:p w14:paraId="45DE7921" w14:textId="77777777" w:rsidR="00585C9F" w:rsidRPr="009C1732" w:rsidRDefault="00585C9F" w:rsidP="00585C9F">
            <w:pPr>
              <w:contextualSpacing/>
            </w:pPr>
            <w:r w:rsidRPr="009C1732">
              <w:t>17 (A3)</w:t>
            </w:r>
          </w:p>
        </w:tc>
        <w:tc>
          <w:tcPr>
            <w:tcW w:w="2127" w:type="dxa"/>
          </w:tcPr>
          <w:p w14:paraId="02D9C002" w14:textId="77777777" w:rsidR="00585C9F" w:rsidRPr="009C1732" w:rsidRDefault="00585C9F" w:rsidP="00585C9F">
            <w:pPr>
              <w:contextualSpacing/>
            </w:pPr>
            <w:r w:rsidRPr="009C1732">
              <w:t>26</w:t>
            </w:r>
          </w:p>
        </w:tc>
        <w:tc>
          <w:tcPr>
            <w:tcW w:w="4881" w:type="dxa"/>
          </w:tcPr>
          <w:p w14:paraId="76A7B81B" w14:textId="2518905B" w:rsidR="00585C9F" w:rsidRPr="009C1732" w:rsidRDefault="00585C9F" w:rsidP="00585C9F">
            <w:pPr>
              <w:contextualSpacing/>
            </w:pPr>
            <w:r w:rsidRPr="009C1732">
              <w:t>Sensor #14 (B)</w:t>
            </w:r>
          </w:p>
        </w:tc>
      </w:tr>
      <w:tr w:rsidR="00585C9F" w14:paraId="2BD359B4" w14:textId="77777777" w:rsidTr="00111092">
        <w:tc>
          <w:tcPr>
            <w:tcW w:w="2126" w:type="dxa"/>
          </w:tcPr>
          <w:p w14:paraId="3D884497" w14:textId="77777777" w:rsidR="00585C9F" w:rsidRPr="009C1732" w:rsidRDefault="00585C9F" w:rsidP="00585C9F">
            <w:pPr>
              <w:contextualSpacing/>
            </w:pPr>
            <w:r w:rsidRPr="009C1732">
              <w:t>18 (A4)</w:t>
            </w:r>
          </w:p>
        </w:tc>
        <w:tc>
          <w:tcPr>
            <w:tcW w:w="2127" w:type="dxa"/>
          </w:tcPr>
          <w:p w14:paraId="2FBC1EE3" w14:textId="77777777" w:rsidR="00585C9F" w:rsidRPr="009C1732" w:rsidRDefault="00585C9F" w:rsidP="00585C9F">
            <w:pPr>
              <w:contextualSpacing/>
            </w:pPr>
            <w:r w:rsidRPr="009C1732">
              <w:t>27</w:t>
            </w:r>
          </w:p>
        </w:tc>
        <w:tc>
          <w:tcPr>
            <w:tcW w:w="4881" w:type="dxa"/>
          </w:tcPr>
          <w:p w14:paraId="5EF9AF9F" w14:textId="01FCD624" w:rsidR="00585C9F" w:rsidRPr="009C1732" w:rsidRDefault="00585C9F" w:rsidP="00585C9F">
            <w:pPr>
              <w:contextualSpacing/>
            </w:pPr>
            <w:r w:rsidRPr="009C1732">
              <w:t>Sensor #15 (C)</w:t>
            </w:r>
          </w:p>
        </w:tc>
      </w:tr>
      <w:tr w:rsidR="00585C9F" w14:paraId="6383D709" w14:textId="77777777" w:rsidTr="00111092">
        <w:tc>
          <w:tcPr>
            <w:tcW w:w="2126" w:type="dxa"/>
          </w:tcPr>
          <w:p w14:paraId="66251A4A" w14:textId="77777777" w:rsidR="00585C9F" w:rsidRPr="009C1732" w:rsidRDefault="00585C9F" w:rsidP="00585C9F">
            <w:pPr>
              <w:contextualSpacing/>
            </w:pPr>
            <w:r w:rsidRPr="009C1732">
              <w:t>19 (A5)</w:t>
            </w:r>
          </w:p>
        </w:tc>
        <w:tc>
          <w:tcPr>
            <w:tcW w:w="2127" w:type="dxa"/>
          </w:tcPr>
          <w:p w14:paraId="386E8929" w14:textId="77777777" w:rsidR="00585C9F" w:rsidRPr="009C1732" w:rsidRDefault="00585C9F" w:rsidP="00585C9F">
            <w:pPr>
              <w:contextualSpacing/>
            </w:pPr>
            <w:r w:rsidRPr="009C1732">
              <w:t>28</w:t>
            </w:r>
          </w:p>
        </w:tc>
        <w:tc>
          <w:tcPr>
            <w:tcW w:w="4881" w:type="dxa"/>
          </w:tcPr>
          <w:p w14:paraId="0390C28A" w14:textId="2D1BD33F" w:rsidR="00585C9F" w:rsidRPr="009C1732" w:rsidRDefault="00585C9F" w:rsidP="00585C9F">
            <w:pPr>
              <w:contextualSpacing/>
            </w:pPr>
            <w:r w:rsidRPr="009C1732">
              <w:t>Sensor #16 (D)</w:t>
            </w:r>
          </w:p>
        </w:tc>
      </w:tr>
    </w:tbl>
    <w:p w14:paraId="753A1D37" w14:textId="77777777" w:rsidR="00D1596D" w:rsidRDefault="00D1596D" w:rsidP="00D1596D">
      <w:pPr>
        <w:pStyle w:val="Heading2"/>
      </w:pPr>
      <w:r>
        <w:br w:type="page"/>
      </w:r>
    </w:p>
    <w:p w14:paraId="53DD693B" w14:textId="31B48409" w:rsidR="00111092" w:rsidRDefault="00111092" w:rsidP="00D1596D">
      <w:pPr>
        <w:pStyle w:val="Heading3"/>
      </w:pPr>
      <w:bookmarkStart w:id="1287" w:name="_Toc80793220"/>
      <w:r w:rsidRPr="001E1F78">
        <w:lastRenderedPageBreak/>
        <w:t>Microcontroller</w:t>
      </w:r>
      <w:r>
        <w:t xml:space="preserve"> Fuse Settings</w:t>
      </w:r>
      <w:bookmarkEnd w:id="1287"/>
    </w:p>
    <w:p w14:paraId="701AEB06" w14:textId="40412131" w:rsidR="002B7C93" w:rsidRPr="009C1732" w:rsidRDefault="002B7C93" w:rsidP="002B7C93">
      <w:r w:rsidRPr="009C1732">
        <w:t xml:space="preserve">The ATmega328P microcontroller has </w:t>
      </w:r>
      <w:r w:rsidR="002A68B0" w:rsidRPr="009C1732">
        <w:t>several</w:t>
      </w:r>
      <w:r w:rsidRPr="009C1732">
        <w:t xml:space="preserve"> configuration registers known as </w:t>
      </w:r>
      <w:r w:rsidRPr="009C1732">
        <w:rPr>
          <w:i/>
          <w:iCs/>
        </w:rPr>
        <w:t>fuses</w:t>
      </w:r>
      <w:r w:rsidRPr="009C1732">
        <w:t>. These are used to control the behaviour of the microcontroller</w:t>
      </w:r>
      <w:r w:rsidRPr="009C1732">
        <w:rPr>
          <w:rStyle w:val="FootnoteReference"/>
        </w:rPr>
        <w:footnoteReference w:id="16"/>
      </w:r>
      <w:r w:rsidRPr="009C1732">
        <w:t xml:space="preserve">. Fuse values are contained in the file </w:t>
      </w:r>
      <w:r w:rsidRPr="009C1732">
        <w:rPr>
          <w:i/>
        </w:rPr>
        <w:t>boards.txt</w:t>
      </w:r>
      <w:r w:rsidRPr="009C1732">
        <w:t xml:space="preserve"> described in the section on uploading firmware below, and are only written during the </w:t>
      </w:r>
      <w:r w:rsidRPr="009C1732">
        <w:rPr>
          <w:i/>
        </w:rPr>
        <w:t>burn bootloader</w:t>
      </w:r>
      <w:r w:rsidR="0029215C" w:rsidRPr="009C1732">
        <w:t xml:space="preserve"> phase of</w:t>
      </w:r>
      <w:r w:rsidRPr="009C1732">
        <w:t xml:space="preserve"> programming.</w:t>
      </w:r>
    </w:p>
    <w:p w14:paraId="53B74947" w14:textId="77777777" w:rsidR="0029215C" w:rsidRPr="009C1732" w:rsidRDefault="0029215C" w:rsidP="002B7C93">
      <w:pPr>
        <w:rPr>
          <w:b/>
        </w:rPr>
      </w:pPr>
      <w:r w:rsidRPr="009C1732">
        <w:rPr>
          <w:b/>
        </w:rPr>
        <w:t>Warning: Setting incorrect fuse values can render the microcontroller unusable or prevent further reprogramming without specialist hardware.</w:t>
      </w:r>
    </w:p>
    <w:p w14:paraId="27305F3C" w14:textId="7E608626" w:rsidR="00585C9F" w:rsidRPr="009C1732" w:rsidRDefault="00585C9F" w:rsidP="00585C9F">
      <w:pPr>
        <w:keepNext/>
      </w:pPr>
      <w:r w:rsidRPr="009C1732">
        <w:t>The appropriate set of fuses is selected in the Arduino IDE by selecting the</w:t>
      </w:r>
      <w:r w:rsidR="00D1596D" w:rsidRPr="009C1732">
        <w:t xml:space="preserve"> </w:t>
      </w:r>
      <w:r w:rsidRPr="009C1732">
        <w:t>correct board type in the Liverpool Ringing Simulator Boards set.</w:t>
      </w:r>
    </w:p>
    <w:p w14:paraId="2FA883F5" w14:textId="2A09FDB9" w:rsidR="00585C9F" w:rsidRDefault="00585C9F" w:rsidP="00585C9F">
      <w:pPr>
        <w:pStyle w:val="Caption"/>
        <w:keepNext/>
      </w:pPr>
      <w:bookmarkStart w:id="1288" w:name="_Toc80793359"/>
      <w:r>
        <w:t xml:space="preserve">Table </w:t>
      </w:r>
      <w:r>
        <w:rPr>
          <w:noProof/>
        </w:rPr>
        <w:fldChar w:fldCharType="begin"/>
      </w:r>
      <w:r>
        <w:rPr>
          <w:noProof/>
        </w:rPr>
        <w:instrText xml:space="preserve"> SEQ Table \* ARABIC </w:instrText>
      </w:r>
      <w:r>
        <w:rPr>
          <w:noProof/>
        </w:rPr>
        <w:fldChar w:fldCharType="separate"/>
      </w:r>
      <w:r w:rsidR="00E86763">
        <w:rPr>
          <w:noProof/>
        </w:rPr>
        <w:t>2</w:t>
      </w:r>
      <w:r>
        <w:rPr>
          <w:noProof/>
        </w:rPr>
        <w:fldChar w:fldCharType="end"/>
      </w:r>
      <w:r>
        <w:t xml:space="preserve"> – ATmega328P Fuse Settings – </w:t>
      </w:r>
      <w:r w:rsidR="00D1596D">
        <w:t xml:space="preserve">Board </w:t>
      </w:r>
      <w:r>
        <w:t>Rev A to D</w:t>
      </w:r>
      <w:bookmarkEnd w:id="12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585C9F" w:rsidRPr="008B7DA0" w14:paraId="19993188" w14:textId="77777777" w:rsidTr="005F1993">
        <w:tc>
          <w:tcPr>
            <w:tcW w:w="1276" w:type="dxa"/>
            <w:shd w:val="clear" w:color="auto" w:fill="D9D9D9" w:themeFill="background1" w:themeFillShade="D9"/>
          </w:tcPr>
          <w:p w14:paraId="6EDB218C" w14:textId="77777777" w:rsidR="00585C9F" w:rsidRPr="009C1732" w:rsidRDefault="00585C9F" w:rsidP="005F1993">
            <w:pPr>
              <w:contextualSpacing/>
              <w:rPr>
                <w:b/>
              </w:rPr>
            </w:pPr>
            <w:r w:rsidRPr="009C1732">
              <w:t xml:space="preserve"> </w:t>
            </w:r>
            <w:r w:rsidRPr="009C1732">
              <w:rPr>
                <w:b/>
              </w:rPr>
              <w:t>Fuse</w:t>
            </w:r>
          </w:p>
        </w:tc>
        <w:tc>
          <w:tcPr>
            <w:tcW w:w="1276" w:type="dxa"/>
            <w:shd w:val="clear" w:color="auto" w:fill="D9D9D9" w:themeFill="background1" w:themeFillShade="D9"/>
          </w:tcPr>
          <w:p w14:paraId="67A2E600" w14:textId="77777777" w:rsidR="00585C9F" w:rsidRPr="009C1732" w:rsidRDefault="00585C9F" w:rsidP="005F1993">
            <w:pPr>
              <w:contextualSpacing/>
              <w:rPr>
                <w:b/>
              </w:rPr>
            </w:pPr>
            <w:r w:rsidRPr="009C1732">
              <w:rPr>
                <w:b/>
              </w:rPr>
              <w:t>Value</w:t>
            </w:r>
          </w:p>
        </w:tc>
        <w:tc>
          <w:tcPr>
            <w:tcW w:w="6582" w:type="dxa"/>
            <w:shd w:val="clear" w:color="auto" w:fill="D9D9D9" w:themeFill="background1" w:themeFillShade="D9"/>
          </w:tcPr>
          <w:p w14:paraId="6F5E8ECD" w14:textId="77777777" w:rsidR="00585C9F" w:rsidRPr="009C1732" w:rsidRDefault="00585C9F" w:rsidP="005F1993">
            <w:pPr>
              <w:contextualSpacing/>
              <w:rPr>
                <w:b/>
              </w:rPr>
            </w:pPr>
            <w:r w:rsidRPr="009C1732">
              <w:rPr>
                <w:b/>
              </w:rPr>
              <w:t>Notes</w:t>
            </w:r>
          </w:p>
        </w:tc>
      </w:tr>
      <w:tr w:rsidR="00585C9F" w:rsidRPr="00107616" w14:paraId="0D7682CE" w14:textId="77777777" w:rsidTr="005F1993">
        <w:tc>
          <w:tcPr>
            <w:tcW w:w="1276" w:type="dxa"/>
          </w:tcPr>
          <w:p w14:paraId="250DE6FB" w14:textId="77777777" w:rsidR="00585C9F" w:rsidRPr="009C1732" w:rsidRDefault="00585C9F" w:rsidP="005F1993">
            <w:pPr>
              <w:contextualSpacing/>
            </w:pPr>
            <w:r w:rsidRPr="009C1732">
              <w:t>Low</w:t>
            </w:r>
          </w:p>
        </w:tc>
        <w:tc>
          <w:tcPr>
            <w:tcW w:w="1276" w:type="dxa"/>
          </w:tcPr>
          <w:p w14:paraId="2162E3FB" w14:textId="029515EC" w:rsidR="00585C9F" w:rsidRPr="009C1732" w:rsidRDefault="00585C9F" w:rsidP="005F1993">
            <w:pPr>
              <w:contextualSpacing/>
            </w:pPr>
            <w:r w:rsidRPr="009C1732">
              <w:t>0xE2</w:t>
            </w:r>
          </w:p>
        </w:tc>
        <w:tc>
          <w:tcPr>
            <w:tcW w:w="6582" w:type="dxa"/>
          </w:tcPr>
          <w:p w14:paraId="69D0E1E2" w14:textId="1A737C50" w:rsidR="00585C9F" w:rsidRPr="009C1732" w:rsidRDefault="00585C9F" w:rsidP="00D1596D">
            <w:pPr>
              <w:contextualSpacing/>
            </w:pPr>
            <w:r w:rsidRPr="009C1732">
              <w:t xml:space="preserve">8MHz </w:t>
            </w:r>
            <w:r w:rsidR="00D1596D" w:rsidRPr="009C1732">
              <w:t>internal oscillator</w:t>
            </w:r>
            <w:r w:rsidRPr="009C1732">
              <w:t>, maximum clock startup delay.</w:t>
            </w:r>
            <w:r w:rsidR="00D1596D" w:rsidRPr="009C1732">
              <w:br/>
            </w:r>
            <w:r w:rsidRPr="009C1732">
              <w:t>(</w:t>
            </w:r>
            <w:r w:rsidR="00D1596D" w:rsidRPr="009C1732">
              <w:t>SUT0, CKSEL3, CKSEL2, CKSEL0</w:t>
            </w:r>
            <w:r w:rsidRPr="009C1732">
              <w:t>)</w:t>
            </w:r>
          </w:p>
        </w:tc>
      </w:tr>
      <w:tr w:rsidR="00585C9F" w:rsidRPr="008B7DA0" w14:paraId="3FF261B8" w14:textId="77777777" w:rsidTr="005F1993">
        <w:tc>
          <w:tcPr>
            <w:tcW w:w="1276" w:type="dxa"/>
          </w:tcPr>
          <w:p w14:paraId="1684DB4D" w14:textId="77777777" w:rsidR="00585C9F" w:rsidRPr="009C1732" w:rsidRDefault="00585C9F" w:rsidP="005F1993">
            <w:pPr>
              <w:contextualSpacing/>
            </w:pPr>
            <w:r w:rsidRPr="009C1732">
              <w:t>High</w:t>
            </w:r>
          </w:p>
        </w:tc>
        <w:tc>
          <w:tcPr>
            <w:tcW w:w="1276" w:type="dxa"/>
          </w:tcPr>
          <w:p w14:paraId="01DDD0E0" w14:textId="77777777" w:rsidR="00585C9F" w:rsidRPr="009C1732" w:rsidRDefault="00585C9F" w:rsidP="005F1993">
            <w:pPr>
              <w:contextualSpacing/>
            </w:pPr>
            <w:r w:rsidRPr="009C1732">
              <w:t>0XDF</w:t>
            </w:r>
          </w:p>
        </w:tc>
        <w:tc>
          <w:tcPr>
            <w:tcW w:w="6582" w:type="dxa"/>
          </w:tcPr>
          <w:p w14:paraId="35A2C1D2" w14:textId="77777777" w:rsidR="00585C9F" w:rsidRPr="009C1732" w:rsidRDefault="00585C9F" w:rsidP="005F1993">
            <w:pPr>
              <w:contextualSpacing/>
            </w:pPr>
            <w:r w:rsidRPr="009C1732">
              <w:t>Enable serial programming, boot reset vector disabled. (SPIEN)</w:t>
            </w:r>
          </w:p>
        </w:tc>
      </w:tr>
      <w:tr w:rsidR="00585C9F" w:rsidRPr="008B7DA0" w14:paraId="3EA4E6D7" w14:textId="77777777" w:rsidTr="005F1993">
        <w:tc>
          <w:tcPr>
            <w:tcW w:w="1276" w:type="dxa"/>
          </w:tcPr>
          <w:p w14:paraId="509BA4D0" w14:textId="77777777" w:rsidR="00585C9F" w:rsidRPr="009C1732" w:rsidRDefault="00585C9F" w:rsidP="005F1993">
            <w:pPr>
              <w:contextualSpacing/>
            </w:pPr>
            <w:r w:rsidRPr="009C1732">
              <w:t>Extended</w:t>
            </w:r>
          </w:p>
        </w:tc>
        <w:tc>
          <w:tcPr>
            <w:tcW w:w="1276" w:type="dxa"/>
          </w:tcPr>
          <w:p w14:paraId="7E0E98A6" w14:textId="77777777" w:rsidR="00585C9F" w:rsidRPr="009C1732" w:rsidRDefault="00585C9F" w:rsidP="005F1993">
            <w:pPr>
              <w:contextualSpacing/>
            </w:pPr>
            <w:r w:rsidRPr="009C1732">
              <w:t>0xFD</w:t>
            </w:r>
          </w:p>
        </w:tc>
        <w:tc>
          <w:tcPr>
            <w:tcW w:w="6582" w:type="dxa"/>
          </w:tcPr>
          <w:p w14:paraId="11031763" w14:textId="77777777" w:rsidR="00585C9F" w:rsidRPr="009C1732" w:rsidRDefault="00585C9F" w:rsidP="005F1993">
            <w:pPr>
              <w:contextualSpacing/>
            </w:pPr>
            <w:r w:rsidRPr="009C1732">
              <w:t>Brown-out detection level 1 (2.7V). (BODLEVEL1)</w:t>
            </w:r>
          </w:p>
        </w:tc>
      </w:tr>
    </w:tbl>
    <w:p w14:paraId="762C5835" w14:textId="250EB487" w:rsidR="00D1596D" w:rsidRDefault="00D1596D" w:rsidP="00D1596D">
      <w:r>
        <w:t xml:space="preserve">For more details of these fuse settings and their functions, refer to the ATmega328P data sheet, or see the online fuse calculator at: </w:t>
      </w:r>
      <w:r w:rsidR="00E20243">
        <w:fldChar w:fldCharType="begin"/>
      </w:r>
      <w:r w:rsidR="00E20243">
        <w:instrText xml:space="preserve"> HYPERLINK "http://eleccelerator.com/fusecalc/fusecalc.php?chip=atmega328p&amp;LOW=E2&amp;HIGH=DF&amp;EXTENDED=FD" </w:instrText>
      </w:r>
      <w:ins w:id="1289" w:author="Andrew Instone-Cowie" w:date="2021-08-25T14:13:00Z"/>
      <w:r w:rsidR="00E20243">
        <w:fldChar w:fldCharType="separate"/>
      </w:r>
      <w:r>
        <w:rPr>
          <w:rStyle w:val="Hyperlink"/>
        </w:rPr>
        <w:t>http://eleccelerator.com/fusecalc/fusecalc.php?chip=atmega328p&amp;LOW=E2&amp;HIGH=DF&amp;EXTENDED=FD</w:t>
      </w:r>
      <w:r w:rsidR="00E20243">
        <w:rPr>
          <w:rStyle w:val="Hyperlink"/>
        </w:rPr>
        <w:fldChar w:fldCharType="end"/>
      </w:r>
      <w:r>
        <w:t>.</w:t>
      </w:r>
    </w:p>
    <w:p w14:paraId="7361C300" w14:textId="587A16E3" w:rsidR="003A2793" w:rsidRDefault="003A2793" w:rsidP="00F357DB">
      <w:pPr>
        <w:pStyle w:val="Caption"/>
        <w:keepNext/>
      </w:pPr>
      <w:bookmarkStart w:id="1290" w:name="_Toc80793360"/>
      <w:r>
        <w:t xml:space="preserve">Table </w:t>
      </w:r>
      <w:r w:rsidR="00E9235D">
        <w:rPr>
          <w:noProof/>
        </w:rPr>
        <w:fldChar w:fldCharType="begin"/>
      </w:r>
      <w:r w:rsidR="00E9235D">
        <w:rPr>
          <w:noProof/>
        </w:rPr>
        <w:instrText xml:space="preserve"> SEQ Table \* ARABIC </w:instrText>
      </w:r>
      <w:r w:rsidR="00E9235D">
        <w:rPr>
          <w:noProof/>
        </w:rPr>
        <w:fldChar w:fldCharType="separate"/>
      </w:r>
      <w:r w:rsidR="00E86763">
        <w:rPr>
          <w:noProof/>
        </w:rPr>
        <w:t>3</w:t>
      </w:r>
      <w:r w:rsidR="00E9235D">
        <w:rPr>
          <w:noProof/>
        </w:rPr>
        <w:fldChar w:fldCharType="end"/>
      </w:r>
      <w:r>
        <w:t xml:space="preserve"> – ATmega328P Fuse Settings</w:t>
      </w:r>
      <w:r w:rsidR="00585C9F">
        <w:t xml:space="preserve"> – </w:t>
      </w:r>
      <w:r w:rsidR="00D1596D">
        <w:t xml:space="preserve">Board </w:t>
      </w:r>
      <w:r w:rsidR="00585C9F">
        <w:t>Rev E onwards</w:t>
      </w:r>
      <w:bookmarkEnd w:id="12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6582"/>
      </w:tblGrid>
      <w:tr w:rsidR="00DD2547" w:rsidRPr="008B7DA0" w14:paraId="1BE623A6" w14:textId="77777777" w:rsidTr="002B7C93">
        <w:tc>
          <w:tcPr>
            <w:tcW w:w="1276" w:type="dxa"/>
            <w:shd w:val="clear" w:color="auto" w:fill="D9D9D9" w:themeFill="background1" w:themeFillShade="D9"/>
          </w:tcPr>
          <w:p w14:paraId="0882DAF4" w14:textId="77777777" w:rsidR="00DD2547" w:rsidRPr="008B7DA0" w:rsidRDefault="00DD2547" w:rsidP="00DD2547">
            <w:pPr>
              <w:contextualSpacing/>
              <w:rPr>
                <w:b/>
              </w:rPr>
            </w:pPr>
            <w:r>
              <w:t xml:space="preserve"> </w:t>
            </w:r>
            <w:r>
              <w:rPr>
                <w:b/>
              </w:rPr>
              <w:t>Fuse</w:t>
            </w:r>
          </w:p>
        </w:tc>
        <w:tc>
          <w:tcPr>
            <w:tcW w:w="1276" w:type="dxa"/>
            <w:shd w:val="clear" w:color="auto" w:fill="D9D9D9" w:themeFill="background1" w:themeFillShade="D9"/>
          </w:tcPr>
          <w:p w14:paraId="1F16712C" w14:textId="77777777" w:rsidR="00DD2547" w:rsidRPr="008B7DA0" w:rsidRDefault="00DD2547" w:rsidP="00DD2547">
            <w:pPr>
              <w:contextualSpacing/>
              <w:rPr>
                <w:b/>
              </w:rPr>
            </w:pPr>
            <w:r>
              <w:rPr>
                <w:b/>
              </w:rPr>
              <w:t>Value</w:t>
            </w:r>
          </w:p>
        </w:tc>
        <w:tc>
          <w:tcPr>
            <w:tcW w:w="6582" w:type="dxa"/>
            <w:shd w:val="clear" w:color="auto" w:fill="D9D9D9" w:themeFill="background1" w:themeFillShade="D9"/>
          </w:tcPr>
          <w:p w14:paraId="3B00771B" w14:textId="77777777" w:rsidR="00DD2547" w:rsidRPr="008B7DA0" w:rsidRDefault="00DD2547" w:rsidP="00DD2547">
            <w:pPr>
              <w:contextualSpacing/>
              <w:rPr>
                <w:b/>
              </w:rPr>
            </w:pPr>
            <w:r w:rsidRPr="008B7DA0">
              <w:rPr>
                <w:b/>
              </w:rPr>
              <w:t>Notes</w:t>
            </w:r>
          </w:p>
        </w:tc>
      </w:tr>
      <w:tr w:rsidR="00DD2547" w:rsidRPr="00107616" w14:paraId="7F3966FA" w14:textId="77777777" w:rsidTr="002B7C93">
        <w:tc>
          <w:tcPr>
            <w:tcW w:w="1276" w:type="dxa"/>
          </w:tcPr>
          <w:p w14:paraId="66F24CCD" w14:textId="77777777" w:rsidR="00DD2547" w:rsidRPr="009C1732" w:rsidRDefault="00DD2547" w:rsidP="00DD2547">
            <w:pPr>
              <w:contextualSpacing/>
            </w:pPr>
            <w:r w:rsidRPr="009C1732">
              <w:t>Low</w:t>
            </w:r>
          </w:p>
        </w:tc>
        <w:tc>
          <w:tcPr>
            <w:tcW w:w="1276" w:type="dxa"/>
          </w:tcPr>
          <w:p w14:paraId="787948D5" w14:textId="5641BD80" w:rsidR="00DD2547" w:rsidRPr="009C1732" w:rsidRDefault="00DD2547" w:rsidP="00DD2547">
            <w:pPr>
              <w:contextualSpacing/>
            </w:pPr>
            <w:r w:rsidRPr="009C1732">
              <w:t>0x</w:t>
            </w:r>
            <w:r w:rsidR="00585C9F" w:rsidRPr="009C1732">
              <w:t>CF</w:t>
            </w:r>
          </w:p>
        </w:tc>
        <w:tc>
          <w:tcPr>
            <w:tcW w:w="6582" w:type="dxa"/>
          </w:tcPr>
          <w:p w14:paraId="5FEC16F4" w14:textId="1E40E4BD" w:rsidR="00DD2547" w:rsidRPr="009C1732" w:rsidRDefault="00167E55" w:rsidP="00DD2547">
            <w:pPr>
              <w:contextualSpacing/>
            </w:pPr>
            <w:r w:rsidRPr="009C1732">
              <w:t xml:space="preserve">8MHz </w:t>
            </w:r>
            <w:r w:rsidR="00585C9F" w:rsidRPr="009C1732">
              <w:t>external resonator</w:t>
            </w:r>
            <w:r w:rsidR="002B7C93" w:rsidRPr="009C1732">
              <w:t xml:space="preserve">, maximum </w:t>
            </w:r>
            <w:r w:rsidR="0029215C" w:rsidRPr="009C1732">
              <w:t xml:space="preserve">clock </w:t>
            </w:r>
            <w:r w:rsidR="002B7C93" w:rsidRPr="009C1732">
              <w:t>startup delay.</w:t>
            </w:r>
            <w:r w:rsidR="00585C9F" w:rsidRPr="009C1732">
              <w:t xml:space="preserve"> (SUT0, SUT1)</w:t>
            </w:r>
          </w:p>
        </w:tc>
      </w:tr>
      <w:tr w:rsidR="00DD2547" w:rsidRPr="008B7DA0" w14:paraId="44181884" w14:textId="77777777" w:rsidTr="002B7C93">
        <w:tc>
          <w:tcPr>
            <w:tcW w:w="1276" w:type="dxa"/>
          </w:tcPr>
          <w:p w14:paraId="58308AF1" w14:textId="77777777" w:rsidR="00DD2547" w:rsidRPr="009C1732" w:rsidRDefault="00DD2547" w:rsidP="00DD2547">
            <w:pPr>
              <w:contextualSpacing/>
            </w:pPr>
            <w:r w:rsidRPr="009C1732">
              <w:t>High</w:t>
            </w:r>
          </w:p>
        </w:tc>
        <w:tc>
          <w:tcPr>
            <w:tcW w:w="1276" w:type="dxa"/>
          </w:tcPr>
          <w:p w14:paraId="594F1EC9" w14:textId="7CD3BF9C" w:rsidR="00DD2547" w:rsidRPr="009C1732" w:rsidRDefault="00DD2547" w:rsidP="002B7C93">
            <w:pPr>
              <w:contextualSpacing/>
            </w:pPr>
            <w:r w:rsidRPr="009C1732">
              <w:t>0X</w:t>
            </w:r>
            <w:r w:rsidR="002B7C93" w:rsidRPr="009C1732">
              <w:t>D</w:t>
            </w:r>
            <w:r w:rsidR="00585C9F" w:rsidRPr="009C1732">
              <w:t>F</w:t>
            </w:r>
          </w:p>
        </w:tc>
        <w:tc>
          <w:tcPr>
            <w:tcW w:w="6582" w:type="dxa"/>
          </w:tcPr>
          <w:p w14:paraId="4B5CD9B0" w14:textId="700513D9" w:rsidR="00167E55" w:rsidRPr="009C1732" w:rsidRDefault="00167E55" w:rsidP="002B7C93">
            <w:pPr>
              <w:contextualSpacing/>
            </w:pPr>
            <w:r w:rsidRPr="009C1732">
              <w:t>Enable serial programming, boot reset vector disabled</w:t>
            </w:r>
            <w:r w:rsidR="002B7C93" w:rsidRPr="009C1732">
              <w:t>.</w:t>
            </w:r>
            <w:r w:rsidR="00585C9F" w:rsidRPr="009C1732">
              <w:t xml:space="preserve"> (SPIEN)</w:t>
            </w:r>
          </w:p>
        </w:tc>
      </w:tr>
      <w:tr w:rsidR="00DD2547" w:rsidRPr="008B7DA0" w14:paraId="27FAAE14" w14:textId="77777777" w:rsidTr="002B7C93">
        <w:tc>
          <w:tcPr>
            <w:tcW w:w="1276" w:type="dxa"/>
          </w:tcPr>
          <w:p w14:paraId="6B716926" w14:textId="77777777" w:rsidR="00DD2547" w:rsidRPr="009C1732" w:rsidRDefault="00DD2547" w:rsidP="00DD2547">
            <w:pPr>
              <w:contextualSpacing/>
            </w:pPr>
            <w:r w:rsidRPr="009C1732">
              <w:t>Extended</w:t>
            </w:r>
          </w:p>
        </w:tc>
        <w:tc>
          <w:tcPr>
            <w:tcW w:w="1276" w:type="dxa"/>
          </w:tcPr>
          <w:p w14:paraId="78DBD7E7" w14:textId="77777777" w:rsidR="00DD2547" w:rsidRPr="009C1732" w:rsidRDefault="00DD2547" w:rsidP="00DD2547">
            <w:pPr>
              <w:contextualSpacing/>
            </w:pPr>
            <w:r w:rsidRPr="009C1732">
              <w:t>0x</w:t>
            </w:r>
            <w:r w:rsidR="00B4736C" w:rsidRPr="009C1732">
              <w:t>FD</w:t>
            </w:r>
          </w:p>
        </w:tc>
        <w:tc>
          <w:tcPr>
            <w:tcW w:w="6582" w:type="dxa"/>
          </w:tcPr>
          <w:p w14:paraId="24F6B7EC" w14:textId="51F7780D" w:rsidR="00DD2547" w:rsidRPr="009C1732" w:rsidRDefault="00167E55" w:rsidP="00E5198C">
            <w:pPr>
              <w:contextualSpacing/>
            </w:pPr>
            <w:r w:rsidRPr="009C1732">
              <w:t xml:space="preserve">Brown-out detection </w:t>
            </w:r>
            <w:r w:rsidR="00E5198C" w:rsidRPr="009C1732">
              <w:t>level 1 (2.7V)</w:t>
            </w:r>
            <w:r w:rsidR="0029215C" w:rsidRPr="009C1732">
              <w:t>.</w:t>
            </w:r>
            <w:r w:rsidR="00585C9F" w:rsidRPr="009C1732">
              <w:t xml:space="preserve"> (BODLEVEL1)</w:t>
            </w:r>
          </w:p>
        </w:tc>
      </w:tr>
    </w:tbl>
    <w:p w14:paraId="56F50AD5" w14:textId="30710FE0" w:rsidR="00DD2547" w:rsidRDefault="0029215C" w:rsidP="00111092">
      <w:r>
        <w:t xml:space="preserve">For more details of these fuse settings and their functions, refer to the ATmega328P data sheet, or see the online fuse calculator at: </w:t>
      </w:r>
      <w:r w:rsidR="00E20243">
        <w:fldChar w:fldCharType="begin"/>
      </w:r>
      <w:r w:rsidR="00E20243">
        <w:instrText xml:space="preserve"> HYPERLINK "http://eleccelerator.com/fusecalc/fusecalc.php?chip=atmega328p&amp;LOW=CF&amp;HIGH=DF&amp;EXTENDED=FD" </w:instrText>
      </w:r>
      <w:ins w:id="1291" w:author="Andrew Instone-Cowie" w:date="2021-08-25T14:13:00Z"/>
      <w:r w:rsidR="00E20243">
        <w:fldChar w:fldCharType="separate"/>
      </w:r>
      <w:r w:rsidR="00D1596D">
        <w:rPr>
          <w:rStyle w:val="Hyperlink"/>
        </w:rPr>
        <w:t>http://eleccelerator.com/fusecalc/fusecalc.php?chip=atmega328p&amp;LOW=CF&amp;HIGH=DF&amp;EXTENDED=FD</w:t>
      </w:r>
      <w:r w:rsidR="00E20243">
        <w:rPr>
          <w:rStyle w:val="Hyperlink"/>
        </w:rPr>
        <w:fldChar w:fldCharType="end"/>
      </w:r>
      <w:r>
        <w:t>.</w:t>
      </w:r>
    </w:p>
    <w:p w14:paraId="401374BD" w14:textId="5168751E" w:rsidR="00D1596D" w:rsidRPr="009C1732" w:rsidRDefault="00D1596D" w:rsidP="00D1596D">
      <w:pPr>
        <w:keepNext/>
      </w:pPr>
      <w:r w:rsidRPr="009C1732">
        <w:t xml:space="preserve">Note that unlike the Type 1 Simulator Interface, EEPROM contents are cleared on firmware load (high fuse bit 3, EESAVE, is not set, giving 0xDF instead of 0xD7). This is to </w:t>
      </w:r>
      <w:r w:rsidR="002A68B0" w:rsidRPr="009C1732">
        <w:t xml:space="preserve">be </w:t>
      </w:r>
      <w:r w:rsidRPr="009C1732">
        <w:t>confident of having a workable default configuration even if the interface has not yet been configured by the user.</w:t>
      </w:r>
    </w:p>
    <w:p w14:paraId="4D6A3C89" w14:textId="77777777" w:rsidR="00A76E79" w:rsidRDefault="00A76E79" w:rsidP="00D1596D">
      <w:pPr>
        <w:pStyle w:val="Heading2"/>
      </w:pPr>
      <w:r>
        <w:br w:type="page"/>
      </w:r>
    </w:p>
    <w:p w14:paraId="11AD77DB" w14:textId="07D33A24" w:rsidR="004C42A5" w:rsidRPr="00D1596D" w:rsidRDefault="004C42A5" w:rsidP="00D1596D">
      <w:pPr>
        <w:pStyle w:val="Heading2"/>
      </w:pPr>
      <w:bookmarkStart w:id="1292" w:name="_Toc80793221"/>
      <w:r w:rsidRPr="00D1596D">
        <w:lastRenderedPageBreak/>
        <w:t>Power Supply</w:t>
      </w:r>
      <w:bookmarkEnd w:id="1292"/>
    </w:p>
    <w:p w14:paraId="46DBC44E" w14:textId="3B2E5A25" w:rsidR="008450F9" w:rsidRPr="009C1732" w:rsidRDefault="008450F9" w:rsidP="008450F9">
      <w:r w:rsidRPr="009C1732">
        <w:t xml:space="preserve">DC power is supplied to the Simulator Interface over the Power/Data Cable at a higher voltage than required, to overcome the effects of losses due </w:t>
      </w:r>
      <w:r w:rsidR="00172EEB" w:rsidRPr="009C1732">
        <w:t xml:space="preserve">to </w:t>
      </w:r>
      <w:r w:rsidRPr="009C1732">
        <w:t xml:space="preserve">the resistance of the Power/Data Cable. Incoming power is fed to a conventional linear 5V regulator on the Simulator Interface PCB. An alternative to a conventional linear regulator is described in the </w:t>
      </w:r>
      <w:r w:rsidR="00D1596D" w:rsidRPr="009C1732">
        <w:rPr>
          <w:b/>
          <w:bCs/>
          <w:i/>
          <w:iCs/>
        </w:rPr>
        <w:t>Build &amp; Installation Guide</w:t>
      </w:r>
      <w:r w:rsidRPr="009C1732">
        <w:t>, for installations with higher current requirements.</w:t>
      </w:r>
    </w:p>
    <w:p w14:paraId="7806C391" w14:textId="75C313DB" w:rsidR="008B2177" w:rsidRDefault="008B2177" w:rsidP="008B2177">
      <w:pPr>
        <w:pStyle w:val="Heading3"/>
      </w:pPr>
      <w:bookmarkStart w:id="1293" w:name="_Toc80793222"/>
      <w:r>
        <w:t>Typical Current Requirements</w:t>
      </w:r>
      <w:bookmarkEnd w:id="1293"/>
      <w:r w:rsidR="00937C09">
        <w:t xml:space="preserve"> </w:t>
      </w:r>
    </w:p>
    <w:p w14:paraId="6A9A5975" w14:textId="4CC5DAC2" w:rsidR="007C4148" w:rsidRPr="009C1732" w:rsidRDefault="008B2177" w:rsidP="008B2177">
      <w:r w:rsidRPr="009C1732">
        <w:t xml:space="preserve">The </w:t>
      </w:r>
      <w:r w:rsidR="0021223B" w:rsidRPr="009C1732">
        <w:t xml:space="preserve">Simulator Interface </w:t>
      </w:r>
      <w:r w:rsidR="007C4148" w:rsidRPr="009C1732">
        <w:t xml:space="preserve">Module </w:t>
      </w:r>
      <w:r w:rsidR="002F647F" w:rsidRPr="009C1732">
        <w:t>and</w:t>
      </w:r>
      <w:r w:rsidRPr="009C1732">
        <w:t xml:space="preserve"> </w:t>
      </w:r>
      <w:r w:rsidR="007C4148" w:rsidRPr="009C1732">
        <w:t>S</w:t>
      </w:r>
      <w:r w:rsidRPr="009C1732">
        <w:t>ensor</w:t>
      </w:r>
      <w:r w:rsidR="007C4148" w:rsidRPr="009C1732">
        <w:t xml:space="preserve"> Modules</w:t>
      </w:r>
      <w:r w:rsidRPr="009C1732">
        <w:t xml:space="preserve"> all operate at 5V DC.</w:t>
      </w:r>
    </w:p>
    <w:p w14:paraId="5748A0C8" w14:textId="77777777" w:rsidR="007C4148" w:rsidRPr="009C1732" w:rsidRDefault="007C4148" w:rsidP="007C4148">
      <w:pPr>
        <w:pStyle w:val="ListParagraph"/>
        <w:numPr>
          <w:ilvl w:val="0"/>
          <w:numId w:val="10"/>
        </w:numPr>
      </w:pPr>
      <w:r w:rsidRPr="009C1732">
        <w:t xml:space="preserve">The Simulator Interface current consumption is approximately 25mA. </w:t>
      </w:r>
    </w:p>
    <w:p w14:paraId="1C7F1FB2" w14:textId="77777777" w:rsidR="007C4148" w:rsidRPr="009C1732" w:rsidRDefault="007C4148" w:rsidP="007C4148">
      <w:pPr>
        <w:pStyle w:val="ListParagraph"/>
        <w:numPr>
          <w:ilvl w:val="0"/>
          <w:numId w:val="10"/>
        </w:numPr>
      </w:pPr>
      <w:r w:rsidRPr="009C1732">
        <w:t>The current consumption of the standard Magneto-Resistive Sensor Modules is approximately 8mA per module in the triggered state (i.e. with the LED lit).</w:t>
      </w:r>
    </w:p>
    <w:p w14:paraId="44E7276C" w14:textId="22594DE6" w:rsidR="007C4148" w:rsidRPr="009C1732" w:rsidRDefault="007C4148" w:rsidP="007C4148">
      <w:pPr>
        <w:pStyle w:val="ListParagraph"/>
        <w:numPr>
          <w:ilvl w:val="0"/>
          <w:numId w:val="10"/>
        </w:numPr>
      </w:pPr>
      <w:r w:rsidRPr="009C1732">
        <w:t>The current consumption of the Infra-Red Sensor Modules is approximately 25mA per module in the triggered state.</w:t>
      </w:r>
    </w:p>
    <w:p w14:paraId="4B94CE6E" w14:textId="2044EB1B" w:rsidR="007C4148" w:rsidRPr="009C1732" w:rsidRDefault="008B2177" w:rsidP="007C4148">
      <w:pPr>
        <w:pStyle w:val="ListParagraph"/>
        <w:numPr>
          <w:ilvl w:val="0"/>
          <w:numId w:val="10"/>
        </w:numPr>
      </w:pPr>
      <w:r w:rsidRPr="009C1732">
        <w:t xml:space="preserve">The </w:t>
      </w:r>
      <w:r w:rsidR="00092A62" w:rsidRPr="009C1732">
        <w:t xml:space="preserve">total </w:t>
      </w:r>
      <w:r w:rsidR="007C4148" w:rsidRPr="009C1732">
        <w:t>current</w:t>
      </w:r>
      <w:r w:rsidRPr="009C1732">
        <w:t xml:space="preserve"> requirement </w:t>
      </w:r>
      <w:r w:rsidR="0021223B" w:rsidRPr="009C1732">
        <w:t>with a full set of 1</w:t>
      </w:r>
      <w:r w:rsidR="007C4148" w:rsidRPr="009C1732">
        <w:t>6 Magneto-Resistive Sensor Modules is therefore approximately 153mA.</w:t>
      </w:r>
    </w:p>
    <w:p w14:paraId="655A9158" w14:textId="2FCF2413" w:rsidR="007C4148" w:rsidRPr="009C1732" w:rsidRDefault="007C4148" w:rsidP="007C4148">
      <w:pPr>
        <w:pStyle w:val="ListParagraph"/>
        <w:numPr>
          <w:ilvl w:val="0"/>
          <w:numId w:val="10"/>
        </w:numPr>
      </w:pPr>
      <w:r w:rsidRPr="009C1732">
        <w:t>The total current requirement with a full set of 16 Infra-Red Sensor Modules is approximately 425mA.</w:t>
      </w:r>
    </w:p>
    <w:p w14:paraId="36898CB5" w14:textId="350C8D91" w:rsidR="008B2177" w:rsidRPr="009C1732" w:rsidRDefault="008450F9" w:rsidP="008B2177">
      <w:r w:rsidRPr="009C1732">
        <w:t>Th</w:t>
      </w:r>
      <w:r w:rsidR="007C4148" w:rsidRPr="009C1732">
        <w:t xml:space="preserve">ese values are </w:t>
      </w:r>
      <w:r w:rsidRPr="009C1732">
        <w:t xml:space="preserve">well below the 1A maximum current rating of the </w:t>
      </w:r>
      <w:r w:rsidR="007C4148" w:rsidRPr="009C1732">
        <w:t xml:space="preserve">specified </w:t>
      </w:r>
      <w:r w:rsidRPr="009C1732">
        <w:t xml:space="preserve">5V voltage regulator, however heatsinking </w:t>
      </w:r>
      <w:r w:rsidR="007C4148" w:rsidRPr="009C1732">
        <w:t xml:space="preserve">may be required for configurations with </w:t>
      </w:r>
      <w:r w:rsidR="003912A1" w:rsidRPr="009C1732">
        <w:t>many</w:t>
      </w:r>
      <w:r w:rsidR="007C4148" w:rsidRPr="009C1732">
        <w:t xml:space="preserve"> Infra-Red Sensor Modules, as noted below.</w:t>
      </w:r>
    </w:p>
    <w:p w14:paraId="55E7DF7C" w14:textId="77777777" w:rsidR="00B76689" w:rsidRDefault="0021223B" w:rsidP="00B76689">
      <w:pPr>
        <w:pStyle w:val="Heading3"/>
      </w:pPr>
      <w:bookmarkStart w:id="1294" w:name="_Toc80793223"/>
      <w:r>
        <w:t>Microcontroller</w:t>
      </w:r>
      <w:r w:rsidR="00B76689">
        <w:t xml:space="preserve"> Package Ratings</w:t>
      </w:r>
      <w:bookmarkEnd w:id="1294"/>
    </w:p>
    <w:p w14:paraId="3B7568D2" w14:textId="1D0A676E" w:rsidR="00B76689" w:rsidRPr="009C1732" w:rsidRDefault="00777A4E" w:rsidP="008B2177">
      <w:r w:rsidRPr="009C1732">
        <w:t xml:space="preserve">The </w:t>
      </w:r>
      <w:r w:rsidR="000903D8" w:rsidRPr="009C1732">
        <w:t>ATmega328P</w:t>
      </w:r>
      <w:r w:rsidRPr="009C1732">
        <w:t xml:space="preserve"> microcontroller has a source/sink current limit of 40mA per pin, and a total </w:t>
      </w:r>
      <w:r w:rsidR="008B71E7" w:rsidRPr="009C1732">
        <w:t>device</w:t>
      </w:r>
      <w:r w:rsidRPr="009C1732">
        <w:t xml:space="preserve"> package current limit of 200mA. The majority of the microcontroller pins will be connected to </w:t>
      </w:r>
      <w:r w:rsidR="002F647F" w:rsidRPr="009C1732">
        <w:t>se</w:t>
      </w:r>
      <w:r w:rsidRPr="009C1732">
        <w:t>nsor</w:t>
      </w:r>
      <w:r w:rsidR="00092A62" w:rsidRPr="009C1732">
        <w:t xml:space="preserve"> </w:t>
      </w:r>
      <w:r w:rsidR="0021223B" w:rsidRPr="009C1732">
        <w:t>inputs</w:t>
      </w:r>
      <w:r w:rsidRPr="009C1732">
        <w:t xml:space="preserve">, and these </w:t>
      </w:r>
      <w:r w:rsidR="000E2149" w:rsidRPr="009C1732">
        <w:t xml:space="preserve">were </w:t>
      </w:r>
      <w:r w:rsidRPr="009C1732">
        <w:t>measured to sink approximately 130</w:t>
      </w:r>
      <w:r w:rsidRPr="009C1732">
        <w:rPr>
          <w:rFonts w:ascii="Calibri" w:hAnsi="Calibri" w:cs="Calibri"/>
        </w:rPr>
        <w:t xml:space="preserve"> μ</w:t>
      </w:r>
      <w:r w:rsidRPr="009C1732">
        <w:t>A each when triggered, so neither of the microcontroller limits should present a problem. Other pins driv</w:t>
      </w:r>
      <w:r w:rsidR="008B71E7" w:rsidRPr="009C1732">
        <w:t>e</w:t>
      </w:r>
      <w:r w:rsidRPr="009C1732">
        <w:t xml:space="preserve"> the </w:t>
      </w:r>
      <w:r w:rsidR="0021223B" w:rsidRPr="009C1732">
        <w:t xml:space="preserve">diagnostic </w:t>
      </w:r>
      <w:r w:rsidRPr="009C1732">
        <w:t xml:space="preserve">LED and the RS-232 </w:t>
      </w:r>
      <w:r w:rsidR="0021223B" w:rsidRPr="009C1732">
        <w:t xml:space="preserve">line driver, </w:t>
      </w:r>
      <w:r w:rsidRPr="009C1732">
        <w:t xml:space="preserve">and in total these </w:t>
      </w:r>
      <w:r w:rsidR="008B71E7" w:rsidRPr="009C1732">
        <w:t>do</w:t>
      </w:r>
      <w:r w:rsidRPr="009C1732">
        <w:t xml:space="preserve"> not draw more than a few milliamps.</w:t>
      </w:r>
    </w:p>
    <w:p w14:paraId="224312CA" w14:textId="77777777" w:rsidR="000F197E" w:rsidRDefault="000F197E" w:rsidP="00BB578F">
      <w:pPr>
        <w:pStyle w:val="Heading3"/>
      </w:pPr>
      <w:bookmarkStart w:id="1295" w:name="_Toc80793224"/>
      <w:r>
        <w:t>Voltage Regulator</w:t>
      </w:r>
      <w:bookmarkEnd w:id="1295"/>
    </w:p>
    <w:p w14:paraId="02348257" w14:textId="44317DB4" w:rsidR="002C2E75" w:rsidRPr="009C1732" w:rsidRDefault="0021223B" w:rsidP="0021223B">
      <w:pPr>
        <w:keepLines/>
      </w:pPr>
      <w:r w:rsidRPr="009C1732">
        <w:t xml:space="preserve">The Simulator Interface </w:t>
      </w:r>
      <w:r w:rsidR="000F197E" w:rsidRPr="009C1732">
        <w:t>use</w:t>
      </w:r>
      <w:r w:rsidRPr="009C1732">
        <w:t>s</w:t>
      </w:r>
      <w:r w:rsidR="000F197E" w:rsidRPr="009C1732">
        <w:t xml:space="preserve"> a</w:t>
      </w:r>
      <w:r w:rsidRPr="009C1732">
        <w:t xml:space="preserve"> standard linear </w:t>
      </w:r>
      <w:r w:rsidR="000F197E" w:rsidRPr="009C1732">
        <w:t>voltage regulator to provide a regulated 5V DC supply</w:t>
      </w:r>
      <w:r w:rsidRPr="009C1732">
        <w:t xml:space="preserve">. </w:t>
      </w:r>
      <w:r w:rsidR="00BB578F" w:rsidRPr="009C1732">
        <w:t xml:space="preserve">The voltage regulator requires at least 7V DC </w:t>
      </w:r>
      <w:r w:rsidR="002F647F" w:rsidRPr="009C1732">
        <w:t xml:space="preserve">at its input pin </w:t>
      </w:r>
      <w:r w:rsidR="00BB578F" w:rsidRPr="009C1732">
        <w:t>in order to maintain a stable 5V DC output.</w:t>
      </w:r>
      <w:r w:rsidRPr="009C1732">
        <w:t xml:space="preserve"> The voltage regulator is fed via a polarity protection diode, which drops approximately 0.7V</w:t>
      </w:r>
      <w:r w:rsidR="002C2E75" w:rsidRPr="009C1732">
        <w:t xml:space="preserve">, </w:t>
      </w:r>
      <w:r w:rsidR="008B7DA0" w:rsidRPr="009C1732">
        <w:t xml:space="preserve">giving a </w:t>
      </w:r>
      <w:r w:rsidR="002C2E75" w:rsidRPr="009C1732">
        <w:t>minimum input voltage require</w:t>
      </w:r>
      <w:r w:rsidR="008B7DA0" w:rsidRPr="009C1732">
        <w:t xml:space="preserve">ment of 7.7V </w:t>
      </w:r>
      <w:r w:rsidR="002C2E75" w:rsidRPr="009C1732">
        <w:t>at the Simulator Interface</w:t>
      </w:r>
      <w:r w:rsidR="008B7DA0" w:rsidRPr="009C1732">
        <w:t xml:space="preserve"> input</w:t>
      </w:r>
      <w:r w:rsidRPr="009C1732">
        <w:t xml:space="preserve">. </w:t>
      </w:r>
    </w:p>
    <w:p w14:paraId="3378E480" w14:textId="4E7FA9EB" w:rsidR="00BB578F" w:rsidRDefault="00BB578F" w:rsidP="00BB578F">
      <w:pPr>
        <w:pStyle w:val="Heading3"/>
      </w:pPr>
      <w:bookmarkStart w:id="1296" w:name="_Toc80793225"/>
      <w:r>
        <w:t>Cable Voltage Drop</w:t>
      </w:r>
      <w:bookmarkEnd w:id="1296"/>
      <w:r w:rsidR="00937C09">
        <w:t xml:space="preserve"> </w:t>
      </w:r>
    </w:p>
    <w:p w14:paraId="210B795C" w14:textId="5C155A11" w:rsidR="007C4148" w:rsidRPr="009C1732" w:rsidRDefault="007C4148" w:rsidP="00125A57">
      <w:r w:rsidRPr="009C1732">
        <w:t>CAT5 Ethernet cable is specified</w:t>
      </w:r>
      <w:r w:rsidR="00D354F3" w:rsidRPr="009C1732">
        <w:rPr>
          <w:rStyle w:val="FootnoteReference"/>
        </w:rPr>
        <w:footnoteReference w:id="17"/>
      </w:r>
      <w:r w:rsidR="00D354F3" w:rsidRPr="009C1732">
        <w:t xml:space="preserve"> </w:t>
      </w:r>
      <w:r w:rsidRPr="009C1732">
        <w:t>as having a DC loop</w:t>
      </w:r>
      <w:r w:rsidR="00D354F3" w:rsidRPr="009C1732">
        <w:t xml:space="preserve"> </w:t>
      </w:r>
      <w:r w:rsidRPr="009C1732">
        <w:t xml:space="preserve">resistance of &lt;0.188 </w:t>
      </w:r>
      <w:r w:rsidRPr="009C1732">
        <w:rPr>
          <w:rFonts w:ascii="Calibri" w:hAnsi="Calibri" w:cs="Calibri"/>
        </w:rPr>
        <w:t>Ω</w:t>
      </w:r>
      <w:r w:rsidRPr="009C1732">
        <w:t>/m.</w:t>
      </w:r>
    </w:p>
    <w:p w14:paraId="31816B2E" w14:textId="38791618" w:rsidR="007267C1" w:rsidRPr="009C1732" w:rsidRDefault="007267C1" w:rsidP="007267C1">
      <w:pPr>
        <w:rPr>
          <w:rFonts w:ascii="Calibri" w:hAnsi="Calibri" w:cs="Calibri"/>
        </w:rPr>
      </w:pPr>
      <w:r w:rsidRPr="009C1732">
        <w:t>The effective resistance of the power cores of a 25m cable (</w:t>
      </w:r>
      <w:r w:rsidR="00D354F3" w:rsidRPr="009C1732">
        <w:t>considering</w:t>
      </w:r>
      <w:r w:rsidRPr="009C1732">
        <w:t xml:space="preserve"> that the simulator configuration doubles up both power and ground cores) is therefore estimated to be approximately 2.35</w:t>
      </w:r>
      <w:r w:rsidRPr="009C1732">
        <w:rPr>
          <w:rFonts w:ascii="Calibri" w:hAnsi="Calibri" w:cs="Calibri"/>
        </w:rPr>
        <w:t>Ω. At a peak supply current of 425mA, this would result in a voltage drop of approximately 1V along the 25m cable.</w:t>
      </w:r>
    </w:p>
    <w:p w14:paraId="36A33D2F" w14:textId="12A677C9" w:rsidR="007267C1" w:rsidRPr="009C1732" w:rsidRDefault="007267C1" w:rsidP="007267C1">
      <w:pPr>
        <w:rPr>
          <w:rFonts w:ascii="Calibri" w:hAnsi="Calibri" w:cs="Calibri"/>
        </w:rPr>
      </w:pPr>
      <w:r w:rsidRPr="009C1732">
        <w:rPr>
          <w:rFonts w:ascii="Calibri" w:hAnsi="Calibri" w:cs="Calibri"/>
        </w:rPr>
        <w:lastRenderedPageBreak/>
        <w:t>Taking into account the voltage drop across the polarity protection diode, the theoretical minimum supply voltage to the cable is approximately 8.7V in order for the voltage regulator to maintain a stable 5V DC output. In practice a multi-voltage DC plug-in power supply unit rated at 1000mA with the output set to 9V has been found adequate for a cable run up to 25m.</w:t>
      </w:r>
    </w:p>
    <w:p w14:paraId="4C663D05" w14:textId="77777777" w:rsidR="00125A57" w:rsidRPr="009C1732" w:rsidRDefault="00125A57" w:rsidP="00125A57">
      <w:r w:rsidRPr="009C1732">
        <w:rPr>
          <w:rFonts w:ascii="Calibri" w:hAnsi="Calibri" w:cs="Calibri"/>
        </w:rPr>
        <w:t>For exceptionally long cable runs a 12V DC supply could be used, but there is no advantage to doing so for shorter runs, and the heat dissipation of the voltage regulator will increase</w:t>
      </w:r>
      <w:r w:rsidR="002C2E75" w:rsidRPr="009C1732">
        <w:rPr>
          <w:rFonts w:ascii="Calibri" w:hAnsi="Calibri" w:cs="Calibri"/>
        </w:rPr>
        <w:t>, with a requirement for additional heatsinking.</w:t>
      </w:r>
    </w:p>
    <w:p w14:paraId="093FD2D8" w14:textId="77777777" w:rsidR="00BB578F" w:rsidRDefault="00BB578F" w:rsidP="00125A57">
      <w:pPr>
        <w:pStyle w:val="Heading3"/>
      </w:pPr>
      <w:bookmarkStart w:id="1297" w:name="_Toc80793226"/>
      <w:r w:rsidRPr="00125A57">
        <w:t>Heat Dissipation</w:t>
      </w:r>
      <w:bookmarkEnd w:id="1297"/>
    </w:p>
    <w:p w14:paraId="70885CC4" w14:textId="7BF4E533" w:rsidR="00125A57" w:rsidRPr="009C1732" w:rsidRDefault="00125A57" w:rsidP="00125A57">
      <w:r w:rsidRPr="009C1732">
        <w:t>At peak load</w:t>
      </w:r>
      <w:r w:rsidR="002C2E75" w:rsidRPr="009C1732">
        <w:t xml:space="preserve">, with a full complement of </w:t>
      </w:r>
      <w:r w:rsidR="008450F9" w:rsidRPr="009C1732">
        <w:t>1</w:t>
      </w:r>
      <w:r w:rsidR="00D354F3" w:rsidRPr="009C1732">
        <w:t>6</w:t>
      </w:r>
      <w:r w:rsidR="008450F9" w:rsidRPr="009C1732">
        <w:t xml:space="preserve"> </w:t>
      </w:r>
      <w:r w:rsidR="00D354F3" w:rsidRPr="009C1732">
        <w:t>Infra-Red Sensor Modules</w:t>
      </w:r>
      <w:r w:rsidR="002C2E75" w:rsidRPr="009C1732">
        <w:t>,</w:t>
      </w:r>
      <w:r w:rsidRPr="009C1732">
        <w:t xml:space="preserve"> the </w:t>
      </w:r>
      <w:r w:rsidR="002C2E75" w:rsidRPr="009C1732">
        <w:t xml:space="preserve">voltage </w:t>
      </w:r>
      <w:r w:rsidRPr="009C1732">
        <w:t xml:space="preserve">regulator </w:t>
      </w:r>
      <w:r w:rsidR="008450F9" w:rsidRPr="009C1732">
        <w:t>would</w:t>
      </w:r>
      <w:r w:rsidR="002C2E75" w:rsidRPr="009C1732">
        <w:t xml:space="preserve"> be </w:t>
      </w:r>
      <w:r w:rsidRPr="009C1732">
        <w:t xml:space="preserve">dissipating </w:t>
      </w:r>
      <w:r w:rsidR="002C2E75" w:rsidRPr="009C1732">
        <w:t>a minimum</w:t>
      </w:r>
      <w:r w:rsidR="002C2E75" w:rsidRPr="009C1732">
        <w:rPr>
          <w:rStyle w:val="FootnoteReference"/>
        </w:rPr>
        <w:footnoteReference w:id="18"/>
      </w:r>
      <w:r w:rsidR="002C2E75" w:rsidRPr="009C1732">
        <w:t xml:space="preserve"> of approximately </w:t>
      </w:r>
      <w:r w:rsidR="00D354F3" w:rsidRPr="009C1732">
        <w:t>0.85</w:t>
      </w:r>
      <w:r w:rsidR="002C2E75" w:rsidRPr="009C1732">
        <w:t>W</w:t>
      </w:r>
      <w:r w:rsidRPr="009C1732">
        <w:t xml:space="preserve">. </w:t>
      </w:r>
      <w:r w:rsidR="002C2E75" w:rsidRPr="009C1732">
        <w:t xml:space="preserve">The </w:t>
      </w:r>
      <w:r w:rsidR="00D354F3" w:rsidRPr="009C1732">
        <w:t xml:space="preserve">power </w:t>
      </w:r>
      <w:r w:rsidR="00C55B4E" w:rsidRPr="009C1732">
        <w:t>dissipation</w:t>
      </w:r>
      <w:r w:rsidR="002C2E75" w:rsidRPr="009C1732">
        <w:t xml:space="preserve"> will be higher with shorter cable runs or a higher supply voltage. </w:t>
      </w:r>
      <w:r w:rsidRPr="009C1732">
        <w:t>The data sheet for the voltage regulator indicates that this will require a heatsink.</w:t>
      </w:r>
    </w:p>
    <w:p w14:paraId="3A5BC32A" w14:textId="563EAC9A" w:rsidR="002C2E75" w:rsidRPr="009C1732" w:rsidRDefault="002C2E75" w:rsidP="00125A57">
      <w:r w:rsidRPr="009C1732">
        <w:t xml:space="preserve">An alternative approach, described in the </w:t>
      </w:r>
      <w:r w:rsidR="002F647F" w:rsidRPr="009C1732">
        <w:rPr>
          <w:b/>
          <w:bCs/>
          <w:i/>
          <w:iCs/>
        </w:rPr>
        <w:t>Build &amp; Installation Guide</w:t>
      </w:r>
      <w:r w:rsidRPr="009C1732">
        <w:t xml:space="preserve">, is to replace the linear voltage regulator with a </w:t>
      </w:r>
      <w:r w:rsidR="00C55B4E" w:rsidRPr="009C1732">
        <w:t xml:space="preserve">switched buck regulator. These are available as drop-in replacements for the standard TO-220 regulator </w:t>
      </w:r>
      <w:r w:rsidR="002A68B0" w:rsidRPr="009C1732">
        <w:t>package and</w:t>
      </w:r>
      <w:r w:rsidR="00C55B4E" w:rsidRPr="009C1732">
        <w:t xml:space="preserve"> eliminate the need for a heatsink altogether.</w:t>
      </w:r>
    </w:p>
    <w:p w14:paraId="6D5AF4C0" w14:textId="6AE490DB" w:rsidR="000F197E" w:rsidDel="00744894" w:rsidRDefault="00B76689" w:rsidP="00B76689">
      <w:pPr>
        <w:pStyle w:val="Heading3"/>
        <w:rPr>
          <w:moveFrom w:id="1298" w:author="Andrew Instone-Cowie" w:date="2021-08-10T20:28:00Z"/>
        </w:rPr>
      </w:pPr>
      <w:moveFromRangeStart w:id="1299" w:author="Andrew Instone-Cowie" w:date="2021-08-10T20:28:00Z" w:name="move79519747"/>
      <w:moveFrom w:id="1300" w:author="Andrew Instone-Cowie" w:date="2021-08-10T20:28:00Z">
        <w:r w:rsidDel="00744894">
          <w:t>Fusing</w:t>
        </w:r>
      </w:moveFrom>
    </w:p>
    <w:p w14:paraId="556C696D" w14:textId="2D82BC17" w:rsidR="0051426B" w:rsidRPr="009C1732" w:rsidDel="00744894" w:rsidRDefault="00B76689" w:rsidP="00B76689">
      <w:pPr>
        <w:rPr>
          <w:moveFrom w:id="1301" w:author="Andrew Instone-Cowie" w:date="2021-08-10T20:28:00Z"/>
        </w:rPr>
      </w:pPr>
      <w:moveFrom w:id="1302" w:author="Andrew Instone-Cowie" w:date="2021-08-10T20:28:00Z">
        <w:r w:rsidRPr="009C1732" w:rsidDel="00744894">
          <w:t xml:space="preserve">A fuse rated at 800mA has been included in the design of the </w:t>
        </w:r>
        <w:r w:rsidR="002F647F" w:rsidRPr="009C1732" w:rsidDel="00744894">
          <w:t xml:space="preserve">Type 2 </w:t>
        </w:r>
        <w:r w:rsidRPr="009C1732" w:rsidDel="00744894">
          <w:t>Simulator</w:t>
        </w:r>
        <w:r w:rsidR="002F647F" w:rsidRPr="009C1732" w:rsidDel="00744894">
          <w:t>. This is located on the Power Module board</w:t>
        </w:r>
        <w:r w:rsidRPr="009C1732" w:rsidDel="00744894">
          <w:t>.</w:t>
        </w:r>
      </w:moveFrom>
    </w:p>
    <w:moveFromRangeEnd w:id="1299"/>
    <w:p w14:paraId="1D14311D" w14:textId="77777777" w:rsidR="00A76E79" w:rsidRDefault="00A76E79" w:rsidP="004416AC">
      <w:pPr>
        <w:pStyle w:val="Heading2"/>
      </w:pPr>
      <w:r>
        <w:br w:type="page"/>
      </w:r>
    </w:p>
    <w:p w14:paraId="6A136963" w14:textId="602474FB" w:rsidR="00744894" w:rsidDel="00744894" w:rsidRDefault="00744894" w:rsidP="00744894">
      <w:pPr>
        <w:pStyle w:val="Heading3"/>
        <w:rPr>
          <w:del w:id="1303" w:author="Andrew Instone-Cowie" w:date="2021-08-10T20:30:00Z"/>
          <w:moveTo w:id="1304" w:author="Andrew Instone-Cowie" w:date="2021-08-10T20:28:00Z"/>
        </w:rPr>
      </w:pPr>
      <w:moveToRangeStart w:id="1305" w:author="Andrew Instone-Cowie" w:date="2021-08-10T20:28:00Z" w:name="move79519747"/>
      <w:moveTo w:id="1306" w:author="Andrew Instone-Cowie" w:date="2021-08-10T20:28:00Z">
        <w:del w:id="1307" w:author="Andrew Instone-Cowie" w:date="2021-08-10T20:30:00Z">
          <w:r w:rsidDel="00744894">
            <w:lastRenderedPageBreak/>
            <w:delText>Fusing</w:delText>
          </w:r>
        </w:del>
      </w:moveTo>
    </w:p>
    <w:p w14:paraId="05BEE5BE" w14:textId="1F01580D" w:rsidR="00744894" w:rsidRPr="009C1732" w:rsidDel="00744894" w:rsidRDefault="00744894" w:rsidP="00744894">
      <w:pPr>
        <w:rPr>
          <w:del w:id="1308" w:author="Andrew Instone-Cowie" w:date="2021-08-10T20:30:00Z"/>
          <w:moveTo w:id="1309" w:author="Andrew Instone-Cowie" w:date="2021-08-10T20:28:00Z"/>
        </w:rPr>
      </w:pPr>
      <w:moveTo w:id="1310" w:author="Andrew Instone-Cowie" w:date="2021-08-10T20:28:00Z">
        <w:del w:id="1311" w:author="Andrew Instone-Cowie" w:date="2021-08-10T20:30:00Z">
          <w:r w:rsidRPr="009C1732" w:rsidDel="00744894">
            <w:delText>A fuse rated at 800mA has been included in the design of the Type 2 Simulator. This is located on the Power Module board.</w:delText>
          </w:r>
        </w:del>
      </w:moveTo>
    </w:p>
    <w:p w14:paraId="6B224798" w14:textId="01158CD8" w:rsidR="00744894" w:rsidDel="00744894" w:rsidRDefault="00744894">
      <w:pPr>
        <w:pStyle w:val="Heading3"/>
        <w:rPr>
          <w:del w:id="1312" w:author="Andrew Instone-Cowie" w:date="2021-08-10T20:30:00Z"/>
          <w:moveTo w:id="1313" w:author="Andrew Instone-Cowie" w:date="2021-08-10T20:28:00Z"/>
        </w:rPr>
        <w:pPrChange w:id="1314" w:author="Andrew Instone-Cowie" w:date="2021-08-10T20:29:00Z">
          <w:pPr>
            <w:pStyle w:val="Heading2"/>
          </w:pPr>
        </w:pPrChange>
      </w:pPr>
      <w:moveToRangeStart w:id="1315" w:author="Andrew Instone-Cowie" w:date="2021-08-10T20:28:00Z" w:name="move79519731"/>
      <w:moveToRangeEnd w:id="1305"/>
      <w:moveTo w:id="1316" w:author="Andrew Instone-Cowie" w:date="2021-08-10T20:28:00Z">
        <w:del w:id="1317" w:author="Andrew Instone-Cowie" w:date="2021-08-10T20:30:00Z">
          <w:r w:rsidDel="00744894">
            <w:delText>Transient Voltage Suppression</w:delText>
          </w:r>
        </w:del>
      </w:moveTo>
    </w:p>
    <w:p w14:paraId="1D218C81" w14:textId="1B6A18D1" w:rsidR="00744894" w:rsidRPr="009C1732" w:rsidDel="00744894" w:rsidRDefault="00744894" w:rsidP="00744894">
      <w:pPr>
        <w:rPr>
          <w:del w:id="1318" w:author="Andrew Instone-Cowie" w:date="2021-08-10T20:30:00Z"/>
          <w:moveTo w:id="1319" w:author="Andrew Instone-Cowie" w:date="2021-08-10T20:28:00Z"/>
        </w:rPr>
      </w:pPr>
      <w:moveTo w:id="1320" w:author="Andrew Instone-Cowie" w:date="2021-08-10T20:28:00Z">
        <w:del w:id="1321" w:author="Andrew Instone-Cowie" w:date="2021-08-10T20:30:00Z">
          <w:r w:rsidRPr="009C1732" w:rsidDel="00744894">
            <w:delText>The simulator uses Transient Voltage Suppression (TVS) diodes to provide a degree of protection against induced over-voltages on the power supply lines, for example resulting from local lightning strikes (similar devices are included in the Sensor Module designs).</w:delText>
          </w:r>
        </w:del>
      </w:moveTo>
    </w:p>
    <w:p w14:paraId="2B17F520" w14:textId="3C111750" w:rsidR="00744894" w:rsidRPr="009C1732" w:rsidDel="00744894" w:rsidRDefault="00744894" w:rsidP="00744894">
      <w:pPr>
        <w:rPr>
          <w:del w:id="1322" w:author="Andrew Instone-Cowie" w:date="2021-08-10T20:30:00Z"/>
          <w:moveTo w:id="1323" w:author="Andrew Instone-Cowie" w:date="2021-08-10T20:28:00Z"/>
        </w:rPr>
      </w:pPr>
      <w:moveTo w:id="1324" w:author="Andrew Instone-Cowie" w:date="2021-08-10T20:28:00Z">
        <w:del w:id="1325" w:author="Andrew Instone-Cowie" w:date="2021-08-10T20:30:00Z">
          <w:r w:rsidRPr="009C1732" w:rsidDel="00744894">
            <w:delText>Bi-directional TVS diodes are used on the RS-232 signal lines, and uni-directional TVS diodes are used on logic and power supply lines.</w:delText>
          </w:r>
        </w:del>
      </w:moveTo>
    </w:p>
    <w:moveToRangeEnd w:id="1315"/>
    <w:p w14:paraId="338CD799" w14:textId="3D37CC8B" w:rsidR="00744894" w:rsidRDefault="00744894" w:rsidP="00744894">
      <w:pPr>
        <w:rPr>
          <w:ins w:id="1326" w:author="Andrew Instone-Cowie" w:date="2021-08-10T20:28:00Z"/>
        </w:rPr>
      </w:pPr>
    </w:p>
    <w:p w14:paraId="20AEC0AC" w14:textId="77777777" w:rsidR="00744894" w:rsidRPr="00744894" w:rsidRDefault="00744894">
      <w:pPr>
        <w:rPr>
          <w:ins w:id="1327" w:author="Andrew Instone-Cowie" w:date="2021-08-10T20:28:00Z"/>
          <w:rPrChange w:id="1328" w:author="Andrew Instone-Cowie" w:date="2021-08-10T20:28:00Z">
            <w:rPr>
              <w:ins w:id="1329" w:author="Andrew Instone-Cowie" w:date="2021-08-10T20:28:00Z"/>
            </w:rPr>
          </w:rPrChange>
        </w:rPr>
        <w:pPrChange w:id="1330" w:author="Andrew Instone-Cowie" w:date="2021-08-10T20:28:00Z">
          <w:pPr>
            <w:pStyle w:val="Heading2"/>
          </w:pPr>
        </w:pPrChange>
      </w:pPr>
    </w:p>
    <w:p w14:paraId="3F4BFC38" w14:textId="60941E23" w:rsidR="003E6D21" w:rsidRDefault="00C55B4E" w:rsidP="004416AC">
      <w:pPr>
        <w:pStyle w:val="Heading2"/>
      </w:pPr>
      <w:bookmarkStart w:id="1331" w:name="_Toc80793227"/>
      <w:r>
        <w:t xml:space="preserve">Hardware </w:t>
      </w:r>
      <w:r w:rsidR="003E6D21">
        <w:t>Compatibility</w:t>
      </w:r>
      <w:bookmarkEnd w:id="1331"/>
    </w:p>
    <w:p w14:paraId="6117BBF2" w14:textId="202DADBF" w:rsidR="00C55B4E" w:rsidRPr="009C1732" w:rsidRDefault="00EE7DD4" w:rsidP="00EE7DD4">
      <w:r w:rsidRPr="009C1732">
        <w:t xml:space="preserve">The </w:t>
      </w:r>
      <w:r w:rsidR="002F647F" w:rsidRPr="009C1732">
        <w:t xml:space="preserve">Type 2 </w:t>
      </w:r>
      <w:r w:rsidRPr="009C1732">
        <w:t xml:space="preserve">Liverpool </w:t>
      </w:r>
      <w:r w:rsidR="008450F9" w:rsidRPr="009C1732">
        <w:t xml:space="preserve">Ringing Simulator </w:t>
      </w:r>
      <w:r w:rsidRPr="009C1732">
        <w:t xml:space="preserve">has been designed to be compatible, as far as possible, with </w:t>
      </w:r>
      <w:r w:rsidR="001E7349" w:rsidRPr="009C1732">
        <w:t>existing simulator hardware</w:t>
      </w:r>
      <w:r w:rsidRPr="009C1732">
        <w:t>, to a</w:t>
      </w:r>
      <w:r w:rsidR="00AA4FD7" w:rsidRPr="009C1732">
        <w:t>llow operation with unmodified S</w:t>
      </w:r>
      <w:r w:rsidRPr="009C1732">
        <w:t xml:space="preserve">imulator </w:t>
      </w:r>
      <w:r w:rsidR="00AA4FD7" w:rsidRPr="009C1732">
        <w:t>S</w:t>
      </w:r>
      <w:r w:rsidRPr="009C1732">
        <w:t xml:space="preserve">oftware </w:t>
      </w:r>
      <w:r w:rsidR="00AA4FD7" w:rsidRPr="009C1732">
        <w:t>P</w:t>
      </w:r>
      <w:r w:rsidRPr="009C1732">
        <w:t>ackages which support the MBI</w:t>
      </w:r>
      <w:r w:rsidR="00AA4FD7" w:rsidRPr="009C1732">
        <w:t xml:space="preserve"> protocol</w:t>
      </w:r>
      <w:r w:rsidRPr="009C1732">
        <w:t xml:space="preserve">.  </w:t>
      </w:r>
      <w:r w:rsidR="00C55B4E" w:rsidRPr="009C1732">
        <w:t xml:space="preserve">This is described in more detail in </w:t>
      </w:r>
      <w:r w:rsidR="002F647F" w:rsidRPr="009C1732">
        <w:t>later section of this guide.</w:t>
      </w:r>
      <w:r w:rsidR="00C55B4E" w:rsidRPr="009C1732">
        <w:t xml:space="preserve"> The following </w:t>
      </w:r>
      <w:r w:rsidR="001E7349" w:rsidRPr="009C1732">
        <w:t xml:space="preserve">hardware </w:t>
      </w:r>
      <w:r w:rsidR="00C55B4E" w:rsidRPr="009C1732">
        <w:t xml:space="preserve">design decisions have been made to </w:t>
      </w:r>
      <w:r w:rsidR="001E7349" w:rsidRPr="009C1732">
        <w:t xml:space="preserve">maximise </w:t>
      </w:r>
      <w:r w:rsidR="00C55B4E" w:rsidRPr="009C1732">
        <w:t>compatibility</w:t>
      </w:r>
      <w:r w:rsidR="001E7349" w:rsidRPr="009C1732">
        <w:t xml:space="preserve"> and interoperability</w:t>
      </w:r>
      <w:r w:rsidR="00C55B4E" w:rsidRPr="009C1732">
        <w:t>:</w:t>
      </w:r>
    </w:p>
    <w:p w14:paraId="66921751" w14:textId="77777777" w:rsidR="00D51E99" w:rsidRPr="009C1732" w:rsidRDefault="00EE7DD4" w:rsidP="008911A3">
      <w:pPr>
        <w:pStyle w:val="ListParagraph"/>
        <w:numPr>
          <w:ilvl w:val="0"/>
          <w:numId w:val="2"/>
        </w:numPr>
      </w:pPr>
      <w:r w:rsidRPr="009C1732">
        <w:t xml:space="preserve">The </w:t>
      </w:r>
      <w:r w:rsidR="00D51E99" w:rsidRPr="009C1732">
        <w:t xml:space="preserve">Simulator </w:t>
      </w:r>
      <w:r w:rsidR="00AA4FD7" w:rsidRPr="009C1732">
        <w:t>Data Connection</w:t>
      </w:r>
      <w:r w:rsidRPr="009C1732">
        <w:t xml:space="preserve"> uses a R</w:t>
      </w:r>
      <w:r w:rsidR="00AA4FD7" w:rsidRPr="009C1732">
        <w:t>S-232 data link to the Simulato</w:t>
      </w:r>
      <w:r w:rsidR="00A77120" w:rsidRPr="009C1732">
        <w:t>r</w:t>
      </w:r>
      <w:r w:rsidRPr="009C1732">
        <w:t xml:space="preserve">, running at 2400 </w:t>
      </w:r>
      <w:r w:rsidR="007F2193" w:rsidRPr="009C1732">
        <w:t>bps</w:t>
      </w:r>
      <w:r w:rsidRPr="009C1732">
        <w:t>, 8 data bits, 1 stop bit, no parity.</w:t>
      </w:r>
    </w:p>
    <w:p w14:paraId="0D95678E" w14:textId="1BC5877C" w:rsidR="00C733DC" w:rsidRPr="009C1732" w:rsidRDefault="00EE7DD4" w:rsidP="008911A3">
      <w:pPr>
        <w:pStyle w:val="ListParagraph"/>
        <w:numPr>
          <w:ilvl w:val="0"/>
          <w:numId w:val="2"/>
        </w:numPr>
      </w:pPr>
      <w:r w:rsidRPr="009C1732">
        <w:t xml:space="preserve">The </w:t>
      </w:r>
      <w:r w:rsidR="002F647F" w:rsidRPr="009C1732">
        <w:t>s</w:t>
      </w:r>
      <w:r w:rsidR="00C733DC" w:rsidRPr="009C1732">
        <w:t>ensor</w:t>
      </w:r>
      <w:r w:rsidR="002F647F" w:rsidRPr="009C1732">
        <w:t xml:space="preserve"> inputs</w:t>
      </w:r>
      <w:r w:rsidR="00C733DC" w:rsidRPr="009C1732">
        <w:t xml:space="preserve"> </w:t>
      </w:r>
      <w:r w:rsidRPr="009C1732">
        <w:t xml:space="preserve">of the Simulator Interface operate at 5V DC TTL levels. Under normal (un-triggered) conditions the </w:t>
      </w:r>
      <w:r w:rsidR="00C55B4E" w:rsidRPr="009C1732">
        <w:t xml:space="preserve">interface expects that the </w:t>
      </w:r>
      <w:r w:rsidRPr="009C1732">
        <w:t xml:space="preserve">Sensor Head output pin </w:t>
      </w:r>
      <w:r w:rsidR="00C55B4E" w:rsidRPr="009C1732">
        <w:t xml:space="preserve">will be </w:t>
      </w:r>
      <w:r w:rsidRPr="009C1732">
        <w:t>HIGH (nominally +5V)</w:t>
      </w:r>
      <w:r w:rsidR="00C55B4E" w:rsidRPr="009C1732">
        <w:t>, and that w</w:t>
      </w:r>
      <w:r w:rsidRPr="009C1732">
        <w:t xml:space="preserve">hen triggered the Sensor Head output pin </w:t>
      </w:r>
      <w:r w:rsidR="00C55B4E" w:rsidRPr="009C1732">
        <w:t xml:space="preserve">will drop </w:t>
      </w:r>
      <w:r w:rsidRPr="009C1732">
        <w:t>LOW (nominally 0V) for the duration of the trigger pulse</w:t>
      </w:r>
      <w:r w:rsidR="002F647F" w:rsidRPr="009C1732">
        <w:rPr>
          <w:rStyle w:val="FootnoteReference"/>
        </w:rPr>
        <w:footnoteReference w:id="19"/>
      </w:r>
      <w:r w:rsidRPr="009C1732">
        <w:t>.</w:t>
      </w:r>
    </w:p>
    <w:p w14:paraId="37B25FFE" w14:textId="09B60985" w:rsidR="00D51E99" w:rsidRDefault="002F647F" w:rsidP="002F647F">
      <w:r w:rsidRPr="009C1732">
        <w:t>Unlike the Type 1 design, t</w:t>
      </w:r>
      <w:r w:rsidR="00EE7DD4" w:rsidRPr="009C1732">
        <w:t xml:space="preserve">he </w:t>
      </w:r>
      <w:r w:rsidRPr="009C1732">
        <w:t xml:space="preserve">simplified cabling used by the Type 2 </w:t>
      </w:r>
      <w:r w:rsidR="00EE7DD4" w:rsidRPr="009C1732">
        <w:t xml:space="preserve">Simulator Interface </w:t>
      </w:r>
      <w:r w:rsidRPr="009C1732">
        <w:t xml:space="preserve">means that the sensor inputs do not use the </w:t>
      </w:r>
      <w:r w:rsidR="005A56D1" w:rsidRPr="009C1732">
        <w:t xml:space="preserve">same 4-pin GX16-4 </w:t>
      </w:r>
      <w:r w:rsidR="00BC22EA" w:rsidRPr="009C1732">
        <w:t>panel mount c</w:t>
      </w:r>
      <w:r w:rsidR="00D51E99" w:rsidRPr="009C1732">
        <w:t>onnectors</w:t>
      </w:r>
      <w:r w:rsidR="00BC22EA" w:rsidRPr="009C1732">
        <w:t xml:space="preserve"> as the Bagley MBI</w:t>
      </w:r>
      <w:r w:rsidRPr="009C1732">
        <w:t xml:space="preserve">. Integrating existing </w:t>
      </w:r>
      <w:r w:rsidR="00164DCF" w:rsidRPr="009C1732">
        <w:t xml:space="preserve">sensors into the Type 2 Simulator may be achieved using the Generic Sensor module described in the </w:t>
      </w:r>
      <w:r w:rsidR="00164DCF" w:rsidRPr="009C1732">
        <w:rPr>
          <w:b/>
          <w:bCs/>
          <w:i/>
          <w:iCs/>
        </w:rPr>
        <w:t>Build &amp; Installation Guide</w:t>
      </w:r>
      <w:r w:rsidR="00E23D8C" w:rsidRPr="009C1732">
        <w:t>.</w:t>
      </w:r>
    </w:p>
    <w:p w14:paraId="2797ED17" w14:textId="4206D6B1" w:rsidR="002D3B09" w:rsidRDefault="002D3B09" w:rsidP="00A02960">
      <w:pPr>
        <w:pStyle w:val="Heading1"/>
        <w:keepLines w:val="0"/>
        <w:pageBreakBefore/>
      </w:pPr>
      <w:bookmarkStart w:id="1332" w:name="_Toc80793228"/>
      <w:r>
        <w:lastRenderedPageBreak/>
        <w:t>Basic Serial Splitter Module Hardware</w:t>
      </w:r>
      <w:bookmarkEnd w:id="1332"/>
    </w:p>
    <w:p w14:paraId="1B67111B" w14:textId="63C7C7F0" w:rsidR="00A7187A" w:rsidRDefault="0050702B" w:rsidP="00A02960">
      <w:pPr>
        <w:pStyle w:val="Heading2"/>
      </w:pPr>
      <w:bookmarkStart w:id="1333" w:name="_Toc80793229"/>
      <w:r>
        <w:t>Overview</w:t>
      </w:r>
      <w:bookmarkEnd w:id="1333"/>
    </w:p>
    <w:p w14:paraId="024E2B04" w14:textId="2BD449D5" w:rsidR="0050702B" w:rsidRDefault="009F5BB1" w:rsidP="002F647F">
      <w:r>
        <w:t>The Basic Serial Splitter Module replicates data sent from the Simulator Interface Module (“downstream data”) to up to 8 Simulator PCs. All PCs receive copies of the same data, simultaneously. 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r>
        <w:t>, the Simulator Software Package on each ringer’s PC responding only to the Sensor on “their” tower bell.</w:t>
      </w:r>
    </w:p>
    <w:p w14:paraId="56E1FEAE" w14:textId="77777777" w:rsidR="009F5BB1" w:rsidRDefault="009F5BB1" w:rsidP="002F647F">
      <w:r>
        <w:t>The Basic Serial Splitter Module also allows any one Simulator PC to send data to the Simulator Interface Module (“upstream data”) for configuration purposes. The active Simulator PC is selected using a DIP switch on the Basic Serial Splitter Module.</w:t>
      </w:r>
    </w:p>
    <w:p w14:paraId="7CFB6668" w14:textId="1A920705" w:rsidR="009F5BB1" w:rsidRDefault="009F5BB1" w:rsidP="002F647F">
      <w:r>
        <w:t>Finally, it is possible to daisy-chain two Basic Serial Splitters to allow the connection of up to 16 Simulator PCs. When two Basic Serial Splitters are daisy-chained together, only PCs on the more downstream Splitter Module can be used to send configuration data to the Simulator Interface Module.</w:t>
      </w:r>
    </w:p>
    <w:p w14:paraId="6F23FF6A" w14:textId="41EF7363" w:rsidR="00690D46" w:rsidRDefault="00690D46" w:rsidP="002F647F">
      <w:r>
        <w:t xml:space="preserve">The Basic Serial Splitter Module is a passive </w:t>
      </w:r>
      <w:r w:rsidR="00297124">
        <w:t>device and</w:t>
      </w:r>
      <w:r>
        <w:t xml:space="preserve"> has no microcontroller or firmware.</w:t>
      </w:r>
    </w:p>
    <w:p w14:paraId="18C3A4BF" w14:textId="77777777" w:rsidR="009F5BB1" w:rsidRPr="00A02960" w:rsidRDefault="009F5BB1" w:rsidP="00A02960">
      <w:pPr>
        <w:pStyle w:val="Heading2"/>
      </w:pPr>
      <w:bookmarkStart w:id="1334" w:name="_Toc80793230"/>
      <w:r w:rsidRPr="00A02960">
        <w:t>Serial Line Drivers</w:t>
      </w:r>
      <w:bookmarkEnd w:id="1334"/>
    </w:p>
    <w:p w14:paraId="2DA88044" w14:textId="77777777" w:rsidR="00690D46" w:rsidRPr="00A02960" w:rsidRDefault="009F5BB1" w:rsidP="002F647F">
      <w:r w:rsidRPr="00A02960">
        <w:t xml:space="preserve">The Basic Serial Splitter uses two different Serial Line Driver ICs. Data to and from the upstream Simulator Interface Module is handled by a </w:t>
      </w:r>
      <w:r w:rsidR="00690D46" w:rsidRPr="00A02960">
        <w:t xml:space="preserve">Maxim </w:t>
      </w:r>
      <w:r w:rsidRPr="00A02960">
        <w:t>MAX3323</w:t>
      </w:r>
      <w:r w:rsidR="00690D46" w:rsidRPr="00A02960">
        <w:t>, and data to and from the Simulator PCs is handled by a Maxim MAX208.</w:t>
      </w:r>
    </w:p>
    <w:p w14:paraId="591D305F" w14:textId="38651EEB" w:rsidR="00690D46" w:rsidRPr="00A02960" w:rsidRDefault="00690D46" w:rsidP="00A02960">
      <w:pPr>
        <w:pStyle w:val="ListParagraph"/>
        <w:numPr>
          <w:ilvl w:val="0"/>
          <w:numId w:val="47"/>
        </w:numPr>
      </w:pPr>
      <w:r w:rsidRPr="00A02960">
        <w:t>The MAX3323 has been selected to handle the interface data because it can disable its transmitter and receiver in response to additional control pins</w:t>
      </w:r>
      <w:r w:rsidR="00297124">
        <w:t xml:space="preserve"> (o</w:t>
      </w:r>
      <w:r w:rsidRPr="00A02960">
        <w:t xml:space="preserve">nly the </w:t>
      </w:r>
      <w:r w:rsidR="00297124">
        <w:t xml:space="preserve">ability to disable the </w:t>
      </w:r>
      <w:r w:rsidRPr="00A02960">
        <w:t>transmitter is used in the Basic Serial Splitter Module</w:t>
      </w:r>
      <w:r w:rsidR="00297124">
        <w:t>), and because its receiver has the capacity to fan out to multiple transmitters (calculation below)</w:t>
      </w:r>
      <w:r w:rsidRPr="00A02960">
        <w:t>.</w:t>
      </w:r>
    </w:p>
    <w:p w14:paraId="690B6EF5" w14:textId="79331EA6" w:rsidR="00690D46" w:rsidRPr="00A02960" w:rsidRDefault="00690D46" w:rsidP="00A02960">
      <w:pPr>
        <w:pStyle w:val="ListParagraph"/>
        <w:numPr>
          <w:ilvl w:val="0"/>
          <w:numId w:val="47"/>
        </w:numPr>
      </w:pPr>
      <w:r w:rsidRPr="00A02960">
        <w:t>The MAX208 consists of 4 pairs of RS-232 transmitters and receivers in a single package</w:t>
      </w:r>
      <w:r w:rsidR="00297124">
        <w:t xml:space="preserve">. It can </w:t>
      </w:r>
      <w:r w:rsidRPr="00A02960">
        <w:t>therefore handle signals to and from up to 4 PCs per IC. Note that no RS-232 control lines are connected. A second MAX208 on the expander board supports a further 4 PCs.</w:t>
      </w:r>
    </w:p>
    <w:p w14:paraId="6F82EB1A" w14:textId="765F41C8" w:rsidR="00690D46" w:rsidRPr="00A02960" w:rsidRDefault="00690D46" w:rsidP="00A02960">
      <w:pPr>
        <w:pStyle w:val="Heading2"/>
      </w:pPr>
      <w:bookmarkStart w:id="1335" w:name="_Toc80793231"/>
      <w:r w:rsidRPr="00A02960">
        <w:t>PCB Design</w:t>
      </w:r>
      <w:bookmarkEnd w:id="1335"/>
    </w:p>
    <w:p w14:paraId="1F6B63FD" w14:textId="77777777" w:rsidR="00690D46" w:rsidRPr="00A02960" w:rsidRDefault="00690D46" w:rsidP="002F647F">
      <w:r w:rsidRPr="00A02960">
        <w:t>The Basic Serial Splitter Module has been designed such that a common PCB can be assembled either as a Master Board with connections to the Simulator Interface Module, Power Module, and up to 4 PCs; or as an Expander Board, which connects to the Master Board and up 4 further PCs.</w:t>
      </w:r>
    </w:p>
    <w:p w14:paraId="3F6B8C31" w14:textId="7917CCD3" w:rsidR="00690D46" w:rsidRPr="00A02960" w:rsidRDefault="00690D46" w:rsidP="002F647F">
      <w:r w:rsidRPr="00A02960">
        <w:t xml:space="preserve">The Expander Board requires only a subset of the components normally fitted to a Master Board. This is detailed in the assembly instructions in the </w:t>
      </w:r>
      <w:r w:rsidRPr="00A02960">
        <w:rPr>
          <w:b/>
          <w:bCs/>
          <w:i/>
          <w:iCs/>
        </w:rPr>
        <w:t>Multi-PC Guide</w:t>
      </w:r>
      <w:r w:rsidRPr="00A02960">
        <w:t>.</w:t>
      </w:r>
    </w:p>
    <w:p w14:paraId="5B25A854" w14:textId="4FA00C53" w:rsidR="00C457FA" w:rsidRDefault="00C457FA" w:rsidP="00A02960">
      <w:pPr>
        <w:pStyle w:val="Heading2"/>
      </w:pPr>
      <w:bookmarkStart w:id="1336" w:name="_Toc80793232"/>
      <w:r>
        <w:t>Power Supply</w:t>
      </w:r>
      <w:bookmarkEnd w:id="1336"/>
    </w:p>
    <w:p w14:paraId="4A05B0C8" w14:textId="7CED74BE" w:rsidR="0050702B" w:rsidRDefault="00297124" w:rsidP="002F647F">
      <w:r>
        <w:t>The Basic Serial Splitter derives its power from the Power Module, using the power lines looped through on the RJ45 connectors. Although the Basic Serial Splitter current requirements are very low, a large TO-220 voltage regulator is used to handle the additional heat dissipation if the installation requires a 12V supply instead of the usual 9V.</w:t>
      </w:r>
    </w:p>
    <w:p w14:paraId="709987B2" w14:textId="05388531" w:rsidR="00BC42B0" w:rsidRDefault="00BC42B0">
      <w:pPr>
        <w:pStyle w:val="Heading2"/>
      </w:pPr>
      <w:bookmarkStart w:id="1337" w:name="_Toc80793233"/>
      <w:r>
        <w:lastRenderedPageBreak/>
        <w:t>Downstream Data</w:t>
      </w:r>
      <w:bookmarkEnd w:id="1337"/>
    </w:p>
    <w:p w14:paraId="5FE5B48B" w14:textId="770698FC" w:rsidR="00BC42B0" w:rsidRDefault="00CC6E75" w:rsidP="00A02960">
      <w:pPr>
        <w:keepNext/>
      </w:pPr>
      <w:r w:rsidRPr="00A02960">
        <w:t>The downstream data flow is illustrated in the following diagram:</w:t>
      </w:r>
    </w:p>
    <w:p w14:paraId="3CE1513A" w14:textId="43101A83" w:rsidR="00BC42B0" w:rsidRDefault="00F97FA9" w:rsidP="00A02960">
      <w:pPr>
        <w:keepNext/>
        <w:jc w:val="center"/>
      </w:pPr>
      <w:r>
        <w:rPr>
          <w:noProof/>
        </w:rPr>
        <w:drawing>
          <wp:inline distT="0" distB="0" distL="0" distR="0" wp14:anchorId="5BD5DD18" wp14:editId="369C1A56">
            <wp:extent cx="5040000" cy="6357600"/>
            <wp:effectExtent l="0" t="0" r="8255" b="571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IM FanOut Rx Diagram v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20524226" w14:textId="7857D98C" w:rsidR="00BC0C05" w:rsidRDefault="00BC0C05" w:rsidP="00BC0C05">
      <w:pPr>
        <w:pStyle w:val="Caption"/>
        <w:jc w:val="center"/>
      </w:pPr>
      <w:bookmarkStart w:id="1338" w:name="_Toc80793308"/>
      <w:r>
        <w:t xml:space="preserve">Figure </w:t>
      </w:r>
      <w:r>
        <w:rPr>
          <w:noProof/>
        </w:rPr>
        <w:fldChar w:fldCharType="begin"/>
      </w:r>
      <w:r>
        <w:rPr>
          <w:noProof/>
        </w:rPr>
        <w:instrText xml:space="preserve"> SEQ Figure \* ARABIC </w:instrText>
      </w:r>
      <w:r>
        <w:rPr>
          <w:noProof/>
        </w:rPr>
        <w:fldChar w:fldCharType="separate"/>
      </w:r>
      <w:r w:rsidR="00E86763">
        <w:rPr>
          <w:noProof/>
        </w:rPr>
        <w:t>9</w:t>
      </w:r>
      <w:r>
        <w:rPr>
          <w:noProof/>
        </w:rPr>
        <w:fldChar w:fldCharType="end"/>
      </w:r>
      <w:r>
        <w:t xml:space="preserve"> – Basic Serial Splitter </w:t>
      </w:r>
      <w:r w:rsidR="00195C81">
        <w:t>Downstream Data Flow</w:t>
      </w:r>
      <w:bookmarkEnd w:id="1338"/>
    </w:p>
    <w:p w14:paraId="16C8572A" w14:textId="5E833170" w:rsidR="00297124" w:rsidRPr="00A02960" w:rsidRDefault="00297124" w:rsidP="00A02960">
      <w:r>
        <w:t xml:space="preserve">Data </w:t>
      </w:r>
      <w:r w:rsidR="00FB5332">
        <w:t xml:space="preserve">from the Simulator Interface Module </w:t>
      </w:r>
      <w:r>
        <w:t>is received at RS-232 line levels by the receiver on the MAX3323, which inverts and level shifts it to TTL levels. The data is then fanned out to up to 8 MAX208 transmitters, which invert and level shift it back to RS-232 line levels for the connected Simulator PCs.</w:t>
      </w:r>
    </w:p>
    <w:p w14:paraId="1071722C" w14:textId="7E8A143D" w:rsidR="0050702B" w:rsidRDefault="006C2590" w:rsidP="00A02960">
      <w:pPr>
        <w:pStyle w:val="Heading3"/>
      </w:pPr>
      <w:bookmarkStart w:id="1339" w:name="_Toc80793234"/>
      <w:r>
        <w:lastRenderedPageBreak/>
        <w:t>Fan-Out</w:t>
      </w:r>
      <w:r w:rsidR="00730022">
        <w:t xml:space="preserve"> Calculation</w:t>
      </w:r>
      <w:bookmarkEnd w:id="1339"/>
    </w:p>
    <w:p w14:paraId="3D3C77C4" w14:textId="598B70CA" w:rsidR="00142688" w:rsidRDefault="00D230A9" w:rsidP="00730022">
      <w:pPr>
        <w:keepNext/>
      </w:pPr>
      <w:r>
        <w:t xml:space="preserve">The MAX3323 can operate </w:t>
      </w:r>
      <w:r w:rsidR="00F8773F">
        <w:t xml:space="preserve">on supply voltages between 3.0V and 5.5V. </w:t>
      </w:r>
      <w:r w:rsidR="00BE1AF8">
        <w:t>In th</w:t>
      </w:r>
      <w:r w:rsidR="00CC6E75">
        <w:t xml:space="preserve">e Basic Serial Splitter Module </w:t>
      </w:r>
      <w:r w:rsidR="00BE1AF8">
        <w:t xml:space="preserve">design the supply voltage </w:t>
      </w:r>
      <w:r w:rsidR="00F50D3B">
        <w:t>V</w:t>
      </w:r>
      <w:r w:rsidR="00F50D3B" w:rsidRPr="00A02960">
        <w:rPr>
          <w:vertAlign w:val="subscript"/>
        </w:rPr>
        <w:t>CC</w:t>
      </w:r>
      <w:r w:rsidR="00F50D3B">
        <w:t xml:space="preserve"> </w:t>
      </w:r>
      <w:r w:rsidR="00BE1AF8">
        <w:t xml:space="preserve">is </w:t>
      </w:r>
      <w:r w:rsidR="0064443F">
        <w:t xml:space="preserve">nominally 5.0V, and the </w:t>
      </w:r>
      <w:r w:rsidR="0078022B">
        <w:t>V</w:t>
      </w:r>
      <w:r w:rsidR="0078022B" w:rsidRPr="000C5C1C">
        <w:rPr>
          <w:vertAlign w:val="subscript"/>
        </w:rPr>
        <w:t>L</w:t>
      </w:r>
      <w:r w:rsidR="0078022B">
        <w:t xml:space="preserve"> logic </w:t>
      </w:r>
      <w:r w:rsidR="00BD4940">
        <w:t xml:space="preserve">supply </w:t>
      </w:r>
      <w:r w:rsidR="006F7A0C">
        <w:t>pin is tied to V</w:t>
      </w:r>
      <w:r w:rsidR="006F7A0C" w:rsidRPr="00A02960">
        <w:rPr>
          <w:vertAlign w:val="subscript"/>
        </w:rPr>
        <w:t>CC</w:t>
      </w:r>
      <w:r w:rsidR="00F50D3B">
        <w:t>.</w:t>
      </w:r>
    </w:p>
    <w:p w14:paraId="1EF912E9" w14:textId="2E3EC08E" w:rsidR="00F50D3B" w:rsidRDefault="00303D2A" w:rsidP="00A02960">
      <w:pPr>
        <w:keepNext/>
      </w:pPr>
      <w:r>
        <w:t xml:space="preserve">The </w:t>
      </w:r>
      <w:r w:rsidR="00297124">
        <w:t>choice of V</w:t>
      </w:r>
      <w:r w:rsidR="00297124" w:rsidRPr="00A02960">
        <w:rPr>
          <w:vertAlign w:val="subscript"/>
        </w:rPr>
        <w:t>CC</w:t>
      </w:r>
      <w:r w:rsidR="00297124">
        <w:t xml:space="preserve"> = 5.0V is driven by the </w:t>
      </w:r>
      <w:r>
        <w:t>MAX208</w:t>
      </w:r>
      <w:r w:rsidR="00297124">
        <w:t>, which</w:t>
      </w:r>
      <w:r>
        <w:t xml:space="preserve"> requires a </w:t>
      </w:r>
      <w:r w:rsidR="0008387A">
        <w:t xml:space="preserve">supply voltage of </w:t>
      </w:r>
      <w:r w:rsidR="00122FC6">
        <w:t>5.0V.</w:t>
      </w:r>
    </w:p>
    <w:p w14:paraId="090B6F34" w14:textId="3113D2F3" w:rsidR="00DF6010" w:rsidRPr="00A02960" w:rsidRDefault="00DF6010" w:rsidP="00A02960">
      <w:pPr>
        <w:keepNext/>
        <w:rPr>
          <w:b/>
          <w:bCs/>
        </w:rPr>
      </w:pPr>
      <w:r w:rsidRPr="00A02960">
        <w:rPr>
          <w:b/>
          <w:bCs/>
        </w:rPr>
        <w:t>MAX3323 RS-232 receiver output specification:</w:t>
      </w:r>
    </w:p>
    <w:p w14:paraId="23106D06" w14:textId="05A42F20" w:rsidR="004F472B" w:rsidRDefault="004F472B" w:rsidP="00A02960">
      <w:pPr>
        <w:keepNext/>
      </w:pPr>
      <w:r>
        <w:t>Output Voltage Low V</w:t>
      </w:r>
      <w:r w:rsidRPr="00A02960">
        <w:rPr>
          <w:vertAlign w:val="subscript"/>
        </w:rPr>
        <w:t>OL</w:t>
      </w:r>
      <w:r w:rsidR="00224094">
        <w:t>:</w:t>
      </w:r>
    </w:p>
    <w:p w14:paraId="48335712" w14:textId="27C1E81B" w:rsidR="004F472B" w:rsidRDefault="004F472B" w:rsidP="00A02960">
      <w:pPr>
        <w:pStyle w:val="ListParagraph"/>
        <w:keepNext/>
        <w:numPr>
          <w:ilvl w:val="0"/>
          <w:numId w:val="42"/>
        </w:numPr>
      </w:pPr>
      <w:r>
        <w:t>I</w:t>
      </w:r>
      <w:r w:rsidRPr="00A02960">
        <w:rPr>
          <w:vertAlign w:val="subscript"/>
        </w:rPr>
        <w:t>OUT</w:t>
      </w:r>
      <w:r>
        <w:t xml:space="preserve"> = 1.6mA, V</w:t>
      </w:r>
      <w:r w:rsidRPr="00A02960">
        <w:rPr>
          <w:vertAlign w:val="subscript"/>
        </w:rPr>
        <w:t>L</w:t>
      </w:r>
      <w:r>
        <w:t xml:space="preserve"> &gt; 1.8V, guarantee</w:t>
      </w:r>
      <w:r w:rsidR="00482CB7">
        <w:t>s</w:t>
      </w:r>
      <w:r>
        <w:t xml:space="preserve"> V</w:t>
      </w:r>
      <w:r w:rsidRPr="00A02960">
        <w:rPr>
          <w:vertAlign w:val="subscript"/>
        </w:rPr>
        <w:t>OL</w:t>
      </w:r>
      <w:r>
        <w:t xml:space="preserve"> &lt; 0.4V</w:t>
      </w:r>
    </w:p>
    <w:p w14:paraId="3F7261A5" w14:textId="32E764C0" w:rsidR="004F472B" w:rsidRDefault="004F472B" w:rsidP="00A02960">
      <w:pPr>
        <w:pStyle w:val="ListParagraph"/>
        <w:numPr>
          <w:ilvl w:val="0"/>
          <w:numId w:val="42"/>
        </w:numPr>
      </w:pPr>
      <w:r>
        <w:t>I</w:t>
      </w:r>
      <w:r w:rsidRPr="00A02960">
        <w:rPr>
          <w:vertAlign w:val="subscript"/>
        </w:rPr>
        <w:t>OUT</w:t>
      </w:r>
      <w:r>
        <w:t xml:space="preserve"> = 1mA, V</w:t>
      </w:r>
      <w:r w:rsidRPr="00A02960">
        <w:rPr>
          <w:vertAlign w:val="subscript"/>
        </w:rPr>
        <w:t>L</w:t>
      </w:r>
      <w:r>
        <w:t xml:space="preserve"> ≤ 1.8V, guarantee</w:t>
      </w:r>
      <w:r w:rsidR="00482CB7">
        <w:t>s</w:t>
      </w:r>
      <w:r>
        <w:t xml:space="preserve"> V</w:t>
      </w:r>
      <w:r w:rsidRPr="00A02960">
        <w:rPr>
          <w:vertAlign w:val="subscript"/>
        </w:rPr>
        <w:t>OL</w:t>
      </w:r>
      <w:r>
        <w:t xml:space="preserve"> &lt; 0.4V</w:t>
      </w:r>
    </w:p>
    <w:p w14:paraId="7210E7AC" w14:textId="2ABFB309" w:rsidR="001C41A9" w:rsidRDefault="001C41A9" w:rsidP="00A02960">
      <w:pPr>
        <w:pStyle w:val="ListParagraph"/>
        <w:numPr>
          <w:ilvl w:val="0"/>
          <w:numId w:val="42"/>
        </w:numPr>
      </w:pPr>
      <w:r>
        <w:t>Hence at V</w:t>
      </w:r>
      <w:r w:rsidRPr="00A02960">
        <w:rPr>
          <w:vertAlign w:val="subscript"/>
        </w:rPr>
        <w:t>L</w:t>
      </w:r>
      <w:r>
        <w:t xml:space="preserve"> = V</w:t>
      </w:r>
      <w:r w:rsidRPr="00A02960">
        <w:rPr>
          <w:vertAlign w:val="subscript"/>
        </w:rPr>
        <w:t>CC</w:t>
      </w:r>
      <w:r>
        <w:t xml:space="preserve"> = 5.0V, the </w:t>
      </w:r>
      <w:r w:rsidR="00334975">
        <w:t xml:space="preserve">receiver output can sink </w:t>
      </w:r>
      <w:r w:rsidR="008115AA">
        <w:t>up to 1.6mA</w:t>
      </w:r>
      <w:r w:rsidR="00C0658C">
        <w:t xml:space="preserve"> while </w:t>
      </w:r>
      <w:r w:rsidR="00CC6E75">
        <w:t>maintaining</w:t>
      </w:r>
      <w:r w:rsidR="00292083">
        <w:t xml:space="preserve"> V</w:t>
      </w:r>
      <w:r w:rsidR="00292083" w:rsidRPr="00A02960">
        <w:rPr>
          <w:vertAlign w:val="subscript"/>
        </w:rPr>
        <w:t>O</w:t>
      </w:r>
      <w:r w:rsidR="00224094" w:rsidRPr="00A02960">
        <w:rPr>
          <w:vertAlign w:val="subscript"/>
        </w:rPr>
        <w:t>L</w:t>
      </w:r>
      <w:r w:rsidR="00224094">
        <w:t xml:space="preserve"> below 0.4V.</w:t>
      </w:r>
    </w:p>
    <w:p w14:paraId="2218BB81" w14:textId="65424E73" w:rsidR="004F472B" w:rsidRPr="002E59AF" w:rsidRDefault="004F472B" w:rsidP="00A02960">
      <w:pPr>
        <w:keepNext/>
      </w:pPr>
      <w:r w:rsidRPr="002E59AF">
        <w:t>Output Voltage High V</w:t>
      </w:r>
      <w:r w:rsidRPr="00A02960">
        <w:rPr>
          <w:vertAlign w:val="subscript"/>
        </w:rPr>
        <w:t>OH</w:t>
      </w:r>
      <w:r w:rsidRPr="002E59AF">
        <w:t>:</w:t>
      </w:r>
    </w:p>
    <w:p w14:paraId="29DDFF0F" w14:textId="33C14AFB" w:rsidR="004F472B" w:rsidRDefault="004F472B" w:rsidP="00A02960">
      <w:pPr>
        <w:pStyle w:val="ListParagraph"/>
        <w:keepNext/>
        <w:numPr>
          <w:ilvl w:val="0"/>
          <w:numId w:val="43"/>
        </w:numPr>
      </w:pPr>
      <w:r>
        <w:t>I</w:t>
      </w:r>
      <w:r w:rsidRPr="00A02960">
        <w:rPr>
          <w:vertAlign w:val="subscript"/>
        </w:rPr>
        <w:t>OUT</w:t>
      </w:r>
      <w:r>
        <w:t xml:space="preserve"> = -1mA, V</w:t>
      </w:r>
      <w:r w:rsidRPr="00A02960">
        <w:rPr>
          <w:vertAlign w:val="subscript"/>
        </w:rPr>
        <w:t>L</w:t>
      </w:r>
      <w:r>
        <w:t xml:space="preserve"> &gt; 1.8V, guarantee</w:t>
      </w:r>
      <w:r w:rsidR="003C4C95">
        <w:t>s</w:t>
      </w:r>
      <w:r>
        <w:t xml:space="preserve"> V</w:t>
      </w:r>
      <w:r w:rsidRPr="00A02960">
        <w:rPr>
          <w:vertAlign w:val="subscript"/>
        </w:rPr>
        <w:t>OH</w:t>
      </w:r>
      <w:r>
        <w:t xml:space="preserve"> &gt; V</w:t>
      </w:r>
      <w:r w:rsidR="009362D6" w:rsidRPr="00A02960">
        <w:rPr>
          <w:vertAlign w:val="subscript"/>
        </w:rPr>
        <w:t>L</w:t>
      </w:r>
      <w:r>
        <w:t xml:space="preserve"> - 0.4</w:t>
      </w:r>
      <w:r w:rsidR="000E3A60">
        <w:t>V</w:t>
      </w:r>
    </w:p>
    <w:p w14:paraId="2FF495EC" w14:textId="56AC2BCD" w:rsidR="004F472B" w:rsidRDefault="004F472B" w:rsidP="00A02960">
      <w:pPr>
        <w:pStyle w:val="ListParagraph"/>
        <w:keepNext/>
        <w:numPr>
          <w:ilvl w:val="0"/>
          <w:numId w:val="43"/>
        </w:numPr>
      </w:pPr>
      <w:r>
        <w:t>I</w:t>
      </w:r>
      <w:r w:rsidRPr="00A02960">
        <w:rPr>
          <w:vertAlign w:val="subscript"/>
        </w:rPr>
        <w:t>OUT</w:t>
      </w:r>
      <w:r>
        <w:t xml:space="preserve"> = -500µA, V</w:t>
      </w:r>
      <w:r w:rsidRPr="00A02960">
        <w:rPr>
          <w:vertAlign w:val="subscript"/>
        </w:rPr>
        <w:t>L</w:t>
      </w:r>
      <w:r>
        <w:t xml:space="preserve"> ≤ 1.8V, guarantee</w:t>
      </w:r>
      <w:r w:rsidR="003C4C95">
        <w:t>s</w:t>
      </w:r>
      <w:r>
        <w:t xml:space="preserve"> V</w:t>
      </w:r>
      <w:r w:rsidRPr="00A02960">
        <w:rPr>
          <w:vertAlign w:val="subscript"/>
        </w:rPr>
        <w:t>OH</w:t>
      </w:r>
      <w:r>
        <w:t xml:space="preserve"> &gt; V</w:t>
      </w:r>
      <w:r w:rsidRPr="00A02960">
        <w:rPr>
          <w:vertAlign w:val="subscript"/>
        </w:rPr>
        <w:t>L</w:t>
      </w:r>
      <w:r>
        <w:t xml:space="preserve"> - 0.4</w:t>
      </w:r>
      <w:r w:rsidR="000E3A60">
        <w:t>V</w:t>
      </w:r>
    </w:p>
    <w:p w14:paraId="3972AD99" w14:textId="30C56282" w:rsidR="00224094" w:rsidRDefault="00224094" w:rsidP="00224094">
      <w:pPr>
        <w:pStyle w:val="ListParagraph"/>
        <w:numPr>
          <w:ilvl w:val="0"/>
          <w:numId w:val="42"/>
        </w:numPr>
      </w:pPr>
      <w:r>
        <w:t>Hence at V</w:t>
      </w:r>
      <w:r w:rsidRPr="000C5C1C">
        <w:rPr>
          <w:vertAlign w:val="subscript"/>
        </w:rPr>
        <w:t>L</w:t>
      </w:r>
      <w:r>
        <w:t xml:space="preserve"> = V</w:t>
      </w:r>
      <w:r w:rsidRPr="000C5C1C">
        <w:rPr>
          <w:vertAlign w:val="subscript"/>
        </w:rPr>
        <w:t>CC</w:t>
      </w:r>
      <w:r>
        <w:t xml:space="preserve"> = 5.0V, the receiver output can </w:t>
      </w:r>
      <w:r w:rsidR="00776E83">
        <w:t xml:space="preserve">source </w:t>
      </w:r>
      <w:r>
        <w:t xml:space="preserve">up to 1mA while </w:t>
      </w:r>
      <w:r w:rsidR="00CC6E75">
        <w:t>maintaining</w:t>
      </w:r>
      <w:r>
        <w:t xml:space="preserve"> V</w:t>
      </w:r>
      <w:r w:rsidRPr="000C5C1C">
        <w:rPr>
          <w:vertAlign w:val="subscript"/>
        </w:rPr>
        <w:t>O</w:t>
      </w:r>
      <w:r w:rsidR="00B907B3">
        <w:rPr>
          <w:vertAlign w:val="subscript"/>
        </w:rPr>
        <w:t>H</w:t>
      </w:r>
      <w:r>
        <w:t xml:space="preserve"> </w:t>
      </w:r>
      <w:r w:rsidR="00B907B3">
        <w:t xml:space="preserve">above </w:t>
      </w:r>
      <w:r w:rsidR="00807ECC">
        <w:t>4.6V</w:t>
      </w:r>
      <w:r>
        <w:t>.</w:t>
      </w:r>
    </w:p>
    <w:p w14:paraId="0BCDBD37" w14:textId="4B9A6A10" w:rsidR="00224094" w:rsidRPr="00A02960" w:rsidRDefault="00122FC6">
      <w:pPr>
        <w:rPr>
          <w:b/>
          <w:bCs/>
        </w:rPr>
      </w:pPr>
      <w:r w:rsidRPr="00A02960">
        <w:rPr>
          <w:b/>
          <w:bCs/>
        </w:rPr>
        <w:t xml:space="preserve">MAX208 RS-232 transmitter </w:t>
      </w:r>
      <w:r w:rsidR="00FE61B0" w:rsidRPr="00A02960">
        <w:rPr>
          <w:b/>
          <w:bCs/>
        </w:rPr>
        <w:t xml:space="preserve">input </w:t>
      </w:r>
      <w:r w:rsidR="000F030B" w:rsidRPr="00A02960">
        <w:rPr>
          <w:b/>
          <w:bCs/>
        </w:rPr>
        <w:t>specification</w:t>
      </w:r>
      <w:r w:rsidR="00FE61B0" w:rsidRPr="00A02960">
        <w:rPr>
          <w:b/>
          <w:bCs/>
        </w:rPr>
        <w:t>:</w:t>
      </w:r>
    </w:p>
    <w:p w14:paraId="43E48C24" w14:textId="0FD49B57" w:rsidR="00461DA3" w:rsidRDefault="00461DA3" w:rsidP="00A02960">
      <w:pPr>
        <w:keepNext/>
      </w:pPr>
      <w:r>
        <w:t xml:space="preserve">Input </w:t>
      </w:r>
      <w:r w:rsidR="00931A12">
        <w:t xml:space="preserve">Voltage </w:t>
      </w:r>
      <w:r w:rsidR="000F030B">
        <w:t>Low:</w:t>
      </w:r>
    </w:p>
    <w:p w14:paraId="6E405F8B" w14:textId="6FB668EF" w:rsidR="006D4DC0" w:rsidRDefault="004F472B" w:rsidP="00A02960">
      <w:pPr>
        <w:pStyle w:val="ListParagraph"/>
        <w:keepNext/>
        <w:numPr>
          <w:ilvl w:val="0"/>
          <w:numId w:val="42"/>
        </w:numPr>
      </w:pPr>
      <w:r>
        <w:t>Input Logic Threshold Low &lt; 0.8V</w:t>
      </w:r>
    </w:p>
    <w:p w14:paraId="3B51EADE" w14:textId="52C76098" w:rsidR="000F576B" w:rsidRDefault="0047441A" w:rsidP="00A02960">
      <w:pPr>
        <w:pStyle w:val="ListParagraph"/>
        <w:keepNext/>
        <w:numPr>
          <w:ilvl w:val="0"/>
          <w:numId w:val="42"/>
        </w:numPr>
      </w:pPr>
      <w:r>
        <w:t xml:space="preserve">Input </w:t>
      </w:r>
      <w:r w:rsidR="00CD0277">
        <w:t xml:space="preserve">internal </w:t>
      </w:r>
      <w:r w:rsidR="00965ED1">
        <w:t>pull-up resistor = 400k</w:t>
      </w:r>
      <w:r w:rsidR="00CD0277" w:rsidRPr="00A02960">
        <w:rPr>
          <w:rFonts w:ascii="Calibri" w:hAnsi="Calibri" w:cs="Calibri"/>
        </w:rPr>
        <w:t>Ω</w:t>
      </w:r>
    </w:p>
    <w:p w14:paraId="240698CE" w14:textId="5E80BBE8" w:rsidR="009E243E" w:rsidRPr="00A02960" w:rsidRDefault="002F1F2B">
      <w:pPr>
        <w:pStyle w:val="ListParagraph"/>
        <w:keepNext/>
        <w:numPr>
          <w:ilvl w:val="0"/>
          <w:numId w:val="42"/>
        </w:numPr>
        <w:rPr>
          <w:rFonts w:ascii="MS Shell Dlg 2" w:hAnsi="MS Shell Dlg 2" w:cs="MS Shell Dlg 2"/>
          <w:sz w:val="16"/>
          <w:szCs w:val="16"/>
        </w:rPr>
      </w:pPr>
      <w:r>
        <w:t xml:space="preserve">Input current therefore </w:t>
      </w:r>
      <w:r w:rsidR="00703069">
        <w:t>approximately</w:t>
      </w:r>
      <w:r w:rsidR="004F472B">
        <w:t xml:space="preserve"> 12.5</w:t>
      </w:r>
      <w:r w:rsidR="00F95A32" w:rsidRPr="00A02960">
        <w:rPr>
          <w:rFonts w:ascii="Calibri" w:hAnsi="Calibri" w:cs="Calibri"/>
        </w:rPr>
        <w:t>μ</w:t>
      </w:r>
      <w:r w:rsidR="004F472B">
        <w:t>A</w:t>
      </w:r>
      <w:r w:rsidR="008F5F1E">
        <w:t xml:space="preserve"> per transmitter</w:t>
      </w:r>
      <w:r w:rsidR="00CC6E75">
        <w:t xml:space="preserve"> with transmitter input held low.</w:t>
      </w:r>
    </w:p>
    <w:p w14:paraId="62226EFB" w14:textId="52B4E567" w:rsidR="00CC6E75" w:rsidRPr="00A02960" w:rsidRDefault="00CC6E75">
      <w:pPr>
        <w:pStyle w:val="ListParagraph"/>
        <w:keepNext/>
        <w:numPr>
          <w:ilvl w:val="0"/>
          <w:numId w:val="42"/>
        </w:numPr>
        <w:rPr>
          <w:rFonts w:ascii="MS Shell Dlg 2" w:hAnsi="MS Shell Dlg 2" w:cs="MS Shell Dlg 2"/>
          <w:sz w:val="16"/>
          <w:szCs w:val="16"/>
        </w:rPr>
      </w:pPr>
      <w:r>
        <w:t>One MAX3323 receiver will drive 8 x MAX208 transmitters in a fully populated Basic Serial Splitter Module (master board + expander board).</w:t>
      </w:r>
    </w:p>
    <w:p w14:paraId="75032FA6" w14:textId="661A3692" w:rsidR="004F472B" w:rsidRPr="00A02960" w:rsidRDefault="004F472B" w:rsidP="00A02960">
      <w:pPr>
        <w:pStyle w:val="ListParagraph"/>
        <w:keepNext/>
        <w:numPr>
          <w:ilvl w:val="0"/>
          <w:numId w:val="42"/>
        </w:numPr>
        <w:rPr>
          <w:rFonts w:ascii="MS Shell Dlg 2" w:hAnsi="MS Shell Dlg 2" w:cs="MS Shell Dlg 2"/>
          <w:sz w:val="16"/>
          <w:szCs w:val="16"/>
        </w:rPr>
      </w:pPr>
      <w:r>
        <w:t>12.5</w:t>
      </w:r>
      <w:r w:rsidR="004B4D5E" w:rsidRPr="00CC6E75">
        <w:rPr>
          <w:rFonts w:ascii="Calibri" w:hAnsi="Calibri" w:cs="Calibri"/>
        </w:rPr>
        <w:t>μ</w:t>
      </w:r>
      <w:r>
        <w:t>A x 8</w:t>
      </w:r>
      <w:r w:rsidR="005808A7">
        <w:t xml:space="preserve"> transmitters</w:t>
      </w:r>
      <w:r>
        <w:t xml:space="preserve"> = 100</w:t>
      </w:r>
      <w:r w:rsidR="005808A7" w:rsidRPr="00CC6E75">
        <w:rPr>
          <w:rFonts w:ascii="Calibri" w:hAnsi="Calibri" w:cs="Calibri"/>
        </w:rPr>
        <w:t>μ</w:t>
      </w:r>
      <w:r w:rsidR="009D29F0">
        <w:t>A</w:t>
      </w:r>
    </w:p>
    <w:p w14:paraId="1647E3A0" w14:textId="38636E00" w:rsidR="004F472B" w:rsidRDefault="00CC6E75" w:rsidP="000F030B">
      <w:pPr>
        <w:pStyle w:val="ListParagraph"/>
        <w:numPr>
          <w:ilvl w:val="0"/>
          <w:numId w:val="42"/>
        </w:numPr>
      </w:pPr>
      <w:r>
        <w:t>100</w:t>
      </w:r>
      <w:r w:rsidRPr="003B55D2">
        <w:rPr>
          <w:rFonts w:ascii="Calibri" w:hAnsi="Calibri" w:cs="Calibri"/>
        </w:rPr>
        <w:t>μ</w:t>
      </w:r>
      <w:r>
        <w:t xml:space="preserve">A </w:t>
      </w:r>
      <w:r w:rsidR="00576E0A">
        <w:t xml:space="preserve">is less than the </w:t>
      </w:r>
      <w:r w:rsidR="00695FA1">
        <w:t xml:space="preserve">maximum 1.6mA which the </w:t>
      </w:r>
      <w:r w:rsidR="004F472B">
        <w:t>MAX3323E receiver output can s</w:t>
      </w:r>
      <w:r w:rsidR="00B303BC">
        <w:t>ink</w:t>
      </w:r>
      <w:r w:rsidR="00A31D1E">
        <w:t>.</w:t>
      </w:r>
    </w:p>
    <w:p w14:paraId="6D289425" w14:textId="7DD7D8E9" w:rsidR="00AD3179" w:rsidRDefault="00AD3179" w:rsidP="00A02960">
      <w:pPr>
        <w:pStyle w:val="ListParagraph"/>
        <w:numPr>
          <w:ilvl w:val="0"/>
          <w:numId w:val="42"/>
        </w:numPr>
      </w:pPr>
      <w:r>
        <w:t>H</w:t>
      </w:r>
      <w:r w:rsidR="00B4679A">
        <w:t xml:space="preserve">ence one MAX3323 </w:t>
      </w:r>
      <w:r w:rsidR="00236B6B">
        <w:t xml:space="preserve">RS-232 receiver </w:t>
      </w:r>
      <w:r w:rsidR="008B127E">
        <w:t xml:space="preserve">can </w:t>
      </w:r>
      <w:r w:rsidR="002106F1">
        <w:t>maintain V</w:t>
      </w:r>
      <w:r w:rsidR="002106F1" w:rsidRPr="00A02960">
        <w:rPr>
          <w:vertAlign w:val="subscript"/>
        </w:rPr>
        <w:t>OL</w:t>
      </w:r>
      <w:r w:rsidR="002106F1">
        <w:t xml:space="preserve"> </w:t>
      </w:r>
      <w:r w:rsidR="00841803">
        <w:t>&lt; 0.4V</w:t>
      </w:r>
      <w:r w:rsidR="007F16F4">
        <w:t xml:space="preserve">, which is less than the 0.8V MAX208 </w:t>
      </w:r>
      <w:r w:rsidR="00716E33">
        <w:t xml:space="preserve">RS-232 transmitter </w:t>
      </w:r>
      <w:r w:rsidR="00236B6B">
        <w:t xml:space="preserve">logic low threshold, while </w:t>
      </w:r>
      <w:r w:rsidR="008B127E">
        <w:t>driv</w:t>
      </w:r>
      <w:r w:rsidR="00236B6B">
        <w:t>ing</w:t>
      </w:r>
      <w:r w:rsidR="008B127E">
        <w:t xml:space="preserve"> </w:t>
      </w:r>
      <w:r w:rsidR="00691991">
        <w:t xml:space="preserve">the required 8 </w:t>
      </w:r>
      <w:r w:rsidR="00236B6B">
        <w:t xml:space="preserve">x </w:t>
      </w:r>
      <w:r w:rsidR="00691991">
        <w:t xml:space="preserve">MAX208 </w:t>
      </w:r>
      <w:r w:rsidR="00236B6B">
        <w:t xml:space="preserve">RS-232 </w:t>
      </w:r>
      <w:r w:rsidR="00691991">
        <w:t>transmitters</w:t>
      </w:r>
      <w:r w:rsidR="009D29F0">
        <w:t>.</w:t>
      </w:r>
    </w:p>
    <w:p w14:paraId="056BC50A" w14:textId="77777777" w:rsidR="000F030B" w:rsidRDefault="000F030B" w:rsidP="00A02960">
      <w:pPr>
        <w:keepNext/>
      </w:pPr>
      <w:r>
        <w:t>Input Voltage High:</w:t>
      </w:r>
    </w:p>
    <w:p w14:paraId="58CAE6FE" w14:textId="60284F01" w:rsidR="004F472B" w:rsidRDefault="004F472B" w:rsidP="00A02960">
      <w:pPr>
        <w:pStyle w:val="ListParagraph"/>
        <w:keepNext/>
        <w:numPr>
          <w:ilvl w:val="0"/>
          <w:numId w:val="44"/>
        </w:numPr>
      </w:pPr>
      <w:r>
        <w:t>Input Logic Threshold High &gt; 2.0V</w:t>
      </w:r>
    </w:p>
    <w:p w14:paraId="7B0C8C0A" w14:textId="454A2265" w:rsidR="004F472B" w:rsidRDefault="00450042" w:rsidP="00450042">
      <w:pPr>
        <w:pStyle w:val="ListParagraph"/>
        <w:numPr>
          <w:ilvl w:val="0"/>
          <w:numId w:val="44"/>
        </w:numPr>
      </w:pPr>
      <w:r>
        <w:t xml:space="preserve">The </w:t>
      </w:r>
      <w:r w:rsidR="004F472B">
        <w:t xml:space="preserve">MAX208 </w:t>
      </w:r>
      <w:r w:rsidR="004C33AB">
        <w:t xml:space="preserve">transmitter input </w:t>
      </w:r>
      <w:r w:rsidR="004F472B">
        <w:t>pull-up resistor</w:t>
      </w:r>
      <w:r w:rsidR="004C33AB">
        <w:t xml:space="preserve"> ensures </w:t>
      </w:r>
      <w:r w:rsidR="004F472B">
        <w:t xml:space="preserve">logic high even </w:t>
      </w:r>
      <w:r w:rsidR="004C33AB">
        <w:t xml:space="preserve">if the </w:t>
      </w:r>
      <w:r w:rsidR="004F472B">
        <w:t>input is open</w:t>
      </w:r>
      <w:r w:rsidR="007A13D3">
        <w:t xml:space="preserve"> circuit.</w:t>
      </w:r>
      <w:r w:rsidR="00652D14">
        <w:t xml:space="preserve"> No external current source is required</w:t>
      </w:r>
      <w:r w:rsidR="00A31D1E">
        <w:t>.</w:t>
      </w:r>
    </w:p>
    <w:p w14:paraId="47F97E41" w14:textId="6304A017" w:rsidR="00AB48D4" w:rsidRDefault="00AB48D4" w:rsidP="00A02960">
      <w:pPr>
        <w:pStyle w:val="ListParagraph"/>
        <w:numPr>
          <w:ilvl w:val="0"/>
          <w:numId w:val="44"/>
        </w:numPr>
      </w:pPr>
      <w:r>
        <w:t xml:space="preserve">Hence one MAX3323 RS-232 receiver </w:t>
      </w:r>
      <w:r w:rsidR="00CC6E75">
        <w:t xml:space="preserve">output </w:t>
      </w:r>
      <w:r>
        <w:t>can maintain V</w:t>
      </w:r>
      <w:r w:rsidRPr="00A02960">
        <w:rPr>
          <w:vertAlign w:val="subscript"/>
        </w:rPr>
        <w:t>OH</w:t>
      </w:r>
      <w:r>
        <w:t xml:space="preserve"> &gt;</w:t>
      </w:r>
      <w:r w:rsidR="00E81B13">
        <w:t xml:space="preserve">4.6V, which is greater than the </w:t>
      </w:r>
      <w:r w:rsidR="00C856B8">
        <w:t xml:space="preserve">2.0V MAX208 RS-232 transmitter logic high threshold, while driving </w:t>
      </w:r>
      <w:r w:rsidR="00812978">
        <w:t xml:space="preserve">the </w:t>
      </w:r>
      <w:r w:rsidR="00E06F95">
        <w:t>required 8 x MAX208 RS-232 transmitters.</w:t>
      </w:r>
    </w:p>
    <w:p w14:paraId="10101E45" w14:textId="4474921A" w:rsidR="006C2590" w:rsidRDefault="006C2590" w:rsidP="006C2590"/>
    <w:p w14:paraId="00728210" w14:textId="77777777" w:rsidR="00125906" w:rsidRPr="000C5C1C" w:rsidRDefault="00125906" w:rsidP="00125906">
      <w:pPr>
        <w:pStyle w:val="Heading2"/>
        <w:rPr>
          <w:rFonts w:asciiTheme="minorHAnsi" w:hAnsiTheme="minorHAnsi" w:cstheme="minorBidi"/>
        </w:rPr>
      </w:pPr>
      <w:bookmarkStart w:id="1340" w:name="_Toc80793235"/>
      <w:r>
        <w:lastRenderedPageBreak/>
        <w:t>Upstream Data</w:t>
      </w:r>
      <w:bookmarkEnd w:id="1340"/>
    </w:p>
    <w:p w14:paraId="355B976D" w14:textId="39FFB2BB" w:rsidR="00CC6E75" w:rsidRDefault="00CC6E75" w:rsidP="00CC6E75">
      <w:pPr>
        <w:keepNext/>
      </w:pPr>
      <w:r w:rsidRPr="003B55D2">
        <w:t xml:space="preserve">The </w:t>
      </w:r>
      <w:r>
        <w:t>upstream</w:t>
      </w:r>
      <w:r w:rsidRPr="003B55D2">
        <w:t xml:space="preserve"> data flow is illustrated in the following diagram:</w:t>
      </w:r>
    </w:p>
    <w:p w14:paraId="0D6BA3BC" w14:textId="77777777" w:rsidR="00125906" w:rsidRDefault="00125906" w:rsidP="00125906">
      <w:pPr>
        <w:keepNext/>
        <w:jc w:val="center"/>
      </w:pPr>
      <w:r>
        <w:rPr>
          <w:noProof/>
        </w:rPr>
        <w:drawing>
          <wp:inline distT="0" distB="0" distL="0" distR="0" wp14:anchorId="738F53B9" wp14:editId="5C8BC56F">
            <wp:extent cx="5040000" cy="6357600"/>
            <wp:effectExtent l="0" t="0" r="8255" b="57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XIM FanOut Tx Diagram v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6357600"/>
                    </a:xfrm>
                    <a:prstGeom prst="rect">
                      <a:avLst/>
                    </a:prstGeom>
                  </pic:spPr>
                </pic:pic>
              </a:graphicData>
            </a:graphic>
          </wp:inline>
        </w:drawing>
      </w:r>
    </w:p>
    <w:p w14:paraId="7575187E" w14:textId="689DCCF3" w:rsidR="00125906" w:rsidRDefault="00125906" w:rsidP="00125906">
      <w:pPr>
        <w:pStyle w:val="Caption"/>
        <w:jc w:val="center"/>
      </w:pPr>
      <w:bookmarkStart w:id="1341" w:name="_Toc80793309"/>
      <w:r>
        <w:t xml:space="preserve">Figure </w:t>
      </w:r>
      <w:r>
        <w:rPr>
          <w:noProof/>
        </w:rPr>
        <w:fldChar w:fldCharType="begin"/>
      </w:r>
      <w:r>
        <w:rPr>
          <w:noProof/>
        </w:rPr>
        <w:instrText xml:space="preserve"> SEQ Figure \* ARABIC </w:instrText>
      </w:r>
      <w:r>
        <w:rPr>
          <w:noProof/>
        </w:rPr>
        <w:fldChar w:fldCharType="separate"/>
      </w:r>
      <w:r w:rsidR="00E86763">
        <w:rPr>
          <w:noProof/>
        </w:rPr>
        <w:t>10</w:t>
      </w:r>
      <w:r>
        <w:rPr>
          <w:noProof/>
        </w:rPr>
        <w:fldChar w:fldCharType="end"/>
      </w:r>
      <w:r>
        <w:t xml:space="preserve"> – Basic Serial Splitter Upstream Data Flow</w:t>
      </w:r>
      <w:bookmarkEnd w:id="1341"/>
    </w:p>
    <w:p w14:paraId="3FFBB2DC" w14:textId="3783A867" w:rsidR="00FB5332" w:rsidRPr="003B55D2" w:rsidRDefault="00297124" w:rsidP="00FB5332">
      <w:r>
        <w:t xml:space="preserve">Data from a Simulator PC </w:t>
      </w:r>
      <w:r w:rsidR="00FB5332">
        <w:t>is received at RS-232 line levels by a receiver on a MAX208, which inverts and level shifts it to TTL levels. The data from one PC (Simulator PC #1 in the diagram above) is then connected via the DIP switch to the MAX3323 transmitter, which inverts and level shifts it back to RS-232 line levels for the Simulator Interface Module.</w:t>
      </w:r>
    </w:p>
    <w:p w14:paraId="692ED29F" w14:textId="36097B3D" w:rsidR="00297124" w:rsidRDefault="00297124" w:rsidP="00300695"/>
    <w:p w14:paraId="46F395A9" w14:textId="77777777" w:rsidR="00FB5332" w:rsidRDefault="00300695" w:rsidP="00300695">
      <w:r>
        <w:lastRenderedPageBreak/>
        <w:t xml:space="preserve">It is important to note that only one MAX208 receiver should be connected </w:t>
      </w:r>
      <w:r w:rsidR="009F5BB1">
        <w:t xml:space="preserve">at any time </w:t>
      </w:r>
      <w:r>
        <w:t>to the MAX3323</w:t>
      </w:r>
      <w:r w:rsidR="009F5BB1">
        <w:t xml:space="preserve"> transmitter</w:t>
      </w:r>
      <w:r>
        <w:t xml:space="preserve">. </w:t>
      </w:r>
    </w:p>
    <w:p w14:paraId="569E5415" w14:textId="2490159B" w:rsidR="00FB5332" w:rsidRDefault="00300695" w:rsidP="00A02960">
      <w:pPr>
        <w:pStyle w:val="ListParagraph"/>
        <w:numPr>
          <w:ilvl w:val="0"/>
          <w:numId w:val="48"/>
        </w:numPr>
      </w:pPr>
      <w:r>
        <w:t xml:space="preserve">The MAX208 ensures that the outputs of </w:t>
      </w:r>
      <w:r w:rsidR="00FB5332">
        <w:t>any</w:t>
      </w:r>
      <w:r>
        <w:t xml:space="preserve"> receivers not connected to an RS-232 source are held at logic 1 level (logic 1 is high voltage – approximately V</w:t>
      </w:r>
      <w:r w:rsidRPr="00A02960">
        <w:rPr>
          <w:vertAlign w:val="subscript"/>
        </w:rPr>
        <w:t>CC</w:t>
      </w:r>
      <w:r>
        <w:t xml:space="preserve"> – on the TTL side). </w:t>
      </w:r>
    </w:p>
    <w:p w14:paraId="62188058" w14:textId="4C9099B4" w:rsidR="00300695" w:rsidRPr="00A02960" w:rsidRDefault="00300695" w:rsidP="00A02960">
      <w:pPr>
        <w:pStyle w:val="ListParagraph"/>
        <w:numPr>
          <w:ilvl w:val="0"/>
          <w:numId w:val="48"/>
        </w:numPr>
      </w:pPr>
      <w:r>
        <w:t>Connecting more than one receiver at the same time will result in an effective short circuit from V</w:t>
      </w:r>
      <w:r w:rsidRPr="00A02960">
        <w:rPr>
          <w:vertAlign w:val="subscript"/>
        </w:rPr>
        <w:t>CC</w:t>
      </w:r>
      <w:r>
        <w:t xml:space="preserve"> to ground </w:t>
      </w:r>
      <w:r w:rsidR="009F5BB1">
        <w:t>during any data transmission from a connected PC</w:t>
      </w:r>
      <w:r w:rsidR="00FB5332">
        <w:t>, as the other receiver tries to pull its output low</w:t>
      </w:r>
      <w:r w:rsidR="009F5BB1">
        <w:t>. This may damage the MAX208.</w:t>
      </w:r>
    </w:p>
    <w:p w14:paraId="0ABD80AC" w14:textId="77777777" w:rsidR="00202DC6" w:rsidRDefault="00202DC6">
      <w:pPr>
        <w:pStyle w:val="Heading3"/>
      </w:pPr>
      <w:bookmarkStart w:id="1342" w:name="_Toc80793236"/>
      <w:r>
        <w:t>Transmitter Disabling</w:t>
      </w:r>
      <w:bookmarkEnd w:id="1342"/>
    </w:p>
    <w:p w14:paraId="22FE0F77" w14:textId="77777777" w:rsidR="00202DC6" w:rsidRPr="009C1732" w:rsidRDefault="00202DC6" w:rsidP="00202DC6">
      <w:pPr>
        <w:keepNext/>
      </w:pPr>
      <w:r>
        <w:t>T</w:t>
      </w:r>
      <w:r w:rsidRPr="009C1732">
        <w:t xml:space="preserve">wo Basic Serial Splitter Modules may be daisy-chained to support a maximum of 16 Simulator PCs. </w:t>
      </w:r>
    </w:p>
    <w:p w14:paraId="07A41EED" w14:textId="77777777" w:rsidR="00202DC6" w:rsidRPr="009C1732" w:rsidRDefault="00202DC6" w:rsidP="00202DC6">
      <w:pPr>
        <w:pStyle w:val="ListParagraph"/>
        <w:keepNext/>
        <w:numPr>
          <w:ilvl w:val="0"/>
          <w:numId w:val="38"/>
        </w:numPr>
      </w:pPr>
      <w:r w:rsidRPr="009C1732">
        <w:t>Where a single Basic Serial Splitter Module is used, only one Simulator PC can be used to send configuration data to the Simulator Interface Module. The active PC is selected using the 8-position DIP switch on the Basic Serial Splitter Module.</w:t>
      </w:r>
    </w:p>
    <w:p w14:paraId="3E4323A5" w14:textId="77777777" w:rsidR="00202DC6" w:rsidRPr="009C1732" w:rsidRDefault="00202DC6" w:rsidP="00202DC6">
      <w:pPr>
        <w:pStyle w:val="ListParagraph"/>
        <w:keepNext/>
        <w:numPr>
          <w:ilvl w:val="0"/>
          <w:numId w:val="38"/>
        </w:numPr>
      </w:pPr>
      <w:r w:rsidRPr="009C1732">
        <w:t xml:space="preserve">Where two Basic Serial Splitter Modules are daisy-chained together, only one module can be used to send configuration data to the Simulator Interface Module (the active PC on that module being selected with the DIP switch, as above). </w:t>
      </w:r>
    </w:p>
    <w:p w14:paraId="30BB379A" w14:textId="77777777" w:rsidR="00202DC6" w:rsidRPr="009C1732" w:rsidRDefault="00202DC6" w:rsidP="00202DC6">
      <w:pPr>
        <w:pStyle w:val="ListParagraph"/>
        <w:keepNext/>
        <w:numPr>
          <w:ilvl w:val="0"/>
          <w:numId w:val="38"/>
        </w:numPr>
      </w:pPr>
      <w:r w:rsidRPr="009C1732">
        <w:t>Only the RS-232 transmitter on the downstream of the two modules is enabled; the transmitter on the upstream module is disabled.</w:t>
      </w:r>
    </w:p>
    <w:p w14:paraId="1950CD70" w14:textId="77777777" w:rsidR="00202DC6" w:rsidRPr="009C1732" w:rsidRDefault="00202DC6" w:rsidP="00202DC6">
      <w:pPr>
        <w:pStyle w:val="ListParagraph"/>
        <w:keepNext/>
        <w:numPr>
          <w:ilvl w:val="0"/>
          <w:numId w:val="38"/>
        </w:numPr>
      </w:pPr>
      <w:r w:rsidRPr="009C1732">
        <w:t>The disabling of the upstream transmitter is automatic and cannot be configured.</w:t>
      </w:r>
    </w:p>
    <w:p w14:paraId="4BE607E5" w14:textId="77777777" w:rsidR="00202DC6" w:rsidRPr="009C1732" w:rsidRDefault="00202DC6" w:rsidP="00202DC6">
      <w:pPr>
        <w:keepNext/>
      </w:pPr>
      <w:r w:rsidRPr="009C1732">
        <w:t>The circuit controlling the transmitter disabling function is illustrated in the following diagram:</w:t>
      </w:r>
    </w:p>
    <w:p w14:paraId="52C9BD99" w14:textId="77777777" w:rsidR="00202DC6" w:rsidRDefault="00202DC6" w:rsidP="00202DC6">
      <w:pPr>
        <w:keepNext/>
        <w:jc w:val="center"/>
      </w:pPr>
      <w:r>
        <w:rPr>
          <w:noProof/>
        </w:rPr>
        <w:drawing>
          <wp:inline distT="0" distB="0" distL="0" distR="0" wp14:anchorId="1C9E6FB8" wp14:editId="0530B8CB">
            <wp:extent cx="5731510" cy="2540635"/>
            <wp:effectExtent l="0" t="0" r="2540" b="0"/>
            <wp:docPr id="11" name="Picture 1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2 BAsic Splitter TX Enable v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207B7585" w14:textId="6BE150AF" w:rsidR="00202DC6" w:rsidRDefault="00202DC6" w:rsidP="00202DC6">
      <w:pPr>
        <w:pStyle w:val="Caption"/>
        <w:jc w:val="center"/>
      </w:pPr>
      <w:bookmarkStart w:id="1343" w:name="_Toc80793310"/>
      <w:r>
        <w:t xml:space="preserve">Figure </w:t>
      </w:r>
      <w:r>
        <w:rPr>
          <w:noProof/>
        </w:rPr>
        <w:fldChar w:fldCharType="begin"/>
      </w:r>
      <w:r>
        <w:rPr>
          <w:noProof/>
        </w:rPr>
        <w:instrText xml:space="preserve"> SEQ Figure \* ARABIC </w:instrText>
      </w:r>
      <w:r>
        <w:rPr>
          <w:noProof/>
        </w:rPr>
        <w:fldChar w:fldCharType="separate"/>
      </w:r>
      <w:r w:rsidR="00E86763">
        <w:rPr>
          <w:noProof/>
        </w:rPr>
        <w:t>11</w:t>
      </w:r>
      <w:r>
        <w:rPr>
          <w:noProof/>
        </w:rPr>
        <w:fldChar w:fldCharType="end"/>
      </w:r>
      <w:r>
        <w:t xml:space="preserve"> – Basic Serial Splitter Transmitter Control</w:t>
      </w:r>
      <w:bookmarkEnd w:id="1343"/>
    </w:p>
    <w:p w14:paraId="3B58281D" w14:textId="77777777" w:rsidR="00202DC6" w:rsidRPr="009C1732" w:rsidRDefault="00202DC6" w:rsidP="00A02960">
      <w:pPr>
        <w:pageBreakBefore/>
      </w:pPr>
      <w:r w:rsidRPr="009C1732">
        <w:lastRenderedPageBreak/>
        <w:t>The transmitter disabling function operates as follows:</w:t>
      </w:r>
    </w:p>
    <w:p w14:paraId="4007AE3C" w14:textId="77777777" w:rsidR="00202DC6" w:rsidRPr="009C1732" w:rsidRDefault="00202DC6" w:rsidP="00202DC6">
      <w:pPr>
        <w:pStyle w:val="ListParagraph"/>
        <w:numPr>
          <w:ilvl w:val="0"/>
          <w:numId w:val="37"/>
        </w:numPr>
        <w:ind w:left="714" w:hanging="357"/>
      </w:pPr>
      <w:r w:rsidRPr="009C1732">
        <w:t>The Basic Serial Splitter Modules uses the MAX3323 RS-232 serial line driver IC, which has the capability to disable the serial transmitter via a control pin, making the RS-232 level transmit T1OUT</w:t>
      </w:r>
      <w:r w:rsidRPr="009C1732">
        <w:rPr>
          <w:rStyle w:val="FootnoteReference"/>
        </w:rPr>
        <w:footnoteReference w:id="20"/>
      </w:r>
      <w:r w:rsidRPr="009C1732">
        <w:t xml:space="preserve"> pin passive and high impedance</w:t>
      </w:r>
      <w:r w:rsidRPr="009C1732">
        <w:rPr>
          <w:rStyle w:val="FootnoteReference"/>
        </w:rPr>
        <w:footnoteReference w:id="21"/>
      </w:r>
      <w:r w:rsidRPr="009C1732">
        <w:t>.</w:t>
      </w:r>
    </w:p>
    <w:p w14:paraId="01B41B80" w14:textId="77777777" w:rsidR="00202DC6" w:rsidRPr="009C1732" w:rsidRDefault="00202DC6" w:rsidP="00202DC6">
      <w:pPr>
        <w:pStyle w:val="ListParagraph"/>
        <w:numPr>
          <w:ilvl w:val="0"/>
          <w:numId w:val="37"/>
        </w:numPr>
        <w:ind w:left="714" w:hanging="357"/>
      </w:pPr>
      <w:r w:rsidRPr="009C1732">
        <w:t>When a single Basic Serial Splitter Module is used, the TXENABLE pin is held high via a 10k</w:t>
      </w:r>
      <w:r w:rsidRPr="009C1732">
        <w:rPr>
          <w:rFonts w:ascii="Calibri" w:hAnsi="Calibri" w:cs="Calibri"/>
        </w:rPr>
        <w:t xml:space="preserve">Ω pull-up resistor. </w:t>
      </w:r>
    </w:p>
    <w:p w14:paraId="758FBFF5"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The TXENABLE pin is also connected to pin 8 of the </w:t>
      </w:r>
      <w:r w:rsidRPr="009C1732">
        <w:rPr>
          <w:rFonts w:ascii="Calibri" w:hAnsi="Calibri" w:cs="Calibri"/>
          <w:i/>
          <w:iCs/>
        </w:rPr>
        <w:t>Power Board</w:t>
      </w:r>
      <w:r w:rsidRPr="009C1732">
        <w:rPr>
          <w:rFonts w:ascii="Calibri" w:hAnsi="Calibri" w:cs="Calibri"/>
        </w:rPr>
        <w:t xml:space="preserve"> connector. This is pin is not connected on the Power Module, so the TXENABLE pin is still held high. This enables the RS-232 transmitter.</w:t>
      </w:r>
    </w:p>
    <w:p w14:paraId="26C41EA2" w14:textId="77777777" w:rsidR="00202DC6" w:rsidRPr="009C1732" w:rsidRDefault="00202DC6" w:rsidP="00202DC6">
      <w:pPr>
        <w:pStyle w:val="ListParagraph"/>
        <w:numPr>
          <w:ilvl w:val="0"/>
          <w:numId w:val="37"/>
        </w:numPr>
        <w:ind w:left="714" w:hanging="357"/>
      </w:pPr>
      <w:r w:rsidRPr="009C1732">
        <w:rPr>
          <w:rFonts w:ascii="Calibri" w:hAnsi="Calibri" w:cs="Calibri"/>
        </w:rPr>
        <w:t xml:space="preserve">Pin 8 on the </w:t>
      </w:r>
      <w:r w:rsidRPr="009C1732">
        <w:rPr>
          <w:rFonts w:ascii="Calibri" w:hAnsi="Calibri" w:cs="Calibri"/>
          <w:i/>
          <w:iCs/>
        </w:rPr>
        <w:t>Interface</w:t>
      </w:r>
      <w:r w:rsidRPr="009C1732">
        <w:rPr>
          <w:rFonts w:ascii="Calibri" w:hAnsi="Calibri" w:cs="Calibri"/>
        </w:rPr>
        <w:t xml:space="preserve"> connector is connected to ground (0V). This pin is not used on the Simulator Interface Module, so this has no effect.</w:t>
      </w:r>
    </w:p>
    <w:p w14:paraId="4CD7E45F" w14:textId="77777777" w:rsidR="00202DC6" w:rsidRPr="009C1732" w:rsidRDefault="00202DC6" w:rsidP="00202DC6">
      <w:pPr>
        <w:pStyle w:val="ListParagraph"/>
        <w:numPr>
          <w:ilvl w:val="0"/>
          <w:numId w:val="37"/>
        </w:numPr>
        <w:ind w:left="714" w:hanging="357"/>
      </w:pPr>
      <w:r w:rsidRPr="009C1732">
        <w:t xml:space="preserve">When a second Basic Serial Splitter is connected, pin 8 on the </w:t>
      </w:r>
      <w:r w:rsidRPr="009C1732">
        <w:rPr>
          <w:i/>
          <w:iCs/>
        </w:rPr>
        <w:t>Power Board</w:t>
      </w:r>
      <w:r w:rsidRPr="009C1732">
        <w:t xml:space="preserve"> connector of the upstream module is connected to the </w:t>
      </w:r>
      <w:r w:rsidRPr="009C1732">
        <w:rPr>
          <w:i/>
          <w:iCs/>
        </w:rPr>
        <w:t>Interface</w:t>
      </w:r>
      <w:r w:rsidRPr="009C1732">
        <w:t xml:space="preserve"> connector of the downstream interface. This has the effect of pulling low the TXENABLE pin of the upstream module’s MAX3323. </w:t>
      </w:r>
    </w:p>
    <w:p w14:paraId="11610135" w14:textId="77777777" w:rsidR="00202DC6" w:rsidRPr="009C1732" w:rsidRDefault="00202DC6" w:rsidP="00202DC6">
      <w:pPr>
        <w:pStyle w:val="ListParagraph"/>
        <w:numPr>
          <w:ilvl w:val="0"/>
          <w:numId w:val="37"/>
        </w:numPr>
        <w:ind w:left="714" w:hanging="357"/>
      </w:pPr>
      <w:r w:rsidRPr="009C1732">
        <w:t>This disables the upstream MAX3323’s RS-232 transmitter and makes the T1OUT transmit pin high impedance. PCs connected to the upstream module cannot transmit data to the Simulator Interface Module, regardless of the DIP switch setting.</w:t>
      </w:r>
    </w:p>
    <w:p w14:paraId="517808EC" w14:textId="1A748DCA" w:rsidR="00202DC6" w:rsidRPr="00A02960" w:rsidRDefault="00202DC6" w:rsidP="00202DC6">
      <w:pPr>
        <w:pStyle w:val="ListParagraph"/>
        <w:numPr>
          <w:ilvl w:val="0"/>
          <w:numId w:val="37"/>
        </w:numPr>
        <w:ind w:left="714" w:hanging="357"/>
      </w:pPr>
      <w:r w:rsidRPr="009C1732">
        <w:t xml:space="preserve">The TXENABLE pin of the downstream module’s MAX3323 is still held high by its pull-up resistor. As above, this pin is connected to </w:t>
      </w:r>
      <w:r w:rsidRPr="009C1732">
        <w:rPr>
          <w:rFonts w:ascii="Calibri" w:hAnsi="Calibri" w:cs="Calibri"/>
        </w:rPr>
        <w:t xml:space="preserve">pin 8 of the </w:t>
      </w:r>
      <w:r w:rsidRPr="009C1732">
        <w:rPr>
          <w:rFonts w:ascii="Calibri" w:hAnsi="Calibri" w:cs="Calibri"/>
          <w:i/>
          <w:iCs/>
        </w:rPr>
        <w:t>Power Board</w:t>
      </w:r>
      <w:r w:rsidRPr="009C1732">
        <w:rPr>
          <w:rFonts w:ascii="Calibri" w:hAnsi="Calibri" w:cs="Calibri"/>
        </w:rPr>
        <w:t xml:space="preserve"> connector, but this is not connected on the Power Module, so the TXENABLE pin is still held high. The downstream module’s RS-232 transmitter remains enabled.</w:t>
      </w:r>
    </w:p>
    <w:p w14:paraId="25495E90" w14:textId="77777777" w:rsidR="00202DC6" w:rsidRPr="009C1732" w:rsidRDefault="00202DC6" w:rsidP="002F647F"/>
    <w:p w14:paraId="75BEDD98" w14:textId="77777777" w:rsidR="003912A1" w:rsidRDefault="003912A1" w:rsidP="004416AC">
      <w:pPr>
        <w:pStyle w:val="Heading2"/>
      </w:pPr>
      <w:r>
        <w:br w:type="page"/>
      </w:r>
    </w:p>
    <w:p w14:paraId="76B835A5" w14:textId="77777777" w:rsidR="00744894" w:rsidRDefault="00744894">
      <w:pPr>
        <w:pStyle w:val="Heading1"/>
        <w:rPr>
          <w:ins w:id="1344" w:author="Andrew Instone-Cowie" w:date="2021-08-10T20:30:00Z"/>
        </w:rPr>
        <w:pPrChange w:id="1345" w:author="Andrew Instone-Cowie" w:date="2021-08-10T20:31:00Z">
          <w:pPr>
            <w:pStyle w:val="Heading2"/>
          </w:pPr>
        </w:pPrChange>
      </w:pPr>
      <w:bookmarkStart w:id="1346" w:name="_Toc80793237"/>
      <w:ins w:id="1347" w:author="Andrew Instone-Cowie" w:date="2021-08-10T20:30:00Z">
        <w:r>
          <w:lastRenderedPageBreak/>
          <w:t>Circuit Protection</w:t>
        </w:r>
        <w:bookmarkEnd w:id="1346"/>
      </w:ins>
    </w:p>
    <w:p w14:paraId="13EEF620" w14:textId="77777777" w:rsidR="00744894" w:rsidRDefault="00744894">
      <w:pPr>
        <w:pStyle w:val="Heading2"/>
        <w:rPr>
          <w:ins w:id="1348" w:author="Andrew Instone-Cowie" w:date="2021-08-10T20:30:00Z"/>
        </w:rPr>
        <w:pPrChange w:id="1349" w:author="Andrew Instone-Cowie" w:date="2021-08-10T20:31:00Z">
          <w:pPr>
            <w:pStyle w:val="Heading3"/>
          </w:pPr>
        </w:pPrChange>
      </w:pPr>
      <w:bookmarkStart w:id="1350" w:name="_Toc80793238"/>
      <w:ins w:id="1351" w:author="Andrew Instone-Cowie" w:date="2021-08-10T20:30:00Z">
        <w:r>
          <w:t>Over-Current Protection</w:t>
        </w:r>
        <w:bookmarkEnd w:id="1350"/>
      </w:ins>
    </w:p>
    <w:p w14:paraId="008179CA" w14:textId="77777777" w:rsidR="007A073B" w:rsidRDefault="007A073B">
      <w:pPr>
        <w:rPr>
          <w:ins w:id="1352" w:author="Andrew Instone-Cowie" w:date="2021-08-24T20:01:00Z"/>
        </w:rPr>
      </w:pPr>
      <w:ins w:id="1353" w:author="Andrew Instone-Cowie" w:date="2021-08-24T20:00:00Z">
        <w:r>
          <w:t>Primary over-current protection is provided by the 800mA fuse fitted to the Power Module</w:t>
        </w:r>
      </w:ins>
      <w:ins w:id="1354" w:author="Andrew Instone-Cowie" w:date="2021-08-24T20:01:00Z">
        <w:r>
          <w:t>.</w:t>
        </w:r>
      </w:ins>
    </w:p>
    <w:p w14:paraId="7078E20C" w14:textId="085822A1" w:rsidR="007A073B" w:rsidRDefault="007A073B">
      <w:pPr>
        <w:rPr>
          <w:ins w:id="1355" w:author="Andrew Instone-Cowie" w:date="2021-08-24T20:03:00Z"/>
        </w:rPr>
      </w:pPr>
      <w:ins w:id="1356" w:author="Andrew Instone-Cowie" w:date="2021-08-24T20:01:00Z">
        <w:r>
          <w:t xml:space="preserve">Secondary over-current protection is provided by the selected </w:t>
        </w:r>
      </w:ins>
      <w:ins w:id="1357" w:author="Andrew Instone-Cowie" w:date="2021-08-24T20:05:00Z">
        <w:r w:rsidR="003A01F6" w:rsidRPr="003A01F6">
          <w:t>LM340T-5.0</w:t>
        </w:r>
        <w:r w:rsidR="003A01F6">
          <w:t xml:space="preserve"> </w:t>
        </w:r>
      </w:ins>
      <w:ins w:id="1358" w:author="Andrew Instone-Cowie" w:date="2021-08-24T20:01:00Z">
        <w:r>
          <w:t>voltage regulator</w:t>
        </w:r>
      </w:ins>
      <w:ins w:id="1359" w:author="Andrew Instone-Cowie" w:date="2021-08-24T20:08:00Z">
        <w:r w:rsidR="003A01F6">
          <w:rPr>
            <w:rStyle w:val="FootnoteReference"/>
          </w:rPr>
          <w:footnoteReference w:id="22"/>
        </w:r>
      </w:ins>
      <w:ins w:id="1362" w:author="Andrew Instone-Cowie" w:date="2021-08-24T20:01:00Z">
        <w:r>
          <w:t xml:space="preserve"> or alternative </w:t>
        </w:r>
      </w:ins>
      <w:ins w:id="1363" w:author="Andrew Instone-Cowie" w:date="2021-08-24T20:05:00Z">
        <w:r w:rsidR="003A01F6" w:rsidRPr="003A01F6">
          <w:t>Traco Power TSR 1-2450</w:t>
        </w:r>
        <w:r w:rsidR="003A01F6">
          <w:t xml:space="preserve"> </w:t>
        </w:r>
      </w:ins>
      <w:ins w:id="1364" w:author="Andrew Instone-Cowie" w:date="2021-08-24T20:03:00Z">
        <w:r>
          <w:t>switched buck regulator</w:t>
        </w:r>
      </w:ins>
      <w:ins w:id="1365" w:author="Andrew Instone-Cowie" w:date="2021-08-24T20:08:00Z">
        <w:r w:rsidR="003A01F6">
          <w:rPr>
            <w:rStyle w:val="FootnoteReference"/>
          </w:rPr>
          <w:footnoteReference w:id="23"/>
        </w:r>
      </w:ins>
      <w:ins w:id="1367" w:author="Andrew Instone-Cowie" w:date="2021-08-24T20:03:00Z">
        <w:r>
          <w:t>.</w:t>
        </w:r>
        <w:r w:rsidR="003A01F6">
          <w:t xml:space="preserve"> Both devices have internal short-circuit protection and thermal shutdown features.</w:t>
        </w:r>
      </w:ins>
    </w:p>
    <w:p w14:paraId="7A149550" w14:textId="7B7D21F1" w:rsidR="007A073B" w:rsidRDefault="003A01F6">
      <w:pPr>
        <w:rPr>
          <w:ins w:id="1368" w:author="Andrew Instone-Cowie" w:date="2021-08-24T20:09:00Z"/>
        </w:rPr>
      </w:pPr>
      <w:ins w:id="1369" w:author="Andrew Instone-Cowie" w:date="2021-08-24T20:09:00Z">
        <w:r>
          <w:t>The LM340T-5.0 has i</w:t>
        </w:r>
      </w:ins>
      <w:ins w:id="1370" w:author="Andrew Instone-Cowie" w:date="2021-08-24T20:08:00Z">
        <w:r>
          <w:t xml:space="preserve">nternal </w:t>
        </w:r>
      </w:ins>
      <w:ins w:id="1371" w:author="Andrew Instone-Cowie" w:date="2021-08-24T20:09:00Z">
        <w:r>
          <w:t>t</w:t>
        </w:r>
      </w:ins>
      <w:ins w:id="1372" w:author="Andrew Instone-Cowie" w:date="2021-08-24T20:08:00Z">
        <w:r>
          <w:t xml:space="preserve">hermal </w:t>
        </w:r>
      </w:ins>
      <w:ins w:id="1373" w:author="Andrew Instone-Cowie" w:date="2021-08-24T20:09:00Z">
        <w:r>
          <w:t>o</w:t>
        </w:r>
      </w:ins>
      <w:ins w:id="1374" w:author="Andrew Instone-Cowie" w:date="2021-08-24T20:08:00Z">
        <w:r>
          <w:t xml:space="preserve">verload </w:t>
        </w:r>
      </w:ins>
      <w:ins w:id="1375" w:author="Andrew Instone-Cowie" w:date="2021-08-24T20:09:00Z">
        <w:r>
          <w:t>p</w:t>
        </w:r>
      </w:ins>
      <w:ins w:id="1376" w:author="Andrew Instone-Cowie" w:date="2021-08-24T20:08:00Z">
        <w:r>
          <w:t>rotection</w:t>
        </w:r>
      </w:ins>
      <w:ins w:id="1377" w:author="Andrew Instone-Cowie" w:date="2021-08-24T20:09:00Z">
        <w:r>
          <w:t>, and an in</w:t>
        </w:r>
      </w:ins>
      <w:ins w:id="1378" w:author="Andrew Instone-Cowie" w:date="2021-08-24T20:08:00Z">
        <w:r>
          <w:t xml:space="preserve">ternal </w:t>
        </w:r>
      </w:ins>
      <w:ins w:id="1379" w:author="Andrew Instone-Cowie" w:date="2021-08-24T20:09:00Z">
        <w:r>
          <w:t>s</w:t>
        </w:r>
      </w:ins>
      <w:ins w:id="1380" w:author="Andrew Instone-Cowie" w:date="2021-08-24T20:08:00Z">
        <w:r>
          <w:t xml:space="preserve">hort-circuit </w:t>
        </w:r>
      </w:ins>
      <w:ins w:id="1381" w:author="Andrew Instone-Cowie" w:date="2021-08-24T20:09:00Z">
        <w:r>
          <w:t>c</w:t>
        </w:r>
      </w:ins>
      <w:ins w:id="1382" w:author="Andrew Instone-Cowie" w:date="2021-08-24T20:08:00Z">
        <w:r>
          <w:t xml:space="preserve">urrent </w:t>
        </w:r>
      </w:ins>
      <w:ins w:id="1383" w:author="Andrew Instone-Cowie" w:date="2021-08-24T20:09:00Z">
        <w:r>
          <w:t>l</w:t>
        </w:r>
      </w:ins>
      <w:ins w:id="1384" w:author="Andrew Instone-Cowie" w:date="2021-08-24T20:08:00Z">
        <w:r>
          <w:t xml:space="preserve">imit </w:t>
        </w:r>
      </w:ins>
      <w:ins w:id="1385" w:author="Andrew Instone-Cowie" w:date="2021-08-24T20:09:00Z">
        <w:r>
          <w:t>of 2.1A.</w:t>
        </w:r>
      </w:ins>
    </w:p>
    <w:p w14:paraId="02EBA305" w14:textId="3EA309E3" w:rsidR="003A01F6" w:rsidRDefault="003A01F6">
      <w:pPr>
        <w:rPr>
          <w:ins w:id="1386" w:author="Andrew Instone-Cowie" w:date="2021-08-24T20:10:00Z"/>
        </w:rPr>
      </w:pPr>
      <w:ins w:id="1387" w:author="Andrew Instone-Cowie" w:date="2021-08-24T20:09:00Z">
        <w:r>
          <w:t xml:space="preserve">The short-circuit current limit of the </w:t>
        </w:r>
        <w:r w:rsidRPr="00212D29">
          <w:t>Traco Power TSR 1-2450</w:t>
        </w:r>
      </w:ins>
      <w:ins w:id="1388" w:author="Andrew Instone-Cowie" w:date="2021-08-24T20:10:00Z">
        <w:r>
          <w:t xml:space="preserve"> is not specified in the data</w:t>
        </w:r>
      </w:ins>
      <w:ins w:id="1389" w:author="Andrew Instone-Cowie" w:date="2021-08-24T20:26:00Z">
        <w:r w:rsidR="00320A72">
          <w:t xml:space="preserve"> </w:t>
        </w:r>
      </w:ins>
      <w:ins w:id="1390" w:author="Andrew Instone-Cowie" w:date="2021-08-24T20:10:00Z">
        <w:r>
          <w:t>sheet, but the maximum input current is given as 1000mA (1A).</w:t>
        </w:r>
      </w:ins>
    </w:p>
    <w:p w14:paraId="4C930DBD" w14:textId="6F613C71" w:rsidR="00744894" w:rsidRDefault="00744894" w:rsidP="00744894">
      <w:pPr>
        <w:pStyle w:val="Heading2"/>
        <w:rPr>
          <w:ins w:id="1391" w:author="Andrew Instone-Cowie" w:date="2021-08-10T20:43:00Z"/>
        </w:rPr>
      </w:pPr>
      <w:bookmarkStart w:id="1392" w:name="_Toc80793239"/>
      <w:ins w:id="1393" w:author="Andrew Instone-Cowie" w:date="2021-08-10T20:30:00Z">
        <w:r>
          <w:t>Polarity Protection</w:t>
        </w:r>
      </w:ins>
      <w:bookmarkEnd w:id="1392"/>
    </w:p>
    <w:p w14:paraId="7A5F9D35" w14:textId="30DE43AC" w:rsidR="003A01F6" w:rsidRDefault="003A01F6">
      <w:pPr>
        <w:rPr>
          <w:ins w:id="1394" w:author="Andrew Instone-Cowie" w:date="2021-08-24T20:14:00Z"/>
        </w:rPr>
      </w:pPr>
      <w:ins w:id="1395" w:author="Andrew Instone-Cowie" w:date="2021-08-24T20:11:00Z">
        <w:r>
          <w:t xml:space="preserve">The use of polarised connectors on all modules of the Liverpool Ringing Simulator </w:t>
        </w:r>
      </w:ins>
      <w:ins w:id="1396" w:author="Andrew Instone-Cowie" w:date="2021-08-24T20:12:00Z">
        <w:r>
          <w:t xml:space="preserve">minimises the possibilities for reversed polarity connections between modules. However, many </w:t>
        </w:r>
      </w:ins>
      <w:ins w:id="1397" w:author="Andrew Instone-Cowie" w:date="2021-08-24T20:14:00Z">
        <w:r w:rsidR="001020C3">
          <w:t>general-purpose</w:t>
        </w:r>
      </w:ins>
      <w:ins w:id="1398" w:author="Andrew Instone-Cowie" w:date="2021-08-24T20:13:00Z">
        <w:r>
          <w:t xml:space="preserve"> </w:t>
        </w:r>
      </w:ins>
      <w:ins w:id="1399" w:author="Andrew Instone-Cowie" w:date="2021-08-24T20:12:00Z">
        <w:r>
          <w:t xml:space="preserve">plug-in power supply units are </w:t>
        </w:r>
      </w:ins>
      <w:ins w:id="1400" w:author="Andrew Instone-Cowie" w:date="2021-08-24T20:13:00Z">
        <w:r>
          <w:t xml:space="preserve">provided with a selection </w:t>
        </w:r>
        <w:r w:rsidR="001020C3">
          <w:t>of</w:t>
        </w:r>
      </w:ins>
      <w:ins w:id="1401" w:author="Andrew Instone-Cowie" w:date="2021-08-24T20:12:00Z">
        <w:r>
          <w:t xml:space="preserve"> non-polarised reversible </w:t>
        </w:r>
      </w:ins>
      <w:ins w:id="1402" w:author="Andrew Instone-Cowie" w:date="2021-08-24T20:13:00Z">
        <w:r w:rsidR="001020C3">
          <w:t xml:space="preserve">connector tips, </w:t>
        </w:r>
      </w:ins>
      <w:ins w:id="1403" w:author="Andrew Instone-Cowie" w:date="2021-08-24T20:14:00Z">
        <w:r w:rsidR="001020C3">
          <w:t xml:space="preserve">with the consequent risk of </w:t>
        </w:r>
      </w:ins>
      <w:ins w:id="1404" w:author="Andrew Instone-Cowie" w:date="2021-08-24T22:07:00Z">
        <w:r w:rsidR="00427883">
          <w:t xml:space="preserve">inadvertently </w:t>
        </w:r>
      </w:ins>
      <w:ins w:id="1405" w:author="Andrew Instone-Cowie" w:date="2021-08-24T20:14:00Z">
        <w:r w:rsidR="001020C3">
          <w:t>connecting the power supply with the polarity reversed.</w:t>
        </w:r>
      </w:ins>
    </w:p>
    <w:p w14:paraId="10D1CFFC" w14:textId="66277E56" w:rsidR="001020C3" w:rsidRDefault="001020C3">
      <w:pPr>
        <w:rPr>
          <w:ins w:id="1406" w:author="Andrew Instone-Cowie" w:date="2021-08-24T20:16:00Z"/>
        </w:rPr>
      </w:pPr>
      <w:ins w:id="1407" w:author="Andrew Instone-Cowie" w:date="2021-08-24T20:15:00Z">
        <w:r>
          <w:t xml:space="preserve">The Simulator Interface Module and the Basic Serial Splitter Module are therefore provided with a reverse polarity protection diode, connected before the </w:t>
        </w:r>
      </w:ins>
      <w:ins w:id="1408" w:author="Andrew Instone-Cowie" w:date="2021-08-24T20:16:00Z">
        <w:r>
          <w:t>voltage regulator or other pol</w:t>
        </w:r>
      </w:ins>
      <w:ins w:id="1409" w:author="Andrew Instone-Cowie" w:date="2021-08-24T20:20:00Z">
        <w:r>
          <w:t xml:space="preserve">arity </w:t>
        </w:r>
      </w:ins>
      <w:ins w:id="1410" w:author="Andrew Instone-Cowie" w:date="2021-08-24T20:16:00Z">
        <w:r>
          <w:t>sensitive devices.</w:t>
        </w:r>
      </w:ins>
    </w:p>
    <w:p w14:paraId="0AF9F209" w14:textId="7233338D" w:rsidR="003A01F6" w:rsidRDefault="001020C3">
      <w:pPr>
        <w:rPr>
          <w:ins w:id="1411" w:author="Andrew Instone-Cowie" w:date="2021-08-24T20:17:00Z"/>
        </w:rPr>
      </w:pPr>
      <w:ins w:id="1412" w:author="Andrew Instone-Cowie" w:date="2021-08-24T20:16:00Z">
        <w:r>
          <w:t xml:space="preserve">The diode specified is a </w:t>
        </w:r>
      </w:ins>
      <w:ins w:id="1413" w:author="Andrew Instone-Cowie" w:date="2021-08-10T20:53:00Z">
        <w:r w:rsidR="00F50485">
          <w:t>1N4001</w:t>
        </w:r>
      </w:ins>
      <w:ins w:id="1414" w:author="Andrew Instone-Cowie" w:date="2021-08-10T20:55:00Z">
        <w:r w:rsidR="00F50485">
          <w:t xml:space="preserve"> </w:t>
        </w:r>
      </w:ins>
      <w:ins w:id="1415" w:author="Andrew Instone-Cowie" w:date="2021-08-24T20:16:00Z">
        <w:r>
          <w:t>device</w:t>
        </w:r>
      </w:ins>
      <w:ins w:id="1416" w:author="Andrew Instone-Cowie" w:date="2021-08-24T20:25:00Z">
        <w:r w:rsidR="00320A72">
          <w:rPr>
            <w:rStyle w:val="FootnoteReference"/>
          </w:rPr>
          <w:footnoteReference w:id="24"/>
        </w:r>
      </w:ins>
      <w:ins w:id="1418" w:author="Andrew Instone-Cowie" w:date="2021-08-24T20:16:00Z">
        <w:r>
          <w:t>, which has a maximum peak forward current rating of 1A, and a peak inverse vol</w:t>
        </w:r>
      </w:ins>
      <w:ins w:id="1419" w:author="Andrew Instone-Cowie" w:date="2021-08-24T20:17:00Z">
        <w:r>
          <w:t>tage rating of 50V, which is adequate for a fully specified simulator.</w:t>
        </w:r>
      </w:ins>
    </w:p>
    <w:p w14:paraId="56C3C1F6" w14:textId="73B7A9AF" w:rsidR="001020C3" w:rsidRPr="001E6F40" w:rsidRDefault="001020C3">
      <w:pPr>
        <w:keepNext/>
        <w:rPr>
          <w:ins w:id="1420" w:author="Andrew Instone-Cowie" w:date="2021-08-10T20:43:00Z"/>
        </w:rPr>
        <w:pPrChange w:id="1421" w:author="Andrew Instone-Cowie" w:date="2021-08-24T21:28:00Z">
          <w:pPr/>
        </w:pPrChange>
      </w:pPr>
      <w:ins w:id="1422" w:author="Andrew Instone-Cowie" w:date="2021-08-24T20:17:00Z">
        <w:r>
          <w:t xml:space="preserve">With </w:t>
        </w:r>
      </w:ins>
      <w:ins w:id="1423" w:author="Andrew Instone-Cowie" w:date="2021-08-24T20:19:00Z">
        <w:r>
          <w:t xml:space="preserve">correct </w:t>
        </w:r>
      </w:ins>
      <w:ins w:id="1424" w:author="Andrew Instone-Cowie" w:date="2021-08-24T20:17:00Z">
        <w:r>
          <w:t>power supp</w:t>
        </w:r>
      </w:ins>
      <w:ins w:id="1425" w:author="Andrew Instone-Cowie" w:date="2021-08-24T20:18:00Z">
        <w:r>
          <w:t xml:space="preserve">ly polarity, the diode is forward biased and conducts, allowing current to flow to the rest of the Interface or Splitter Module. This is illustrated in the </w:t>
        </w:r>
      </w:ins>
      <w:ins w:id="1426" w:author="Andrew Instone-Cowie" w:date="2021-08-24T20:19:00Z">
        <w:r>
          <w:t>following diagram:</w:t>
        </w:r>
      </w:ins>
    </w:p>
    <w:p w14:paraId="2900A31E" w14:textId="77777777" w:rsidR="00744894" w:rsidRDefault="00744894">
      <w:pPr>
        <w:keepNext/>
        <w:jc w:val="center"/>
        <w:rPr>
          <w:ins w:id="1427" w:author="Andrew Instone-Cowie" w:date="2021-08-10T20:37:00Z"/>
        </w:rPr>
        <w:pPrChange w:id="1428" w:author="Andrew Instone-Cowie" w:date="2021-08-10T20:37:00Z">
          <w:pPr>
            <w:jc w:val="center"/>
          </w:pPr>
        </w:pPrChange>
      </w:pPr>
      <w:ins w:id="1429" w:author="Andrew Instone-Cowie" w:date="2021-08-10T20:32:00Z">
        <w:r>
          <w:rPr>
            <w:noProof/>
          </w:rPr>
          <w:drawing>
            <wp:inline distT="0" distB="0" distL="0" distR="0" wp14:anchorId="2DAF10AE" wp14:editId="3FB7205C">
              <wp:extent cx="3240000" cy="2340000"/>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2 Polarity Diode Diagram v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ins>
    </w:p>
    <w:p w14:paraId="5FBF57DB" w14:textId="79965C5C" w:rsidR="00744894" w:rsidRDefault="00744894" w:rsidP="00744894">
      <w:pPr>
        <w:pStyle w:val="Caption"/>
        <w:jc w:val="center"/>
        <w:rPr>
          <w:ins w:id="1430" w:author="Andrew Instone-Cowie" w:date="2021-08-10T20:43:00Z"/>
        </w:rPr>
      </w:pPr>
      <w:bookmarkStart w:id="1431" w:name="_Toc80793311"/>
      <w:ins w:id="1432" w:author="Andrew Instone-Cowie" w:date="2021-08-10T20:37:00Z">
        <w:r>
          <w:t xml:space="preserve">Figure </w:t>
        </w:r>
        <w:r>
          <w:fldChar w:fldCharType="begin"/>
        </w:r>
        <w:r>
          <w:instrText xml:space="preserve"> SEQ Figure \* ARABIC </w:instrText>
        </w:r>
      </w:ins>
      <w:r>
        <w:fldChar w:fldCharType="separate"/>
      </w:r>
      <w:ins w:id="1433" w:author="Andrew Instone-Cowie" w:date="2021-08-25T14:18:00Z">
        <w:r w:rsidR="00E86763">
          <w:rPr>
            <w:noProof/>
          </w:rPr>
          <w:t>12</w:t>
        </w:r>
      </w:ins>
      <w:ins w:id="1434" w:author="Andrew Instone-Cowie" w:date="2021-08-10T20:37:00Z">
        <w:r>
          <w:fldChar w:fldCharType="end"/>
        </w:r>
        <w:r>
          <w:t xml:space="preserve"> – Polarity Protection – Correct</w:t>
        </w:r>
      </w:ins>
      <w:bookmarkEnd w:id="1431"/>
    </w:p>
    <w:p w14:paraId="4AAFBBD0" w14:textId="6B7FFD6B" w:rsidR="00744894" w:rsidRPr="001E6F40" w:rsidRDefault="001020C3">
      <w:pPr>
        <w:keepNext/>
        <w:rPr>
          <w:ins w:id="1435" w:author="Andrew Instone-Cowie" w:date="2021-08-10T20:43:00Z"/>
        </w:rPr>
        <w:pPrChange w:id="1436" w:author="Andrew Instone-Cowie" w:date="2021-08-24T21:28:00Z">
          <w:pPr/>
        </w:pPrChange>
      </w:pPr>
      <w:ins w:id="1437" w:author="Andrew Instone-Cowie" w:date="2021-08-24T20:19:00Z">
        <w:r>
          <w:lastRenderedPageBreak/>
          <w:t>If the po</w:t>
        </w:r>
      </w:ins>
      <w:ins w:id="1438" w:author="Andrew Instone-Cowie" w:date="2021-08-24T20:20:00Z">
        <w:r>
          <w:t>wer supply is connected with the polarity reversed, the diode is reverse biased and does not a</w:t>
        </w:r>
      </w:ins>
      <w:ins w:id="1439" w:author="Andrew Instone-Cowie" w:date="2021-08-24T20:21:00Z">
        <w:r>
          <w:t xml:space="preserve">llow current to flow, thus protecting the remainder of the electronics. </w:t>
        </w:r>
      </w:ins>
      <w:ins w:id="1440" w:author="Andrew Instone-Cowie" w:date="2021-08-24T20:22:00Z">
        <w:r>
          <w:t xml:space="preserve">The peak inverse voltage rating of the diode provides protection up to 50V. Reverse polarity connection is </w:t>
        </w:r>
      </w:ins>
      <w:ins w:id="1441" w:author="Andrew Instone-Cowie" w:date="2021-08-24T20:21:00Z">
        <w:r>
          <w:t>illustrated in the following diagram:</w:t>
        </w:r>
      </w:ins>
    </w:p>
    <w:p w14:paraId="631CFBF1" w14:textId="77777777" w:rsidR="00744894" w:rsidRDefault="00744894">
      <w:pPr>
        <w:keepNext/>
        <w:jc w:val="center"/>
        <w:rPr>
          <w:ins w:id="1442" w:author="Andrew Instone-Cowie" w:date="2021-08-10T20:38:00Z"/>
        </w:rPr>
        <w:pPrChange w:id="1443" w:author="Andrew Instone-Cowie" w:date="2021-08-10T20:38:00Z">
          <w:pPr/>
        </w:pPrChange>
      </w:pPr>
      <w:ins w:id="1444" w:author="Andrew Instone-Cowie" w:date="2021-08-10T20:33:00Z">
        <w:r>
          <w:rPr>
            <w:noProof/>
          </w:rPr>
          <w:drawing>
            <wp:inline distT="0" distB="0" distL="0" distR="0" wp14:anchorId="0B679544" wp14:editId="28AE3F17">
              <wp:extent cx="3240000" cy="2340000"/>
              <wp:effectExtent l="0" t="0" r="0" b="3175"/>
              <wp:docPr id="17" name="Picture 1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Polarity Diode Reversed Diagram v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0000" cy="2340000"/>
                      </a:xfrm>
                      <a:prstGeom prst="rect">
                        <a:avLst/>
                      </a:prstGeom>
                    </pic:spPr>
                  </pic:pic>
                </a:graphicData>
              </a:graphic>
            </wp:inline>
          </w:drawing>
        </w:r>
      </w:ins>
    </w:p>
    <w:p w14:paraId="687B2A76" w14:textId="7B30CE05" w:rsidR="00744894" w:rsidRPr="00744894" w:rsidRDefault="00744894">
      <w:pPr>
        <w:pStyle w:val="Caption"/>
        <w:jc w:val="center"/>
        <w:rPr>
          <w:ins w:id="1445" w:author="Andrew Instone-Cowie" w:date="2021-08-10T20:30:00Z"/>
          <w:rPrChange w:id="1446" w:author="Andrew Instone-Cowie" w:date="2021-08-10T20:32:00Z">
            <w:rPr>
              <w:ins w:id="1447" w:author="Andrew Instone-Cowie" w:date="2021-08-10T20:30:00Z"/>
            </w:rPr>
          </w:rPrChange>
        </w:rPr>
        <w:pPrChange w:id="1448" w:author="Andrew Instone-Cowie" w:date="2021-08-10T20:38:00Z">
          <w:pPr>
            <w:pStyle w:val="Heading3"/>
          </w:pPr>
        </w:pPrChange>
      </w:pPr>
      <w:bookmarkStart w:id="1449" w:name="_Toc80793312"/>
      <w:ins w:id="1450" w:author="Andrew Instone-Cowie" w:date="2021-08-10T20:38:00Z">
        <w:r>
          <w:t xml:space="preserve">Figure </w:t>
        </w:r>
        <w:r>
          <w:fldChar w:fldCharType="begin"/>
        </w:r>
        <w:r>
          <w:instrText xml:space="preserve"> SEQ Figure \* ARABIC </w:instrText>
        </w:r>
      </w:ins>
      <w:r>
        <w:fldChar w:fldCharType="separate"/>
      </w:r>
      <w:ins w:id="1451" w:author="Andrew Instone-Cowie" w:date="2021-08-25T14:18:00Z">
        <w:r w:rsidR="00E86763">
          <w:rPr>
            <w:noProof/>
          </w:rPr>
          <w:t>13</w:t>
        </w:r>
      </w:ins>
      <w:ins w:id="1452" w:author="Andrew Instone-Cowie" w:date="2021-08-10T20:38:00Z">
        <w:r>
          <w:fldChar w:fldCharType="end"/>
        </w:r>
        <w:r>
          <w:t xml:space="preserve"> – Polarity Protection – Reversed</w:t>
        </w:r>
      </w:ins>
      <w:bookmarkEnd w:id="1449"/>
    </w:p>
    <w:p w14:paraId="776C1F86" w14:textId="77777777" w:rsidR="00744894" w:rsidRDefault="00744894">
      <w:pPr>
        <w:pStyle w:val="Heading2"/>
        <w:rPr>
          <w:ins w:id="1453" w:author="Andrew Instone-Cowie" w:date="2021-08-10T20:30:00Z"/>
        </w:rPr>
        <w:pPrChange w:id="1454" w:author="Andrew Instone-Cowie" w:date="2021-08-10T20:31:00Z">
          <w:pPr>
            <w:pStyle w:val="Heading3"/>
          </w:pPr>
        </w:pPrChange>
      </w:pPr>
      <w:bookmarkStart w:id="1455" w:name="_Toc80793240"/>
      <w:ins w:id="1456" w:author="Andrew Instone-Cowie" w:date="2021-08-10T20:30:00Z">
        <w:r>
          <w:t>Transient Voltage Suppression</w:t>
        </w:r>
        <w:bookmarkEnd w:id="1455"/>
      </w:ins>
    </w:p>
    <w:p w14:paraId="0A025484" w14:textId="6F02CFDB" w:rsidR="00744894" w:rsidRPr="009C1732" w:rsidRDefault="00744894">
      <w:pPr>
        <w:rPr>
          <w:ins w:id="1457" w:author="Andrew Instone-Cowie" w:date="2021-08-10T20:30:00Z"/>
        </w:rPr>
      </w:pPr>
      <w:ins w:id="1458" w:author="Andrew Instone-Cowie" w:date="2021-08-10T20:30:00Z">
        <w:r w:rsidRPr="009C1732">
          <w:t xml:space="preserve">The </w:t>
        </w:r>
      </w:ins>
      <w:ins w:id="1459" w:author="Andrew Instone-Cowie" w:date="2021-08-24T20:23:00Z">
        <w:r w:rsidR="00320A72">
          <w:t>Liverpool Ringing S</w:t>
        </w:r>
      </w:ins>
      <w:ins w:id="1460" w:author="Andrew Instone-Cowie" w:date="2021-08-10T20:30:00Z">
        <w:r w:rsidRPr="009C1732">
          <w:t xml:space="preserve">imulator </w:t>
        </w:r>
      </w:ins>
      <w:ins w:id="1461" w:author="Andrew Instone-Cowie" w:date="2021-08-24T20:23:00Z">
        <w:r w:rsidR="00320A72">
          <w:t xml:space="preserve">modules are fitted with </w:t>
        </w:r>
      </w:ins>
      <w:ins w:id="1462" w:author="Andrew Instone-Cowie" w:date="2021-08-10T20:30:00Z">
        <w:r w:rsidRPr="009C1732">
          <w:t>Transient Voltage Suppression (TVS) diodes to provide a degree of protection against induced over-voltage</w:t>
        </w:r>
      </w:ins>
      <w:ins w:id="1463" w:author="Andrew Instone-Cowie" w:date="2021-08-24T20:23:00Z">
        <w:r w:rsidR="00320A72">
          <w:t xml:space="preserve"> spikes </w:t>
        </w:r>
      </w:ins>
      <w:ins w:id="1464" w:author="Andrew Instone-Cowie" w:date="2021-08-10T20:30:00Z">
        <w:r w:rsidRPr="009C1732">
          <w:t xml:space="preserve">on the power supply </w:t>
        </w:r>
      </w:ins>
      <w:ins w:id="1465" w:author="Andrew Instone-Cowie" w:date="2021-08-24T20:23:00Z">
        <w:r w:rsidR="00320A72">
          <w:t xml:space="preserve">and signal </w:t>
        </w:r>
      </w:ins>
      <w:ins w:id="1466" w:author="Andrew Instone-Cowie" w:date="2021-08-10T20:30:00Z">
        <w:r w:rsidRPr="009C1732">
          <w:t>lines, for example resulting from local lightning strikes</w:t>
        </w:r>
      </w:ins>
      <w:ins w:id="1467" w:author="Andrew Instone-Cowie" w:date="2021-08-24T20:47:00Z">
        <w:r w:rsidR="008246A5">
          <w:t xml:space="preserve"> or electrostatic discharge events</w:t>
        </w:r>
      </w:ins>
      <w:ins w:id="1468" w:author="Andrew Instone-Cowie" w:date="2021-08-10T20:30:00Z">
        <w:r w:rsidRPr="009C1732">
          <w:t>.</w:t>
        </w:r>
      </w:ins>
    </w:p>
    <w:p w14:paraId="1670F0BF" w14:textId="02A03364" w:rsidR="00744894" w:rsidRDefault="00320A72">
      <w:pPr>
        <w:rPr>
          <w:ins w:id="1469" w:author="Andrew Instone-Cowie" w:date="2021-08-10T21:18:00Z"/>
        </w:rPr>
      </w:pPr>
      <w:ins w:id="1470" w:author="Andrew Instone-Cowie" w:date="2021-08-24T20:24:00Z">
        <w:r>
          <w:t>Uni</w:t>
        </w:r>
        <w:r w:rsidRPr="009C1732">
          <w:t>-directional TVS diodes are used on logic and power supply lines.</w:t>
        </w:r>
        <w:r>
          <w:t xml:space="preserve"> </w:t>
        </w:r>
      </w:ins>
      <w:ins w:id="1471" w:author="Andrew Instone-Cowie" w:date="2021-08-10T20:30:00Z">
        <w:r w:rsidR="00744894" w:rsidRPr="009C1732">
          <w:t>Bi-directional TVS diodes are used on the RS-232 signal lines.</w:t>
        </w:r>
      </w:ins>
    </w:p>
    <w:p w14:paraId="303AEEB3" w14:textId="349E1C3E" w:rsidR="00AC3C52" w:rsidRDefault="00320A72">
      <w:pPr>
        <w:keepNext/>
        <w:rPr>
          <w:ins w:id="1472" w:author="Andrew Instone-Cowie" w:date="2021-08-10T21:20:00Z"/>
        </w:rPr>
        <w:pPrChange w:id="1473" w:author="Andrew Instone-Cowie" w:date="2021-08-24T21:29:00Z">
          <w:pPr/>
        </w:pPrChange>
      </w:pPr>
      <w:ins w:id="1474" w:author="Andrew Instone-Cowie" w:date="2021-08-24T20:26:00Z">
        <w:r>
          <w:t xml:space="preserve">The key properties of the diodes specified are listed in the </w:t>
        </w:r>
      </w:ins>
      <w:ins w:id="1475" w:author="Andrew Instone-Cowie" w:date="2021-08-24T20:27:00Z">
        <w:r>
          <w:t xml:space="preserve">following table, taken from the device </w:t>
        </w:r>
      </w:ins>
      <w:ins w:id="1476" w:author="Andrew Instone-Cowie" w:date="2021-08-10T21:26:00Z">
        <w:r w:rsidR="00A372B3">
          <w:t>data sheet</w:t>
        </w:r>
      </w:ins>
      <w:ins w:id="1477" w:author="Andrew Instone-Cowie" w:date="2021-08-24T21:29:00Z">
        <w:r w:rsidR="00CF5B73">
          <w:t>:</w:t>
        </w:r>
      </w:ins>
      <w:ins w:id="1478" w:author="Andrew Instone-Cowie" w:date="2021-08-24T20:25:00Z">
        <w:r>
          <w:rPr>
            <w:rStyle w:val="FootnoteReference"/>
          </w:rPr>
          <w:footnoteReference w:id="25"/>
        </w:r>
      </w:ins>
    </w:p>
    <w:p w14:paraId="220C192F" w14:textId="5A9E9B93" w:rsidR="00A372B3" w:rsidRDefault="00A372B3" w:rsidP="00A372B3">
      <w:pPr>
        <w:pStyle w:val="Caption"/>
        <w:keepNext/>
        <w:rPr>
          <w:ins w:id="1487" w:author="Andrew Instone-Cowie" w:date="2021-08-10T21:20:00Z"/>
        </w:rPr>
      </w:pPr>
      <w:bookmarkStart w:id="1488" w:name="_Toc80793361"/>
      <w:ins w:id="1489" w:author="Andrew Instone-Cowie" w:date="2021-08-10T21:20:00Z">
        <w:r>
          <w:t xml:space="preserve">Table </w:t>
        </w:r>
        <w:r>
          <w:rPr>
            <w:noProof/>
          </w:rPr>
          <w:fldChar w:fldCharType="begin"/>
        </w:r>
        <w:r>
          <w:rPr>
            <w:noProof/>
          </w:rPr>
          <w:instrText xml:space="preserve"> SEQ Table \* ARABIC </w:instrText>
        </w:r>
        <w:r>
          <w:rPr>
            <w:noProof/>
          </w:rPr>
          <w:fldChar w:fldCharType="separate"/>
        </w:r>
      </w:ins>
      <w:ins w:id="1490" w:author="Andrew Instone-Cowie" w:date="2021-08-25T14:18:00Z">
        <w:r w:rsidR="00E86763">
          <w:rPr>
            <w:noProof/>
          </w:rPr>
          <w:t>4</w:t>
        </w:r>
      </w:ins>
      <w:ins w:id="1491" w:author="Andrew Instone-Cowie" w:date="2021-08-10T21:20:00Z">
        <w:r>
          <w:rPr>
            <w:noProof/>
          </w:rPr>
          <w:fldChar w:fldCharType="end"/>
        </w:r>
        <w:r>
          <w:t xml:space="preserve"> – TVS Diode </w:t>
        </w:r>
      </w:ins>
      <w:ins w:id="1492" w:author="Andrew Instone-Cowie" w:date="2021-08-10T21:26:00Z">
        <w:r>
          <w:t xml:space="preserve">Key </w:t>
        </w:r>
      </w:ins>
      <w:ins w:id="1493" w:author="Andrew Instone-Cowie" w:date="2021-08-10T21:20:00Z">
        <w:r>
          <w:t>Properties</w:t>
        </w:r>
        <w:bookmarkEnd w:id="1488"/>
      </w:ins>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494" w:author="Andrew Instone-Cowie" w:date="2021-08-24T20:35:00Z">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6"/>
        <w:gridCol w:w="1536"/>
        <w:gridCol w:w="1623"/>
        <w:gridCol w:w="1586"/>
        <w:gridCol w:w="1277"/>
        <w:gridCol w:w="1586"/>
        <w:tblGridChange w:id="1495">
          <w:tblGrid>
            <w:gridCol w:w="1826"/>
            <w:gridCol w:w="1827"/>
            <w:gridCol w:w="1827"/>
            <w:gridCol w:w="1827"/>
            <w:gridCol w:w="1827"/>
            <w:gridCol w:w="1827"/>
          </w:tblGrid>
        </w:tblGridChange>
      </w:tblGrid>
      <w:tr w:rsidR="00320A72" w:rsidRPr="00AE25BB" w14:paraId="6E015802" w14:textId="7D498B28" w:rsidTr="00320A72">
        <w:trPr>
          <w:ins w:id="1496" w:author="Andrew Instone-Cowie" w:date="2021-08-10T21:20:00Z"/>
        </w:trPr>
        <w:tc>
          <w:tcPr>
            <w:tcW w:w="1526" w:type="dxa"/>
            <w:shd w:val="clear" w:color="auto" w:fill="D9D9D9" w:themeFill="background1" w:themeFillShade="D9"/>
            <w:tcPrChange w:id="1497" w:author="Andrew Instone-Cowie" w:date="2021-08-24T20:35:00Z">
              <w:tcPr>
                <w:tcW w:w="1826" w:type="dxa"/>
                <w:shd w:val="clear" w:color="auto" w:fill="D9D9D9" w:themeFill="background1" w:themeFillShade="D9"/>
              </w:tcPr>
            </w:tcPrChange>
          </w:tcPr>
          <w:p w14:paraId="452EDA72" w14:textId="5A0CF975" w:rsidR="00320A72" w:rsidRPr="009C1732" w:rsidRDefault="00320A72" w:rsidP="003A01F6">
            <w:pPr>
              <w:contextualSpacing/>
              <w:rPr>
                <w:ins w:id="1498" w:author="Andrew Instone-Cowie" w:date="2021-08-10T21:20:00Z"/>
              </w:rPr>
            </w:pPr>
            <w:ins w:id="1499" w:author="Andrew Instone-Cowie" w:date="2021-08-10T21:20:00Z">
              <w:r>
                <w:t>Part Number</w:t>
              </w:r>
            </w:ins>
          </w:p>
        </w:tc>
        <w:tc>
          <w:tcPr>
            <w:tcW w:w="1536" w:type="dxa"/>
            <w:shd w:val="clear" w:color="auto" w:fill="D9D9D9" w:themeFill="background1" w:themeFillShade="D9"/>
            <w:tcPrChange w:id="1500" w:author="Andrew Instone-Cowie" w:date="2021-08-24T20:35:00Z">
              <w:tcPr>
                <w:tcW w:w="1827" w:type="dxa"/>
                <w:shd w:val="clear" w:color="auto" w:fill="D9D9D9" w:themeFill="background1" w:themeFillShade="D9"/>
              </w:tcPr>
            </w:tcPrChange>
          </w:tcPr>
          <w:p w14:paraId="317F0DFF" w14:textId="78661C5D" w:rsidR="00320A72" w:rsidRPr="009C1732" w:rsidRDefault="00320A72" w:rsidP="003A01F6">
            <w:pPr>
              <w:contextualSpacing/>
              <w:rPr>
                <w:ins w:id="1501" w:author="Andrew Instone-Cowie" w:date="2021-08-10T21:20:00Z"/>
              </w:rPr>
            </w:pPr>
            <w:ins w:id="1502" w:author="Andrew Instone-Cowie" w:date="2021-08-10T21:20:00Z">
              <w:r>
                <w:t>Reverse Standoff Voltage</w:t>
              </w:r>
            </w:ins>
            <w:ins w:id="1503" w:author="Andrew Instone-Cowie" w:date="2021-08-10T21:21:00Z">
              <w:r>
                <w:t xml:space="preserve"> (V</w:t>
              </w:r>
            </w:ins>
            <w:ins w:id="1504" w:author="Andrew Instone-Cowie" w:date="2021-08-24T20:34:00Z">
              <w:r w:rsidRPr="00320A72">
                <w:rPr>
                  <w:vertAlign w:val="subscript"/>
                  <w:rPrChange w:id="1505" w:author="Andrew Instone-Cowie" w:date="2021-08-24T20:34:00Z">
                    <w:rPr/>
                  </w:rPrChange>
                </w:rPr>
                <w:t>R</w:t>
              </w:r>
            </w:ins>
            <w:ins w:id="1506" w:author="Andrew Instone-Cowie" w:date="2021-08-10T21:21:00Z">
              <w:r>
                <w:t>)</w:t>
              </w:r>
            </w:ins>
          </w:p>
        </w:tc>
        <w:tc>
          <w:tcPr>
            <w:tcW w:w="1623" w:type="dxa"/>
            <w:shd w:val="clear" w:color="auto" w:fill="D9D9D9" w:themeFill="background1" w:themeFillShade="D9"/>
            <w:tcPrChange w:id="1507" w:author="Andrew Instone-Cowie" w:date="2021-08-24T20:35:00Z">
              <w:tcPr>
                <w:tcW w:w="1827" w:type="dxa"/>
                <w:shd w:val="clear" w:color="auto" w:fill="D9D9D9" w:themeFill="background1" w:themeFillShade="D9"/>
              </w:tcPr>
            </w:tcPrChange>
          </w:tcPr>
          <w:p w14:paraId="7248CD85" w14:textId="5C56F8DC" w:rsidR="00320A72" w:rsidRPr="009C1732" w:rsidRDefault="00320A72" w:rsidP="003A01F6">
            <w:pPr>
              <w:contextualSpacing/>
              <w:rPr>
                <w:ins w:id="1508" w:author="Andrew Instone-Cowie" w:date="2021-08-10T21:20:00Z"/>
              </w:rPr>
            </w:pPr>
            <w:ins w:id="1509" w:author="Andrew Instone-Cowie" w:date="2021-08-10T21:21:00Z">
              <w:r>
                <w:t>Breakdown Voltage (V</w:t>
              </w:r>
            </w:ins>
            <w:ins w:id="1510" w:author="Andrew Instone-Cowie" w:date="2021-08-24T20:34:00Z">
              <w:r w:rsidRPr="00320A72">
                <w:rPr>
                  <w:vertAlign w:val="subscript"/>
                  <w:rPrChange w:id="1511" w:author="Andrew Instone-Cowie" w:date="2021-08-24T20:34:00Z">
                    <w:rPr/>
                  </w:rPrChange>
                </w:rPr>
                <w:t>BR</w:t>
              </w:r>
            </w:ins>
            <w:ins w:id="1512" w:author="Andrew Instone-Cowie" w:date="2021-08-10T21:21:00Z">
              <w:r>
                <w:t>)</w:t>
              </w:r>
            </w:ins>
          </w:p>
        </w:tc>
        <w:tc>
          <w:tcPr>
            <w:tcW w:w="1586" w:type="dxa"/>
            <w:shd w:val="clear" w:color="auto" w:fill="D9D9D9" w:themeFill="background1" w:themeFillShade="D9"/>
            <w:tcPrChange w:id="1513" w:author="Andrew Instone-Cowie" w:date="2021-08-24T20:35:00Z">
              <w:tcPr>
                <w:tcW w:w="1827" w:type="dxa"/>
                <w:shd w:val="clear" w:color="auto" w:fill="D9D9D9" w:themeFill="background1" w:themeFillShade="D9"/>
              </w:tcPr>
            </w:tcPrChange>
          </w:tcPr>
          <w:p w14:paraId="59E4C209" w14:textId="0F95E977" w:rsidR="00320A72" w:rsidRPr="009C1732" w:rsidRDefault="00320A72" w:rsidP="003A01F6">
            <w:pPr>
              <w:contextualSpacing/>
              <w:rPr>
                <w:ins w:id="1514" w:author="Andrew Instone-Cowie" w:date="2021-08-10T21:21:00Z"/>
              </w:rPr>
            </w:pPr>
            <w:ins w:id="1515" w:author="Andrew Instone-Cowie" w:date="2021-08-10T21:21:00Z">
              <w:r>
                <w:t>Maximum Clamping Voltage (V</w:t>
              </w:r>
            </w:ins>
            <w:ins w:id="1516" w:author="Andrew Instone-Cowie" w:date="2021-08-24T20:34:00Z">
              <w:r w:rsidRPr="00320A72">
                <w:rPr>
                  <w:vertAlign w:val="subscript"/>
                  <w:rPrChange w:id="1517" w:author="Andrew Instone-Cowie" w:date="2021-08-24T20:34:00Z">
                    <w:rPr/>
                  </w:rPrChange>
                </w:rPr>
                <w:t>C</w:t>
              </w:r>
            </w:ins>
            <w:ins w:id="1518" w:author="Andrew Instone-Cowie" w:date="2021-08-10T21:21:00Z">
              <w:r>
                <w:t>)</w:t>
              </w:r>
            </w:ins>
          </w:p>
        </w:tc>
        <w:tc>
          <w:tcPr>
            <w:tcW w:w="1277" w:type="dxa"/>
            <w:shd w:val="clear" w:color="auto" w:fill="D9D9D9" w:themeFill="background1" w:themeFillShade="D9"/>
            <w:tcPrChange w:id="1519" w:author="Andrew Instone-Cowie" w:date="2021-08-24T20:35:00Z">
              <w:tcPr>
                <w:tcW w:w="1827" w:type="dxa"/>
                <w:shd w:val="clear" w:color="auto" w:fill="D9D9D9" w:themeFill="background1" w:themeFillShade="D9"/>
              </w:tcPr>
            </w:tcPrChange>
          </w:tcPr>
          <w:p w14:paraId="69614BD1" w14:textId="0C084280" w:rsidR="00320A72" w:rsidRDefault="00320A72" w:rsidP="003A01F6">
            <w:pPr>
              <w:contextualSpacing/>
              <w:rPr>
                <w:ins w:id="1520" w:author="Andrew Instone-Cowie" w:date="2021-08-24T20:35:00Z"/>
              </w:rPr>
            </w:pPr>
            <w:ins w:id="1521" w:author="Andrew Instone-Cowie" w:date="2021-08-24T20:35:00Z">
              <w:r>
                <w:t>Maximum Peak Pulse Current (I</w:t>
              </w:r>
              <w:r w:rsidRPr="00320A72">
                <w:rPr>
                  <w:vertAlign w:val="subscript"/>
                  <w:rPrChange w:id="1522" w:author="Andrew Instone-Cowie" w:date="2021-08-24T20:35:00Z">
                    <w:rPr/>
                  </w:rPrChange>
                </w:rPr>
                <w:t>PP</w:t>
              </w:r>
              <w:r>
                <w:t>) (A)</w:t>
              </w:r>
            </w:ins>
          </w:p>
        </w:tc>
        <w:tc>
          <w:tcPr>
            <w:tcW w:w="1586" w:type="dxa"/>
            <w:shd w:val="clear" w:color="auto" w:fill="D9D9D9" w:themeFill="background1" w:themeFillShade="D9"/>
            <w:tcPrChange w:id="1523" w:author="Andrew Instone-Cowie" w:date="2021-08-24T20:35:00Z">
              <w:tcPr>
                <w:tcW w:w="1827" w:type="dxa"/>
                <w:shd w:val="clear" w:color="auto" w:fill="D9D9D9" w:themeFill="background1" w:themeFillShade="D9"/>
              </w:tcPr>
            </w:tcPrChange>
          </w:tcPr>
          <w:p w14:paraId="096C6B9B" w14:textId="37DF78E3" w:rsidR="00320A72" w:rsidRPr="009C1732" w:rsidRDefault="00320A72" w:rsidP="003A01F6">
            <w:pPr>
              <w:contextualSpacing/>
              <w:rPr>
                <w:ins w:id="1524" w:author="Andrew Instone-Cowie" w:date="2021-08-10T21:21:00Z"/>
              </w:rPr>
            </w:pPr>
            <w:ins w:id="1525" w:author="Andrew Instone-Cowie" w:date="2021-08-10T21:22:00Z">
              <w:r>
                <w:t xml:space="preserve">Maximum Reverse Leakage Current </w:t>
              </w:r>
            </w:ins>
            <w:ins w:id="1526" w:author="Andrew Instone-Cowie" w:date="2021-08-24T20:36:00Z">
              <w:r w:rsidR="005D6868">
                <w:t>(I</w:t>
              </w:r>
              <w:r w:rsidR="005D6868" w:rsidRPr="005D6868">
                <w:rPr>
                  <w:vertAlign w:val="subscript"/>
                  <w:rPrChange w:id="1527" w:author="Andrew Instone-Cowie" w:date="2021-08-24T20:36:00Z">
                    <w:rPr/>
                  </w:rPrChange>
                </w:rPr>
                <w:t>R</w:t>
              </w:r>
              <w:r w:rsidR="005D6868">
                <w:t xml:space="preserve"> @ V</w:t>
              </w:r>
              <w:r w:rsidR="005D6868" w:rsidRPr="005D6868">
                <w:rPr>
                  <w:vertAlign w:val="subscript"/>
                  <w:rPrChange w:id="1528" w:author="Andrew Instone-Cowie" w:date="2021-08-24T20:36:00Z">
                    <w:rPr/>
                  </w:rPrChange>
                </w:rPr>
                <w:t>R</w:t>
              </w:r>
              <w:r w:rsidR="005D6868">
                <w:t xml:space="preserve">) </w:t>
              </w:r>
            </w:ins>
            <w:ins w:id="1529" w:author="Andrew Instone-Cowie" w:date="2021-08-10T21:22:00Z">
              <w:r>
                <w:t>(</w:t>
              </w:r>
              <w:r w:rsidRPr="009C1732">
                <w:rPr>
                  <w:rFonts w:ascii="Calibri" w:hAnsi="Calibri" w:cs="Calibri"/>
                </w:rPr>
                <w:t>µ</w:t>
              </w:r>
              <w:r>
                <w:t>A)</w:t>
              </w:r>
            </w:ins>
          </w:p>
        </w:tc>
      </w:tr>
      <w:tr w:rsidR="00320A72" w14:paraId="3D7899CA" w14:textId="1F68C658" w:rsidTr="00320A72">
        <w:trPr>
          <w:ins w:id="1530" w:author="Andrew Instone-Cowie" w:date="2021-08-10T21:20:00Z"/>
        </w:trPr>
        <w:tc>
          <w:tcPr>
            <w:tcW w:w="1526" w:type="dxa"/>
            <w:tcPrChange w:id="1531" w:author="Andrew Instone-Cowie" w:date="2021-08-24T20:35:00Z">
              <w:tcPr>
                <w:tcW w:w="1826" w:type="dxa"/>
              </w:tcPr>
            </w:tcPrChange>
          </w:tcPr>
          <w:p w14:paraId="449A25C2" w14:textId="633F1A75" w:rsidR="00320A72" w:rsidRPr="009C1732" w:rsidRDefault="00320A72" w:rsidP="003A01F6">
            <w:pPr>
              <w:contextualSpacing/>
              <w:rPr>
                <w:ins w:id="1532" w:author="Andrew Instone-Cowie" w:date="2021-08-10T21:20:00Z"/>
              </w:rPr>
            </w:pPr>
            <w:ins w:id="1533" w:author="Andrew Instone-Cowie" w:date="2021-08-10T21:22:00Z">
              <w:r>
                <w:t>SA5.0A</w:t>
              </w:r>
            </w:ins>
          </w:p>
        </w:tc>
        <w:tc>
          <w:tcPr>
            <w:tcW w:w="1536" w:type="dxa"/>
            <w:tcPrChange w:id="1534" w:author="Andrew Instone-Cowie" w:date="2021-08-24T20:35:00Z">
              <w:tcPr>
                <w:tcW w:w="1827" w:type="dxa"/>
              </w:tcPr>
            </w:tcPrChange>
          </w:tcPr>
          <w:p w14:paraId="68A76601" w14:textId="162A7618" w:rsidR="00320A72" w:rsidRPr="009C1732" w:rsidRDefault="00320A72" w:rsidP="003A01F6">
            <w:pPr>
              <w:contextualSpacing/>
              <w:rPr>
                <w:ins w:id="1535" w:author="Andrew Instone-Cowie" w:date="2021-08-10T21:20:00Z"/>
              </w:rPr>
            </w:pPr>
            <w:ins w:id="1536" w:author="Andrew Instone-Cowie" w:date="2021-08-10T21:23:00Z">
              <w:r>
                <w:t>5.0</w:t>
              </w:r>
            </w:ins>
          </w:p>
        </w:tc>
        <w:tc>
          <w:tcPr>
            <w:tcW w:w="1623" w:type="dxa"/>
            <w:tcPrChange w:id="1537" w:author="Andrew Instone-Cowie" w:date="2021-08-24T20:35:00Z">
              <w:tcPr>
                <w:tcW w:w="1827" w:type="dxa"/>
              </w:tcPr>
            </w:tcPrChange>
          </w:tcPr>
          <w:p w14:paraId="79012F18" w14:textId="4D760729" w:rsidR="00320A72" w:rsidRPr="009C1732" w:rsidRDefault="00320A72" w:rsidP="003A01F6">
            <w:pPr>
              <w:contextualSpacing/>
              <w:rPr>
                <w:ins w:id="1538" w:author="Andrew Instone-Cowie" w:date="2021-08-10T21:20:00Z"/>
              </w:rPr>
            </w:pPr>
            <w:ins w:id="1539" w:author="Andrew Instone-Cowie" w:date="2021-08-10T21:23:00Z">
              <w:r>
                <w:t>6.40 – 7.00</w:t>
              </w:r>
            </w:ins>
          </w:p>
        </w:tc>
        <w:tc>
          <w:tcPr>
            <w:tcW w:w="1586" w:type="dxa"/>
            <w:tcPrChange w:id="1540" w:author="Andrew Instone-Cowie" w:date="2021-08-24T20:35:00Z">
              <w:tcPr>
                <w:tcW w:w="1827" w:type="dxa"/>
              </w:tcPr>
            </w:tcPrChange>
          </w:tcPr>
          <w:p w14:paraId="43D7F7DB" w14:textId="07C265C7" w:rsidR="00320A72" w:rsidRPr="009C1732" w:rsidRDefault="00320A72" w:rsidP="003A01F6">
            <w:pPr>
              <w:contextualSpacing/>
              <w:rPr>
                <w:ins w:id="1541" w:author="Andrew Instone-Cowie" w:date="2021-08-10T21:21:00Z"/>
              </w:rPr>
            </w:pPr>
            <w:ins w:id="1542" w:author="Andrew Instone-Cowie" w:date="2021-08-10T21:24:00Z">
              <w:r>
                <w:t>9.2</w:t>
              </w:r>
            </w:ins>
          </w:p>
        </w:tc>
        <w:tc>
          <w:tcPr>
            <w:tcW w:w="1277" w:type="dxa"/>
            <w:tcPrChange w:id="1543" w:author="Andrew Instone-Cowie" w:date="2021-08-24T20:35:00Z">
              <w:tcPr>
                <w:tcW w:w="1827" w:type="dxa"/>
              </w:tcPr>
            </w:tcPrChange>
          </w:tcPr>
          <w:p w14:paraId="15738CA7" w14:textId="0431C6C2" w:rsidR="00320A72" w:rsidRDefault="005D6868" w:rsidP="003A01F6">
            <w:pPr>
              <w:contextualSpacing/>
              <w:rPr>
                <w:ins w:id="1544" w:author="Andrew Instone-Cowie" w:date="2021-08-24T20:35:00Z"/>
              </w:rPr>
            </w:pPr>
            <w:ins w:id="1545" w:author="Andrew Instone-Cowie" w:date="2021-08-24T20:35:00Z">
              <w:r>
                <w:t>55.4</w:t>
              </w:r>
            </w:ins>
          </w:p>
        </w:tc>
        <w:tc>
          <w:tcPr>
            <w:tcW w:w="1586" w:type="dxa"/>
            <w:tcPrChange w:id="1546" w:author="Andrew Instone-Cowie" w:date="2021-08-24T20:35:00Z">
              <w:tcPr>
                <w:tcW w:w="1827" w:type="dxa"/>
              </w:tcPr>
            </w:tcPrChange>
          </w:tcPr>
          <w:p w14:paraId="118DD7D1" w14:textId="54A69373" w:rsidR="00320A72" w:rsidRPr="009C1732" w:rsidRDefault="00320A72" w:rsidP="003A01F6">
            <w:pPr>
              <w:contextualSpacing/>
              <w:rPr>
                <w:ins w:id="1547" w:author="Andrew Instone-Cowie" w:date="2021-08-10T21:21:00Z"/>
              </w:rPr>
            </w:pPr>
            <w:ins w:id="1548" w:author="Andrew Instone-Cowie" w:date="2021-08-10T21:25:00Z">
              <w:r>
                <w:t>600</w:t>
              </w:r>
            </w:ins>
          </w:p>
        </w:tc>
      </w:tr>
      <w:tr w:rsidR="00320A72" w14:paraId="2FC55747" w14:textId="099D2919" w:rsidTr="00320A72">
        <w:trPr>
          <w:ins w:id="1549" w:author="Andrew Instone-Cowie" w:date="2021-08-10T21:20:00Z"/>
        </w:trPr>
        <w:tc>
          <w:tcPr>
            <w:tcW w:w="1526" w:type="dxa"/>
            <w:tcPrChange w:id="1550" w:author="Andrew Instone-Cowie" w:date="2021-08-24T20:35:00Z">
              <w:tcPr>
                <w:tcW w:w="1826" w:type="dxa"/>
              </w:tcPr>
            </w:tcPrChange>
          </w:tcPr>
          <w:p w14:paraId="56B0ADC7" w14:textId="1996AA7D" w:rsidR="00320A72" w:rsidRPr="009C1732" w:rsidRDefault="00320A72" w:rsidP="003A01F6">
            <w:pPr>
              <w:contextualSpacing/>
              <w:rPr>
                <w:ins w:id="1551" w:author="Andrew Instone-Cowie" w:date="2021-08-10T21:20:00Z"/>
              </w:rPr>
            </w:pPr>
            <w:ins w:id="1552" w:author="Andrew Instone-Cowie" w:date="2021-08-10T21:23:00Z">
              <w:r>
                <w:t>SA12A</w:t>
              </w:r>
            </w:ins>
          </w:p>
        </w:tc>
        <w:tc>
          <w:tcPr>
            <w:tcW w:w="1536" w:type="dxa"/>
            <w:tcPrChange w:id="1553" w:author="Andrew Instone-Cowie" w:date="2021-08-24T20:35:00Z">
              <w:tcPr>
                <w:tcW w:w="1827" w:type="dxa"/>
              </w:tcPr>
            </w:tcPrChange>
          </w:tcPr>
          <w:p w14:paraId="53078B80" w14:textId="12F9260D" w:rsidR="00320A72" w:rsidRPr="009C1732" w:rsidRDefault="00320A72" w:rsidP="003A01F6">
            <w:pPr>
              <w:contextualSpacing/>
              <w:rPr>
                <w:ins w:id="1554" w:author="Andrew Instone-Cowie" w:date="2021-08-10T21:20:00Z"/>
              </w:rPr>
            </w:pPr>
            <w:ins w:id="1555" w:author="Andrew Instone-Cowie" w:date="2021-08-10T21:23:00Z">
              <w:r>
                <w:t>12.0</w:t>
              </w:r>
            </w:ins>
          </w:p>
        </w:tc>
        <w:tc>
          <w:tcPr>
            <w:tcW w:w="1623" w:type="dxa"/>
            <w:tcPrChange w:id="1556" w:author="Andrew Instone-Cowie" w:date="2021-08-24T20:35:00Z">
              <w:tcPr>
                <w:tcW w:w="1827" w:type="dxa"/>
              </w:tcPr>
            </w:tcPrChange>
          </w:tcPr>
          <w:p w14:paraId="637F9007" w14:textId="11CF8C9F" w:rsidR="00320A72" w:rsidRPr="009C1732" w:rsidRDefault="00320A72" w:rsidP="003A01F6">
            <w:pPr>
              <w:contextualSpacing/>
              <w:rPr>
                <w:ins w:id="1557" w:author="Andrew Instone-Cowie" w:date="2021-08-10T21:20:00Z"/>
              </w:rPr>
            </w:pPr>
            <w:ins w:id="1558" w:author="Andrew Instone-Cowie" w:date="2021-08-10T21:24:00Z">
              <w:r>
                <w:t>13.30 – 14.70</w:t>
              </w:r>
            </w:ins>
          </w:p>
        </w:tc>
        <w:tc>
          <w:tcPr>
            <w:tcW w:w="1586" w:type="dxa"/>
            <w:tcPrChange w:id="1559" w:author="Andrew Instone-Cowie" w:date="2021-08-24T20:35:00Z">
              <w:tcPr>
                <w:tcW w:w="1827" w:type="dxa"/>
              </w:tcPr>
            </w:tcPrChange>
          </w:tcPr>
          <w:p w14:paraId="42881723" w14:textId="3BF36CDE" w:rsidR="00320A72" w:rsidRPr="009C1732" w:rsidRDefault="00320A72" w:rsidP="003A01F6">
            <w:pPr>
              <w:contextualSpacing/>
              <w:rPr>
                <w:ins w:id="1560" w:author="Andrew Instone-Cowie" w:date="2021-08-10T21:21:00Z"/>
              </w:rPr>
            </w:pPr>
            <w:ins w:id="1561" w:author="Andrew Instone-Cowie" w:date="2021-08-10T21:24:00Z">
              <w:r>
                <w:t>19.9</w:t>
              </w:r>
            </w:ins>
          </w:p>
        </w:tc>
        <w:tc>
          <w:tcPr>
            <w:tcW w:w="1277" w:type="dxa"/>
            <w:tcPrChange w:id="1562" w:author="Andrew Instone-Cowie" w:date="2021-08-24T20:35:00Z">
              <w:tcPr>
                <w:tcW w:w="1827" w:type="dxa"/>
              </w:tcPr>
            </w:tcPrChange>
          </w:tcPr>
          <w:p w14:paraId="2F408F88" w14:textId="52A5FFD8" w:rsidR="00320A72" w:rsidRDefault="005D6868" w:rsidP="003A01F6">
            <w:pPr>
              <w:contextualSpacing/>
              <w:rPr>
                <w:ins w:id="1563" w:author="Andrew Instone-Cowie" w:date="2021-08-24T20:35:00Z"/>
              </w:rPr>
            </w:pPr>
            <w:ins w:id="1564" w:author="Andrew Instone-Cowie" w:date="2021-08-24T20:35:00Z">
              <w:r>
                <w:t>25.6</w:t>
              </w:r>
            </w:ins>
          </w:p>
        </w:tc>
        <w:tc>
          <w:tcPr>
            <w:tcW w:w="1586" w:type="dxa"/>
            <w:tcPrChange w:id="1565" w:author="Andrew Instone-Cowie" w:date="2021-08-24T20:35:00Z">
              <w:tcPr>
                <w:tcW w:w="1827" w:type="dxa"/>
              </w:tcPr>
            </w:tcPrChange>
          </w:tcPr>
          <w:p w14:paraId="6D3E5216" w14:textId="0CE7AF66" w:rsidR="00320A72" w:rsidRPr="009C1732" w:rsidRDefault="00320A72" w:rsidP="003A01F6">
            <w:pPr>
              <w:contextualSpacing/>
              <w:rPr>
                <w:ins w:id="1566" w:author="Andrew Instone-Cowie" w:date="2021-08-10T21:21:00Z"/>
              </w:rPr>
            </w:pPr>
            <w:ins w:id="1567" w:author="Andrew Instone-Cowie" w:date="2021-08-10T21:25:00Z">
              <w:r>
                <w:t>1</w:t>
              </w:r>
            </w:ins>
          </w:p>
        </w:tc>
      </w:tr>
      <w:tr w:rsidR="00320A72" w14:paraId="044875B3" w14:textId="0AE00411" w:rsidTr="00320A72">
        <w:trPr>
          <w:ins w:id="1568" w:author="Andrew Instone-Cowie" w:date="2021-08-10T21:20:00Z"/>
        </w:trPr>
        <w:tc>
          <w:tcPr>
            <w:tcW w:w="1526" w:type="dxa"/>
            <w:tcPrChange w:id="1569" w:author="Andrew Instone-Cowie" w:date="2021-08-24T20:35:00Z">
              <w:tcPr>
                <w:tcW w:w="1826" w:type="dxa"/>
              </w:tcPr>
            </w:tcPrChange>
          </w:tcPr>
          <w:p w14:paraId="40B20680" w14:textId="59ED0044" w:rsidR="00320A72" w:rsidRPr="009C1732" w:rsidRDefault="00320A72" w:rsidP="003A01F6">
            <w:pPr>
              <w:contextualSpacing/>
              <w:rPr>
                <w:ins w:id="1570" w:author="Andrew Instone-Cowie" w:date="2021-08-10T21:20:00Z"/>
              </w:rPr>
            </w:pPr>
            <w:ins w:id="1571" w:author="Andrew Instone-Cowie" w:date="2021-08-10T21:23:00Z">
              <w:r>
                <w:t>SA15CA</w:t>
              </w:r>
            </w:ins>
            <w:ins w:id="1572" w:author="Andrew Instone-Cowie" w:date="2021-08-24T20:48:00Z">
              <w:r w:rsidR="008246A5">
                <w:t>*</w:t>
              </w:r>
            </w:ins>
          </w:p>
        </w:tc>
        <w:tc>
          <w:tcPr>
            <w:tcW w:w="1536" w:type="dxa"/>
            <w:tcPrChange w:id="1573" w:author="Andrew Instone-Cowie" w:date="2021-08-24T20:35:00Z">
              <w:tcPr>
                <w:tcW w:w="1827" w:type="dxa"/>
              </w:tcPr>
            </w:tcPrChange>
          </w:tcPr>
          <w:p w14:paraId="08B02FD3" w14:textId="6FB1FE5C" w:rsidR="00320A72" w:rsidRPr="009C1732" w:rsidRDefault="00320A72" w:rsidP="003A01F6">
            <w:pPr>
              <w:contextualSpacing/>
              <w:rPr>
                <w:ins w:id="1574" w:author="Andrew Instone-Cowie" w:date="2021-08-10T21:20:00Z"/>
              </w:rPr>
            </w:pPr>
            <w:ins w:id="1575" w:author="Andrew Instone-Cowie" w:date="2021-08-10T21:23:00Z">
              <w:r>
                <w:t>15.0</w:t>
              </w:r>
            </w:ins>
          </w:p>
        </w:tc>
        <w:tc>
          <w:tcPr>
            <w:tcW w:w="1623" w:type="dxa"/>
            <w:tcPrChange w:id="1576" w:author="Andrew Instone-Cowie" w:date="2021-08-24T20:35:00Z">
              <w:tcPr>
                <w:tcW w:w="1827" w:type="dxa"/>
              </w:tcPr>
            </w:tcPrChange>
          </w:tcPr>
          <w:p w14:paraId="6A276487" w14:textId="6F58220B" w:rsidR="00320A72" w:rsidRPr="009C1732" w:rsidRDefault="00320A72" w:rsidP="003A01F6">
            <w:pPr>
              <w:contextualSpacing/>
              <w:rPr>
                <w:ins w:id="1577" w:author="Andrew Instone-Cowie" w:date="2021-08-10T21:20:00Z"/>
              </w:rPr>
            </w:pPr>
            <w:ins w:id="1578" w:author="Andrew Instone-Cowie" w:date="2021-08-10T21:24:00Z">
              <w:r>
                <w:t>16.70 – 18.50</w:t>
              </w:r>
            </w:ins>
          </w:p>
        </w:tc>
        <w:tc>
          <w:tcPr>
            <w:tcW w:w="1586" w:type="dxa"/>
            <w:tcPrChange w:id="1579" w:author="Andrew Instone-Cowie" w:date="2021-08-24T20:35:00Z">
              <w:tcPr>
                <w:tcW w:w="1827" w:type="dxa"/>
              </w:tcPr>
            </w:tcPrChange>
          </w:tcPr>
          <w:p w14:paraId="0147872C" w14:textId="57E12144" w:rsidR="00320A72" w:rsidRPr="009C1732" w:rsidRDefault="00320A72" w:rsidP="003A01F6">
            <w:pPr>
              <w:contextualSpacing/>
              <w:rPr>
                <w:ins w:id="1580" w:author="Andrew Instone-Cowie" w:date="2021-08-10T21:21:00Z"/>
              </w:rPr>
            </w:pPr>
            <w:ins w:id="1581" w:author="Andrew Instone-Cowie" w:date="2021-08-10T21:25:00Z">
              <w:r>
                <w:t>24.4</w:t>
              </w:r>
            </w:ins>
          </w:p>
        </w:tc>
        <w:tc>
          <w:tcPr>
            <w:tcW w:w="1277" w:type="dxa"/>
            <w:tcPrChange w:id="1582" w:author="Andrew Instone-Cowie" w:date="2021-08-24T20:35:00Z">
              <w:tcPr>
                <w:tcW w:w="1827" w:type="dxa"/>
              </w:tcPr>
            </w:tcPrChange>
          </w:tcPr>
          <w:p w14:paraId="57F4A6A7" w14:textId="07EA66FA" w:rsidR="00320A72" w:rsidRDefault="005D6868" w:rsidP="003A01F6">
            <w:pPr>
              <w:contextualSpacing/>
              <w:rPr>
                <w:ins w:id="1583" w:author="Andrew Instone-Cowie" w:date="2021-08-24T20:35:00Z"/>
              </w:rPr>
            </w:pPr>
            <w:ins w:id="1584" w:author="Andrew Instone-Cowie" w:date="2021-08-24T20:36:00Z">
              <w:r>
                <w:t>20.9</w:t>
              </w:r>
            </w:ins>
          </w:p>
        </w:tc>
        <w:tc>
          <w:tcPr>
            <w:tcW w:w="1586" w:type="dxa"/>
            <w:tcPrChange w:id="1585" w:author="Andrew Instone-Cowie" w:date="2021-08-24T20:35:00Z">
              <w:tcPr>
                <w:tcW w:w="1827" w:type="dxa"/>
              </w:tcPr>
            </w:tcPrChange>
          </w:tcPr>
          <w:p w14:paraId="4F08AD35" w14:textId="5ACF2614" w:rsidR="00320A72" w:rsidRPr="009C1732" w:rsidRDefault="00320A72" w:rsidP="003A01F6">
            <w:pPr>
              <w:contextualSpacing/>
              <w:rPr>
                <w:ins w:id="1586" w:author="Andrew Instone-Cowie" w:date="2021-08-10T21:21:00Z"/>
              </w:rPr>
            </w:pPr>
            <w:ins w:id="1587" w:author="Andrew Instone-Cowie" w:date="2021-08-10T21:25:00Z">
              <w:r>
                <w:t>1</w:t>
              </w:r>
            </w:ins>
          </w:p>
        </w:tc>
      </w:tr>
    </w:tbl>
    <w:p w14:paraId="085AE4E7" w14:textId="2211A5B9" w:rsidR="00A372B3" w:rsidRDefault="008246A5" w:rsidP="00AC3C52">
      <w:pPr>
        <w:rPr>
          <w:ins w:id="1588" w:author="Andrew Instone-Cowie" w:date="2021-08-24T22:19:00Z"/>
        </w:rPr>
      </w:pPr>
      <w:ins w:id="1589" w:author="Andrew Instone-Cowie" w:date="2021-08-24T20:48:00Z">
        <w:r>
          <w:t>(* Bi-directional)</w:t>
        </w:r>
      </w:ins>
    </w:p>
    <w:p w14:paraId="1A0F6B19" w14:textId="44892800" w:rsidR="000D553E" w:rsidRPr="000A646A" w:rsidRDefault="000D553E" w:rsidP="00AC3C52">
      <w:pPr>
        <w:rPr>
          <w:ins w:id="1590" w:author="Andrew Instone-Cowie" w:date="2021-08-10T21:18:00Z"/>
          <w:b/>
          <w:bCs/>
          <w:rPrChange w:id="1591" w:author="Andrew Instone-Cowie" w:date="2021-08-24T22:21:00Z">
            <w:rPr>
              <w:ins w:id="1592" w:author="Andrew Instone-Cowie" w:date="2021-08-10T21:18:00Z"/>
            </w:rPr>
          </w:rPrChange>
        </w:rPr>
      </w:pPr>
      <w:ins w:id="1593" w:author="Andrew Instone-Cowie" w:date="2021-08-24T22:19:00Z">
        <w:r w:rsidRPr="000A646A">
          <w:rPr>
            <w:b/>
            <w:bCs/>
            <w:rPrChange w:id="1594" w:author="Andrew Instone-Cowie" w:date="2021-08-24T22:21:00Z">
              <w:rPr/>
            </w:rPrChange>
          </w:rPr>
          <w:t>TVS diodes will not</w:t>
        </w:r>
      </w:ins>
      <w:ins w:id="1595" w:author="Andrew Instone-Cowie" w:date="2021-08-24T22:20:00Z">
        <w:r w:rsidRPr="000A646A">
          <w:rPr>
            <w:b/>
            <w:bCs/>
            <w:rPrChange w:id="1596" w:author="Andrew Instone-Cowie" w:date="2021-08-24T22:21:00Z">
              <w:rPr/>
            </w:rPrChange>
          </w:rPr>
          <w:t xml:space="preserve"> provide protection against direct lightning strikes</w:t>
        </w:r>
      </w:ins>
      <w:ins w:id="1597" w:author="Andrew Instone-Cowie" w:date="2021-08-24T22:21:00Z">
        <w:r w:rsidR="000A646A">
          <w:rPr>
            <w:b/>
            <w:bCs/>
          </w:rPr>
          <w:t>. D</w:t>
        </w:r>
      </w:ins>
      <w:ins w:id="1598" w:author="Andrew Instone-Cowie" w:date="2021-08-24T22:20:00Z">
        <w:r w:rsidRPr="000A646A">
          <w:rPr>
            <w:b/>
            <w:bCs/>
            <w:rPrChange w:id="1599" w:author="Andrew Instone-Cowie" w:date="2021-08-24T22:21:00Z">
              <w:rPr/>
            </w:rPrChange>
          </w:rPr>
          <w:t xml:space="preserve">isconnecting the Simulator </w:t>
        </w:r>
        <w:r w:rsidR="000A646A" w:rsidRPr="000A646A">
          <w:rPr>
            <w:b/>
            <w:bCs/>
            <w:rPrChange w:id="1600" w:author="Andrew Instone-Cowie" w:date="2021-08-24T22:21:00Z">
              <w:rPr/>
            </w:rPrChange>
          </w:rPr>
          <w:t xml:space="preserve">Interface cable </w:t>
        </w:r>
        <w:r w:rsidRPr="000A646A">
          <w:rPr>
            <w:b/>
            <w:bCs/>
            <w:rPrChange w:id="1601" w:author="Andrew Instone-Cowie" w:date="2021-08-24T22:21:00Z">
              <w:rPr/>
            </w:rPrChange>
          </w:rPr>
          <w:t xml:space="preserve">from the </w:t>
        </w:r>
        <w:r w:rsidR="000A646A" w:rsidRPr="000A646A">
          <w:rPr>
            <w:b/>
            <w:bCs/>
            <w:rPrChange w:id="1602" w:author="Andrew Instone-Cowie" w:date="2021-08-24T22:21:00Z">
              <w:rPr/>
            </w:rPrChange>
          </w:rPr>
          <w:t xml:space="preserve">Power </w:t>
        </w:r>
      </w:ins>
      <w:ins w:id="1603" w:author="Andrew Instone-Cowie" w:date="2021-08-24T22:21:00Z">
        <w:r w:rsidR="000A646A" w:rsidRPr="000A646A">
          <w:rPr>
            <w:b/>
            <w:bCs/>
            <w:rPrChange w:id="1604" w:author="Andrew Instone-Cowie" w:date="2021-08-24T22:21:00Z">
              <w:rPr/>
            </w:rPrChange>
          </w:rPr>
          <w:t xml:space="preserve">Module is recommended when </w:t>
        </w:r>
        <w:r w:rsidR="000A646A">
          <w:rPr>
            <w:b/>
            <w:bCs/>
          </w:rPr>
          <w:t xml:space="preserve">the simulator is </w:t>
        </w:r>
        <w:r w:rsidR="000A646A" w:rsidRPr="000A646A">
          <w:rPr>
            <w:b/>
            <w:bCs/>
            <w:rPrChange w:id="1605" w:author="Andrew Instone-Cowie" w:date="2021-08-24T22:21:00Z">
              <w:rPr/>
            </w:rPrChange>
          </w:rPr>
          <w:t>not in use.</w:t>
        </w:r>
      </w:ins>
    </w:p>
    <w:p w14:paraId="2383B7E4" w14:textId="08EC5367" w:rsidR="005D6868" w:rsidRDefault="005D6868">
      <w:pPr>
        <w:keepNext/>
        <w:rPr>
          <w:ins w:id="1606" w:author="Andrew Instone-Cowie" w:date="2021-08-24T20:36:00Z"/>
          <w:noProof/>
        </w:rPr>
        <w:pPrChange w:id="1607" w:author="Andrew Instone-Cowie" w:date="2021-08-24T21:29:00Z">
          <w:pPr>
            <w:keepNext/>
            <w:jc w:val="center"/>
          </w:pPr>
        </w:pPrChange>
      </w:pPr>
      <w:ins w:id="1608" w:author="Andrew Instone-Cowie" w:date="2021-08-24T20:36:00Z">
        <w:r>
          <w:rPr>
            <w:noProof/>
          </w:rPr>
          <w:lastRenderedPageBreak/>
          <w:t>The differences</w:t>
        </w:r>
      </w:ins>
      <w:ins w:id="1609" w:author="Andrew Instone-Cowie" w:date="2021-08-24T20:37:00Z">
        <w:r>
          <w:rPr>
            <w:noProof/>
          </w:rPr>
          <w:t xml:space="preserve"> between the </w:t>
        </w:r>
      </w:ins>
      <w:ins w:id="1610" w:author="Andrew Instone-Cowie" w:date="2021-08-24T22:05:00Z">
        <w:r w:rsidR="00427883">
          <w:rPr>
            <w:noProof/>
          </w:rPr>
          <w:t xml:space="preserve">behaviour of </w:t>
        </w:r>
      </w:ins>
      <w:ins w:id="1611" w:author="Andrew Instone-Cowie" w:date="2021-08-24T20:37:00Z">
        <w:r>
          <w:rPr>
            <w:noProof/>
          </w:rPr>
          <w:t>uni-directional and bi-directional TVS diodes can be seen in the following graphs</w:t>
        </w:r>
      </w:ins>
      <w:ins w:id="1612" w:author="Andrew Instone-Cowie" w:date="2021-08-24T21:29:00Z">
        <w:r w:rsidR="00CF5B73">
          <w:rPr>
            <w:noProof/>
          </w:rPr>
          <w:t>:</w:t>
        </w:r>
      </w:ins>
      <w:ins w:id="1613" w:author="Andrew Instone-Cowie" w:date="2021-08-24T20:37:00Z">
        <w:r>
          <w:rPr>
            <w:rStyle w:val="FootnoteReference"/>
            <w:noProof/>
          </w:rPr>
          <w:footnoteReference w:id="26"/>
        </w:r>
      </w:ins>
    </w:p>
    <w:p w14:paraId="0ECD861D" w14:textId="4C4F913D" w:rsidR="00320A72" w:rsidRDefault="00320A72">
      <w:pPr>
        <w:keepNext/>
        <w:jc w:val="center"/>
        <w:rPr>
          <w:ins w:id="1618" w:author="Andrew Instone-Cowie" w:date="2021-08-24T20:32:00Z"/>
        </w:rPr>
        <w:pPrChange w:id="1619" w:author="Andrew Instone-Cowie" w:date="2021-08-24T20:32:00Z">
          <w:pPr/>
        </w:pPrChange>
      </w:pPr>
      <w:ins w:id="1620" w:author="Andrew Instone-Cowie" w:date="2021-08-24T20:32:00Z">
        <w:r>
          <w:rPr>
            <w:noProof/>
          </w:rPr>
          <w:drawing>
            <wp:inline distT="0" distB="0" distL="0" distR="0" wp14:anchorId="2995E6B7" wp14:editId="5EFFE960">
              <wp:extent cx="5731510" cy="1971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71040"/>
                      </a:xfrm>
                      <a:prstGeom prst="rect">
                        <a:avLst/>
                      </a:prstGeom>
                    </pic:spPr>
                  </pic:pic>
                </a:graphicData>
              </a:graphic>
            </wp:inline>
          </w:drawing>
        </w:r>
      </w:ins>
    </w:p>
    <w:p w14:paraId="344C58F2" w14:textId="5C6ACD9C" w:rsidR="00320A72" w:rsidRDefault="00320A72">
      <w:pPr>
        <w:pStyle w:val="Caption"/>
        <w:jc w:val="center"/>
        <w:rPr>
          <w:ins w:id="1621" w:author="Andrew Instone-Cowie" w:date="2021-08-24T20:32:00Z"/>
        </w:rPr>
        <w:pPrChange w:id="1622" w:author="Andrew Instone-Cowie" w:date="2021-08-24T20:32:00Z">
          <w:pPr/>
        </w:pPrChange>
      </w:pPr>
      <w:bookmarkStart w:id="1623" w:name="_Toc80793313"/>
      <w:ins w:id="1624" w:author="Andrew Instone-Cowie" w:date="2021-08-24T20:32:00Z">
        <w:r>
          <w:t xml:space="preserve">Figure </w:t>
        </w:r>
        <w:r>
          <w:fldChar w:fldCharType="begin"/>
        </w:r>
        <w:r>
          <w:instrText xml:space="preserve"> SEQ Figure \* ARABIC </w:instrText>
        </w:r>
      </w:ins>
      <w:r>
        <w:fldChar w:fldCharType="separate"/>
      </w:r>
      <w:ins w:id="1625" w:author="Andrew Instone-Cowie" w:date="2021-08-25T14:18:00Z">
        <w:r w:rsidR="00E86763">
          <w:rPr>
            <w:noProof/>
          </w:rPr>
          <w:t>14</w:t>
        </w:r>
      </w:ins>
      <w:ins w:id="1626" w:author="Andrew Instone-Cowie" w:date="2021-08-24T20:32:00Z">
        <w:r>
          <w:fldChar w:fldCharType="end"/>
        </w:r>
        <w:r>
          <w:t xml:space="preserve"> </w:t>
        </w:r>
      </w:ins>
      <w:ins w:id="1627" w:author="Andrew Instone-Cowie" w:date="2021-08-24T22:03:00Z">
        <w:r w:rsidR="00427883">
          <w:t>–</w:t>
        </w:r>
      </w:ins>
      <w:ins w:id="1628" w:author="Andrew Instone-Cowie" w:date="2021-08-24T20:32:00Z">
        <w:r>
          <w:t xml:space="preserve"> TVS Diode Characteristic Curves</w:t>
        </w:r>
        <w:bookmarkEnd w:id="1623"/>
      </w:ins>
    </w:p>
    <w:p w14:paraId="1C617867" w14:textId="5E013576" w:rsidR="00AC3C52" w:rsidRDefault="005D6868">
      <w:pPr>
        <w:rPr>
          <w:ins w:id="1629" w:author="Andrew Instone-Cowie" w:date="2021-08-24T20:43:00Z"/>
        </w:rPr>
      </w:pPr>
      <w:ins w:id="1630" w:author="Andrew Instone-Cowie" w:date="2021-08-24T20:39:00Z">
        <w:r>
          <w:t>When reverse biased</w:t>
        </w:r>
      </w:ins>
      <w:ins w:id="1631" w:author="Andrew Instone-Cowie" w:date="2021-08-24T20:40:00Z">
        <w:r>
          <w:t xml:space="preserve"> up to its </w:t>
        </w:r>
      </w:ins>
      <w:ins w:id="1632" w:author="Andrew Instone-Cowie" w:date="2021-08-24T20:41:00Z">
        <w:r>
          <w:t>R</w:t>
        </w:r>
      </w:ins>
      <w:ins w:id="1633" w:author="Andrew Instone-Cowie" w:date="2021-08-24T20:40:00Z">
        <w:r>
          <w:t xml:space="preserve">everse </w:t>
        </w:r>
      </w:ins>
      <w:ins w:id="1634" w:author="Andrew Instone-Cowie" w:date="2021-08-24T20:41:00Z">
        <w:r>
          <w:t>S</w:t>
        </w:r>
      </w:ins>
      <w:ins w:id="1635" w:author="Andrew Instone-Cowie" w:date="2021-08-24T20:40:00Z">
        <w:r>
          <w:t xml:space="preserve">tandoff </w:t>
        </w:r>
      </w:ins>
      <w:ins w:id="1636" w:author="Andrew Instone-Cowie" w:date="2021-08-24T20:41:00Z">
        <w:r>
          <w:t>V</w:t>
        </w:r>
      </w:ins>
      <w:ins w:id="1637" w:author="Andrew Instone-Cowie" w:date="2021-08-24T20:40:00Z">
        <w:r>
          <w:t>oltage</w:t>
        </w:r>
      </w:ins>
      <w:ins w:id="1638" w:author="Andrew Instone-Cowie" w:date="2021-08-24T20:39:00Z">
        <w:r>
          <w:t xml:space="preserve">, a uni-directional </w:t>
        </w:r>
      </w:ins>
      <w:ins w:id="1639" w:author="Andrew Instone-Cowie" w:date="2021-08-24T20:40:00Z">
        <w:r>
          <w:t xml:space="preserve">TVS diode does not conduct (apart from the </w:t>
        </w:r>
      </w:ins>
      <w:ins w:id="1640" w:author="Andrew Instone-Cowie" w:date="2021-08-24T20:43:00Z">
        <w:r>
          <w:t>Reverse L</w:t>
        </w:r>
      </w:ins>
      <w:ins w:id="1641" w:author="Andrew Instone-Cowie" w:date="2021-08-24T20:40:00Z">
        <w:r>
          <w:t xml:space="preserve">eakage </w:t>
        </w:r>
      </w:ins>
      <w:ins w:id="1642" w:author="Andrew Instone-Cowie" w:date="2021-08-24T20:43:00Z">
        <w:r>
          <w:t>C</w:t>
        </w:r>
      </w:ins>
      <w:ins w:id="1643" w:author="Andrew Instone-Cowie" w:date="2021-08-24T20:40:00Z">
        <w:r>
          <w:t xml:space="preserve">urrent discussed </w:t>
        </w:r>
      </w:ins>
      <w:ins w:id="1644" w:author="Andrew Instone-Cowie" w:date="2021-08-24T20:43:00Z">
        <w:r>
          <w:t xml:space="preserve">further </w:t>
        </w:r>
      </w:ins>
      <w:ins w:id="1645" w:author="Andrew Instone-Cowie" w:date="2021-08-24T20:40:00Z">
        <w:r>
          <w:t xml:space="preserve">below).  </w:t>
        </w:r>
      </w:ins>
      <w:ins w:id="1646" w:author="Andrew Instone-Cowie" w:date="2021-08-24T20:41:00Z">
        <w:r>
          <w:t xml:space="preserve">As the reverse voltage reaches and exceeds the </w:t>
        </w:r>
      </w:ins>
      <w:ins w:id="1647" w:author="Andrew Instone-Cowie" w:date="2021-08-10T21:18:00Z">
        <w:r w:rsidR="00AC3C52">
          <w:t>Breakdown Voltage</w:t>
        </w:r>
      </w:ins>
      <w:ins w:id="1648" w:author="Andrew Instone-Cowie" w:date="2021-08-24T20:41:00Z">
        <w:r>
          <w:t xml:space="preserve">, the diode starts to conduct, </w:t>
        </w:r>
      </w:ins>
      <w:ins w:id="1649" w:author="Andrew Instone-Cowie" w:date="2021-08-24T20:42:00Z">
        <w:r>
          <w:t xml:space="preserve">restricting the further increase in </w:t>
        </w:r>
      </w:ins>
      <w:ins w:id="1650" w:author="Andrew Instone-Cowie" w:date="2021-08-24T22:08:00Z">
        <w:r w:rsidR="000D553E">
          <w:t xml:space="preserve">applied </w:t>
        </w:r>
      </w:ins>
      <w:ins w:id="1651" w:author="Andrew Instone-Cowie" w:date="2021-08-24T20:42:00Z">
        <w:r>
          <w:t>voltage, until the Maximum Peak Pulse Current is reached, at which point the voltage is effectively clamped at</w:t>
        </w:r>
      </w:ins>
      <w:ins w:id="1652" w:author="Andrew Instone-Cowie" w:date="2021-08-24T20:43:00Z">
        <w:r>
          <w:t xml:space="preserve"> the </w:t>
        </w:r>
      </w:ins>
      <w:ins w:id="1653" w:author="Andrew Instone-Cowie" w:date="2021-08-10T21:19:00Z">
        <w:r w:rsidR="00AC3C52">
          <w:t>Clamping Voltage</w:t>
        </w:r>
      </w:ins>
      <w:ins w:id="1654" w:author="Andrew Instone-Cowie" w:date="2021-08-24T20:43:00Z">
        <w:r>
          <w:t>.</w:t>
        </w:r>
      </w:ins>
    </w:p>
    <w:p w14:paraId="0F368154" w14:textId="4B1DE259" w:rsidR="005D6868" w:rsidRDefault="005D6868" w:rsidP="00CF5B73">
      <w:pPr>
        <w:rPr>
          <w:ins w:id="1655" w:author="Andrew Instone-Cowie" w:date="2021-08-24T22:08:00Z"/>
        </w:rPr>
      </w:pPr>
      <w:ins w:id="1656" w:author="Andrew Instone-Cowie" w:date="2021-08-24T20:43:00Z">
        <w:r>
          <w:t>When forward biased, a uni-directional TVS diode behaves much l</w:t>
        </w:r>
      </w:ins>
      <w:ins w:id="1657" w:author="Andrew Instone-Cowie" w:date="2021-08-24T20:44:00Z">
        <w:r>
          <w:t xml:space="preserve">ike a conventional rectifier </w:t>
        </w:r>
      </w:ins>
      <w:ins w:id="1658" w:author="Andrew Instone-Cowie" w:date="2021-08-24T20:58:00Z">
        <w:r w:rsidR="00D55F27">
          <w:t>diode and</w:t>
        </w:r>
      </w:ins>
      <w:ins w:id="1659" w:author="Andrew Instone-Cowie" w:date="2021-08-24T20:49:00Z">
        <w:r w:rsidR="008246A5">
          <w:t xml:space="preserve"> starts conducting with a very smal</w:t>
        </w:r>
      </w:ins>
      <w:ins w:id="1660" w:author="Andrew Instone-Cowie" w:date="2021-08-24T20:50:00Z">
        <w:r w:rsidR="008246A5">
          <w:t>l forward voltage drop</w:t>
        </w:r>
      </w:ins>
      <w:ins w:id="1661" w:author="Andrew Instone-Cowie" w:date="2021-08-24T20:48:00Z">
        <w:r w:rsidR="008246A5">
          <w:t xml:space="preserve">. </w:t>
        </w:r>
      </w:ins>
    </w:p>
    <w:p w14:paraId="6A3BD1B9" w14:textId="77777777" w:rsidR="000D553E" w:rsidRDefault="000D553E" w:rsidP="000D553E">
      <w:pPr>
        <w:rPr>
          <w:ins w:id="1662" w:author="Andrew Instone-Cowie" w:date="2021-08-24T22:08:00Z"/>
        </w:rPr>
      </w:pPr>
      <w:ins w:id="1663" w:author="Andrew Instone-Cowie" w:date="2021-08-24T22:08:00Z">
        <w:r>
          <w:t>A bi-directional TVS diode is effectively two diodes connected anode-to-anode. It therefore always behaves as though it is reverse biased.</w:t>
        </w:r>
      </w:ins>
    </w:p>
    <w:p w14:paraId="01508A5B" w14:textId="2FD89265" w:rsidR="008246A5" w:rsidRDefault="008246A5">
      <w:pPr>
        <w:rPr>
          <w:ins w:id="1664" w:author="Andrew Instone-Cowie" w:date="2021-08-24T20:48:00Z"/>
        </w:rPr>
      </w:pPr>
      <w:ins w:id="1665" w:author="Andrew Instone-Cowie" w:date="2021-08-24T20:46:00Z">
        <w:r>
          <w:t xml:space="preserve">Note that the quoted values are not continuous ratings. TVS diodes are designed to absorb large amounts of power </w:t>
        </w:r>
      </w:ins>
      <w:ins w:id="1666" w:author="Andrew Instone-Cowie" w:date="2021-08-24T20:47:00Z">
        <w:r>
          <w:t>during sub-millisecond spikes.</w:t>
        </w:r>
      </w:ins>
    </w:p>
    <w:p w14:paraId="0E596B0A" w14:textId="47309461" w:rsidR="00744894" w:rsidRDefault="00744894" w:rsidP="00744894">
      <w:pPr>
        <w:pStyle w:val="Heading3"/>
        <w:rPr>
          <w:ins w:id="1667" w:author="Andrew Instone-Cowie" w:date="2021-08-24T20:50:00Z"/>
        </w:rPr>
      </w:pPr>
      <w:bookmarkStart w:id="1668" w:name="_Toc80793241"/>
      <w:ins w:id="1669" w:author="Andrew Instone-Cowie" w:date="2021-08-10T20:31:00Z">
        <w:r>
          <w:t>Uni-Directional TVS Diodes</w:t>
        </w:r>
      </w:ins>
      <w:bookmarkEnd w:id="1668"/>
    </w:p>
    <w:p w14:paraId="243158E3" w14:textId="16FF9858" w:rsidR="008246A5" w:rsidRDefault="008246A5">
      <w:pPr>
        <w:rPr>
          <w:ins w:id="1670" w:author="Andrew Instone-Cowie" w:date="2021-08-24T20:53:00Z"/>
        </w:rPr>
      </w:pPr>
      <w:ins w:id="1671" w:author="Andrew Instone-Cowie" w:date="2021-08-24T20:53:00Z">
        <w:r>
          <w:t>12V</w:t>
        </w:r>
      </w:ins>
      <w:ins w:id="1672" w:author="Andrew Instone-Cowie" w:date="2021-08-24T20:52:00Z">
        <w:r>
          <w:t xml:space="preserve"> Reverse Standoff Voltage u</w:t>
        </w:r>
      </w:ins>
      <w:ins w:id="1673" w:author="Andrew Instone-Cowie" w:date="2021-08-24T20:50:00Z">
        <w:r>
          <w:t xml:space="preserve">ni-directional TVS diodes are </w:t>
        </w:r>
      </w:ins>
      <w:ins w:id="1674" w:author="Andrew Instone-Cowie" w:date="2021-08-24T20:51:00Z">
        <w:r>
          <w:t xml:space="preserve">fitted across the incoming unregulated power supply </w:t>
        </w:r>
      </w:ins>
      <w:ins w:id="1675" w:author="Andrew Instone-Cowie" w:date="2021-08-24T20:56:00Z">
        <w:r w:rsidR="00D55F27">
          <w:t>rails</w:t>
        </w:r>
      </w:ins>
      <w:ins w:id="1676" w:author="Andrew Instone-Cowie" w:date="2021-08-24T20:51:00Z">
        <w:r>
          <w:t xml:space="preserve"> of the</w:t>
        </w:r>
      </w:ins>
      <w:ins w:id="1677" w:author="Andrew Instone-Cowie" w:date="2021-08-24T22:09:00Z">
        <w:r w:rsidR="000D553E">
          <w:t xml:space="preserve"> following modules</w:t>
        </w:r>
      </w:ins>
      <w:ins w:id="1678" w:author="Andrew Instone-Cowie" w:date="2021-08-24T20:52:00Z">
        <w:r>
          <w:t>:</w:t>
        </w:r>
      </w:ins>
    </w:p>
    <w:p w14:paraId="24A0141E" w14:textId="77777777" w:rsidR="008246A5" w:rsidRDefault="00F50485">
      <w:pPr>
        <w:pStyle w:val="ListParagraph"/>
        <w:numPr>
          <w:ilvl w:val="0"/>
          <w:numId w:val="53"/>
        </w:numPr>
        <w:rPr>
          <w:ins w:id="1679" w:author="Andrew Instone-Cowie" w:date="2021-08-24T20:53:00Z"/>
        </w:rPr>
        <w:pPrChange w:id="1680" w:author="Andrew Instone-Cowie" w:date="2021-08-24T21:28:00Z">
          <w:pPr/>
        </w:pPrChange>
      </w:pPr>
      <w:ins w:id="1681" w:author="Andrew Instone-Cowie" w:date="2021-08-10T20:57:00Z">
        <w:r>
          <w:t>Power Module</w:t>
        </w:r>
      </w:ins>
      <w:ins w:id="1682" w:author="Andrew Instone-Cowie" w:date="2021-08-10T20:59:00Z">
        <w:r w:rsidR="009C08C1">
          <w:t xml:space="preserve"> </w:t>
        </w:r>
      </w:ins>
    </w:p>
    <w:p w14:paraId="21396C2C" w14:textId="77777777" w:rsidR="008246A5" w:rsidRDefault="009C08C1">
      <w:pPr>
        <w:pStyle w:val="ListParagraph"/>
        <w:numPr>
          <w:ilvl w:val="0"/>
          <w:numId w:val="53"/>
        </w:numPr>
        <w:rPr>
          <w:ins w:id="1683" w:author="Andrew Instone-Cowie" w:date="2021-08-24T20:53:00Z"/>
        </w:rPr>
        <w:pPrChange w:id="1684" w:author="Andrew Instone-Cowie" w:date="2021-08-24T21:28:00Z">
          <w:pPr/>
        </w:pPrChange>
      </w:pPr>
      <w:ins w:id="1685" w:author="Andrew Instone-Cowie" w:date="2021-08-10T21:00:00Z">
        <w:r>
          <w:t>2</w:t>
        </w:r>
        <w:r w:rsidRPr="00CF5B73">
          <w:rPr>
            <w:vertAlign w:val="superscript"/>
            <w:rPrChange w:id="1686" w:author="Andrew Instone-Cowie" w:date="2021-08-24T21:28:00Z">
              <w:rPr/>
            </w:rPrChange>
          </w:rPr>
          <w:t>nd</w:t>
        </w:r>
        <w:r>
          <w:t xml:space="preserve"> PC Module </w:t>
        </w:r>
      </w:ins>
    </w:p>
    <w:p w14:paraId="195E8FD7" w14:textId="7EA5201C" w:rsidR="008246A5" w:rsidRDefault="008246A5">
      <w:pPr>
        <w:pStyle w:val="ListParagraph"/>
        <w:numPr>
          <w:ilvl w:val="0"/>
          <w:numId w:val="53"/>
        </w:numPr>
        <w:rPr>
          <w:ins w:id="1687" w:author="Andrew Instone-Cowie" w:date="2021-08-24T20:52:00Z"/>
        </w:rPr>
        <w:pPrChange w:id="1688" w:author="Andrew Instone-Cowie" w:date="2021-08-24T21:28:00Z">
          <w:pPr/>
        </w:pPrChange>
      </w:pPr>
      <w:ins w:id="1689" w:author="Andrew Instone-Cowie" w:date="2021-08-24T20:52:00Z">
        <w:r>
          <w:t xml:space="preserve">Basic </w:t>
        </w:r>
      </w:ins>
      <w:ins w:id="1690" w:author="Andrew Instone-Cowie" w:date="2021-08-10T21:07:00Z">
        <w:r w:rsidR="009C08C1">
          <w:t xml:space="preserve">Serial Splitter </w:t>
        </w:r>
      </w:ins>
      <w:ins w:id="1691" w:author="Andrew Instone-Cowie" w:date="2021-08-24T20:52:00Z">
        <w:r>
          <w:t>Module</w:t>
        </w:r>
      </w:ins>
    </w:p>
    <w:p w14:paraId="262484F3" w14:textId="6EF23CE3" w:rsidR="009C08C1" w:rsidRDefault="008246A5">
      <w:pPr>
        <w:rPr>
          <w:ins w:id="1692" w:author="Andrew Instone-Cowie" w:date="2021-08-24T20:55:00Z"/>
        </w:rPr>
      </w:pPr>
      <w:ins w:id="1693" w:author="Andrew Instone-Cowie" w:date="2021-08-24T20:53:00Z">
        <w:r>
          <w:t xml:space="preserve">5V Reverse Standoff Voltage uni-directional TVS diodes are fitted across the </w:t>
        </w:r>
      </w:ins>
      <w:ins w:id="1694" w:author="Andrew Instone-Cowie" w:date="2021-08-24T20:54:00Z">
        <w:r>
          <w:t xml:space="preserve">5V regulated power </w:t>
        </w:r>
      </w:ins>
      <w:ins w:id="1695" w:author="Andrew Instone-Cowie" w:date="2021-08-24T20:56:00Z">
        <w:r w:rsidR="00D55F27">
          <w:t>rails</w:t>
        </w:r>
      </w:ins>
      <w:ins w:id="1696" w:author="Andrew Instone-Cowie" w:date="2021-08-24T20:54:00Z">
        <w:r>
          <w:t xml:space="preserve"> of the </w:t>
        </w:r>
      </w:ins>
      <w:ins w:id="1697" w:author="Andrew Instone-Cowie" w:date="2021-08-10T20:57:00Z">
        <w:r w:rsidR="00F50485">
          <w:t xml:space="preserve">Simulator Interface Module </w:t>
        </w:r>
      </w:ins>
      <w:ins w:id="1698" w:author="Andrew Instone-Cowie" w:date="2021-08-24T20:54:00Z">
        <w:r>
          <w:t xml:space="preserve">and the </w:t>
        </w:r>
      </w:ins>
      <w:ins w:id="1699" w:author="Andrew Instone-Cowie" w:date="2021-08-10T20:58:00Z">
        <w:r w:rsidR="009C08C1">
          <w:t>Sensor Modules</w:t>
        </w:r>
      </w:ins>
      <w:ins w:id="1700" w:author="Andrew Instone-Cowie" w:date="2021-08-24T20:54:00Z">
        <w:r>
          <w:t>,</w:t>
        </w:r>
      </w:ins>
      <w:ins w:id="1701" w:author="Andrew Instone-Cowie" w:date="2021-08-10T20:58:00Z">
        <w:r w:rsidR="009C08C1">
          <w:t xml:space="preserve"> </w:t>
        </w:r>
      </w:ins>
      <w:ins w:id="1702" w:author="Andrew Instone-Cowie" w:date="2021-08-24T20:54:00Z">
        <w:r>
          <w:t xml:space="preserve">and between the 5V </w:t>
        </w:r>
      </w:ins>
      <w:ins w:id="1703" w:author="Andrew Instone-Cowie" w:date="2021-08-24T20:55:00Z">
        <w:r>
          <w:t>signal line and ground on the Sensor Modules.</w:t>
        </w:r>
      </w:ins>
    </w:p>
    <w:p w14:paraId="64A3EA5F" w14:textId="2944D8B9" w:rsidR="00D55F27" w:rsidRDefault="00FF579A">
      <w:pPr>
        <w:rPr>
          <w:ins w:id="1704" w:author="Andrew Instone-Cowie" w:date="2021-08-24T21:03:00Z"/>
        </w:rPr>
        <w:pPrChange w:id="1705" w:author="Andrew Instone-Cowie" w:date="2021-08-24T21:28:00Z">
          <w:pPr>
            <w:keepNext/>
          </w:pPr>
        </w:pPrChange>
      </w:pPr>
      <w:ins w:id="1706" w:author="Andrew Instone-Cowie" w:date="2021-08-24T20:55:00Z">
        <w:r>
          <w:t>The uni</w:t>
        </w:r>
      </w:ins>
      <w:ins w:id="1707" w:author="Andrew Instone-Cowie" w:date="2021-08-24T21:11:00Z">
        <w:r w:rsidR="00E4655A">
          <w:t>-</w:t>
        </w:r>
      </w:ins>
      <w:ins w:id="1708" w:author="Andrew Instone-Cowie" w:date="2021-08-24T20:55:00Z">
        <w:r>
          <w:t>directional TVS diodes operate as follows</w:t>
        </w:r>
      </w:ins>
      <w:ins w:id="1709" w:author="Andrew Instone-Cowie" w:date="2021-08-24T20:56:00Z">
        <w:r w:rsidR="00D55F27">
          <w:t xml:space="preserve">: On power supply rails, the </w:t>
        </w:r>
      </w:ins>
      <w:ins w:id="1710" w:author="Andrew Instone-Cowie" w:date="2021-08-24T20:57:00Z">
        <w:r w:rsidR="00D55F27">
          <w:t xml:space="preserve">power rail is always expected to be </w:t>
        </w:r>
      </w:ins>
      <w:ins w:id="1711" w:author="Andrew Instone-Cowie" w:date="2021-08-24T20:56:00Z">
        <w:r w:rsidR="00D55F27">
          <w:t xml:space="preserve">positive </w:t>
        </w:r>
      </w:ins>
      <w:ins w:id="1712" w:author="Andrew Instone-Cowie" w:date="2021-08-24T21:01:00Z">
        <w:r w:rsidR="00D55F27">
          <w:t>relative to</w:t>
        </w:r>
      </w:ins>
      <w:ins w:id="1713" w:author="Andrew Instone-Cowie" w:date="2021-08-24T20:57:00Z">
        <w:r w:rsidR="00D55F27">
          <w:t xml:space="preserve"> ground rail</w:t>
        </w:r>
      </w:ins>
      <w:ins w:id="1714" w:author="Andrew Instone-Cowie" w:date="2021-08-24T21:03:00Z">
        <w:r w:rsidR="00D55F27">
          <w:t>;</w:t>
        </w:r>
      </w:ins>
      <w:ins w:id="1715" w:author="Andrew Instone-Cowie" w:date="2021-08-24T21:02:00Z">
        <w:r w:rsidR="00D55F27">
          <w:t xml:space="preserve"> between +9V and +12V for the unregulated supplies, and +5V for the regulated sup</w:t>
        </w:r>
      </w:ins>
      <w:ins w:id="1716" w:author="Andrew Instone-Cowie" w:date="2021-08-24T21:03:00Z">
        <w:r w:rsidR="00D55F27">
          <w:t>plies</w:t>
        </w:r>
      </w:ins>
      <w:ins w:id="1717" w:author="Andrew Instone-Cowie" w:date="2021-08-24T20:57:00Z">
        <w:r w:rsidR="00D55F27">
          <w:t>.</w:t>
        </w:r>
      </w:ins>
    </w:p>
    <w:p w14:paraId="0269878E" w14:textId="4CEE11D1" w:rsidR="00D55F27" w:rsidRDefault="00D55F27">
      <w:pPr>
        <w:rPr>
          <w:ins w:id="1718" w:author="Andrew Instone-Cowie" w:date="2021-08-24T21:03:00Z"/>
        </w:rPr>
        <w:pPrChange w:id="1719" w:author="Andrew Instone-Cowie" w:date="2021-08-24T21:28:00Z">
          <w:pPr>
            <w:keepNext/>
          </w:pPr>
        </w:pPrChange>
      </w:pPr>
      <w:ins w:id="1720" w:author="Andrew Instone-Cowie" w:date="2021-08-24T21:03:00Z">
        <w:r>
          <w:lastRenderedPageBreak/>
          <w:t>On data signal lines, the si</w:t>
        </w:r>
      </w:ins>
      <w:ins w:id="1721" w:author="Andrew Instone-Cowie" w:date="2021-08-24T21:04:00Z">
        <w:r>
          <w:t xml:space="preserve">gnal line is expected to be at +5V </w:t>
        </w:r>
      </w:ins>
      <w:ins w:id="1722" w:author="Andrew Instone-Cowie" w:date="2021-08-24T22:10:00Z">
        <w:r w:rsidR="000D553E">
          <w:t xml:space="preserve">or 0V </w:t>
        </w:r>
      </w:ins>
      <w:ins w:id="1723" w:author="Andrew Instone-Cowie" w:date="2021-08-24T21:04:00Z">
        <w:r>
          <w:t>relative to the ground rail.</w:t>
        </w:r>
      </w:ins>
    </w:p>
    <w:p w14:paraId="1F413F27" w14:textId="71252761" w:rsidR="00FF579A" w:rsidRDefault="00D55F27">
      <w:pPr>
        <w:keepNext/>
        <w:rPr>
          <w:ins w:id="1724" w:author="Andrew Instone-Cowie" w:date="2021-08-10T21:17:00Z"/>
        </w:rPr>
        <w:pPrChange w:id="1725" w:author="Andrew Instone-Cowie" w:date="2021-08-24T21:29:00Z">
          <w:pPr/>
        </w:pPrChange>
      </w:pPr>
      <w:ins w:id="1726" w:author="Andrew Instone-Cowie" w:date="2021-08-24T20:57:00Z">
        <w:r>
          <w:t xml:space="preserve">The TVS diode is connected as shown in the following </w:t>
        </w:r>
      </w:ins>
      <w:ins w:id="1727" w:author="Andrew Instone-Cowie" w:date="2021-08-24T21:03:00Z">
        <w:r>
          <w:t>diagram and</w:t>
        </w:r>
      </w:ins>
      <w:ins w:id="1728" w:author="Andrew Instone-Cowie" w:date="2021-08-24T20:57:00Z">
        <w:r>
          <w:t xml:space="preserve"> is therefore normally reverse biased at up to</w:t>
        </w:r>
      </w:ins>
      <w:ins w:id="1729" w:author="Andrew Instone-Cowie" w:date="2021-08-24T20:58:00Z">
        <w:r>
          <w:rPr>
            <w:rStyle w:val="FootnoteReference"/>
          </w:rPr>
          <w:footnoteReference w:id="27"/>
        </w:r>
      </w:ins>
      <w:ins w:id="1732" w:author="Andrew Instone-Cowie" w:date="2021-08-24T20:57:00Z">
        <w:r>
          <w:t xml:space="preserve"> its </w:t>
        </w:r>
      </w:ins>
      <w:ins w:id="1733" w:author="Andrew Instone-Cowie" w:date="2021-08-24T20:58:00Z">
        <w:r>
          <w:t>rated Reverse Standoff Voltage</w:t>
        </w:r>
      </w:ins>
      <w:ins w:id="1734" w:author="Andrew Instone-Cowie" w:date="2021-08-24T20:59:00Z">
        <w:r>
          <w:t>, and no current flows through the diode</w:t>
        </w:r>
      </w:ins>
      <w:ins w:id="1735" w:author="Andrew Instone-Cowie" w:date="2021-08-24T20:58:00Z">
        <w:r>
          <w:t>:</w:t>
        </w:r>
      </w:ins>
      <w:ins w:id="1736" w:author="Andrew Instone-Cowie" w:date="2021-08-24T20:56:00Z">
        <w:r>
          <w:t xml:space="preserve"> </w:t>
        </w:r>
      </w:ins>
    </w:p>
    <w:p w14:paraId="6F3B82F7" w14:textId="77777777" w:rsidR="00744894" w:rsidRDefault="00744894">
      <w:pPr>
        <w:keepNext/>
        <w:jc w:val="center"/>
        <w:rPr>
          <w:ins w:id="1737" w:author="Andrew Instone-Cowie" w:date="2021-08-10T20:39:00Z"/>
        </w:rPr>
        <w:pPrChange w:id="1738" w:author="Andrew Instone-Cowie" w:date="2021-08-10T20:39:00Z">
          <w:pPr/>
        </w:pPrChange>
      </w:pPr>
      <w:ins w:id="1739" w:author="Andrew Instone-Cowie" w:date="2021-08-10T20:33:00Z">
        <w:r>
          <w:rPr>
            <w:noProof/>
          </w:rPr>
          <w:drawing>
            <wp:inline distT="0" distB="0" distL="0" distR="0" wp14:anchorId="2926FF4D" wp14:editId="6389632A">
              <wp:extent cx="3240000" cy="2714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2 TVS Uni Diode Diagram v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057A8741" w14:textId="30B643C5" w:rsidR="00744894" w:rsidRDefault="00744894" w:rsidP="00744894">
      <w:pPr>
        <w:pStyle w:val="Caption"/>
        <w:jc w:val="center"/>
        <w:rPr>
          <w:ins w:id="1740" w:author="Andrew Instone-Cowie" w:date="2021-08-10T20:43:00Z"/>
        </w:rPr>
      </w:pPr>
      <w:bookmarkStart w:id="1741" w:name="_Toc80793314"/>
      <w:ins w:id="1742" w:author="Andrew Instone-Cowie" w:date="2021-08-10T20:39:00Z">
        <w:r>
          <w:t xml:space="preserve">Figure </w:t>
        </w:r>
        <w:r>
          <w:fldChar w:fldCharType="begin"/>
        </w:r>
        <w:r>
          <w:instrText xml:space="preserve"> SEQ Figure \* ARABIC </w:instrText>
        </w:r>
      </w:ins>
      <w:r>
        <w:fldChar w:fldCharType="separate"/>
      </w:r>
      <w:ins w:id="1743" w:author="Andrew Instone-Cowie" w:date="2021-08-25T14:18:00Z">
        <w:r w:rsidR="00E86763">
          <w:rPr>
            <w:noProof/>
          </w:rPr>
          <w:t>15</w:t>
        </w:r>
      </w:ins>
      <w:ins w:id="1744" w:author="Andrew Instone-Cowie" w:date="2021-08-10T20:39:00Z">
        <w:r>
          <w:fldChar w:fldCharType="end"/>
        </w:r>
        <w:r>
          <w:t xml:space="preserve"> </w:t>
        </w:r>
      </w:ins>
      <w:ins w:id="1745" w:author="Andrew Instone-Cowie" w:date="2021-08-10T21:34:00Z">
        <w:r w:rsidR="00095F1B">
          <w:t>–</w:t>
        </w:r>
      </w:ins>
      <w:ins w:id="1746" w:author="Andrew Instone-Cowie" w:date="2021-08-10T20:39:00Z">
        <w:r>
          <w:t xml:space="preserve"> Uni-Directional TVS Diode</w:t>
        </w:r>
      </w:ins>
      <w:bookmarkEnd w:id="1741"/>
    </w:p>
    <w:p w14:paraId="19515063" w14:textId="76203629" w:rsidR="00744894" w:rsidRPr="001E6F40" w:rsidRDefault="00D55F27">
      <w:pPr>
        <w:keepNext/>
        <w:rPr>
          <w:ins w:id="1747" w:author="Andrew Instone-Cowie" w:date="2021-08-10T20:44:00Z"/>
        </w:rPr>
        <w:pPrChange w:id="1748" w:author="Andrew Instone-Cowie" w:date="2021-08-24T21:29:00Z">
          <w:pPr/>
        </w:pPrChange>
      </w:pPr>
      <w:ins w:id="1749" w:author="Andrew Instone-Cowie" w:date="2021-08-24T21:00:00Z">
        <w:r>
          <w:t xml:space="preserve">If a </w:t>
        </w:r>
      </w:ins>
      <w:ins w:id="1750" w:author="Andrew Instone-Cowie" w:date="2021-08-24T21:05:00Z">
        <w:r>
          <w:t>transient</w:t>
        </w:r>
      </w:ins>
      <w:ins w:id="1751" w:author="Andrew Instone-Cowie" w:date="2021-08-24T21:04:00Z">
        <w:r>
          <w:t xml:space="preserve"> </w:t>
        </w:r>
      </w:ins>
      <w:ins w:id="1752" w:author="Andrew Instone-Cowie" w:date="2021-08-24T21:05:00Z">
        <w:r>
          <w:t xml:space="preserve">voltage event </w:t>
        </w:r>
      </w:ins>
      <w:ins w:id="1753" w:author="Andrew Instone-Cowie" w:date="2021-08-24T21:00:00Z">
        <w:r>
          <w:t xml:space="preserve">causes the power </w:t>
        </w:r>
      </w:ins>
      <w:ins w:id="1754" w:author="Andrew Instone-Cowie" w:date="2021-08-24T21:04:00Z">
        <w:r>
          <w:t>or signal line</w:t>
        </w:r>
      </w:ins>
      <w:ins w:id="1755" w:author="Andrew Instone-Cowie" w:date="2021-08-24T21:05:00Z">
        <w:r>
          <w:t xml:space="preserve"> voltage to spike above Breakdown Voltage of the TVS diode, the diode starts to conduct, holding the </w:t>
        </w:r>
      </w:ins>
      <w:ins w:id="1756" w:author="Andrew Instone-Cowie" w:date="2021-08-24T21:06:00Z">
        <w:r>
          <w:t>rail down to the C</w:t>
        </w:r>
      </w:ins>
      <w:ins w:id="1757" w:author="Andrew Instone-Cowie" w:date="2021-08-24T21:05:00Z">
        <w:r>
          <w:t xml:space="preserve">lamping </w:t>
        </w:r>
      </w:ins>
      <w:ins w:id="1758" w:author="Andrew Instone-Cowie" w:date="2021-08-24T21:06:00Z">
        <w:r>
          <w:t>Voltage and dissipating the power of the spike. This is illustrated in the following diagram:</w:t>
        </w:r>
      </w:ins>
    </w:p>
    <w:p w14:paraId="4C65DECC" w14:textId="77777777" w:rsidR="00744894" w:rsidRDefault="00744894">
      <w:pPr>
        <w:keepNext/>
        <w:jc w:val="center"/>
        <w:rPr>
          <w:ins w:id="1759" w:author="Andrew Instone-Cowie" w:date="2021-08-10T20:39:00Z"/>
        </w:rPr>
        <w:pPrChange w:id="1760" w:author="Andrew Instone-Cowie" w:date="2021-08-10T20:39:00Z">
          <w:pPr/>
        </w:pPrChange>
      </w:pPr>
      <w:ins w:id="1761" w:author="Andrew Instone-Cowie" w:date="2021-08-10T20:33:00Z">
        <w:r>
          <w:rPr>
            <w:noProof/>
          </w:rPr>
          <w:drawing>
            <wp:inline distT="0" distB="0" distL="0" distR="0" wp14:anchorId="16A9FE01" wp14:editId="1B0D2D23">
              <wp:extent cx="3240000" cy="27144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2 TVS Uni Diode Spike Diagram v1.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6E9D3BB7" w14:textId="4A15C744" w:rsidR="00744894" w:rsidRDefault="00744894">
      <w:pPr>
        <w:pStyle w:val="Caption"/>
        <w:jc w:val="center"/>
        <w:rPr>
          <w:ins w:id="1762" w:author="Andrew Instone-Cowie" w:date="2021-08-24T21:11:00Z"/>
        </w:rPr>
      </w:pPr>
      <w:bookmarkStart w:id="1763" w:name="_Toc80793315"/>
      <w:ins w:id="1764" w:author="Andrew Instone-Cowie" w:date="2021-08-10T20:39:00Z">
        <w:r>
          <w:t xml:space="preserve">Figure </w:t>
        </w:r>
        <w:r>
          <w:fldChar w:fldCharType="begin"/>
        </w:r>
        <w:r>
          <w:instrText xml:space="preserve"> SEQ Figure \* ARABIC </w:instrText>
        </w:r>
      </w:ins>
      <w:r>
        <w:fldChar w:fldCharType="separate"/>
      </w:r>
      <w:ins w:id="1765" w:author="Andrew Instone-Cowie" w:date="2021-08-25T14:18:00Z">
        <w:r w:rsidR="00E86763">
          <w:rPr>
            <w:noProof/>
          </w:rPr>
          <w:t>16</w:t>
        </w:r>
      </w:ins>
      <w:ins w:id="1766" w:author="Andrew Instone-Cowie" w:date="2021-08-10T20:39:00Z">
        <w:r>
          <w:fldChar w:fldCharType="end"/>
        </w:r>
        <w:r>
          <w:t xml:space="preserve"> </w:t>
        </w:r>
      </w:ins>
      <w:ins w:id="1767" w:author="Andrew Instone-Cowie" w:date="2021-08-10T21:34:00Z">
        <w:r w:rsidR="00095F1B">
          <w:t>–</w:t>
        </w:r>
      </w:ins>
      <w:ins w:id="1768" w:author="Andrew Instone-Cowie" w:date="2021-08-10T20:39:00Z">
        <w:r>
          <w:t xml:space="preserve"> Spike Dissipation (Uni-Directional)</w:t>
        </w:r>
      </w:ins>
      <w:bookmarkEnd w:id="1763"/>
    </w:p>
    <w:p w14:paraId="5DC54F54" w14:textId="7BE91D6A" w:rsidR="00E4655A" w:rsidRPr="00E4655A" w:rsidRDefault="00E4655A">
      <w:pPr>
        <w:rPr>
          <w:ins w:id="1769" w:author="Andrew Instone-Cowie" w:date="2021-08-10T20:31:00Z"/>
        </w:rPr>
      </w:pPr>
      <w:ins w:id="1770" w:author="Andrew Instone-Cowie" w:date="2021-08-24T21:11:00Z">
        <w:r>
          <w:t xml:space="preserve">If a transient voltage event </w:t>
        </w:r>
      </w:ins>
      <w:ins w:id="1771" w:author="Andrew Instone-Cowie" w:date="2021-08-24T21:12:00Z">
        <w:r>
          <w:t xml:space="preserve">causes the voltage of the </w:t>
        </w:r>
      </w:ins>
      <w:ins w:id="1772" w:author="Andrew Instone-Cowie" w:date="2021-08-24T21:11:00Z">
        <w:r>
          <w:t xml:space="preserve">ground rail to rise </w:t>
        </w:r>
      </w:ins>
      <w:ins w:id="1773" w:author="Andrew Instone-Cowie" w:date="2021-08-24T21:12:00Z">
        <w:r>
          <w:t xml:space="preserve">above that of the power rail or signal line, the diode </w:t>
        </w:r>
      </w:ins>
      <w:ins w:id="1774" w:author="Andrew Instone-Cowie" w:date="2021-08-24T21:13:00Z">
        <w:r>
          <w:t xml:space="preserve">is forward biased and </w:t>
        </w:r>
      </w:ins>
      <w:ins w:id="1775" w:author="Andrew Instone-Cowie" w:date="2021-08-24T22:11:00Z">
        <w:r w:rsidR="000D553E">
          <w:t xml:space="preserve">starts </w:t>
        </w:r>
      </w:ins>
      <w:ins w:id="1776" w:author="Andrew Instone-Cowie" w:date="2021-08-24T21:13:00Z">
        <w:r>
          <w:t>to conduct, clamping the two lines together and dissipating the power of the spike</w:t>
        </w:r>
      </w:ins>
      <w:ins w:id="1777" w:author="Andrew Instone-Cowie" w:date="2021-08-24T22:11:00Z">
        <w:r w:rsidR="000D553E">
          <w:t>.</w:t>
        </w:r>
      </w:ins>
    </w:p>
    <w:p w14:paraId="4AF5352E" w14:textId="12AE8E03" w:rsidR="00744894" w:rsidRDefault="00744894" w:rsidP="00744894">
      <w:pPr>
        <w:pStyle w:val="Heading3"/>
        <w:rPr>
          <w:ins w:id="1778" w:author="Andrew Instone-Cowie" w:date="2021-08-24T21:07:00Z"/>
        </w:rPr>
      </w:pPr>
      <w:bookmarkStart w:id="1779" w:name="_Toc80793242"/>
      <w:ins w:id="1780" w:author="Andrew Instone-Cowie" w:date="2021-08-10T20:31:00Z">
        <w:r>
          <w:lastRenderedPageBreak/>
          <w:t>Bi-Directional TVS Diodes</w:t>
        </w:r>
      </w:ins>
      <w:bookmarkEnd w:id="1779"/>
    </w:p>
    <w:p w14:paraId="45FB81A9" w14:textId="1456CB18" w:rsidR="00E4655A" w:rsidRDefault="00E4655A">
      <w:pPr>
        <w:rPr>
          <w:ins w:id="1781" w:author="Andrew Instone-Cowie" w:date="2021-08-24T21:08:00Z"/>
        </w:rPr>
      </w:pPr>
      <w:ins w:id="1782" w:author="Andrew Instone-Cowie" w:date="2021-08-24T21:07:00Z">
        <w:r>
          <w:t xml:space="preserve">15V Reverse Standoff Voltage bi-directional TVS diodes are fitted </w:t>
        </w:r>
      </w:ins>
      <w:ins w:id="1783" w:author="Andrew Instone-Cowie" w:date="2021-08-24T21:08:00Z">
        <w:r>
          <w:t xml:space="preserve">between the RS-232 data lines and ground in the following </w:t>
        </w:r>
      </w:ins>
      <w:ins w:id="1784" w:author="Andrew Instone-Cowie" w:date="2021-08-24T22:11:00Z">
        <w:r w:rsidR="000D553E">
          <w:t>modules</w:t>
        </w:r>
      </w:ins>
      <w:ins w:id="1785" w:author="Andrew Instone-Cowie" w:date="2021-08-24T21:08:00Z">
        <w:r>
          <w:t>:</w:t>
        </w:r>
      </w:ins>
    </w:p>
    <w:p w14:paraId="47E727C0" w14:textId="710F00A4" w:rsidR="00E4655A" w:rsidRDefault="00E4655A">
      <w:pPr>
        <w:pStyle w:val="ListParagraph"/>
        <w:numPr>
          <w:ilvl w:val="0"/>
          <w:numId w:val="52"/>
        </w:numPr>
        <w:rPr>
          <w:ins w:id="1786" w:author="Andrew Instone-Cowie" w:date="2021-08-24T21:07:00Z"/>
        </w:rPr>
        <w:pPrChange w:id="1787" w:author="Andrew Instone-Cowie" w:date="2021-08-24T21:27:00Z">
          <w:pPr>
            <w:pStyle w:val="ListParagraph"/>
            <w:numPr>
              <w:numId w:val="51"/>
            </w:numPr>
            <w:ind w:hanging="360"/>
          </w:pPr>
        </w:pPrChange>
      </w:pPr>
      <w:ins w:id="1788" w:author="Andrew Instone-Cowie" w:date="2021-08-24T21:07:00Z">
        <w:r>
          <w:t>Power Module</w:t>
        </w:r>
      </w:ins>
    </w:p>
    <w:p w14:paraId="09ECBC22" w14:textId="3B40E4F5" w:rsidR="00E4655A" w:rsidRDefault="00E4655A">
      <w:pPr>
        <w:pStyle w:val="ListParagraph"/>
        <w:numPr>
          <w:ilvl w:val="0"/>
          <w:numId w:val="52"/>
        </w:numPr>
        <w:rPr>
          <w:ins w:id="1789" w:author="Andrew Instone-Cowie" w:date="2021-08-24T21:07:00Z"/>
        </w:rPr>
        <w:pPrChange w:id="1790" w:author="Andrew Instone-Cowie" w:date="2021-08-24T21:27:00Z">
          <w:pPr>
            <w:pStyle w:val="ListParagraph"/>
            <w:numPr>
              <w:numId w:val="51"/>
            </w:numPr>
            <w:ind w:hanging="360"/>
          </w:pPr>
        </w:pPrChange>
      </w:pPr>
      <w:ins w:id="1791" w:author="Andrew Instone-Cowie" w:date="2021-08-24T21:07:00Z">
        <w:r>
          <w:t>2</w:t>
        </w:r>
        <w:r w:rsidRPr="00CF5B73">
          <w:rPr>
            <w:vertAlign w:val="superscript"/>
          </w:rPr>
          <w:t>nd</w:t>
        </w:r>
        <w:r>
          <w:t xml:space="preserve"> PC Module</w:t>
        </w:r>
      </w:ins>
    </w:p>
    <w:p w14:paraId="59FA0D7C" w14:textId="6A86AE01" w:rsidR="00E4655A" w:rsidRDefault="00E4655A">
      <w:pPr>
        <w:pStyle w:val="ListParagraph"/>
        <w:numPr>
          <w:ilvl w:val="0"/>
          <w:numId w:val="52"/>
        </w:numPr>
        <w:rPr>
          <w:ins w:id="1792" w:author="Andrew Instone-Cowie" w:date="2021-08-24T21:07:00Z"/>
        </w:rPr>
        <w:pPrChange w:id="1793" w:author="Andrew Instone-Cowie" w:date="2021-08-24T21:27:00Z">
          <w:pPr>
            <w:pStyle w:val="ListParagraph"/>
            <w:numPr>
              <w:numId w:val="51"/>
            </w:numPr>
            <w:ind w:hanging="360"/>
          </w:pPr>
        </w:pPrChange>
      </w:pPr>
      <w:ins w:id="1794" w:author="Andrew Instone-Cowie" w:date="2021-08-24T21:07:00Z">
        <w:r>
          <w:t>Basic Serial Splitter Module</w:t>
        </w:r>
      </w:ins>
    </w:p>
    <w:p w14:paraId="3F7AA4FF" w14:textId="1CEDAB93" w:rsidR="005D7798" w:rsidRDefault="00E4655A">
      <w:pPr>
        <w:rPr>
          <w:ins w:id="1795" w:author="Andrew Instone-Cowie" w:date="2021-08-24T21:24:00Z"/>
          <w:rFonts w:ascii="Calibri" w:hAnsi="Calibri" w:cs="Calibri"/>
          <w:sz w:val="24"/>
          <w:szCs w:val="24"/>
        </w:rPr>
        <w:pPrChange w:id="1796" w:author="Andrew Instone-Cowie" w:date="2021-08-24T21:27:00Z">
          <w:pPr>
            <w:autoSpaceDE w:val="0"/>
            <w:autoSpaceDN w:val="0"/>
            <w:adjustRightInd w:val="0"/>
            <w:spacing w:after="0" w:line="240" w:lineRule="auto"/>
          </w:pPr>
        </w:pPrChange>
      </w:pPr>
      <w:ins w:id="1797" w:author="Andrew Instone-Cowie" w:date="2021-08-24T21:15:00Z">
        <w:r>
          <w:t>RS-232 data lines</w:t>
        </w:r>
      </w:ins>
      <w:ins w:id="1798" w:author="Andrew Instone-Cowie" w:date="2021-08-24T22:13:00Z">
        <w:r w:rsidR="000D553E">
          <w:t xml:space="preserve"> may</w:t>
        </w:r>
      </w:ins>
      <w:ins w:id="1799" w:author="Andrew Instone-Cowie" w:date="2021-08-24T21:15:00Z">
        <w:r>
          <w:t xml:space="preserve"> operate in the range +</w:t>
        </w:r>
      </w:ins>
      <w:ins w:id="1800" w:author="Andrew Instone-Cowie" w:date="2021-08-24T21:16:00Z">
        <w:r>
          <w:t>1</w:t>
        </w:r>
      </w:ins>
      <w:ins w:id="1801" w:author="Andrew Instone-Cowie" w:date="2021-08-24T21:15:00Z">
        <w:r>
          <w:t xml:space="preserve">5V to </w:t>
        </w:r>
      </w:ins>
      <w:ins w:id="1802" w:author="Andrew Instone-Cowie" w:date="2021-08-24T21:16:00Z">
        <w:r>
          <w:t>-</w:t>
        </w:r>
      </w:ins>
      <w:ins w:id="1803" w:author="Andrew Instone-Cowie" w:date="2021-08-24T21:15:00Z">
        <w:r>
          <w:t xml:space="preserve">15V </w:t>
        </w:r>
      </w:ins>
      <w:ins w:id="1804" w:author="Andrew Instone-Cowie" w:date="2021-08-24T21:16:00Z">
        <w:r>
          <w:t>relative to the ground rail</w:t>
        </w:r>
      </w:ins>
      <w:ins w:id="1805" w:author="Andrew Instone-Cowie" w:date="2021-08-24T21:23:00Z">
        <w:r w:rsidR="005D7798">
          <w:rPr>
            <w:rStyle w:val="FootnoteReference"/>
          </w:rPr>
          <w:footnoteReference w:id="28"/>
        </w:r>
      </w:ins>
      <w:ins w:id="1814" w:author="Andrew Instone-Cowie" w:date="2021-08-24T22:12:00Z">
        <w:r w:rsidR="000D553E">
          <w:t xml:space="preserve">, but </w:t>
        </w:r>
      </w:ins>
      <w:ins w:id="1815" w:author="Andrew Instone-Cowie" w:date="2021-08-24T22:13:00Z">
        <w:r w:rsidR="000D553E">
          <w:t>t</w:t>
        </w:r>
      </w:ins>
      <w:ins w:id="1816" w:author="Andrew Instone-Cowie" w:date="2021-08-24T21:17:00Z">
        <w:r w:rsidR="005D7798">
          <w:t>he typical voltage swing achi</w:t>
        </w:r>
      </w:ins>
      <w:ins w:id="1817" w:author="Andrew Instone-Cowie" w:date="2021-08-24T21:18:00Z">
        <w:r w:rsidR="005D7798">
          <w:t xml:space="preserve">eved by the line drivers used in the Liverpool Ringing Simulator is </w:t>
        </w:r>
      </w:ins>
      <w:ins w:id="1818" w:author="Andrew Instone-Cowie" w:date="2021-08-24T21:19:00Z">
        <w:r w:rsidR="005D7798">
          <w:rPr>
            <w:rFonts w:ascii="Calibri" w:hAnsi="Calibri" w:cs="Calibri"/>
            <w:sz w:val="24"/>
            <w:szCs w:val="24"/>
          </w:rPr>
          <w:t>±</w:t>
        </w:r>
      </w:ins>
      <w:ins w:id="1819" w:author="Andrew Instone-Cowie" w:date="2021-08-24T21:20:00Z">
        <w:r w:rsidR="005D7798">
          <w:rPr>
            <w:rFonts w:ascii="Calibri" w:hAnsi="Calibri" w:cs="Calibri"/>
            <w:sz w:val="24"/>
            <w:szCs w:val="24"/>
          </w:rPr>
          <w:t xml:space="preserve">8V (MAX233, MAX208) </w:t>
        </w:r>
      </w:ins>
      <w:ins w:id="1820" w:author="Andrew Instone-Cowie" w:date="2021-08-24T21:21:00Z">
        <w:r w:rsidR="005D7798">
          <w:rPr>
            <w:rFonts w:ascii="Calibri" w:hAnsi="Calibri" w:cs="Calibri"/>
            <w:sz w:val="24"/>
            <w:szCs w:val="24"/>
          </w:rPr>
          <w:t xml:space="preserve">or </w:t>
        </w:r>
      </w:ins>
      <w:ins w:id="1821" w:author="Andrew Instone-Cowie" w:date="2021-08-24T21:20:00Z">
        <w:r w:rsidR="005D7798">
          <w:rPr>
            <w:rFonts w:ascii="Calibri" w:hAnsi="Calibri" w:cs="Calibri"/>
            <w:sz w:val="24"/>
            <w:szCs w:val="24"/>
          </w:rPr>
          <w:t>±5.4V (MAX3323)</w:t>
        </w:r>
      </w:ins>
      <w:ins w:id="1822" w:author="Andrew Instone-Cowie" w:date="2021-08-24T21:22:00Z">
        <w:r w:rsidR="005D7798">
          <w:rPr>
            <w:rFonts w:ascii="Calibri" w:hAnsi="Calibri" w:cs="Calibri"/>
            <w:sz w:val="24"/>
            <w:szCs w:val="24"/>
          </w:rPr>
          <w:t xml:space="preserve">. These are </w:t>
        </w:r>
      </w:ins>
      <w:ins w:id="1823" w:author="Andrew Instone-Cowie" w:date="2021-08-24T22:13:00Z">
        <w:r w:rsidR="000D553E">
          <w:rPr>
            <w:rFonts w:ascii="Calibri" w:hAnsi="Calibri" w:cs="Calibri"/>
            <w:sz w:val="24"/>
            <w:szCs w:val="24"/>
          </w:rPr>
          <w:t xml:space="preserve">still </w:t>
        </w:r>
      </w:ins>
      <w:ins w:id="1824" w:author="Andrew Instone-Cowie" w:date="2021-08-24T21:22:00Z">
        <w:r w:rsidR="005D7798">
          <w:rPr>
            <w:rFonts w:ascii="Calibri" w:hAnsi="Calibri" w:cs="Calibri"/>
            <w:sz w:val="24"/>
            <w:szCs w:val="24"/>
          </w:rPr>
          <w:t xml:space="preserve">within the limits of the RS-232 specification, </w:t>
        </w:r>
      </w:ins>
      <w:ins w:id="1825" w:author="Andrew Instone-Cowie" w:date="2021-08-24T22:13:00Z">
        <w:r w:rsidR="000D553E">
          <w:rPr>
            <w:rFonts w:ascii="Calibri" w:hAnsi="Calibri" w:cs="Calibri"/>
            <w:sz w:val="24"/>
            <w:szCs w:val="24"/>
          </w:rPr>
          <w:t xml:space="preserve">which </w:t>
        </w:r>
      </w:ins>
      <w:ins w:id="1826" w:author="Andrew Instone-Cowie" w:date="2021-08-24T21:22:00Z">
        <w:r w:rsidR="005D7798">
          <w:rPr>
            <w:rFonts w:ascii="Calibri" w:hAnsi="Calibri" w:cs="Calibri"/>
            <w:sz w:val="24"/>
            <w:szCs w:val="24"/>
          </w:rPr>
          <w:t>deliberately allows for wide ranges</w:t>
        </w:r>
      </w:ins>
      <w:ins w:id="1827" w:author="Andrew Instone-Cowie" w:date="2021-08-24T21:23:00Z">
        <w:r w:rsidR="005D7798">
          <w:rPr>
            <w:rFonts w:ascii="Calibri" w:hAnsi="Calibri" w:cs="Calibri"/>
            <w:sz w:val="24"/>
            <w:szCs w:val="24"/>
          </w:rPr>
          <w:t>.</w:t>
        </w:r>
      </w:ins>
      <w:ins w:id="1828" w:author="Andrew Instone-Cowie" w:date="2021-08-24T21:22:00Z">
        <w:r w:rsidR="005D7798">
          <w:rPr>
            <w:rFonts w:ascii="Calibri" w:hAnsi="Calibri" w:cs="Calibri"/>
            <w:sz w:val="24"/>
            <w:szCs w:val="24"/>
          </w:rPr>
          <w:t xml:space="preserve"> </w:t>
        </w:r>
      </w:ins>
    </w:p>
    <w:p w14:paraId="04836A56" w14:textId="5C895457" w:rsidR="005D7798" w:rsidRPr="005D7798" w:rsidRDefault="005D7798">
      <w:pPr>
        <w:rPr>
          <w:ins w:id="1829" w:author="Andrew Instone-Cowie" w:date="2021-08-24T21:20:00Z"/>
          <w:rFonts w:ascii="Calibri" w:hAnsi="Calibri" w:cs="Calibri"/>
          <w:sz w:val="24"/>
          <w:szCs w:val="24"/>
          <w:rPrChange w:id="1830" w:author="Andrew Instone-Cowie" w:date="2021-08-24T21:24:00Z">
            <w:rPr>
              <w:ins w:id="1831" w:author="Andrew Instone-Cowie" w:date="2021-08-24T21:20:00Z"/>
              <w:rFonts w:ascii="MS Shell Dlg 2" w:hAnsi="MS Shell Dlg 2" w:cs="MS Shell Dlg 2"/>
              <w:sz w:val="17"/>
              <w:szCs w:val="17"/>
            </w:rPr>
          </w:rPrChange>
        </w:rPr>
        <w:pPrChange w:id="1832" w:author="Andrew Instone-Cowie" w:date="2021-08-24T21:27:00Z">
          <w:pPr>
            <w:autoSpaceDE w:val="0"/>
            <w:autoSpaceDN w:val="0"/>
            <w:adjustRightInd w:val="0"/>
            <w:spacing w:after="0" w:line="240" w:lineRule="auto"/>
          </w:pPr>
        </w:pPrChange>
      </w:pPr>
      <w:ins w:id="1833" w:author="Andrew Instone-Cowie" w:date="2021-08-24T21:24:00Z">
        <w:r>
          <w:rPr>
            <w:rFonts w:ascii="Calibri" w:hAnsi="Calibri" w:cs="Calibri"/>
            <w:sz w:val="24"/>
            <w:szCs w:val="24"/>
          </w:rPr>
          <w:t>Because the RS-232 data l</w:t>
        </w:r>
      </w:ins>
      <w:ins w:id="1834" w:author="Andrew Instone-Cowie" w:date="2021-08-24T21:25:00Z">
        <w:r>
          <w:rPr>
            <w:rFonts w:ascii="Calibri" w:hAnsi="Calibri" w:cs="Calibri"/>
            <w:sz w:val="24"/>
            <w:szCs w:val="24"/>
          </w:rPr>
          <w:t xml:space="preserve">ines </w:t>
        </w:r>
        <w:r w:rsidRPr="005D7798">
          <w:rPr>
            <w:rPrChange w:id="1835" w:author="Andrew Instone-Cowie" w:date="2021-08-24T21:26:00Z">
              <w:rPr>
                <w:rFonts w:ascii="Calibri" w:hAnsi="Calibri" w:cs="Calibri"/>
                <w:sz w:val="24"/>
                <w:szCs w:val="24"/>
              </w:rPr>
            </w:rPrChange>
          </w:rPr>
          <w:t>swing both positive and negative relative to ground, uni-directional TVS diodes cannot be us</w:t>
        </w:r>
        <w:r>
          <w:rPr>
            <w:rFonts w:ascii="Calibri" w:hAnsi="Calibri" w:cs="Calibri"/>
            <w:sz w:val="24"/>
            <w:szCs w:val="24"/>
          </w:rPr>
          <w:t>ed</w:t>
        </w:r>
      </w:ins>
      <w:ins w:id="1836" w:author="Andrew Instone-Cowie" w:date="2021-08-24T22:14:00Z">
        <w:r w:rsidR="000D553E">
          <w:rPr>
            <w:rFonts w:ascii="Calibri" w:hAnsi="Calibri" w:cs="Calibri"/>
            <w:sz w:val="24"/>
            <w:szCs w:val="24"/>
          </w:rPr>
          <w:t>, and b</w:t>
        </w:r>
      </w:ins>
      <w:ins w:id="1837" w:author="Andrew Instone-Cowie" w:date="2021-08-24T21:25:00Z">
        <w:r>
          <w:rPr>
            <w:rFonts w:ascii="Calibri" w:hAnsi="Calibri" w:cs="Calibri"/>
            <w:sz w:val="24"/>
            <w:szCs w:val="24"/>
          </w:rPr>
          <w:t xml:space="preserve">i-directional TVS diodes are </w:t>
        </w:r>
      </w:ins>
      <w:ins w:id="1838" w:author="Andrew Instone-Cowie" w:date="2021-08-24T22:14:00Z">
        <w:r w:rsidR="000D553E">
          <w:rPr>
            <w:rFonts w:ascii="Calibri" w:hAnsi="Calibri" w:cs="Calibri"/>
            <w:sz w:val="24"/>
            <w:szCs w:val="24"/>
          </w:rPr>
          <w:t>required</w:t>
        </w:r>
      </w:ins>
      <w:ins w:id="1839" w:author="Andrew Instone-Cowie" w:date="2021-08-24T21:25:00Z">
        <w:r>
          <w:rPr>
            <w:rFonts w:ascii="Calibri" w:hAnsi="Calibri" w:cs="Calibri"/>
            <w:sz w:val="24"/>
            <w:szCs w:val="24"/>
          </w:rPr>
          <w:t>.</w:t>
        </w:r>
      </w:ins>
    </w:p>
    <w:p w14:paraId="008C2895" w14:textId="5D37C68F" w:rsidR="00E4655A" w:rsidRDefault="00E4655A">
      <w:pPr>
        <w:keepNext/>
        <w:rPr>
          <w:ins w:id="1840" w:author="Andrew Instone-Cowie" w:date="2021-08-24T21:09:00Z"/>
        </w:rPr>
      </w:pPr>
      <w:ins w:id="1841" w:author="Andrew Instone-Cowie" w:date="2021-08-24T21:09:00Z">
        <w:r>
          <w:t xml:space="preserve">The </w:t>
        </w:r>
      </w:ins>
      <w:ins w:id="1842" w:author="Andrew Instone-Cowie" w:date="2021-08-24T21:11:00Z">
        <w:r>
          <w:t>bi-</w:t>
        </w:r>
      </w:ins>
      <w:ins w:id="1843" w:author="Andrew Instone-Cowie" w:date="2021-08-24T21:09:00Z">
        <w:r>
          <w:t xml:space="preserve">directional TVS diodes operate as follows: </w:t>
        </w:r>
      </w:ins>
      <w:ins w:id="1844" w:author="Andrew Instone-Cowie" w:date="2021-08-24T21:26:00Z">
        <w:r w:rsidR="005D7798">
          <w:t xml:space="preserve">Regardless of whether the RS-232 </w:t>
        </w:r>
      </w:ins>
      <w:ins w:id="1845" w:author="Andrew Instone-Cowie" w:date="2021-08-24T21:30:00Z">
        <w:r w:rsidR="00CF5B73">
          <w:t xml:space="preserve">data </w:t>
        </w:r>
      </w:ins>
      <w:ins w:id="1846" w:author="Andrew Instone-Cowie" w:date="2021-08-24T21:26:00Z">
        <w:r w:rsidR="005D7798">
          <w:t xml:space="preserve">line is currently positive or negative </w:t>
        </w:r>
      </w:ins>
      <w:ins w:id="1847" w:author="Andrew Instone-Cowie" w:date="2021-08-24T21:09:00Z">
        <w:r>
          <w:t xml:space="preserve">relative to </w:t>
        </w:r>
      </w:ins>
      <w:ins w:id="1848" w:author="Andrew Instone-Cowie" w:date="2021-08-24T21:27:00Z">
        <w:r w:rsidR="00CF5B73">
          <w:t xml:space="preserve">the </w:t>
        </w:r>
      </w:ins>
      <w:ins w:id="1849" w:author="Andrew Instone-Cowie" w:date="2021-08-24T21:09:00Z">
        <w:r>
          <w:t>ground rail</w:t>
        </w:r>
      </w:ins>
      <w:ins w:id="1850" w:author="Andrew Instone-Cowie" w:date="2021-08-24T21:27:00Z">
        <w:r w:rsidR="00CF5B73">
          <w:t xml:space="preserve">, the </w:t>
        </w:r>
      </w:ins>
      <w:ins w:id="1851" w:author="Andrew Instone-Cowie" w:date="2021-08-24T21:09:00Z">
        <w:r>
          <w:t xml:space="preserve">TVS diode is </w:t>
        </w:r>
      </w:ins>
      <w:ins w:id="1852" w:author="Andrew Instone-Cowie" w:date="2021-08-24T21:30:00Z">
        <w:r w:rsidR="00CF5B73">
          <w:t xml:space="preserve">always </w:t>
        </w:r>
      </w:ins>
      <w:ins w:id="1853" w:author="Andrew Instone-Cowie" w:date="2021-08-24T21:27:00Z">
        <w:r w:rsidR="00CF5B73">
          <w:t xml:space="preserve">effectively </w:t>
        </w:r>
      </w:ins>
      <w:ins w:id="1854" w:author="Andrew Instone-Cowie" w:date="2021-08-24T21:09:00Z">
        <w:r>
          <w:t xml:space="preserve">reverse biased at up to its rated Reverse Standoff Voltage, and no current flows through the diode: </w:t>
        </w:r>
      </w:ins>
    </w:p>
    <w:p w14:paraId="4A8E68F9" w14:textId="77777777" w:rsidR="00744894" w:rsidRDefault="00744894">
      <w:pPr>
        <w:keepNext/>
        <w:jc w:val="center"/>
        <w:rPr>
          <w:ins w:id="1855" w:author="Andrew Instone-Cowie" w:date="2021-08-10T20:40:00Z"/>
        </w:rPr>
        <w:pPrChange w:id="1856" w:author="Andrew Instone-Cowie" w:date="2021-08-10T20:40:00Z">
          <w:pPr/>
        </w:pPrChange>
      </w:pPr>
      <w:ins w:id="1857" w:author="Andrew Instone-Cowie" w:date="2021-08-10T20:33:00Z">
        <w:r>
          <w:rPr>
            <w:noProof/>
          </w:rPr>
          <w:drawing>
            <wp:inline distT="0" distB="0" distL="0" distR="0" wp14:anchorId="0199492D" wp14:editId="3B6B3641">
              <wp:extent cx="3240000" cy="27144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2 TVS BiDi Diode Diagram v1.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77D78D6A" w14:textId="29EFF6B3" w:rsidR="00744894" w:rsidRDefault="00744894" w:rsidP="00744894">
      <w:pPr>
        <w:pStyle w:val="Caption"/>
        <w:jc w:val="center"/>
        <w:rPr>
          <w:ins w:id="1858" w:author="Andrew Instone-Cowie" w:date="2021-08-10T20:44:00Z"/>
        </w:rPr>
      </w:pPr>
      <w:bookmarkStart w:id="1859" w:name="_Toc80793316"/>
      <w:ins w:id="1860" w:author="Andrew Instone-Cowie" w:date="2021-08-10T20:40:00Z">
        <w:r>
          <w:t xml:space="preserve">Figure </w:t>
        </w:r>
        <w:r>
          <w:fldChar w:fldCharType="begin"/>
        </w:r>
        <w:r>
          <w:instrText xml:space="preserve"> SEQ Figure \* ARABIC </w:instrText>
        </w:r>
      </w:ins>
      <w:r>
        <w:fldChar w:fldCharType="separate"/>
      </w:r>
      <w:ins w:id="1861" w:author="Andrew Instone-Cowie" w:date="2021-08-25T14:18:00Z">
        <w:r w:rsidR="00E86763">
          <w:rPr>
            <w:noProof/>
          </w:rPr>
          <w:t>17</w:t>
        </w:r>
      </w:ins>
      <w:ins w:id="1862" w:author="Andrew Instone-Cowie" w:date="2021-08-10T20:40:00Z">
        <w:r>
          <w:fldChar w:fldCharType="end"/>
        </w:r>
        <w:r>
          <w:t xml:space="preserve"> – Bi-Directional TVS Diode</w:t>
        </w:r>
      </w:ins>
      <w:bookmarkEnd w:id="1859"/>
    </w:p>
    <w:p w14:paraId="583EFB00" w14:textId="73F71FE2" w:rsidR="00CF5B73" w:rsidRPr="001E6F40" w:rsidRDefault="00CF5B73" w:rsidP="00CF5B73">
      <w:pPr>
        <w:keepNext/>
        <w:rPr>
          <w:ins w:id="1863" w:author="Andrew Instone-Cowie" w:date="2021-08-24T21:30:00Z"/>
        </w:rPr>
      </w:pPr>
      <w:ins w:id="1864" w:author="Andrew Instone-Cowie" w:date="2021-08-24T21:30:00Z">
        <w:r>
          <w:lastRenderedPageBreak/>
          <w:t xml:space="preserve">If a transient voltage event causes the RS-232 data line spike </w:t>
        </w:r>
      </w:ins>
      <w:ins w:id="1865" w:author="Andrew Instone-Cowie" w:date="2021-08-24T21:31:00Z">
        <w:r>
          <w:t xml:space="preserve">outside the </w:t>
        </w:r>
      </w:ins>
      <w:ins w:id="1866" w:author="Andrew Instone-Cowie" w:date="2021-08-24T21:30:00Z">
        <w:r>
          <w:t>Breakdown Voltage of the TVS diode</w:t>
        </w:r>
      </w:ins>
      <w:ins w:id="1867" w:author="Andrew Instone-Cowie" w:date="2021-08-24T21:31:00Z">
        <w:r>
          <w:t xml:space="preserve"> (so above +15V, or below -15V)</w:t>
        </w:r>
      </w:ins>
      <w:ins w:id="1868" w:author="Andrew Instone-Cowie" w:date="2021-08-24T21:30:00Z">
        <w:r>
          <w:t xml:space="preserve">, the diode starts to conduct, holding the rail down to the Clamping Voltage and dissipating the power of the spike. </w:t>
        </w:r>
      </w:ins>
      <w:ins w:id="1869" w:author="Andrew Instone-Cowie" w:date="2021-08-24T21:32:00Z">
        <w:r>
          <w:t xml:space="preserve">The direction in which the diode conducts depends on the polarity of the spike. </w:t>
        </w:r>
      </w:ins>
      <w:ins w:id="1870" w:author="Andrew Instone-Cowie" w:date="2021-08-24T21:30:00Z">
        <w:r>
          <w:t>This is illustrated in the following diagram:</w:t>
        </w:r>
      </w:ins>
    </w:p>
    <w:p w14:paraId="721775F0" w14:textId="77777777" w:rsidR="00744894" w:rsidRDefault="00744894">
      <w:pPr>
        <w:keepNext/>
        <w:jc w:val="center"/>
        <w:rPr>
          <w:ins w:id="1871" w:author="Andrew Instone-Cowie" w:date="2021-08-10T20:40:00Z"/>
        </w:rPr>
        <w:pPrChange w:id="1872" w:author="Andrew Instone-Cowie" w:date="2021-08-10T20:40:00Z">
          <w:pPr/>
        </w:pPrChange>
      </w:pPr>
      <w:ins w:id="1873" w:author="Andrew Instone-Cowie" w:date="2021-08-10T20:33:00Z">
        <w:r>
          <w:rPr>
            <w:noProof/>
          </w:rPr>
          <w:drawing>
            <wp:inline distT="0" distB="0" distL="0" distR="0" wp14:anchorId="6B7640E5" wp14:editId="40EC1194">
              <wp:extent cx="3240000" cy="27144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2 TVS BiDi Diode Spike Diagram v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000" cy="2714400"/>
                      </a:xfrm>
                      <a:prstGeom prst="rect">
                        <a:avLst/>
                      </a:prstGeom>
                    </pic:spPr>
                  </pic:pic>
                </a:graphicData>
              </a:graphic>
            </wp:inline>
          </w:drawing>
        </w:r>
      </w:ins>
    </w:p>
    <w:p w14:paraId="3F485813" w14:textId="54F97D76" w:rsidR="00744894" w:rsidRDefault="00744894">
      <w:pPr>
        <w:pStyle w:val="Caption"/>
        <w:jc w:val="center"/>
        <w:rPr>
          <w:ins w:id="1874" w:author="Andrew Instone-Cowie" w:date="2021-08-10T20:34:00Z"/>
        </w:rPr>
        <w:pPrChange w:id="1875" w:author="Andrew Instone-Cowie" w:date="2021-08-10T20:40:00Z">
          <w:pPr/>
        </w:pPrChange>
      </w:pPr>
      <w:bookmarkStart w:id="1876" w:name="_Toc80793317"/>
      <w:ins w:id="1877" w:author="Andrew Instone-Cowie" w:date="2021-08-10T20:40:00Z">
        <w:r>
          <w:t xml:space="preserve">Figure </w:t>
        </w:r>
        <w:r>
          <w:fldChar w:fldCharType="begin"/>
        </w:r>
        <w:r>
          <w:instrText xml:space="preserve"> SEQ Figure \* ARABIC </w:instrText>
        </w:r>
      </w:ins>
      <w:r>
        <w:fldChar w:fldCharType="separate"/>
      </w:r>
      <w:ins w:id="1878" w:author="Andrew Instone-Cowie" w:date="2021-08-25T14:18:00Z">
        <w:r w:rsidR="00E86763">
          <w:rPr>
            <w:noProof/>
          </w:rPr>
          <w:t>18</w:t>
        </w:r>
      </w:ins>
      <w:ins w:id="1879" w:author="Andrew Instone-Cowie" w:date="2021-08-10T20:40:00Z">
        <w:r>
          <w:fldChar w:fldCharType="end"/>
        </w:r>
        <w:r w:rsidRPr="000C5150">
          <w:t xml:space="preserve"> </w:t>
        </w:r>
      </w:ins>
      <w:ins w:id="1880" w:author="Andrew Instone-Cowie" w:date="2021-08-10T21:34:00Z">
        <w:r w:rsidR="00095F1B">
          <w:t>–</w:t>
        </w:r>
      </w:ins>
      <w:ins w:id="1881" w:author="Andrew Instone-Cowie" w:date="2021-08-10T20:40:00Z">
        <w:r w:rsidRPr="000C5150">
          <w:t xml:space="preserve"> Spike Dissipation (</w:t>
        </w:r>
        <w:r>
          <w:t>Bi</w:t>
        </w:r>
        <w:r w:rsidRPr="000C5150">
          <w:t>-Directional)</w:t>
        </w:r>
      </w:ins>
      <w:bookmarkEnd w:id="1876"/>
    </w:p>
    <w:p w14:paraId="71C6065B" w14:textId="0C3E7693" w:rsidR="00744894" w:rsidRDefault="00744894" w:rsidP="00744894">
      <w:pPr>
        <w:pStyle w:val="Heading3"/>
        <w:rPr>
          <w:ins w:id="1882" w:author="Andrew Instone-Cowie" w:date="2021-08-10T20:44:00Z"/>
        </w:rPr>
      </w:pPr>
      <w:bookmarkStart w:id="1883" w:name="_Toc80793243"/>
      <w:ins w:id="1884" w:author="Andrew Instone-Cowie" w:date="2021-08-10T20:34:00Z">
        <w:r>
          <w:t>Leakage Current Issues</w:t>
        </w:r>
      </w:ins>
      <w:bookmarkEnd w:id="1883"/>
    </w:p>
    <w:p w14:paraId="625FE39B" w14:textId="11CDA384" w:rsidR="00744894" w:rsidRDefault="00CF5B73">
      <w:pPr>
        <w:rPr>
          <w:ins w:id="1885" w:author="Andrew Instone-Cowie" w:date="2021-08-24T21:35:00Z"/>
        </w:rPr>
      </w:pPr>
      <w:ins w:id="1886" w:author="Andrew Instone-Cowie" w:date="2021-08-24T21:33:00Z">
        <w:r>
          <w:t xml:space="preserve">As noted above, the TVS diodes pass a </w:t>
        </w:r>
      </w:ins>
      <w:ins w:id="1887" w:author="Andrew Instone-Cowie" w:date="2021-08-24T21:34:00Z">
        <w:r>
          <w:t xml:space="preserve">Reverse </w:t>
        </w:r>
      </w:ins>
      <w:ins w:id="1888" w:author="Andrew Instone-Cowie" w:date="2021-08-24T21:33:00Z">
        <w:r>
          <w:t xml:space="preserve">Leakage </w:t>
        </w:r>
      </w:ins>
      <w:ins w:id="1889" w:author="Andrew Instone-Cowie" w:date="2021-08-24T21:34:00Z">
        <w:r>
          <w:t xml:space="preserve">Current when reverse biased, and for lower voltage diodes this can be </w:t>
        </w:r>
      </w:ins>
      <w:ins w:id="1890" w:author="Andrew Instone-Cowie" w:date="2021-08-24T21:48:00Z">
        <w:r w:rsidR="000D46BB">
          <w:t>substantial</w:t>
        </w:r>
      </w:ins>
      <w:ins w:id="1891" w:author="Andrew Instone-Cowie" w:date="2021-08-24T21:34:00Z">
        <w:r>
          <w:t xml:space="preserve">. The SA5.0A </w:t>
        </w:r>
      </w:ins>
      <w:ins w:id="1892" w:author="Andrew Instone-Cowie" w:date="2021-08-24T21:48:00Z">
        <w:r w:rsidR="000D46BB">
          <w:t xml:space="preserve">diode </w:t>
        </w:r>
      </w:ins>
      <w:ins w:id="1893" w:author="Andrew Instone-Cowie" w:date="2021-08-24T21:35:00Z">
        <w:r>
          <w:t>has a leakage current up to 600</w:t>
        </w:r>
      </w:ins>
      <w:ins w:id="1894" w:author="Andrew Instone-Cowie" w:date="2021-08-24T21:34:00Z">
        <w:r w:rsidRPr="009C1732">
          <w:rPr>
            <w:rFonts w:ascii="Calibri" w:hAnsi="Calibri" w:cs="Calibri"/>
          </w:rPr>
          <w:t>µ</w:t>
        </w:r>
        <w:r>
          <w:t>A</w:t>
        </w:r>
      </w:ins>
      <w:ins w:id="1895" w:author="Andrew Instone-Cowie" w:date="2021-08-24T21:48:00Z">
        <w:r w:rsidR="000D46BB">
          <w:t xml:space="preserve"> at 5V</w:t>
        </w:r>
      </w:ins>
      <w:ins w:id="1896" w:author="Andrew Instone-Cowie" w:date="2021-08-24T21:35:00Z">
        <w:r>
          <w:t>, and this can cause problems with microcontroller inputs.</w:t>
        </w:r>
      </w:ins>
    </w:p>
    <w:p w14:paraId="30A8EB31" w14:textId="52552F49" w:rsidR="000D46BB" w:rsidRDefault="00CF5B73">
      <w:pPr>
        <w:rPr>
          <w:ins w:id="1897" w:author="Andrew Instone-Cowie" w:date="2021-08-24T21:48:00Z"/>
        </w:rPr>
      </w:pPr>
      <w:ins w:id="1898" w:author="Andrew Instone-Cowie" w:date="2021-08-24T21:36:00Z">
        <w:r>
          <w:t xml:space="preserve">Most sensors have “open-collector” outputs. When the sensor </w:t>
        </w:r>
      </w:ins>
      <w:ins w:id="1899" w:author="Andrew Instone-Cowie" w:date="2021-08-24T22:15:00Z">
        <w:r w:rsidR="000D553E">
          <w:t xml:space="preserve">is </w:t>
        </w:r>
      </w:ins>
      <w:ins w:id="1900" w:author="Andrew Instone-Cowie" w:date="2021-08-24T21:36:00Z">
        <w:r>
          <w:t xml:space="preserve">triggered, a transistor inside the sensor turns on and </w:t>
        </w:r>
      </w:ins>
      <w:ins w:id="1901" w:author="Andrew Instone-Cowie" w:date="2021-08-24T21:37:00Z">
        <w:r>
          <w:t xml:space="preserve">connects the </w:t>
        </w:r>
      </w:ins>
      <w:ins w:id="1902" w:author="Andrew Instone-Cowie" w:date="2021-08-24T21:36:00Z">
        <w:r>
          <w:t xml:space="preserve">output pin </w:t>
        </w:r>
      </w:ins>
      <w:ins w:id="1903" w:author="Andrew Instone-Cowie" w:date="2021-08-24T21:37:00Z">
        <w:r>
          <w:t>to the ground rail, pulling it low</w:t>
        </w:r>
        <w:r w:rsidR="00687952">
          <w:t>. When the sensor is not triggered, the transistor turns off and the output pin “floats”. A pull-up resi</w:t>
        </w:r>
      </w:ins>
      <w:ins w:id="1904" w:author="Andrew Instone-Cowie" w:date="2021-08-24T21:38:00Z">
        <w:r w:rsidR="00687952">
          <w:t>stor is required to pull the pin high.</w:t>
        </w:r>
      </w:ins>
      <w:ins w:id="1905" w:author="Andrew Instone-Cowie" w:date="2021-08-24T21:46:00Z">
        <w:r w:rsidR="00687952">
          <w:t xml:space="preserve"> </w:t>
        </w:r>
      </w:ins>
    </w:p>
    <w:p w14:paraId="75B7D0AC" w14:textId="2903EEE5" w:rsidR="00687952" w:rsidRDefault="00687952">
      <w:pPr>
        <w:rPr>
          <w:ins w:id="1906" w:author="Andrew Instone-Cowie" w:date="2021-08-24T21:42:00Z"/>
          <w:rFonts w:ascii="Calibri" w:hAnsi="Calibri" w:cs="Calibri"/>
          <w:sz w:val="24"/>
          <w:szCs w:val="24"/>
        </w:rPr>
        <w:pPrChange w:id="1907" w:author="Andrew Instone-Cowie" w:date="2021-08-24T21:51:00Z">
          <w:pPr>
            <w:autoSpaceDE w:val="0"/>
            <w:autoSpaceDN w:val="0"/>
            <w:adjustRightInd w:val="0"/>
            <w:spacing w:after="0" w:line="240" w:lineRule="auto"/>
          </w:pPr>
        </w:pPrChange>
      </w:pPr>
      <w:ins w:id="1908" w:author="Andrew Instone-Cowie" w:date="2021-08-24T21:46:00Z">
        <w:r>
          <w:t xml:space="preserve">The ATmega328P </w:t>
        </w:r>
      </w:ins>
      <w:ins w:id="1909" w:author="Andrew Instone-Cowie" w:date="2021-08-24T21:49:00Z">
        <w:r w:rsidR="000D46BB">
          <w:t xml:space="preserve">microcontroller </w:t>
        </w:r>
      </w:ins>
      <w:ins w:id="1910" w:author="Andrew Instone-Cowie" w:date="2021-08-24T21:46:00Z">
        <w:r>
          <w:t xml:space="preserve">requires an input pin to reach </w:t>
        </w:r>
      </w:ins>
      <w:ins w:id="1911" w:author="Andrew Instone-Cowie" w:date="2021-08-24T21:47:00Z">
        <w:r w:rsidR="000D46BB">
          <w:t>approximately</w:t>
        </w:r>
        <w:r>
          <w:t xml:space="preserve"> </w:t>
        </w:r>
        <w:r w:rsidR="000D46BB">
          <w:t>3V (V</w:t>
        </w:r>
        <w:r w:rsidR="000D46BB" w:rsidRPr="000D46BB">
          <w:rPr>
            <w:vertAlign w:val="subscript"/>
            <w:rPrChange w:id="1912" w:author="Andrew Instone-Cowie" w:date="2021-08-24T21:47:00Z">
              <w:rPr/>
            </w:rPrChange>
          </w:rPr>
          <w:t>IH</w:t>
        </w:r>
        <w:r w:rsidR="000D46BB">
          <w:t xml:space="preserve"> Min) to be considered “high</w:t>
        </w:r>
      </w:ins>
      <w:ins w:id="1913" w:author="Andrew Instone-Cowie" w:date="2021-08-24T21:49:00Z">
        <w:r w:rsidR="000D46BB">
          <w:t>”</w:t>
        </w:r>
      </w:ins>
      <w:ins w:id="1914" w:author="Andrew Instone-Cowie" w:date="2021-08-24T22:15:00Z">
        <w:r w:rsidR="000D553E">
          <w:t>,</w:t>
        </w:r>
      </w:ins>
      <w:ins w:id="1915" w:author="Andrew Instone-Cowie" w:date="2021-08-24T21:49:00Z">
        <w:r w:rsidR="000D46BB">
          <w:t xml:space="preserve"> and has </w:t>
        </w:r>
      </w:ins>
      <w:ins w:id="1916" w:author="Andrew Instone-Cowie" w:date="2021-08-24T21:38:00Z">
        <w:r>
          <w:t xml:space="preserve">weak internal pull-up resistors which can be activated in </w:t>
        </w:r>
      </w:ins>
      <w:ins w:id="1917" w:author="Andrew Instone-Cowie" w:date="2021-08-24T21:39:00Z">
        <w:r>
          <w:t xml:space="preserve">code to pull </w:t>
        </w:r>
      </w:ins>
      <w:ins w:id="1918" w:author="Andrew Instone-Cowie" w:date="2021-08-24T21:49:00Z">
        <w:r w:rsidR="000D46BB">
          <w:t xml:space="preserve">floating </w:t>
        </w:r>
      </w:ins>
      <w:ins w:id="1919" w:author="Andrew Instone-Cowie" w:date="2021-08-24T21:39:00Z">
        <w:r>
          <w:t>input pins high</w:t>
        </w:r>
      </w:ins>
      <w:ins w:id="1920" w:author="Andrew Instone-Cowie" w:date="2021-08-24T21:40:00Z">
        <w:r>
          <w:rPr>
            <w:rStyle w:val="FootnoteReference"/>
          </w:rPr>
          <w:footnoteReference w:id="29"/>
        </w:r>
      </w:ins>
      <w:ins w:id="1923" w:author="Andrew Instone-Cowie" w:date="2021-08-24T21:39:00Z">
        <w:r>
          <w:t xml:space="preserve">. The value of these resistors is not formally </w:t>
        </w:r>
      </w:ins>
      <w:ins w:id="1924" w:author="Andrew Instone-Cowie" w:date="2021-08-24T21:40:00Z">
        <w:r>
          <w:t>specified but</w:t>
        </w:r>
      </w:ins>
      <w:ins w:id="1925" w:author="Andrew Instone-Cowie" w:date="2021-08-24T21:39:00Z">
        <w:r>
          <w:t xml:space="preserve"> is estimated to be in the range 20k</w:t>
        </w:r>
      </w:ins>
      <w:ins w:id="1926" w:author="Andrew Instone-Cowie" w:date="2021-08-24T21:40:00Z">
        <w:r>
          <w:rPr>
            <w:rFonts w:ascii="Calibri" w:hAnsi="Calibri" w:cs="Calibri"/>
            <w:sz w:val="24"/>
            <w:szCs w:val="24"/>
          </w:rPr>
          <w:t>Ω – 50kΩ</w:t>
        </w:r>
      </w:ins>
      <w:ins w:id="1927" w:author="Andrew Instone-Cowie" w:date="2021-08-24T21:53:00Z">
        <w:r w:rsidR="000D46BB">
          <w:rPr>
            <w:rFonts w:ascii="Calibri" w:hAnsi="Calibri" w:cs="Calibri"/>
            <w:sz w:val="24"/>
            <w:szCs w:val="24"/>
          </w:rPr>
          <w:t>, and may vary between devices.</w:t>
        </w:r>
      </w:ins>
    </w:p>
    <w:p w14:paraId="0A781BCA" w14:textId="0086C788" w:rsidR="00687952" w:rsidRDefault="00687952">
      <w:pPr>
        <w:rPr>
          <w:ins w:id="1928" w:author="Andrew Instone-Cowie" w:date="2021-08-24T21:51:00Z"/>
          <w:rFonts w:ascii="Calibri" w:hAnsi="Calibri" w:cs="Calibri"/>
          <w:sz w:val="24"/>
          <w:szCs w:val="24"/>
        </w:rPr>
        <w:pPrChange w:id="1929" w:author="Andrew Instone-Cowie" w:date="2021-08-24T21:51:00Z">
          <w:pPr>
            <w:autoSpaceDE w:val="0"/>
            <w:autoSpaceDN w:val="0"/>
            <w:adjustRightInd w:val="0"/>
            <w:spacing w:after="0" w:line="240" w:lineRule="auto"/>
          </w:pPr>
        </w:pPrChange>
      </w:pPr>
      <w:ins w:id="1930" w:author="Andrew Instone-Cowie" w:date="2021-08-24T21:42:00Z">
        <w:r>
          <w:rPr>
            <w:rFonts w:ascii="Calibri" w:hAnsi="Calibri" w:cs="Calibri"/>
            <w:sz w:val="24"/>
            <w:szCs w:val="24"/>
          </w:rPr>
          <w:t>As well as being pulled high by the microcontroller internal pull-up resistor, the sensor output pin is also</w:t>
        </w:r>
      </w:ins>
      <w:ins w:id="1931" w:author="Andrew Instone-Cowie" w:date="2021-08-24T21:43:00Z">
        <w:r>
          <w:rPr>
            <w:rFonts w:ascii="Calibri" w:hAnsi="Calibri" w:cs="Calibri"/>
            <w:sz w:val="24"/>
            <w:szCs w:val="24"/>
          </w:rPr>
          <w:t xml:space="preserve"> connected the ground rail via a TVS diode. </w:t>
        </w:r>
      </w:ins>
      <w:ins w:id="1932" w:author="Andrew Instone-Cowie" w:date="2021-08-25T14:17:00Z">
        <w:r w:rsidR="008538D6">
          <w:rPr>
            <w:rFonts w:ascii="Calibri" w:hAnsi="Calibri" w:cs="Calibri"/>
            <w:sz w:val="24"/>
            <w:szCs w:val="24"/>
          </w:rPr>
          <w:t>Reverse biased, the diode behaves like a resist</w:t>
        </w:r>
      </w:ins>
      <w:ins w:id="1933" w:author="Andrew Instone-Cowie" w:date="2021-08-25T14:18:00Z">
        <w:r w:rsidR="008538D6">
          <w:rPr>
            <w:rFonts w:ascii="Calibri" w:hAnsi="Calibri" w:cs="Calibri"/>
            <w:sz w:val="24"/>
            <w:szCs w:val="24"/>
          </w:rPr>
          <w:t>or, and t</w:t>
        </w:r>
      </w:ins>
      <w:ins w:id="1934" w:author="Andrew Instone-Cowie" w:date="2021-08-24T21:45:00Z">
        <w:r>
          <w:rPr>
            <w:rFonts w:ascii="Calibri" w:hAnsi="Calibri" w:cs="Calibri"/>
            <w:sz w:val="24"/>
            <w:szCs w:val="24"/>
          </w:rPr>
          <w:t xml:space="preserve">he </w:t>
        </w:r>
      </w:ins>
      <w:ins w:id="1935" w:author="Andrew Instone-Cowie" w:date="2021-08-25T14:18:00Z">
        <w:r w:rsidR="008538D6">
          <w:rPr>
            <w:rFonts w:ascii="Calibri" w:hAnsi="Calibri" w:cs="Calibri"/>
            <w:sz w:val="24"/>
            <w:szCs w:val="24"/>
          </w:rPr>
          <w:t xml:space="preserve">weak </w:t>
        </w:r>
      </w:ins>
      <w:bookmarkStart w:id="1936" w:name="_GoBack"/>
      <w:bookmarkEnd w:id="1936"/>
      <w:ins w:id="1937" w:author="Andrew Instone-Cowie" w:date="2021-08-24T21:45:00Z">
        <w:r>
          <w:rPr>
            <w:rFonts w:ascii="Calibri" w:hAnsi="Calibri" w:cs="Calibri"/>
            <w:sz w:val="24"/>
            <w:szCs w:val="24"/>
          </w:rPr>
          <w:t xml:space="preserve">internal pull-up resistor and the TVS diode “resistor” </w:t>
        </w:r>
      </w:ins>
      <w:ins w:id="1938" w:author="Andrew Instone-Cowie" w:date="2021-08-24T21:46:00Z">
        <w:r>
          <w:rPr>
            <w:rFonts w:ascii="Calibri" w:hAnsi="Calibri" w:cs="Calibri"/>
            <w:sz w:val="24"/>
            <w:szCs w:val="24"/>
          </w:rPr>
          <w:t xml:space="preserve">form a simple voltage divider which can be </w:t>
        </w:r>
      </w:ins>
      <w:ins w:id="1939" w:author="Andrew Instone-Cowie" w:date="2021-08-24T21:50:00Z">
        <w:r w:rsidR="000D46BB">
          <w:rPr>
            <w:rFonts w:ascii="Calibri" w:hAnsi="Calibri" w:cs="Calibri"/>
            <w:sz w:val="24"/>
            <w:szCs w:val="24"/>
          </w:rPr>
          <w:t>enough</w:t>
        </w:r>
      </w:ins>
      <w:ins w:id="1940" w:author="Andrew Instone-Cowie" w:date="2021-08-24T21:46:00Z">
        <w:r>
          <w:rPr>
            <w:rFonts w:ascii="Calibri" w:hAnsi="Calibri" w:cs="Calibri"/>
            <w:sz w:val="24"/>
            <w:szCs w:val="24"/>
          </w:rPr>
          <w:t xml:space="preserve"> to hold </w:t>
        </w:r>
      </w:ins>
      <w:ins w:id="1941" w:author="Andrew Instone-Cowie" w:date="2021-08-24T21:50:00Z">
        <w:r w:rsidR="000D46BB">
          <w:rPr>
            <w:rFonts w:ascii="Calibri" w:hAnsi="Calibri" w:cs="Calibri"/>
            <w:sz w:val="24"/>
            <w:szCs w:val="24"/>
          </w:rPr>
          <w:t>the untriggered pin below</w:t>
        </w:r>
      </w:ins>
      <w:ins w:id="1942" w:author="Andrew Instone-Cowie" w:date="2021-08-24T21:51:00Z">
        <w:r w:rsidR="000D46BB">
          <w:rPr>
            <w:rFonts w:ascii="Calibri" w:hAnsi="Calibri" w:cs="Calibri"/>
            <w:sz w:val="24"/>
            <w:szCs w:val="24"/>
          </w:rPr>
          <w:t xml:space="preserve"> the 3V required for it to be registered as high by the microcontroller.</w:t>
        </w:r>
      </w:ins>
    </w:p>
    <w:p w14:paraId="1F31F607" w14:textId="062066B4" w:rsidR="000D46BB" w:rsidRDefault="000D46BB">
      <w:pPr>
        <w:keepNext/>
        <w:rPr>
          <w:ins w:id="1943" w:author="Andrew Instone-Cowie" w:date="2021-08-24T21:40:00Z"/>
          <w:rFonts w:ascii="Calibri" w:hAnsi="Calibri" w:cs="Calibri"/>
          <w:sz w:val="24"/>
          <w:szCs w:val="24"/>
        </w:rPr>
        <w:pPrChange w:id="1944" w:author="Andrew Instone-Cowie" w:date="2021-08-24T21:51:00Z">
          <w:pPr>
            <w:autoSpaceDE w:val="0"/>
            <w:autoSpaceDN w:val="0"/>
            <w:adjustRightInd w:val="0"/>
            <w:spacing w:after="0" w:line="240" w:lineRule="auto"/>
          </w:pPr>
        </w:pPrChange>
      </w:pPr>
      <w:ins w:id="1945" w:author="Andrew Instone-Cowie" w:date="2021-08-24T21:51:00Z">
        <w:r>
          <w:rPr>
            <w:rFonts w:ascii="Calibri" w:hAnsi="Calibri" w:cs="Calibri"/>
            <w:sz w:val="24"/>
            <w:szCs w:val="24"/>
          </w:rPr>
          <w:lastRenderedPageBreak/>
          <w:t>This is illustrated in the following schematic:</w:t>
        </w:r>
      </w:ins>
    </w:p>
    <w:p w14:paraId="05156EE7" w14:textId="77777777" w:rsidR="00744894" w:rsidRDefault="00744894">
      <w:pPr>
        <w:keepNext/>
        <w:jc w:val="center"/>
        <w:rPr>
          <w:ins w:id="1946" w:author="Andrew Instone-Cowie" w:date="2021-08-10T20:41:00Z"/>
        </w:rPr>
        <w:pPrChange w:id="1947" w:author="Andrew Instone-Cowie" w:date="2021-08-10T20:41:00Z">
          <w:pPr/>
        </w:pPrChange>
      </w:pPr>
      <w:ins w:id="1948" w:author="Andrew Instone-Cowie" w:date="2021-08-10T20:34:00Z">
        <w:r>
          <w:rPr>
            <w:noProof/>
          </w:rPr>
          <w:drawing>
            <wp:inline distT="0" distB="0" distL="0" distR="0" wp14:anchorId="31952C39" wp14:editId="3CA91034">
              <wp:extent cx="4320000" cy="3254400"/>
              <wp:effectExtent l="0" t="0" r="4445"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2 TVS Uni Diode Leakage Diagram v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ins>
    </w:p>
    <w:p w14:paraId="26043C4A" w14:textId="31797099" w:rsidR="00744894" w:rsidRDefault="00744894" w:rsidP="00744894">
      <w:pPr>
        <w:pStyle w:val="Caption"/>
        <w:jc w:val="center"/>
        <w:rPr>
          <w:ins w:id="1949" w:author="Andrew Instone-Cowie" w:date="2021-08-10T20:44:00Z"/>
        </w:rPr>
      </w:pPr>
      <w:bookmarkStart w:id="1950" w:name="_Toc80793318"/>
      <w:ins w:id="1951" w:author="Andrew Instone-Cowie" w:date="2021-08-10T20:41:00Z">
        <w:r>
          <w:t xml:space="preserve">Figure </w:t>
        </w:r>
        <w:r>
          <w:fldChar w:fldCharType="begin"/>
        </w:r>
        <w:r>
          <w:instrText xml:space="preserve"> SEQ Figure \* ARABIC </w:instrText>
        </w:r>
      </w:ins>
      <w:r>
        <w:fldChar w:fldCharType="separate"/>
      </w:r>
      <w:ins w:id="1952" w:author="Andrew Instone-Cowie" w:date="2021-08-25T14:18:00Z">
        <w:r w:rsidR="00E86763">
          <w:rPr>
            <w:noProof/>
          </w:rPr>
          <w:t>19</w:t>
        </w:r>
      </w:ins>
      <w:ins w:id="1953" w:author="Andrew Instone-Cowie" w:date="2021-08-10T20:41:00Z">
        <w:r>
          <w:fldChar w:fldCharType="end"/>
        </w:r>
        <w:r>
          <w:t xml:space="preserve"> </w:t>
        </w:r>
      </w:ins>
      <w:ins w:id="1954" w:author="Andrew Instone-Cowie" w:date="2021-08-10T21:35:00Z">
        <w:r w:rsidR="00095F1B">
          <w:t>–</w:t>
        </w:r>
      </w:ins>
      <w:ins w:id="1955" w:author="Andrew Instone-Cowie" w:date="2021-08-10T20:41:00Z">
        <w:r>
          <w:t xml:space="preserve"> Leakage Current "Voltage Divider"</w:t>
        </w:r>
      </w:ins>
      <w:ins w:id="1956" w:author="Andrew Instone-Cowie" w:date="2021-08-10T21:35:00Z">
        <w:r w:rsidR="00095F1B">
          <w:t xml:space="preserve"> Effect</w:t>
        </w:r>
      </w:ins>
      <w:bookmarkEnd w:id="1950"/>
    </w:p>
    <w:p w14:paraId="1D4C581E" w14:textId="20CDF22D" w:rsidR="00744894" w:rsidRPr="001E6F40" w:rsidRDefault="000D46BB">
      <w:pPr>
        <w:rPr>
          <w:ins w:id="1957" w:author="Andrew Instone-Cowie" w:date="2021-08-10T20:44:00Z"/>
        </w:rPr>
      </w:pPr>
      <w:ins w:id="1958" w:author="Andrew Instone-Cowie" w:date="2021-08-24T21:54:00Z">
        <w:r>
          <w:t xml:space="preserve">To counteract this, the Sensor Modules are also fitted with a supplementary </w:t>
        </w:r>
      </w:ins>
      <w:ins w:id="1959" w:author="Andrew Instone-Cowie" w:date="2021-08-24T22:16:00Z">
        <w:r w:rsidR="000D553E">
          <w:t xml:space="preserve">“helper” </w:t>
        </w:r>
      </w:ins>
      <w:ins w:id="1960" w:author="Andrew Instone-Cowie" w:date="2021-08-24T21:55:00Z">
        <w:r>
          <w:t>10k</w:t>
        </w:r>
      </w:ins>
      <w:ins w:id="1961" w:author="Andrew Instone-Cowie" w:date="2021-08-24T21:59:00Z">
        <w:r w:rsidR="00427883">
          <w:rPr>
            <w:rFonts w:ascii="Calibri" w:hAnsi="Calibri" w:cs="Calibri"/>
            <w:sz w:val="24"/>
            <w:szCs w:val="24"/>
          </w:rPr>
          <w:t>Ω</w:t>
        </w:r>
      </w:ins>
      <w:ins w:id="1962" w:author="Andrew Instone-Cowie" w:date="2021-08-24T21:55:00Z">
        <w:r>
          <w:t xml:space="preserve"> pull-up resistor</w:t>
        </w:r>
      </w:ins>
      <w:ins w:id="1963" w:author="Andrew Instone-Cowie" w:date="2021-08-24T21:57:00Z">
        <w:r>
          <w:t xml:space="preserve">, </w:t>
        </w:r>
      </w:ins>
      <w:ins w:id="1964" w:author="Andrew Instone-Cowie" w:date="2021-08-24T22:02:00Z">
        <w:r w:rsidR="00427883">
          <w:t>as shows in the following diagram. A value of 10k</w:t>
        </w:r>
        <w:r w:rsidR="00427883">
          <w:rPr>
            <w:rFonts w:ascii="Calibri" w:hAnsi="Calibri" w:cs="Calibri"/>
            <w:sz w:val="24"/>
            <w:szCs w:val="24"/>
          </w:rPr>
          <w:t>Ω</w:t>
        </w:r>
        <w:r w:rsidR="00427883">
          <w:t xml:space="preserve"> </w:t>
        </w:r>
      </w:ins>
      <w:ins w:id="1965" w:author="Andrew Instone-Cowie" w:date="2021-08-24T21:57:00Z">
        <w:r>
          <w:t xml:space="preserve">has been found adequate </w:t>
        </w:r>
        <w:r w:rsidR="00427883">
          <w:t>with the sensors used</w:t>
        </w:r>
      </w:ins>
      <w:ins w:id="1966" w:author="Andrew Instone-Cowie" w:date="2021-08-24T22:02:00Z">
        <w:r w:rsidR="00427883">
          <w:t>, but i</w:t>
        </w:r>
      </w:ins>
      <w:ins w:id="1967" w:author="Andrew Instone-Cowie" w:date="2021-08-24T21:57:00Z">
        <w:r w:rsidR="00427883">
          <w:t xml:space="preserve">f </w:t>
        </w:r>
      </w:ins>
      <w:ins w:id="1968" w:author="Andrew Instone-Cowie" w:date="2021-08-24T22:17:00Z">
        <w:r w:rsidR="000D553E">
          <w:t xml:space="preserve">found </w:t>
        </w:r>
      </w:ins>
      <w:ins w:id="1969" w:author="Andrew Instone-Cowie" w:date="2021-08-24T21:57:00Z">
        <w:r w:rsidR="00427883">
          <w:t>necessary the value of t</w:t>
        </w:r>
      </w:ins>
      <w:ins w:id="1970" w:author="Andrew Instone-Cowie" w:date="2021-08-24T21:58:00Z">
        <w:r w:rsidR="00427883">
          <w:t xml:space="preserve">his resistor could be reduced </w:t>
        </w:r>
      </w:ins>
      <w:ins w:id="1971" w:author="Andrew Instone-Cowie" w:date="2021-08-24T22:00:00Z">
        <w:r w:rsidR="00427883">
          <w:t>further to 4.7</w:t>
        </w:r>
      </w:ins>
      <w:ins w:id="1972" w:author="Andrew Instone-Cowie" w:date="2021-08-24T21:59:00Z">
        <w:r w:rsidR="00427883">
          <w:t>k</w:t>
        </w:r>
        <w:r w:rsidR="00427883">
          <w:rPr>
            <w:rFonts w:ascii="Calibri" w:hAnsi="Calibri" w:cs="Calibri"/>
            <w:sz w:val="24"/>
            <w:szCs w:val="24"/>
          </w:rPr>
          <w:t>Ω</w:t>
        </w:r>
      </w:ins>
      <w:ins w:id="1973" w:author="Andrew Instone-Cowie" w:date="2021-08-24T22:00:00Z">
        <w:r w:rsidR="00427883">
          <w:rPr>
            <w:rFonts w:ascii="Calibri" w:hAnsi="Calibri" w:cs="Calibri"/>
            <w:sz w:val="24"/>
            <w:szCs w:val="24"/>
          </w:rPr>
          <w:t>.</w:t>
        </w:r>
      </w:ins>
    </w:p>
    <w:p w14:paraId="339C9C3E" w14:textId="77777777" w:rsidR="00744894" w:rsidRDefault="00744894">
      <w:pPr>
        <w:keepNext/>
        <w:jc w:val="center"/>
        <w:rPr>
          <w:ins w:id="1974" w:author="Andrew Instone-Cowie" w:date="2021-08-10T20:42:00Z"/>
        </w:rPr>
        <w:pPrChange w:id="1975" w:author="Andrew Instone-Cowie" w:date="2021-08-10T20:42:00Z">
          <w:pPr/>
        </w:pPrChange>
      </w:pPr>
      <w:ins w:id="1976" w:author="Andrew Instone-Cowie" w:date="2021-08-10T20:34:00Z">
        <w:r>
          <w:rPr>
            <w:noProof/>
          </w:rPr>
          <w:drawing>
            <wp:inline distT="0" distB="0" distL="0" distR="0" wp14:anchorId="7DBF15F9" wp14:editId="3CDF62BF">
              <wp:extent cx="4320000" cy="3254400"/>
              <wp:effectExtent l="0" t="0" r="4445" b="317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2 TVS Uni Diode Pullup Diagram v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ins>
    </w:p>
    <w:p w14:paraId="735CD8B4" w14:textId="14ED041E" w:rsidR="00744894" w:rsidRPr="00744894" w:rsidRDefault="00744894">
      <w:pPr>
        <w:pStyle w:val="Caption"/>
        <w:jc w:val="center"/>
        <w:rPr>
          <w:ins w:id="1977" w:author="Andrew Instone-Cowie" w:date="2021-08-10T20:31:00Z"/>
          <w:rPrChange w:id="1978" w:author="Andrew Instone-Cowie" w:date="2021-08-10T20:33:00Z">
            <w:rPr>
              <w:ins w:id="1979" w:author="Andrew Instone-Cowie" w:date="2021-08-10T20:31:00Z"/>
            </w:rPr>
          </w:rPrChange>
        </w:rPr>
        <w:pPrChange w:id="1980" w:author="Andrew Instone-Cowie" w:date="2021-08-10T20:42:00Z">
          <w:pPr/>
        </w:pPrChange>
      </w:pPr>
      <w:bookmarkStart w:id="1981" w:name="_Toc80793319"/>
      <w:ins w:id="1982" w:author="Andrew Instone-Cowie" w:date="2021-08-10T20:42:00Z">
        <w:r>
          <w:t xml:space="preserve">Figure </w:t>
        </w:r>
        <w:r>
          <w:fldChar w:fldCharType="begin"/>
        </w:r>
        <w:r>
          <w:instrText xml:space="preserve"> SEQ Figure \* ARABIC </w:instrText>
        </w:r>
      </w:ins>
      <w:r>
        <w:fldChar w:fldCharType="separate"/>
      </w:r>
      <w:ins w:id="1983" w:author="Andrew Instone-Cowie" w:date="2021-08-25T14:18:00Z">
        <w:r w:rsidR="00E86763">
          <w:rPr>
            <w:noProof/>
          </w:rPr>
          <w:t>20</w:t>
        </w:r>
      </w:ins>
      <w:ins w:id="1984" w:author="Andrew Instone-Cowie" w:date="2021-08-10T20:42:00Z">
        <w:r>
          <w:fldChar w:fldCharType="end"/>
        </w:r>
        <w:r>
          <w:t xml:space="preserve"> –</w:t>
        </w:r>
        <w:r w:rsidRPr="00BB46C8">
          <w:t xml:space="preserve"> Leakage Current </w:t>
        </w:r>
        <w:r>
          <w:t xml:space="preserve">– </w:t>
        </w:r>
      </w:ins>
      <w:ins w:id="1985" w:author="Andrew Instone-Cowie" w:date="2021-08-24T21:59:00Z">
        <w:r w:rsidR="00427883">
          <w:t>Supp</w:t>
        </w:r>
      </w:ins>
      <w:ins w:id="1986" w:author="Andrew Instone-Cowie" w:date="2021-08-24T22:00:00Z">
        <w:r w:rsidR="00427883">
          <w:t xml:space="preserve">lementary </w:t>
        </w:r>
      </w:ins>
      <w:ins w:id="1987" w:author="Andrew Instone-Cowie" w:date="2021-08-10T20:42:00Z">
        <w:r>
          <w:t>Pull-Up Resistor</w:t>
        </w:r>
      </w:ins>
      <w:bookmarkEnd w:id="1981"/>
    </w:p>
    <w:p w14:paraId="2DF12DE7" w14:textId="1B6F999B" w:rsidR="007E4CA5" w:rsidRDefault="007E4CA5">
      <w:pPr>
        <w:pStyle w:val="Heading1"/>
      </w:pPr>
      <w:bookmarkStart w:id="1988" w:name="_Toc80793244"/>
      <w:r>
        <w:lastRenderedPageBreak/>
        <w:t>Connector Pin-Outs</w:t>
      </w:r>
      <w:bookmarkEnd w:id="1988"/>
    </w:p>
    <w:p w14:paraId="658C4190" w14:textId="7E4DF681" w:rsidR="003E0A23" w:rsidRDefault="003E0A23" w:rsidP="003E0A23">
      <w:pPr>
        <w:pStyle w:val="Heading2"/>
      </w:pPr>
      <w:bookmarkStart w:id="1989" w:name="_Toc80793245"/>
      <w:r>
        <w:t>Multiple Device Conventions</w:t>
      </w:r>
      <w:bookmarkEnd w:id="1989"/>
    </w:p>
    <w:p w14:paraId="50BC2AEC" w14:textId="53DE26FA" w:rsidR="003E0A23" w:rsidRPr="009C1732" w:rsidRDefault="003E0A23" w:rsidP="003E0A23">
      <w:pPr>
        <w:keepNext/>
      </w:pPr>
      <w:r w:rsidRPr="009C1732">
        <w:t xml:space="preserve">The </w:t>
      </w:r>
      <w:r>
        <w:t xml:space="preserve">following conventions are used by the Power/Data connections between the </w:t>
      </w:r>
      <w:r w:rsidRPr="009C1732">
        <w:t xml:space="preserve">Simulator Interface Module </w:t>
      </w:r>
      <w:r>
        <w:t xml:space="preserve">and any </w:t>
      </w:r>
      <w:r w:rsidRPr="009C1732">
        <w:t xml:space="preserve">downstream </w:t>
      </w:r>
      <w:r>
        <w:t xml:space="preserve">devices (such as the </w:t>
      </w:r>
      <w:r w:rsidRPr="009C1732">
        <w:t xml:space="preserve">Power Module or Multi-PC Modules, where these are used). </w:t>
      </w:r>
    </w:p>
    <w:p w14:paraId="4669BE51" w14:textId="77777777" w:rsidR="003E0A23" w:rsidRDefault="003E0A23" w:rsidP="003E0A23">
      <w:pPr>
        <w:pStyle w:val="ListParagraph"/>
        <w:keepNext/>
        <w:numPr>
          <w:ilvl w:val="0"/>
          <w:numId w:val="35"/>
        </w:numPr>
      </w:pPr>
      <w:r w:rsidRPr="009C1732">
        <w:t>Data is transmitted</w:t>
      </w:r>
      <w:r>
        <w:t xml:space="preserve"> by the Simulator Interface Module</w:t>
      </w:r>
      <w:r w:rsidRPr="009C1732">
        <w:t xml:space="preserve"> downstream on pin 2</w:t>
      </w:r>
      <w:r>
        <w:t xml:space="preserve">, </w:t>
      </w:r>
      <w:r w:rsidRPr="009C1732">
        <w:t>and from board Rev D, also on pin 6, using the second RS-232 transmitter in the MAX233</w:t>
      </w:r>
      <w:r>
        <w:t>.</w:t>
      </w:r>
    </w:p>
    <w:p w14:paraId="5DC77201" w14:textId="3F6CB096" w:rsidR="003E0A23" w:rsidRPr="009C1732" w:rsidRDefault="003E0A23" w:rsidP="003E0A23">
      <w:pPr>
        <w:pStyle w:val="ListParagraph"/>
        <w:keepNext/>
        <w:numPr>
          <w:ilvl w:val="0"/>
          <w:numId w:val="35"/>
        </w:numPr>
      </w:pPr>
      <w:r>
        <w:t>U</w:t>
      </w:r>
      <w:r w:rsidRPr="009C1732">
        <w:t xml:space="preserve">pstream configuration data is received from the </w:t>
      </w:r>
      <w:r>
        <w:t xml:space="preserve">(or a) </w:t>
      </w:r>
      <w:r w:rsidRPr="009C1732">
        <w:t>Simulator PC on pin 4.</w:t>
      </w:r>
    </w:p>
    <w:p w14:paraId="476D7B23" w14:textId="0F07B0EB" w:rsidR="003E0A23" w:rsidRDefault="003E0A23" w:rsidP="003E0A23">
      <w:pPr>
        <w:pStyle w:val="ListParagraph"/>
        <w:keepNext/>
        <w:numPr>
          <w:ilvl w:val="0"/>
          <w:numId w:val="35"/>
        </w:numPr>
      </w:pPr>
      <w:r w:rsidRPr="009C1732">
        <w:t xml:space="preserve">Power pins are doubled up to mitigate the effects of voltage drop in longer cable runs. Pins 5 and 7 are used for the nominal +9V supply to the </w:t>
      </w:r>
      <w:r>
        <w:t>devices</w:t>
      </w:r>
      <w:r w:rsidRPr="009C1732">
        <w:t xml:space="preserve">, and pins 1 and 3 are 0V. </w:t>
      </w:r>
    </w:p>
    <w:p w14:paraId="4E19C156" w14:textId="77777777" w:rsidR="003E0A23" w:rsidRDefault="003E0A23" w:rsidP="003E0A23">
      <w:pPr>
        <w:pStyle w:val="ListParagraph"/>
        <w:keepNext/>
        <w:numPr>
          <w:ilvl w:val="0"/>
          <w:numId w:val="35"/>
        </w:numPr>
      </w:pPr>
      <w:r>
        <w:t>Any downstream device connected to a Simulator Interface should expect to find and to use incoming serial data on pin 2 of the RJ45 Interface connector.</w:t>
      </w:r>
    </w:p>
    <w:p w14:paraId="4D1ACEFE" w14:textId="77777777" w:rsidR="003E0A23" w:rsidRDefault="003E0A23" w:rsidP="003E0A23">
      <w:pPr>
        <w:pStyle w:val="ListParagraph"/>
        <w:keepNext/>
        <w:numPr>
          <w:ilvl w:val="0"/>
          <w:numId w:val="35"/>
        </w:numPr>
      </w:pPr>
      <w:r>
        <w:t>Any downstream device connected to a Simulator Interface should assume that there may also be incoming serial data on pin 6 of the RJ45 Interface connector</w:t>
      </w:r>
      <w:r>
        <w:rPr>
          <w:rStyle w:val="FootnoteReference"/>
        </w:rPr>
        <w:footnoteReference w:id="30"/>
      </w:r>
      <w:r>
        <w:t>, and should loop pin 6 to pin 2 on any downstream connector</w:t>
      </w:r>
      <w:r>
        <w:rPr>
          <w:rStyle w:val="FootnoteReference"/>
        </w:rPr>
        <w:footnoteReference w:id="31"/>
      </w:r>
      <w:r>
        <w:t>.</w:t>
      </w:r>
    </w:p>
    <w:p w14:paraId="1883BC72" w14:textId="77777777" w:rsidR="003E0A23" w:rsidRDefault="003E0A23" w:rsidP="003E0A23">
      <w:pPr>
        <w:pStyle w:val="ListParagraph"/>
        <w:keepNext/>
        <w:numPr>
          <w:ilvl w:val="0"/>
          <w:numId w:val="35"/>
        </w:numPr>
      </w:pPr>
      <w:r>
        <w:t>Any downstream device which does not require to send data to an upstream Simulator Interface should loop pin 4 of the RJ45 Interface connector to pin 4 on any downstream connector</w:t>
      </w:r>
      <w:r>
        <w:rPr>
          <w:rStyle w:val="FootnoteReference"/>
        </w:rPr>
        <w:footnoteReference w:id="32"/>
      </w:r>
      <w:r>
        <w:t>.</w:t>
      </w:r>
    </w:p>
    <w:p w14:paraId="6A10333E" w14:textId="55BFA677" w:rsidR="00073982" w:rsidRDefault="003E0A23" w:rsidP="003E0A23">
      <w:pPr>
        <w:pStyle w:val="ListParagraph"/>
        <w:keepNext/>
        <w:numPr>
          <w:ilvl w:val="0"/>
          <w:numId w:val="35"/>
        </w:numPr>
      </w:pPr>
      <w:r>
        <w:t xml:space="preserve">Any downstream device which requires to send </w:t>
      </w:r>
      <w:r w:rsidR="00073982">
        <w:t xml:space="preserve">configuration </w:t>
      </w:r>
      <w:r>
        <w:t xml:space="preserve">data to an upstream Simulator Interface should do so on pin 4 of the RJ45 Interface connector. This pin should also be looped to pin 4 on any downstream connector. </w:t>
      </w:r>
    </w:p>
    <w:p w14:paraId="10E1108C" w14:textId="5C1EBE00" w:rsidR="003E0A23" w:rsidRDefault="00073982" w:rsidP="003E0A23">
      <w:pPr>
        <w:pStyle w:val="ListParagraph"/>
        <w:keepNext/>
        <w:numPr>
          <w:ilvl w:val="0"/>
          <w:numId w:val="35"/>
        </w:numPr>
      </w:pPr>
      <w:r>
        <w:t xml:space="preserve">Where multiple devices have the potential to send configuration data to an upstream Simulator Interface concurrently, a </w:t>
      </w:r>
      <w:r w:rsidR="003E0A23">
        <w:t>device</w:t>
      </w:r>
      <w:r>
        <w:t xml:space="preserve"> should ground </w:t>
      </w:r>
      <w:r w:rsidR="003E0A23">
        <w:t xml:space="preserve">pin 8 </w:t>
      </w:r>
      <w:r>
        <w:t>to assert their right to send on pin 4</w:t>
      </w:r>
      <w:r>
        <w:rPr>
          <w:rStyle w:val="FootnoteReference"/>
        </w:rPr>
        <w:footnoteReference w:id="33"/>
      </w:r>
      <w:r>
        <w:t>.</w:t>
      </w:r>
    </w:p>
    <w:p w14:paraId="2B86984B" w14:textId="00C13C52" w:rsidR="003E0A23" w:rsidRDefault="003E0A23" w:rsidP="003E0A23">
      <w:pPr>
        <w:keepNext/>
        <w:jc w:val="center"/>
      </w:pPr>
    </w:p>
    <w:p w14:paraId="23649A9D" w14:textId="77777777" w:rsidR="003E0A23" w:rsidRPr="00A02960" w:rsidRDefault="003E0A23" w:rsidP="00A02960"/>
    <w:p w14:paraId="187AC8F8" w14:textId="14AF52AC" w:rsidR="00DA65F1" w:rsidRDefault="00312C51" w:rsidP="00A02960">
      <w:pPr>
        <w:pStyle w:val="Heading2"/>
      </w:pPr>
      <w:bookmarkStart w:id="1990" w:name="_Toc80793246"/>
      <w:r>
        <w:lastRenderedPageBreak/>
        <w:t xml:space="preserve">Sensor </w:t>
      </w:r>
      <w:r w:rsidR="00164DCF">
        <w:t xml:space="preserve">Module </w:t>
      </w:r>
      <w:r w:rsidR="00DA65F1">
        <w:t>Connector</w:t>
      </w:r>
      <w:bookmarkEnd w:id="1990"/>
    </w:p>
    <w:p w14:paraId="397C8199" w14:textId="4CFDEB8F" w:rsidR="004C342C" w:rsidRPr="009C1732" w:rsidRDefault="00312C51" w:rsidP="009B2B07">
      <w:pPr>
        <w:keepNext/>
      </w:pPr>
      <w:r w:rsidRPr="009C1732">
        <w:t xml:space="preserve">The </w:t>
      </w:r>
      <w:r w:rsidR="00164DCF" w:rsidRPr="009C1732">
        <w:t xml:space="preserve">Sensor Modules </w:t>
      </w:r>
      <w:r w:rsidR="004C342C" w:rsidRPr="009C1732">
        <w:t xml:space="preserve">use </w:t>
      </w:r>
      <w:r w:rsidR="00164DCF" w:rsidRPr="009C1732">
        <w:t xml:space="preserve">RJ45 </w:t>
      </w:r>
      <w:r w:rsidR="004C342C" w:rsidRPr="009C1732">
        <w:t xml:space="preserve">connectors for the </w:t>
      </w:r>
      <w:r w:rsidR="00747360" w:rsidRPr="009C1732">
        <w:t xml:space="preserve">downstream </w:t>
      </w:r>
      <w:r w:rsidR="004C342C" w:rsidRPr="009C1732">
        <w:t>cabling connection to</w:t>
      </w:r>
      <w:r w:rsidR="007B0A0F" w:rsidRPr="009C1732">
        <w:t>wards</w:t>
      </w:r>
      <w:r w:rsidR="004C342C" w:rsidRPr="009C1732">
        <w:t xml:space="preserve"> the </w:t>
      </w:r>
      <w:r w:rsidR="00164DCF" w:rsidRPr="009C1732">
        <w:t>Simulator Interface</w:t>
      </w:r>
      <w:r w:rsidR="00747360" w:rsidRPr="009C1732">
        <w:t>, and upstream connections to other Sensor Modules in the same chain</w:t>
      </w:r>
      <w:r w:rsidR="004C342C" w:rsidRPr="009C1732">
        <w:t xml:space="preserve">. </w:t>
      </w:r>
    </w:p>
    <w:p w14:paraId="2772D103" w14:textId="77777777" w:rsidR="00AC33AC" w:rsidRPr="009C1732" w:rsidRDefault="007B0A0F" w:rsidP="00AC33AC">
      <w:pPr>
        <w:pStyle w:val="ListParagraph"/>
        <w:keepNext/>
        <w:numPr>
          <w:ilvl w:val="0"/>
          <w:numId w:val="34"/>
        </w:numPr>
      </w:pPr>
      <w:r w:rsidRPr="009C1732">
        <w:t xml:space="preserve">Each Sensor Module presents its output signal on pin 8 of the downstream </w:t>
      </w:r>
      <w:r w:rsidRPr="009C1732">
        <w:rPr>
          <w:i/>
          <w:iCs/>
        </w:rPr>
        <w:t>Interface</w:t>
      </w:r>
      <w:r w:rsidRPr="009C1732">
        <w:t xml:space="preserve"> connector. Each Sensor Module takes any upstream sensor signals appearing on pins 4, 6 and 8 of the </w:t>
      </w:r>
      <w:r w:rsidRPr="009C1732">
        <w:rPr>
          <w:i/>
          <w:iCs/>
        </w:rPr>
        <w:t>Next Sensor</w:t>
      </w:r>
      <w:r w:rsidRPr="009C1732">
        <w:t xml:space="preserve"> connector, and loops them through to pins 2, 4 and 6 respectively of the </w:t>
      </w:r>
      <w:r w:rsidRPr="009C1732">
        <w:rPr>
          <w:i/>
          <w:iCs/>
        </w:rPr>
        <w:t>Interface</w:t>
      </w:r>
      <w:r w:rsidRPr="009C1732">
        <w:t xml:space="preserve"> connector. </w:t>
      </w:r>
    </w:p>
    <w:p w14:paraId="4442A584" w14:textId="46E70335" w:rsidR="007B0A0F" w:rsidRPr="009C1732" w:rsidRDefault="007B0A0F" w:rsidP="00AC33AC">
      <w:pPr>
        <w:pStyle w:val="ListParagraph"/>
        <w:keepNext/>
        <w:numPr>
          <w:ilvl w:val="0"/>
          <w:numId w:val="34"/>
        </w:numPr>
      </w:pPr>
      <w:r w:rsidRPr="009C1732">
        <w:t xml:space="preserve">Pin 2 of the Next Sensor connector is not used, and hence connecting more than four sensors in one chain is not possible. </w:t>
      </w:r>
    </w:p>
    <w:p w14:paraId="56DEA07C" w14:textId="1247F38D" w:rsidR="00DC2B9F" w:rsidRPr="009C1732" w:rsidRDefault="00AD2A9E" w:rsidP="00AC33AC">
      <w:pPr>
        <w:pStyle w:val="ListParagraph"/>
        <w:keepNext/>
        <w:numPr>
          <w:ilvl w:val="0"/>
          <w:numId w:val="34"/>
        </w:numPr>
      </w:pPr>
      <w:r w:rsidRPr="009C1732">
        <w:t xml:space="preserve">Power pins are doubled up to mitigate the effects of voltage drop in longer cable runs. </w:t>
      </w:r>
      <w:r w:rsidR="00DC2B9F" w:rsidRPr="009C1732">
        <w:t>P</w:t>
      </w:r>
      <w:r w:rsidRPr="009C1732">
        <w:t xml:space="preserve">ins 5 and 7 are used for the +5V supply to sensors, and pins 1 and 3 are 0V. These pins are looped through between the </w:t>
      </w:r>
      <w:r w:rsidRPr="009C1732">
        <w:rPr>
          <w:i/>
          <w:iCs/>
        </w:rPr>
        <w:t>Interface</w:t>
      </w:r>
      <w:r w:rsidRPr="009C1732">
        <w:t xml:space="preserve"> and </w:t>
      </w:r>
      <w:r w:rsidRPr="009C1732">
        <w:rPr>
          <w:i/>
          <w:iCs/>
        </w:rPr>
        <w:t>Next Sensor</w:t>
      </w:r>
      <w:r w:rsidRPr="009C1732">
        <w:t xml:space="preserve"> connectors.</w:t>
      </w:r>
    </w:p>
    <w:p w14:paraId="7884AA90" w14:textId="5546F3F2" w:rsidR="004C342C" w:rsidRPr="009C1732" w:rsidRDefault="004C342C" w:rsidP="009B2B07">
      <w:pPr>
        <w:keepNext/>
      </w:pPr>
      <w:r w:rsidRPr="009C1732">
        <w:t xml:space="preserve">The wiring of </w:t>
      </w:r>
      <w:r w:rsidR="006B31BA" w:rsidRPr="009C1732">
        <w:t xml:space="preserve">the </w:t>
      </w:r>
      <w:r w:rsidR="00164DCF" w:rsidRPr="009C1732">
        <w:t xml:space="preserve">female PCB </w:t>
      </w:r>
      <w:r w:rsidRPr="009C1732">
        <w:t xml:space="preserve">connector is </w:t>
      </w:r>
      <w:r w:rsidR="00312C51" w:rsidRPr="009C1732">
        <w:t>shown</w:t>
      </w:r>
      <w:r w:rsidRPr="009C1732">
        <w:t xml:space="preserve"> in the following diagram:</w:t>
      </w:r>
    </w:p>
    <w:p w14:paraId="3B5EC8BC" w14:textId="5335D51F" w:rsidR="00164DCF" w:rsidRDefault="00237EBF" w:rsidP="00164DCF">
      <w:pPr>
        <w:keepNext/>
        <w:jc w:val="center"/>
      </w:pPr>
      <w:r>
        <w:rPr>
          <w:noProof/>
        </w:rPr>
        <w:drawing>
          <wp:inline distT="0" distB="0" distL="0" distR="0" wp14:anchorId="533DDA41" wp14:editId="39A47C4B">
            <wp:extent cx="3027600" cy="2271600"/>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2 Sensor Boards Connector Diagram v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6F4FEF2" w14:textId="63690015" w:rsidR="00164DCF" w:rsidRDefault="00164DCF" w:rsidP="00164DCF">
      <w:pPr>
        <w:pStyle w:val="Caption"/>
        <w:jc w:val="center"/>
      </w:pPr>
      <w:bookmarkStart w:id="1991" w:name="_Toc80793320"/>
      <w:r>
        <w:t xml:space="preserve">Figure </w:t>
      </w:r>
      <w:r>
        <w:rPr>
          <w:noProof/>
        </w:rPr>
        <w:fldChar w:fldCharType="begin"/>
      </w:r>
      <w:r>
        <w:rPr>
          <w:noProof/>
        </w:rPr>
        <w:instrText xml:space="preserve"> SEQ Figure \* ARABIC </w:instrText>
      </w:r>
      <w:r>
        <w:rPr>
          <w:noProof/>
        </w:rPr>
        <w:fldChar w:fldCharType="separate"/>
      </w:r>
      <w:ins w:id="1992" w:author="Andrew Instone-Cowie" w:date="2021-08-25T14:18:00Z">
        <w:r w:rsidR="00E86763">
          <w:rPr>
            <w:noProof/>
          </w:rPr>
          <w:t>21</w:t>
        </w:r>
      </w:ins>
      <w:del w:id="1993" w:author="Andrew Instone-Cowie" w:date="2021-08-10T20:37:00Z">
        <w:r w:rsidR="00CA0B7C" w:rsidDel="00744894">
          <w:rPr>
            <w:noProof/>
          </w:rPr>
          <w:delText>12</w:delText>
        </w:r>
      </w:del>
      <w:r>
        <w:rPr>
          <w:noProof/>
        </w:rPr>
        <w:fldChar w:fldCharType="end"/>
      </w:r>
      <w:r>
        <w:t xml:space="preserve"> –</w:t>
      </w:r>
      <w:r w:rsidR="00237EBF">
        <w:t xml:space="preserve"> </w:t>
      </w:r>
      <w:r>
        <w:t xml:space="preserve">Sensor </w:t>
      </w:r>
      <w:r w:rsidR="00237EBF">
        <w:t xml:space="preserve">Module </w:t>
      </w:r>
      <w:r w:rsidRPr="00D26B9A">
        <w:t>Connector</w:t>
      </w:r>
      <w:bookmarkEnd w:id="1991"/>
    </w:p>
    <w:p w14:paraId="7DEF049B" w14:textId="486CCF31" w:rsidR="007B0A0F" w:rsidRPr="009C1732" w:rsidRDefault="007B0A0F" w:rsidP="007B0A0F">
      <w:r w:rsidRPr="009C1732">
        <w:t>The daisy-chain inter-connection of the sensors is illustrated in the following diagram:</w:t>
      </w:r>
    </w:p>
    <w:p w14:paraId="47D12E8D" w14:textId="6E634318" w:rsidR="007B0A0F" w:rsidRDefault="007B0A0F" w:rsidP="007B0A0F">
      <w:pPr>
        <w:jc w:val="center"/>
      </w:pPr>
      <w:r>
        <w:rPr>
          <w:noProof/>
        </w:rPr>
        <w:drawing>
          <wp:inline distT="0" distB="0" distL="0" distR="0" wp14:anchorId="78903C3C" wp14:editId="09ABFBEB">
            <wp:extent cx="3495600" cy="15138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2 RJ45 Sensor Wiring v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5600" cy="1513800"/>
                    </a:xfrm>
                    <a:prstGeom prst="rect">
                      <a:avLst/>
                    </a:prstGeom>
                  </pic:spPr>
                </pic:pic>
              </a:graphicData>
            </a:graphic>
          </wp:inline>
        </w:drawing>
      </w:r>
    </w:p>
    <w:p w14:paraId="43C2B2C6" w14:textId="7BC3F9AE" w:rsidR="007B0A0F" w:rsidRDefault="007B0A0F" w:rsidP="007B0A0F">
      <w:pPr>
        <w:pStyle w:val="Caption"/>
        <w:jc w:val="center"/>
      </w:pPr>
      <w:bookmarkStart w:id="1994" w:name="_Toc80793321"/>
      <w:r>
        <w:t xml:space="preserve">Figure </w:t>
      </w:r>
      <w:r>
        <w:rPr>
          <w:noProof/>
        </w:rPr>
        <w:fldChar w:fldCharType="begin"/>
      </w:r>
      <w:r>
        <w:rPr>
          <w:noProof/>
        </w:rPr>
        <w:instrText xml:space="preserve"> SEQ Figure \* ARABIC </w:instrText>
      </w:r>
      <w:r>
        <w:rPr>
          <w:noProof/>
        </w:rPr>
        <w:fldChar w:fldCharType="separate"/>
      </w:r>
      <w:ins w:id="1995" w:author="Andrew Instone-Cowie" w:date="2021-08-25T14:18:00Z">
        <w:r w:rsidR="00E86763">
          <w:rPr>
            <w:noProof/>
          </w:rPr>
          <w:t>22</w:t>
        </w:r>
      </w:ins>
      <w:del w:id="1996" w:author="Andrew Instone-Cowie" w:date="2021-08-10T20:37:00Z">
        <w:r w:rsidR="00CA0B7C" w:rsidDel="00744894">
          <w:rPr>
            <w:noProof/>
          </w:rPr>
          <w:delText>13</w:delText>
        </w:r>
      </w:del>
      <w:r>
        <w:rPr>
          <w:noProof/>
        </w:rPr>
        <w:fldChar w:fldCharType="end"/>
      </w:r>
      <w:r>
        <w:t xml:space="preserve"> – Sensor Chain Inter-Connection</w:t>
      </w:r>
      <w:bookmarkEnd w:id="1994"/>
    </w:p>
    <w:p w14:paraId="7111F025" w14:textId="77777777" w:rsidR="007B0A0F" w:rsidRPr="007B0A0F" w:rsidRDefault="007B0A0F" w:rsidP="007B0A0F"/>
    <w:p w14:paraId="2123A178" w14:textId="7AC9D13E" w:rsidR="00237EBF" w:rsidRDefault="00237EBF" w:rsidP="00A02960">
      <w:pPr>
        <w:pStyle w:val="Heading2"/>
      </w:pPr>
      <w:bookmarkStart w:id="1997" w:name="_Toc80793247"/>
      <w:r>
        <w:lastRenderedPageBreak/>
        <w:t>Simulator Interface Module Sensor Connector</w:t>
      </w:r>
      <w:bookmarkEnd w:id="1997"/>
    </w:p>
    <w:p w14:paraId="6EF631B0" w14:textId="6677FE39" w:rsidR="00237EBF" w:rsidRPr="009C1732" w:rsidRDefault="00237EBF" w:rsidP="00237EBF">
      <w:pPr>
        <w:keepNext/>
      </w:pPr>
      <w:r w:rsidRPr="009C1732">
        <w:t xml:space="preserve">The </w:t>
      </w:r>
      <w:r w:rsidR="00747360" w:rsidRPr="009C1732">
        <w:t xml:space="preserve">Simulator Interface Module </w:t>
      </w:r>
      <w:r w:rsidRPr="009C1732">
        <w:t xml:space="preserve">uses RJ45 connectors for the </w:t>
      </w:r>
      <w:r w:rsidR="00747360" w:rsidRPr="009C1732">
        <w:t xml:space="preserve">upstream </w:t>
      </w:r>
      <w:r w:rsidRPr="009C1732">
        <w:t xml:space="preserve">cabling connection to the </w:t>
      </w:r>
      <w:r w:rsidR="00747360" w:rsidRPr="009C1732">
        <w:t>Sensor Modules</w:t>
      </w:r>
      <w:r w:rsidRPr="009C1732">
        <w:t xml:space="preserve">. </w:t>
      </w:r>
      <w:r w:rsidR="00AD2A9E" w:rsidRPr="009C1732">
        <w:t>A 4-gang connector is used, allowing the connection of up to 16 sensors.</w:t>
      </w:r>
    </w:p>
    <w:p w14:paraId="75DD1682" w14:textId="06E2C7C4" w:rsidR="00237EBF" w:rsidRPr="009C1732" w:rsidRDefault="00237EBF" w:rsidP="00237EBF">
      <w:pPr>
        <w:keepNext/>
      </w:pPr>
      <w:r w:rsidRPr="009C1732">
        <w:t xml:space="preserve">The wiring of </w:t>
      </w:r>
      <w:r w:rsidR="00747360" w:rsidRPr="009C1732">
        <w:t>each</w:t>
      </w:r>
      <w:r w:rsidRPr="009C1732">
        <w:t xml:space="preserve"> female PCB connector is shown in the following diagram:</w:t>
      </w:r>
    </w:p>
    <w:p w14:paraId="3DB576E2" w14:textId="315878DE" w:rsidR="00237EBF" w:rsidRDefault="00237EBF" w:rsidP="00237EBF">
      <w:pPr>
        <w:keepNext/>
        <w:jc w:val="center"/>
      </w:pPr>
      <w:r>
        <w:rPr>
          <w:noProof/>
        </w:rPr>
        <w:drawing>
          <wp:inline distT="0" distB="0" distL="0" distR="0" wp14:anchorId="2A21B630" wp14:editId="41E33846">
            <wp:extent cx="1944000" cy="21960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2 Sensor Connector Diagram v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759E871A" w14:textId="391208F8" w:rsidR="00237EBF" w:rsidRDefault="00237EBF" w:rsidP="00237EBF">
      <w:pPr>
        <w:pStyle w:val="Caption"/>
        <w:jc w:val="center"/>
      </w:pPr>
      <w:bookmarkStart w:id="1998" w:name="_Toc80793322"/>
      <w:r>
        <w:t xml:space="preserve">Figure </w:t>
      </w:r>
      <w:r>
        <w:rPr>
          <w:noProof/>
        </w:rPr>
        <w:fldChar w:fldCharType="begin"/>
      </w:r>
      <w:r>
        <w:rPr>
          <w:noProof/>
        </w:rPr>
        <w:instrText xml:space="preserve"> SEQ Figure \* ARABIC </w:instrText>
      </w:r>
      <w:r>
        <w:rPr>
          <w:noProof/>
        </w:rPr>
        <w:fldChar w:fldCharType="separate"/>
      </w:r>
      <w:ins w:id="1999" w:author="Andrew Instone-Cowie" w:date="2021-08-25T14:18:00Z">
        <w:r w:rsidR="00E86763">
          <w:rPr>
            <w:noProof/>
          </w:rPr>
          <w:t>23</w:t>
        </w:r>
      </w:ins>
      <w:del w:id="2000" w:author="Andrew Instone-Cowie" w:date="2021-08-10T20:37:00Z">
        <w:r w:rsidR="00CA0B7C" w:rsidDel="00744894">
          <w:rPr>
            <w:noProof/>
          </w:rPr>
          <w:delText>14</w:delText>
        </w:r>
      </w:del>
      <w:r>
        <w:rPr>
          <w:noProof/>
        </w:rPr>
        <w:fldChar w:fldCharType="end"/>
      </w:r>
      <w:r>
        <w:t xml:space="preserve"> – Simulator Interface </w:t>
      </w:r>
      <w:r w:rsidR="00AD2A9E">
        <w:t xml:space="preserve">Module </w:t>
      </w:r>
      <w:r>
        <w:t xml:space="preserve">Sensor </w:t>
      </w:r>
      <w:r w:rsidRPr="00D26B9A">
        <w:t>Connector</w:t>
      </w:r>
      <w:bookmarkEnd w:id="1998"/>
    </w:p>
    <w:p w14:paraId="41E5EE04" w14:textId="48D93F71" w:rsidR="00747360" w:rsidRPr="009C1732" w:rsidRDefault="00747360" w:rsidP="00747360">
      <w:pPr>
        <w:keepNext/>
      </w:pPr>
      <w:r w:rsidRPr="009C1732">
        <w:t>The layout of the 4-gang RJ45 PCB connector is shown in the following diagram:</w:t>
      </w:r>
    </w:p>
    <w:p w14:paraId="2CE8DC08" w14:textId="2ABCE53C" w:rsidR="00747360" w:rsidRDefault="00747360" w:rsidP="00747360">
      <w:pPr>
        <w:keepNext/>
        <w:jc w:val="center"/>
      </w:pPr>
      <w:r>
        <w:rPr>
          <w:noProof/>
        </w:rPr>
        <w:drawing>
          <wp:inline distT="0" distB="0" distL="0" distR="0" wp14:anchorId="2BB2E62C" wp14:editId="1AD4F309">
            <wp:extent cx="4752000" cy="1584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2 Sensor 4-port Diagram v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2000" cy="1584000"/>
                    </a:xfrm>
                    <a:prstGeom prst="rect">
                      <a:avLst/>
                    </a:prstGeom>
                  </pic:spPr>
                </pic:pic>
              </a:graphicData>
            </a:graphic>
          </wp:inline>
        </w:drawing>
      </w:r>
    </w:p>
    <w:p w14:paraId="7C4DEACE" w14:textId="518F3FB9" w:rsidR="00747360" w:rsidRDefault="00747360" w:rsidP="00747360">
      <w:pPr>
        <w:pStyle w:val="Caption"/>
        <w:jc w:val="center"/>
      </w:pPr>
      <w:bookmarkStart w:id="2001" w:name="_Toc80793323"/>
      <w:r>
        <w:t xml:space="preserve">Figure </w:t>
      </w:r>
      <w:r>
        <w:rPr>
          <w:noProof/>
        </w:rPr>
        <w:fldChar w:fldCharType="begin"/>
      </w:r>
      <w:r>
        <w:rPr>
          <w:noProof/>
        </w:rPr>
        <w:instrText xml:space="preserve"> SEQ Figure \* ARABIC </w:instrText>
      </w:r>
      <w:r>
        <w:rPr>
          <w:noProof/>
        </w:rPr>
        <w:fldChar w:fldCharType="separate"/>
      </w:r>
      <w:ins w:id="2002" w:author="Andrew Instone-Cowie" w:date="2021-08-25T14:18:00Z">
        <w:r w:rsidR="00E86763">
          <w:rPr>
            <w:noProof/>
          </w:rPr>
          <w:t>24</w:t>
        </w:r>
      </w:ins>
      <w:del w:id="2003" w:author="Andrew Instone-Cowie" w:date="2021-08-10T20:37:00Z">
        <w:r w:rsidR="00CA0B7C" w:rsidDel="00744894">
          <w:rPr>
            <w:noProof/>
          </w:rPr>
          <w:delText>15</w:delText>
        </w:r>
      </w:del>
      <w:r>
        <w:rPr>
          <w:noProof/>
        </w:rPr>
        <w:fldChar w:fldCharType="end"/>
      </w:r>
      <w:r>
        <w:t xml:space="preserve"> – Simulator Interface 4-Gang </w:t>
      </w:r>
      <w:r w:rsidRPr="00D26B9A">
        <w:t>Connector</w:t>
      </w:r>
      <w:bookmarkEnd w:id="2001"/>
    </w:p>
    <w:p w14:paraId="373114A9" w14:textId="2FD872F6" w:rsidR="00237EBF" w:rsidRDefault="00237EBF" w:rsidP="00A02960">
      <w:pPr>
        <w:pStyle w:val="Heading2"/>
      </w:pPr>
      <w:bookmarkStart w:id="2004" w:name="_Toc80793248"/>
      <w:r>
        <w:lastRenderedPageBreak/>
        <w:t>Simulator Interface Module Power/Data Connector</w:t>
      </w:r>
      <w:bookmarkEnd w:id="2004"/>
    </w:p>
    <w:p w14:paraId="70F26B03" w14:textId="22CD2E0E" w:rsidR="00237EBF" w:rsidRPr="009C1732" w:rsidRDefault="00237EBF" w:rsidP="00237EBF">
      <w:pPr>
        <w:keepNext/>
      </w:pPr>
      <w:r w:rsidRPr="009C1732">
        <w:t>The S</w:t>
      </w:r>
      <w:r w:rsidR="00747360" w:rsidRPr="009C1732">
        <w:t xml:space="preserve">imulator Interface </w:t>
      </w:r>
      <w:r w:rsidRPr="009C1732">
        <w:t xml:space="preserve">Module uses </w:t>
      </w:r>
      <w:r w:rsidR="00747360" w:rsidRPr="009C1732">
        <w:t xml:space="preserve">an </w:t>
      </w:r>
      <w:r w:rsidRPr="009C1732">
        <w:t>RJ45 connector for the</w:t>
      </w:r>
      <w:r w:rsidR="00747360" w:rsidRPr="009C1732">
        <w:t xml:space="preserve"> downstream</w:t>
      </w:r>
      <w:r w:rsidRPr="009C1732">
        <w:t xml:space="preserve"> cabling connection to the </w:t>
      </w:r>
      <w:r w:rsidR="00747360" w:rsidRPr="009C1732">
        <w:t>Power Module (or Multi-PC Modules, where these are used)</w:t>
      </w:r>
      <w:r w:rsidRPr="009C1732">
        <w:t xml:space="preserve">. </w:t>
      </w:r>
    </w:p>
    <w:p w14:paraId="346C9ED0" w14:textId="48D39498" w:rsidR="00AD2A9E" w:rsidRPr="009C1732" w:rsidRDefault="00AD2A9E" w:rsidP="00AC33AC">
      <w:pPr>
        <w:pStyle w:val="ListParagraph"/>
        <w:keepNext/>
        <w:numPr>
          <w:ilvl w:val="0"/>
          <w:numId w:val="35"/>
        </w:numPr>
      </w:pPr>
      <w:r w:rsidRPr="009C1732">
        <w:t xml:space="preserve">Data is transmitted downstream towards the Power Module on </w:t>
      </w:r>
      <w:r w:rsidR="005F1993" w:rsidRPr="009C1732">
        <w:t>pin 2 (and from board Rev D, also on pin 6, using the second RS-232 transmitter in the MAX233), and upstream configuration data is received from the Simulator PC on pin 4.</w:t>
      </w:r>
    </w:p>
    <w:p w14:paraId="5D106AF4" w14:textId="62657E42" w:rsidR="005F1993" w:rsidRDefault="005F1993" w:rsidP="00AC33AC">
      <w:pPr>
        <w:pStyle w:val="ListParagraph"/>
        <w:keepNext/>
        <w:numPr>
          <w:ilvl w:val="0"/>
          <w:numId w:val="35"/>
        </w:numPr>
      </w:pPr>
      <w:r w:rsidRPr="009C1732">
        <w:t xml:space="preserve">Power pins are doubled up to mitigate the effects of voltage drop in longer cable runs. Pins 5 and 7 are used for the nominal +9V supply to the interface, and pins 1 and 3 are 0V. </w:t>
      </w:r>
    </w:p>
    <w:p w14:paraId="1F004735" w14:textId="77777777" w:rsidR="00237EBF" w:rsidRPr="009C1732" w:rsidRDefault="00237EBF" w:rsidP="00237EBF">
      <w:pPr>
        <w:keepNext/>
      </w:pPr>
      <w:r w:rsidRPr="009C1732">
        <w:t>The wiring of the female PCB connector is shown in the following diagram:</w:t>
      </w:r>
    </w:p>
    <w:p w14:paraId="68B86C22" w14:textId="16CDA64C" w:rsidR="00237EBF" w:rsidRDefault="00AD2A9E" w:rsidP="00237EBF">
      <w:pPr>
        <w:keepNext/>
        <w:jc w:val="center"/>
      </w:pPr>
      <w:r>
        <w:rPr>
          <w:noProof/>
        </w:rPr>
        <w:drawing>
          <wp:inline distT="0" distB="0" distL="0" distR="0" wp14:anchorId="6A71829B" wp14:editId="17DF270C">
            <wp:extent cx="1944000" cy="2196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2 Power Data Connector Diagram v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061930D1" w14:textId="26FB7439" w:rsidR="00237EBF" w:rsidRDefault="00237EBF" w:rsidP="00237EBF">
      <w:pPr>
        <w:pStyle w:val="Caption"/>
        <w:jc w:val="center"/>
      </w:pPr>
      <w:bookmarkStart w:id="2005" w:name="_Toc80793324"/>
      <w:r>
        <w:t xml:space="preserve">Figure </w:t>
      </w:r>
      <w:r>
        <w:rPr>
          <w:noProof/>
        </w:rPr>
        <w:fldChar w:fldCharType="begin"/>
      </w:r>
      <w:r>
        <w:rPr>
          <w:noProof/>
        </w:rPr>
        <w:instrText xml:space="preserve"> SEQ Figure \* ARABIC </w:instrText>
      </w:r>
      <w:r>
        <w:rPr>
          <w:noProof/>
        </w:rPr>
        <w:fldChar w:fldCharType="separate"/>
      </w:r>
      <w:ins w:id="2006" w:author="Andrew Instone-Cowie" w:date="2021-08-25T14:18:00Z">
        <w:r w:rsidR="00E86763">
          <w:rPr>
            <w:noProof/>
          </w:rPr>
          <w:t>25</w:t>
        </w:r>
      </w:ins>
      <w:del w:id="2007" w:author="Andrew Instone-Cowie" w:date="2021-08-10T20:37:00Z">
        <w:r w:rsidR="00CA0B7C" w:rsidDel="00744894">
          <w:rPr>
            <w:noProof/>
          </w:rPr>
          <w:delText>16</w:delText>
        </w:r>
      </w:del>
      <w:r>
        <w:rPr>
          <w:noProof/>
        </w:rPr>
        <w:fldChar w:fldCharType="end"/>
      </w:r>
      <w:r>
        <w:t xml:space="preserve"> – Simulator Interface </w:t>
      </w:r>
      <w:r w:rsidR="00AD2A9E">
        <w:t xml:space="preserve">Module </w:t>
      </w:r>
      <w:r>
        <w:t xml:space="preserve">Power/Data </w:t>
      </w:r>
      <w:r w:rsidRPr="00D26B9A">
        <w:t>Connector</w:t>
      </w:r>
      <w:bookmarkEnd w:id="2005"/>
    </w:p>
    <w:p w14:paraId="4995F00C" w14:textId="572B1E4E" w:rsidR="00747360" w:rsidRDefault="00747360" w:rsidP="00A02960">
      <w:pPr>
        <w:pStyle w:val="Heading2"/>
      </w:pPr>
      <w:bookmarkStart w:id="2008" w:name="_Toc80793249"/>
      <w:r>
        <w:lastRenderedPageBreak/>
        <w:t>Power Module Power/Data Connector</w:t>
      </w:r>
      <w:bookmarkEnd w:id="2008"/>
    </w:p>
    <w:p w14:paraId="1826C99D" w14:textId="5414671E" w:rsidR="00747360" w:rsidRPr="009C1732" w:rsidRDefault="00747360" w:rsidP="00747360">
      <w:pPr>
        <w:keepNext/>
      </w:pPr>
      <w:r w:rsidRPr="009C1732">
        <w:t xml:space="preserve">The Power Module uses an RJ45 connector for the upstream cabling connection to the Simulator Interface Module (or Multi-PC Modules, where these are used). </w:t>
      </w:r>
    </w:p>
    <w:p w14:paraId="38565EEC" w14:textId="7421E2BC" w:rsidR="005F1993" w:rsidRPr="009C1732" w:rsidRDefault="005F1993" w:rsidP="00AC33AC">
      <w:pPr>
        <w:pStyle w:val="ListParagraph"/>
        <w:keepNext/>
        <w:numPr>
          <w:ilvl w:val="0"/>
          <w:numId w:val="36"/>
        </w:numPr>
      </w:pPr>
      <w:r w:rsidRPr="009C1732">
        <w:t xml:space="preserve">Data is received from the upstream Simulator Interface Module on pin 2, and upstream configuration data is sent to the interface on pin 4. </w:t>
      </w:r>
    </w:p>
    <w:p w14:paraId="4DB97E52" w14:textId="2ED0D4C2" w:rsidR="005F1993" w:rsidRPr="009C1732" w:rsidRDefault="005F1993" w:rsidP="00AC33AC">
      <w:pPr>
        <w:pStyle w:val="ListParagraph"/>
        <w:keepNext/>
        <w:numPr>
          <w:ilvl w:val="0"/>
          <w:numId w:val="36"/>
        </w:numPr>
      </w:pPr>
      <w:r w:rsidRPr="009C1732">
        <w:t>In a basic single PC configuration, any data received on pin 6 is discarded. Pin 6 is connected only to a TVS surge protection diode.</w:t>
      </w:r>
    </w:p>
    <w:p w14:paraId="648448BE" w14:textId="4581D900" w:rsidR="005F1993" w:rsidRPr="009C1732" w:rsidRDefault="005F1993" w:rsidP="00AC33AC">
      <w:pPr>
        <w:pStyle w:val="ListParagraph"/>
        <w:keepNext/>
        <w:numPr>
          <w:ilvl w:val="0"/>
          <w:numId w:val="36"/>
        </w:numPr>
      </w:pPr>
      <w:r w:rsidRPr="009C1732">
        <w:t xml:space="preserve">Power pins are doubled up to mitigate the effects of voltage drop in longer cable runs. Pins 5 and 7 are used for the nominal +9V supply to the interface, and pins 1 and 3 are 0V. </w:t>
      </w:r>
    </w:p>
    <w:p w14:paraId="216E9D62" w14:textId="15CD632B" w:rsidR="00B53F5E" w:rsidRPr="009C1732" w:rsidRDefault="00B53F5E" w:rsidP="00AC33AC">
      <w:pPr>
        <w:pStyle w:val="ListParagraph"/>
        <w:keepNext/>
        <w:numPr>
          <w:ilvl w:val="0"/>
          <w:numId w:val="36"/>
        </w:numPr>
      </w:pPr>
      <w:r w:rsidRPr="009C1732">
        <w:t>Pin 8 is not connected. This is required for correct operation when the Basic Serial Splitter Module is used.</w:t>
      </w:r>
    </w:p>
    <w:p w14:paraId="231149EE" w14:textId="77777777" w:rsidR="00747360" w:rsidRPr="009C1732" w:rsidRDefault="00747360" w:rsidP="00747360">
      <w:pPr>
        <w:keepNext/>
      </w:pPr>
      <w:r w:rsidRPr="009C1732">
        <w:t>The wiring of the female PCB connector is shown in the following diagram:</w:t>
      </w:r>
    </w:p>
    <w:p w14:paraId="694DE448" w14:textId="18D5CFCE" w:rsidR="00747360" w:rsidRDefault="00AD2A9E" w:rsidP="00747360">
      <w:pPr>
        <w:keepNext/>
        <w:jc w:val="center"/>
      </w:pPr>
      <w:r>
        <w:rPr>
          <w:noProof/>
        </w:rPr>
        <w:drawing>
          <wp:inline distT="0" distB="0" distL="0" distR="0" wp14:anchorId="5D91E3CE" wp14:editId="066FFC32">
            <wp:extent cx="1944000" cy="21960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2 Power Module Connector Diagram v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p>
    <w:p w14:paraId="6C3BA087" w14:textId="14F6CFF7" w:rsidR="00747360" w:rsidRDefault="00747360" w:rsidP="00747360">
      <w:pPr>
        <w:pStyle w:val="Caption"/>
        <w:jc w:val="center"/>
      </w:pPr>
      <w:bookmarkStart w:id="2009" w:name="_Toc80793325"/>
      <w:r>
        <w:t xml:space="preserve">Figure </w:t>
      </w:r>
      <w:r>
        <w:rPr>
          <w:noProof/>
        </w:rPr>
        <w:fldChar w:fldCharType="begin"/>
      </w:r>
      <w:r>
        <w:rPr>
          <w:noProof/>
        </w:rPr>
        <w:instrText xml:space="preserve"> SEQ Figure \* ARABIC </w:instrText>
      </w:r>
      <w:r>
        <w:rPr>
          <w:noProof/>
        </w:rPr>
        <w:fldChar w:fldCharType="separate"/>
      </w:r>
      <w:ins w:id="2010" w:author="Andrew Instone-Cowie" w:date="2021-08-25T14:18:00Z">
        <w:r w:rsidR="00E86763">
          <w:rPr>
            <w:noProof/>
          </w:rPr>
          <w:t>26</w:t>
        </w:r>
      </w:ins>
      <w:del w:id="2011" w:author="Andrew Instone-Cowie" w:date="2021-08-10T20:37:00Z">
        <w:r w:rsidR="00CA0B7C" w:rsidDel="00744894">
          <w:rPr>
            <w:noProof/>
          </w:rPr>
          <w:delText>17</w:delText>
        </w:r>
      </w:del>
      <w:r>
        <w:rPr>
          <w:noProof/>
        </w:rPr>
        <w:fldChar w:fldCharType="end"/>
      </w:r>
      <w:r>
        <w:t xml:space="preserve"> – Power Module Power/Data </w:t>
      </w:r>
      <w:r w:rsidRPr="00D26B9A">
        <w:t>Connector</w:t>
      </w:r>
      <w:bookmarkEnd w:id="2009"/>
    </w:p>
    <w:p w14:paraId="59182EC3" w14:textId="788F9F66" w:rsidR="00237EBF" w:rsidRDefault="00237EBF" w:rsidP="00A02960">
      <w:pPr>
        <w:pStyle w:val="Heading2"/>
      </w:pPr>
      <w:bookmarkStart w:id="2012" w:name="_Toc80793250"/>
      <w:r>
        <w:lastRenderedPageBreak/>
        <w:t>Second PC Module Connector</w:t>
      </w:r>
      <w:bookmarkEnd w:id="2012"/>
    </w:p>
    <w:p w14:paraId="0FC6D618" w14:textId="1E38154B" w:rsidR="00237EBF" w:rsidRPr="009C1732" w:rsidRDefault="00237EBF" w:rsidP="00237EBF">
      <w:pPr>
        <w:keepNext/>
      </w:pPr>
      <w:r w:rsidRPr="009C1732">
        <w:t>The Se</w:t>
      </w:r>
      <w:r w:rsidR="00747360" w:rsidRPr="009C1732">
        <w:t xml:space="preserve">cond PC </w:t>
      </w:r>
      <w:r w:rsidRPr="009C1732">
        <w:t xml:space="preserve">Module uses RJ45 connectors for the </w:t>
      </w:r>
      <w:r w:rsidR="00747360" w:rsidRPr="009C1732">
        <w:t xml:space="preserve">upstream </w:t>
      </w:r>
      <w:r w:rsidRPr="009C1732">
        <w:t>cabling connection to the Simulator Interface</w:t>
      </w:r>
      <w:r w:rsidR="00747360" w:rsidRPr="009C1732">
        <w:t>, and the downstream connection to the Power Module</w:t>
      </w:r>
      <w:r w:rsidRPr="009C1732">
        <w:t xml:space="preserve">. </w:t>
      </w:r>
    </w:p>
    <w:p w14:paraId="4A9EBDDF" w14:textId="77777777" w:rsidR="00AC33AC" w:rsidRPr="009C1732" w:rsidRDefault="00AC33AC" w:rsidP="00AC33AC">
      <w:pPr>
        <w:pStyle w:val="ListParagraph"/>
        <w:keepNext/>
        <w:numPr>
          <w:ilvl w:val="0"/>
          <w:numId w:val="37"/>
        </w:numPr>
      </w:pPr>
      <w:r w:rsidRPr="009C1732">
        <w:t xml:space="preserve">Power pins 1, 3, 5 and 7, and the spare pin 8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68959DA2" w14:textId="38D976E1" w:rsidR="00AC33AC" w:rsidRPr="009C1732" w:rsidRDefault="00AC33AC" w:rsidP="00AC33AC">
      <w:pPr>
        <w:pStyle w:val="ListParagraph"/>
        <w:keepNext/>
        <w:numPr>
          <w:ilvl w:val="0"/>
          <w:numId w:val="37"/>
        </w:numPr>
      </w:pPr>
      <w:r w:rsidRPr="009C1732">
        <w:t>Pin 4 is used to send data (marked RX – configuration data received from the point of view of the upstream interface module) and is also looped through; this pin is not connected to the 9-pin serial connector on the Second PC Module.</w:t>
      </w:r>
    </w:p>
    <w:p w14:paraId="09B27653" w14:textId="252F4DE1"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9-pin serial connector on the Second PC Module.</w:t>
      </w:r>
    </w:p>
    <w:p w14:paraId="0C17D042" w14:textId="5288F95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p>
    <w:p w14:paraId="6BD2791C" w14:textId="6B9663E3" w:rsidR="00AC33AC" w:rsidRPr="009C1732" w:rsidRDefault="00AC33AC" w:rsidP="00EE370F">
      <w:pPr>
        <w:pStyle w:val="ListParagraph"/>
        <w:keepNext/>
        <w:numPr>
          <w:ilvl w:val="0"/>
          <w:numId w:val="37"/>
        </w:numPr>
      </w:pPr>
      <w:r w:rsidRPr="009C1732">
        <w:t>Connecting more than two Second PC modules is therefore not possible; only the two most upstream modules will receive data from the Simulator Interface Module.</w:t>
      </w:r>
    </w:p>
    <w:p w14:paraId="5A1015BB" w14:textId="77777777" w:rsidR="00237EBF" w:rsidRPr="009C1732" w:rsidRDefault="00237EBF" w:rsidP="00237EBF">
      <w:pPr>
        <w:keepNext/>
      </w:pPr>
      <w:r w:rsidRPr="009C1732">
        <w:t>The wiring of the female PCB connector is shown in the following diagram:</w:t>
      </w:r>
    </w:p>
    <w:p w14:paraId="361E9DEC" w14:textId="7287E454" w:rsidR="00237EBF" w:rsidRDefault="005F1993" w:rsidP="00237EBF">
      <w:pPr>
        <w:keepNext/>
        <w:jc w:val="center"/>
      </w:pPr>
      <w:r>
        <w:rPr>
          <w:noProof/>
        </w:rPr>
        <w:drawing>
          <wp:inline distT="0" distB="0" distL="0" distR="0" wp14:anchorId="624F65B2" wp14:editId="05C9139D">
            <wp:extent cx="3027600" cy="2271600"/>
            <wp:effectExtent l="0" t="0" r="190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2 2PC RJ45 Connector v1.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4F9D2B4B" w14:textId="0176F38F" w:rsidR="00237EBF" w:rsidRDefault="00237EBF" w:rsidP="00237EBF">
      <w:pPr>
        <w:pStyle w:val="Caption"/>
        <w:jc w:val="center"/>
      </w:pPr>
      <w:bookmarkStart w:id="2013" w:name="_Toc80793326"/>
      <w:r>
        <w:t xml:space="preserve">Figure </w:t>
      </w:r>
      <w:r>
        <w:rPr>
          <w:noProof/>
        </w:rPr>
        <w:fldChar w:fldCharType="begin"/>
      </w:r>
      <w:r>
        <w:rPr>
          <w:noProof/>
        </w:rPr>
        <w:instrText xml:space="preserve"> SEQ Figure \* ARABIC </w:instrText>
      </w:r>
      <w:r>
        <w:rPr>
          <w:noProof/>
        </w:rPr>
        <w:fldChar w:fldCharType="separate"/>
      </w:r>
      <w:ins w:id="2014" w:author="Andrew Instone-Cowie" w:date="2021-08-25T14:18:00Z">
        <w:r w:rsidR="00E86763">
          <w:rPr>
            <w:noProof/>
          </w:rPr>
          <w:t>27</w:t>
        </w:r>
      </w:ins>
      <w:del w:id="2015" w:author="Andrew Instone-Cowie" w:date="2021-08-10T20:37:00Z">
        <w:r w:rsidR="00CA0B7C" w:rsidDel="00744894">
          <w:rPr>
            <w:noProof/>
          </w:rPr>
          <w:delText>18</w:delText>
        </w:r>
      </w:del>
      <w:r>
        <w:rPr>
          <w:noProof/>
        </w:rPr>
        <w:fldChar w:fldCharType="end"/>
      </w:r>
      <w:r>
        <w:t xml:space="preserve"> – </w:t>
      </w:r>
      <w:r w:rsidR="00747360">
        <w:t xml:space="preserve">Second PC Module </w:t>
      </w:r>
      <w:r w:rsidRPr="00D26B9A">
        <w:t>Connector</w:t>
      </w:r>
      <w:bookmarkEnd w:id="2013"/>
    </w:p>
    <w:p w14:paraId="4A6AB56A" w14:textId="77777777" w:rsidR="00AC33AC" w:rsidRDefault="00AC33AC" w:rsidP="00237EBF">
      <w:pPr>
        <w:pStyle w:val="Heading2"/>
      </w:pPr>
      <w:r>
        <w:br w:type="page"/>
      </w:r>
    </w:p>
    <w:p w14:paraId="21468225" w14:textId="375B7380" w:rsidR="00237EBF" w:rsidRDefault="00237EBF" w:rsidP="00A02960">
      <w:pPr>
        <w:pStyle w:val="Heading2"/>
      </w:pPr>
      <w:bookmarkStart w:id="2016" w:name="_Toc80793251"/>
      <w:r>
        <w:lastRenderedPageBreak/>
        <w:t>Basic Serial Splitter Module Connector</w:t>
      </w:r>
      <w:bookmarkEnd w:id="2016"/>
    </w:p>
    <w:p w14:paraId="28FB92B2" w14:textId="1F061E62" w:rsidR="00237EBF" w:rsidRPr="009C1732" w:rsidRDefault="00237EBF" w:rsidP="00237EBF">
      <w:pPr>
        <w:keepNext/>
      </w:pPr>
      <w:r w:rsidRPr="009C1732">
        <w:t xml:space="preserve">The </w:t>
      </w:r>
      <w:r w:rsidR="00747360" w:rsidRPr="009C1732">
        <w:t xml:space="preserve">Basic Serial Splitter </w:t>
      </w:r>
      <w:r w:rsidRPr="009C1732">
        <w:t xml:space="preserve">Module uses RJ45 connectors for the </w:t>
      </w:r>
      <w:r w:rsidR="00747360" w:rsidRPr="009C1732">
        <w:t>upstream cabling connection to the Simulator Interface Module, and the downstream connection to the Power Module.</w:t>
      </w:r>
    </w:p>
    <w:p w14:paraId="7BD11EEC" w14:textId="53827185" w:rsidR="00AC33AC" w:rsidRPr="009C1732" w:rsidRDefault="00AC33AC" w:rsidP="00AC33AC">
      <w:pPr>
        <w:pStyle w:val="ListParagraph"/>
        <w:keepNext/>
        <w:numPr>
          <w:ilvl w:val="0"/>
          <w:numId w:val="37"/>
        </w:numPr>
      </w:pPr>
      <w:r w:rsidRPr="009C1732">
        <w:t xml:space="preserve">Power pins 1, 3, 5 and 7 are looped through from the </w:t>
      </w:r>
      <w:r w:rsidRPr="009C1732">
        <w:rPr>
          <w:i/>
          <w:iCs/>
        </w:rPr>
        <w:t>Interface</w:t>
      </w:r>
      <w:r w:rsidRPr="009C1732">
        <w:t xml:space="preserve"> connector to the </w:t>
      </w:r>
      <w:r w:rsidRPr="009C1732">
        <w:rPr>
          <w:i/>
          <w:iCs/>
        </w:rPr>
        <w:t>Power Board</w:t>
      </w:r>
      <w:r w:rsidRPr="009C1732">
        <w:t xml:space="preserve"> connector. </w:t>
      </w:r>
    </w:p>
    <w:p w14:paraId="209C442A" w14:textId="15CEA99A" w:rsidR="00AC33AC" w:rsidRPr="009C1732" w:rsidRDefault="00AC33AC" w:rsidP="00AC33AC">
      <w:pPr>
        <w:pStyle w:val="ListParagraph"/>
        <w:keepNext/>
        <w:numPr>
          <w:ilvl w:val="0"/>
          <w:numId w:val="37"/>
        </w:numPr>
      </w:pPr>
      <w:r w:rsidRPr="009C1732">
        <w:t xml:space="preserve">Pin 4 is used to send data (marked RX – configuration data received from the point of view of the upstream interface module) and is also looped through; where two Basic Serial Splitter Modules are daisy-chained, the RS-232 transmitter of the upstream splitter module is disabled. This mechanism is discussed </w:t>
      </w:r>
      <w:r w:rsidR="00EA5BB7">
        <w:t>in detail in a previous section</w:t>
      </w:r>
      <w:r w:rsidRPr="009C1732">
        <w:t>.</w:t>
      </w:r>
    </w:p>
    <w:p w14:paraId="25EFBFA0" w14:textId="7BBEF3A4" w:rsidR="00AC33AC" w:rsidRPr="009C1732" w:rsidRDefault="00AC33AC" w:rsidP="00AC33AC">
      <w:pPr>
        <w:pStyle w:val="ListParagraph"/>
        <w:keepNext/>
        <w:numPr>
          <w:ilvl w:val="0"/>
          <w:numId w:val="37"/>
        </w:numPr>
      </w:pPr>
      <w:r w:rsidRPr="009C1732">
        <w:t xml:space="preserve">Sensor data received on Pin 2 of the </w:t>
      </w:r>
      <w:r w:rsidRPr="009C1732">
        <w:rPr>
          <w:i/>
          <w:iCs/>
        </w:rPr>
        <w:t>Interface</w:t>
      </w:r>
      <w:r w:rsidRPr="009C1732">
        <w:t xml:space="preserve"> connector (marked TX – sensor data transmitted from the point of view of the upstream interface module) is routed to the </w:t>
      </w:r>
      <w:r w:rsidR="00B53F5E" w:rsidRPr="009C1732">
        <w:t xml:space="preserve">PCs connected to the Basic Serial Splitter </w:t>
      </w:r>
      <w:r w:rsidRPr="009C1732">
        <w:t>Module.</w:t>
      </w:r>
    </w:p>
    <w:p w14:paraId="799711B9" w14:textId="42E102E8" w:rsidR="00AC33AC" w:rsidRPr="009C1732" w:rsidRDefault="00AC33AC" w:rsidP="00AC33AC">
      <w:pPr>
        <w:pStyle w:val="ListParagraph"/>
        <w:keepNext/>
        <w:numPr>
          <w:ilvl w:val="0"/>
          <w:numId w:val="37"/>
        </w:numPr>
      </w:pPr>
      <w:r w:rsidRPr="009C1732">
        <w:t xml:space="preserve">Sensor data received on Pin 6 of the </w:t>
      </w:r>
      <w:r w:rsidRPr="009C1732">
        <w:rPr>
          <w:i/>
          <w:iCs/>
        </w:rPr>
        <w:t>Interface</w:t>
      </w:r>
      <w:r w:rsidRPr="009C1732">
        <w:t xml:space="preserve"> connector (marked TX2) is looped through to pin 2 of the </w:t>
      </w:r>
      <w:r w:rsidRPr="009C1732">
        <w:rPr>
          <w:i/>
          <w:iCs/>
        </w:rPr>
        <w:t>Power Board</w:t>
      </w:r>
      <w:r w:rsidRPr="009C1732">
        <w:t xml:space="preserve"> connector.</w:t>
      </w:r>
      <w:r w:rsidR="00B53F5E" w:rsidRPr="009C1732">
        <w:t xml:space="preserve"> This data may be used a second, downstream Basic Serial Splitter Module.</w:t>
      </w:r>
    </w:p>
    <w:p w14:paraId="4D394A2F" w14:textId="3C5CC229" w:rsidR="00B53F5E" w:rsidRPr="009C1732" w:rsidRDefault="00B53F5E" w:rsidP="00AC33AC">
      <w:pPr>
        <w:pStyle w:val="ListParagraph"/>
        <w:keepNext/>
        <w:numPr>
          <w:ilvl w:val="0"/>
          <w:numId w:val="37"/>
        </w:numPr>
      </w:pPr>
      <w:r w:rsidRPr="009C1732">
        <w:t>Pin 8 on each connector is used to enable or disable the RS-232 transmitter of the upstream splitter module where more than one Basic Serial Splitter Module is used.</w:t>
      </w:r>
    </w:p>
    <w:p w14:paraId="48C8531E" w14:textId="27F6E37C" w:rsidR="00AC33AC" w:rsidRPr="009C1732" w:rsidRDefault="00AC33AC" w:rsidP="00EE370F">
      <w:pPr>
        <w:pStyle w:val="ListParagraph"/>
        <w:keepNext/>
        <w:numPr>
          <w:ilvl w:val="0"/>
          <w:numId w:val="37"/>
        </w:numPr>
      </w:pPr>
      <w:r w:rsidRPr="009C1732">
        <w:t xml:space="preserve">Connecting more than two </w:t>
      </w:r>
      <w:r w:rsidR="00B53F5E" w:rsidRPr="009C1732">
        <w:t>Basic Serial Splitter M</w:t>
      </w:r>
      <w:r w:rsidRPr="009C1732">
        <w:t>odules is therefore not possible; only the two most upstream modules will receive data from the Simulator Interface Module</w:t>
      </w:r>
      <w:r w:rsidR="00B53F5E" w:rsidRPr="009C1732">
        <w:t>, and the transmitters of all but the most downstream module will be disabled.</w:t>
      </w:r>
    </w:p>
    <w:p w14:paraId="5637748E" w14:textId="77777777" w:rsidR="00237EBF" w:rsidRPr="009C1732" w:rsidRDefault="00237EBF" w:rsidP="00237EBF">
      <w:pPr>
        <w:keepNext/>
      </w:pPr>
      <w:r w:rsidRPr="009C1732">
        <w:t>The wiring of the female PCB connector is shown in the following diagram:</w:t>
      </w:r>
    </w:p>
    <w:p w14:paraId="287F46C7" w14:textId="77937AA6" w:rsidR="00237EBF" w:rsidRDefault="005F1993" w:rsidP="00237EBF">
      <w:pPr>
        <w:keepNext/>
        <w:jc w:val="center"/>
      </w:pPr>
      <w:r>
        <w:rPr>
          <w:noProof/>
        </w:rPr>
        <w:drawing>
          <wp:inline distT="0" distB="0" distL="0" distR="0" wp14:anchorId="6FD51E33" wp14:editId="2C3AABEA">
            <wp:extent cx="3027600" cy="2271600"/>
            <wp:effectExtent l="0" t="0" r="190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2 Basic Splitter RJ45 Connector v1.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7600" cy="2271600"/>
                    </a:xfrm>
                    <a:prstGeom prst="rect">
                      <a:avLst/>
                    </a:prstGeom>
                  </pic:spPr>
                </pic:pic>
              </a:graphicData>
            </a:graphic>
          </wp:inline>
        </w:drawing>
      </w:r>
    </w:p>
    <w:p w14:paraId="35CAF5F1" w14:textId="4DED02A0" w:rsidR="00237EBF" w:rsidRDefault="00237EBF" w:rsidP="00237EBF">
      <w:pPr>
        <w:pStyle w:val="Caption"/>
        <w:jc w:val="center"/>
        <w:rPr>
          <w:ins w:id="2017" w:author="Andrew Instone-Cowie" w:date="2021-08-25T12:15:00Z"/>
        </w:rPr>
      </w:pPr>
      <w:bookmarkStart w:id="2018" w:name="_Toc80793327"/>
      <w:r>
        <w:t xml:space="preserve">Figure </w:t>
      </w:r>
      <w:r>
        <w:rPr>
          <w:noProof/>
        </w:rPr>
        <w:fldChar w:fldCharType="begin"/>
      </w:r>
      <w:r>
        <w:rPr>
          <w:noProof/>
        </w:rPr>
        <w:instrText xml:space="preserve"> SEQ Figure \* ARABIC </w:instrText>
      </w:r>
      <w:r>
        <w:rPr>
          <w:noProof/>
        </w:rPr>
        <w:fldChar w:fldCharType="separate"/>
      </w:r>
      <w:ins w:id="2019" w:author="Andrew Instone-Cowie" w:date="2021-08-25T14:18:00Z">
        <w:r w:rsidR="00E86763">
          <w:rPr>
            <w:noProof/>
          </w:rPr>
          <w:t>28</w:t>
        </w:r>
      </w:ins>
      <w:del w:id="2020" w:author="Andrew Instone-Cowie" w:date="2021-08-10T20:37:00Z">
        <w:r w:rsidR="00CA0B7C" w:rsidDel="00744894">
          <w:rPr>
            <w:noProof/>
          </w:rPr>
          <w:delText>19</w:delText>
        </w:r>
      </w:del>
      <w:r>
        <w:rPr>
          <w:noProof/>
        </w:rPr>
        <w:fldChar w:fldCharType="end"/>
      </w:r>
      <w:r>
        <w:t xml:space="preserve"> – </w:t>
      </w:r>
      <w:r w:rsidR="00747360">
        <w:t xml:space="preserve">Basic Serial Splitter </w:t>
      </w:r>
      <w:r w:rsidRPr="00D26B9A">
        <w:t>Connector</w:t>
      </w:r>
      <w:bookmarkEnd w:id="2018"/>
    </w:p>
    <w:p w14:paraId="1CDA6A05" w14:textId="5DDEF07C" w:rsidR="009216D4" w:rsidRDefault="009216D4" w:rsidP="003747D2">
      <w:pPr>
        <w:pStyle w:val="Heading2"/>
        <w:pageBreakBefore/>
        <w:rPr>
          <w:ins w:id="2021" w:author="Andrew Instone-Cowie" w:date="2021-08-25T12:22:00Z"/>
        </w:rPr>
        <w:pPrChange w:id="2022" w:author="Andrew Instone-Cowie" w:date="2021-08-25T13:03:00Z">
          <w:pPr>
            <w:pStyle w:val="Heading2"/>
          </w:pPr>
        </w:pPrChange>
      </w:pPr>
      <w:bookmarkStart w:id="2023" w:name="_Toc80793252"/>
      <w:ins w:id="2024" w:author="Andrew Instone-Cowie" w:date="2021-08-25T12:15:00Z">
        <w:r>
          <w:lastRenderedPageBreak/>
          <w:t xml:space="preserve">DB9 </w:t>
        </w:r>
      </w:ins>
      <w:ins w:id="2025" w:author="Andrew Instone-Cowie" w:date="2021-08-25T12:22:00Z">
        <w:r>
          <w:t xml:space="preserve">Serial </w:t>
        </w:r>
      </w:ins>
      <w:ins w:id="2026" w:author="Andrew Instone-Cowie" w:date="2021-08-25T12:15:00Z">
        <w:r>
          <w:t>Connectors</w:t>
        </w:r>
      </w:ins>
      <w:bookmarkEnd w:id="2023"/>
    </w:p>
    <w:p w14:paraId="4CBCA747" w14:textId="16CC8F00" w:rsidR="009216D4" w:rsidRDefault="009216D4" w:rsidP="009216D4">
      <w:pPr>
        <w:rPr>
          <w:ins w:id="2027" w:author="Andrew Instone-Cowie" w:date="2021-08-25T13:22:00Z"/>
        </w:rPr>
      </w:pPr>
      <w:ins w:id="2028" w:author="Andrew Instone-Cowie" w:date="2021-08-25T12:22:00Z">
        <w:r>
          <w:t xml:space="preserve">The Power Module, Second PC </w:t>
        </w:r>
      </w:ins>
      <w:ins w:id="2029" w:author="Andrew Instone-Cowie" w:date="2021-08-25T12:23:00Z">
        <w:r>
          <w:t>Module</w:t>
        </w:r>
      </w:ins>
      <w:ins w:id="2030" w:author="Andrew Instone-Cowie" w:date="2021-08-25T12:22:00Z">
        <w:r>
          <w:t xml:space="preserve"> and Basic Serial Splitter Module all use standard 9-pin female </w:t>
        </w:r>
      </w:ins>
      <w:ins w:id="2031" w:author="Andrew Instone-Cowie" w:date="2021-08-25T13:35:00Z">
        <w:r w:rsidR="00582A74">
          <w:t>sub</w:t>
        </w:r>
        <w:r w:rsidR="00237709">
          <w:t>-</w:t>
        </w:r>
      </w:ins>
      <w:ins w:id="2032" w:author="Andrew Instone-Cowie" w:date="2021-08-25T13:31:00Z">
        <w:r w:rsidR="00582A74">
          <w:t xml:space="preserve">miniature </w:t>
        </w:r>
      </w:ins>
      <w:ins w:id="2033" w:author="Andrew Instone-Cowie" w:date="2021-08-25T12:22:00Z">
        <w:r>
          <w:t xml:space="preserve">D connectors (“DB9”) for serial data connections </w:t>
        </w:r>
      </w:ins>
      <w:ins w:id="2034" w:author="Andrew Instone-Cowie" w:date="2021-08-25T12:23:00Z">
        <w:r>
          <w:t>to attached Simulator PCs. The pin-outs of these connectors are illustrated below.</w:t>
        </w:r>
      </w:ins>
    </w:p>
    <w:p w14:paraId="7E0C0397" w14:textId="6FBB1628" w:rsidR="004F221F" w:rsidRDefault="004F221F" w:rsidP="004F221F">
      <w:pPr>
        <w:pStyle w:val="Heading3"/>
        <w:rPr>
          <w:ins w:id="2035" w:author="Andrew Instone-Cowie" w:date="2021-08-25T12:26:00Z"/>
        </w:rPr>
        <w:pPrChange w:id="2036" w:author="Andrew Instone-Cowie" w:date="2021-08-25T13:22:00Z">
          <w:pPr/>
        </w:pPrChange>
      </w:pPr>
      <w:bookmarkStart w:id="2037" w:name="_Toc80793253"/>
      <w:ins w:id="2038" w:author="Andrew Instone-Cowie" w:date="2021-08-25T13:22:00Z">
        <w:r>
          <w:t>DTEs &amp; DCEs</w:t>
        </w:r>
      </w:ins>
      <w:bookmarkEnd w:id="2037"/>
    </w:p>
    <w:p w14:paraId="3A0542FF" w14:textId="5280CBD3" w:rsidR="00624131" w:rsidRDefault="00624131" w:rsidP="009216D4">
      <w:pPr>
        <w:rPr>
          <w:ins w:id="2039" w:author="Andrew Instone-Cowie" w:date="2021-08-25T12:43:00Z"/>
        </w:rPr>
      </w:pPr>
      <w:ins w:id="2040" w:author="Andrew Instone-Cowie" w:date="2021-08-25T12:26:00Z">
        <w:r>
          <w:t xml:space="preserve">In RS-232 </w:t>
        </w:r>
      </w:ins>
      <w:ins w:id="2041" w:author="Andrew Instone-Cowie" w:date="2021-08-25T12:43:00Z">
        <w:r w:rsidR="002E2C16">
          <w:t>communications</w:t>
        </w:r>
      </w:ins>
      <w:ins w:id="2042" w:author="Andrew Instone-Cowie" w:date="2021-08-25T12:26:00Z">
        <w:r>
          <w:t xml:space="preserve">, the description of </w:t>
        </w:r>
      </w:ins>
      <w:ins w:id="2043" w:author="Andrew Instone-Cowie" w:date="2021-08-25T13:25:00Z">
        <w:r w:rsidR="00582A74">
          <w:t xml:space="preserve">connector </w:t>
        </w:r>
      </w:ins>
      <w:ins w:id="2044" w:author="Andrew Instone-Cowie" w:date="2021-08-25T12:26:00Z">
        <w:r>
          <w:t>pin</w:t>
        </w:r>
      </w:ins>
      <w:ins w:id="2045" w:author="Andrew Instone-Cowie" w:date="2021-08-25T12:27:00Z">
        <w:r>
          <w:t xml:space="preserve">s as </w:t>
        </w:r>
        <w:r w:rsidRPr="00ED196D">
          <w:rPr>
            <w:i/>
            <w:iCs/>
            <w:rPrChange w:id="2046" w:author="Andrew Instone-Cowie" w:date="2021-08-25T13:05:00Z">
              <w:rPr/>
            </w:rPrChange>
          </w:rPr>
          <w:t>Transmit</w:t>
        </w:r>
        <w:r>
          <w:t xml:space="preserve"> or </w:t>
        </w:r>
        <w:r w:rsidRPr="00ED196D">
          <w:rPr>
            <w:i/>
            <w:iCs/>
            <w:rPrChange w:id="2047" w:author="Andrew Instone-Cowie" w:date="2021-08-25T13:05:00Z">
              <w:rPr/>
            </w:rPrChange>
          </w:rPr>
          <w:t>Receive</w:t>
        </w:r>
        <w:r>
          <w:t xml:space="preserve"> can be confusing</w:t>
        </w:r>
      </w:ins>
      <w:ins w:id="2048" w:author="Andrew Instone-Cowie" w:date="2021-08-25T13:25:00Z">
        <w:r w:rsidR="00582A74">
          <w:t>. D</w:t>
        </w:r>
      </w:ins>
      <w:ins w:id="2049" w:author="Andrew Instone-Cowie" w:date="2021-08-25T12:27:00Z">
        <w:r>
          <w:t>evice</w:t>
        </w:r>
      </w:ins>
      <w:ins w:id="2050" w:author="Andrew Instone-Cowie" w:date="2021-08-25T13:25:00Z">
        <w:r w:rsidR="00582A74">
          <w:t xml:space="preserve">s can be </w:t>
        </w:r>
      </w:ins>
      <w:ins w:id="2051" w:author="Andrew Instone-Cowie" w:date="2021-08-25T12:27:00Z">
        <w:r>
          <w:t xml:space="preserve">configured as </w:t>
        </w:r>
        <w:r w:rsidRPr="002E2C16">
          <w:rPr>
            <w:i/>
            <w:iCs/>
            <w:rPrChange w:id="2052" w:author="Andrew Instone-Cowie" w:date="2021-08-25T12:43:00Z">
              <w:rPr/>
            </w:rPrChange>
          </w:rPr>
          <w:t>Data Terminal Equipment</w:t>
        </w:r>
        <w:r>
          <w:t xml:space="preserve"> (DTE) or </w:t>
        </w:r>
        <w:r w:rsidRPr="002E2C16">
          <w:rPr>
            <w:i/>
            <w:iCs/>
            <w:rPrChange w:id="2053" w:author="Andrew Instone-Cowie" w:date="2021-08-25T12:43:00Z">
              <w:rPr/>
            </w:rPrChange>
          </w:rPr>
          <w:t>Data Communication Equipment</w:t>
        </w:r>
        <w:r>
          <w:t xml:space="preserve"> (DCE).</w:t>
        </w:r>
      </w:ins>
      <w:ins w:id="2054" w:author="Andrew Instone-Cowie" w:date="2021-08-25T13:05:00Z">
        <w:r w:rsidR="00ED196D">
          <w:t xml:space="preserve"> Traditionally, </w:t>
        </w:r>
      </w:ins>
      <w:ins w:id="2055" w:author="Andrew Instone-Cowie" w:date="2021-08-25T13:25:00Z">
        <w:r w:rsidR="00582A74">
          <w:t xml:space="preserve">for example, </w:t>
        </w:r>
      </w:ins>
      <w:ins w:id="2056" w:author="Andrew Instone-Cowie" w:date="2021-08-25T13:05:00Z">
        <w:r w:rsidR="00ED196D">
          <w:t xml:space="preserve">a PC would be </w:t>
        </w:r>
      </w:ins>
      <w:ins w:id="2057" w:author="Andrew Instone-Cowie" w:date="2021-08-25T13:25:00Z">
        <w:r w:rsidR="00582A74">
          <w:t xml:space="preserve">configured as </w:t>
        </w:r>
      </w:ins>
      <w:ins w:id="2058" w:author="Andrew Instone-Cowie" w:date="2021-08-25T13:05:00Z">
        <w:r w:rsidR="00ED196D">
          <w:t xml:space="preserve">a DTE, connected to a modem </w:t>
        </w:r>
      </w:ins>
      <w:ins w:id="2059" w:author="Andrew Instone-Cowie" w:date="2021-08-25T13:26:00Z">
        <w:r w:rsidR="00582A74">
          <w:t xml:space="preserve">configured </w:t>
        </w:r>
      </w:ins>
      <w:ins w:id="2060" w:author="Andrew Instone-Cowie" w:date="2021-08-25T13:05:00Z">
        <w:r w:rsidR="00ED196D">
          <w:t>as a DCE</w:t>
        </w:r>
      </w:ins>
      <w:ins w:id="2061" w:author="Andrew Instone-Cowie" w:date="2021-08-25T13:06:00Z">
        <w:r w:rsidR="00ED196D">
          <w:t>.</w:t>
        </w:r>
      </w:ins>
    </w:p>
    <w:p w14:paraId="4B79AB53" w14:textId="44618933" w:rsidR="002E2C16" w:rsidRDefault="002E2C16" w:rsidP="009216D4">
      <w:pPr>
        <w:rPr>
          <w:ins w:id="2062" w:author="Andrew Instone-Cowie" w:date="2021-08-25T12:23:00Z"/>
        </w:rPr>
      </w:pPr>
      <w:ins w:id="2063" w:author="Andrew Instone-Cowie" w:date="2021-08-25T12:48:00Z">
        <w:r>
          <w:t xml:space="preserve">By convention, </w:t>
        </w:r>
      </w:ins>
      <w:ins w:id="2064" w:author="Andrew Instone-Cowie" w:date="2021-08-25T12:50:00Z">
        <w:r>
          <w:t xml:space="preserve">a </w:t>
        </w:r>
      </w:ins>
      <w:ins w:id="2065" w:author="Andrew Instone-Cowie" w:date="2021-08-25T12:48:00Z">
        <w:r>
          <w:t xml:space="preserve">DTE </w:t>
        </w:r>
      </w:ins>
      <w:ins w:id="2066" w:author="Andrew Instone-Cowie" w:date="2021-08-25T13:26:00Z">
        <w:r w:rsidR="00582A74">
          <w:t>has a male connector</w:t>
        </w:r>
      </w:ins>
      <w:ins w:id="2067" w:author="Andrew Instone-Cowie" w:date="2021-08-25T13:28:00Z">
        <w:r w:rsidR="00582A74">
          <w:t xml:space="preserve">, </w:t>
        </w:r>
      </w:ins>
      <w:ins w:id="2068" w:author="Andrew Instone-Cowie" w:date="2021-08-25T13:26:00Z">
        <w:r w:rsidR="00582A74">
          <w:t xml:space="preserve">a </w:t>
        </w:r>
      </w:ins>
      <w:ins w:id="2069" w:author="Andrew Instone-Cowie" w:date="2021-08-25T12:50:00Z">
        <w:r>
          <w:t xml:space="preserve">DCE </w:t>
        </w:r>
      </w:ins>
      <w:ins w:id="2070" w:author="Andrew Instone-Cowie" w:date="2021-08-25T13:26:00Z">
        <w:r w:rsidR="00582A74">
          <w:t>has a female connector, and the DTE</w:t>
        </w:r>
      </w:ins>
      <w:ins w:id="2071" w:author="Andrew Instone-Cowie" w:date="2021-08-25T13:37:00Z">
        <w:r w:rsidR="00237709">
          <w:t>-</w:t>
        </w:r>
      </w:ins>
      <w:ins w:id="2072" w:author="Andrew Instone-Cowie" w:date="2021-08-25T13:26:00Z">
        <w:r w:rsidR="00582A74">
          <w:t>to</w:t>
        </w:r>
      </w:ins>
      <w:ins w:id="2073" w:author="Andrew Instone-Cowie" w:date="2021-08-25T13:37:00Z">
        <w:r w:rsidR="00237709">
          <w:t>-</w:t>
        </w:r>
      </w:ins>
      <w:ins w:id="2074" w:author="Andrew Instone-Cowie" w:date="2021-08-25T13:26:00Z">
        <w:r w:rsidR="00582A74">
          <w:t xml:space="preserve">DCE </w:t>
        </w:r>
      </w:ins>
      <w:ins w:id="2075" w:author="Andrew Instone-Cowie" w:date="2021-08-25T12:50:00Z">
        <w:r>
          <w:t xml:space="preserve">connection uses a </w:t>
        </w:r>
      </w:ins>
      <w:ins w:id="2076" w:author="Andrew Instone-Cowie" w:date="2021-08-25T13:27:00Z">
        <w:r w:rsidR="00582A74">
          <w:t xml:space="preserve">female-to-male </w:t>
        </w:r>
      </w:ins>
      <w:ins w:id="2077" w:author="Andrew Instone-Cowie" w:date="2021-08-25T12:50:00Z">
        <w:r w:rsidRPr="00ED196D">
          <w:rPr>
            <w:i/>
            <w:iCs/>
            <w:rPrChange w:id="2078" w:author="Andrew Instone-Cowie" w:date="2021-08-25T13:06:00Z">
              <w:rPr/>
            </w:rPrChange>
          </w:rPr>
          <w:t>straight cable</w:t>
        </w:r>
      </w:ins>
      <w:ins w:id="2079" w:author="Andrew Instone-Cowie" w:date="2021-08-25T12:51:00Z">
        <w:r>
          <w:rPr>
            <w:rStyle w:val="FootnoteReference"/>
          </w:rPr>
          <w:footnoteReference w:id="34"/>
        </w:r>
      </w:ins>
      <w:ins w:id="2081" w:author="Andrew Instone-Cowie" w:date="2021-08-25T12:52:00Z">
        <w:r>
          <w:t xml:space="preserve">. A </w:t>
        </w:r>
      </w:ins>
      <w:ins w:id="2082" w:author="Andrew Instone-Cowie" w:date="2021-08-25T12:51:00Z">
        <w:r>
          <w:t xml:space="preserve">PC </w:t>
        </w:r>
      </w:ins>
      <w:ins w:id="2083" w:author="Andrew Instone-Cowie" w:date="2021-08-25T12:52:00Z">
        <w:r>
          <w:t xml:space="preserve">acting </w:t>
        </w:r>
      </w:ins>
      <w:ins w:id="2084" w:author="Andrew Instone-Cowie" w:date="2021-08-25T12:51:00Z">
        <w:r>
          <w:t xml:space="preserve">as </w:t>
        </w:r>
      </w:ins>
      <w:ins w:id="2085" w:author="Andrew Instone-Cowie" w:date="2021-08-25T12:50:00Z">
        <w:r>
          <w:t>DTE</w:t>
        </w:r>
      </w:ins>
      <w:ins w:id="2086" w:author="Andrew Instone-Cowie" w:date="2021-08-25T12:52:00Z">
        <w:r>
          <w:t xml:space="preserve"> </w:t>
        </w:r>
      </w:ins>
      <w:ins w:id="2087" w:author="Andrew Instone-Cowie" w:date="2021-08-25T12:47:00Z">
        <w:r>
          <w:t>transmits</w:t>
        </w:r>
      </w:ins>
      <w:ins w:id="2088" w:author="Andrew Instone-Cowie" w:date="2021-08-25T12:44:00Z">
        <w:r>
          <w:t xml:space="preserve"> data </w:t>
        </w:r>
      </w:ins>
      <w:ins w:id="2089" w:author="Andrew Instone-Cowie" w:date="2021-08-25T12:47:00Z">
        <w:r>
          <w:t xml:space="preserve">to </w:t>
        </w:r>
      </w:ins>
      <w:ins w:id="2090" w:author="Andrew Instone-Cowie" w:date="2021-08-25T12:50:00Z">
        <w:r>
          <w:t xml:space="preserve">the </w:t>
        </w:r>
      </w:ins>
      <w:ins w:id="2091" w:author="Andrew Instone-Cowie" w:date="2021-08-25T12:47:00Z">
        <w:r>
          <w:t xml:space="preserve">DCE </w:t>
        </w:r>
      </w:ins>
      <w:ins w:id="2092" w:author="Andrew Instone-Cowie" w:date="2021-08-25T12:53:00Z">
        <w:r>
          <w:t xml:space="preserve">from </w:t>
        </w:r>
      </w:ins>
      <w:ins w:id="2093" w:author="Andrew Instone-Cowie" w:date="2021-08-25T12:44:00Z">
        <w:r>
          <w:t xml:space="preserve">Pin </w:t>
        </w:r>
      </w:ins>
      <w:ins w:id="2094" w:author="Andrew Instone-Cowie" w:date="2021-08-25T12:45:00Z">
        <w:r>
          <w:t>3</w:t>
        </w:r>
      </w:ins>
      <w:ins w:id="2095" w:author="Andrew Instone-Cowie" w:date="2021-08-25T12:44:00Z">
        <w:r>
          <w:t xml:space="preserve"> of the PC’s DB9 connector, which would be designated </w:t>
        </w:r>
      </w:ins>
      <w:ins w:id="2096" w:author="Andrew Instone-Cowie" w:date="2021-08-25T12:47:00Z">
        <w:r>
          <w:t xml:space="preserve">TD or </w:t>
        </w:r>
      </w:ins>
      <w:ins w:id="2097" w:author="Andrew Instone-Cowie" w:date="2021-08-25T12:45:00Z">
        <w:r>
          <w:t>TX</w:t>
        </w:r>
      </w:ins>
      <w:ins w:id="2098" w:author="Andrew Instone-Cowie" w:date="2021-08-25T12:47:00Z">
        <w:r>
          <w:t xml:space="preserve">; </w:t>
        </w:r>
      </w:ins>
      <w:ins w:id="2099" w:author="Andrew Instone-Cowie" w:date="2021-08-25T12:45:00Z">
        <w:r>
          <w:t xml:space="preserve">and receives data </w:t>
        </w:r>
      </w:ins>
      <w:ins w:id="2100" w:author="Andrew Instone-Cowie" w:date="2021-08-25T12:47:00Z">
        <w:r>
          <w:t xml:space="preserve">from </w:t>
        </w:r>
      </w:ins>
      <w:ins w:id="2101" w:author="Andrew Instone-Cowie" w:date="2021-08-25T12:53:00Z">
        <w:r>
          <w:t xml:space="preserve">the </w:t>
        </w:r>
      </w:ins>
      <w:ins w:id="2102" w:author="Andrew Instone-Cowie" w:date="2021-08-25T12:47:00Z">
        <w:r>
          <w:t xml:space="preserve">DCE </w:t>
        </w:r>
      </w:ins>
      <w:ins w:id="2103" w:author="Andrew Instone-Cowie" w:date="2021-08-25T12:45:00Z">
        <w:r>
          <w:t>on Pin 2, designated R</w:t>
        </w:r>
      </w:ins>
      <w:ins w:id="2104" w:author="Andrew Instone-Cowie" w:date="2021-08-25T12:48:00Z">
        <w:r>
          <w:t>D or RX</w:t>
        </w:r>
      </w:ins>
      <w:ins w:id="2105" w:author="Andrew Instone-Cowie" w:date="2021-08-25T13:38:00Z">
        <w:r w:rsidR="00237709">
          <w:rPr>
            <w:rStyle w:val="FootnoteReference"/>
          </w:rPr>
          <w:footnoteReference w:id="35"/>
        </w:r>
      </w:ins>
      <w:ins w:id="2118" w:author="Andrew Instone-Cowie" w:date="2021-08-25T12:48:00Z">
        <w:r>
          <w:t xml:space="preserve">. The DCE </w:t>
        </w:r>
      </w:ins>
      <w:ins w:id="2119" w:author="Andrew Instone-Cowie" w:date="2021-08-25T12:54:00Z">
        <w:r w:rsidR="00F03FD0">
          <w:t xml:space="preserve">uses a female connector, </w:t>
        </w:r>
      </w:ins>
      <w:ins w:id="2120" w:author="Andrew Instone-Cowie" w:date="2021-08-25T12:48:00Z">
        <w:r>
          <w:t xml:space="preserve">receives data from the DTE on Pin </w:t>
        </w:r>
      </w:ins>
      <w:ins w:id="2121" w:author="Andrew Instone-Cowie" w:date="2021-08-25T12:49:00Z">
        <w:r>
          <w:t xml:space="preserve">3, </w:t>
        </w:r>
        <w:r w:rsidRPr="00ED196D">
          <w:rPr>
            <w:u w:val="single"/>
            <w:rPrChange w:id="2122" w:author="Andrew Instone-Cowie" w:date="2021-08-25T13:07:00Z">
              <w:rPr/>
            </w:rPrChange>
          </w:rPr>
          <w:t>still designated as the “transmit” pin on the DCE</w:t>
        </w:r>
        <w:r>
          <w:t xml:space="preserve">, and sends data to the DTE on Pin 2, </w:t>
        </w:r>
        <w:r w:rsidRPr="00ED196D">
          <w:rPr>
            <w:u w:val="single"/>
            <w:rPrChange w:id="2123" w:author="Andrew Instone-Cowie" w:date="2021-08-25T13:07:00Z">
              <w:rPr/>
            </w:rPrChange>
          </w:rPr>
          <w:t>still desig</w:t>
        </w:r>
      </w:ins>
      <w:ins w:id="2124" w:author="Andrew Instone-Cowie" w:date="2021-08-25T12:50:00Z">
        <w:r w:rsidRPr="00ED196D">
          <w:rPr>
            <w:u w:val="single"/>
            <w:rPrChange w:id="2125" w:author="Andrew Instone-Cowie" w:date="2021-08-25T13:07:00Z">
              <w:rPr/>
            </w:rPrChange>
          </w:rPr>
          <w:t>na</w:t>
        </w:r>
      </w:ins>
      <w:ins w:id="2126" w:author="Andrew Instone-Cowie" w:date="2021-08-25T12:49:00Z">
        <w:r w:rsidRPr="00ED196D">
          <w:rPr>
            <w:u w:val="single"/>
            <w:rPrChange w:id="2127" w:author="Andrew Instone-Cowie" w:date="2021-08-25T13:07:00Z">
              <w:rPr/>
            </w:rPrChange>
          </w:rPr>
          <w:t>ted as the “receive” pin on the DCE</w:t>
        </w:r>
      </w:ins>
      <w:ins w:id="2128" w:author="Andrew Instone-Cowie" w:date="2021-08-25T12:54:00Z">
        <w:r w:rsidR="00F03FD0">
          <w:rPr>
            <w:rStyle w:val="FootnoteReference"/>
          </w:rPr>
          <w:footnoteReference w:id="36"/>
        </w:r>
      </w:ins>
      <w:ins w:id="2133" w:author="Andrew Instone-Cowie" w:date="2021-08-25T12:49:00Z">
        <w:r>
          <w:t>.</w:t>
        </w:r>
      </w:ins>
    </w:p>
    <w:p w14:paraId="5DD60A4D" w14:textId="6EC8AAE4" w:rsidR="002E2C16" w:rsidRDefault="002E2C16" w:rsidP="009216D4">
      <w:pPr>
        <w:rPr>
          <w:ins w:id="2134" w:author="Andrew Instone-Cowie" w:date="2021-08-25T12:56:00Z"/>
        </w:rPr>
      </w:pPr>
      <w:ins w:id="2135" w:author="Andrew Instone-Cowie" w:date="2021-08-25T12:50:00Z">
        <w:r>
          <w:t xml:space="preserve">The </w:t>
        </w:r>
      </w:ins>
      <w:ins w:id="2136" w:author="Andrew Instone-Cowie" w:date="2021-08-25T12:48:00Z">
        <w:r>
          <w:t>Simulator PC is a DTE</w:t>
        </w:r>
      </w:ins>
      <w:ins w:id="2137" w:author="Andrew Instone-Cowie" w:date="2021-08-25T12:56:00Z">
        <w:r w:rsidR="00F03FD0">
          <w:t xml:space="preserve">. The </w:t>
        </w:r>
      </w:ins>
      <w:ins w:id="2138" w:author="Andrew Instone-Cowie" w:date="2021-08-25T12:55:00Z">
        <w:r w:rsidR="00F03FD0">
          <w:t xml:space="preserve">Simulator Modules are fitted with </w:t>
        </w:r>
      </w:ins>
      <w:ins w:id="2139" w:author="Andrew Instone-Cowie" w:date="2021-08-25T12:56:00Z">
        <w:r w:rsidR="00F03FD0">
          <w:t xml:space="preserve">female DB9 connectors and </w:t>
        </w:r>
      </w:ins>
      <w:ins w:id="2140" w:author="Andrew Instone-Cowie" w:date="2021-08-25T13:13:00Z">
        <w:r w:rsidR="00ED196D">
          <w:t xml:space="preserve">for simplicity </w:t>
        </w:r>
      </w:ins>
      <w:ins w:id="2141" w:author="Andrew Instone-Cowie" w:date="2021-08-25T13:08:00Z">
        <w:r w:rsidR="00ED196D">
          <w:t xml:space="preserve">are all </w:t>
        </w:r>
      </w:ins>
      <w:ins w:id="2142" w:author="Andrew Instone-Cowie" w:date="2021-08-25T12:56:00Z">
        <w:r w:rsidR="00F03FD0">
          <w:t xml:space="preserve">wired for use with straight cables, so </w:t>
        </w:r>
      </w:ins>
      <w:ins w:id="2143" w:author="Andrew Instone-Cowie" w:date="2021-08-25T13:42:00Z">
        <w:r w:rsidR="00237709">
          <w:t xml:space="preserve">are </w:t>
        </w:r>
      </w:ins>
      <w:ins w:id="2144" w:author="Andrew Instone-Cowie" w:date="2021-08-25T13:16:00Z">
        <w:r w:rsidR="00C607F9">
          <w:t>technically DCE</w:t>
        </w:r>
      </w:ins>
      <w:ins w:id="2145" w:author="Andrew Instone-Cowie" w:date="2021-08-25T13:42:00Z">
        <w:r w:rsidR="00237709">
          <w:t>s</w:t>
        </w:r>
      </w:ins>
      <w:ins w:id="2146" w:author="Andrew Instone-Cowie" w:date="2021-08-25T13:16:00Z">
        <w:r w:rsidR="00C607F9">
          <w:t xml:space="preserve"> and </w:t>
        </w:r>
      </w:ins>
      <w:ins w:id="2147" w:author="Andrew Instone-Cowie" w:date="2021-08-25T12:56:00Z">
        <w:r w:rsidR="00F03FD0">
          <w:t xml:space="preserve">should </w:t>
        </w:r>
      </w:ins>
      <w:ins w:id="2148" w:author="Andrew Instone-Cowie" w:date="2021-08-25T13:00:00Z">
        <w:r w:rsidR="00EE5AA6">
          <w:t xml:space="preserve">by convention </w:t>
        </w:r>
      </w:ins>
      <w:ins w:id="2149" w:author="Andrew Instone-Cowie" w:date="2021-08-25T13:08:00Z">
        <w:r w:rsidR="00ED196D">
          <w:t>use DC</w:t>
        </w:r>
      </w:ins>
      <w:ins w:id="2150" w:author="Andrew Instone-Cowie" w:date="2021-08-25T13:09:00Z">
        <w:r w:rsidR="00ED196D">
          <w:t>E</w:t>
        </w:r>
      </w:ins>
      <w:ins w:id="2151" w:author="Andrew Instone-Cowie" w:date="2021-08-25T12:56:00Z">
        <w:r w:rsidR="00F03FD0">
          <w:t xml:space="preserve"> pin naming conventions.</w:t>
        </w:r>
      </w:ins>
    </w:p>
    <w:p w14:paraId="24A0A3FE" w14:textId="63C73BED" w:rsidR="009216D4" w:rsidRPr="009216D4" w:rsidRDefault="00F03FD0" w:rsidP="009216D4">
      <w:pPr>
        <w:rPr>
          <w:ins w:id="2152" w:author="Andrew Instone-Cowie" w:date="2021-08-25T12:15:00Z"/>
          <w:rPrChange w:id="2153" w:author="Andrew Instone-Cowie" w:date="2021-08-25T12:22:00Z">
            <w:rPr>
              <w:ins w:id="2154" w:author="Andrew Instone-Cowie" w:date="2021-08-25T12:15:00Z"/>
            </w:rPr>
          </w:rPrChange>
        </w:rPr>
        <w:pPrChange w:id="2155" w:author="Andrew Instone-Cowie" w:date="2021-08-25T12:22:00Z">
          <w:pPr/>
        </w:pPrChange>
      </w:pPr>
      <w:ins w:id="2156" w:author="Andrew Instone-Cowie" w:date="2021-08-25T12:56:00Z">
        <w:r>
          <w:t xml:space="preserve">However, to </w:t>
        </w:r>
      </w:ins>
      <w:ins w:id="2157" w:author="Andrew Instone-Cowie" w:date="2021-08-25T12:59:00Z">
        <w:r w:rsidR="00EE5AA6">
          <w:t xml:space="preserve">make the </w:t>
        </w:r>
      </w:ins>
      <w:ins w:id="2158" w:author="Andrew Instone-Cowie" w:date="2021-08-25T13:11:00Z">
        <w:r w:rsidR="00ED196D">
          <w:t xml:space="preserve">simulator </w:t>
        </w:r>
      </w:ins>
      <w:ins w:id="2159" w:author="Andrew Instone-Cowie" w:date="2021-08-25T13:09:00Z">
        <w:r w:rsidR="00ED196D">
          <w:t xml:space="preserve">module designs </w:t>
        </w:r>
      </w:ins>
      <w:ins w:id="2160" w:author="Andrew Instone-Cowie" w:date="2021-08-25T13:44:00Z">
        <w:r w:rsidR="00237709">
          <w:t>ea</w:t>
        </w:r>
      </w:ins>
      <w:ins w:id="2161" w:author="Andrew Instone-Cowie" w:date="2021-08-25T13:45:00Z">
        <w:r w:rsidR="00237709">
          <w:t>sier to follow</w:t>
        </w:r>
      </w:ins>
      <w:ins w:id="2162" w:author="Andrew Instone-Cowie" w:date="2021-08-25T13:09:00Z">
        <w:r w:rsidR="00ED196D">
          <w:t xml:space="preserve">, the schematics </w:t>
        </w:r>
      </w:ins>
      <w:ins w:id="2163" w:author="Andrew Instone-Cowie" w:date="2021-08-25T13:10:00Z">
        <w:r w:rsidR="00ED196D">
          <w:t xml:space="preserve">follow </w:t>
        </w:r>
      </w:ins>
      <w:ins w:id="2164" w:author="Andrew Instone-Cowie" w:date="2021-08-25T13:09:00Z">
        <w:r w:rsidR="00ED196D">
          <w:t xml:space="preserve">the </w:t>
        </w:r>
      </w:ins>
      <w:ins w:id="2165" w:author="Andrew Instone-Cowie" w:date="2021-08-25T13:10:00Z">
        <w:r w:rsidR="00ED196D">
          <w:t xml:space="preserve">transmit and receive </w:t>
        </w:r>
      </w:ins>
      <w:ins w:id="2166" w:author="Andrew Instone-Cowie" w:date="2021-08-25T13:45:00Z">
        <w:r w:rsidR="00237709">
          <w:t xml:space="preserve">pin </w:t>
        </w:r>
      </w:ins>
      <w:ins w:id="2167" w:author="Andrew Instone-Cowie" w:date="2021-08-25T13:09:00Z">
        <w:r w:rsidR="00ED196D">
          <w:t>designation</w:t>
        </w:r>
      </w:ins>
      <w:ins w:id="2168" w:author="Andrew Instone-Cowie" w:date="2021-08-25T13:10:00Z">
        <w:r w:rsidR="00ED196D">
          <w:t xml:space="preserve">s used by the </w:t>
        </w:r>
      </w:ins>
      <w:ins w:id="2169" w:author="Andrew Instone-Cowie" w:date="2021-08-25T13:44:00Z">
        <w:r w:rsidR="00237709">
          <w:t xml:space="preserve">ATmega328P microcontroller UART, and the RS-232 sides of the </w:t>
        </w:r>
      </w:ins>
      <w:ins w:id="2170" w:author="Andrew Instone-Cowie" w:date="2021-08-25T13:10:00Z">
        <w:r w:rsidR="00ED196D">
          <w:t>Maxim MAX233, MAX208 and MAX3</w:t>
        </w:r>
      </w:ins>
      <w:ins w:id="2171" w:author="Andrew Instone-Cowie" w:date="2021-08-25T13:11:00Z">
        <w:r w:rsidR="00ED196D">
          <w:t>32</w:t>
        </w:r>
      </w:ins>
      <w:ins w:id="2172" w:author="Andrew Instone-Cowie" w:date="2021-08-25T13:10:00Z">
        <w:r w:rsidR="00ED196D">
          <w:t>3 line drivers</w:t>
        </w:r>
      </w:ins>
      <w:ins w:id="2173" w:author="Andrew Instone-Cowie" w:date="2021-08-25T13:11:00Z">
        <w:r w:rsidR="00ED196D">
          <w:t xml:space="preserve">. Following these conventions, the </w:t>
        </w:r>
      </w:ins>
      <w:ins w:id="2174" w:author="Andrew Instone-Cowie" w:date="2021-08-25T13:12:00Z">
        <w:r w:rsidR="00ED196D">
          <w:t xml:space="preserve">module </w:t>
        </w:r>
      </w:ins>
      <w:ins w:id="2175" w:author="Andrew Instone-Cowie" w:date="2021-08-25T12:23:00Z">
        <w:r w:rsidR="009216D4">
          <w:t>pin</w:t>
        </w:r>
      </w:ins>
      <w:ins w:id="2176" w:author="Andrew Instone-Cowie" w:date="2021-08-25T13:12:00Z">
        <w:r w:rsidR="00ED196D">
          <w:t>s</w:t>
        </w:r>
      </w:ins>
      <w:ins w:id="2177" w:author="Andrew Instone-Cowie" w:date="2021-08-25T12:23:00Z">
        <w:r w:rsidR="009216D4">
          <w:t xml:space="preserve"> </w:t>
        </w:r>
      </w:ins>
      <w:ins w:id="2178" w:author="Andrew Instone-Cowie" w:date="2021-08-25T12:24:00Z">
        <w:r w:rsidR="0035239E">
          <w:t xml:space="preserve">used for transmitting sensor data </w:t>
        </w:r>
      </w:ins>
      <w:ins w:id="2179" w:author="Andrew Instone-Cowie" w:date="2021-08-25T12:25:00Z">
        <w:r w:rsidR="00624131">
          <w:t xml:space="preserve">from the Simulator Interface </w:t>
        </w:r>
      </w:ins>
      <w:ins w:id="2180" w:author="Andrew Instone-Cowie" w:date="2021-08-25T12:24:00Z">
        <w:r w:rsidR="0035239E">
          <w:t xml:space="preserve">to the attached PC </w:t>
        </w:r>
      </w:ins>
      <w:ins w:id="2181" w:author="Andrew Instone-Cowie" w:date="2021-08-25T13:12:00Z">
        <w:r w:rsidR="00ED196D">
          <w:t>are</w:t>
        </w:r>
      </w:ins>
      <w:ins w:id="2182" w:author="Andrew Instone-Cowie" w:date="2021-08-25T12:24:00Z">
        <w:r w:rsidR="0035239E">
          <w:t xml:space="preserve"> marked </w:t>
        </w:r>
        <w:r w:rsidR="0035239E" w:rsidRPr="00624131">
          <w:rPr>
            <w:i/>
            <w:iCs/>
            <w:rPrChange w:id="2183" w:author="Andrew Instone-Cowie" w:date="2021-08-25T12:26:00Z">
              <w:rPr/>
            </w:rPrChange>
          </w:rPr>
          <w:t>TX</w:t>
        </w:r>
      </w:ins>
      <w:ins w:id="2184" w:author="Andrew Instone-Cowie" w:date="2021-08-25T13:12:00Z">
        <w:r w:rsidR="00ED196D">
          <w:t>, and t</w:t>
        </w:r>
      </w:ins>
      <w:ins w:id="2185" w:author="Andrew Instone-Cowie" w:date="2021-08-25T12:24:00Z">
        <w:r w:rsidR="0035239E">
          <w:t xml:space="preserve">he </w:t>
        </w:r>
      </w:ins>
      <w:ins w:id="2186" w:author="Andrew Instone-Cowie" w:date="2021-08-25T13:12:00Z">
        <w:r w:rsidR="00ED196D">
          <w:t xml:space="preserve">module </w:t>
        </w:r>
      </w:ins>
      <w:ins w:id="2187" w:author="Andrew Instone-Cowie" w:date="2021-08-25T12:24:00Z">
        <w:r w:rsidR="0035239E">
          <w:t>pin</w:t>
        </w:r>
      </w:ins>
      <w:ins w:id="2188" w:author="Andrew Instone-Cowie" w:date="2021-08-25T13:12:00Z">
        <w:r w:rsidR="00ED196D">
          <w:t>s</w:t>
        </w:r>
      </w:ins>
      <w:ins w:id="2189" w:author="Andrew Instone-Cowie" w:date="2021-08-25T12:24:00Z">
        <w:r w:rsidR="0035239E">
          <w:t xml:space="preserve"> used for </w:t>
        </w:r>
      </w:ins>
      <w:ins w:id="2190" w:author="Andrew Instone-Cowie" w:date="2021-08-25T12:25:00Z">
        <w:r w:rsidR="0035239E">
          <w:t>rece</w:t>
        </w:r>
        <w:r w:rsidR="00624131">
          <w:t xml:space="preserve">iving CLI data from the attached PC to the </w:t>
        </w:r>
      </w:ins>
      <w:ins w:id="2191" w:author="Andrew Instone-Cowie" w:date="2021-08-25T12:26:00Z">
        <w:r w:rsidR="00624131">
          <w:t xml:space="preserve">Simulator Interface </w:t>
        </w:r>
      </w:ins>
      <w:ins w:id="2192" w:author="Andrew Instone-Cowie" w:date="2021-08-25T13:12:00Z">
        <w:r w:rsidR="00ED196D">
          <w:t>are</w:t>
        </w:r>
      </w:ins>
      <w:ins w:id="2193" w:author="Andrew Instone-Cowie" w:date="2021-08-25T12:26:00Z">
        <w:r w:rsidR="00624131">
          <w:t xml:space="preserve"> marked </w:t>
        </w:r>
        <w:r w:rsidR="00624131" w:rsidRPr="00624131">
          <w:rPr>
            <w:i/>
            <w:iCs/>
            <w:rPrChange w:id="2194" w:author="Andrew Instone-Cowie" w:date="2021-08-25T12:26:00Z">
              <w:rPr/>
            </w:rPrChange>
          </w:rPr>
          <w:t>RX</w:t>
        </w:r>
        <w:r w:rsidR="00624131">
          <w:t>.</w:t>
        </w:r>
      </w:ins>
      <w:ins w:id="2195" w:author="Andrew Instone-Cowie" w:date="2021-08-25T12:25:00Z">
        <w:r w:rsidR="0035239E">
          <w:t xml:space="preserve"> </w:t>
        </w:r>
      </w:ins>
      <w:ins w:id="2196" w:author="Andrew Instone-Cowie" w:date="2021-08-25T13:43:00Z">
        <w:r w:rsidR="00237709">
          <w:t>This is the opposite of the usual convention for a DCE</w:t>
        </w:r>
      </w:ins>
      <w:ins w:id="2197" w:author="Andrew Instone-Cowie" w:date="2021-08-25T13:45:00Z">
        <w:r w:rsidR="0037598F">
          <w:t>.</w:t>
        </w:r>
      </w:ins>
    </w:p>
    <w:p w14:paraId="1A2D12DC" w14:textId="28029E5E" w:rsidR="009216D4" w:rsidRDefault="009216D4" w:rsidP="009216D4">
      <w:pPr>
        <w:pStyle w:val="Heading3"/>
        <w:rPr>
          <w:ins w:id="2198" w:author="Andrew Instone-Cowie" w:date="2021-08-25T13:46:00Z"/>
        </w:rPr>
      </w:pPr>
      <w:bookmarkStart w:id="2199" w:name="_Toc80793254"/>
      <w:ins w:id="2200" w:author="Andrew Instone-Cowie" w:date="2021-08-25T12:16:00Z">
        <w:r>
          <w:lastRenderedPageBreak/>
          <w:t>Power Module</w:t>
        </w:r>
      </w:ins>
      <w:bookmarkEnd w:id="2199"/>
    </w:p>
    <w:p w14:paraId="2B5DDCC9" w14:textId="35BC13EF" w:rsidR="0037598F" w:rsidRDefault="0037598F" w:rsidP="0037598F">
      <w:pPr>
        <w:keepNext/>
        <w:rPr>
          <w:ins w:id="2201" w:author="Andrew Instone-Cowie" w:date="2021-08-25T13:48:00Z"/>
        </w:rPr>
        <w:pPrChange w:id="2202" w:author="Andrew Instone-Cowie" w:date="2021-08-25T13:50:00Z">
          <w:pPr>
            <w:keepNext/>
          </w:pPr>
        </w:pPrChange>
      </w:pPr>
      <w:ins w:id="2203" w:author="Andrew Instone-Cowie" w:date="2021-08-25T13:46:00Z">
        <w:r w:rsidRPr="009C1732">
          <w:t xml:space="preserve">The </w:t>
        </w:r>
        <w:r>
          <w:t xml:space="preserve">Power </w:t>
        </w:r>
        <w:r w:rsidRPr="009C1732">
          <w:t xml:space="preserve">Module uses </w:t>
        </w:r>
        <w:r>
          <w:t xml:space="preserve">a female DB9 </w:t>
        </w:r>
        <w:r w:rsidRPr="009C1732">
          <w:t xml:space="preserve">connector for the </w:t>
        </w:r>
      </w:ins>
      <w:ins w:id="2204" w:author="Andrew Instone-Cowie" w:date="2021-08-25T13:47:00Z">
        <w:r>
          <w:t>down</w:t>
        </w:r>
      </w:ins>
      <w:ins w:id="2205" w:author="Andrew Instone-Cowie" w:date="2021-08-25T13:46:00Z">
        <w:r w:rsidRPr="009C1732">
          <w:t xml:space="preserve">stream cabling connection to the Simulator </w:t>
        </w:r>
      </w:ins>
      <w:ins w:id="2206" w:author="Andrew Instone-Cowie" w:date="2021-08-25T13:47:00Z">
        <w:r>
          <w:t>PC.</w:t>
        </w:r>
      </w:ins>
    </w:p>
    <w:p w14:paraId="1FBA6043" w14:textId="5C1DBA29" w:rsidR="0037598F" w:rsidRDefault="0037598F" w:rsidP="0037598F">
      <w:pPr>
        <w:pStyle w:val="ListParagraph"/>
        <w:keepNext/>
        <w:numPr>
          <w:ilvl w:val="0"/>
          <w:numId w:val="55"/>
        </w:numPr>
        <w:rPr>
          <w:ins w:id="2207" w:author="Andrew Instone-Cowie" w:date="2021-08-25T13:48:00Z"/>
        </w:rPr>
        <w:pPrChange w:id="2208" w:author="Andrew Instone-Cowie" w:date="2021-08-25T13:50:00Z">
          <w:pPr>
            <w:keepNext/>
          </w:pPr>
        </w:pPrChange>
      </w:pPr>
      <w:ins w:id="2209" w:author="Andrew Instone-Cowie" w:date="2021-08-25T13:48:00Z">
        <w:r>
          <w:t>Pin 2 is used for simulator sensor data transmitted to the attached PC.</w:t>
        </w:r>
      </w:ins>
    </w:p>
    <w:p w14:paraId="7B7BA676" w14:textId="193898A7" w:rsidR="0037598F" w:rsidRDefault="0037598F" w:rsidP="0037598F">
      <w:pPr>
        <w:pStyle w:val="ListParagraph"/>
        <w:keepNext/>
        <w:numPr>
          <w:ilvl w:val="0"/>
          <w:numId w:val="55"/>
        </w:numPr>
        <w:rPr>
          <w:ins w:id="2210" w:author="Andrew Instone-Cowie" w:date="2021-08-25T13:49:00Z"/>
        </w:rPr>
        <w:pPrChange w:id="2211" w:author="Andrew Instone-Cowie" w:date="2021-08-25T13:50:00Z">
          <w:pPr>
            <w:keepNext/>
          </w:pPr>
        </w:pPrChange>
      </w:pPr>
      <w:ins w:id="2212" w:author="Andrew Instone-Cowie" w:date="2021-08-25T13:48:00Z">
        <w:r>
          <w:t xml:space="preserve">Pin 3 is used for CLI data </w:t>
        </w:r>
        <w:r>
          <w:t xml:space="preserve">transmitted to </w:t>
        </w:r>
      </w:ins>
      <w:ins w:id="2213" w:author="Andrew Instone-Cowie" w:date="2021-08-25T13:50:00Z">
        <w:r>
          <w:t xml:space="preserve">the Simulator Interface from </w:t>
        </w:r>
      </w:ins>
      <w:ins w:id="2214" w:author="Andrew Instone-Cowie" w:date="2021-08-25T13:48:00Z">
        <w:r>
          <w:t>the attached PC</w:t>
        </w:r>
      </w:ins>
      <w:ins w:id="2215" w:author="Andrew Instone-Cowie" w:date="2021-08-25T13:50:00Z">
        <w:r>
          <w:t>.</w:t>
        </w:r>
      </w:ins>
    </w:p>
    <w:p w14:paraId="3EC16AFD" w14:textId="2AE47CDB" w:rsidR="0037598F" w:rsidRPr="009C1732" w:rsidRDefault="0037598F" w:rsidP="0037598F">
      <w:pPr>
        <w:keepNext/>
        <w:rPr>
          <w:ins w:id="2216" w:author="Andrew Instone-Cowie" w:date="2021-08-25T13:46:00Z"/>
        </w:rPr>
        <w:pPrChange w:id="2217" w:author="Andrew Instone-Cowie" w:date="2021-08-25T13:50:00Z">
          <w:pPr>
            <w:keepNext/>
          </w:pPr>
        </w:pPrChange>
      </w:pPr>
      <w:ins w:id="2218" w:author="Andrew Instone-Cowie" w:date="2021-08-25T13:49:00Z">
        <w:r>
          <w:t>The wiring of this connector is shown in the following diagram</w:t>
        </w:r>
        <w:r>
          <w:t>:</w:t>
        </w:r>
      </w:ins>
    </w:p>
    <w:p w14:paraId="1AEB9B98" w14:textId="77777777" w:rsidR="009216D4" w:rsidRDefault="009216D4" w:rsidP="009216D4">
      <w:pPr>
        <w:keepNext/>
        <w:jc w:val="center"/>
        <w:rPr>
          <w:ins w:id="2219" w:author="Andrew Instone-Cowie" w:date="2021-08-25T12:20:00Z"/>
        </w:rPr>
        <w:pPrChange w:id="2220" w:author="Andrew Instone-Cowie" w:date="2021-08-25T12:21:00Z">
          <w:pPr/>
        </w:pPrChange>
      </w:pPr>
      <w:ins w:id="2221" w:author="Andrew Instone-Cowie" w:date="2021-08-25T12:18:00Z">
        <w:r>
          <w:rPr>
            <w:noProof/>
          </w:rPr>
          <w:drawing>
            <wp:inline distT="0" distB="0" distL="0" distR="0" wp14:anchorId="2BA30C3B" wp14:editId="4ADD50E7">
              <wp:extent cx="1944000" cy="21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2 DB9 Power Module v1.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77387A83" w14:textId="261A1094" w:rsidR="009216D4" w:rsidRPr="009216D4" w:rsidRDefault="009216D4" w:rsidP="009216D4">
      <w:pPr>
        <w:pStyle w:val="Caption"/>
        <w:jc w:val="center"/>
        <w:rPr>
          <w:ins w:id="2222" w:author="Andrew Instone-Cowie" w:date="2021-08-25T12:16:00Z"/>
          <w:rPrChange w:id="2223" w:author="Andrew Instone-Cowie" w:date="2021-08-25T12:18:00Z">
            <w:rPr>
              <w:ins w:id="2224" w:author="Andrew Instone-Cowie" w:date="2021-08-25T12:16:00Z"/>
            </w:rPr>
          </w:rPrChange>
        </w:rPr>
        <w:pPrChange w:id="2225" w:author="Andrew Instone-Cowie" w:date="2021-08-25T12:21:00Z">
          <w:pPr/>
        </w:pPrChange>
      </w:pPr>
      <w:bookmarkStart w:id="2226" w:name="_Toc80793328"/>
      <w:ins w:id="2227" w:author="Andrew Instone-Cowie" w:date="2021-08-25T12:20:00Z">
        <w:r>
          <w:t xml:space="preserve">Figure </w:t>
        </w:r>
        <w:r>
          <w:fldChar w:fldCharType="begin"/>
        </w:r>
        <w:r>
          <w:instrText xml:space="preserve"> SEQ Figure \* ARABIC </w:instrText>
        </w:r>
      </w:ins>
      <w:r>
        <w:fldChar w:fldCharType="separate"/>
      </w:r>
      <w:ins w:id="2228" w:author="Andrew Instone-Cowie" w:date="2021-08-25T14:18:00Z">
        <w:r w:rsidR="00E86763">
          <w:rPr>
            <w:noProof/>
          </w:rPr>
          <w:t>29</w:t>
        </w:r>
      </w:ins>
      <w:ins w:id="2229" w:author="Andrew Instone-Cowie" w:date="2021-08-25T12:20:00Z">
        <w:r>
          <w:fldChar w:fldCharType="end"/>
        </w:r>
        <w:r>
          <w:t xml:space="preserve"> </w:t>
        </w:r>
      </w:ins>
      <w:ins w:id="2230" w:author="Andrew Instone-Cowie" w:date="2021-08-25T12:21:00Z">
        <w:r>
          <w:t>–</w:t>
        </w:r>
      </w:ins>
      <w:ins w:id="2231" w:author="Andrew Instone-Cowie" w:date="2021-08-25T12:20:00Z">
        <w:r>
          <w:t xml:space="preserve"> Power Module DB9 Serial Connector</w:t>
        </w:r>
      </w:ins>
      <w:bookmarkEnd w:id="2226"/>
    </w:p>
    <w:p w14:paraId="7F875817" w14:textId="7175F552" w:rsidR="009216D4" w:rsidRDefault="009216D4" w:rsidP="009216D4">
      <w:pPr>
        <w:pStyle w:val="Heading3"/>
        <w:rPr>
          <w:ins w:id="2232" w:author="Andrew Instone-Cowie" w:date="2021-08-25T13:50:00Z"/>
        </w:rPr>
      </w:pPr>
      <w:bookmarkStart w:id="2233" w:name="_Toc80793255"/>
      <w:ins w:id="2234" w:author="Andrew Instone-Cowie" w:date="2021-08-25T12:16:00Z">
        <w:r>
          <w:t>Second PC Module</w:t>
        </w:r>
      </w:ins>
      <w:bookmarkEnd w:id="2233"/>
    </w:p>
    <w:p w14:paraId="29CDEE92" w14:textId="0A75A103" w:rsidR="0037598F" w:rsidRDefault="0037598F" w:rsidP="0037598F">
      <w:pPr>
        <w:keepNext/>
        <w:rPr>
          <w:ins w:id="2235" w:author="Andrew Instone-Cowie" w:date="2021-08-25T13:51:00Z"/>
        </w:rPr>
        <w:pPrChange w:id="2236" w:author="Andrew Instone-Cowie" w:date="2021-08-25T13:52:00Z">
          <w:pPr>
            <w:keepNext/>
          </w:pPr>
        </w:pPrChange>
      </w:pPr>
      <w:ins w:id="2237" w:author="Andrew Instone-Cowie" w:date="2021-08-25T13:51:00Z">
        <w:r w:rsidRPr="009C1732">
          <w:t>The</w:t>
        </w:r>
        <w:r>
          <w:t xml:space="preserve"> Second PC</w:t>
        </w:r>
        <w:r w:rsidRPr="009C1732">
          <w:t xml:space="preserve"> Module uses </w:t>
        </w:r>
        <w:r>
          <w:t xml:space="preserve">a female DB9 </w:t>
        </w:r>
        <w:r w:rsidRPr="009C1732">
          <w:t xml:space="preserve">connector for the </w:t>
        </w:r>
        <w:r>
          <w:t>down</w:t>
        </w:r>
        <w:r w:rsidRPr="009C1732">
          <w:t xml:space="preserve">stream cabling connection to the Simulator </w:t>
        </w:r>
        <w:r>
          <w:t>PC.</w:t>
        </w:r>
      </w:ins>
    </w:p>
    <w:p w14:paraId="5C4632E6" w14:textId="77777777" w:rsidR="0037598F" w:rsidRDefault="0037598F" w:rsidP="0037598F">
      <w:pPr>
        <w:pStyle w:val="ListParagraph"/>
        <w:keepNext/>
        <w:numPr>
          <w:ilvl w:val="0"/>
          <w:numId w:val="56"/>
        </w:numPr>
        <w:rPr>
          <w:ins w:id="2238" w:author="Andrew Instone-Cowie" w:date="2021-08-25T13:51:00Z"/>
        </w:rPr>
        <w:pPrChange w:id="2239" w:author="Andrew Instone-Cowie" w:date="2021-08-25T13:52:00Z">
          <w:pPr>
            <w:pStyle w:val="ListParagraph"/>
            <w:keepNext/>
            <w:numPr>
              <w:numId w:val="55"/>
            </w:numPr>
            <w:ind w:hanging="360"/>
          </w:pPr>
        </w:pPrChange>
      </w:pPr>
      <w:ins w:id="2240" w:author="Andrew Instone-Cowie" w:date="2021-08-25T13:51:00Z">
        <w:r>
          <w:t>Pin 2 is used for simulator sensor data transmitted to the attached PC.</w:t>
        </w:r>
      </w:ins>
    </w:p>
    <w:p w14:paraId="0C1B95EC" w14:textId="226CB20F" w:rsidR="0037598F" w:rsidRDefault="0037598F" w:rsidP="0037598F">
      <w:pPr>
        <w:pStyle w:val="ListParagraph"/>
        <w:keepNext/>
        <w:numPr>
          <w:ilvl w:val="0"/>
          <w:numId w:val="56"/>
        </w:numPr>
        <w:rPr>
          <w:ins w:id="2241" w:author="Andrew Instone-Cowie" w:date="2021-08-25T13:51:00Z"/>
        </w:rPr>
        <w:pPrChange w:id="2242" w:author="Andrew Instone-Cowie" w:date="2021-08-25T13:52:00Z">
          <w:pPr>
            <w:pStyle w:val="ListParagraph"/>
            <w:keepNext/>
            <w:numPr>
              <w:numId w:val="55"/>
            </w:numPr>
            <w:ind w:hanging="360"/>
          </w:pPr>
        </w:pPrChange>
      </w:pPr>
      <w:ins w:id="2243" w:author="Andrew Instone-Cowie" w:date="2021-08-25T13:51:00Z">
        <w:r>
          <w:t xml:space="preserve">Pin 3 is </w:t>
        </w:r>
        <w:r>
          <w:t xml:space="preserve">not connected. It is not possible to use the </w:t>
        </w:r>
        <w:r>
          <w:t xml:space="preserve">CLI </w:t>
        </w:r>
        <w:r>
          <w:t>from the PC attached to the Second PC Module</w:t>
        </w:r>
        <w:r>
          <w:t>.</w:t>
        </w:r>
      </w:ins>
    </w:p>
    <w:p w14:paraId="19533596" w14:textId="77777777" w:rsidR="0037598F" w:rsidRPr="009C1732" w:rsidRDefault="0037598F" w:rsidP="0037598F">
      <w:pPr>
        <w:keepNext/>
        <w:rPr>
          <w:ins w:id="2244" w:author="Andrew Instone-Cowie" w:date="2021-08-25T13:51:00Z"/>
        </w:rPr>
        <w:pPrChange w:id="2245" w:author="Andrew Instone-Cowie" w:date="2021-08-25T13:52:00Z">
          <w:pPr>
            <w:keepNext/>
          </w:pPr>
        </w:pPrChange>
      </w:pPr>
      <w:ins w:id="2246" w:author="Andrew Instone-Cowie" w:date="2021-08-25T13:51:00Z">
        <w:r>
          <w:t>The wiring of this connector is shown in the following diagram:</w:t>
        </w:r>
      </w:ins>
    </w:p>
    <w:p w14:paraId="1A0B704B" w14:textId="77777777" w:rsidR="009216D4" w:rsidRDefault="009216D4" w:rsidP="009216D4">
      <w:pPr>
        <w:keepNext/>
        <w:jc w:val="center"/>
        <w:rPr>
          <w:ins w:id="2247" w:author="Andrew Instone-Cowie" w:date="2021-08-25T12:20:00Z"/>
        </w:rPr>
        <w:pPrChange w:id="2248" w:author="Andrew Instone-Cowie" w:date="2021-08-25T12:21:00Z">
          <w:pPr/>
        </w:pPrChange>
      </w:pPr>
      <w:ins w:id="2249" w:author="Andrew Instone-Cowie" w:date="2021-08-25T12:19:00Z">
        <w:r>
          <w:rPr>
            <w:noProof/>
          </w:rPr>
          <w:drawing>
            <wp:inline distT="0" distB="0" distL="0" distR="0" wp14:anchorId="7D4F70D3" wp14:editId="277588BC">
              <wp:extent cx="1944000" cy="219600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2 DB9 2nd PC Module v1.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46528519" w14:textId="1F7F87AD" w:rsidR="009216D4" w:rsidRPr="009216D4" w:rsidRDefault="009216D4" w:rsidP="009216D4">
      <w:pPr>
        <w:pStyle w:val="Caption"/>
        <w:jc w:val="center"/>
        <w:rPr>
          <w:ins w:id="2250" w:author="Andrew Instone-Cowie" w:date="2021-08-25T12:16:00Z"/>
          <w:rPrChange w:id="2251" w:author="Andrew Instone-Cowie" w:date="2021-08-25T12:18:00Z">
            <w:rPr>
              <w:ins w:id="2252" w:author="Andrew Instone-Cowie" w:date="2021-08-25T12:16:00Z"/>
            </w:rPr>
          </w:rPrChange>
        </w:rPr>
        <w:pPrChange w:id="2253" w:author="Andrew Instone-Cowie" w:date="2021-08-25T12:21:00Z">
          <w:pPr/>
        </w:pPrChange>
      </w:pPr>
      <w:bookmarkStart w:id="2254" w:name="_Toc80793329"/>
      <w:ins w:id="2255" w:author="Andrew Instone-Cowie" w:date="2021-08-25T12:20:00Z">
        <w:r>
          <w:t xml:space="preserve">Figure </w:t>
        </w:r>
        <w:r>
          <w:fldChar w:fldCharType="begin"/>
        </w:r>
        <w:r>
          <w:instrText xml:space="preserve"> SEQ Figure \* ARABIC </w:instrText>
        </w:r>
      </w:ins>
      <w:r>
        <w:fldChar w:fldCharType="separate"/>
      </w:r>
      <w:ins w:id="2256" w:author="Andrew Instone-Cowie" w:date="2021-08-25T14:18:00Z">
        <w:r w:rsidR="00E86763">
          <w:rPr>
            <w:noProof/>
          </w:rPr>
          <w:t>30</w:t>
        </w:r>
      </w:ins>
      <w:ins w:id="2257" w:author="Andrew Instone-Cowie" w:date="2021-08-25T12:20:00Z">
        <w:r>
          <w:fldChar w:fldCharType="end"/>
        </w:r>
        <w:r>
          <w:t xml:space="preserve"> </w:t>
        </w:r>
      </w:ins>
      <w:ins w:id="2258" w:author="Andrew Instone-Cowie" w:date="2021-08-25T12:21:00Z">
        <w:r>
          <w:t>–</w:t>
        </w:r>
      </w:ins>
      <w:ins w:id="2259" w:author="Andrew Instone-Cowie" w:date="2021-08-25T12:20:00Z">
        <w:r>
          <w:t xml:space="preserve"> </w:t>
        </w:r>
      </w:ins>
      <w:ins w:id="2260" w:author="Andrew Instone-Cowie" w:date="2021-08-25T12:21:00Z">
        <w:r>
          <w:t>S</w:t>
        </w:r>
      </w:ins>
      <w:ins w:id="2261" w:author="Andrew Instone-Cowie" w:date="2021-08-25T12:20:00Z">
        <w:r>
          <w:t>econd PC Module DB9 Serial Connector</w:t>
        </w:r>
      </w:ins>
      <w:bookmarkEnd w:id="2254"/>
    </w:p>
    <w:p w14:paraId="2C003C21" w14:textId="0821996F" w:rsidR="009216D4" w:rsidRDefault="009216D4" w:rsidP="009216D4">
      <w:pPr>
        <w:pStyle w:val="Heading3"/>
        <w:rPr>
          <w:ins w:id="2262" w:author="Andrew Instone-Cowie" w:date="2021-08-25T13:52:00Z"/>
        </w:rPr>
      </w:pPr>
      <w:bookmarkStart w:id="2263" w:name="_Toc80793256"/>
      <w:ins w:id="2264" w:author="Andrew Instone-Cowie" w:date="2021-08-25T12:16:00Z">
        <w:r>
          <w:lastRenderedPageBreak/>
          <w:t>Basic Serial Splitter Module</w:t>
        </w:r>
      </w:ins>
      <w:bookmarkEnd w:id="2263"/>
    </w:p>
    <w:p w14:paraId="25B6786F" w14:textId="4312F4D7" w:rsidR="0037598F" w:rsidRDefault="0037598F" w:rsidP="0037598F">
      <w:pPr>
        <w:keepNext/>
        <w:rPr>
          <w:ins w:id="2265" w:author="Andrew Instone-Cowie" w:date="2021-08-25T13:52:00Z"/>
        </w:rPr>
      </w:pPr>
      <w:ins w:id="2266" w:author="Andrew Instone-Cowie" w:date="2021-08-25T13:52:00Z">
        <w:r w:rsidRPr="009C1732">
          <w:t>The</w:t>
        </w:r>
        <w:r>
          <w:t xml:space="preserve"> </w:t>
        </w:r>
        <w:r>
          <w:t xml:space="preserve">Basic Serial Splitter </w:t>
        </w:r>
        <w:r w:rsidRPr="009C1732">
          <w:t xml:space="preserve">Module uses </w:t>
        </w:r>
        <w:r>
          <w:t xml:space="preserve">female DB9 </w:t>
        </w:r>
        <w:r w:rsidRPr="009C1732">
          <w:t>connector</w:t>
        </w:r>
        <w:r>
          <w:t>s</w:t>
        </w:r>
        <w:r w:rsidRPr="009C1732">
          <w:t xml:space="preserve"> for the </w:t>
        </w:r>
        <w:r>
          <w:t>down</w:t>
        </w:r>
        <w:r w:rsidRPr="009C1732">
          <w:t>stream cabling connection</w:t>
        </w:r>
      </w:ins>
      <w:ins w:id="2267" w:author="Andrew Instone-Cowie" w:date="2021-08-25T13:53:00Z">
        <w:r>
          <w:t>s</w:t>
        </w:r>
      </w:ins>
      <w:ins w:id="2268" w:author="Andrew Instone-Cowie" w:date="2021-08-25T13:52:00Z">
        <w:r w:rsidRPr="009C1732">
          <w:t xml:space="preserve"> to the Simulator </w:t>
        </w:r>
        <w:r>
          <w:t>PC</w:t>
        </w:r>
      </w:ins>
      <w:ins w:id="2269" w:author="Andrew Instone-Cowie" w:date="2021-08-25T13:53:00Z">
        <w:r>
          <w:t>s</w:t>
        </w:r>
      </w:ins>
      <w:ins w:id="2270" w:author="Andrew Instone-Cowie" w:date="2021-08-25T13:52:00Z">
        <w:r>
          <w:t>.</w:t>
        </w:r>
      </w:ins>
    </w:p>
    <w:p w14:paraId="6436F537" w14:textId="3D882413" w:rsidR="0037598F" w:rsidRDefault="0037598F" w:rsidP="0037598F">
      <w:pPr>
        <w:pStyle w:val="ListParagraph"/>
        <w:keepNext/>
        <w:numPr>
          <w:ilvl w:val="0"/>
          <w:numId w:val="56"/>
        </w:numPr>
        <w:rPr>
          <w:ins w:id="2271" w:author="Andrew Instone-Cowie" w:date="2021-08-25T13:52:00Z"/>
        </w:rPr>
      </w:pPr>
      <w:ins w:id="2272" w:author="Andrew Instone-Cowie" w:date="2021-08-25T13:52:00Z">
        <w:r>
          <w:t xml:space="preserve">Pin 2 is used for </w:t>
        </w:r>
      </w:ins>
      <w:ins w:id="2273" w:author="Andrew Instone-Cowie" w:date="2021-08-25T14:00:00Z">
        <w:r w:rsidR="00BD3A98">
          <w:t xml:space="preserve">duplicated </w:t>
        </w:r>
      </w:ins>
      <w:ins w:id="2274" w:author="Andrew Instone-Cowie" w:date="2021-08-25T13:52:00Z">
        <w:r>
          <w:t xml:space="preserve">simulator sensor data transmitted to </w:t>
        </w:r>
      </w:ins>
      <w:ins w:id="2275" w:author="Andrew Instone-Cowie" w:date="2021-08-25T13:53:00Z">
        <w:r>
          <w:t>each</w:t>
        </w:r>
      </w:ins>
      <w:ins w:id="2276" w:author="Andrew Instone-Cowie" w:date="2021-08-25T13:52:00Z">
        <w:r>
          <w:t xml:space="preserve"> attached PC.</w:t>
        </w:r>
      </w:ins>
    </w:p>
    <w:p w14:paraId="5B99F037" w14:textId="728C8821" w:rsidR="00CD5701" w:rsidRDefault="00BD3A98" w:rsidP="00BD3A98">
      <w:pPr>
        <w:pStyle w:val="ListParagraph"/>
        <w:keepNext/>
        <w:numPr>
          <w:ilvl w:val="0"/>
          <w:numId w:val="56"/>
        </w:numPr>
        <w:rPr>
          <w:ins w:id="2277" w:author="Andrew Instone-Cowie" w:date="2021-08-25T14:06:00Z"/>
        </w:rPr>
      </w:pPr>
      <w:ins w:id="2278" w:author="Andrew Instone-Cowie" w:date="2021-08-25T13:58:00Z">
        <w:r>
          <w:t xml:space="preserve">As noted previously in the </w:t>
        </w:r>
        <w:r>
          <w:t xml:space="preserve">section on </w:t>
        </w:r>
        <w:r w:rsidRPr="00BD3A98">
          <w:rPr>
            <w:i/>
            <w:iCs/>
            <w:rPrChange w:id="2279" w:author="Andrew Instone-Cowie" w:date="2021-08-25T13:58:00Z">
              <w:rPr/>
            </w:rPrChange>
          </w:rPr>
          <w:t>Transmitter Disabling</w:t>
        </w:r>
        <w:r>
          <w:t xml:space="preserve"> in the </w:t>
        </w:r>
        <w:r w:rsidRPr="00BD3A98">
          <w:rPr>
            <w:i/>
            <w:iCs/>
            <w:rPrChange w:id="2280" w:author="Andrew Instone-Cowie" w:date="2021-08-25T13:59:00Z">
              <w:rPr/>
            </w:rPrChange>
          </w:rPr>
          <w:t>Basic Serial Splitter Hardware</w:t>
        </w:r>
        <w:r>
          <w:t xml:space="preserve"> section </w:t>
        </w:r>
      </w:ins>
      <w:ins w:id="2281" w:author="Andrew Instone-Cowie" w:date="2021-08-25T13:59:00Z">
        <w:r>
          <w:t xml:space="preserve">of this </w:t>
        </w:r>
      </w:ins>
      <w:ins w:id="2282" w:author="Andrew Instone-Cowie" w:date="2021-08-25T13:58:00Z">
        <w:r>
          <w:t>document</w:t>
        </w:r>
      </w:ins>
      <w:ins w:id="2283" w:author="Andrew Instone-Cowie" w:date="2021-08-25T13:59:00Z">
        <w:r>
          <w:t xml:space="preserve">, only </w:t>
        </w:r>
      </w:ins>
      <w:ins w:id="2284" w:author="Andrew Instone-Cowie" w:date="2021-08-25T13:58:00Z">
        <w:r w:rsidRPr="009C1732">
          <w:t xml:space="preserve">one </w:t>
        </w:r>
      </w:ins>
      <w:ins w:id="2285" w:author="Andrew Instone-Cowie" w:date="2021-08-25T14:07:00Z">
        <w:r w:rsidR="00CD5701">
          <w:t xml:space="preserve">selected </w:t>
        </w:r>
      </w:ins>
      <w:ins w:id="2286" w:author="Andrew Instone-Cowie" w:date="2021-08-25T13:58:00Z">
        <w:r w:rsidRPr="009C1732">
          <w:t xml:space="preserve">Simulator PC </w:t>
        </w:r>
      </w:ins>
      <w:ins w:id="2287" w:author="Andrew Instone-Cowie" w:date="2021-08-25T14:01:00Z">
        <w:r>
          <w:t xml:space="preserve">connected to a Basic Serial Splitter Module </w:t>
        </w:r>
      </w:ins>
      <w:ins w:id="2288" w:author="Andrew Instone-Cowie" w:date="2021-08-25T13:58:00Z">
        <w:r w:rsidRPr="009C1732">
          <w:t xml:space="preserve">can be used to send </w:t>
        </w:r>
      </w:ins>
      <w:ins w:id="2289" w:author="Andrew Instone-Cowie" w:date="2021-08-25T14:00:00Z">
        <w:r>
          <w:t xml:space="preserve">CLI </w:t>
        </w:r>
      </w:ins>
      <w:ins w:id="2290" w:author="Andrew Instone-Cowie" w:date="2021-08-25T13:58:00Z">
        <w:r w:rsidRPr="009C1732">
          <w:t>configuration data to the Simulator Interface Module</w:t>
        </w:r>
      </w:ins>
      <w:ins w:id="2291" w:author="Andrew Instone-Cowie" w:date="2021-08-25T14:06:00Z">
        <w:r w:rsidR="00CD5701">
          <w:t>.</w:t>
        </w:r>
      </w:ins>
    </w:p>
    <w:p w14:paraId="41FA7EF9" w14:textId="6C7A3928" w:rsidR="00BD3A98" w:rsidRPr="009C1732" w:rsidRDefault="00BD3A98" w:rsidP="00CD5701">
      <w:pPr>
        <w:pStyle w:val="ListParagraph"/>
        <w:keepNext/>
        <w:numPr>
          <w:ilvl w:val="0"/>
          <w:numId w:val="56"/>
        </w:numPr>
        <w:rPr>
          <w:ins w:id="2292" w:author="Andrew Instone-Cowie" w:date="2021-08-25T13:58:00Z"/>
        </w:rPr>
        <w:pPrChange w:id="2293" w:author="Andrew Instone-Cowie" w:date="2021-08-25T14:11:00Z">
          <w:pPr>
            <w:pStyle w:val="ListParagraph"/>
            <w:keepNext/>
            <w:numPr>
              <w:numId w:val="56"/>
            </w:numPr>
            <w:ind w:hanging="360"/>
          </w:pPr>
        </w:pPrChange>
      </w:pPr>
      <w:ins w:id="2294" w:author="Andrew Instone-Cowie" w:date="2021-08-25T14:00:00Z">
        <w:r>
          <w:t xml:space="preserve">Pin 3 </w:t>
        </w:r>
      </w:ins>
      <w:ins w:id="2295" w:author="Andrew Instone-Cowie" w:date="2021-08-25T14:06:00Z">
        <w:r w:rsidR="00CD5701">
          <w:t xml:space="preserve">will be used </w:t>
        </w:r>
      </w:ins>
      <w:ins w:id="2296" w:author="Andrew Instone-Cowie" w:date="2021-08-25T14:00:00Z">
        <w:r>
          <w:t xml:space="preserve">for CLI data </w:t>
        </w:r>
      </w:ins>
      <w:ins w:id="2297" w:author="Andrew Instone-Cowie" w:date="2021-08-25T14:11:00Z">
        <w:r w:rsidR="00CD5701">
          <w:t>sent</w:t>
        </w:r>
      </w:ins>
      <w:ins w:id="2298" w:author="Andrew Instone-Cowie" w:date="2021-08-25T14:00:00Z">
        <w:r>
          <w:t xml:space="preserve"> to the Simulator Interface from </w:t>
        </w:r>
      </w:ins>
      <w:ins w:id="2299" w:author="Andrew Instone-Cowie" w:date="2021-08-25T14:06:00Z">
        <w:r w:rsidR="00CD5701">
          <w:t xml:space="preserve">the </w:t>
        </w:r>
      </w:ins>
      <w:ins w:id="2300" w:author="Andrew Instone-Cowie" w:date="2021-08-25T14:07:00Z">
        <w:r w:rsidR="00CD5701">
          <w:t xml:space="preserve">selected </w:t>
        </w:r>
      </w:ins>
      <w:ins w:id="2301" w:author="Andrew Instone-Cowie" w:date="2021-08-25T14:00:00Z">
        <w:r>
          <w:t>attached PC</w:t>
        </w:r>
      </w:ins>
      <w:ins w:id="2302" w:author="Andrew Instone-Cowie" w:date="2021-08-25T14:11:00Z">
        <w:r w:rsidR="00CD5701">
          <w:t xml:space="preserve"> only</w:t>
        </w:r>
      </w:ins>
      <w:ins w:id="2303" w:author="Andrew Instone-Cowie" w:date="2021-08-25T14:00:00Z">
        <w:r>
          <w:t xml:space="preserve">. </w:t>
        </w:r>
      </w:ins>
      <w:ins w:id="2304" w:author="Andrew Instone-Cowie" w:date="2021-08-25T14:10:00Z">
        <w:r w:rsidR="00CD5701">
          <w:t xml:space="preserve">On all other connectors this </w:t>
        </w:r>
      </w:ins>
      <w:ins w:id="2305" w:author="Andrew Instone-Cowie" w:date="2021-08-25T14:00:00Z">
        <w:r>
          <w:t xml:space="preserve">pin will </w:t>
        </w:r>
      </w:ins>
      <w:ins w:id="2306" w:author="Andrew Instone-Cowie" w:date="2021-08-25T14:10:00Z">
        <w:r w:rsidR="00CD5701">
          <w:t>connected to an inactive RS</w:t>
        </w:r>
      </w:ins>
      <w:ins w:id="2307" w:author="Andrew Instone-Cowie" w:date="2021-08-25T14:11:00Z">
        <w:r w:rsidR="00CD5701">
          <w:t>-232 receiver.</w:t>
        </w:r>
      </w:ins>
    </w:p>
    <w:p w14:paraId="24B38F02" w14:textId="77777777" w:rsidR="0037598F" w:rsidRPr="009C1732" w:rsidRDefault="0037598F" w:rsidP="0037598F">
      <w:pPr>
        <w:keepNext/>
        <w:rPr>
          <w:ins w:id="2308" w:author="Andrew Instone-Cowie" w:date="2021-08-25T13:52:00Z"/>
        </w:rPr>
      </w:pPr>
      <w:ins w:id="2309" w:author="Andrew Instone-Cowie" w:date="2021-08-25T13:52:00Z">
        <w:r>
          <w:t>The wiring of this connector is shown in the following diagram:</w:t>
        </w:r>
      </w:ins>
    </w:p>
    <w:p w14:paraId="4664654F" w14:textId="77777777" w:rsidR="009216D4" w:rsidRDefault="009216D4" w:rsidP="009216D4">
      <w:pPr>
        <w:keepNext/>
        <w:jc w:val="center"/>
        <w:rPr>
          <w:ins w:id="2310" w:author="Andrew Instone-Cowie" w:date="2021-08-25T12:21:00Z"/>
        </w:rPr>
        <w:pPrChange w:id="2311" w:author="Andrew Instone-Cowie" w:date="2021-08-25T12:21:00Z">
          <w:pPr/>
        </w:pPrChange>
      </w:pPr>
      <w:ins w:id="2312" w:author="Andrew Instone-Cowie" w:date="2021-08-25T12:19:00Z">
        <w:r>
          <w:rPr>
            <w:noProof/>
          </w:rPr>
          <w:drawing>
            <wp:inline distT="0" distB="0" distL="0" distR="0" wp14:anchorId="007AA8FA" wp14:editId="630B4D77">
              <wp:extent cx="1944000" cy="219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2 DB9 Splitter Module v1.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44000" cy="2196000"/>
                      </a:xfrm>
                      <a:prstGeom prst="rect">
                        <a:avLst/>
                      </a:prstGeom>
                    </pic:spPr>
                  </pic:pic>
                </a:graphicData>
              </a:graphic>
            </wp:inline>
          </w:drawing>
        </w:r>
      </w:ins>
    </w:p>
    <w:p w14:paraId="146B1110" w14:textId="48829168" w:rsidR="009216D4" w:rsidRPr="009216D4" w:rsidRDefault="009216D4" w:rsidP="009216D4">
      <w:pPr>
        <w:pStyle w:val="Caption"/>
        <w:jc w:val="center"/>
        <w:rPr>
          <w:rPrChange w:id="2313" w:author="Andrew Instone-Cowie" w:date="2021-08-25T12:19:00Z">
            <w:rPr/>
          </w:rPrChange>
        </w:rPr>
        <w:pPrChange w:id="2314" w:author="Andrew Instone-Cowie" w:date="2021-08-25T12:21:00Z">
          <w:pPr>
            <w:pStyle w:val="Caption"/>
            <w:jc w:val="center"/>
          </w:pPr>
        </w:pPrChange>
      </w:pPr>
      <w:bookmarkStart w:id="2315" w:name="_Toc80793330"/>
      <w:ins w:id="2316" w:author="Andrew Instone-Cowie" w:date="2021-08-25T12:21:00Z">
        <w:r>
          <w:t xml:space="preserve">Figure </w:t>
        </w:r>
        <w:r>
          <w:fldChar w:fldCharType="begin"/>
        </w:r>
        <w:r>
          <w:instrText xml:space="preserve"> SEQ Figure \* ARABIC </w:instrText>
        </w:r>
      </w:ins>
      <w:r>
        <w:fldChar w:fldCharType="separate"/>
      </w:r>
      <w:ins w:id="2317" w:author="Andrew Instone-Cowie" w:date="2021-08-25T14:18:00Z">
        <w:r w:rsidR="00E86763">
          <w:rPr>
            <w:noProof/>
          </w:rPr>
          <w:t>31</w:t>
        </w:r>
      </w:ins>
      <w:ins w:id="2318" w:author="Andrew Instone-Cowie" w:date="2021-08-25T12:21:00Z">
        <w:r>
          <w:fldChar w:fldCharType="end"/>
        </w:r>
        <w:r>
          <w:t xml:space="preserve"> – Basic Serial Splitter DB9 Serial Connectors</w:t>
        </w:r>
      </w:ins>
      <w:bookmarkEnd w:id="2315"/>
    </w:p>
    <w:p w14:paraId="401D63D3" w14:textId="77777777" w:rsidR="00177D9D" w:rsidRPr="007B0A0F" w:rsidRDefault="00177D9D" w:rsidP="00617D81"/>
    <w:p w14:paraId="12F6E712" w14:textId="77777777" w:rsidR="00617D81" w:rsidRPr="007B0A0F" w:rsidRDefault="00617D81" w:rsidP="00617D81"/>
    <w:p w14:paraId="4657BF51" w14:textId="77777777" w:rsidR="00617D81" w:rsidRPr="00A02960" w:rsidRDefault="00617D81" w:rsidP="00A02960"/>
    <w:p w14:paraId="2D5CC466" w14:textId="77777777" w:rsidR="00617D81" w:rsidRPr="00A02960" w:rsidRDefault="00617D81" w:rsidP="00A02960"/>
    <w:p w14:paraId="3902274D" w14:textId="4D61E831" w:rsidR="00AF0947" w:rsidRDefault="001428FB" w:rsidP="00A02960">
      <w:pPr>
        <w:pStyle w:val="Heading1"/>
      </w:pPr>
      <w:r>
        <w:br w:type="page"/>
      </w:r>
      <w:bookmarkStart w:id="2319" w:name="_Toc472625758"/>
      <w:bookmarkStart w:id="2320" w:name="_Toc80793257"/>
      <w:r w:rsidR="00AF0947">
        <w:lastRenderedPageBreak/>
        <w:t xml:space="preserve">Simulator Interface </w:t>
      </w:r>
      <w:bookmarkEnd w:id="2319"/>
      <w:r w:rsidR="003912A1">
        <w:t xml:space="preserve">Module </w:t>
      </w:r>
      <w:r w:rsidR="008D175F">
        <w:t>Firmware</w:t>
      </w:r>
      <w:bookmarkEnd w:id="2320"/>
    </w:p>
    <w:p w14:paraId="76255B76" w14:textId="37BDE1EC" w:rsidR="007A715D" w:rsidRPr="00D16863" w:rsidRDefault="007A715D" w:rsidP="006E2D44">
      <w:pPr>
        <w:pStyle w:val="Heading2"/>
      </w:pPr>
      <w:bookmarkStart w:id="2321" w:name="_Toc472625763"/>
      <w:bookmarkStart w:id="2322" w:name="_Toc80793258"/>
      <w:r>
        <w:t xml:space="preserve">Sensor </w:t>
      </w:r>
      <w:bookmarkEnd w:id="2321"/>
      <w:r w:rsidR="006E2D44">
        <w:t>Characteristics</w:t>
      </w:r>
      <w:bookmarkEnd w:id="2322"/>
    </w:p>
    <w:p w14:paraId="1232B4EE" w14:textId="6288B75E" w:rsidR="007A715D" w:rsidRPr="009C1732" w:rsidRDefault="007A715D" w:rsidP="007A715D">
      <w:pPr>
        <w:keepNext/>
      </w:pPr>
      <w:r w:rsidRPr="009C1732">
        <w:t xml:space="preserve">Over the years </w:t>
      </w:r>
      <w:r w:rsidR="00546EC9" w:rsidRPr="009C1732">
        <w:t>several</w:t>
      </w:r>
      <w:r w:rsidRPr="009C1732">
        <w:t xml:space="preserve"> different approaches have been used for detecting the position of a tied or dumb </w:t>
      </w:r>
      <w:r w:rsidR="006E2D44" w:rsidRPr="009C1732">
        <w:t>bell and</w:t>
      </w:r>
      <w:r w:rsidRPr="009C1732">
        <w:t xml:space="preserve"> translating that position into a signal for use by a Simulator. These are discussed </w:t>
      </w:r>
      <w:r w:rsidR="006E2D44" w:rsidRPr="009C1732">
        <w:t>above.</w:t>
      </w:r>
    </w:p>
    <w:p w14:paraId="3E53DA10" w14:textId="20381404" w:rsidR="007A715D" w:rsidRPr="009C1732" w:rsidRDefault="007A715D" w:rsidP="007A715D">
      <w:pPr>
        <w:pStyle w:val="ListParagraph"/>
        <w:keepNext/>
        <w:numPr>
          <w:ilvl w:val="0"/>
          <w:numId w:val="26"/>
        </w:numPr>
      </w:pPr>
      <w:r w:rsidRPr="009C1732">
        <w:t>For the purposes of th</w:t>
      </w:r>
      <w:r w:rsidR="006E2D44" w:rsidRPr="009C1732">
        <w:t>e Type 2 Simulator Interface</w:t>
      </w:r>
      <w:r w:rsidR="003912A1">
        <w:t xml:space="preserve"> Module</w:t>
      </w:r>
      <w:r w:rsidRPr="009C1732">
        <w:t>, the essential feature of the sensor is that it should generate a signal pulse with a clean change of logic state when the bell is at the bottom dead centre of its swing.</w:t>
      </w:r>
    </w:p>
    <w:p w14:paraId="31E17C38" w14:textId="1DE92430" w:rsidR="007A715D" w:rsidRPr="009C1732" w:rsidRDefault="007A715D" w:rsidP="007A715D">
      <w:pPr>
        <w:pStyle w:val="ListParagraph"/>
        <w:numPr>
          <w:ilvl w:val="0"/>
          <w:numId w:val="26"/>
        </w:numPr>
      </w:pPr>
      <w:r w:rsidRPr="009C1732">
        <w:t xml:space="preserve">The </w:t>
      </w:r>
      <w:r w:rsidR="006E2D44" w:rsidRPr="009C1732">
        <w:t xml:space="preserve">Type 2 </w:t>
      </w:r>
      <w:r w:rsidRPr="009C1732">
        <w:t xml:space="preserve">Simulator </w:t>
      </w:r>
      <w:r w:rsidR="006E2D44" w:rsidRPr="009C1732">
        <w:t xml:space="preserve">Interface </w:t>
      </w:r>
      <w:r w:rsidR="003912A1">
        <w:t xml:space="preserve">Module </w:t>
      </w:r>
      <w:r w:rsidRPr="009C1732">
        <w:t xml:space="preserve">adopts the convention that the output of a sensor should normally be logic high (~+5V), falling to logic low (~0V) for the duration of the pulse. This approach retains compatibility with other similar </w:t>
      </w:r>
      <w:r w:rsidR="006E2D44" w:rsidRPr="009C1732">
        <w:t>systems.</w:t>
      </w:r>
    </w:p>
    <w:p w14:paraId="3267331B" w14:textId="77777777" w:rsidR="007A715D" w:rsidRPr="009C1732" w:rsidRDefault="007A715D" w:rsidP="007A715D">
      <w:pPr>
        <w:pStyle w:val="ListParagraph"/>
        <w:numPr>
          <w:ilvl w:val="0"/>
          <w:numId w:val="26"/>
        </w:numPr>
      </w:pPr>
      <w:r w:rsidRPr="009C1732">
        <w:t>The minimum practical pulse duration is a few milliseconds, but should be long enough to allow for the positive detection of good signals and the rejection of noise. Practical implementations have shown actual pulse durations in the range 5ms-20ms.</w:t>
      </w:r>
    </w:p>
    <w:p w14:paraId="3C206694" w14:textId="5EF10303" w:rsidR="007A715D" w:rsidRPr="009C1732" w:rsidRDefault="007A715D" w:rsidP="007A715D">
      <w:pPr>
        <w:pStyle w:val="ListParagraph"/>
        <w:numPr>
          <w:ilvl w:val="0"/>
          <w:numId w:val="26"/>
        </w:numPr>
      </w:pPr>
      <w:r w:rsidRPr="009C1732">
        <w:t xml:space="preserve">The design of the Simulator Interface </w:t>
      </w:r>
      <w:r w:rsidR="003912A1">
        <w:t xml:space="preserve">Module </w:t>
      </w:r>
      <w:r w:rsidRPr="009C1732">
        <w:t xml:space="preserve">firmware is such that the maximum </w:t>
      </w:r>
      <w:r w:rsidR="006E2D44" w:rsidRPr="009C1732">
        <w:t xml:space="preserve">apparent </w:t>
      </w:r>
      <w:r w:rsidRPr="009C1732">
        <w:t xml:space="preserve">pulse duration may be several hundred milliseconds. The state of the output from the sensor is ignored from the time a good signal is confirmed to the </w:t>
      </w:r>
      <w:r w:rsidR="006E2D44" w:rsidRPr="009C1732">
        <w:t>expiry of the “guard timer”</w:t>
      </w:r>
      <w:r w:rsidRPr="009C1732">
        <w:t>.</w:t>
      </w:r>
    </w:p>
    <w:p w14:paraId="5B2CA043" w14:textId="77777777" w:rsidR="003912A1" w:rsidRDefault="003912A1" w:rsidP="00CF2085">
      <w:pPr>
        <w:pStyle w:val="Heading2"/>
      </w:pPr>
      <w:bookmarkStart w:id="2323" w:name="_Toc415420472"/>
      <w:bookmarkStart w:id="2324" w:name="_Toc472625771"/>
      <w:r>
        <w:br w:type="page"/>
      </w:r>
    </w:p>
    <w:p w14:paraId="76AB9ECE" w14:textId="21A53D47" w:rsidR="00AF0947" w:rsidRDefault="00AF0947" w:rsidP="00CF2085">
      <w:pPr>
        <w:pStyle w:val="Heading2"/>
      </w:pPr>
      <w:bookmarkStart w:id="2325" w:name="_Toc80793259"/>
      <w:r>
        <w:lastRenderedPageBreak/>
        <w:t>Firmware Design</w:t>
      </w:r>
      <w:bookmarkEnd w:id="2323"/>
      <w:bookmarkEnd w:id="2324"/>
      <w:bookmarkEnd w:id="2325"/>
    </w:p>
    <w:p w14:paraId="30F829FE" w14:textId="77777777" w:rsidR="00AF0947" w:rsidRDefault="00AF0947" w:rsidP="00CF2085">
      <w:pPr>
        <w:pStyle w:val="Heading3"/>
      </w:pPr>
      <w:bookmarkStart w:id="2326" w:name="_Toc382313143"/>
      <w:bookmarkStart w:id="2327" w:name="_Toc415420473"/>
      <w:bookmarkStart w:id="2328" w:name="_Toc472625772"/>
      <w:bookmarkStart w:id="2329" w:name="_Toc80793260"/>
      <w:r>
        <w:t>Interrupt Driven vs Polling</w:t>
      </w:r>
      <w:bookmarkEnd w:id="2326"/>
      <w:bookmarkEnd w:id="2327"/>
      <w:bookmarkEnd w:id="2328"/>
      <w:bookmarkEnd w:id="2329"/>
    </w:p>
    <w:p w14:paraId="3B6FB124" w14:textId="6F7DE009" w:rsidR="00AF0947" w:rsidRPr="009C1732" w:rsidRDefault="00AF0947" w:rsidP="00AF0947">
      <w:r w:rsidRPr="009C1732">
        <w:t xml:space="preserve">As noted in the </w:t>
      </w:r>
      <w:r w:rsidR="00CF2085" w:rsidRPr="009C1732">
        <w:t>h</w:t>
      </w:r>
      <w:r w:rsidRPr="009C1732">
        <w:t xml:space="preserve">ardware </w:t>
      </w:r>
      <w:r w:rsidR="00CF2085" w:rsidRPr="009C1732">
        <w:t>section above</w:t>
      </w:r>
      <w:r w:rsidRPr="009C1732">
        <w:t xml:space="preserve">, an interrupt-driven approach to the Simulator Interface firmware would be problematic on the Atmel ATmega328P microcontroller hardware. The firmware therefore uses a polling approach. After completing initialization and setup, the main code loop cycles round all the configured bells’ inputs, processing signals from the Sensor </w:t>
      </w:r>
      <w:r w:rsidR="00CF2085" w:rsidRPr="009C1732">
        <w:t>Modules</w:t>
      </w:r>
      <w:r w:rsidRPr="009C1732">
        <w:t xml:space="preserve"> and sending serial data to the Simulator </w:t>
      </w:r>
      <w:r w:rsidR="00CF2085" w:rsidRPr="009C1732">
        <w:t xml:space="preserve">PC </w:t>
      </w:r>
      <w:r w:rsidRPr="009C1732">
        <w:t xml:space="preserve">as appropriate. After all bells have been processed, the code loops round and the process starts again. </w:t>
      </w:r>
    </w:p>
    <w:p w14:paraId="46EB90F0" w14:textId="522A2048" w:rsidR="00AF0947" w:rsidRPr="009C1732" w:rsidRDefault="00AF0947" w:rsidP="00AF0947">
      <w:r w:rsidRPr="009C1732">
        <w:t>In the current version of code (v</w:t>
      </w:r>
      <w:r w:rsidR="00CF2085" w:rsidRPr="009C1732">
        <w:t>3.5</w:t>
      </w:r>
      <w:r w:rsidRPr="009C1732">
        <w:t xml:space="preserve">), with the ATmega328P driven by </w:t>
      </w:r>
      <w:r w:rsidR="00CF2085" w:rsidRPr="009C1732">
        <w:t>an external</w:t>
      </w:r>
      <w:r w:rsidRPr="009C1732">
        <w:t xml:space="preserve"> 8MHz </w:t>
      </w:r>
      <w:r w:rsidR="00CF2085" w:rsidRPr="009C1732">
        <w:t>resonator</w:t>
      </w:r>
      <w:r w:rsidRPr="009C1732">
        <w:t xml:space="preserve">, each iteration of the main polling loop takes approximately </w:t>
      </w:r>
      <w:r w:rsidR="00CF2085" w:rsidRPr="009C1732">
        <w:t>400</w:t>
      </w:r>
      <w:r w:rsidRPr="009C1732">
        <w:rPr>
          <w:rFonts w:ascii="Calibri" w:hAnsi="Calibri" w:cs="Calibri"/>
        </w:rPr>
        <w:t>µ</w:t>
      </w:r>
      <w:r w:rsidRPr="009C1732">
        <w:t>s when configured for 1</w:t>
      </w:r>
      <w:r w:rsidR="00CF2085" w:rsidRPr="009C1732">
        <w:t>6 sensors</w:t>
      </w:r>
      <w:r w:rsidRPr="009C1732">
        <w:t xml:space="preserve">, which </w:t>
      </w:r>
      <w:r w:rsidR="00CF2085" w:rsidRPr="009C1732">
        <w:t xml:space="preserve">is </w:t>
      </w:r>
      <w:r w:rsidRPr="009C1732">
        <w:t xml:space="preserve">fast enough for the disadvantages of polling not to be significant. Enabling debug mode </w:t>
      </w:r>
      <w:r w:rsidR="00CF2085" w:rsidRPr="009C1732">
        <w:t xml:space="preserve">and the CRO timing pin </w:t>
      </w:r>
      <w:r w:rsidRPr="009C1732">
        <w:t xml:space="preserve">increases the loop time by a few </w:t>
      </w:r>
      <w:r w:rsidR="00CF2085" w:rsidRPr="009C1732">
        <w:t>percent</w:t>
      </w:r>
      <w:r w:rsidRPr="009C1732">
        <w:t xml:space="preserve">, but as </w:t>
      </w:r>
      <w:r w:rsidR="00CF2085" w:rsidRPr="009C1732">
        <w:t xml:space="preserve">these are </w:t>
      </w:r>
      <w:r w:rsidRPr="009C1732">
        <w:t xml:space="preserve">not intended for active simulator use this is also not significant. </w:t>
      </w:r>
    </w:p>
    <w:p w14:paraId="61C5DC5D" w14:textId="1F1E7BF2" w:rsidR="00CF2085" w:rsidRPr="009C1732" w:rsidRDefault="00CF2085" w:rsidP="00CF2085">
      <w:pPr>
        <w:keepNext/>
      </w:pPr>
      <w:r w:rsidRPr="009C1732">
        <w:t>The timing of the main loop using the CRO timing pin is illustrated in the following CRO capture:</w:t>
      </w:r>
    </w:p>
    <w:p w14:paraId="62213377" w14:textId="2F7B2559" w:rsidR="00CF2085" w:rsidRDefault="00CF2085" w:rsidP="00CF2085">
      <w:pPr>
        <w:keepNext/>
        <w:jc w:val="center"/>
        <w:rPr>
          <w:color w:val="00B050"/>
        </w:rPr>
      </w:pPr>
      <w:r>
        <w:rPr>
          <w:noProof/>
          <w:color w:val="00B050"/>
        </w:rPr>
        <w:drawing>
          <wp:inline distT="0" distB="0" distL="0" distR="0" wp14:anchorId="22548A05" wp14:editId="208AB8A7">
            <wp:extent cx="5040000" cy="302400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op Time Annotated.png"/>
                    <pic:cNvPicPr/>
                  </pic:nvPicPr>
                  <pic:blipFill>
                    <a:blip r:embed="rId41">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138F2A56" w14:textId="5F28A542" w:rsidR="00CF2085" w:rsidRDefault="00CF2085" w:rsidP="00CF2085">
      <w:pPr>
        <w:pStyle w:val="Caption"/>
        <w:jc w:val="center"/>
      </w:pPr>
      <w:bookmarkStart w:id="2330" w:name="_Toc80793331"/>
      <w:r>
        <w:t xml:space="preserve">Figure </w:t>
      </w:r>
      <w:r>
        <w:rPr>
          <w:noProof/>
        </w:rPr>
        <w:fldChar w:fldCharType="begin"/>
      </w:r>
      <w:r>
        <w:rPr>
          <w:noProof/>
        </w:rPr>
        <w:instrText xml:space="preserve"> SEQ Figure \* ARABIC </w:instrText>
      </w:r>
      <w:r>
        <w:rPr>
          <w:noProof/>
        </w:rPr>
        <w:fldChar w:fldCharType="separate"/>
      </w:r>
      <w:ins w:id="2331" w:author="Andrew Instone-Cowie" w:date="2021-08-25T14:18:00Z">
        <w:r w:rsidR="00E86763">
          <w:rPr>
            <w:noProof/>
          </w:rPr>
          <w:t>32</w:t>
        </w:r>
      </w:ins>
      <w:del w:id="2332" w:author="Andrew Instone-Cowie" w:date="2021-08-10T20:37:00Z">
        <w:r w:rsidR="00CA0B7C" w:rsidDel="00744894">
          <w:rPr>
            <w:noProof/>
          </w:rPr>
          <w:delText>20</w:delText>
        </w:r>
      </w:del>
      <w:r>
        <w:rPr>
          <w:noProof/>
        </w:rPr>
        <w:fldChar w:fldCharType="end"/>
      </w:r>
      <w:r>
        <w:t xml:space="preserve"> – Simulator Interface Main Loop Timing</w:t>
      </w:r>
      <w:bookmarkEnd w:id="2330"/>
    </w:p>
    <w:p w14:paraId="56241F61" w14:textId="5A234D22" w:rsidR="00AF0947" w:rsidRPr="009C1732" w:rsidRDefault="00AF0947" w:rsidP="00AF0947">
      <w:r w:rsidRPr="009C1732">
        <w:t xml:space="preserve">Processing of serial input from the Simulator, in the form of CLI commands, is triggered by the standard Arduino </w:t>
      </w:r>
      <w:r w:rsidRPr="009C1732">
        <w:rPr>
          <w:i/>
        </w:rPr>
        <w:t>serialEvent()</w:t>
      </w:r>
      <w:r w:rsidRPr="009C1732">
        <w:t xml:space="preserve"> function. </w:t>
      </w:r>
    </w:p>
    <w:p w14:paraId="576A6B87" w14:textId="77777777" w:rsidR="003912A1" w:rsidRDefault="003912A1" w:rsidP="00CF2085">
      <w:pPr>
        <w:pStyle w:val="Heading3"/>
      </w:pPr>
      <w:bookmarkStart w:id="2333" w:name="_Toc382313144"/>
      <w:bookmarkStart w:id="2334" w:name="_Toc415420474"/>
      <w:bookmarkStart w:id="2335" w:name="_Toc472625773"/>
      <w:r>
        <w:br w:type="page"/>
      </w:r>
    </w:p>
    <w:p w14:paraId="42D49E0F" w14:textId="4265D35D" w:rsidR="00AF0947" w:rsidRPr="00720025" w:rsidRDefault="00AF0947" w:rsidP="00CF2085">
      <w:pPr>
        <w:pStyle w:val="Heading3"/>
      </w:pPr>
      <w:bookmarkStart w:id="2336" w:name="_Toc80793261"/>
      <w:r w:rsidRPr="00720025">
        <w:lastRenderedPageBreak/>
        <w:t>State Machine Operation</w:t>
      </w:r>
      <w:bookmarkEnd w:id="2333"/>
      <w:bookmarkEnd w:id="2334"/>
      <w:bookmarkEnd w:id="2335"/>
      <w:bookmarkEnd w:id="2336"/>
    </w:p>
    <w:p w14:paraId="71C08CC6" w14:textId="22C054EA" w:rsidR="00AF0947" w:rsidRPr="009C1732" w:rsidRDefault="00AF0947" w:rsidP="00AF0947">
      <w:pPr>
        <w:rPr>
          <w:i/>
        </w:rPr>
      </w:pPr>
      <w:r w:rsidRPr="009C1732">
        <w:t>The Simulator Interface firmware maintains a set of 1</w:t>
      </w:r>
      <w:r w:rsidR="00CF2085" w:rsidRPr="009C1732">
        <w:t>6</w:t>
      </w:r>
      <w:r w:rsidRPr="009C1732">
        <w:t xml:space="preserve"> simple state machines, one for each bell. At any given time, each state machine may be in one of three possible states: </w:t>
      </w:r>
      <w:r w:rsidRPr="009C1732">
        <w:rPr>
          <w:i/>
        </w:rPr>
        <w:t>Waiting for Input, Waiting for Debounce,</w:t>
      </w:r>
      <w:r w:rsidRPr="009C1732">
        <w:t xml:space="preserve"> </w:t>
      </w:r>
      <w:r w:rsidRPr="009C1732">
        <w:rPr>
          <w:i/>
        </w:rPr>
        <w:t xml:space="preserve">Waiting </w:t>
      </w:r>
      <w:r w:rsidR="00CF2085" w:rsidRPr="009C1732">
        <w:rPr>
          <w:i/>
        </w:rPr>
        <w:t>for Guard</w:t>
      </w:r>
      <w:r w:rsidR="002712AD" w:rsidRPr="009C1732">
        <w:rPr>
          <w:i/>
        </w:rPr>
        <w:t xml:space="preserve"> Timer</w:t>
      </w:r>
      <w:r w:rsidRPr="009C1732">
        <w:rPr>
          <w:i/>
        </w:rPr>
        <w:t>, Sensor Disabled, or Test Mode.</w:t>
      </w:r>
    </w:p>
    <w:p w14:paraId="5DA56247" w14:textId="0AECF14B" w:rsidR="002712AD" w:rsidRPr="009C1732" w:rsidRDefault="002712AD" w:rsidP="002712AD">
      <w:pPr>
        <w:keepNext/>
      </w:pPr>
      <w:r w:rsidRPr="009C1732">
        <w:t>These changes of state are illustrated in the following diagram:</w:t>
      </w:r>
    </w:p>
    <w:p w14:paraId="2CB83754" w14:textId="5B747866" w:rsidR="002712AD" w:rsidRDefault="002712AD" w:rsidP="002712AD">
      <w:pPr>
        <w:keepNext/>
        <w:jc w:val="center"/>
      </w:pPr>
      <w:r>
        <w:rPr>
          <w:noProof/>
        </w:rPr>
        <w:drawing>
          <wp:inline distT="0" distB="0" distL="0" distR="0" wp14:anchorId="1E3BD62C" wp14:editId="4148E109">
            <wp:extent cx="5040000" cy="4546800"/>
            <wp:effectExtent l="0" t="0" r="8255"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State Machine Diagram v1.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4546800"/>
                    </a:xfrm>
                    <a:prstGeom prst="rect">
                      <a:avLst/>
                    </a:prstGeom>
                  </pic:spPr>
                </pic:pic>
              </a:graphicData>
            </a:graphic>
          </wp:inline>
        </w:drawing>
      </w:r>
    </w:p>
    <w:p w14:paraId="322F5CD2" w14:textId="77E273AD" w:rsidR="002712AD" w:rsidRPr="0060312C" w:rsidRDefault="002712AD" w:rsidP="002712AD">
      <w:pPr>
        <w:pStyle w:val="Caption"/>
        <w:jc w:val="center"/>
        <w:rPr>
          <w:color w:val="00B050"/>
        </w:rPr>
      </w:pPr>
      <w:bookmarkStart w:id="2337" w:name="_Toc415420571"/>
      <w:bookmarkStart w:id="2338" w:name="_Toc472625845"/>
      <w:bookmarkStart w:id="2339" w:name="_Toc80793332"/>
      <w:r>
        <w:t xml:space="preserve">Figure </w:t>
      </w:r>
      <w:r>
        <w:rPr>
          <w:noProof/>
        </w:rPr>
        <w:fldChar w:fldCharType="begin"/>
      </w:r>
      <w:r>
        <w:rPr>
          <w:noProof/>
        </w:rPr>
        <w:instrText xml:space="preserve"> SEQ Figure \* ARABIC </w:instrText>
      </w:r>
      <w:r>
        <w:rPr>
          <w:noProof/>
        </w:rPr>
        <w:fldChar w:fldCharType="separate"/>
      </w:r>
      <w:ins w:id="2340" w:author="Andrew Instone-Cowie" w:date="2021-08-25T14:18:00Z">
        <w:r w:rsidR="00E86763">
          <w:rPr>
            <w:noProof/>
          </w:rPr>
          <w:t>33</w:t>
        </w:r>
      </w:ins>
      <w:del w:id="2341" w:author="Andrew Instone-Cowie" w:date="2021-08-10T20:37:00Z">
        <w:r w:rsidR="00CA0B7C" w:rsidDel="00744894">
          <w:rPr>
            <w:noProof/>
          </w:rPr>
          <w:delText>21</w:delText>
        </w:r>
      </w:del>
      <w:r>
        <w:rPr>
          <w:noProof/>
        </w:rPr>
        <w:fldChar w:fldCharType="end"/>
      </w:r>
      <w:r>
        <w:t xml:space="preserve"> – State Machine Transitions Illustration</w:t>
      </w:r>
      <w:bookmarkEnd w:id="2337"/>
      <w:bookmarkEnd w:id="2338"/>
      <w:bookmarkEnd w:id="2339"/>
    </w:p>
    <w:p w14:paraId="513A5656" w14:textId="5C3B9A58" w:rsidR="002712AD" w:rsidRDefault="002712AD" w:rsidP="002712AD">
      <w:pPr>
        <w:pStyle w:val="Heading4"/>
      </w:pPr>
      <w:r>
        <w:t>Waiting for Input</w:t>
      </w:r>
    </w:p>
    <w:p w14:paraId="02E57448" w14:textId="5309BD10" w:rsidR="00AF0947" w:rsidRPr="009C1732" w:rsidRDefault="00AF0947" w:rsidP="00AF0947">
      <w:r w:rsidRPr="009C1732">
        <w:t xml:space="preserve">When a </w:t>
      </w:r>
      <w:r w:rsidR="003912A1">
        <w:t>channel’s</w:t>
      </w:r>
      <w:r w:rsidRPr="009C1732">
        <w:t xml:space="preserve"> state machine is in the </w:t>
      </w:r>
      <w:r w:rsidRPr="009C1732">
        <w:rPr>
          <w:i/>
        </w:rPr>
        <w:t>Waiting for Input</w:t>
      </w:r>
      <w:r w:rsidRPr="009C1732">
        <w:t xml:space="preserve"> state, on each iteration of the polling loop the firmware code reads the state of the input pin connected to the associated </w:t>
      </w:r>
      <w:r w:rsidR="00CF2085" w:rsidRPr="009C1732">
        <w:t>channel</w:t>
      </w:r>
      <w:r w:rsidRPr="009C1732">
        <w:t xml:space="preserve">, and checks for a change in state (since the last poll) from logic HIGH to LOW, which would indicate the start of a signal pulse from the </w:t>
      </w:r>
      <w:r w:rsidR="00CF2085" w:rsidRPr="009C1732">
        <w:t xml:space="preserve">connected </w:t>
      </w:r>
      <w:r w:rsidRPr="009C1732">
        <w:t xml:space="preserve">Sensor </w:t>
      </w:r>
      <w:r w:rsidR="00CF2085" w:rsidRPr="009C1732">
        <w:t>Module</w:t>
      </w:r>
      <w:r w:rsidRPr="009C1732">
        <w:t>.</w:t>
      </w:r>
    </w:p>
    <w:p w14:paraId="37AA9472" w14:textId="77777777" w:rsidR="00AF0947" w:rsidRPr="009C1732" w:rsidRDefault="00AF0947" w:rsidP="005E5122">
      <w:pPr>
        <w:pStyle w:val="ListParagraph"/>
        <w:numPr>
          <w:ilvl w:val="0"/>
          <w:numId w:val="14"/>
        </w:numPr>
      </w:pPr>
      <w:r w:rsidRPr="009C1732">
        <w:t>If no HIGH to LOW change in state is detected, then the Interface code does nothing other than update its record of the last observed state of the input pin, and the code loop moves on to the next bell.</w:t>
      </w:r>
    </w:p>
    <w:p w14:paraId="75975950" w14:textId="7A207D9C" w:rsidR="00AF0947" w:rsidRPr="009C1732" w:rsidRDefault="00AF0947" w:rsidP="002A68B0">
      <w:pPr>
        <w:pStyle w:val="ListParagraph"/>
        <w:numPr>
          <w:ilvl w:val="0"/>
          <w:numId w:val="14"/>
        </w:numPr>
      </w:pPr>
      <w:r w:rsidRPr="009C1732">
        <w:t xml:space="preserve">If the start of a </w:t>
      </w:r>
      <w:r w:rsidR="002712AD" w:rsidRPr="009C1732">
        <w:t>s</w:t>
      </w:r>
      <w:r w:rsidRPr="009C1732">
        <w:t xml:space="preserve">ensor pulse is detected then the code calculates the time at which the input de-bounce timer should expire (by adding the value of the global de-bounce timer to the current time from the microcontroller’s internal clock, in effect setting a timeout value), and switches the state machine into the </w:t>
      </w:r>
      <w:r w:rsidRPr="009C1732">
        <w:rPr>
          <w:i/>
        </w:rPr>
        <w:t>Waiting for Debounce</w:t>
      </w:r>
      <w:r w:rsidRPr="009C1732">
        <w:t xml:space="preserve"> state. The default value for the de-bounce timer is </w:t>
      </w:r>
      <w:r w:rsidR="002712AD" w:rsidRPr="009C1732">
        <w:t>2</w:t>
      </w:r>
      <w:r w:rsidRPr="009C1732">
        <w:t>ms, but this can be configured through the Simulator Interface CLI.</w:t>
      </w:r>
    </w:p>
    <w:p w14:paraId="062D5FDA" w14:textId="77777777" w:rsidR="002712AD" w:rsidRDefault="002712AD" w:rsidP="002712AD">
      <w:pPr>
        <w:pStyle w:val="Heading4"/>
      </w:pPr>
      <w:r>
        <w:lastRenderedPageBreak/>
        <w:t>Waiting for Debounce</w:t>
      </w:r>
    </w:p>
    <w:p w14:paraId="4A4A4860" w14:textId="3CF685B6" w:rsidR="00AF0947" w:rsidRPr="009C1732" w:rsidRDefault="00AF0947" w:rsidP="00AF0947">
      <w:pPr>
        <w:keepNext/>
      </w:pPr>
      <w:r w:rsidRPr="009C1732">
        <w:t xml:space="preserve">When a </w:t>
      </w:r>
      <w:r w:rsidR="003912A1">
        <w:t>channel’s</w:t>
      </w:r>
      <w:r w:rsidR="003912A1" w:rsidRPr="009C1732">
        <w:t xml:space="preserve"> </w:t>
      </w:r>
      <w:r w:rsidRPr="009C1732">
        <w:t xml:space="preserve">state machine is in the </w:t>
      </w:r>
      <w:r w:rsidRPr="009C1732">
        <w:rPr>
          <w:i/>
        </w:rPr>
        <w:t>Waiting for Debounce</w:t>
      </w:r>
      <w:r w:rsidRPr="009C1732">
        <w:t xml:space="preserve"> state, on each iteration of the polling loop the firmware code reads the state of the input pin connected to the associated </w:t>
      </w:r>
      <w:r w:rsidR="002712AD" w:rsidRPr="009C1732">
        <w:t>channel</w:t>
      </w:r>
      <w:r w:rsidRPr="009C1732">
        <w:t>.</w:t>
      </w:r>
    </w:p>
    <w:p w14:paraId="1EC75D86" w14:textId="77777777" w:rsidR="00AF0947" w:rsidRPr="009C1732" w:rsidRDefault="00AF0947" w:rsidP="005E5122">
      <w:pPr>
        <w:pStyle w:val="ListParagraph"/>
        <w:numPr>
          <w:ilvl w:val="0"/>
          <w:numId w:val="14"/>
        </w:numPr>
      </w:pPr>
      <w:r w:rsidRPr="009C1732">
        <w:t xml:space="preserve">If the pin state is detected as HIGH, then the input pulse previously detected has ceased. The code treats this as a “misfire” and switches the state machine back to the </w:t>
      </w:r>
      <w:r w:rsidRPr="009C1732">
        <w:rPr>
          <w:i/>
        </w:rPr>
        <w:t>Waiting for Input</w:t>
      </w:r>
      <w:r w:rsidRPr="009C1732">
        <w:t xml:space="preserve"> state. The code loop moves on to the next bell.</w:t>
      </w:r>
    </w:p>
    <w:p w14:paraId="615B9E91" w14:textId="77777777" w:rsidR="00AF0947" w:rsidRPr="009C1732" w:rsidRDefault="00AF0947" w:rsidP="005E5122">
      <w:pPr>
        <w:pStyle w:val="ListParagraph"/>
        <w:numPr>
          <w:ilvl w:val="0"/>
          <w:numId w:val="14"/>
        </w:numPr>
      </w:pPr>
      <w:r w:rsidRPr="009C1732">
        <w:t>If the pin state is still LOW, the code compares the value of the de-bounce timeout with the current time from the microcontroller’s internal clock.</w:t>
      </w:r>
    </w:p>
    <w:p w14:paraId="12DF060F" w14:textId="77777777" w:rsidR="00AF0947" w:rsidRPr="009C1732" w:rsidRDefault="00AF0947" w:rsidP="005E5122">
      <w:pPr>
        <w:pStyle w:val="ListParagraph"/>
        <w:numPr>
          <w:ilvl w:val="0"/>
          <w:numId w:val="14"/>
        </w:numPr>
      </w:pPr>
      <w:r w:rsidRPr="009C1732">
        <w:t xml:space="preserve">If the timeout value has not yet been reached, the code does nothing and moves on to the next bell. The state machine remains in the </w:t>
      </w:r>
      <w:r w:rsidRPr="009C1732">
        <w:rPr>
          <w:i/>
        </w:rPr>
        <w:t>Waiting for Debounce</w:t>
      </w:r>
      <w:r w:rsidRPr="009C1732">
        <w:t xml:space="preserve"> state. </w:t>
      </w:r>
    </w:p>
    <w:p w14:paraId="0974A6E7" w14:textId="4A6CE4A7" w:rsidR="002712AD" w:rsidRPr="009C1732" w:rsidRDefault="002712AD" w:rsidP="002712AD">
      <w:pPr>
        <w:pStyle w:val="ListParagraph"/>
        <w:numPr>
          <w:ilvl w:val="0"/>
          <w:numId w:val="14"/>
        </w:numPr>
      </w:pPr>
      <w:r w:rsidRPr="009C1732">
        <w:t xml:space="preserve">If the timeout has been reached or has been passed, the code sends the appropriate character over the serial interface to the Simulator PC, and switches the state machine into the </w:t>
      </w:r>
      <w:r w:rsidRPr="009C1732">
        <w:rPr>
          <w:i/>
        </w:rPr>
        <w:t xml:space="preserve">Waiting for Guard Timer </w:t>
      </w:r>
      <w:r w:rsidRPr="009C1732">
        <w:t>state.</w:t>
      </w:r>
    </w:p>
    <w:p w14:paraId="05FE7C06" w14:textId="6A43603D" w:rsidR="002712AD" w:rsidRDefault="002712AD" w:rsidP="002712AD">
      <w:pPr>
        <w:pStyle w:val="Heading4"/>
      </w:pPr>
      <w:r>
        <w:t>Waiting for Guard Timer</w:t>
      </w:r>
    </w:p>
    <w:p w14:paraId="18B265AE" w14:textId="721C837F"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 xml:space="preserve">Waiting </w:t>
      </w:r>
      <w:r w:rsidR="002712AD" w:rsidRPr="009C1732">
        <w:rPr>
          <w:i/>
        </w:rPr>
        <w:t>for Guard Timer</w:t>
      </w:r>
      <w:r w:rsidRPr="009C1732">
        <w:t xml:space="preserve"> state, the firmware code compares the value of the </w:t>
      </w:r>
      <w:r w:rsidR="002712AD" w:rsidRPr="009C1732">
        <w:t xml:space="preserve">Guard Timer </w:t>
      </w:r>
      <w:r w:rsidRPr="009C1732">
        <w:t>timeout with the current time from the microcontroller’s</w:t>
      </w:r>
      <w:r w:rsidRPr="009C1732" w:rsidDel="008131E3">
        <w:t xml:space="preserve"> </w:t>
      </w:r>
      <w:r w:rsidRPr="009C1732">
        <w:t>internal clock.</w:t>
      </w:r>
    </w:p>
    <w:p w14:paraId="0EF37F68" w14:textId="76A8E51F" w:rsidR="00AF0947" w:rsidRPr="009C1732" w:rsidRDefault="00AF0947" w:rsidP="005E5122">
      <w:pPr>
        <w:pStyle w:val="ListParagraph"/>
        <w:numPr>
          <w:ilvl w:val="0"/>
          <w:numId w:val="15"/>
        </w:numPr>
      </w:pPr>
      <w:r w:rsidRPr="009C1732">
        <w:t xml:space="preserve">If the timeout value has not yet been reached, the code does nothing and moves on to the next bell. The state machine remains in the </w:t>
      </w:r>
      <w:r w:rsidRPr="009C1732">
        <w:rPr>
          <w:i/>
        </w:rPr>
        <w:t xml:space="preserve">Waiting </w:t>
      </w:r>
      <w:r w:rsidR="002712AD" w:rsidRPr="009C1732">
        <w:rPr>
          <w:i/>
        </w:rPr>
        <w:t>for Guard Timer</w:t>
      </w:r>
      <w:r w:rsidRPr="009C1732">
        <w:t xml:space="preserve"> state.</w:t>
      </w:r>
    </w:p>
    <w:p w14:paraId="2E6B7F4A" w14:textId="1D2A5273" w:rsidR="00AF0947" w:rsidRPr="009C1732" w:rsidRDefault="00AF0947" w:rsidP="005E5122">
      <w:pPr>
        <w:pStyle w:val="ListParagraph"/>
        <w:numPr>
          <w:ilvl w:val="0"/>
          <w:numId w:val="15"/>
        </w:numPr>
      </w:pPr>
      <w:r w:rsidRPr="009C1732">
        <w:t xml:space="preserve">If the timeout has been reached or has been passed, the code switches the state machine back into the </w:t>
      </w:r>
      <w:r w:rsidRPr="009C1732">
        <w:rPr>
          <w:i/>
        </w:rPr>
        <w:t xml:space="preserve">Waiting for Input </w:t>
      </w:r>
      <w:r w:rsidRPr="009C1732">
        <w:t>state, and the cycle starts again.</w:t>
      </w:r>
      <w:r w:rsidR="002712AD" w:rsidRPr="009C1732">
        <w:t xml:space="preserve"> The default value for the Guard Timer is 10cs (100ms), but this can be configured through the Simulator Interface CLI.</w:t>
      </w:r>
    </w:p>
    <w:p w14:paraId="5B25C38C" w14:textId="2F30CBC5" w:rsidR="002712AD" w:rsidRPr="009C1732" w:rsidRDefault="002712AD" w:rsidP="005E5122">
      <w:pPr>
        <w:pStyle w:val="ListParagraph"/>
        <w:numPr>
          <w:ilvl w:val="0"/>
          <w:numId w:val="15"/>
        </w:numPr>
      </w:pPr>
      <w:r w:rsidRPr="009C1732">
        <w:t xml:space="preserve">The channel input pin is not read in the </w:t>
      </w:r>
      <w:r w:rsidRPr="009C1732">
        <w:rPr>
          <w:i/>
          <w:iCs/>
        </w:rPr>
        <w:t>Waiting for Guard Timer</w:t>
      </w:r>
      <w:r w:rsidRPr="009C1732">
        <w:t xml:space="preserve"> state (other than for debugging purposes), effectively debouncing the end of the sensor pulse.</w:t>
      </w:r>
    </w:p>
    <w:p w14:paraId="1160BAC8" w14:textId="100084A0" w:rsidR="002712AD" w:rsidRDefault="002712AD" w:rsidP="002712AD">
      <w:pPr>
        <w:pStyle w:val="Heading4"/>
      </w:pPr>
      <w:r>
        <w:t>Disabled</w:t>
      </w:r>
      <w:r w:rsidR="00CB7B8E">
        <w:t xml:space="preserve"> Sensor</w:t>
      </w:r>
    </w:p>
    <w:p w14:paraId="6CFF10CC" w14:textId="1E806855" w:rsidR="00AF0947" w:rsidRPr="009C1732" w:rsidRDefault="00AF0947" w:rsidP="00AF0947">
      <w:r w:rsidRPr="009C1732">
        <w:t xml:space="preserve">When a </w:t>
      </w:r>
      <w:r w:rsidR="003912A1">
        <w:t>channel’s</w:t>
      </w:r>
      <w:r w:rsidR="003912A1" w:rsidRPr="009C1732">
        <w:t xml:space="preserve"> </w:t>
      </w:r>
      <w:r w:rsidRPr="009C1732">
        <w:t xml:space="preserve">state machine is in the </w:t>
      </w:r>
      <w:r w:rsidRPr="009C1732">
        <w:rPr>
          <w:i/>
        </w:rPr>
        <w:t>Sensor Disabled</w:t>
      </w:r>
      <w:r w:rsidRPr="009C1732">
        <w:t xml:space="preserve"> state, the firmware code does nothing and moves on to the next bell. </w:t>
      </w:r>
      <w:r w:rsidRPr="009C1732">
        <w:rPr>
          <w:i/>
        </w:rPr>
        <w:t>Sensor Disabled</w:t>
      </w:r>
      <w:r w:rsidRPr="009C1732">
        <w:t xml:space="preserve"> state is enabled through the CLI or from EEPROM configuration data during setup, and the state machine remains in the </w:t>
      </w:r>
      <w:r w:rsidRPr="009C1732">
        <w:rPr>
          <w:i/>
        </w:rPr>
        <w:t>Sensor Disabled</w:t>
      </w:r>
      <w:r w:rsidRPr="009C1732">
        <w:t xml:space="preserve"> state until reset through the CLI.</w:t>
      </w:r>
    </w:p>
    <w:p w14:paraId="1C2AA730" w14:textId="4B3B8CFB" w:rsidR="002712AD" w:rsidRPr="002712AD" w:rsidRDefault="002712AD" w:rsidP="00AF0947">
      <w:pPr>
        <w:rPr>
          <w:color w:val="00B050"/>
        </w:rPr>
      </w:pPr>
      <w:r w:rsidRPr="009C1732">
        <w:t>Note that the number of channels to be scanned on each iteration is determined dynamically with reference to the highest numbered enabled channel: For example, if the highest numbered enabled channel is channel 10, only channels 1 to 10 will be scanned, shortening the loop time</w:t>
      </w:r>
      <w:r w:rsidR="00CB7B8E" w:rsidRPr="009C1732">
        <w:t>. If the highest numbered enabled channel is channel 16, then channels 1 to 16 will be scanned</w:t>
      </w:r>
      <w:r w:rsidR="00CB7B8E">
        <w:rPr>
          <w:color w:val="00B050"/>
        </w:rPr>
        <w:t>.</w:t>
      </w:r>
    </w:p>
    <w:p w14:paraId="3A8DD316" w14:textId="5EBA8B44" w:rsidR="002712AD" w:rsidRPr="006B7665" w:rsidRDefault="002712AD" w:rsidP="002712AD">
      <w:pPr>
        <w:pStyle w:val="Heading4"/>
      </w:pPr>
      <w:r>
        <w:t>Test Mode</w:t>
      </w:r>
    </w:p>
    <w:p w14:paraId="103456ED" w14:textId="34CE48D6" w:rsidR="00AF0947" w:rsidRPr="009C1732" w:rsidRDefault="00AF0947" w:rsidP="00AF0947">
      <w:r w:rsidRPr="009C1732">
        <w:t xml:space="preserve">The </w:t>
      </w:r>
      <w:r w:rsidRPr="009C1732">
        <w:rPr>
          <w:i/>
        </w:rPr>
        <w:t>Test Mode</w:t>
      </w:r>
      <w:r w:rsidRPr="009C1732">
        <w:t xml:space="preserve"> state implements a very simple test function, ignoring sensor inputs and generating </w:t>
      </w:r>
      <w:r w:rsidR="002712AD" w:rsidRPr="009C1732">
        <w:t xml:space="preserve">simple test patterns </w:t>
      </w:r>
      <w:r w:rsidRPr="009C1732">
        <w:t xml:space="preserve">on the serial interface. </w:t>
      </w:r>
      <w:r w:rsidRPr="009C1732">
        <w:rPr>
          <w:i/>
        </w:rPr>
        <w:t>Test Mode</w:t>
      </w:r>
      <w:r w:rsidRPr="009C1732">
        <w:t xml:space="preserve"> state is enabled through the CLI, and persists until the interface is reset. This facility exists primarily for testing other components of a simulator installation.</w:t>
      </w:r>
    </w:p>
    <w:p w14:paraId="7473321F" w14:textId="77777777" w:rsidR="00AF0947" w:rsidRPr="002712AD" w:rsidRDefault="00AF0947" w:rsidP="00AF0947">
      <w:pPr>
        <w:rPr>
          <w:color w:val="00B050"/>
        </w:rPr>
      </w:pPr>
      <w:r w:rsidRPr="009C1732">
        <w:t>The foregoing description covers the core simulator functionality. In addition to this, debug code provides additional timing and data gathering functions which are described later</w:t>
      </w:r>
      <w:r w:rsidRPr="002712AD">
        <w:rPr>
          <w:color w:val="00B050"/>
        </w:rPr>
        <w:t>.</w:t>
      </w:r>
    </w:p>
    <w:p w14:paraId="0256D6A9" w14:textId="77777777" w:rsidR="00AF0947" w:rsidRPr="00D85978" w:rsidRDefault="00AF0947" w:rsidP="00CB7B8E">
      <w:pPr>
        <w:pStyle w:val="Heading3"/>
      </w:pPr>
      <w:bookmarkStart w:id="2342" w:name="_Toc382313145"/>
      <w:bookmarkStart w:id="2343" w:name="_Toc415420475"/>
      <w:bookmarkStart w:id="2344" w:name="_Toc472625774"/>
      <w:bookmarkStart w:id="2345" w:name="_Toc80793262"/>
      <w:r w:rsidRPr="00D85978">
        <w:lastRenderedPageBreak/>
        <w:t>Timer Issues</w:t>
      </w:r>
      <w:bookmarkEnd w:id="2342"/>
      <w:bookmarkEnd w:id="2343"/>
      <w:bookmarkEnd w:id="2344"/>
      <w:bookmarkEnd w:id="2345"/>
    </w:p>
    <w:p w14:paraId="5875CD90" w14:textId="77777777" w:rsidR="00AF0947" w:rsidRPr="009C1732" w:rsidRDefault="00AF0947" w:rsidP="00AF0947">
      <w:r w:rsidRPr="009C1732">
        <w:t>The ATmega328P microcontroller lacks a true Real Time Clock. The library inbuilt timing functions (</w:t>
      </w:r>
      <w:r w:rsidRPr="009C1732">
        <w:rPr>
          <w:i/>
        </w:rPr>
        <w:t>millis()</w:t>
      </w:r>
      <w:r w:rsidRPr="009C1732">
        <w:t xml:space="preserve"> and </w:t>
      </w:r>
      <w:r w:rsidRPr="009C1732">
        <w:rPr>
          <w:i/>
        </w:rPr>
        <w:t>micros()</w:t>
      </w:r>
      <w:r w:rsidRPr="009C1732">
        <w:t>) return the number of milliseconds or microseconds respectively since the microcontroller was last powered on or the last hardware reset. All times used within the software are therefore offset times from this baseline.</w:t>
      </w:r>
    </w:p>
    <w:p w14:paraId="3A5BE1AF" w14:textId="42353B9F" w:rsidR="00AF0947" w:rsidRPr="009C1732" w:rsidRDefault="00AF0947" w:rsidP="00AF0947">
      <w:r w:rsidRPr="009C1732">
        <w:t xml:space="preserve">The Simulator Interface firmware uses </w:t>
      </w:r>
      <w:r w:rsidR="00CB7B8E" w:rsidRPr="009C1732">
        <w:t xml:space="preserve">both </w:t>
      </w:r>
      <w:r w:rsidRPr="009C1732">
        <w:t xml:space="preserve">the </w:t>
      </w:r>
      <w:r w:rsidRPr="009C1732">
        <w:rPr>
          <w:i/>
        </w:rPr>
        <w:t>millis()</w:t>
      </w:r>
      <w:r w:rsidRPr="009C1732">
        <w:t xml:space="preserve"> </w:t>
      </w:r>
      <w:r w:rsidR="00CB7B8E" w:rsidRPr="009C1732">
        <w:t xml:space="preserve">and </w:t>
      </w:r>
      <w:r w:rsidR="00CB7B8E" w:rsidRPr="009C1732">
        <w:rPr>
          <w:i/>
          <w:iCs/>
        </w:rPr>
        <w:t>micros()</w:t>
      </w:r>
      <w:r w:rsidR="00CB7B8E" w:rsidRPr="009C1732">
        <w:t xml:space="preserve"> </w:t>
      </w:r>
      <w:r w:rsidRPr="009C1732">
        <w:t>function</w:t>
      </w:r>
      <w:r w:rsidR="00CB7B8E" w:rsidRPr="009C1732">
        <w:t>s</w:t>
      </w:r>
      <w:r w:rsidRPr="009C1732">
        <w:t xml:space="preserve"> for its main timing and delay calculations (</w:t>
      </w:r>
      <w:r w:rsidRPr="009C1732">
        <w:rPr>
          <w:i/>
        </w:rPr>
        <w:t>micros()</w:t>
      </w:r>
      <w:r w:rsidRPr="009C1732">
        <w:t xml:space="preserve"> is used only by debugging code). </w:t>
      </w:r>
      <w:r w:rsidR="00CB7B8E" w:rsidRPr="009C1732">
        <w:t>These</w:t>
      </w:r>
      <w:r w:rsidRPr="009C1732">
        <w:t xml:space="preserve"> function</w:t>
      </w:r>
      <w:r w:rsidR="00CB7B8E" w:rsidRPr="009C1732">
        <w:t>s</w:t>
      </w:r>
      <w:r w:rsidRPr="009C1732">
        <w:t xml:space="preserve"> return 32-bit unsigned long data type</w:t>
      </w:r>
      <w:r w:rsidR="00CB7B8E" w:rsidRPr="009C1732">
        <w:t xml:space="preserve">s; </w:t>
      </w:r>
      <w:r w:rsidRPr="009C1732">
        <w:t xml:space="preserve">consequently the value returned </w:t>
      </w:r>
      <w:r w:rsidR="00CB7B8E" w:rsidRPr="009C1732">
        <w:t xml:space="preserve">by </w:t>
      </w:r>
      <w:r w:rsidR="00CB7B8E" w:rsidRPr="009C1732">
        <w:rPr>
          <w:i/>
          <w:iCs/>
        </w:rPr>
        <w:t>micros()</w:t>
      </w:r>
      <w:r w:rsidR="00CB7B8E" w:rsidRPr="009C1732">
        <w:t xml:space="preserve"> </w:t>
      </w:r>
      <w:r w:rsidRPr="009C1732">
        <w:t>will increase and then overflow back to zero after approximately 50 power-on days</w:t>
      </w:r>
      <w:r w:rsidR="00CB7B8E" w:rsidRPr="009C1732">
        <w:t xml:space="preserve">, and the value returned by </w:t>
      </w:r>
      <w:r w:rsidR="00CB7B8E" w:rsidRPr="009C1732">
        <w:rPr>
          <w:i/>
          <w:iCs/>
        </w:rPr>
        <w:t>micros()</w:t>
      </w:r>
      <w:r w:rsidR="00CB7B8E" w:rsidRPr="009C1732">
        <w:t xml:space="preserve"> will overflow approximately every 70 minutes.</w:t>
      </w:r>
    </w:p>
    <w:p w14:paraId="04A4A869" w14:textId="77777777" w:rsidR="00CB7B8E" w:rsidRPr="009C1732" w:rsidRDefault="00AF0947" w:rsidP="00AF0947">
      <w:r w:rsidRPr="009C1732">
        <w:t>Th</w:t>
      </w:r>
      <w:r w:rsidR="00CB7B8E" w:rsidRPr="009C1732">
        <w:t>ese</w:t>
      </w:r>
      <w:r w:rsidRPr="009C1732">
        <w:t xml:space="preserve"> overflow</w:t>
      </w:r>
      <w:r w:rsidR="00CB7B8E" w:rsidRPr="009C1732">
        <w:t xml:space="preserve">s would </w:t>
      </w:r>
      <w:r w:rsidRPr="009C1732">
        <w:t xml:space="preserve">disrupt simulator processing, as state machines </w:t>
      </w:r>
      <w:r w:rsidR="00CB7B8E" w:rsidRPr="009C1732">
        <w:t xml:space="preserve">may become “stuck” waiting for an overflowed timer to expire. </w:t>
      </w:r>
    </w:p>
    <w:p w14:paraId="61D1D9A8" w14:textId="62C061CF" w:rsidR="00CB7B8E" w:rsidRPr="009C1732" w:rsidRDefault="00CB7B8E" w:rsidP="00971B44">
      <w:pPr>
        <w:pStyle w:val="ListParagraph"/>
        <w:numPr>
          <w:ilvl w:val="0"/>
          <w:numId w:val="39"/>
        </w:numPr>
      </w:pPr>
      <w:r w:rsidRPr="009C1732">
        <w:t xml:space="preserve">In the case of the </w:t>
      </w:r>
      <w:r w:rsidRPr="009C1732">
        <w:rPr>
          <w:i/>
          <w:iCs/>
        </w:rPr>
        <w:t>micros()</w:t>
      </w:r>
      <w:r w:rsidRPr="009C1732">
        <w:t xml:space="preserve"> timer, which is used for the</w:t>
      </w:r>
      <w:r w:rsidR="00971B44" w:rsidRPr="009C1732">
        <w:t xml:space="preserve"> sensor</w:t>
      </w:r>
      <w:r w:rsidRPr="009C1732">
        <w:t xml:space="preserve"> debounce timer, the Simulator Interface firmware attempts to catch this overflow, and looks for timer expiry times which are an unreasonably long time into the future.</w:t>
      </w:r>
    </w:p>
    <w:p w14:paraId="4C1C1BC6" w14:textId="7D2C2147" w:rsidR="00AF0947" w:rsidRPr="009C1732" w:rsidRDefault="00971B44" w:rsidP="00971B44">
      <w:pPr>
        <w:pStyle w:val="ListParagraph"/>
        <w:numPr>
          <w:ilvl w:val="0"/>
          <w:numId w:val="39"/>
        </w:numPr>
      </w:pPr>
      <w:r w:rsidRPr="009C1732">
        <w:t xml:space="preserve">For the </w:t>
      </w:r>
      <w:r w:rsidR="00CB7B8E" w:rsidRPr="009C1732">
        <w:rPr>
          <w:i/>
          <w:iCs/>
        </w:rPr>
        <w:t>millis()</w:t>
      </w:r>
      <w:r w:rsidR="00CB7B8E" w:rsidRPr="009C1732">
        <w:t xml:space="preserve"> timer, th</w:t>
      </w:r>
      <w:r w:rsidR="00AF0947" w:rsidRPr="009C1732">
        <w:t xml:space="preserve">e current version of Simulator Interface </w:t>
      </w:r>
      <w:r w:rsidR="00CB7B8E" w:rsidRPr="009C1732">
        <w:t>firmware</w:t>
      </w:r>
      <w:r w:rsidR="00AF0947" w:rsidRPr="009C1732">
        <w:t xml:space="preserve"> will require a power cycle or reset to clear the problem.</w:t>
      </w:r>
      <w:r w:rsidR="00CB7B8E" w:rsidRPr="009C1732">
        <w:t xml:space="preserve"> </w:t>
      </w:r>
      <w:r w:rsidR="00AF0947" w:rsidRPr="009C1732">
        <w:t xml:space="preserve">This issue may be addressed in a future version of the </w:t>
      </w:r>
      <w:r w:rsidR="00CB7B8E" w:rsidRPr="009C1732">
        <w:t>firmware.</w:t>
      </w:r>
      <w:r w:rsidR="00AF0947" w:rsidRPr="009C1732">
        <w:t xml:space="preserve"> However</w:t>
      </w:r>
      <w:r w:rsidR="00CB7B8E" w:rsidRPr="009C1732">
        <w:t>,</w:t>
      </w:r>
      <w:r w:rsidR="00AF0947" w:rsidRPr="009C1732">
        <w:t xml:space="preserve"> this is considered a low-priority issue because it is unlikely that a Simulator Interface will be left powered up for such extended periods of time.</w:t>
      </w:r>
    </w:p>
    <w:p w14:paraId="70665AB8" w14:textId="77777777" w:rsidR="00AF0947" w:rsidRDefault="00AF0947" w:rsidP="00971B44">
      <w:pPr>
        <w:pStyle w:val="Heading3"/>
      </w:pPr>
      <w:bookmarkStart w:id="2346" w:name="_Toc382313146"/>
      <w:bookmarkStart w:id="2347" w:name="_Toc415420476"/>
      <w:bookmarkStart w:id="2348" w:name="_Toc472625775"/>
      <w:bookmarkStart w:id="2349" w:name="_Toc80793263"/>
      <w:r>
        <w:t>Sensor De-Bouncing</w:t>
      </w:r>
      <w:bookmarkEnd w:id="2346"/>
      <w:bookmarkEnd w:id="2347"/>
      <w:bookmarkEnd w:id="2348"/>
      <w:bookmarkEnd w:id="2349"/>
    </w:p>
    <w:p w14:paraId="21B33444" w14:textId="6B14CFE0" w:rsidR="00AF0947" w:rsidRPr="009C1732" w:rsidRDefault="00AF0947" w:rsidP="00AF0947">
      <w:pPr>
        <w:keepNext/>
      </w:pPr>
      <w:r w:rsidRPr="009C1732">
        <w:t xml:space="preserve">The Simulator Interface firmware reacts to the start of a pulse from a </w:t>
      </w:r>
      <w:r w:rsidR="00971B44" w:rsidRPr="009C1732">
        <w:t>sensor</w:t>
      </w:r>
      <w:r w:rsidRPr="009C1732">
        <w:t xml:space="preserve">. In practice the output from some sensor types may be noisy and </w:t>
      </w:r>
      <w:r w:rsidR="00971B44" w:rsidRPr="009C1732">
        <w:t>consist</w:t>
      </w:r>
      <w:r w:rsidRPr="009C1732">
        <w:t xml:space="preserve"> of a number of very short pulses, especially at the start or end of a pulse. This is known as “bounce”, a term derived from the physical elastic bounce of a mechanical contact. This is illustrated in the following diagram:</w:t>
      </w:r>
    </w:p>
    <w:p w14:paraId="72E8CC13" w14:textId="7EF475AB" w:rsidR="00AF0947" w:rsidRDefault="00971B44" w:rsidP="00AF0947">
      <w:pPr>
        <w:keepNext/>
        <w:jc w:val="center"/>
      </w:pPr>
      <w:r>
        <w:rPr>
          <w:noProof/>
        </w:rPr>
        <w:drawing>
          <wp:inline distT="0" distB="0" distL="0" distR="0" wp14:anchorId="03530BE6" wp14:editId="1A07D77C">
            <wp:extent cx="5040000" cy="1490400"/>
            <wp:effectExtent l="0" t="0" r="825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Debounce Guard Timer Diagram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1490400"/>
                    </a:xfrm>
                    <a:prstGeom prst="rect">
                      <a:avLst/>
                    </a:prstGeom>
                  </pic:spPr>
                </pic:pic>
              </a:graphicData>
            </a:graphic>
          </wp:inline>
        </w:drawing>
      </w:r>
    </w:p>
    <w:p w14:paraId="67E9D7A8" w14:textId="0B3394ED" w:rsidR="00AF0947" w:rsidRPr="008B0EA2" w:rsidRDefault="00AF0947" w:rsidP="00AF0947">
      <w:pPr>
        <w:pStyle w:val="Caption"/>
        <w:jc w:val="center"/>
      </w:pPr>
      <w:bookmarkStart w:id="2350" w:name="_Toc415420572"/>
      <w:bookmarkStart w:id="2351" w:name="_Toc472625846"/>
      <w:bookmarkStart w:id="2352" w:name="_Toc80793333"/>
      <w:r>
        <w:t xml:space="preserve">Figure </w:t>
      </w:r>
      <w:r>
        <w:rPr>
          <w:noProof/>
        </w:rPr>
        <w:fldChar w:fldCharType="begin"/>
      </w:r>
      <w:r>
        <w:rPr>
          <w:noProof/>
        </w:rPr>
        <w:instrText xml:space="preserve"> SEQ Figure \* ARABIC </w:instrText>
      </w:r>
      <w:r>
        <w:rPr>
          <w:noProof/>
        </w:rPr>
        <w:fldChar w:fldCharType="separate"/>
      </w:r>
      <w:ins w:id="2353" w:author="Andrew Instone-Cowie" w:date="2021-08-25T14:18:00Z">
        <w:r w:rsidR="00E86763">
          <w:rPr>
            <w:noProof/>
          </w:rPr>
          <w:t>34</w:t>
        </w:r>
      </w:ins>
      <w:del w:id="2354" w:author="Andrew Instone-Cowie" w:date="2021-08-10T20:37:00Z">
        <w:r w:rsidR="00CA0B7C" w:rsidDel="00744894">
          <w:rPr>
            <w:noProof/>
          </w:rPr>
          <w:delText>22</w:delText>
        </w:r>
      </w:del>
      <w:r>
        <w:rPr>
          <w:noProof/>
        </w:rPr>
        <w:fldChar w:fldCharType="end"/>
      </w:r>
      <w:r>
        <w:t xml:space="preserve"> – Sensor De-Bounce Illustration</w:t>
      </w:r>
      <w:bookmarkEnd w:id="2350"/>
      <w:bookmarkEnd w:id="2351"/>
      <w:bookmarkEnd w:id="2352"/>
    </w:p>
    <w:p w14:paraId="11033175" w14:textId="5A195A10" w:rsidR="00AF0947" w:rsidRPr="009C1732" w:rsidRDefault="00AF0947" w:rsidP="00AF0947">
      <w:r w:rsidRPr="009C1732">
        <w:t xml:space="preserve">The current version of the Simulator Interface code reacts to the first observed transition in the output of the </w:t>
      </w:r>
      <w:r w:rsidR="00971B44" w:rsidRPr="009C1732">
        <w:t>sensor</w:t>
      </w:r>
      <w:r w:rsidRPr="009C1732">
        <w:t xml:space="preserve"> (indicated by the red arrow on the diagram). </w:t>
      </w:r>
    </w:p>
    <w:p w14:paraId="428D1EC9" w14:textId="71E6544D" w:rsidR="00AF0947" w:rsidRPr="009C1732" w:rsidRDefault="00AF0947" w:rsidP="00AF0947">
      <w:r w:rsidRPr="009C1732">
        <w:t xml:space="preserve">The code then requires that the sensor signal remains stable for at least the duration of the global debounce timer (default </w:t>
      </w:r>
      <w:r w:rsidR="00971B44" w:rsidRPr="009C1732">
        <w:t>2</w:t>
      </w:r>
      <w:r w:rsidRPr="009C1732">
        <w:t xml:space="preserve">ms, configurable). If the detected signal ceases within that interval then the signal is treated as a “misfire”, is ignored, and the code returns the state machine to the </w:t>
      </w:r>
      <w:r w:rsidRPr="009C1732">
        <w:rPr>
          <w:i/>
        </w:rPr>
        <w:t>Waiting for Input</w:t>
      </w:r>
      <w:r w:rsidRPr="009C1732">
        <w:t xml:space="preserve"> state.</w:t>
      </w:r>
      <w:r w:rsidR="00F068B4" w:rsidRPr="009C1732">
        <w:t xml:space="preserve"> The debounce timer is specified in milliseconds, but calculated in microseconds for improved consistency. The resolution of the microsecond timer is 8</w:t>
      </w:r>
      <w:r w:rsidR="00F068B4" w:rsidRPr="009C1732">
        <w:rPr>
          <w:rFonts w:ascii="Calibri" w:hAnsi="Calibri" w:cs="Calibri"/>
        </w:rPr>
        <w:t>µ</w:t>
      </w:r>
      <w:r w:rsidR="00F068B4" w:rsidRPr="009C1732">
        <w:t>s.</w:t>
      </w:r>
    </w:p>
    <w:p w14:paraId="3AE2D139" w14:textId="162EF45E" w:rsidR="00AF0947" w:rsidRPr="009C1732" w:rsidRDefault="00AF0947" w:rsidP="00AF0947">
      <w:r w:rsidRPr="009C1732">
        <w:lastRenderedPageBreak/>
        <w:t xml:space="preserve">When the state machine has switched into the </w:t>
      </w:r>
      <w:r w:rsidRPr="009C1732">
        <w:rPr>
          <w:i/>
        </w:rPr>
        <w:t xml:space="preserve">Waiting </w:t>
      </w:r>
      <w:r w:rsidR="00F068B4" w:rsidRPr="009C1732">
        <w:rPr>
          <w:i/>
        </w:rPr>
        <w:t>for Guard Timer</w:t>
      </w:r>
      <w:r w:rsidRPr="009C1732">
        <w:t xml:space="preserve"> state, the input pin is not read at all (other than by debug code, which includes specific detection and reporting of multiple pulses), and any sensor bounce is therefore ignored. Provided that the overall sensor pulse is shorter than the duration of the </w:t>
      </w:r>
      <w:r w:rsidR="00F068B4" w:rsidRPr="009C1732">
        <w:t xml:space="preserve">guard </w:t>
      </w:r>
      <w:r w:rsidRPr="009C1732">
        <w:t xml:space="preserve">timer, this effectively de-bounces the input. </w:t>
      </w:r>
      <w:r w:rsidR="00F068B4" w:rsidRPr="009C1732">
        <w:t>Typically,</w:t>
      </w:r>
      <w:r w:rsidRPr="009C1732">
        <w:t xml:space="preserve"> the input pulse from an optical sensor will be a few milliseconds in duration, and the </w:t>
      </w:r>
      <w:r w:rsidR="00F068B4" w:rsidRPr="009C1732">
        <w:t>guard</w:t>
      </w:r>
      <w:r w:rsidRPr="009C1732">
        <w:t xml:space="preserve"> time several hundred milliseconds, so this is not a practical issue.</w:t>
      </w:r>
    </w:p>
    <w:p w14:paraId="2A814722" w14:textId="0204A86E" w:rsidR="00AF0947" w:rsidRPr="009C1732" w:rsidRDefault="00AF0947" w:rsidP="00AF0947">
      <w:r w:rsidRPr="009C1732">
        <w:t xml:space="preserve">In testing, no evidence of sensor bounce from the standard infra-red optical or magneto-resistive Sensor </w:t>
      </w:r>
      <w:r w:rsidR="00F068B4" w:rsidRPr="009C1732">
        <w:t>Modules</w:t>
      </w:r>
      <w:r w:rsidRPr="009C1732">
        <w:t xml:space="preserve"> was observed, within the resolution of the debug timing code and the microsecond timer. </w:t>
      </w:r>
    </w:p>
    <w:p w14:paraId="3C92AB82" w14:textId="77777777" w:rsidR="00AF0947" w:rsidRDefault="00AF0947" w:rsidP="00F068B4">
      <w:pPr>
        <w:pStyle w:val="Heading3"/>
      </w:pPr>
      <w:bookmarkStart w:id="2355" w:name="_Toc382313147"/>
      <w:bookmarkStart w:id="2356" w:name="_Toc415420477"/>
      <w:bookmarkStart w:id="2357" w:name="_Toc472625776"/>
      <w:bookmarkStart w:id="2358" w:name="_Toc80793264"/>
      <w:r>
        <w:t>Debugging &amp; Timing Features</w:t>
      </w:r>
      <w:bookmarkEnd w:id="2355"/>
      <w:bookmarkEnd w:id="2356"/>
      <w:bookmarkEnd w:id="2357"/>
      <w:bookmarkEnd w:id="2358"/>
    </w:p>
    <w:p w14:paraId="61CA70FE" w14:textId="77777777" w:rsidR="00AF0947" w:rsidRPr="009C1732" w:rsidRDefault="00AF0947" w:rsidP="00AF0947">
      <w:r w:rsidRPr="009C1732">
        <w:t>In addition to the core timing and delay functions described above, which are required for core Simulator operation, the Simulator Interface firmware implements further timing and data gathering for debugging and experimental purposes. This output is not suitable for sending to Simulator Software package, but may be accessed via a terminal emulator such as PuTTY.</w:t>
      </w:r>
    </w:p>
    <w:p w14:paraId="2E5DA727" w14:textId="77777777" w:rsidR="00AF0947" w:rsidRPr="009C1732" w:rsidRDefault="00AF0947" w:rsidP="00AF0947">
      <w:r w:rsidRPr="009C1732">
        <w:t>This debugging functionality is not part of the MBI Protocol specification.</w:t>
      </w:r>
    </w:p>
    <w:p w14:paraId="59E245B4" w14:textId="50084131" w:rsidR="00AF0947" w:rsidRPr="009C1732" w:rsidRDefault="00AF0947" w:rsidP="00AF0947">
      <w:r w:rsidRPr="009C1732">
        <w:t xml:space="preserve">Under normal operations, each pulse from a Sensor </w:t>
      </w:r>
      <w:r w:rsidR="00F068B4" w:rsidRPr="009C1732">
        <w:t>Module</w:t>
      </w:r>
      <w:r w:rsidRPr="009C1732">
        <w:t xml:space="preserve"> causes one ASCII character (following the conventional ringing notation of 1-9, 0, E, T) to be sent via the serial port for use by the Simulator</w:t>
      </w:r>
      <w:r w:rsidR="00F068B4" w:rsidRPr="009C1732">
        <w:t xml:space="preserve"> PC</w:t>
      </w:r>
      <w:r w:rsidRPr="009C1732">
        <w:t>, as defined in the MBI Protocol specification.</w:t>
      </w:r>
    </w:p>
    <w:p w14:paraId="5898EF9E" w14:textId="479B78B4" w:rsidR="00AF0947" w:rsidRPr="009C1732" w:rsidRDefault="00AF0947" w:rsidP="00AF0947">
      <w:pPr>
        <w:keepNext/>
      </w:pPr>
      <w:r w:rsidRPr="009C1732">
        <w:t>The following debugging features are available in firmware v</w:t>
      </w:r>
      <w:r w:rsidR="00F068B4" w:rsidRPr="009C1732">
        <w:t>3.5</w:t>
      </w:r>
      <w:r w:rsidRPr="009C1732">
        <w:t>:</w:t>
      </w:r>
    </w:p>
    <w:p w14:paraId="7E2D6972" w14:textId="77777777" w:rsidR="00AF0947" w:rsidRDefault="00AF0947" w:rsidP="00F068B4">
      <w:pPr>
        <w:pStyle w:val="Heading4"/>
      </w:pPr>
      <w:bookmarkStart w:id="2359" w:name="_Toc472625777"/>
      <w:r>
        <w:t>Debug Mask</w:t>
      </w:r>
      <w:bookmarkEnd w:id="2359"/>
    </w:p>
    <w:p w14:paraId="2F332D95" w14:textId="77777777" w:rsidR="00AF0947" w:rsidRPr="009C1732" w:rsidRDefault="00AF0947" w:rsidP="00AF0947">
      <w:r w:rsidRPr="009C1732">
        <w:t xml:space="preserve">The </w:t>
      </w:r>
      <w:r w:rsidRPr="009C1732">
        <w:rPr>
          <w:i/>
        </w:rPr>
        <w:t>Debug Mask</w:t>
      </w:r>
      <w:r w:rsidRPr="009C1732">
        <w:t xml:space="preserve"> allows for debugging output to be enabled on a specific subset of input channels. </w:t>
      </w:r>
    </w:p>
    <w:p w14:paraId="596867A6" w14:textId="3969A152" w:rsidR="00AF0947" w:rsidRPr="009C1732" w:rsidRDefault="00AF0947" w:rsidP="005E5122">
      <w:pPr>
        <w:pStyle w:val="ListParagraph"/>
        <w:numPr>
          <w:ilvl w:val="0"/>
          <w:numId w:val="27"/>
        </w:numPr>
      </w:pPr>
      <w:r w:rsidRPr="009C1732">
        <w:t>This may be used to reduce the volume of debug output generated during fault finding. By default, the mask enables debugging on all 1</w:t>
      </w:r>
      <w:r w:rsidR="00F068B4" w:rsidRPr="009C1732">
        <w:t>6</w:t>
      </w:r>
      <w:r w:rsidRPr="009C1732">
        <w:t xml:space="preserve"> channels.</w:t>
      </w:r>
    </w:p>
    <w:p w14:paraId="155D1FD4" w14:textId="77777777" w:rsidR="00AF0947" w:rsidRPr="009C1732" w:rsidRDefault="00AF0947" w:rsidP="005E5122">
      <w:pPr>
        <w:pStyle w:val="ListParagraph"/>
        <w:numPr>
          <w:ilvl w:val="0"/>
          <w:numId w:val="27"/>
        </w:numPr>
      </w:pPr>
      <w:r w:rsidRPr="009C1732">
        <w:t>The Debug Mask setting may be saved in non-volatile EEPROM</w:t>
      </w:r>
      <w:r w:rsidRPr="009C1732">
        <w:rPr>
          <w:rStyle w:val="FootnoteReference"/>
        </w:rPr>
        <w:footnoteReference w:id="37"/>
      </w:r>
      <w:r w:rsidRPr="009C1732">
        <w:t>.</w:t>
      </w:r>
    </w:p>
    <w:p w14:paraId="309AB74C" w14:textId="77777777" w:rsidR="00AF0947" w:rsidRPr="009C1732" w:rsidRDefault="00AF0947" w:rsidP="005E5122">
      <w:pPr>
        <w:pStyle w:val="ListParagraph"/>
        <w:numPr>
          <w:ilvl w:val="0"/>
          <w:numId w:val="27"/>
        </w:numPr>
      </w:pPr>
      <w:r w:rsidRPr="009C1732">
        <w:t xml:space="preserve">Note that enabling Debug Mode globally suppresses normal simulator output for </w:t>
      </w:r>
      <w:r w:rsidRPr="009C1732">
        <w:rPr>
          <w:u w:val="single"/>
        </w:rPr>
        <w:t>all</w:t>
      </w:r>
      <w:r w:rsidRPr="009C1732">
        <w:t xml:space="preserve"> channels, not just those set in the debug mask. </w:t>
      </w:r>
    </w:p>
    <w:p w14:paraId="3A76A9B0" w14:textId="77777777" w:rsidR="00AF0947" w:rsidRDefault="00AF0947" w:rsidP="00F068B4">
      <w:pPr>
        <w:pStyle w:val="Heading4"/>
      </w:pPr>
      <w:bookmarkStart w:id="2360" w:name="_Toc472625778"/>
      <w:r>
        <w:t>Debug Pulse Timer</w:t>
      </w:r>
      <w:bookmarkEnd w:id="2360"/>
    </w:p>
    <w:p w14:paraId="75589EEC" w14:textId="41759269" w:rsidR="00AF0947" w:rsidRPr="009C1732" w:rsidRDefault="00AF0947" w:rsidP="00AF0947">
      <w:pPr>
        <w:keepNext/>
      </w:pPr>
      <w:r w:rsidRPr="009C1732">
        <w:t xml:space="preserve">When the </w:t>
      </w:r>
      <w:r w:rsidRPr="009C1732">
        <w:rPr>
          <w:i/>
        </w:rPr>
        <w:t>Debug Pulse Timer</w:t>
      </w:r>
      <w:r w:rsidRPr="009C1732">
        <w:t xml:space="preserve"> flag is set, each valid input pulse will generate output on a separate line, with the following </w:t>
      </w:r>
      <w:r w:rsidR="00F068B4" w:rsidRPr="009C1732">
        <w:t xml:space="preserve">space separated </w:t>
      </w:r>
      <w:r w:rsidRPr="009C1732">
        <w:t>data fields:</w:t>
      </w:r>
    </w:p>
    <w:p w14:paraId="63D5C9B4" w14:textId="6AF3EDA6" w:rsidR="00AF0947" w:rsidRPr="009C1732" w:rsidRDefault="00AF0947" w:rsidP="005E5122">
      <w:pPr>
        <w:pStyle w:val="ListParagraph"/>
        <w:keepNext/>
        <w:numPr>
          <w:ilvl w:val="0"/>
          <w:numId w:val="16"/>
        </w:numPr>
        <w:ind w:left="714" w:hanging="357"/>
      </w:pPr>
      <w:r w:rsidRPr="009C1732">
        <w:t>The channel number (1-</w:t>
      </w:r>
      <w:r w:rsidR="00F068B4" w:rsidRPr="009C1732">
        <w:t>16</w:t>
      </w:r>
      <w:r w:rsidRPr="009C1732">
        <w:t>),</w:t>
      </w:r>
    </w:p>
    <w:p w14:paraId="737E62CC" w14:textId="74940AFE" w:rsidR="00F068B4" w:rsidRPr="009C1732" w:rsidRDefault="00F068B4" w:rsidP="005E5122">
      <w:pPr>
        <w:pStyle w:val="ListParagraph"/>
        <w:keepNext/>
        <w:numPr>
          <w:ilvl w:val="0"/>
          <w:numId w:val="16"/>
        </w:numPr>
        <w:ind w:left="714" w:hanging="357"/>
      </w:pPr>
      <w:r w:rsidRPr="009C1732">
        <w:t>The mapped ASCII character (1-90ETABCDWXYZ)</w:t>
      </w:r>
      <w:r w:rsidR="00424F3F" w:rsidRPr="009C1732">
        <w:t>,</w:t>
      </w:r>
    </w:p>
    <w:p w14:paraId="1BA7F5E7" w14:textId="01F6AA27" w:rsidR="00AF0947" w:rsidRPr="009C1732" w:rsidRDefault="00AF0947" w:rsidP="005E5122">
      <w:pPr>
        <w:pStyle w:val="ListParagraph"/>
        <w:keepNext/>
        <w:numPr>
          <w:ilvl w:val="0"/>
          <w:numId w:val="16"/>
        </w:numPr>
        <w:ind w:left="714" w:hanging="357"/>
      </w:pPr>
      <w:r w:rsidRPr="009C1732">
        <w:t xml:space="preserve">The </w:t>
      </w:r>
      <w:r w:rsidR="00F068B4" w:rsidRPr="009C1732">
        <w:t xml:space="preserve">guard timer expiry </w:t>
      </w:r>
      <w:r w:rsidRPr="009C1732">
        <w:t>offset time in milliseconds,</w:t>
      </w:r>
    </w:p>
    <w:p w14:paraId="15916DE5" w14:textId="77777777" w:rsidR="00AF0947" w:rsidRPr="009C1732" w:rsidRDefault="00AF0947" w:rsidP="005E5122">
      <w:pPr>
        <w:pStyle w:val="ListParagraph"/>
        <w:numPr>
          <w:ilvl w:val="0"/>
          <w:numId w:val="16"/>
        </w:numPr>
      </w:pPr>
      <w:r w:rsidRPr="009C1732">
        <w:t>The identifier “S”,</w:t>
      </w:r>
    </w:p>
    <w:p w14:paraId="0731AEE8" w14:textId="77777777" w:rsidR="00AF0947" w:rsidRPr="009C1732" w:rsidRDefault="00AF0947" w:rsidP="005E5122">
      <w:pPr>
        <w:pStyle w:val="ListParagraph"/>
        <w:numPr>
          <w:ilvl w:val="0"/>
          <w:numId w:val="16"/>
        </w:numPr>
      </w:pPr>
      <w:r w:rsidRPr="009C1732">
        <w:t>The duration of the (first) detected pulse, in microseconds,</w:t>
      </w:r>
    </w:p>
    <w:p w14:paraId="180F9D0D" w14:textId="78B8FAE7" w:rsidR="00AF0947" w:rsidRPr="009C1732" w:rsidRDefault="00AF0947" w:rsidP="005E5122">
      <w:pPr>
        <w:pStyle w:val="ListParagraph"/>
        <w:numPr>
          <w:ilvl w:val="0"/>
          <w:numId w:val="16"/>
        </w:numPr>
      </w:pPr>
      <w:r w:rsidRPr="009C1732">
        <w:t xml:space="preserve">The total number of pulses detected before the expiry of the </w:t>
      </w:r>
      <w:r w:rsidR="00F068B4" w:rsidRPr="009C1732">
        <w:t>guard timer</w:t>
      </w:r>
      <w:r w:rsidRPr="009C1732">
        <w:t>.</w:t>
      </w:r>
    </w:p>
    <w:p w14:paraId="2A08B9FD" w14:textId="61441D63" w:rsidR="00AF0947" w:rsidRPr="009C1732" w:rsidRDefault="00AF0947" w:rsidP="00AF0947">
      <w:r w:rsidRPr="009C1732">
        <w:lastRenderedPageBreak/>
        <w:t xml:space="preserve">Note that the pulse length timing code is not entirely robust: the assumption is made that the first Sensor </w:t>
      </w:r>
      <w:r w:rsidR="00F068B4" w:rsidRPr="009C1732">
        <w:t xml:space="preserve">Module </w:t>
      </w:r>
      <w:r w:rsidRPr="009C1732">
        <w:t xml:space="preserve">pulse will be shorter than the </w:t>
      </w:r>
      <w:r w:rsidR="00F068B4" w:rsidRPr="009C1732">
        <w:t xml:space="preserve">guard </w:t>
      </w:r>
      <w:r w:rsidRPr="009C1732">
        <w:t xml:space="preserve">timer. If the first pulse has not completed by the time the </w:t>
      </w:r>
      <w:r w:rsidR="00F068B4" w:rsidRPr="009C1732">
        <w:t xml:space="preserve">guard </w:t>
      </w:r>
      <w:r w:rsidRPr="009C1732">
        <w:t xml:space="preserve">timer expires, a spuriously large result would be displayed for the pulse length, because the last recorded pulse end time (from the previous sensor pulse) will be </w:t>
      </w:r>
      <w:r w:rsidRPr="009C1732">
        <w:rPr>
          <w:u w:val="single"/>
        </w:rPr>
        <w:t>before</w:t>
      </w:r>
      <w:r w:rsidRPr="009C1732">
        <w:t xml:space="preserve"> the current pulse start time, and the </w:t>
      </w:r>
      <w:r w:rsidRPr="009C1732">
        <w:rPr>
          <w:i/>
        </w:rPr>
        <w:t>unsigned long</w:t>
      </w:r>
      <w:r w:rsidRPr="009C1732">
        <w:t xml:space="preserve"> data type will overflow. This is trapped by the code and displayed as a zero duration. This limitation affects debugging output only.</w:t>
      </w:r>
    </w:p>
    <w:p w14:paraId="2BD3F694" w14:textId="77777777" w:rsidR="00AF0947" w:rsidRDefault="00AF0947" w:rsidP="00424F3F">
      <w:pPr>
        <w:pStyle w:val="Heading4"/>
      </w:pPr>
      <w:bookmarkStart w:id="2361" w:name="_Toc472625779"/>
      <w:r>
        <w:t>Debug Show Misfires</w:t>
      </w:r>
      <w:bookmarkEnd w:id="2361"/>
    </w:p>
    <w:p w14:paraId="7DA7532B" w14:textId="005832DC" w:rsidR="00AF0947" w:rsidRPr="009C1732" w:rsidRDefault="00AF0947" w:rsidP="00AF0947">
      <w:pPr>
        <w:keepNext/>
      </w:pPr>
      <w:r w:rsidRPr="009C1732">
        <w:t xml:space="preserve">When the </w:t>
      </w:r>
      <w:r w:rsidRPr="009C1732">
        <w:rPr>
          <w:i/>
        </w:rPr>
        <w:t>Debug Show Misfires</w:t>
      </w:r>
      <w:r w:rsidRPr="009C1732">
        <w:t xml:space="preserve"> flag is set, pulses shorter than the de-bounce timer will generate output on a separate line, with the following </w:t>
      </w:r>
      <w:r w:rsidR="00424F3F" w:rsidRPr="009C1732">
        <w:t xml:space="preserve">space separated </w:t>
      </w:r>
      <w:r w:rsidRPr="009C1732">
        <w:t>data fields:</w:t>
      </w:r>
    </w:p>
    <w:p w14:paraId="343F44C2" w14:textId="77777777" w:rsidR="00424F3F" w:rsidRPr="009C1732" w:rsidRDefault="00424F3F" w:rsidP="00424F3F">
      <w:pPr>
        <w:pStyle w:val="ListParagraph"/>
        <w:keepNext/>
        <w:numPr>
          <w:ilvl w:val="0"/>
          <w:numId w:val="16"/>
        </w:numPr>
        <w:ind w:left="714" w:hanging="357"/>
      </w:pPr>
      <w:r w:rsidRPr="009C1732">
        <w:t>The channel number (1-16),</w:t>
      </w:r>
    </w:p>
    <w:p w14:paraId="7A3D8437"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25062599" w14:textId="21270A99" w:rsidR="00424F3F" w:rsidRPr="009C1732" w:rsidRDefault="00424F3F" w:rsidP="00424F3F">
      <w:pPr>
        <w:pStyle w:val="ListParagraph"/>
        <w:keepNext/>
        <w:numPr>
          <w:ilvl w:val="0"/>
          <w:numId w:val="16"/>
        </w:numPr>
        <w:ind w:left="714" w:hanging="357"/>
      </w:pPr>
      <w:r w:rsidRPr="009C1732">
        <w:t>The debounce timer expiry offset time in microseconds,</w:t>
      </w:r>
    </w:p>
    <w:p w14:paraId="693F3DBF" w14:textId="77777777" w:rsidR="00AF0947" w:rsidRPr="009C1732" w:rsidRDefault="00AF0947" w:rsidP="005E5122">
      <w:pPr>
        <w:pStyle w:val="ListParagraph"/>
        <w:numPr>
          <w:ilvl w:val="0"/>
          <w:numId w:val="16"/>
        </w:numPr>
      </w:pPr>
      <w:r w:rsidRPr="009C1732">
        <w:t>The identifier “M”,</w:t>
      </w:r>
    </w:p>
    <w:p w14:paraId="3A30AA9E" w14:textId="77777777" w:rsidR="00AF0947" w:rsidRPr="003912A1" w:rsidRDefault="00AF0947" w:rsidP="005E5122">
      <w:pPr>
        <w:pStyle w:val="ListParagraph"/>
        <w:numPr>
          <w:ilvl w:val="0"/>
          <w:numId w:val="16"/>
        </w:numPr>
      </w:pPr>
      <w:r w:rsidRPr="003912A1">
        <w:t>The duration of the (first) detected pulse, in microseconds.</w:t>
      </w:r>
    </w:p>
    <w:p w14:paraId="780E4E41" w14:textId="77777777" w:rsidR="00AF0947" w:rsidRDefault="00AF0947" w:rsidP="00424F3F">
      <w:pPr>
        <w:pStyle w:val="Heading4"/>
      </w:pPr>
      <w:bookmarkStart w:id="2362" w:name="_Toc472625780"/>
      <w:r>
        <w:t>Debug Show Debounce</w:t>
      </w:r>
      <w:bookmarkEnd w:id="2362"/>
    </w:p>
    <w:p w14:paraId="57DD122B" w14:textId="22F1CB46" w:rsidR="00AF0947" w:rsidRPr="009C1732" w:rsidRDefault="00AF0947" w:rsidP="00AF0947">
      <w:pPr>
        <w:keepNext/>
      </w:pPr>
      <w:r w:rsidRPr="009C1732">
        <w:t xml:space="preserve">When the </w:t>
      </w:r>
      <w:r w:rsidRPr="009C1732">
        <w:rPr>
          <w:i/>
        </w:rPr>
        <w:t>Debug Show Debounce</w:t>
      </w:r>
      <w:r w:rsidRPr="009C1732">
        <w:t xml:space="preserve"> flag is set, pulses longer than the debounce timer will generate output on a separate line, with the following data fields:</w:t>
      </w:r>
    </w:p>
    <w:p w14:paraId="618F92DF" w14:textId="77777777" w:rsidR="00424F3F" w:rsidRPr="009C1732" w:rsidRDefault="00424F3F" w:rsidP="00424F3F">
      <w:pPr>
        <w:pStyle w:val="ListParagraph"/>
        <w:keepNext/>
        <w:numPr>
          <w:ilvl w:val="0"/>
          <w:numId w:val="16"/>
        </w:numPr>
        <w:ind w:left="714" w:hanging="357"/>
      </w:pPr>
      <w:r w:rsidRPr="009C1732">
        <w:t>The channel number (1-16),</w:t>
      </w:r>
    </w:p>
    <w:p w14:paraId="5C02676D" w14:textId="77777777" w:rsidR="00424F3F" w:rsidRPr="009C1732" w:rsidRDefault="00424F3F" w:rsidP="00424F3F">
      <w:pPr>
        <w:pStyle w:val="ListParagraph"/>
        <w:keepNext/>
        <w:numPr>
          <w:ilvl w:val="0"/>
          <w:numId w:val="16"/>
        </w:numPr>
        <w:ind w:left="714" w:hanging="357"/>
      </w:pPr>
      <w:r w:rsidRPr="009C1732">
        <w:t>The mapped ASCII character (1-90ETABCDWXYZ),</w:t>
      </w:r>
    </w:p>
    <w:p w14:paraId="6346A872" w14:textId="77777777" w:rsidR="00424F3F" w:rsidRPr="009C1732" w:rsidRDefault="00424F3F" w:rsidP="00424F3F">
      <w:pPr>
        <w:pStyle w:val="ListParagraph"/>
        <w:keepNext/>
        <w:numPr>
          <w:ilvl w:val="0"/>
          <w:numId w:val="16"/>
        </w:numPr>
        <w:ind w:left="714" w:hanging="357"/>
      </w:pPr>
      <w:r w:rsidRPr="009C1732">
        <w:t>The debounce timer expiry offset time in microseconds,</w:t>
      </w:r>
    </w:p>
    <w:p w14:paraId="0BF46C1E" w14:textId="77777777" w:rsidR="00AF0947" w:rsidRPr="009C1732" w:rsidRDefault="00AF0947" w:rsidP="005E5122">
      <w:pPr>
        <w:pStyle w:val="ListParagraph"/>
        <w:numPr>
          <w:ilvl w:val="0"/>
          <w:numId w:val="16"/>
        </w:numPr>
      </w:pPr>
      <w:r w:rsidRPr="009C1732">
        <w:t>The identifier “D”.</w:t>
      </w:r>
    </w:p>
    <w:p w14:paraId="3AE4617D" w14:textId="77777777" w:rsidR="00AF0947" w:rsidRDefault="00AF0947" w:rsidP="00424F3F">
      <w:pPr>
        <w:pStyle w:val="Heading4"/>
      </w:pPr>
      <w:bookmarkStart w:id="2363" w:name="_Toc472625781"/>
      <w:r>
        <w:t>Debug Show LED</w:t>
      </w:r>
      <w:bookmarkEnd w:id="2363"/>
    </w:p>
    <w:p w14:paraId="667CC0CA" w14:textId="624455B4" w:rsidR="00AF0947" w:rsidRPr="009C1732" w:rsidRDefault="00AF0947" w:rsidP="00AF0947">
      <w:r w:rsidRPr="009C1732">
        <w:t xml:space="preserve">When the </w:t>
      </w:r>
      <w:r w:rsidRPr="009C1732">
        <w:rPr>
          <w:i/>
        </w:rPr>
        <w:t>Debug Show LED</w:t>
      </w:r>
      <w:r w:rsidRPr="009C1732">
        <w:t xml:space="preserve"> flag is set, the diagnostic LED output will be enabled for all bells for which debugging is enabled. By default</w:t>
      </w:r>
      <w:r w:rsidR="00424F3F" w:rsidRPr="009C1732">
        <w:t>,</w:t>
      </w:r>
      <w:r w:rsidRPr="009C1732">
        <w:t xml:space="preserve"> the diagnostic LED indicates pulses detected on channel 1 only. </w:t>
      </w:r>
    </w:p>
    <w:p w14:paraId="5AFCF10E" w14:textId="77777777" w:rsidR="00AF0947" w:rsidRDefault="00AF0947" w:rsidP="00424F3F">
      <w:pPr>
        <w:pStyle w:val="Heading4"/>
      </w:pPr>
      <w:bookmarkStart w:id="2364" w:name="_Toc472625782"/>
      <w:r>
        <w:t>Debug Settings</w:t>
      </w:r>
      <w:bookmarkEnd w:id="2364"/>
    </w:p>
    <w:p w14:paraId="34B8809A" w14:textId="77777777" w:rsidR="00AF0947" w:rsidRPr="009C1732" w:rsidRDefault="00AF0947" w:rsidP="00AF0947">
      <w:r w:rsidRPr="009C1732">
        <w:t>Debug settings other than the Debug Mask are volatile and are not retained in EEPROM. Resetting the Simulator Interface will revert to the following default debug settings:</w:t>
      </w:r>
    </w:p>
    <w:p w14:paraId="252A579C" w14:textId="77777777" w:rsidR="00AF0947" w:rsidRPr="009C1732" w:rsidRDefault="00AF0947" w:rsidP="005E5122">
      <w:pPr>
        <w:pStyle w:val="ListParagraph"/>
        <w:numPr>
          <w:ilvl w:val="0"/>
          <w:numId w:val="28"/>
        </w:numPr>
      </w:pPr>
      <w:r w:rsidRPr="009C1732">
        <w:t>Debug Mode: Off</w:t>
      </w:r>
    </w:p>
    <w:p w14:paraId="646FAFF8" w14:textId="77777777" w:rsidR="00AF0947" w:rsidRPr="009C1732" w:rsidRDefault="00AF0947" w:rsidP="005E5122">
      <w:pPr>
        <w:pStyle w:val="ListParagraph"/>
        <w:numPr>
          <w:ilvl w:val="0"/>
          <w:numId w:val="28"/>
        </w:numPr>
      </w:pPr>
      <w:r w:rsidRPr="009C1732">
        <w:t xml:space="preserve">Debug Flags: </w:t>
      </w:r>
      <w:r w:rsidRPr="009C1732">
        <w:rPr>
          <w:i/>
        </w:rPr>
        <w:t>Debug Pulse Timer</w:t>
      </w:r>
    </w:p>
    <w:p w14:paraId="2BBEB50E" w14:textId="77777777" w:rsidR="00AF0947" w:rsidRPr="009C1732" w:rsidRDefault="00AF0947" w:rsidP="005E5122">
      <w:pPr>
        <w:pStyle w:val="ListParagraph"/>
        <w:numPr>
          <w:ilvl w:val="0"/>
          <w:numId w:val="28"/>
        </w:numPr>
      </w:pPr>
      <w:r w:rsidRPr="009C1732">
        <w:t>Debug Mask: EEPROM Value</w:t>
      </w:r>
    </w:p>
    <w:p w14:paraId="4E34AC82" w14:textId="77777777" w:rsidR="00AF0947" w:rsidRPr="00424F3F" w:rsidRDefault="00AF0947" w:rsidP="00AF0947">
      <w:pPr>
        <w:rPr>
          <w:color w:val="00B050"/>
        </w:rPr>
      </w:pPr>
      <w:r w:rsidRPr="009C1732">
        <w:t>Note that changes to the configured Debug Flags and the Debug Mask are remembered if Debug Mode is disabled via the CLI, so debugging may be resumed easily with the same settings</w:t>
      </w:r>
      <w:r w:rsidRPr="00424F3F">
        <w:rPr>
          <w:color w:val="00B050"/>
        </w:rPr>
        <w:t xml:space="preserve">. </w:t>
      </w:r>
    </w:p>
    <w:p w14:paraId="7801E8B2" w14:textId="77777777" w:rsidR="003912A1" w:rsidRDefault="003912A1" w:rsidP="00424F3F">
      <w:pPr>
        <w:pStyle w:val="Heading3"/>
      </w:pPr>
      <w:bookmarkStart w:id="2365" w:name="_Toc382313148"/>
      <w:bookmarkStart w:id="2366" w:name="_Toc415420478"/>
      <w:bookmarkStart w:id="2367" w:name="_Toc472625783"/>
      <w:r>
        <w:br w:type="page"/>
      </w:r>
    </w:p>
    <w:p w14:paraId="55CAC992" w14:textId="11D6C9A1" w:rsidR="00AF0947" w:rsidRDefault="00AF0947" w:rsidP="00424F3F">
      <w:pPr>
        <w:pStyle w:val="Heading3"/>
      </w:pPr>
      <w:bookmarkStart w:id="2368" w:name="_Toc80793265"/>
      <w:r>
        <w:lastRenderedPageBreak/>
        <w:t>Serial Input &amp; Command Line Interface</w:t>
      </w:r>
      <w:bookmarkEnd w:id="2365"/>
      <w:bookmarkEnd w:id="2366"/>
      <w:bookmarkEnd w:id="2367"/>
      <w:bookmarkEnd w:id="2368"/>
    </w:p>
    <w:p w14:paraId="5FA3D7C7" w14:textId="77777777" w:rsidR="00AF0947" w:rsidRPr="009C1732" w:rsidRDefault="00AF0947" w:rsidP="00AF0947">
      <w:r w:rsidRPr="009C1732">
        <w:t>The Simulator Interface firmware implements a simple Command Line Interface (CLI), which may be used to configure certain aspects of the Interface, or to gather debugging and timing data. This functionality is not part of the MBI Protocol specification.</w:t>
      </w:r>
    </w:p>
    <w:p w14:paraId="2B99E328" w14:textId="713AD271" w:rsidR="00AF0947" w:rsidRPr="009C1732" w:rsidRDefault="00AF0947" w:rsidP="00AF0947">
      <w:r w:rsidRPr="009C1732">
        <w:t xml:space="preserve">The Simulator Interface also </w:t>
      </w:r>
      <w:r w:rsidR="009C1732" w:rsidRPr="009C1732">
        <w:t>must</w:t>
      </w:r>
      <w:r w:rsidRPr="009C1732">
        <w:t xml:space="preserve"> handle legitimate MBI Protocol commands and delay data sent by the Simulator Software</w:t>
      </w:r>
      <w:r w:rsidR="00424F3F" w:rsidRPr="009C1732">
        <w:t>, in order to differentiate these from CLI input (even though these data are not used by the Type 2 Simulator Interface)</w:t>
      </w:r>
      <w:r w:rsidRPr="009C1732">
        <w:t xml:space="preserve">. This processing is done inside the Arduino </w:t>
      </w:r>
      <w:r w:rsidRPr="009C1732">
        <w:rPr>
          <w:i/>
        </w:rPr>
        <w:t>serialEvent()</w:t>
      </w:r>
      <w:r w:rsidRPr="009C1732">
        <w:t xml:space="preserve"> function, with the CLI itself handed off to a set of separate functions. </w:t>
      </w:r>
    </w:p>
    <w:p w14:paraId="49AC44A8" w14:textId="29E94BF7" w:rsidR="00AF0947" w:rsidRPr="009C1732" w:rsidRDefault="00AF0947" w:rsidP="00AF0947">
      <w:r w:rsidRPr="009C1732">
        <w:t>To achieve this, the firmware adopts the following strategy when handling serial input.</w:t>
      </w:r>
    </w:p>
    <w:p w14:paraId="70D2B3AD" w14:textId="035CE809" w:rsidR="00AF0947" w:rsidRPr="009C1732" w:rsidRDefault="00AF0947" w:rsidP="005E5122">
      <w:pPr>
        <w:pStyle w:val="ListParagraph"/>
        <w:numPr>
          <w:ilvl w:val="0"/>
          <w:numId w:val="17"/>
        </w:numPr>
      </w:pPr>
      <w:r w:rsidRPr="009C1732">
        <w:t>The first byte received is examined. If this byte is a recognised MBI Protocol command (</w:t>
      </w:r>
      <w:r w:rsidR="00424F3F" w:rsidRPr="009C1732">
        <w:t xml:space="preserve">See </w:t>
      </w:r>
      <w:r w:rsidRPr="009C1732">
        <w:t xml:space="preserve">Appendix B), it is </w:t>
      </w:r>
      <w:r w:rsidR="00424F3F" w:rsidRPr="009C1732">
        <w:t>discarded</w:t>
      </w:r>
      <w:r w:rsidRPr="009C1732">
        <w:t>.</w:t>
      </w:r>
      <w:r w:rsidR="00424F3F" w:rsidRPr="009C1732">
        <w:t xml:space="preserve"> No responses are sent to MBI commands.</w:t>
      </w:r>
    </w:p>
    <w:p w14:paraId="5E43DB19" w14:textId="25423550" w:rsidR="00AF0947" w:rsidRPr="009C1732" w:rsidRDefault="00AF0947" w:rsidP="005E5122">
      <w:pPr>
        <w:pStyle w:val="ListParagraph"/>
        <w:numPr>
          <w:ilvl w:val="0"/>
          <w:numId w:val="17"/>
        </w:numPr>
      </w:pPr>
      <w:r w:rsidRPr="009C1732">
        <w:t>If the first byte is not a recognised MBI Protocol command, it may be the first of a set of updated delay values. There is no defined command byte defined in the MBI Protocol to precede a set of delay values, so the Simulator Interface attempts to read a full set of 1</w:t>
      </w:r>
      <w:r w:rsidR="00424F3F" w:rsidRPr="009C1732">
        <w:t>3 bytes (1</w:t>
      </w:r>
      <w:r w:rsidRPr="009C1732">
        <w:t>2 values plus the specified terminator byte</w:t>
      </w:r>
      <w:r w:rsidR="00424F3F" w:rsidRPr="009C1732">
        <w:t>)</w:t>
      </w:r>
      <w:r w:rsidRPr="009C1732">
        <w:t xml:space="preserve"> within a defined timeout interval (one second in the current v</w:t>
      </w:r>
      <w:r w:rsidR="00424F3F" w:rsidRPr="009C1732">
        <w:t>3.5 firmware</w:t>
      </w:r>
      <w:r w:rsidRPr="009C1732">
        <w:t>).</w:t>
      </w:r>
    </w:p>
    <w:p w14:paraId="6C39339C" w14:textId="0B39DCB0" w:rsidR="00AF0947" w:rsidRPr="009C1732" w:rsidRDefault="00AF0947" w:rsidP="005E5122">
      <w:pPr>
        <w:pStyle w:val="ListParagraph"/>
        <w:numPr>
          <w:ilvl w:val="0"/>
          <w:numId w:val="17"/>
        </w:numPr>
      </w:pPr>
      <w:r w:rsidRPr="009C1732">
        <w:t xml:space="preserve">If 12 values plus the correct terminator byte have been received within the timeout period, these are </w:t>
      </w:r>
      <w:r w:rsidR="00424F3F" w:rsidRPr="009C1732">
        <w:t xml:space="preserve">assumed to be </w:t>
      </w:r>
      <w:r w:rsidRPr="009C1732">
        <w:t>delay values</w:t>
      </w:r>
      <w:r w:rsidR="00424F3F" w:rsidRPr="009C1732">
        <w:t>, and all 13 bytes are discarded</w:t>
      </w:r>
      <w:r w:rsidRPr="009C1732">
        <w:t>.</w:t>
      </w:r>
    </w:p>
    <w:p w14:paraId="697DC63B" w14:textId="77777777" w:rsidR="00AF0947" w:rsidRPr="009C1732" w:rsidRDefault="00AF0947" w:rsidP="005E5122">
      <w:pPr>
        <w:pStyle w:val="ListParagraph"/>
        <w:numPr>
          <w:ilvl w:val="0"/>
          <w:numId w:val="17"/>
        </w:numPr>
      </w:pPr>
      <w:r w:rsidRPr="009C1732">
        <w:t>If a full set of values cannot be read, or the terminator is incorrect, the first (and possibly only) byte read is passed on to the CLI handler for further examination. Any bytes after the first are discarded.</w:t>
      </w:r>
    </w:p>
    <w:p w14:paraId="192AA844" w14:textId="29570E9B" w:rsidR="00AF0947" w:rsidRPr="009C1732" w:rsidRDefault="00AF0947" w:rsidP="005E5122">
      <w:pPr>
        <w:pStyle w:val="ListParagraph"/>
        <w:numPr>
          <w:ilvl w:val="0"/>
          <w:numId w:val="17"/>
        </w:numPr>
      </w:pPr>
      <w:r w:rsidRPr="009C1732">
        <w:t xml:space="preserve">If the received byte is a recognised CLI command (Appendix B), it is </w:t>
      </w:r>
      <w:r w:rsidR="00424F3F" w:rsidRPr="009C1732">
        <w:t>processed,</w:t>
      </w:r>
      <w:r w:rsidRPr="009C1732">
        <w:t xml:space="preserve"> and any appropriate response sent.</w:t>
      </w:r>
    </w:p>
    <w:p w14:paraId="14860296" w14:textId="77777777" w:rsidR="00AF0947" w:rsidRPr="009C1732" w:rsidRDefault="00AF0947" w:rsidP="005E5122">
      <w:pPr>
        <w:pStyle w:val="ListParagraph"/>
        <w:numPr>
          <w:ilvl w:val="0"/>
          <w:numId w:val="17"/>
        </w:numPr>
      </w:pPr>
      <w:r w:rsidRPr="009C1732">
        <w:t>If the received byte is not a recognised CLI command, it is discarded.</w:t>
      </w:r>
    </w:p>
    <w:p w14:paraId="3AE8A04D" w14:textId="2779A0D6" w:rsidR="00AF0947" w:rsidRPr="009C1732" w:rsidRDefault="00AF0947" w:rsidP="00AF0947">
      <w:r w:rsidRPr="009C1732">
        <w:t>The diagnostic LED is used to indicate that a CLI command has been received, or that an error occurred.</w:t>
      </w:r>
      <w:r w:rsidR="00424F3F" w:rsidRPr="009C1732">
        <w:t xml:space="preserve"> </w:t>
      </w:r>
      <w:r w:rsidRPr="009C1732">
        <w:t xml:space="preserve">The CLI </w:t>
      </w:r>
      <w:r w:rsidR="00424F3F" w:rsidRPr="009C1732">
        <w:t xml:space="preserve">command are </w:t>
      </w:r>
      <w:r w:rsidRPr="009C1732">
        <w:t>documented in Appendix D below.</w:t>
      </w:r>
    </w:p>
    <w:p w14:paraId="6652CCAA" w14:textId="77777777" w:rsidR="00AF0947" w:rsidRDefault="00AF0947" w:rsidP="00424F3F">
      <w:pPr>
        <w:pStyle w:val="Heading3"/>
      </w:pPr>
      <w:bookmarkStart w:id="2369" w:name="_Toc472625785"/>
      <w:bookmarkStart w:id="2370" w:name="_Toc382313150"/>
      <w:bookmarkStart w:id="2371" w:name="_Toc415420480"/>
      <w:bookmarkStart w:id="2372" w:name="_Toc80793266"/>
      <w:r>
        <w:t>Sensor Enable/Disable</w:t>
      </w:r>
      <w:bookmarkEnd w:id="2369"/>
      <w:bookmarkEnd w:id="2372"/>
    </w:p>
    <w:p w14:paraId="11828362" w14:textId="02D1D717" w:rsidR="00AF0947" w:rsidRPr="009C1732" w:rsidRDefault="00AF0947" w:rsidP="00AF0947">
      <w:r w:rsidRPr="009C1732">
        <w:t xml:space="preserve">The Simulator Interface firmware can be configured to disable any individual sensor input, for example to bypass temporarily a faulty sensor. Disabled inputs are ignored by the firmware, and generate no serial output, including debugging output. This behaviour is configured using CLI commands (Appendix D), accessed via a terminal emulator. The enabled or disabled state of each input channel is stored in non-volatile EEPROM. </w:t>
      </w:r>
    </w:p>
    <w:p w14:paraId="47353EBC" w14:textId="1CC9437C" w:rsidR="002B6100" w:rsidRPr="009C1732" w:rsidRDefault="002B6100" w:rsidP="00AF0947">
      <w:r w:rsidRPr="009C1732">
        <w:t>As noted above, the number of channels to be scanned on each iteration is determined dynamically with reference to the highest numbered enabled channel.</w:t>
      </w:r>
    </w:p>
    <w:p w14:paraId="3BE63B15" w14:textId="77777777" w:rsidR="003912A1" w:rsidRDefault="003912A1" w:rsidP="002B6100">
      <w:pPr>
        <w:pStyle w:val="Heading3"/>
      </w:pPr>
      <w:bookmarkStart w:id="2373" w:name="_Toc415420481"/>
      <w:bookmarkStart w:id="2374" w:name="_Toc472625788"/>
      <w:bookmarkEnd w:id="2370"/>
      <w:bookmarkEnd w:id="2371"/>
      <w:r>
        <w:br w:type="page"/>
      </w:r>
    </w:p>
    <w:p w14:paraId="7C4A3C2D" w14:textId="15821ED9" w:rsidR="00AF0947" w:rsidRDefault="00AF0947" w:rsidP="002B6100">
      <w:pPr>
        <w:pStyle w:val="Heading3"/>
      </w:pPr>
      <w:bookmarkStart w:id="2375" w:name="_Toc80793267"/>
      <w:r>
        <w:lastRenderedPageBreak/>
        <w:t>Memory Footprint</w:t>
      </w:r>
      <w:bookmarkEnd w:id="2373"/>
      <w:bookmarkEnd w:id="2374"/>
      <w:bookmarkEnd w:id="2375"/>
    </w:p>
    <w:p w14:paraId="46F3792B" w14:textId="332EA7A0" w:rsidR="00AF0947" w:rsidRPr="009C1732" w:rsidRDefault="00AF0947" w:rsidP="00AF0947">
      <w:r w:rsidRPr="009C1732">
        <w:t xml:space="preserve">The ATmega328P has a very limited 2kByte SRAM capacity. The </w:t>
      </w:r>
      <w:r w:rsidRPr="009C1732">
        <w:rPr>
          <w:i/>
        </w:rPr>
        <w:t>MemoryFree</w:t>
      </w:r>
      <w:r w:rsidRPr="009C1732">
        <w:t xml:space="preserve"> software library has been incorporated into the Simulator Interface code to track SRAM usage. This may be displayed via the Interface CLI. Flash (Program) Memory usage is reported by the Arduino IDE when the software sketch is compiled.</w:t>
      </w:r>
    </w:p>
    <w:p w14:paraId="057C32FA" w14:textId="773A5FE1" w:rsidR="00AF0947" w:rsidRPr="009C1732" w:rsidRDefault="00AF0947" w:rsidP="00AF0947">
      <w:pPr>
        <w:keepNext/>
      </w:pPr>
      <w:r w:rsidRPr="009C1732">
        <w:t>The memory footprint of the Simulator Interface firmware v</w:t>
      </w:r>
      <w:r w:rsidR="002B6100" w:rsidRPr="009C1732">
        <w:t>3.5</w:t>
      </w:r>
      <w:r w:rsidRPr="009C1732">
        <w:t xml:space="preserve"> on an ATmega328P is as follows:</w:t>
      </w:r>
    </w:p>
    <w:p w14:paraId="08BC57D2" w14:textId="0839D575" w:rsidR="00AF0947" w:rsidRPr="009C1732" w:rsidRDefault="00AF0947" w:rsidP="00AF0947">
      <w:pPr>
        <w:pStyle w:val="ListParagraph"/>
        <w:numPr>
          <w:ilvl w:val="0"/>
          <w:numId w:val="1"/>
        </w:numPr>
      </w:pPr>
      <w:r w:rsidRPr="009C1732">
        <w:t>1</w:t>
      </w:r>
      <w:r w:rsidR="002B6100" w:rsidRPr="009C1732">
        <w:t>2,742</w:t>
      </w:r>
      <w:r w:rsidRPr="009C1732">
        <w:t xml:space="preserve"> / 32,768 Bytes Flash Memory</w:t>
      </w:r>
    </w:p>
    <w:p w14:paraId="3C81D334" w14:textId="277680D9" w:rsidR="00AF0947" w:rsidRPr="009C1732" w:rsidRDefault="002B6100" w:rsidP="00AF0947">
      <w:pPr>
        <w:pStyle w:val="ListParagraph"/>
        <w:numPr>
          <w:ilvl w:val="0"/>
          <w:numId w:val="1"/>
        </w:numPr>
      </w:pPr>
      <w:r w:rsidRPr="009C1732">
        <w:t>718</w:t>
      </w:r>
      <w:r w:rsidR="00AF0947" w:rsidRPr="009C1732">
        <w:t xml:space="preserve"> / 2,048 Bytes SRAM</w:t>
      </w:r>
    </w:p>
    <w:p w14:paraId="5B904968" w14:textId="43539A0D" w:rsidR="00AF0947" w:rsidRPr="009C1732" w:rsidRDefault="002B6100" w:rsidP="00AF0947">
      <w:pPr>
        <w:pStyle w:val="ListParagraph"/>
        <w:numPr>
          <w:ilvl w:val="0"/>
          <w:numId w:val="1"/>
        </w:numPr>
      </w:pPr>
      <w:r w:rsidRPr="009C1732">
        <w:t>23</w:t>
      </w:r>
      <w:r w:rsidR="00AF0947" w:rsidRPr="009C1732">
        <w:t xml:space="preserve"> / 1,024 Bytes EEPROM </w:t>
      </w:r>
    </w:p>
    <w:p w14:paraId="495CFA9D" w14:textId="1AC9340C" w:rsidR="00AF0947" w:rsidRPr="009C1732" w:rsidRDefault="00AF0947" w:rsidP="00AF0947">
      <w:r w:rsidRPr="009C1732">
        <w:t xml:space="preserve">The compiler </w:t>
      </w:r>
      <w:r w:rsidRPr="009C1732">
        <w:rPr>
          <w:i/>
        </w:rPr>
        <w:t>F()</w:t>
      </w:r>
      <w:r w:rsidRPr="009C1732">
        <w:t xml:space="preserve"> macro has been used throughout the Interface code to store static text strings into program memory, thus relieving pressure on SRAM. As a result the current v</w:t>
      </w:r>
      <w:r w:rsidR="002B6100" w:rsidRPr="009C1732">
        <w:t>3.5</w:t>
      </w:r>
      <w:r w:rsidRPr="009C1732">
        <w:t xml:space="preserve"> of the Interface firmware can run on older ATmega128 microcontrollers with 16kBytes of Flash Memory and only 1kByte of SRAM.</w:t>
      </w:r>
    </w:p>
    <w:p w14:paraId="6AEED901" w14:textId="77777777" w:rsidR="003912A1" w:rsidRDefault="003912A1" w:rsidP="00AF0947">
      <w:pPr>
        <w:pStyle w:val="Heading2"/>
      </w:pPr>
      <w:bookmarkStart w:id="2376" w:name="_Toc415420484"/>
      <w:bookmarkStart w:id="2377" w:name="_Toc472625791"/>
      <w:r>
        <w:br w:type="page"/>
      </w:r>
    </w:p>
    <w:p w14:paraId="3B476B41" w14:textId="537281EA" w:rsidR="00AF0947" w:rsidRDefault="00AF0947" w:rsidP="00AF0947">
      <w:pPr>
        <w:pStyle w:val="Heading2"/>
      </w:pPr>
      <w:bookmarkStart w:id="2378" w:name="_Toc80793268"/>
      <w:r>
        <w:lastRenderedPageBreak/>
        <w:t>Metrics</w:t>
      </w:r>
      <w:bookmarkEnd w:id="2376"/>
      <w:bookmarkEnd w:id="2377"/>
      <w:bookmarkEnd w:id="2378"/>
    </w:p>
    <w:p w14:paraId="3DEA793A" w14:textId="77777777" w:rsidR="00AF0947" w:rsidRPr="009C1732" w:rsidRDefault="00AF0947" w:rsidP="00AF0947">
      <w:pPr>
        <w:keepNext/>
      </w:pPr>
      <w:r w:rsidRPr="009C1732">
        <w:t>The effects of three key metrics have been considered in the design of the Simulator Interface firmware. These are:</w:t>
      </w:r>
    </w:p>
    <w:p w14:paraId="67396D06" w14:textId="095556D9" w:rsidR="00AF0947" w:rsidRPr="009C1732" w:rsidRDefault="00AF0947" w:rsidP="005E5122">
      <w:pPr>
        <w:pStyle w:val="ListParagraph"/>
        <w:numPr>
          <w:ilvl w:val="0"/>
          <w:numId w:val="21"/>
        </w:numPr>
      </w:pPr>
      <w:r w:rsidRPr="009C1732">
        <w:t xml:space="preserve">The inter-blow interval: The rate at which the Simulator Interface is required to detect and transmit signals from all Sensor </w:t>
      </w:r>
      <w:r w:rsidR="00FA3F94" w:rsidRPr="009C1732">
        <w:t>Modules</w:t>
      </w:r>
      <w:r w:rsidRPr="009C1732">
        <w:t xml:space="preserve"> to the Simulator during normal ringing.</w:t>
      </w:r>
    </w:p>
    <w:p w14:paraId="21187FE9" w14:textId="287504DF" w:rsidR="00AF0947" w:rsidRPr="009C1732" w:rsidRDefault="00AF0947" w:rsidP="005E5122">
      <w:pPr>
        <w:pStyle w:val="ListParagraph"/>
        <w:numPr>
          <w:ilvl w:val="0"/>
          <w:numId w:val="21"/>
        </w:numPr>
      </w:pPr>
      <w:r w:rsidRPr="009C1732">
        <w:t xml:space="preserve">The inter-row interval: The rate at which the Simulator Interface is required to detect signals from any one Sensor </w:t>
      </w:r>
      <w:r w:rsidR="00FA3F94" w:rsidRPr="009C1732">
        <w:t>Module</w:t>
      </w:r>
      <w:r w:rsidRPr="009C1732">
        <w:t xml:space="preserve"> during normal ringing.</w:t>
      </w:r>
    </w:p>
    <w:p w14:paraId="43EFC35E" w14:textId="6505D96D" w:rsidR="00AF0947" w:rsidRPr="009C1732" w:rsidRDefault="00AF0947" w:rsidP="005E5122">
      <w:pPr>
        <w:pStyle w:val="ListParagraph"/>
        <w:numPr>
          <w:ilvl w:val="0"/>
          <w:numId w:val="21"/>
        </w:numPr>
      </w:pPr>
      <w:r w:rsidRPr="009C1732">
        <w:t xml:space="preserve">The Sensor Pulse Duration: The length of the pulse from each Sensor </w:t>
      </w:r>
      <w:r w:rsidR="00FA3F94" w:rsidRPr="009C1732">
        <w:t>Module</w:t>
      </w:r>
      <w:r w:rsidRPr="009C1732">
        <w:t xml:space="preserve"> which the Simulator Interface is required reliably and unambiguously to detect.</w:t>
      </w:r>
    </w:p>
    <w:p w14:paraId="6026D00D" w14:textId="77777777" w:rsidR="00AF0947" w:rsidRPr="009C1732" w:rsidRDefault="00AF0947" w:rsidP="00AF0947">
      <w:r w:rsidRPr="009C1732">
        <w:t>Each of these metrics is considered further below.</w:t>
      </w:r>
    </w:p>
    <w:p w14:paraId="4C0879EF" w14:textId="77777777" w:rsidR="00AF0947" w:rsidRDefault="00AF0947" w:rsidP="00AF0947">
      <w:pPr>
        <w:pStyle w:val="Heading3"/>
      </w:pPr>
      <w:bookmarkStart w:id="2379" w:name="_Toc415420485"/>
      <w:bookmarkStart w:id="2380" w:name="_Toc472625792"/>
      <w:bookmarkStart w:id="2381" w:name="_Toc80793269"/>
      <w:r>
        <w:t>Inter-Blow Interval Requirements</w:t>
      </w:r>
      <w:bookmarkEnd w:id="2379"/>
      <w:bookmarkEnd w:id="2380"/>
      <w:bookmarkEnd w:id="2381"/>
    </w:p>
    <w:p w14:paraId="7C3A9F49" w14:textId="77777777" w:rsidR="00AF0947" w:rsidRPr="009C1732" w:rsidRDefault="00AF0947" w:rsidP="00AF0947">
      <w:r w:rsidRPr="009C1732">
        <w:t>For any given ring of bells, the inter-blow and inter-row requirements can be estimated from the known speed of ringing.</w:t>
      </w:r>
    </w:p>
    <w:p w14:paraId="6FFDAF13" w14:textId="77777777" w:rsidR="00AF0947" w:rsidRPr="009C1732" w:rsidRDefault="00AF0947" w:rsidP="00AF0947">
      <w:pPr>
        <w:keepNext/>
      </w:pPr>
      <w:r w:rsidRPr="009C1732">
        <w:t>For example, for the Liverpool Cathedral bells, taking 4h 30m as a representative speed for a peal of 5042 changes of Maximus on the (82cwt) twelve, the inter-blow interval in rounds is given by the calculation:</w:t>
      </w:r>
    </w:p>
    <w:p w14:paraId="723259F8" w14:textId="77777777" w:rsidR="00AF0947" w:rsidRPr="009C1732" w:rsidRDefault="00AF0947" w:rsidP="00AF0947">
      <w:pPr>
        <w:jc w:val="center"/>
        <w:rPr>
          <w:b/>
        </w:rPr>
      </w:pPr>
      <w:r w:rsidRPr="009C1732">
        <w:rPr>
          <w:b/>
        </w:rPr>
        <w:t>(270 minutes x 60 seconds) / (5042 changes x 12 bells) = 0.268s or 268ms</w:t>
      </w:r>
    </w:p>
    <w:p w14:paraId="10B278DB" w14:textId="77777777" w:rsidR="00AF0947" w:rsidRPr="009C1732" w:rsidRDefault="00AF0947" w:rsidP="00AF0947">
      <w:pPr>
        <w:keepNext/>
      </w:pPr>
      <w:r w:rsidRPr="009C1732">
        <w:t>Taking 3h 15m as a representative speed for a peal of 5056 changes of Major on the light (24cwt) eight, the inter-blow interval in rounds is given by the calculation:</w:t>
      </w:r>
    </w:p>
    <w:p w14:paraId="29D3237B" w14:textId="77777777" w:rsidR="00AF0947" w:rsidRPr="009C1732" w:rsidRDefault="00AF0947" w:rsidP="00AF0947">
      <w:pPr>
        <w:jc w:val="center"/>
        <w:rPr>
          <w:b/>
        </w:rPr>
      </w:pPr>
      <w:r w:rsidRPr="009C1732">
        <w:rPr>
          <w:b/>
        </w:rPr>
        <w:t>(195 minutes x 60 seconds) / (5056 changes x 8 bells) = 0.289s or 289ms</w:t>
      </w:r>
    </w:p>
    <w:p w14:paraId="2404E8D2" w14:textId="2C4822D1" w:rsidR="00AF0947" w:rsidRPr="009C1732" w:rsidRDefault="00AF0947" w:rsidP="00AF0947">
      <w:r w:rsidRPr="009C1732">
        <w:t xml:space="preserve">The serial protocol used by the Simulator </w:t>
      </w:r>
      <w:r w:rsidR="00FA3F94" w:rsidRPr="009C1732">
        <w:t>Interface Module</w:t>
      </w:r>
      <w:r w:rsidRPr="009C1732">
        <w:t xml:space="preserve"> runs at 2400 bits per second, and sends a single ASCII character for each blow of each bell. Each character comprises 10 bits (8 data bits, plus 1 start bit and 1 stop bit), giving a maximum continuous data rate of 240 characters per second, or </w:t>
      </w:r>
      <w:r w:rsidR="00FA3F94" w:rsidRPr="009C1732">
        <w:t xml:space="preserve">approximately </w:t>
      </w:r>
      <w:r w:rsidRPr="009C1732">
        <w:t xml:space="preserve">4.2ms per character. </w:t>
      </w:r>
    </w:p>
    <w:p w14:paraId="6B649089" w14:textId="77777777" w:rsidR="00AF0947" w:rsidRPr="009C1732" w:rsidRDefault="00AF0947" w:rsidP="00AF0947">
      <w:r w:rsidRPr="009C1732">
        <w:t>This confirms that the Simulator Data Connection has sufficient capacity, and has a resolution of approximately 1.6% of the inter-blow interval. Put another way, if the bells are fired accurately then the signals from all 12 bells can be sent over the data link to the Simulator PC within 51ms, or less than one fifth of the normal inter-blow interval. (True firing, the simultaneous striking of more than one bell, is not achievable with a Simulator Interface of this design.)</w:t>
      </w:r>
    </w:p>
    <w:p w14:paraId="0C09C638" w14:textId="616E8DBA" w:rsidR="00AF0947" w:rsidRPr="009C1732" w:rsidRDefault="00AF0947" w:rsidP="00AF0947">
      <w:r w:rsidRPr="009C1732">
        <w:t>Under normal operation, where one byte at a time is sent to the Simulator</w:t>
      </w:r>
      <w:r w:rsidR="00FA3F94" w:rsidRPr="009C1732">
        <w:t xml:space="preserve"> PC</w:t>
      </w:r>
      <w:r w:rsidRPr="009C1732">
        <w:t>, the serial print function call is non-blocking and operates asynchronously, so the main code loop is not slowed down or paused while data is sent to the Simulator</w:t>
      </w:r>
      <w:r w:rsidR="00FA3F94" w:rsidRPr="009C1732">
        <w:t xml:space="preserve"> PC</w:t>
      </w:r>
      <w:r w:rsidRPr="009C1732">
        <w:rPr>
          <w:rStyle w:val="FootnoteReference"/>
        </w:rPr>
        <w:footnoteReference w:id="38"/>
      </w:r>
      <w:r w:rsidRPr="009C1732">
        <w:t xml:space="preserve">.  </w:t>
      </w:r>
    </w:p>
    <w:p w14:paraId="6E05FBED" w14:textId="77777777" w:rsidR="00AF0947" w:rsidRPr="009C1732" w:rsidRDefault="00AF0947" w:rsidP="00AF0947">
      <w:r w:rsidRPr="009C1732">
        <w:t>(Note that generating detailed debugging output from a large number of bells can cause the serial output buffer to fill and the serial print function to block. This can cause issues with timing behaviour and debugging output.)</w:t>
      </w:r>
    </w:p>
    <w:p w14:paraId="769EAC07" w14:textId="77777777" w:rsidR="00AF0947" w:rsidRPr="009C1732" w:rsidRDefault="00AF0947" w:rsidP="00AF0947">
      <w:r w:rsidRPr="009C1732">
        <w:lastRenderedPageBreak/>
        <w:t>A more detailed analysis of the inter-blow intervals for a large sample of rings of bells may be found in Appendix C.</w:t>
      </w:r>
    </w:p>
    <w:p w14:paraId="403A8F57" w14:textId="77777777" w:rsidR="00AF0947" w:rsidRDefault="00AF0947" w:rsidP="00AF0947">
      <w:pPr>
        <w:pStyle w:val="Heading3"/>
      </w:pPr>
      <w:bookmarkStart w:id="2382" w:name="_Toc415420486"/>
      <w:bookmarkStart w:id="2383" w:name="_Toc472625793"/>
      <w:bookmarkStart w:id="2384" w:name="_Toc80793270"/>
      <w:r>
        <w:t>Inter-Row Interval Requirements</w:t>
      </w:r>
      <w:bookmarkEnd w:id="2382"/>
      <w:bookmarkEnd w:id="2383"/>
      <w:bookmarkEnd w:id="2384"/>
    </w:p>
    <w:p w14:paraId="2199CDC1" w14:textId="77777777" w:rsidR="00AF0947" w:rsidRPr="009C1732" w:rsidRDefault="00AF0947" w:rsidP="00AF0947">
      <w:pPr>
        <w:keepNext/>
      </w:pPr>
      <w:r w:rsidRPr="009C1732">
        <w:t>The inter-row interval follows from a similar calculation:</w:t>
      </w:r>
    </w:p>
    <w:p w14:paraId="24773417" w14:textId="77777777" w:rsidR="00AF0947" w:rsidRPr="009C1732" w:rsidRDefault="00AF0947" w:rsidP="00AF0947">
      <w:pPr>
        <w:keepNext/>
      </w:pPr>
      <w:r w:rsidRPr="009C1732">
        <w:t>For the Liverpool Cathedral bells, taking 4h 30m as a typical speed for a peal of 5042 changes of Maximus, the inter-blow interval in rounds is given by the calculation:</w:t>
      </w:r>
    </w:p>
    <w:p w14:paraId="0C161B11" w14:textId="77777777" w:rsidR="00AF0947" w:rsidRPr="009C1732" w:rsidRDefault="00AF0947" w:rsidP="00AF0947">
      <w:pPr>
        <w:jc w:val="center"/>
        <w:rPr>
          <w:b/>
        </w:rPr>
      </w:pPr>
      <w:r w:rsidRPr="009C1732">
        <w:rPr>
          <w:b/>
        </w:rPr>
        <w:t>(270 minutes x 60 seconds) / 5042 changes = 3.21s</w:t>
      </w:r>
    </w:p>
    <w:p w14:paraId="4719244E" w14:textId="77777777" w:rsidR="00AF0947" w:rsidRPr="009C1732" w:rsidRDefault="00AF0947" w:rsidP="00AF0947">
      <w:pPr>
        <w:keepNext/>
      </w:pPr>
      <w:r w:rsidRPr="009C1732">
        <w:t>Taking 3h 15m as a typical speed for a peal of 5056 changes of Major on the light (24cwt) eight, the inter-blow interval in rounds is given by the calculation:</w:t>
      </w:r>
    </w:p>
    <w:p w14:paraId="2A92A8F7" w14:textId="77777777" w:rsidR="00AF0947" w:rsidRPr="009C1732" w:rsidRDefault="00AF0947" w:rsidP="00AF0947">
      <w:pPr>
        <w:jc w:val="center"/>
        <w:rPr>
          <w:b/>
        </w:rPr>
      </w:pPr>
      <w:r w:rsidRPr="009C1732">
        <w:rPr>
          <w:b/>
        </w:rPr>
        <w:t>(195 minutes x 60 seconds) / 5056 changes = 2.31s</w:t>
      </w:r>
    </w:p>
    <w:p w14:paraId="5768E365" w14:textId="5A1E7AB0" w:rsidR="00AF0947" w:rsidRPr="009C1732" w:rsidRDefault="00AF0947" w:rsidP="00AF0947">
      <w:r w:rsidRPr="009C1732">
        <w:t xml:space="preserve">As discussed below, the Simulator Interface firmware runs with a loop time of approximately </w:t>
      </w:r>
      <w:r w:rsidR="00FA3F94" w:rsidRPr="009C1732">
        <w:t>400</w:t>
      </w:r>
      <w:r w:rsidRPr="009C1732">
        <w:rPr>
          <w:rFonts w:ascii="Calibri" w:hAnsi="Calibri" w:cs="Calibri"/>
        </w:rPr>
        <w:t>µ</w:t>
      </w:r>
      <w:r w:rsidRPr="009C1732">
        <w:t>s, giving a resolution of less than 0.0</w:t>
      </w:r>
      <w:r w:rsidR="00FA3F94" w:rsidRPr="009C1732">
        <w:t>17</w:t>
      </w:r>
      <w:r w:rsidRPr="009C1732">
        <w:t>% of the typical 12-bell inter-row interval.</w:t>
      </w:r>
    </w:p>
    <w:p w14:paraId="6DE88775" w14:textId="77777777" w:rsidR="00AF0947" w:rsidRPr="009C1732" w:rsidRDefault="00AF0947" w:rsidP="00AF0947">
      <w:r w:rsidRPr="009C1732">
        <w:t>A more detailed analysis of the inter-row intervals for a large sample of rings of bells may be found in Appendix C.</w:t>
      </w:r>
    </w:p>
    <w:p w14:paraId="0CA197AE" w14:textId="77777777" w:rsidR="00AF0947" w:rsidRDefault="00AF0947" w:rsidP="00AF0947">
      <w:pPr>
        <w:pStyle w:val="Heading3"/>
      </w:pPr>
      <w:bookmarkStart w:id="2385" w:name="_Toc415420487"/>
      <w:bookmarkStart w:id="2386" w:name="_Toc472625794"/>
      <w:bookmarkStart w:id="2387" w:name="_Toc80793271"/>
      <w:r>
        <w:t>Sensor Pulse Duration</w:t>
      </w:r>
      <w:bookmarkEnd w:id="2385"/>
      <w:bookmarkEnd w:id="2386"/>
      <w:bookmarkEnd w:id="2387"/>
    </w:p>
    <w:p w14:paraId="2E44B193" w14:textId="7A87CEA2" w:rsidR="00AF0947" w:rsidRPr="009C1732" w:rsidRDefault="00AF0947" w:rsidP="00AF0947">
      <w:r w:rsidRPr="009C1732">
        <w:t xml:space="preserve">For a </w:t>
      </w:r>
      <w:r w:rsidR="00FA3F94" w:rsidRPr="009C1732">
        <w:t>typical</w:t>
      </w:r>
      <w:r w:rsidRPr="009C1732">
        <w:t xml:space="preserve">, the theoretical expected duration of the signal pulse from the Sensor </w:t>
      </w:r>
      <w:r w:rsidR="00FA3F94" w:rsidRPr="009C1732">
        <w:t>Module</w:t>
      </w:r>
      <w:r w:rsidRPr="009C1732">
        <w:t xml:space="preserve"> is a function of the width of the </w:t>
      </w:r>
      <w:r w:rsidR="00FA3F94" w:rsidRPr="009C1732">
        <w:t>trigger</w:t>
      </w:r>
      <w:r w:rsidRPr="009C1732">
        <w:t xml:space="preserve"> (</w:t>
      </w:r>
      <w:r w:rsidR="00FA3F94" w:rsidRPr="009C1732">
        <w:t xml:space="preserve">e.g., </w:t>
      </w:r>
      <w:r w:rsidRPr="009C1732">
        <w:t xml:space="preserve">25mm </w:t>
      </w:r>
      <w:r w:rsidR="00FA3F94" w:rsidRPr="009C1732">
        <w:t xml:space="preserve">wide </w:t>
      </w:r>
      <w:r w:rsidRPr="009C1732">
        <w:t>reflective tape</w:t>
      </w:r>
      <w:r w:rsidR="00FA3F94" w:rsidRPr="009C1732">
        <w:t xml:space="preserve"> or 20mm diameter magnets</w:t>
      </w:r>
      <w:r w:rsidRPr="009C1732">
        <w:t xml:space="preserve"> in the current installations) and the linear speed of the rim of the bell wheel as the bell passes through the bottom dead centre trigger point.</w:t>
      </w:r>
    </w:p>
    <w:p w14:paraId="1C5D1332" w14:textId="77777777" w:rsidR="00AF0947" w:rsidRPr="009C1732" w:rsidRDefault="00AF0947" w:rsidP="00AF0947">
      <w:pPr>
        <w:rPr>
          <w:rFonts w:ascii="Calibri" w:hAnsi="Calibri" w:cs="Calibri"/>
        </w:rPr>
      </w:pPr>
      <w:r w:rsidRPr="009C1732">
        <w:t>This linear speed can be approximated as 4</w:t>
      </w:r>
      <w:r w:rsidRPr="009C1732">
        <w:rPr>
          <w:rFonts w:ascii="Calibri" w:hAnsi="Calibri" w:cs="Calibri"/>
        </w:rPr>
        <w:t>πR/T, where R is the radius of the wheel, and T is the pendulum period of the bell for small oscillations. This calculation is based on the work of Frank King of Cambridge</w:t>
      </w:r>
      <w:r w:rsidRPr="009C1732">
        <w:rPr>
          <w:rStyle w:val="FootnoteReference"/>
          <w:rFonts w:ascii="Calibri" w:hAnsi="Calibri" w:cs="Calibri"/>
        </w:rPr>
        <w:footnoteReference w:id="39"/>
      </w:r>
      <w:r w:rsidRPr="009C1732">
        <w:rPr>
          <w:rFonts w:ascii="Calibri" w:hAnsi="Calibri" w:cs="Calibri"/>
        </w:rPr>
        <w:t xml:space="preserve">. Applying the basic equations of motion to these parameters produces theoretical pulse durations of approximately 4ms. </w:t>
      </w:r>
    </w:p>
    <w:p w14:paraId="39B620E2" w14:textId="5E65268C" w:rsidR="00AF0947" w:rsidRPr="009C1732" w:rsidRDefault="00AF0947" w:rsidP="00AF0947">
      <w:r w:rsidRPr="009C1732">
        <w:rPr>
          <w:rFonts w:ascii="Calibri" w:hAnsi="Calibri" w:cs="Calibri"/>
        </w:rPr>
        <w:t xml:space="preserve">However, this does not take into account the actual size of the sensor head, and the fact that the sensor head </w:t>
      </w:r>
      <w:r w:rsidR="00FA3F94" w:rsidRPr="009C1732">
        <w:rPr>
          <w:rFonts w:ascii="Calibri" w:hAnsi="Calibri" w:cs="Calibri"/>
        </w:rPr>
        <w:t>may activate</w:t>
      </w:r>
      <w:r w:rsidRPr="009C1732">
        <w:rPr>
          <w:rFonts w:ascii="Calibri" w:hAnsi="Calibri" w:cs="Calibri"/>
        </w:rPr>
        <w:t xml:space="preserve"> </w:t>
      </w:r>
      <w:r w:rsidR="00FA3F94" w:rsidRPr="009C1732">
        <w:rPr>
          <w:rFonts w:ascii="Calibri" w:hAnsi="Calibri" w:cs="Calibri"/>
        </w:rPr>
        <w:t>before the trigger is fully axially aligned with the module</w:t>
      </w:r>
      <w:r w:rsidRPr="009C1732">
        <w:rPr>
          <w:rFonts w:ascii="Calibri" w:hAnsi="Calibri" w:cs="Calibri"/>
        </w:rPr>
        <w:t xml:space="preserve"> (and will not </w:t>
      </w:r>
      <w:r w:rsidR="00FA3F94" w:rsidRPr="009C1732">
        <w:rPr>
          <w:rFonts w:ascii="Calibri" w:hAnsi="Calibri" w:cs="Calibri"/>
        </w:rPr>
        <w:t xml:space="preserve">deactivate </w:t>
      </w:r>
      <w:r w:rsidRPr="009C1732">
        <w:rPr>
          <w:rFonts w:ascii="Calibri" w:hAnsi="Calibri" w:cs="Calibri"/>
        </w:rPr>
        <w:t>until after the t</w:t>
      </w:r>
      <w:r w:rsidR="00FA3F94" w:rsidRPr="009C1732">
        <w:rPr>
          <w:rFonts w:ascii="Calibri" w:hAnsi="Calibri" w:cs="Calibri"/>
        </w:rPr>
        <w:t xml:space="preserve">rigger </w:t>
      </w:r>
      <w:r w:rsidRPr="009C1732">
        <w:rPr>
          <w:rFonts w:ascii="Calibri" w:hAnsi="Calibri" w:cs="Calibri"/>
        </w:rPr>
        <w:t xml:space="preserve">has ceased </w:t>
      </w:r>
      <w:r w:rsidR="00FA3F94" w:rsidRPr="009C1732">
        <w:rPr>
          <w:rFonts w:ascii="Calibri" w:hAnsi="Calibri" w:cs="Calibri"/>
        </w:rPr>
        <w:t>to be fully axially aligned</w:t>
      </w:r>
      <w:r w:rsidRPr="009C1732">
        <w:rPr>
          <w:rFonts w:ascii="Calibri" w:hAnsi="Calibri" w:cs="Calibri"/>
        </w:rPr>
        <w:t xml:space="preserve">). In addition to this, the detection zone </w:t>
      </w:r>
      <w:r w:rsidR="00FA3F94" w:rsidRPr="009C1732">
        <w:rPr>
          <w:rFonts w:ascii="Calibri" w:hAnsi="Calibri" w:cs="Calibri"/>
        </w:rPr>
        <w:t xml:space="preserve">on many sensors </w:t>
      </w:r>
      <w:r w:rsidRPr="009C1732">
        <w:rPr>
          <w:rFonts w:ascii="Calibri" w:hAnsi="Calibri" w:cs="Calibri"/>
        </w:rPr>
        <w:t xml:space="preserve">is effectively conical, and at the wheel is therefore somewhat larger than the </w:t>
      </w:r>
      <w:r w:rsidR="00FA3F94" w:rsidRPr="009C1732">
        <w:rPr>
          <w:rFonts w:ascii="Calibri" w:hAnsi="Calibri" w:cs="Calibri"/>
        </w:rPr>
        <w:t xml:space="preserve">physical </w:t>
      </w:r>
      <w:r w:rsidRPr="009C1732">
        <w:rPr>
          <w:rFonts w:ascii="Calibri" w:hAnsi="Calibri" w:cs="Calibri"/>
        </w:rPr>
        <w:t>diameter of the detector.</w:t>
      </w:r>
    </w:p>
    <w:p w14:paraId="1B184F07" w14:textId="77777777" w:rsidR="00AF0947" w:rsidRPr="009C1732" w:rsidRDefault="00AF0947" w:rsidP="00AF0947">
      <w:pPr>
        <w:keepNext/>
      </w:pPr>
      <w:r w:rsidRPr="009C1732">
        <w:lastRenderedPageBreak/>
        <w:t>The following diagram illustrates this effect:</w:t>
      </w:r>
    </w:p>
    <w:p w14:paraId="0E9C799E" w14:textId="6F796A38" w:rsidR="00AF0947" w:rsidRDefault="00FA3F94" w:rsidP="00AF0947">
      <w:pPr>
        <w:keepNext/>
        <w:jc w:val="center"/>
      </w:pPr>
      <w:r>
        <w:rPr>
          <w:noProof/>
        </w:rPr>
        <w:drawing>
          <wp:inline distT="0" distB="0" distL="0" distR="0" wp14:anchorId="1FECDA43" wp14:editId="70B224F8">
            <wp:extent cx="3322800" cy="2550600"/>
            <wp:effectExtent l="0" t="0" r="0" b="254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2 Pulse Overlap Diagram v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800" cy="2550600"/>
                    </a:xfrm>
                    <a:prstGeom prst="rect">
                      <a:avLst/>
                    </a:prstGeom>
                  </pic:spPr>
                </pic:pic>
              </a:graphicData>
            </a:graphic>
          </wp:inline>
        </w:drawing>
      </w:r>
    </w:p>
    <w:p w14:paraId="23F24D1C" w14:textId="47BDE5F7" w:rsidR="00AF0947" w:rsidRDefault="00AF0947" w:rsidP="00AF0947">
      <w:pPr>
        <w:pStyle w:val="Caption"/>
        <w:jc w:val="center"/>
      </w:pPr>
      <w:bookmarkStart w:id="2388" w:name="_Toc415420573"/>
      <w:bookmarkStart w:id="2389" w:name="_Toc472625847"/>
      <w:bookmarkStart w:id="2390" w:name="_Toc80793334"/>
      <w:r>
        <w:t xml:space="preserve">Figure </w:t>
      </w:r>
      <w:r>
        <w:rPr>
          <w:noProof/>
        </w:rPr>
        <w:fldChar w:fldCharType="begin"/>
      </w:r>
      <w:r>
        <w:rPr>
          <w:noProof/>
        </w:rPr>
        <w:instrText xml:space="preserve"> SEQ Figure \* ARABIC </w:instrText>
      </w:r>
      <w:r>
        <w:rPr>
          <w:noProof/>
        </w:rPr>
        <w:fldChar w:fldCharType="separate"/>
      </w:r>
      <w:ins w:id="2391" w:author="Andrew Instone-Cowie" w:date="2021-08-25T14:18:00Z">
        <w:r w:rsidR="00E86763">
          <w:rPr>
            <w:noProof/>
          </w:rPr>
          <w:t>35</w:t>
        </w:r>
      </w:ins>
      <w:del w:id="2392" w:author="Andrew Instone-Cowie" w:date="2021-08-10T20:37:00Z">
        <w:r w:rsidR="00CA0B7C" w:rsidDel="00744894">
          <w:rPr>
            <w:noProof/>
          </w:rPr>
          <w:delText>23</w:delText>
        </w:r>
      </w:del>
      <w:r>
        <w:rPr>
          <w:noProof/>
        </w:rPr>
        <w:fldChar w:fldCharType="end"/>
      </w:r>
      <w:r>
        <w:t xml:space="preserve"> – Sensor Pulse Duration Illustration</w:t>
      </w:r>
      <w:bookmarkEnd w:id="2388"/>
      <w:bookmarkEnd w:id="2389"/>
      <w:bookmarkEnd w:id="2390"/>
    </w:p>
    <w:p w14:paraId="2184F32E" w14:textId="3FC93271" w:rsidR="00AF0947" w:rsidRPr="009C1732" w:rsidRDefault="00AF0947" w:rsidP="00AF0947">
      <w:r w:rsidRPr="009C1732">
        <w:t>In the diagram above</w:t>
      </w:r>
      <w:r w:rsidR="00A0796E" w:rsidRPr="009C1732">
        <w:t>, t</w:t>
      </w:r>
      <w:r w:rsidRPr="009C1732">
        <w:t xml:space="preserve">he Sensor </w:t>
      </w:r>
      <w:r w:rsidR="00A0796E" w:rsidRPr="009C1732">
        <w:t xml:space="preserve">Module </w:t>
      </w:r>
      <w:r w:rsidRPr="009C1732">
        <w:t xml:space="preserve">signal pulse starts before the </w:t>
      </w:r>
      <w:r w:rsidR="00A0796E" w:rsidRPr="009C1732">
        <w:t xml:space="preserve">trigger is </w:t>
      </w:r>
      <w:r w:rsidRPr="009C1732">
        <w:t xml:space="preserve">fully </w:t>
      </w:r>
      <w:r w:rsidR="00A0796E" w:rsidRPr="009C1732">
        <w:t xml:space="preserve">aligned with the </w:t>
      </w:r>
      <w:r w:rsidRPr="009C1732">
        <w:t xml:space="preserve">sensor (top red arrow), and ends after the </w:t>
      </w:r>
      <w:r w:rsidR="00A0796E" w:rsidRPr="009C1732">
        <w:t>trigger has cease to be fully axially aligned</w:t>
      </w:r>
      <w:r w:rsidRPr="009C1732">
        <w:t xml:space="preserve"> (bottom red arrow). </w:t>
      </w:r>
      <w:r w:rsidR="00546EC9" w:rsidRPr="009C1732">
        <w:t>Thus,</w:t>
      </w:r>
      <w:r w:rsidRPr="009C1732">
        <w:t xml:space="preserve"> the effective width of the </w:t>
      </w:r>
      <w:r w:rsidR="00A0796E" w:rsidRPr="009C1732">
        <w:t xml:space="preserve">trigger, and the duration of the resulting pulse, are </w:t>
      </w:r>
      <w:r w:rsidRPr="009C1732">
        <w:t>increased.</w:t>
      </w:r>
    </w:p>
    <w:p w14:paraId="0471F48C" w14:textId="5EB21518" w:rsidR="00AF0947" w:rsidRPr="009C1732" w:rsidRDefault="00A0796E" w:rsidP="00AF0947">
      <w:r w:rsidRPr="009C1732">
        <w:t xml:space="preserve">This is supported by evidence: </w:t>
      </w:r>
      <w:r w:rsidR="00AF0947" w:rsidRPr="009C1732">
        <w:t xml:space="preserve">An analysis of the theoretical and observed sensor pulse durations from the optical Sensor Heads of the </w:t>
      </w:r>
      <w:r w:rsidRPr="009C1732">
        <w:t xml:space="preserve">original </w:t>
      </w:r>
      <w:r w:rsidR="00AF0947" w:rsidRPr="009C1732">
        <w:t xml:space="preserve">Liverpool Cathedral Simulator installation can be found in Appendix C. </w:t>
      </w:r>
      <w:r w:rsidR="00AF0947" w:rsidRPr="009C1732">
        <w:rPr>
          <w:rFonts w:ascii="Calibri" w:hAnsi="Calibri" w:cs="Calibri"/>
        </w:rPr>
        <w:t xml:space="preserve">The </w:t>
      </w:r>
      <w:r w:rsidRPr="009C1732">
        <w:rPr>
          <w:rFonts w:ascii="Calibri" w:hAnsi="Calibri" w:cs="Calibri"/>
        </w:rPr>
        <w:t>sensor s</w:t>
      </w:r>
      <w:r w:rsidR="00AF0947" w:rsidRPr="009C1732">
        <w:rPr>
          <w:rFonts w:ascii="Calibri" w:hAnsi="Calibri" w:cs="Calibri"/>
        </w:rPr>
        <w:t xml:space="preserve">hielding tube </w:t>
      </w:r>
      <w:r w:rsidRPr="009C1732">
        <w:rPr>
          <w:rFonts w:ascii="Calibri" w:hAnsi="Calibri" w:cs="Calibri"/>
        </w:rPr>
        <w:t xml:space="preserve">has </w:t>
      </w:r>
      <w:r w:rsidR="00AF0947" w:rsidRPr="009C1732">
        <w:rPr>
          <w:rFonts w:ascii="Calibri" w:hAnsi="Calibri" w:cs="Calibri"/>
        </w:rPr>
        <w:t xml:space="preserve">an internal diameter of approximately 17mm, and the observed values of pulse duration, approximately 6ms, indicate that the </w:t>
      </w:r>
      <w:r w:rsidR="00AF0947" w:rsidRPr="009C1732">
        <w:t>effective width of the reflector is increased from the actual 25mm to approximately 40mm.</w:t>
      </w:r>
    </w:p>
    <w:p w14:paraId="6B33326A" w14:textId="77777777" w:rsidR="003912A1" w:rsidRDefault="003912A1" w:rsidP="00AF0947">
      <w:pPr>
        <w:pStyle w:val="Heading2"/>
      </w:pPr>
      <w:bookmarkStart w:id="2393" w:name="_Ref382233537"/>
      <w:bookmarkStart w:id="2394" w:name="_Toc415420488"/>
      <w:bookmarkStart w:id="2395" w:name="_Toc472625795"/>
      <w:r>
        <w:br w:type="page"/>
      </w:r>
    </w:p>
    <w:p w14:paraId="22BF4141" w14:textId="42FC7C23" w:rsidR="00AF0947" w:rsidRDefault="00AF0947" w:rsidP="00AF0947">
      <w:pPr>
        <w:pStyle w:val="Heading2"/>
      </w:pPr>
      <w:bookmarkStart w:id="2396" w:name="_Toc80793272"/>
      <w:r>
        <w:lastRenderedPageBreak/>
        <w:t>Potential Problems</w:t>
      </w:r>
      <w:bookmarkEnd w:id="2393"/>
      <w:bookmarkEnd w:id="2394"/>
      <w:bookmarkEnd w:id="2395"/>
      <w:bookmarkEnd w:id="2396"/>
    </w:p>
    <w:p w14:paraId="1E371C67" w14:textId="7AC9F0C2" w:rsidR="00AF0947" w:rsidRPr="009C1732" w:rsidRDefault="00AF0947" w:rsidP="00AF0947">
      <w:r w:rsidRPr="009C1732">
        <w:t xml:space="preserve">The use of a polling approach </w:t>
      </w:r>
      <w:r w:rsidR="00A0796E" w:rsidRPr="009C1732">
        <w:t>in</w:t>
      </w:r>
      <w:r w:rsidRPr="009C1732">
        <w:t xml:space="preserve"> the Simulator Interface results in </w:t>
      </w:r>
      <w:r w:rsidR="002F4B7B" w:rsidRPr="009C1732">
        <w:t>a number of</w:t>
      </w:r>
      <w:r w:rsidRPr="009C1732">
        <w:t xml:space="preserve"> potential problems:</w:t>
      </w:r>
    </w:p>
    <w:p w14:paraId="43496154" w14:textId="77777777" w:rsidR="00AF0947" w:rsidRDefault="00AF0947" w:rsidP="00AF0947">
      <w:pPr>
        <w:pStyle w:val="Heading3"/>
      </w:pPr>
      <w:bookmarkStart w:id="2397" w:name="_Toc415420489"/>
      <w:bookmarkStart w:id="2398" w:name="_Toc472625796"/>
      <w:bookmarkStart w:id="2399" w:name="_Toc80793273"/>
      <w:r>
        <w:t>Missed Sensor Signals</w:t>
      </w:r>
      <w:bookmarkEnd w:id="2397"/>
      <w:bookmarkEnd w:id="2398"/>
      <w:bookmarkEnd w:id="2399"/>
    </w:p>
    <w:p w14:paraId="7127990C" w14:textId="6FC32315" w:rsidR="00AF0947" w:rsidRPr="009C1732" w:rsidRDefault="00AF0947" w:rsidP="00AF0947">
      <w:r w:rsidRPr="009C1732">
        <w:t xml:space="preserve">If the Simulator Interface firmware polling interval is longer the pulse emanating from a Sensor </w:t>
      </w:r>
      <w:r w:rsidR="00A0796E" w:rsidRPr="009C1732">
        <w:t>Module</w:t>
      </w:r>
      <w:r w:rsidRPr="009C1732">
        <w:t>, then there is a risk that some pulses may be missed. If a pulse starts just after the polling loop has examined a particular input pin, the pulse will have completed before the polling loop next returns to that input pin. As a result the pulse will be missed and no signal will be sent to the Simulator.</w:t>
      </w:r>
    </w:p>
    <w:p w14:paraId="172750C8" w14:textId="77777777" w:rsidR="00AF0947" w:rsidRPr="009C1732" w:rsidRDefault="00AF0947" w:rsidP="00AF0947">
      <w:pPr>
        <w:keepNext/>
      </w:pPr>
      <w:r w:rsidRPr="009C1732">
        <w:t>The following diagram illustrates this problem:</w:t>
      </w:r>
    </w:p>
    <w:p w14:paraId="5A52C007" w14:textId="77777777" w:rsidR="00AF0947" w:rsidRDefault="00AF0947" w:rsidP="00AF0947">
      <w:pPr>
        <w:keepNext/>
        <w:jc w:val="center"/>
      </w:pPr>
      <w:r>
        <w:rPr>
          <w:noProof/>
          <w:color w:val="00B050"/>
          <w:lang w:eastAsia="en-GB"/>
        </w:rPr>
        <w:drawing>
          <wp:inline distT="0" distB="0" distL="0" distR="0" wp14:anchorId="35B835AA" wp14:editId="76EF8AC7">
            <wp:extent cx="5039845" cy="149032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MIssing Sensor Signal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339DAF4D" w14:textId="42E41C1C" w:rsidR="00AF0947" w:rsidRDefault="00AF0947" w:rsidP="00AF0947">
      <w:pPr>
        <w:pStyle w:val="Caption"/>
        <w:jc w:val="center"/>
        <w:rPr>
          <w:color w:val="00B050"/>
        </w:rPr>
      </w:pPr>
      <w:bookmarkStart w:id="2400" w:name="_Toc415420574"/>
      <w:bookmarkStart w:id="2401" w:name="_Toc472625848"/>
      <w:bookmarkStart w:id="2402" w:name="_Toc80793335"/>
      <w:r>
        <w:t xml:space="preserve">Figure </w:t>
      </w:r>
      <w:r>
        <w:rPr>
          <w:noProof/>
        </w:rPr>
        <w:fldChar w:fldCharType="begin"/>
      </w:r>
      <w:r>
        <w:rPr>
          <w:noProof/>
        </w:rPr>
        <w:instrText xml:space="preserve"> SEQ Figure \* ARABIC </w:instrText>
      </w:r>
      <w:r>
        <w:rPr>
          <w:noProof/>
        </w:rPr>
        <w:fldChar w:fldCharType="separate"/>
      </w:r>
      <w:ins w:id="2403" w:author="Andrew Instone-Cowie" w:date="2021-08-25T14:18:00Z">
        <w:r w:rsidR="00E86763">
          <w:rPr>
            <w:noProof/>
          </w:rPr>
          <w:t>36</w:t>
        </w:r>
      </w:ins>
      <w:del w:id="2404" w:author="Andrew Instone-Cowie" w:date="2021-08-10T20:37:00Z">
        <w:r w:rsidR="00CA0B7C" w:rsidDel="00744894">
          <w:rPr>
            <w:noProof/>
          </w:rPr>
          <w:delText>24</w:delText>
        </w:r>
      </w:del>
      <w:r>
        <w:rPr>
          <w:noProof/>
        </w:rPr>
        <w:fldChar w:fldCharType="end"/>
      </w:r>
      <w:r>
        <w:t xml:space="preserve"> – Missed Sensor Signals Illustration</w:t>
      </w:r>
      <w:bookmarkEnd w:id="2400"/>
      <w:bookmarkEnd w:id="2401"/>
      <w:bookmarkEnd w:id="2402"/>
    </w:p>
    <w:p w14:paraId="435ADFE2" w14:textId="72E13C11" w:rsidR="00AF0947" w:rsidRPr="009C1732" w:rsidRDefault="00AF0947" w:rsidP="00AF0947">
      <w:r w:rsidRPr="009C1732">
        <w:t xml:space="preserve">The red dashed arrows indicate the point at which the polling loop examines a particular input pin. During the remainder of the polling loop an incoming </w:t>
      </w:r>
      <w:r w:rsidR="00A0796E" w:rsidRPr="009C1732">
        <w:t>sensor</w:t>
      </w:r>
      <w:r w:rsidRPr="009C1732">
        <w:t xml:space="preserve"> pulse begins and completes without ever being detected.</w:t>
      </w:r>
    </w:p>
    <w:p w14:paraId="104BC2D0" w14:textId="054E9760" w:rsidR="00AF0947" w:rsidRPr="009C1732" w:rsidRDefault="00A0796E" w:rsidP="00AF0947">
      <w:r w:rsidRPr="009C1732">
        <w:t xml:space="preserve">Given a typical pulse </w:t>
      </w:r>
      <w:r w:rsidR="00AF0947" w:rsidRPr="009C1732">
        <w:t xml:space="preserve">duration of approximately 6ms, </w:t>
      </w:r>
      <w:r w:rsidRPr="009C1732">
        <w:t xml:space="preserve">and a maximum polling loop </w:t>
      </w:r>
      <w:r w:rsidR="00AF0947" w:rsidRPr="009C1732">
        <w:t xml:space="preserve">duration </w:t>
      </w:r>
      <w:r w:rsidRPr="009C1732">
        <w:t xml:space="preserve">of </w:t>
      </w:r>
      <w:r w:rsidR="00AF0947" w:rsidRPr="009C1732">
        <w:t xml:space="preserve">approximately </w:t>
      </w:r>
      <w:r w:rsidRPr="009C1732">
        <w:t>400</w:t>
      </w:r>
      <w:r w:rsidR="00AF0947" w:rsidRPr="009C1732">
        <w:rPr>
          <w:rFonts w:ascii="Calibri" w:hAnsi="Calibri" w:cs="Calibri"/>
        </w:rPr>
        <w:t>µ</w:t>
      </w:r>
      <w:r w:rsidR="00AF0947" w:rsidRPr="009C1732">
        <w:t>s</w:t>
      </w:r>
      <w:r w:rsidRPr="009C1732">
        <w:t>, e</w:t>
      </w:r>
      <w:r w:rsidR="00AF0947" w:rsidRPr="009C1732">
        <w:t xml:space="preserve">ach pulse therefore lasts approximately </w:t>
      </w:r>
      <w:r w:rsidRPr="009C1732">
        <w:t>15</w:t>
      </w:r>
      <w:r w:rsidR="00AF0947" w:rsidRPr="009C1732">
        <w:t xml:space="preserve"> polling loop cycles, so this problem does not arise.</w:t>
      </w:r>
    </w:p>
    <w:p w14:paraId="457D53A5" w14:textId="77777777" w:rsidR="00AF0947" w:rsidRDefault="00AF0947" w:rsidP="00AF0947">
      <w:pPr>
        <w:pStyle w:val="Heading3"/>
      </w:pPr>
      <w:bookmarkStart w:id="2405" w:name="_Toc415420490"/>
      <w:bookmarkStart w:id="2406" w:name="_Toc472625797"/>
      <w:bookmarkStart w:id="2407" w:name="_Toc80793274"/>
      <w:r>
        <w:t>Duplicated Sensor Signals</w:t>
      </w:r>
      <w:bookmarkEnd w:id="2405"/>
      <w:bookmarkEnd w:id="2406"/>
      <w:bookmarkEnd w:id="2407"/>
    </w:p>
    <w:p w14:paraId="73FEAF9D" w14:textId="6AB96D6C" w:rsidR="00AF0947" w:rsidRPr="009C1732" w:rsidRDefault="00AF0947" w:rsidP="00AF0947">
      <w:r w:rsidRPr="009C1732">
        <w:t xml:space="preserve">If the Simulator Interface firmware polling interval is shorter than the pulse emanating from a Sensor </w:t>
      </w:r>
      <w:r w:rsidR="00A0796E" w:rsidRPr="009C1732">
        <w:t>Module</w:t>
      </w:r>
      <w:r w:rsidRPr="009C1732">
        <w:t xml:space="preserve"> (which, as noted above, is a requirement for reliable detection), then there is a probability that some pulses may be detected more than once. If the polling loop examines a particular input pin just after a pulse starts, then that pulse may still be in progress when the polling loop next returns to the same input pin. As a result the pulse will be detected more than once and duplicate signals </w:t>
      </w:r>
      <w:r w:rsidR="00A0796E" w:rsidRPr="009C1732">
        <w:t xml:space="preserve">would </w:t>
      </w:r>
      <w:r w:rsidRPr="009C1732">
        <w:t>be sent to the Simulator</w:t>
      </w:r>
      <w:r w:rsidR="00A0796E" w:rsidRPr="009C1732">
        <w:t xml:space="preserve"> PC</w:t>
      </w:r>
      <w:r w:rsidRPr="009C1732">
        <w:t>.</w:t>
      </w:r>
    </w:p>
    <w:p w14:paraId="0CA40F9A" w14:textId="77777777" w:rsidR="00AF0947" w:rsidRPr="009C1732" w:rsidRDefault="00AF0947" w:rsidP="00AF0947">
      <w:pPr>
        <w:keepNext/>
      </w:pPr>
      <w:r w:rsidRPr="009C1732">
        <w:lastRenderedPageBreak/>
        <w:t>The following diagram illustrates this problem:</w:t>
      </w:r>
    </w:p>
    <w:p w14:paraId="0CF73A46" w14:textId="77777777" w:rsidR="00AF0947" w:rsidRDefault="00AF0947" w:rsidP="00AF0947">
      <w:pPr>
        <w:keepNext/>
        <w:jc w:val="center"/>
      </w:pPr>
      <w:r>
        <w:rPr>
          <w:noProof/>
          <w:color w:val="00B050"/>
          <w:lang w:eastAsia="en-GB"/>
        </w:rPr>
        <w:drawing>
          <wp:inline distT="0" distB="0" distL="0" distR="0" wp14:anchorId="5EABF432" wp14:editId="05C3FE68">
            <wp:extent cx="5039845" cy="149032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Duplicate Sensor Signal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845" cy="1490323"/>
                    </a:xfrm>
                    <a:prstGeom prst="rect">
                      <a:avLst/>
                    </a:prstGeom>
                  </pic:spPr>
                </pic:pic>
              </a:graphicData>
            </a:graphic>
          </wp:inline>
        </w:drawing>
      </w:r>
    </w:p>
    <w:p w14:paraId="0383532B" w14:textId="745FA68E" w:rsidR="00AF0947" w:rsidRPr="002B0B68" w:rsidRDefault="00AF0947" w:rsidP="00AF0947">
      <w:pPr>
        <w:pStyle w:val="Caption"/>
        <w:jc w:val="center"/>
        <w:rPr>
          <w:color w:val="00B050"/>
        </w:rPr>
      </w:pPr>
      <w:bookmarkStart w:id="2408" w:name="_Toc415420575"/>
      <w:bookmarkStart w:id="2409" w:name="_Toc472625849"/>
      <w:bookmarkStart w:id="2410" w:name="_Toc80793336"/>
      <w:r>
        <w:t xml:space="preserve">Figure </w:t>
      </w:r>
      <w:r>
        <w:rPr>
          <w:noProof/>
        </w:rPr>
        <w:fldChar w:fldCharType="begin"/>
      </w:r>
      <w:r>
        <w:rPr>
          <w:noProof/>
        </w:rPr>
        <w:instrText xml:space="preserve"> SEQ Figure \* ARABIC </w:instrText>
      </w:r>
      <w:r>
        <w:rPr>
          <w:noProof/>
        </w:rPr>
        <w:fldChar w:fldCharType="separate"/>
      </w:r>
      <w:ins w:id="2411" w:author="Andrew Instone-Cowie" w:date="2021-08-25T14:18:00Z">
        <w:r w:rsidR="00E86763">
          <w:rPr>
            <w:noProof/>
          </w:rPr>
          <w:t>37</w:t>
        </w:r>
      </w:ins>
      <w:del w:id="2412" w:author="Andrew Instone-Cowie" w:date="2021-08-10T20:37:00Z">
        <w:r w:rsidR="00CA0B7C" w:rsidDel="00744894">
          <w:rPr>
            <w:noProof/>
          </w:rPr>
          <w:delText>25</w:delText>
        </w:r>
      </w:del>
      <w:r>
        <w:rPr>
          <w:noProof/>
        </w:rPr>
        <w:fldChar w:fldCharType="end"/>
      </w:r>
      <w:r>
        <w:t xml:space="preserve"> – Duplicated Sensor Signals Illustration</w:t>
      </w:r>
      <w:bookmarkEnd w:id="2408"/>
      <w:bookmarkEnd w:id="2409"/>
      <w:bookmarkEnd w:id="2410"/>
    </w:p>
    <w:p w14:paraId="601A53E3" w14:textId="7DAF0749" w:rsidR="00AF0947" w:rsidRPr="009C1732" w:rsidRDefault="00AF0947" w:rsidP="00AF0947">
      <w:r w:rsidRPr="009C1732">
        <w:t xml:space="preserve">The red arrows indicate the points at which the polling loop examines a particular input pin. Because the incoming </w:t>
      </w:r>
      <w:r w:rsidR="00A0796E" w:rsidRPr="009C1732">
        <w:t>s</w:t>
      </w:r>
      <w:r w:rsidRPr="009C1732">
        <w:t xml:space="preserve">ensor pulse is longer than the polling loop, it is still in progress during the next loop, and </w:t>
      </w:r>
      <w:r w:rsidR="00A0796E" w:rsidRPr="009C1732">
        <w:t>would be</w:t>
      </w:r>
      <w:r w:rsidRPr="009C1732">
        <w:t xml:space="preserve"> detected again.</w:t>
      </w:r>
    </w:p>
    <w:p w14:paraId="6D111F4D" w14:textId="41603A5B" w:rsidR="00AF0947" w:rsidRPr="009C1732" w:rsidRDefault="00A0796E" w:rsidP="00AF0947">
      <w:r w:rsidRPr="009C1732">
        <w:t>This</w:t>
      </w:r>
      <w:r w:rsidR="00AF0947" w:rsidRPr="009C1732">
        <w:t xml:space="preserve"> problem is avoided by triggering based on detecting the transition of the input pin state from HIGH to LOW, and keeping state in the Interface code. </w:t>
      </w:r>
      <w:r w:rsidRPr="009C1732">
        <w:t>Therefore,</w:t>
      </w:r>
      <w:r w:rsidR="00AF0947" w:rsidRPr="009C1732">
        <w:t xml:space="preserve"> when the polling loop next returns to the input pin, </w:t>
      </w:r>
      <w:r w:rsidRPr="009C1732">
        <w:t xml:space="preserve">the pin is still LOW, but </w:t>
      </w:r>
      <w:r w:rsidR="00AF0947" w:rsidRPr="009C1732">
        <w:t xml:space="preserve">no state transition is </w:t>
      </w:r>
      <w:r w:rsidR="00DB2E7A" w:rsidRPr="009C1732">
        <w:t>detected,</w:t>
      </w:r>
      <w:r w:rsidR="00AF0947" w:rsidRPr="009C1732">
        <w:t xml:space="preserve"> and no duplicate signals are sent.</w:t>
      </w:r>
    </w:p>
    <w:p w14:paraId="44EAC622" w14:textId="77777777" w:rsidR="00AF0947" w:rsidRPr="00DB2E7A" w:rsidRDefault="00AF0947" w:rsidP="00AF0947">
      <w:r w:rsidRPr="00DB2E7A">
        <w:t>It will be observed that decreasing the polling loop duration to avoid the Missed Sensor Signals problem results in the manifestation of the Duplicated Sensor Signals problem, and vice-versa.</w:t>
      </w:r>
    </w:p>
    <w:p w14:paraId="7DBFD53F" w14:textId="77777777" w:rsidR="00AF0947" w:rsidRDefault="00AF0947" w:rsidP="00AF0947">
      <w:pPr>
        <w:pStyle w:val="Heading3"/>
      </w:pPr>
      <w:bookmarkStart w:id="2413" w:name="_Toc415420491"/>
      <w:bookmarkStart w:id="2414" w:name="_Toc472625798"/>
      <w:bookmarkStart w:id="2415" w:name="_Toc80793275"/>
      <w:r>
        <w:t>Variable Odd-Struckness</w:t>
      </w:r>
      <w:bookmarkEnd w:id="2413"/>
      <w:bookmarkEnd w:id="2414"/>
      <w:bookmarkEnd w:id="2415"/>
    </w:p>
    <w:p w14:paraId="4364DC5B" w14:textId="77777777" w:rsidR="00AF0947" w:rsidRPr="00DB2E7A" w:rsidRDefault="00AF0947" w:rsidP="00AF0947">
      <w:r w:rsidRPr="00DB2E7A">
        <w:t xml:space="preserve">A further problem arising from the use of a polling architecture in the Simulator Interface is variable odd-struckness. </w:t>
      </w:r>
    </w:p>
    <w:p w14:paraId="0F665C50" w14:textId="611FB60D" w:rsidR="00AF0947" w:rsidRPr="00DB2E7A" w:rsidRDefault="00AF0947" w:rsidP="005E5122">
      <w:pPr>
        <w:pStyle w:val="ListParagraph"/>
        <w:numPr>
          <w:ilvl w:val="0"/>
          <w:numId w:val="13"/>
        </w:numPr>
      </w:pPr>
      <w:r w:rsidRPr="00DB2E7A">
        <w:t xml:space="preserve">If a pulse from any particular Sensor </w:t>
      </w:r>
      <w:r w:rsidR="00A0796E" w:rsidRPr="00DB2E7A">
        <w:t>Module</w:t>
      </w:r>
      <w:r w:rsidRPr="00DB2E7A">
        <w:t xml:space="preserve"> starts a fraction of a second before the polling loop examines the associated input pin, the pulse will be detected almost immediately.</w:t>
      </w:r>
    </w:p>
    <w:p w14:paraId="64F026F4" w14:textId="456B9789" w:rsidR="00AF0947" w:rsidRPr="00DB2E7A" w:rsidRDefault="00AF0947" w:rsidP="005E5122">
      <w:pPr>
        <w:pStyle w:val="ListParagraph"/>
        <w:numPr>
          <w:ilvl w:val="0"/>
          <w:numId w:val="13"/>
        </w:numPr>
      </w:pPr>
      <w:r w:rsidRPr="00DB2E7A">
        <w:t>If the pulse starts a fraction of a second after the polling loop examines the associated input pin, the pulse will be detected on the next iteration of the polling loop, in this case approximately</w:t>
      </w:r>
      <w:r w:rsidR="00A0796E" w:rsidRPr="00DB2E7A">
        <w:t xml:space="preserve"> 400</w:t>
      </w:r>
      <w:r w:rsidRPr="00DB2E7A">
        <w:rPr>
          <w:rFonts w:ascii="Calibri" w:hAnsi="Calibri" w:cs="Calibri"/>
        </w:rPr>
        <w:t>µ</w:t>
      </w:r>
      <w:r w:rsidRPr="00DB2E7A">
        <w:t xml:space="preserve">s later. </w:t>
      </w:r>
    </w:p>
    <w:p w14:paraId="6C1339D3" w14:textId="1D23783A" w:rsidR="00AF0947" w:rsidRPr="00DB2E7A" w:rsidRDefault="00AF0947" w:rsidP="005E5122">
      <w:pPr>
        <w:pStyle w:val="ListParagraph"/>
        <w:numPr>
          <w:ilvl w:val="0"/>
          <w:numId w:val="13"/>
        </w:numPr>
      </w:pPr>
      <w:r w:rsidRPr="00DB2E7A">
        <w:t xml:space="preserve">There is no fixed correlation between the start time of a pulse and the current position of the polling loop in its cycle, and therefore each pulse is subject to an effectively random delay of between zero and </w:t>
      </w:r>
      <w:r w:rsidR="002F4B7B" w:rsidRPr="00DB2E7A">
        <w:t>400</w:t>
      </w:r>
      <w:r w:rsidR="002F4B7B" w:rsidRPr="00DB2E7A">
        <w:rPr>
          <w:rFonts w:ascii="Calibri" w:hAnsi="Calibri" w:cs="Calibri"/>
        </w:rPr>
        <w:t>µ</w:t>
      </w:r>
      <w:r w:rsidR="002F4B7B" w:rsidRPr="00DB2E7A">
        <w:t>s (</w:t>
      </w:r>
      <w:r w:rsidRPr="00DB2E7A">
        <w:t>the duration of the polling loop</w:t>
      </w:r>
      <w:r w:rsidR="002F4B7B" w:rsidRPr="00DB2E7A">
        <w:t>)</w:t>
      </w:r>
      <w:r w:rsidRPr="00DB2E7A">
        <w:t>.</w:t>
      </w:r>
    </w:p>
    <w:p w14:paraId="389E5607" w14:textId="57E817C7" w:rsidR="00AF0947" w:rsidRPr="00DB2E7A" w:rsidRDefault="00F02564" w:rsidP="005E5122">
      <w:pPr>
        <w:pStyle w:val="ListParagraph"/>
        <w:numPr>
          <w:ilvl w:val="0"/>
          <w:numId w:val="13"/>
        </w:numPr>
      </w:pPr>
      <w:r w:rsidRPr="00DB2E7A">
        <w:t xml:space="preserve">This would be </w:t>
      </w:r>
      <w:r w:rsidR="00AF0947" w:rsidRPr="00DB2E7A">
        <w:t>experienced as the simulated bell striking randomly early or late by between zero and half the polling interval.</w:t>
      </w:r>
    </w:p>
    <w:p w14:paraId="2D57267B" w14:textId="77777777" w:rsidR="00AF0947" w:rsidRPr="00DB2E7A" w:rsidRDefault="00AF0947" w:rsidP="00AF0947">
      <w:pPr>
        <w:keepNext/>
      </w:pPr>
      <w:r w:rsidRPr="00DB2E7A">
        <w:lastRenderedPageBreak/>
        <w:t>The following diagram illustrates this problem:</w:t>
      </w:r>
    </w:p>
    <w:p w14:paraId="036C11A8" w14:textId="77777777" w:rsidR="00AF0947" w:rsidRDefault="00AF0947" w:rsidP="00AF0947">
      <w:pPr>
        <w:keepNext/>
        <w:jc w:val="center"/>
      </w:pPr>
      <w:r>
        <w:rPr>
          <w:noProof/>
          <w:color w:val="00B050"/>
          <w:lang w:eastAsia="en-GB"/>
        </w:rPr>
        <w:drawing>
          <wp:inline distT="0" distB="0" distL="0" distR="0" wp14:anchorId="4B037FE5" wp14:editId="604E6329">
            <wp:extent cx="5039899" cy="255585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s - Variable Oddstruckness.png"/>
                    <pic:cNvPicPr/>
                  </pic:nvPicPr>
                  <pic:blipFill>
                    <a:blip r:embed="rId47">
                      <a:extLst>
                        <a:ext uri="{28A0092B-C50C-407E-A947-70E740481C1C}">
                          <a14:useLocalDpi xmlns:a14="http://schemas.microsoft.com/office/drawing/2010/main" val="0"/>
                        </a:ext>
                      </a:extLst>
                    </a:blip>
                    <a:stretch>
                      <a:fillRect/>
                    </a:stretch>
                  </pic:blipFill>
                  <pic:spPr>
                    <a:xfrm>
                      <a:off x="0" y="0"/>
                      <a:ext cx="5039899" cy="2555853"/>
                    </a:xfrm>
                    <a:prstGeom prst="rect">
                      <a:avLst/>
                    </a:prstGeom>
                  </pic:spPr>
                </pic:pic>
              </a:graphicData>
            </a:graphic>
          </wp:inline>
        </w:drawing>
      </w:r>
    </w:p>
    <w:p w14:paraId="63EE0CC1" w14:textId="6B8F89BC" w:rsidR="00AF0947" w:rsidRPr="000F684D" w:rsidRDefault="00AF0947" w:rsidP="00AF0947">
      <w:pPr>
        <w:pStyle w:val="Caption"/>
        <w:jc w:val="center"/>
        <w:rPr>
          <w:color w:val="00B050"/>
        </w:rPr>
      </w:pPr>
      <w:bookmarkStart w:id="2416" w:name="_Toc415420576"/>
      <w:bookmarkStart w:id="2417" w:name="_Toc472625850"/>
      <w:bookmarkStart w:id="2418" w:name="_Toc80793337"/>
      <w:r>
        <w:t xml:space="preserve">Figure </w:t>
      </w:r>
      <w:r>
        <w:rPr>
          <w:noProof/>
        </w:rPr>
        <w:fldChar w:fldCharType="begin"/>
      </w:r>
      <w:r>
        <w:rPr>
          <w:noProof/>
        </w:rPr>
        <w:instrText xml:space="preserve"> SEQ Figure \* ARABIC </w:instrText>
      </w:r>
      <w:r>
        <w:rPr>
          <w:noProof/>
        </w:rPr>
        <w:fldChar w:fldCharType="separate"/>
      </w:r>
      <w:ins w:id="2419" w:author="Andrew Instone-Cowie" w:date="2021-08-25T14:18:00Z">
        <w:r w:rsidR="00E86763">
          <w:rPr>
            <w:noProof/>
          </w:rPr>
          <w:t>38</w:t>
        </w:r>
      </w:ins>
      <w:del w:id="2420" w:author="Andrew Instone-Cowie" w:date="2021-08-10T20:37:00Z">
        <w:r w:rsidR="00CA0B7C" w:rsidDel="00744894">
          <w:rPr>
            <w:noProof/>
          </w:rPr>
          <w:delText>26</w:delText>
        </w:r>
      </w:del>
      <w:r>
        <w:rPr>
          <w:noProof/>
        </w:rPr>
        <w:fldChar w:fldCharType="end"/>
      </w:r>
      <w:r>
        <w:t xml:space="preserve"> – Variable Odd-Struckness Illustration</w:t>
      </w:r>
      <w:bookmarkEnd w:id="2416"/>
      <w:bookmarkEnd w:id="2417"/>
      <w:bookmarkEnd w:id="2418"/>
    </w:p>
    <w:p w14:paraId="3E6C4731" w14:textId="1C5CC3D8" w:rsidR="00AF0947" w:rsidRPr="00DB2E7A" w:rsidRDefault="00AF0947" w:rsidP="00AF0947">
      <w:r w:rsidRPr="00DB2E7A">
        <w:t xml:space="preserve">The upper red arrow indicates the polling loop examining a particular input pin just after the start of an incoming </w:t>
      </w:r>
      <w:r w:rsidR="002F4B7B" w:rsidRPr="00DB2E7A">
        <w:t>s</w:t>
      </w:r>
      <w:r w:rsidRPr="00DB2E7A">
        <w:t xml:space="preserve">ensor pulse. The delay due to polling is effectively zero. The lower red arrow indicates the polling loop examining a particular input pin just before the start of an incoming </w:t>
      </w:r>
      <w:r w:rsidR="002F4B7B" w:rsidRPr="00DB2E7A">
        <w:t>s</w:t>
      </w:r>
      <w:r w:rsidRPr="00DB2E7A">
        <w:t xml:space="preserve">ensor </w:t>
      </w:r>
      <w:r w:rsidR="002F4B7B" w:rsidRPr="00DB2E7A">
        <w:t>pulse</w:t>
      </w:r>
      <w:r w:rsidRPr="00DB2E7A">
        <w:t xml:space="preserve">, and detecting the pulse on the next iteration of the loop. The delay due to polling is effectively equal to the polling loop interval. </w:t>
      </w:r>
    </w:p>
    <w:p w14:paraId="5AF3FF09" w14:textId="6ADB323F" w:rsidR="00AF0947" w:rsidRPr="00DB2E7A" w:rsidRDefault="002F4B7B" w:rsidP="00AF0947">
      <w:r w:rsidRPr="00DB2E7A">
        <w:t>Given a typical inter-row interval of say 2.3s, and a maximum polling loop duration of approximately 400</w:t>
      </w:r>
      <w:r w:rsidRPr="00DB2E7A">
        <w:rPr>
          <w:rFonts w:ascii="Calibri" w:hAnsi="Calibri" w:cs="Calibri"/>
        </w:rPr>
        <w:t>µ</w:t>
      </w:r>
      <w:r w:rsidRPr="00DB2E7A">
        <w:t>s, t</w:t>
      </w:r>
      <w:r w:rsidR="00AF0947" w:rsidRPr="00DB2E7A">
        <w:t xml:space="preserve">he variable odd-struckness contributed due to this problem is therefore between zero and </w:t>
      </w:r>
      <w:r w:rsidR="00AF0947" w:rsidRPr="00DB2E7A">
        <w:rPr>
          <w:rFonts w:ascii="Calibri" w:hAnsi="Calibri" w:cs="Calibri"/>
        </w:rPr>
        <w:t>±</w:t>
      </w:r>
      <w:r w:rsidR="00AF0947" w:rsidRPr="00DB2E7A">
        <w:t>0.0</w:t>
      </w:r>
      <w:r w:rsidRPr="00DB2E7A">
        <w:t>09</w:t>
      </w:r>
      <w:r w:rsidR="00AF0947" w:rsidRPr="00DB2E7A">
        <w:t>% of the inter-row interval</w:t>
      </w:r>
      <w:r w:rsidRPr="00DB2E7A">
        <w:t>,</w:t>
      </w:r>
      <w:r w:rsidR="00AF0947" w:rsidRPr="00DB2E7A">
        <w:t xml:space="preserve"> and in practice this is not detectable. Even for much lighter rings of bells with much shorter inter-row intervals this may still be assumed to be negligible.</w:t>
      </w:r>
    </w:p>
    <w:p w14:paraId="5D8BED1C" w14:textId="517D824B" w:rsidR="00AF0947" w:rsidRPr="00DB2E7A" w:rsidRDefault="00AF0947" w:rsidP="00AF0947">
      <w:r w:rsidRPr="00DB2E7A">
        <w:t xml:space="preserve">Scope does exist to reduce the length of the polling loop further. The debug and timing code </w:t>
      </w:r>
      <w:r w:rsidR="002F4B7B" w:rsidRPr="00DB2E7A">
        <w:t>contribute</w:t>
      </w:r>
      <w:r w:rsidRPr="00DB2E7A">
        <w:t xml:space="preserve"> approximately several tens of microseconds to the loop time, and could be omitted entirely from production code.</w:t>
      </w:r>
    </w:p>
    <w:p w14:paraId="56FC50B6" w14:textId="50A94B16" w:rsidR="002F4B7B" w:rsidRDefault="002F4B7B" w:rsidP="002F4B7B">
      <w:pPr>
        <w:pStyle w:val="Heading3"/>
      </w:pPr>
      <w:bookmarkStart w:id="2421" w:name="_Toc80793276"/>
      <w:r>
        <w:t>Latency</w:t>
      </w:r>
      <w:bookmarkEnd w:id="2421"/>
    </w:p>
    <w:p w14:paraId="2FBCFC35" w14:textId="77777777" w:rsidR="00546EC9" w:rsidRPr="00DB2E7A" w:rsidRDefault="002F4B7B" w:rsidP="00AF0947">
      <w:r w:rsidRPr="00DB2E7A">
        <w:t>The latency</w:t>
      </w:r>
      <w:r w:rsidR="00F02564" w:rsidRPr="00DB2E7A">
        <w:t xml:space="preserve"> </w:t>
      </w:r>
      <w:r w:rsidR="00546EC9" w:rsidRPr="00DB2E7A">
        <w:t>of a simulator system is the delay between the bell triggering the sensor at BDC, and the arrival of the corresponding signal at the Simulator PC.</w:t>
      </w:r>
    </w:p>
    <w:p w14:paraId="629B35EF" w14:textId="4E718869" w:rsidR="002F4B7B" w:rsidRPr="00DB2E7A" w:rsidRDefault="00546EC9" w:rsidP="00AF0947">
      <w:r w:rsidRPr="00DB2E7A">
        <w:t xml:space="preserve">The </w:t>
      </w:r>
      <w:r w:rsidR="00F02564" w:rsidRPr="00DB2E7A">
        <w:t xml:space="preserve">latency of the simulator system is not critical </w:t>
      </w:r>
      <w:r w:rsidRPr="00DB2E7A">
        <w:t>in BDC detecting systems, p</w:t>
      </w:r>
      <w:r w:rsidR="00F02564" w:rsidRPr="00DB2E7A">
        <w:t xml:space="preserve">rovided it is </w:t>
      </w:r>
      <w:r w:rsidRPr="00DB2E7A">
        <w:t xml:space="preserve">relatively small (much </w:t>
      </w:r>
      <w:r w:rsidR="00F02564" w:rsidRPr="00DB2E7A">
        <w:t xml:space="preserve">less than </w:t>
      </w:r>
      <w:r w:rsidRPr="00DB2E7A">
        <w:t xml:space="preserve">the time between BDC and strike), is </w:t>
      </w:r>
      <w:r w:rsidR="00F02564" w:rsidRPr="00DB2E7A">
        <w:t xml:space="preserve">reasonably </w:t>
      </w:r>
      <w:r w:rsidRPr="00DB2E7A">
        <w:t xml:space="preserve">consistent, and is symmetrical about the BDC position. Latencies of </w:t>
      </w:r>
      <w:r w:rsidR="00945CD3" w:rsidRPr="00DB2E7A">
        <w:t xml:space="preserve">up to </w:t>
      </w:r>
      <w:r w:rsidRPr="00DB2E7A">
        <w:t>several tens of milliseconds may be accommodated by tuning the delay time applied by the Simulator PC.</w:t>
      </w:r>
    </w:p>
    <w:p w14:paraId="78E6E1DF" w14:textId="7583E1C5" w:rsidR="00546EC9" w:rsidRPr="00DB2E7A" w:rsidRDefault="00546EC9" w:rsidP="00AF0947">
      <w:r w:rsidRPr="00DB2E7A">
        <w:t>The latency of the simulator consists of the sum of the following:</w:t>
      </w:r>
    </w:p>
    <w:p w14:paraId="5F792E89" w14:textId="1EDAEDA0" w:rsidR="00546EC9" w:rsidRPr="00DB2E7A" w:rsidRDefault="00546EC9" w:rsidP="00945CD3">
      <w:pPr>
        <w:pStyle w:val="ListParagraph"/>
        <w:numPr>
          <w:ilvl w:val="0"/>
          <w:numId w:val="40"/>
        </w:numPr>
      </w:pPr>
      <w:r w:rsidRPr="00DB2E7A">
        <w:t>The debounce timer,</w:t>
      </w:r>
    </w:p>
    <w:p w14:paraId="4FDAE638" w14:textId="494A9DD0" w:rsidR="00546EC9" w:rsidRPr="00DB2E7A" w:rsidRDefault="00546EC9" w:rsidP="00945CD3">
      <w:pPr>
        <w:pStyle w:val="ListParagraph"/>
        <w:numPr>
          <w:ilvl w:val="0"/>
          <w:numId w:val="40"/>
        </w:numPr>
      </w:pPr>
      <w:r w:rsidRPr="00DB2E7A">
        <w:t>The polling loop time,</w:t>
      </w:r>
    </w:p>
    <w:p w14:paraId="4E95021D" w14:textId="548C935F" w:rsidR="00546EC9" w:rsidRPr="00DB2E7A" w:rsidRDefault="00546EC9" w:rsidP="00945CD3">
      <w:pPr>
        <w:pStyle w:val="ListParagraph"/>
        <w:numPr>
          <w:ilvl w:val="0"/>
          <w:numId w:val="40"/>
        </w:numPr>
      </w:pPr>
      <w:r w:rsidRPr="00DB2E7A">
        <w:t>The RS-232 serial speed.</w:t>
      </w:r>
    </w:p>
    <w:p w14:paraId="2FFE7629" w14:textId="465FFE66" w:rsidR="00546EC9" w:rsidRPr="00DB2E7A" w:rsidRDefault="00546EC9" w:rsidP="00AF0947">
      <w:r w:rsidRPr="00DB2E7A">
        <w:lastRenderedPageBreak/>
        <w:t xml:space="preserve">The default debounce timer is set to 2ms. </w:t>
      </w:r>
      <w:r w:rsidR="00945CD3" w:rsidRPr="00DB2E7A">
        <w:t>As discussed above, the polling approach results in some variation of detection time, and t</w:t>
      </w:r>
      <w:r w:rsidRPr="00DB2E7A">
        <w:t>he polling loop time</w:t>
      </w:r>
      <w:r w:rsidR="00945CD3" w:rsidRPr="00DB2E7A">
        <w:t xml:space="preserve"> </w:t>
      </w:r>
      <w:r w:rsidRPr="00DB2E7A">
        <w:t>is approximately 400</w:t>
      </w:r>
      <w:r w:rsidRPr="00DB2E7A">
        <w:rPr>
          <w:rFonts w:ascii="Calibri" w:hAnsi="Calibri" w:cs="Calibri"/>
        </w:rPr>
        <w:t>µ</w:t>
      </w:r>
      <w:r w:rsidRPr="00DB2E7A">
        <w:t xml:space="preserve">s. </w:t>
      </w:r>
      <w:r w:rsidR="004416AC" w:rsidRPr="00DB2E7A">
        <w:t xml:space="preserve">Moving the state machine from </w:t>
      </w:r>
      <w:r w:rsidR="004416AC" w:rsidRPr="00DB2E7A">
        <w:rPr>
          <w:i/>
          <w:iCs/>
        </w:rPr>
        <w:t>Waiting for Input</w:t>
      </w:r>
      <w:r w:rsidR="004416AC" w:rsidRPr="00DB2E7A">
        <w:t xml:space="preserve"> to </w:t>
      </w:r>
      <w:r w:rsidR="004416AC" w:rsidRPr="00DB2E7A">
        <w:rPr>
          <w:i/>
          <w:iCs/>
        </w:rPr>
        <w:t>Waiting for Debounce</w:t>
      </w:r>
      <w:r w:rsidR="004416AC" w:rsidRPr="00DB2E7A">
        <w:t xml:space="preserve">, and then detecting the end of the debounce timer, involves </w:t>
      </w:r>
      <w:r w:rsidR="004416AC" w:rsidRPr="00DB2E7A">
        <w:rPr>
          <w:u w:val="single"/>
        </w:rPr>
        <w:t>two</w:t>
      </w:r>
      <w:r w:rsidR="004416AC" w:rsidRPr="00DB2E7A">
        <w:t xml:space="preserve"> polling events. </w:t>
      </w:r>
      <w:r w:rsidRPr="00DB2E7A">
        <w:t xml:space="preserve">The average latency from the start of a sensor pulse to the start of the serial transmission should therefore be </w:t>
      </w:r>
      <w:r w:rsidR="00945CD3" w:rsidRPr="00DB2E7A">
        <w:t>approximately</w:t>
      </w:r>
      <w:r w:rsidR="004416AC" w:rsidRPr="00DB2E7A">
        <w:rPr>
          <w:rStyle w:val="FootnoteReference"/>
        </w:rPr>
        <w:footnoteReference w:id="40"/>
      </w:r>
      <w:r w:rsidR="00945CD3" w:rsidRPr="00DB2E7A">
        <w:t xml:space="preserve"> </w:t>
      </w:r>
      <w:r w:rsidRPr="00DB2E7A">
        <w:t>2.</w:t>
      </w:r>
      <w:r w:rsidR="004416AC" w:rsidRPr="00DB2E7A">
        <w:t>4</w:t>
      </w:r>
      <w:r w:rsidRPr="00DB2E7A">
        <w:t xml:space="preserve"> </w:t>
      </w:r>
      <w:r w:rsidR="00945CD3" w:rsidRPr="00DB2E7A">
        <w:rPr>
          <w:rFonts w:ascii="Calibri" w:hAnsi="Calibri" w:cs="Calibri"/>
        </w:rPr>
        <w:t>±</w:t>
      </w:r>
      <w:r w:rsidR="00945CD3" w:rsidRPr="00DB2E7A">
        <w:t>0.2ms.</w:t>
      </w:r>
    </w:p>
    <w:p w14:paraId="2F039EEC" w14:textId="538CCE39" w:rsidR="00945CD3" w:rsidRPr="00DB2E7A" w:rsidRDefault="00945CD3" w:rsidP="00AF0947">
      <w:r w:rsidRPr="00DB2E7A">
        <w:t>The serial line speed is 2400bps. Each ASCII character transmission consists of 10 bits (8 data bits, preceded by one start bit and followed by one stop bit). The time taken to transmit one character is therefore approximately 4.2ms and is constant.</w:t>
      </w:r>
    </w:p>
    <w:p w14:paraId="129E8B96" w14:textId="4DF7B237" w:rsidR="00945CD3" w:rsidRPr="00DB2E7A" w:rsidRDefault="00945CD3" w:rsidP="00AF0947">
      <w:r w:rsidRPr="00DB2E7A">
        <w:t>The theoretical total latency of the simulator is therefore approximately 6.</w:t>
      </w:r>
      <w:r w:rsidR="004416AC" w:rsidRPr="00DB2E7A">
        <w:t>6</w:t>
      </w:r>
      <w:r w:rsidRPr="00DB2E7A">
        <w:t xml:space="preserve"> </w:t>
      </w:r>
      <w:r w:rsidRPr="00DB2E7A">
        <w:rPr>
          <w:rFonts w:ascii="Calibri" w:hAnsi="Calibri" w:cs="Calibri"/>
        </w:rPr>
        <w:t>±</w:t>
      </w:r>
      <w:r w:rsidRPr="00DB2E7A">
        <w:t xml:space="preserve">0.2ms. Any additional latency arising in the Simulator Software Package is beyond the scope of this </w:t>
      </w:r>
      <w:r w:rsidR="00012709" w:rsidRPr="00DB2E7A">
        <w:t>discussion but</w:t>
      </w:r>
      <w:r w:rsidRPr="00DB2E7A">
        <w:t xml:space="preserve"> may be compensated for by tuning the delay time applied by the software.</w:t>
      </w:r>
    </w:p>
    <w:p w14:paraId="53C44A4B" w14:textId="7C8C0048" w:rsidR="002F4B7B" w:rsidRPr="00DB2E7A" w:rsidRDefault="002F4B7B" w:rsidP="002F4B7B">
      <w:pPr>
        <w:keepNext/>
      </w:pPr>
      <w:r w:rsidRPr="00DB2E7A">
        <w:t xml:space="preserve">The typical latency of the Simulator Interface is illustrated in the following </w:t>
      </w:r>
      <w:r w:rsidR="002835BF" w:rsidRPr="00DB2E7A">
        <w:t xml:space="preserve">annotated </w:t>
      </w:r>
      <w:r w:rsidRPr="00DB2E7A">
        <w:t>CRO capture</w:t>
      </w:r>
      <w:r w:rsidR="00945CD3" w:rsidRPr="00DB2E7A">
        <w:t>:</w:t>
      </w:r>
    </w:p>
    <w:p w14:paraId="5AAC50BE" w14:textId="45A26CED" w:rsidR="002F4B7B" w:rsidRDefault="002F4B7B" w:rsidP="002F4B7B">
      <w:pPr>
        <w:keepNext/>
        <w:jc w:val="center"/>
        <w:rPr>
          <w:color w:val="00B050"/>
        </w:rPr>
      </w:pPr>
      <w:r>
        <w:rPr>
          <w:noProof/>
          <w:color w:val="00B050"/>
        </w:rPr>
        <w:drawing>
          <wp:inline distT="0" distB="0" distL="0" distR="0" wp14:anchorId="2A728E54" wp14:editId="7EEEE5A5">
            <wp:extent cx="5040000" cy="302400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tency Scope Annotated.pn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24000"/>
                    </a:xfrm>
                    <a:prstGeom prst="rect">
                      <a:avLst/>
                    </a:prstGeom>
                  </pic:spPr>
                </pic:pic>
              </a:graphicData>
            </a:graphic>
          </wp:inline>
        </w:drawing>
      </w:r>
    </w:p>
    <w:p w14:paraId="0339912D" w14:textId="1B516183" w:rsidR="002F4B7B" w:rsidRDefault="002F4B7B" w:rsidP="002F4B7B">
      <w:pPr>
        <w:pStyle w:val="Caption"/>
        <w:jc w:val="center"/>
      </w:pPr>
      <w:bookmarkStart w:id="2422" w:name="_Toc80793338"/>
      <w:r>
        <w:t xml:space="preserve">Figure </w:t>
      </w:r>
      <w:r>
        <w:rPr>
          <w:noProof/>
        </w:rPr>
        <w:fldChar w:fldCharType="begin"/>
      </w:r>
      <w:r>
        <w:rPr>
          <w:noProof/>
        </w:rPr>
        <w:instrText xml:space="preserve"> SEQ Figure \* ARABIC </w:instrText>
      </w:r>
      <w:r>
        <w:rPr>
          <w:noProof/>
        </w:rPr>
        <w:fldChar w:fldCharType="separate"/>
      </w:r>
      <w:ins w:id="2423" w:author="Andrew Instone-Cowie" w:date="2021-08-25T14:18:00Z">
        <w:r w:rsidR="00E86763">
          <w:rPr>
            <w:noProof/>
          </w:rPr>
          <w:t>39</w:t>
        </w:r>
      </w:ins>
      <w:del w:id="2424" w:author="Andrew Instone-Cowie" w:date="2021-08-10T20:37:00Z">
        <w:r w:rsidR="00CA0B7C" w:rsidDel="00744894">
          <w:rPr>
            <w:noProof/>
          </w:rPr>
          <w:delText>27</w:delText>
        </w:r>
      </w:del>
      <w:r>
        <w:rPr>
          <w:noProof/>
        </w:rPr>
        <w:fldChar w:fldCharType="end"/>
      </w:r>
      <w:r>
        <w:t xml:space="preserve"> – Simulator Interface Latency</w:t>
      </w:r>
      <w:bookmarkEnd w:id="2422"/>
    </w:p>
    <w:p w14:paraId="07F7F91D" w14:textId="6F972CFB" w:rsidR="00355BF2" w:rsidRPr="00DB2E7A" w:rsidRDefault="00945CD3" w:rsidP="002835BF">
      <w:pPr>
        <w:pStyle w:val="ListParagraph"/>
        <w:numPr>
          <w:ilvl w:val="0"/>
          <w:numId w:val="41"/>
        </w:numPr>
      </w:pPr>
      <w:r w:rsidRPr="00DB2E7A">
        <w:t xml:space="preserve">The upper yellow trace represents </w:t>
      </w:r>
      <w:r w:rsidR="00355BF2" w:rsidRPr="00DB2E7A">
        <w:t>a simulated sensor pulse measured on a Simulator Interface Module input pin. The duration of the pulse is approximately 5ms, and the pin transitions from +5V to 0V at the start of the pulse.</w:t>
      </w:r>
    </w:p>
    <w:p w14:paraId="052A50F3" w14:textId="4F5D5716" w:rsidR="00355BF2" w:rsidRPr="00DB2E7A" w:rsidRDefault="00355BF2" w:rsidP="002835BF">
      <w:pPr>
        <w:pStyle w:val="ListParagraph"/>
        <w:numPr>
          <w:ilvl w:val="0"/>
          <w:numId w:val="41"/>
        </w:numPr>
      </w:pPr>
      <w:r w:rsidRPr="00DB2E7A">
        <w:t>The lower blue trace represents the RS-232 serial transmission, measured on the serial transmit pin of the same interface.</w:t>
      </w:r>
    </w:p>
    <w:p w14:paraId="723975F9" w14:textId="4C68401B" w:rsidR="00355BF2" w:rsidRPr="00DB2E7A" w:rsidRDefault="00355BF2" w:rsidP="002835BF">
      <w:pPr>
        <w:pStyle w:val="ListParagraph"/>
        <w:numPr>
          <w:ilvl w:val="0"/>
          <w:numId w:val="41"/>
        </w:numPr>
      </w:pPr>
      <w:r w:rsidRPr="00DB2E7A">
        <w:t>On the serial line, logic 0 is a high voltage (approximately +8V), logic 1 is low (approximately -8V)</w:t>
      </w:r>
      <w:r w:rsidR="002835BF" w:rsidRPr="00DB2E7A">
        <w:t>, and the bus idles at the logic 1 level</w:t>
      </w:r>
      <w:r w:rsidR="002835BF" w:rsidRPr="00DB2E7A">
        <w:rPr>
          <w:rStyle w:val="FootnoteReference"/>
        </w:rPr>
        <w:footnoteReference w:id="41"/>
      </w:r>
      <w:r w:rsidRPr="00DB2E7A">
        <w:t>. The start bit is logic 0, the stop bit is logic 1, and hence the end of the stop bit cannot be distinguished from the idle level.</w:t>
      </w:r>
    </w:p>
    <w:p w14:paraId="57434DC1" w14:textId="6E847DF4" w:rsidR="002F4B7B" w:rsidRPr="00DB2E7A" w:rsidRDefault="00355BF2" w:rsidP="002835BF">
      <w:pPr>
        <w:pStyle w:val="ListParagraph"/>
        <w:numPr>
          <w:ilvl w:val="0"/>
          <w:numId w:val="41"/>
        </w:numPr>
      </w:pPr>
      <w:r w:rsidRPr="00DB2E7A">
        <w:lastRenderedPageBreak/>
        <w:t>The character transmitted is ASCII “1”</w:t>
      </w:r>
      <w:r w:rsidR="002835BF" w:rsidRPr="00DB2E7A">
        <w:t xml:space="preserve"> (0x31)</w:t>
      </w:r>
      <w:r w:rsidRPr="00DB2E7A">
        <w:t>, binary 00110001, and is transmitted LSB first. Reading from left to right, the total bit stream is therefore “</w:t>
      </w:r>
      <w:r w:rsidR="002F4B7B" w:rsidRPr="00DB2E7A">
        <w:t>0100011001</w:t>
      </w:r>
      <w:r w:rsidRPr="00DB2E7A">
        <w:t>”</w:t>
      </w:r>
      <w:r w:rsidR="002F4B7B" w:rsidRPr="00DB2E7A">
        <w:t xml:space="preserve"> (</w:t>
      </w:r>
      <w:r w:rsidRPr="00DB2E7A">
        <w:t>10</w:t>
      </w:r>
      <w:r w:rsidR="002F4B7B" w:rsidRPr="00DB2E7A">
        <w:t xml:space="preserve"> bits</w:t>
      </w:r>
      <w:r w:rsidRPr="00DB2E7A">
        <w:t>:</w:t>
      </w:r>
      <w:r w:rsidR="00F02564" w:rsidRPr="00DB2E7A">
        <w:t xml:space="preserve"> </w:t>
      </w:r>
      <w:r w:rsidRPr="00DB2E7A">
        <w:t xml:space="preserve">a logic </w:t>
      </w:r>
      <w:r w:rsidR="00F02564" w:rsidRPr="00DB2E7A">
        <w:t>0</w:t>
      </w:r>
      <w:r w:rsidR="002F4B7B" w:rsidRPr="00DB2E7A">
        <w:t xml:space="preserve"> start</w:t>
      </w:r>
      <w:r w:rsidRPr="00DB2E7A">
        <w:t xml:space="preserve"> bit</w:t>
      </w:r>
      <w:r w:rsidR="002F4B7B" w:rsidRPr="00DB2E7A">
        <w:t xml:space="preserve">, ASCII </w:t>
      </w:r>
      <w:r w:rsidR="002835BF" w:rsidRPr="00DB2E7A">
        <w:t>“</w:t>
      </w:r>
      <w:r w:rsidR="002F4B7B" w:rsidRPr="00DB2E7A">
        <w:t>1</w:t>
      </w:r>
      <w:r w:rsidR="002835BF" w:rsidRPr="00DB2E7A">
        <w:t>”</w:t>
      </w:r>
      <w:r w:rsidRPr="00DB2E7A">
        <w:t xml:space="preserve"> LSB first</w:t>
      </w:r>
      <w:r w:rsidR="002F4B7B" w:rsidRPr="00DB2E7A">
        <w:t xml:space="preserve">, </w:t>
      </w:r>
      <w:r w:rsidRPr="00DB2E7A">
        <w:t xml:space="preserve">and a logic </w:t>
      </w:r>
      <w:r w:rsidR="00F02564" w:rsidRPr="00DB2E7A">
        <w:t xml:space="preserve">1 </w:t>
      </w:r>
      <w:r w:rsidR="002F4B7B" w:rsidRPr="00DB2E7A">
        <w:t>stop</w:t>
      </w:r>
      <w:r w:rsidRPr="00DB2E7A">
        <w:t xml:space="preserve"> bit).</w:t>
      </w:r>
    </w:p>
    <w:p w14:paraId="70E1CF0D" w14:textId="67F07ACF" w:rsidR="00355BF2" w:rsidRDefault="00355BF2" w:rsidP="002835BF">
      <w:pPr>
        <w:pStyle w:val="ListParagraph"/>
        <w:numPr>
          <w:ilvl w:val="0"/>
          <w:numId w:val="41"/>
        </w:numPr>
      </w:pPr>
      <w:r w:rsidRPr="00DB2E7A">
        <w:t xml:space="preserve">The delay between the start of the sensor pulse and the start of the serial transmission </w:t>
      </w:r>
      <w:r w:rsidR="002835BF" w:rsidRPr="00DB2E7A">
        <w:t xml:space="preserve">is measured over multiple pulses as being between 2.200ms and 2.660ms, average 2.442ms. The latency start to end of </w:t>
      </w:r>
      <w:r w:rsidR="00300E8C" w:rsidRPr="00DB2E7A">
        <w:t xml:space="preserve">the </w:t>
      </w:r>
      <w:r w:rsidR="002835BF" w:rsidRPr="00DB2E7A">
        <w:t>serial transmission can be estimated as approximately</w:t>
      </w:r>
      <w:r w:rsidR="00300E8C" w:rsidRPr="00DB2E7A">
        <w:t xml:space="preserve"> 4.2</w:t>
      </w:r>
      <w:r w:rsidR="002835BF" w:rsidRPr="00DB2E7A">
        <w:t>ms. These values are very close to the theoretical predictions.</w:t>
      </w:r>
    </w:p>
    <w:p w14:paraId="0FA4500B" w14:textId="7A313D19" w:rsidR="00802B39" w:rsidRDefault="00802B39" w:rsidP="00A02960">
      <w:pPr>
        <w:keepNext/>
      </w:pPr>
      <w:r>
        <w:t>The following logic analyser decode taken at the MAX233 transmitter input</w:t>
      </w:r>
      <w:r w:rsidR="00012709">
        <w:t xml:space="preserve"> shows the same effect:</w:t>
      </w:r>
    </w:p>
    <w:p w14:paraId="154DBE57" w14:textId="5DE83F17" w:rsidR="00802B39" w:rsidRDefault="00802B39" w:rsidP="00A02960">
      <w:pPr>
        <w:keepNext/>
        <w:jc w:val="center"/>
      </w:pPr>
      <w:r>
        <w:rPr>
          <w:noProof/>
        </w:rPr>
        <w:drawing>
          <wp:inline distT="0" distB="0" distL="0" distR="0" wp14:anchorId="19108D1E" wp14:editId="4A83E340">
            <wp:extent cx="5040000" cy="2304000"/>
            <wp:effectExtent l="19050" t="19050" r="27305" b="2032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rok_debounce_timer.PNG"/>
                    <pic:cNvPicPr/>
                  </pic:nvPicPr>
                  <pic:blipFill>
                    <a:blip r:embed="rId49">
                      <a:extLst>
                        <a:ext uri="{28A0092B-C50C-407E-A947-70E740481C1C}">
                          <a14:useLocalDpi xmlns:a14="http://schemas.microsoft.com/office/drawing/2010/main" val="0"/>
                        </a:ext>
                      </a:extLst>
                    </a:blip>
                    <a:stretch>
                      <a:fillRect/>
                    </a:stretch>
                  </pic:blipFill>
                  <pic:spPr>
                    <a:xfrm>
                      <a:off x="0" y="0"/>
                      <a:ext cx="5040000" cy="2304000"/>
                    </a:xfrm>
                    <a:prstGeom prst="rect">
                      <a:avLst/>
                    </a:prstGeom>
                    <a:ln w="12700">
                      <a:solidFill>
                        <a:schemeClr val="tx1"/>
                      </a:solidFill>
                    </a:ln>
                  </pic:spPr>
                </pic:pic>
              </a:graphicData>
            </a:graphic>
          </wp:inline>
        </w:drawing>
      </w:r>
    </w:p>
    <w:p w14:paraId="5522676B" w14:textId="6997A072" w:rsidR="00802B39" w:rsidRDefault="00802B39" w:rsidP="00802B39">
      <w:pPr>
        <w:pStyle w:val="Caption"/>
        <w:jc w:val="center"/>
      </w:pPr>
      <w:bookmarkStart w:id="2425" w:name="_Toc80793339"/>
      <w:r>
        <w:t xml:space="preserve">Figure </w:t>
      </w:r>
      <w:r>
        <w:rPr>
          <w:noProof/>
        </w:rPr>
        <w:fldChar w:fldCharType="begin"/>
      </w:r>
      <w:r>
        <w:rPr>
          <w:noProof/>
        </w:rPr>
        <w:instrText xml:space="preserve"> SEQ Figure \* ARABIC </w:instrText>
      </w:r>
      <w:r>
        <w:rPr>
          <w:noProof/>
        </w:rPr>
        <w:fldChar w:fldCharType="separate"/>
      </w:r>
      <w:ins w:id="2426" w:author="Andrew Instone-Cowie" w:date="2021-08-25T14:18:00Z">
        <w:r w:rsidR="00E86763">
          <w:rPr>
            <w:noProof/>
          </w:rPr>
          <w:t>40</w:t>
        </w:r>
      </w:ins>
      <w:del w:id="2427" w:author="Andrew Instone-Cowie" w:date="2021-08-10T20:37:00Z">
        <w:r w:rsidR="00CA0B7C" w:rsidDel="00744894">
          <w:rPr>
            <w:noProof/>
          </w:rPr>
          <w:delText>28</w:delText>
        </w:r>
      </w:del>
      <w:r>
        <w:rPr>
          <w:noProof/>
        </w:rPr>
        <w:fldChar w:fldCharType="end"/>
      </w:r>
      <w:r>
        <w:t xml:space="preserve"> – Logic Analy</w:t>
      </w:r>
      <w:r w:rsidR="00012709">
        <w:t>s</w:t>
      </w:r>
      <w:r>
        <w:t>er Decode</w:t>
      </w:r>
      <w:bookmarkEnd w:id="2425"/>
    </w:p>
    <w:p w14:paraId="31C944B3" w14:textId="4DA98A5A" w:rsidR="00802B39" w:rsidRDefault="00012709" w:rsidP="00A02960">
      <w:pPr>
        <w:pStyle w:val="ListParagraph"/>
        <w:numPr>
          <w:ilvl w:val="0"/>
          <w:numId w:val="50"/>
        </w:numPr>
      </w:pPr>
      <w:r>
        <w:t>Trace D0 is taken from the TTL level signal at the MAX233 transmitter input. The signal is therefore inverted with respect to the transmitter output recoded by the previous oscilloscope trace.</w:t>
      </w:r>
    </w:p>
    <w:p w14:paraId="7C2D7935" w14:textId="0FC8851D" w:rsidR="00012709" w:rsidRPr="00DB2E7A" w:rsidRDefault="00012709" w:rsidP="00A02960">
      <w:pPr>
        <w:pStyle w:val="ListParagraph"/>
        <w:numPr>
          <w:ilvl w:val="0"/>
          <w:numId w:val="50"/>
        </w:numPr>
      </w:pPr>
      <w:r>
        <w:t>Trace D1 is the trigger, taken from the channel 1 sensor line. Recording started at Time 0 when this line transitioned to logic 0. This was a manual trigger, so the end of the trace is not visible as the pulse was more than 8ms long.</w:t>
      </w:r>
    </w:p>
    <w:p w14:paraId="0DEEB7C2" w14:textId="77777777" w:rsidR="003912A1" w:rsidRDefault="003912A1" w:rsidP="002B6100">
      <w:pPr>
        <w:pStyle w:val="Heading2"/>
      </w:pPr>
      <w:bookmarkStart w:id="2428" w:name="_Toc415420482"/>
      <w:bookmarkStart w:id="2429" w:name="_Toc472625789"/>
      <w:r>
        <w:br w:type="page"/>
      </w:r>
    </w:p>
    <w:p w14:paraId="672F6F27" w14:textId="7FCD9C36" w:rsidR="002B6100" w:rsidRDefault="002B6100" w:rsidP="002B6100">
      <w:pPr>
        <w:pStyle w:val="Heading2"/>
      </w:pPr>
      <w:bookmarkStart w:id="2430" w:name="_Toc80793277"/>
      <w:r>
        <w:lastRenderedPageBreak/>
        <w:t>Software Development &amp; Compatibility</w:t>
      </w:r>
      <w:bookmarkEnd w:id="2430"/>
    </w:p>
    <w:p w14:paraId="6655F6B0" w14:textId="38D69933" w:rsidR="002B6100" w:rsidRDefault="002B6100" w:rsidP="002B6100">
      <w:pPr>
        <w:pStyle w:val="Heading3"/>
      </w:pPr>
      <w:bookmarkStart w:id="2431" w:name="_Toc80793278"/>
      <w:r>
        <w:t>Development Environment</w:t>
      </w:r>
      <w:bookmarkEnd w:id="2428"/>
      <w:bookmarkEnd w:id="2429"/>
      <w:bookmarkEnd w:id="2431"/>
    </w:p>
    <w:p w14:paraId="0AE5ABA3" w14:textId="2295DA85" w:rsidR="002B6100" w:rsidRPr="00DB2E7A" w:rsidRDefault="002B6100" w:rsidP="002B6100">
      <w:pPr>
        <w:keepNext/>
      </w:pPr>
      <w:r w:rsidRPr="00DB2E7A">
        <w:t>The Simulator Interface firmware has been developed on the following versions of operating systems, development tools and Simulator Software packages. Later versions of tools are expected to be compatible:</w:t>
      </w:r>
    </w:p>
    <w:p w14:paraId="27F63CB2" w14:textId="77777777" w:rsidR="002B6100" w:rsidRPr="00DB2E7A" w:rsidRDefault="002B6100" w:rsidP="002B6100">
      <w:pPr>
        <w:pStyle w:val="ListParagraph"/>
        <w:numPr>
          <w:ilvl w:val="0"/>
          <w:numId w:val="4"/>
        </w:numPr>
      </w:pPr>
      <w:r w:rsidRPr="00DB2E7A">
        <w:t>Microsoft Windows 7 SP1 32-bit</w:t>
      </w:r>
    </w:p>
    <w:p w14:paraId="2C834026" w14:textId="77777777" w:rsidR="002B6100" w:rsidRPr="00DB2E7A" w:rsidRDefault="002B6100" w:rsidP="002B6100">
      <w:pPr>
        <w:pStyle w:val="ListParagraph"/>
        <w:numPr>
          <w:ilvl w:val="0"/>
          <w:numId w:val="4"/>
        </w:numPr>
      </w:pPr>
      <w:r w:rsidRPr="00DB2E7A">
        <w:t>Arduino IDE 1.6.12</w:t>
      </w:r>
    </w:p>
    <w:p w14:paraId="4240B038" w14:textId="7544663D" w:rsidR="002B6100" w:rsidRPr="00DB2E7A" w:rsidRDefault="002B6100" w:rsidP="002B6100">
      <w:pPr>
        <w:pStyle w:val="ListParagraph"/>
        <w:numPr>
          <w:ilvl w:val="0"/>
          <w:numId w:val="4"/>
        </w:numPr>
      </w:pPr>
      <w:r w:rsidRPr="00DB2E7A">
        <w:t>PuTTY 0.70</w:t>
      </w:r>
    </w:p>
    <w:p w14:paraId="0E560A5B" w14:textId="77777777" w:rsidR="002B6100" w:rsidRPr="00DB2E7A" w:rsidRDefault="002B6100" w:rsidP="002B6100">
      <w:pPr>
        <w:pStyle w:val="ListParagraph"/>
        <w:numPr>
          <w:ilvl w:val="0"/>
          <w:numId w:val="4"/>
        </w:numPr>
      </w:pPr>
      <w:r w:rsidRPr="00DB2E7A">
        <w:t>PortMon 3.03</w:t>
      </w:r>
    </w:p>
    <w:p w14:paraId="15D80101" w14:textId="65C458E0" w:rsidR="002B6100" w:rsidRDefault="002B6100" w:rsidP="002B6100">
      <w:pPr>
        <w:pStyle w:val="Heading3"/>
      </w:pPr>
      <w:bookmarkStart w:id="2432" w:name="_Toc415420483"/>
      <w:bookmarkStart w:id="2433" w:name="_Toc472625790"/>
      <w:bookmarkStart w:id="2434" w:name="_Toc80793279"/>
      <w:r>
        <w:t>Source Code Availability</w:t>
      </w:r>
      <w:bookmarkEnd w:id="2432"/>
      <w:bookmarkEnd w:id="2433"/>
      <w:bookmarkEnd w:id="2434"/>
    </w:p>
    <w:p w14:paraId="1AAB42D5" w14:textId="78821DC8" w:rsidR="002B6100" w:rsidRDefault="002B6100" w:rsidP="002B6100">
      <w:r w:rsidRPr="008C7B76">
        <w:t xml:space="preserve">The current version of the firmware for the Simulator Interface is available </w:t>
      </w:r>
      <w:r>
        <w:t xml:space="preserve">from the project </w:t>
      </w:r>
      <w:r w:rsidRPr="008C7B76">
        <w:t xml:space="preserve">GitHub repository at </w:t>
      </w:r>
      <w:r w:rsidR="00E20243">
        <w:fldChar w:fldCharType="begin"/>
      </w:r>
      <w:r w:rsidR="00E20243">
        <w:instrText xml:space="preserve"> HYPERLINK "https://github.com/Simulators" </w:instrText>
      </w:r>
      <w:ins w:id="2435" w:author="Andrew Instone-Cowie" w:date="2021-08-25T14:13:00Z"/>
      <w:r w:rsidR="00E20243">
        <w:fldChar w:fldCharType="separate"/>
      </w:r>
      <w:r>
        <w:rPr>
          <w:rStyle w:val="Hyperlink"/>
        </w:rPr>
        <w:t>https://github.com/Simulators</w:t>
      </w:r>
      <w:r w:rsidR="00E20243">
        <w:rPr>
          <w:rStyle w:val="Hyperlink"/>
        </w:rPr>
        <w:fldChar w:fldCharType="end"/>
      </w:r>
      <w:r>
        <w:t>.</w:t>
      </w:r>
      <w:r w:rsidRPr="008C7B76">
        <w:t xml:space="preserve"> The firmware is released under the GNU General Public Licence (GPL), Version 3.</w:t>
      </w:r>
    </w:p>
    <w:p w14:paraId="5374A963" w14:textId="77777777" w:rsidR="006E2D44" w:rsidRDefault="006E2D44" w:rsidP="002B6100">
      <w:pPr>
        <w:pStyle w:val="Heading3"/>
      </w:pPr>
      <w:bookmarkStart w:id="2436" w:name="_Toc80793280"/>
      <w:r>
        <w:t>Simulator Software Compatibility</w:t>
      </w:r>
      <w:bookmarkEnd w:id="2436"/>
    </w:p>
    <w:p w14:paraId="4F94A8DE" w14:textId="77777777" w:rsidR="006E2D44" w:rsidRPr="00437796" w:rsidRDefault="006E2D44" w:rsidP="002B6100">
      <w:pPr>
        <w:pStyle w:val="Heading4"/>
      </w:pPr>
      <w:r>
        <w:t>Tested Configurations</w:t>
      </w:r>
    </w:p>
    <w:p w14:paraId="151F32C7" w14:textId="77777777" w:rsidR="006E2D44" w:rsidRPr="00DB2E7A" w:rsidRDefault="006E2D44" w:rsidP="006E2D44">
      <w:r w:rsidRPr="00DB2E7A">
        <w:t>The Type 2 Liverpool Ringing Simulator Interface has been tested successfully with Simulator Software Packages up to the following versions:</w:t>
      </w:r>
    </w:p>
    <w:p w14:paraId="68EBC5DF" w14:textId="77777777" w:rsidR="006E2D44" w:rsidRPr="00DB2E7A" w:rsidRDefault="006E2D44" w:rsidP="006E2D44">
      <w:pPr>
        <w:pStyle w:val="ListParagraph"/>
        <w:numPr>
          <w:ilvl w:val="0"/>
          <w:numId w:val="1"/>
        </w:numPr>
      </w:pPr>
      <w:r w:rsidRPr="00DB2E7A">
        <w:t>Abel 3.10.1a</w:t>
      </w:r>
    </w:p>
    <w:p w14:paraId="3812E417" w14:textId="77777777" w:rsidR="006E2D44" w:rsidRPr="00DB2E7A" w:rsidRDefault="006E2D44" w:rsidP="006E2D44">
      <w:pPr>
        <w:pStyle w:val="ListParagraph"/>
        <w:numPr>
          <w:ilvl w:val="0"/>
          <w:numId w:val="1"/>
        </w:numPr>
      </w:pPr>
      <w:r w:rsidRPr="00DB2E7A">
        <w:t>Beltower 2017 (12.35)</w:t>
      </w:r>
    </w:p>
    <w:p w14:paraId="47C5054C" w14:textId="16204F5E" w:rsidR="006E2D44" w:rsidRPr="00DB2E7A" w:rsidRDefault="006E2D44" w:rsidP="006E2D44">
      <w:pPr>
        <w:pStyle w:val="ListParagraph"/>
        <w:numPr>
          <w:ilvl w:val="0"/>
          <w:numId w:val="1"/>
        </w:numPr>
      </w:pPr>
      <w:r w:rsidRPr="00DB2E7A">
        <w:t>Virtual Belfry</w:t>
      </w:r>
      <w:r w:rsidRPr="00DB2E7A">
        <w:rPr>
          <w:rStyle w:val="FootnoteReference"/>
        </w:rPr>
        <w:footnoteReference w:id="42"/>
      </w:r>
      <w:r w:rsidRPr="00DB2E7A">
        <w:t xml:space="preserve"> 3.5</w:t>
      </w:r>
    </w:p>
    <w:p w14:paraId="5F1F2A2C" w14:textId="77777777" w:rsidR="00CF2085" w:rsidRDefault="00CF2085" w:rsidP="002B6100">
      <w:pPr>
        <w:pStyle w:val="Heading4"/>
      </w:pPr>
      <w:bookmarkStart w:id="2437" w:name="_Toc415420470"/>
      <w:bookmarkStart w:id="2438" w:name="_Toc472625769"/>
      <w:r>
        <w:t>Untested Configurations</w:t>
      </w:r>
      <w:bookmarkEnd w:id="2437"/>
      <w:bookmarkEnd w:id="2438"/>
    </w:p>
    <w:p w14:paraId="2C77C9EF" w14:textId="77777777" w:rsidR="00CF2085" w:rsidRPr="00DB2E7A" w:rsidRDefault="00CF2085" w:rsidP="00CF2085">
      <w:r w:rsidRPr="00DB2E7A">
        <w:t>Compatibility with the Bagley Ringleader hardware simulator has not been tested. This device has been unavailable for purchase for some time due to key components no longer being available.</w:t>
      </w:r>
    </w:p>
    <w:p w14:paraId="5B42F9E9" w14:textId="77777777" w:rsidR="00CF2085" w:rsidRPr="00EE7DD4" w:rsidRDefault="00CF2085" w:rsidP="002B6100">
      <w:pPr>
        <w:pStyle w:val="Heading4"/>
      </w:pPr>
      <w:bookmarkStart w:id="2439" w:name="_Toc415420471"/>
      <w:bookmarkStart w:id="2440" w:name="_Toc472625770"/>
      <w:r>
        <w:t>Future Simulator Support</w:t>
      </w:r>
      <w:bookmarkEnd w:id="2439"/>
      <w:bookmarkEnd w:id="2440"/>
    </w:p>
    <w:p w14:paraId="7091768D" w14:textId="48258A22" w:rsidR="00CF2085" w:rsidRPr="00DB2E7A" w:rsidRDefault="00CF2085" w:rsidP="00CF2085">
      <w:r w:rsidRPr="00DB2E7A">
        <w:t>The Simulator Interface software has also been structured to allow for the future addition of support for other simulators should this be necessary.</w:t>
      </w:r>
    </w:p>
    <w:p w14:paraId="2C7781D7" w14:textId="77777777" w:rsidR="003912A1" w:rsidRDefault="003912A1" w:rsidP="002835BF">
      <w:pPr>
        <w:pStyle w:val="Heading1"/>
      </w:pPr>
      <w:bookmarkStart w:id="2441" w:name="_Toc472625809"/>
      <w:bookmarkStart w:id="2442" w:name="_Toc415420535"/>
      <w:r>
        <w:br w:type="page"/>
      </w:r>
    </w:p>
    <w:p w14:paraId="3DC448F5" w14:textId="66497E19" w:rsidR="00AF0947" w:rsidRDefault="00AF0947" w:rsidP="002835BF">
      <w:pPr>
        <w:pStyle w:val="Heading1"/>
      </w:pPr>
      <w:bookmarkStart w:id="2443" w:name="_Toc80793281"/>
      <w:r>
        <w:lastRenderedPageBreak/>
        <w:t>USB-to-Serial Adapters</w:t>
      </w:r>
      <w:bookmarkEnd w:id="2441"/>
      <w:bookmarkEnd w:id="2443"/>
    </w:p>
    <w:p w14:paraId="2E2FAE94" w14:textId="77777777" w:rsidR="00AF0947" w:rsidRPr="00DB2E7A" w:rsidRDefault="00AF0947" w:rsidP="00AF0947">
      <w:r w:rsidRPr="00DB2E7A">
        <w:t>If the Simulator PC does not have an available RS-232 serial port, then a USB-to-Serial adapter may be used. These are available from a variety of manufacturers, but mainly use controller chips manufactured by Prolific and FTDI.</w:t>
      </w:r>
    </w:p>
    <w:p w14:paraId="764939DB" w14:textId="77777777" w:rsidR="00AF0947" w:rsidRPr="00DB2E7A" w:rsidRDefault="00AF0947" w:rsidP="00AF0947">
      <w:r w:rsidRPr="00DB2E7A">
        <w:t>Adapters usually require the installation of a software driver. Drivers for adapters based on Prolific</w:t>
      </w:r>
      <w:r w:rsidRPr="00DB2E7A">
        <w:rPr>
          <w:rStyle w:val="FootnoteReference"/>
        </w:rPr>
        <w:footnoteReference w:id="43"/>
      </w:r>
      <w:r w:rsidRPr="00DB2E7A">
        <w:t xml:space="preserve"> and FTDI</w:t>
      </w:r>
      <w:r w:rsidRPr="00DB2E7A">
        <w:rPr>
          <w:rStyle w:val="FootnoteReference"/>
        </w:rPr>
        <w:footnoteReference w:id="44"/>
      </w:r>
      <w:r w:rsidRPr="00DB2E7A">
        <w:t xml:space="preserve"> controllers are available from the respective websites; the driver required is the </w:t>
      </w:r>
      <w:r w:rsidRPr="00DB2E7A">
        <w:rPr>
          <w:i/>
        </w:rPr>
        <w:t>Virtual COM Port</w:t>
      </w:r>
      <w:r w:rsidRPr="00DB2E7A">
        <w:t xml:space="preserve"> or </w:t>
      </w:r>
      <w:r w:rsidRPr="00DB2E7A">
        <w:rPr>
          <w:i/>
        </w:rPr>
        <w:t>VCP</w:t>
      </w:r>
      <w:r w:rsidRPr="00DB2E7A">
        <w:t xml:space="preserve"> version.</w:t>
      </w:r>
    </w:p>
    <w:p w14:paraId="723D7B72" w14:textId="77777777" w:rsidR="00AF0947" w:rsidRPr="00DB2E7A" w:rsidRDefault="00AF0947" w:rsidP="00AF0947">
      <w:pPr>
        <w:keepNext/>
      </w:pPr>
      <w:r w:rsidRPr="00DB2E7A">
        <w:t>A typical USB-to-Serial adapter (in this case from Prolific) is shown in the following photograph.</w:t>
      </w:r>
    </w:p>
    <w:p w14:paraId="3BB5AC0A" w14:textId="77777777" w:rsidR="00AF0947" w:rsidRDefault="00AF0947" w:rsidP="00AF0947">
      <w:pPr>
        <w:pStyle w:val="ListParagraph"/>
        <w:keepNext/>
        <w:jc w:val="center"/>
      </w:pPr>
      <w:r>
        <w:rPr>
          <w:noProof/>
          <w:lang w:eastAsia="en-GB"/>
        </w:rPr>
        <w:drawing>
          <wp:inline distT="0" distB="0" distL="0" distR="0" wp14:anchorId="75089553" wp14:editId="65557734">
            <wp:extent cx="4320000" cy="3456000"/>
            <wp:effectExtent l="19050" t="19050" r="23495" b="114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82.jpg"/>
                    <pic:cNvPicPr/>
                  </pic:nvPicPr>
                  <pic:blipFill>
                    <a:blip r:embed="rId50">
                      <a:extLst>
                        <a:ext uri="{28A0092B-C50C-407E-A947-70E740481C1C}">
                          <a14:useLocalDpi xmlns:a14="http://schemas.microsoft.com/office/drawing/2010/main" val="0"/>
                        </a:ext>
                      </a:extLst>
                    </a:blip>
                    <a:stretch>
                      <a:fillRect/>
                    </a:stretch>
                  </pic:blipFill>
                  <pic:spPr>
                    <a:xfrm>
                      <a:off x="0" y="0"/>
                      <a:ext cx="4320000" cy="3456000"/>
                    </a:xfrm>
                    <a:prstGeom prst="rect">
                      <a:avLst/>
                    </a:prstGeom>
                    <a:ln w="12700" cmpd="sng">
                      <a:solidFill>
                        <a:schemeClr val="tx1"/>
                      </a:solidFill>
                    </a:ln>
                  </pic:spPr>
                </pic:pic>
              </a:graphicData>
            </a:graphic>
          </wp:inline>
        </w:drawing>
      </w:r>
    </w:p>
    <w:p w14:paraId="4395DD90" w14:textId="0D2FE6E0" w:rsidR="00AF0947" w:rsidRDefault="00AF0947" w:rsidP="00AF0947">
      <w:pPr>
        <w:pStyle w:val="Caption"/>
        <w:ind w:left="720"/>
        <w:jc w:val="center"/>
      </w:pPr>
      <w:bookmarkStart w:id="2444" w:name="_Toc472625865"/>
      <w:bookmarkStart w:id="2445" w:name="_Toc80793340"/>
      <w:r>
        <w:t xml:space="preserve">Figure </w:t>
      </w:r>
      <w:r>
        <w:rPr>
          <w:noProof/>
        </w:rPr>
        <w:fldChar w:fldCharType="begin"/>
      </w:r>
      <w:r>
        <w:rPr>
          <w:noProof/>
        </w:rPr>
        <w:instrText xml:space="preserve"> SEQ Figure \* ARABIC </w:instrText>
      </w:r>
      <w:r>
        <w:rPr>
          <w:noProof/>
        </w:rPr>
        <w:fldChar w:fldCharType="separate"/>
      </w:r>
      <w:ins w:id="2446" w:author="Andrew Instone-Cowie" w:date="2021-08-25T14:18:00Z">
        <w:r w:rsidR="00E86763">
          <w:rPr>
            <w:noProof/>
          </w:rPr>
          <w:t>41</w:t>
        </w:r>
      </w:ins>
      <w:del w:id="2447" w:author="Andrew Instone-Cowie" w:date="2021-08-10T20:37:00Z">
        <w:r w:rsidR="00CA0B7C" w:rsidDel="00744894">
          <w:rPr>
            <w:noProof/>
          </w:rPr>
          <w:delText>29</w:delText>
        </w:r>
      </w:del>
      <w:r>
        <w:rPr>
          <w:noProof/>
        </w:rPr>
        <w:fldChar w:fldCharType="end"/>
      </w:r>
      <w:r>
        <w:t xml:space="preserve"> – Example of a USB-to-Serial Adapter</w:t>
      </w:r>
      <w:bookmarkEnd w:id="2444"/>
      <w:bookmarkEnd w:id="2445"/>
    </w:p>
    <w:p w14:paraId="6761C6A9" w14:textId="77777777" w:rsidR="00AF0947" w:rsidRDefault="00AF0947" w:rsidP="00AF0947">
      <w:pPr>
        <w:pStyle w:val="Heading3"/>
      </w:pPr>
      <w:bookmarkStart w:id="2448" w:name="_Toc472625810"/>
      <w:bookmarkStart w:id="2449" w:name="_Toc80793282"/>
      <w:r>
        <w:lastRenderedPageBreak/>
        <w:t>Driver Installation</w:t>
      </w:r>
      <w:bookmarkEnd w:id="2448"/>
      <w:bookmarkEnd w:id="2449"/>
    </w:p>
    <w:p w14:paraId="2D0F2A12" w14:textId="77777777" w:rsidR="00AF0947" w:rsidRPr="00DB2E7A" w:rsidRDefault="00AF0947" w:rsidP="003912A1">
      <w:pPr>
        <w:keepNext/>
      </w:pPr>
      <w:r w:rsidRPr="00DB2E7A">
        <w:t>Follow the installation instructions supplied with the USB-to-Serial port driver software package. This example uses adapters and drivers with both Prolific and FTDI chipsets, but the approach is similar for adapters from other vendors.</w:t>
      </w:r>
    </w:p>
    <w:p w14:paraId="39CDC4DD" w14:textId="77777777" w:rsidR="00AF0947" w:rsidRPr="00DB2E7A" w:rsidRDefault="00AF0947" w:rsidP="005E5122">
      <w:pPr>
        <w:pStyle w:val="ListParagraph"/>
        <w:keepNext/>
        <w:numPr>
          <w:ilvl w:val="0"/>
          <w:numId w:val="29"/>
        </w:numPr>
        <w:spacing w:after="120"/>
        <w:ind w:left="714" w:hanging="357"/>
        <w:contextualSpacing w:val="0"/>
      </w:pPr>
      <w:r w:rsidRPr="00DB2E7A">
        <w:t>Run the installer supplied with the driver software package. Both Prolific and FTDI drivers use a standard Windows installer.</w:t>
      </w:r>
    </w:p>
    <w:p w14:paraId="26062156" w14:textId="77777777" w:rsidR="00AF0947" w:rsidRDefault="00AF0947" w:rsidP="00AF0947">
      <w:pPr>
        <w:pStyle w:val="ListParagraph"/>
        <w:keepNext/>
        <w:ind w:left="360"/>
        <w:jc w:val="center"/>
      </w:pPr>
      <w:r>
        <w:rPr>
          <w:noProof/>
          <w:lang w:eastAsia="en-GB"/>
        </w:rPr>
        <w:drawing>
          <wp:inline distT="0" distB="0" distL="0" distR="0" wp14:anchorId="1ACAEF05" wp14:editId="76404038">
            <wp:extent cx="4320000" cy="3312000"/>
            <wp:effectExtent l="0" t="0" r="4445"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2-InstallDriver.png"/>
                    <pic:cNvPicPr/>
                  </pic:nvPicPr>
                  <pic:blipFill>
                    <a:blip r:embed="rId51">
                      <a:extLst>
                        <a:ext uri="{28A0092B-C50C-407E-A947-70E740481C1C}">
                          <a14:useLocalDpi xmlns:a14="http://schemas.microsoft.com/office/drawing/2010/main" val="0"/>
                        </a:ext>
                      </a:extLst>
                    </a:blip>
                    <a:stretch>
                      <a:fillRect/>
                    </a:stretch>
                  </pic:blipFill>
                  <pic:spPr>
                    <a:xfrm>
                      <a:off x="0" y="0"/>
                      <a:ext cx="4320000" cy="3312000"/>
                    </a:xfrm>
                    <a:prstGeom prst="rect">
                      <a:avLst/>
                    </a:prstGeom>
                  </pic:spPr>
                </pic:pic>
              </a:graphicData>
            </a:graphic>
          </wp:inline>
        </w:drawing>
      </w:r>
    </w:p>
    <w:p w14:paraId="5439ABEB" w14:textId="029B44E7" w:rsidR="00AF0947" w:rsidRDefault="00AF0947" w:rsidP="00AF0947">
      <w:pPr>
        <w:pStyle w:val="Caption"/>
        <w:ind w:left="357"/>
        <w:jc w:val="center"/>
      </w:pPr>
      <w:bookmarkStart w:id="2450" w:name="_Toc472625866"/>
      <w:bookmarkStart w:id="2451" w:name="_Toc80793341"/>
      <w:r>
        <w:t xml:space="preserve">Figure </w:t>
      </w:r>
      <w:r>
        <w:rPr>
          <w:noProof/>
        </w:rPr>
        <w:fldChar w:fldCharType="begin"/>
      </w:r>
      <w:r>
        <w:rPr>
          <w:noProof/>
        </w:rPr>
        <w:instrText xml:space="preserve"> SEQ Figure \* ARABIC </w:instrText>
      </w:r>
      <w:r>
        <w:rPr>
          <w:noProof/>
        </w:rPr>
        <w:fldChar w:fldCharType="separate"/>
      </w:r>
      <w:ins w:id="2452" w:author="Andrew Instone-Cowie" w:date="2021-08-25T14:18:00Z">
        <w:r w:rsidR="00E86763">
          <w:rPr>
            <w:noProof/>
          </w:rPr>
          <w:t>42</w:t>
        </w:r>
      </w:ins>
      <w:del w:id="2453" w:author="Andrew Instone-Cowie" w:date="2021-08-10T20:37:00Z">
        <w:r w:rsidR="00CA0B7C" w:rsidDel="00744894">
          <w:rPr>
            <w:noProof/>
          </w:rPr>
          <w:delText>30</w:delText>
        </w:r>
      </w:del>
      <w:r>
        <w:rPr>
          <w:noProof/>
        </w:rPr>
        <w:fldChar w:fldCharType="end"/>
      </w:r>
      <w:r>
        <w:t xml:space="preserve"> – Prolific Driver Installation</w:t>
      </w:r>
      <w:bookmarkEnd w:id="2450"/>
      <w:bookmarkEnd w:id="2451"/>
    </w:p>
    <w:p w14:paraId="438541BE" w14:textId="77777777" w:rsidR="00AF0947" w:rsidRPr="00DB2E7A" w:rsidRDefault="00AF0947" w:rsidP="005E5122">
      <w:pPr>
        <w:pStyle w:val="ListParagraph"/>
        <w:keepNext/>
        <w:numPr>
          <w:ilvl w:val="0"/>
          <w:numId w:val="29"/>
        </w:numPr>
        <w:spacing w:after="120"/>
        <w:ind w:left="714" w:hanging="357"/>
        <w:contextualSpacing w:val="0"/>
      </w:pPr>
      <w:r w:rsidRPr="00DB2E7A">
        <w:lastRenderedPageBreak/>
        <w:t>When the installation is complete, close the installer. A restart of the PC may be required.</w:t>
      </w:r>
    </w:p>
    <w:p w14:paraId="6A37FB06" w14:textId="77777777" w:rsidR="00AF0947" w:rsidRDefault="00AF0947" w:rsidP="00AF0947">
      <w:pPr>
        <w:pStyle w:val="ListParagraph"/>
        <w:keepNext/>
        <w:ind w:left="360"/>
        <w:jc w:val="center"/>
      </w:pPr>
      <w:r>
        <w:rPr>
          <w:noProof/>
          <w:lang w:eastAsia="en-GB"/>
        </w:rPr>
        <w:drawing>
          <wp:inline distT="0" distB="0" distL="0" distR="0" wp14:anchorId="19ECA765" wp14:editId="26DE9BB2">
            <wp:extent cx="4320000" cy="3315600"/>
            <wp:effectExtent l="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3-InstallComplete.png"/>
                    <pic:cNvPicPr/>
                  </pic:nvPicPr>
                  <pic:blipFill>
                    <a:blip r:embed="rId52">
                      <a:extLst>
                        <a:ext uri="{28A0092B-C50C-407E-A947-70E740481C1C}">
                          <a14:useLocalDpi xmlns:a14="http://schemas.microsoft.com/office/drawing/2010/main" val="0"/>
                        </a:ext>
                      </a:extLst>
                    </a:blip>
                    <a:stretch>
                      <a:fillRect/>
                    </a:stretch>
                  </pic:blipFill>
                  <pic:spPr>
                    <a:xfrm>
                      <a:off x="0" y="0"/>
                      <a:ext cx="4320000" cy="3315600"/>
                    </a:xfrm>
                    <a:prstGeom prst="rect">
                      <a:avLst/>
                    </a:prstGeom>
                  </pic:spPr>
                </pic:pic>
              </a:graphicData>
            </a:graphic>
          </wp:inline>
        </w:drawing>
      </w:r>
    </w:p>
    <w:p w14:paraId="00A60FB1" w14:textId="07E2A368" w:rsidR="00AF0947" w:rsidRDefault="00AF0947" w:rsidP="00AF0947">
      <w:pPr>
        <w:pStyle w:val="Caption"/>
        <w:ind w:left="357"/>
        <w:jc w:val="center"/>
      </w:pPr>
      <w:bookmarkStart w:id="2454" w:name="_Toc472625867"/>
      <w:bookmarkStart w:id="2455" w:name="_Toc80793342"/>
      <w:r>
        <w:t xml:space="preserve">Figure </w:t>
      </w:r>
      <w:r>
        <w:rPr>
          <w:noProof/>
        </w:rPr>
        <w:fldChar w:fldCharType="begin"/>
      </w:r>
      <w:r>
        <w:rPr>
          <w:noProof/>
        </w:rPr>
        <w:instrText xml:space="preserve"> SEQ Figure \* ARABIC </w:instrText>
      </w:r>
      <w:r>
        <w:rPr>
          <w:noProof/>
        </w:rPr>
        <w:fldChar w:fldCharType="separate"/>
      </w:r>
      <w:ins w:id="2456" w:author="Andrew Instone-Cowie" w:date="2021-08-25T14:18:00Z">
        <w:r w:rsidR="00E86763">
          <w:rPr>
            <w:noProof/>
          </w:rPr>
          <w:t>43</w:t>
        </w:r>
      </w:ins>
      <w:del w:id="2457" w:author="Andrew Instone-Cowie" w:date="2021-08-10T20:37:00Z">
        <w:r w:rsidR="00CA0B7C" w:rsidDel="00744894">
          <w:rPr>
            <w:noProof/>
          </w:rPr>
          <w:delText>31</w:delText>
        </w:r>
      </w:del>
      <w:r>
        <w:rPr>
          <w:noProof/>
        </w:rPr>
        <w:fldChar w:fldCharType="end"/>
      </w:r>
      <w:r>
        <w:t xml:space="preserve"> – Driver Installation Complete</w:t>
      </w:r>
      <w:bookmarkEnd w:id="2454"/>
      <w:bookmarkEnd w:id="2455"/>
    </w:p>
    <w:p w14:paraId="7DB4AC19" w14:textId="7D07C4C0" w:rsidR="00AF0947" w:rsidRPr="00DB2E7A" w:rsidRDefault="00AF0947" w:rsidP="005E5122">
      <w:pPr>
        <w:pStyle w:val="ListParagraph"/>
        <w:numPr>
          <w:ilvl w:val="0"/>
          <w:numId w:val="29"/>
        </w:numPr>
        <w:spacing w:after="120"/>
        <w:ind w:left="714" w:hanging="357"/>
        <w:contextualSpacing w:val="0"/>
      </w:pPr>
      <w:r w:rsidRPr="00DB2E7A">
        <w:t xml:space="preserve">Connect the USB-to-Serial adapter to a spare USB port on the Simulator PC. To ensure consistent COM port </w:t>
      </w:r>
      <w:r w:rsidR="00BF6ECB" w:rsidRPr="00DB2E7A">
        <w:t>numbering and</w:t>
      </w:r>
      <w:r w:rsidRPr="00DB2E7A">
        <w:t xml:space="preserve"> avoid the need to reconfigure the Simulator Software Package, it is best always to use the same USB port for the adapter.</w:t>
      </w:r>
    </w:p>
    <w:p w14:paraId="173B4122" w14:textId="77777777" w:rsidR="00AF0947" w:rsidRPr="00DB2E7A" w:rsidRDefault="00AF0947" w:rsidP="005E5122">
      <w:pPr>
        <w:pStyle w:val="ListParagraph"/>
        <w:numPr>
          <w:ilvl w:val="0"/>
          <w:numId w:val="29"/>
        </w:numPr>
      </w:pPr>
      <w:r w:rsidRPr="00DB2E7A">
        <w:t>The Simulator PC should detect the USB-to-Serial adapter, configure the driver, and a confirmation balloon message should appear briefly above the Windows system tray.</w:t>
      </w:r>
    </w:p>
    <w:p w14:paraId="573E72B7" w14:textId="77777777" w:rsidR="00AF0947" w:rsidRDefault="00AF0947" w:rsidP="00AF0947">
      <w:pPr>
        <w:jc w:val="center"/>
      </w:pPr>
      <w:r>
        <w:rPr>
          <w:noProof/>
          <w:lang w:eastAsia="en-GB"/>
        </w:rPr>
        <w:drawing>
          <wp:inline distT="0" distB="0" distL="0" distR="0" wp14:anchorId="4507B283" wp14:editId="535823EE">
            <wp:extent cx="1800000" cy="604800"/>
            <wp:effectExtent l="19050" t="19050" r="101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NewHardware.png"/>
                    <pic:cNvPicPr/>
                  </pic:nvPicPr>
                  <pic:blipFill>
                    <a:blip r:embed="rId53">
                      <a:extLst>
                        <a:ext uri="{28A0092B-C50C-407E-A947-70E740481C1C}">
                          <a14:useLocalDpi xmlns:a14="http://schemas.microsoft.com/office/drawing/2010/main" val="0"/>
                        </a:ext>
                      </a:extLst>
                    </a:blip>
                    <a:stretch>
                      <a:fillRect/>
                    </a:stretch>
                  </pic:blipFill>
                  <pic:spPr>
                    <a:xfrm>
                      <a:off x="0" y="0"/>
                      <a:ext cx="1800000" cy="604800"/>
                    </a:xfrm>
                    <a:prstGeom prst="rect">
                      <a:avLst/>
                    </a:prstGeom>
                    <a:ln w="12700">
                      <a:solidFill>
                        <a:schemeClr val="tx1"/>
                      </a:solidFill>
                    </a:ln>
                  </pic:spPr>
                </pic:pic>
              </a:graphicData>
            </a:graphic>
          </wp:inline>
        </w:drawing>
      </w:r>
    </w:p>
    <w:p w14:paraId="11C3CD9F" w14:textId="04372D5B" w:rsidR="00AF0947" w:rsidRDefault="00AF0947" w:rsidP="00AF0947">
      <w:pPr>
        <w:pStyle w:val="Caption"/>
        <w:jc w:val="center"/>
        <w:rPr>
          <w:color w:val="00B050"/>
        </w:rPr>
      </w:pPr>
      <w:bookmarkStart w:id="2458" w:name="_Toc472625868"/>
      <w:bookmarkStart w:id="2459" w:name="_Toc80793343"/>
      <w:r>
        <w:t xml:space="preserve">Figure </w:t>
      </w:r>
      <w:r>
        <w:rPr>
          <w:noProof/>
        </w:rPr>
        <w:fldChar w:fldCharType="begin"/>
      </w:r>
      <w:r>
        <w:rPr>
          <w:noProof/>
        </w:rPr>
        <w:instrText xml:space="preserve"> SEQ Figure \* ARABIC </w:instrText>
      </w:r>
      <w:r>
        <w:rPr>
          <w:noProof/>
        </w:rPr>
        <w:fldChar w:fldCharType="separate"/>
      </w:r>
      <w:ins w:id="2460" w:author="Andrew Instone-Cowie" w:date="2021-08-25T14:18:00Z">
        <w:r w:rsidR="00E86763">
          <w:rPr>
            <w:noProof/>
          </w:rPr>
          <w:t>44</w:t>
        </w:r>
      </w:ins>
      <w:del w:id="2461" w:author="Andrew Instone-Cowie" w:date="2021-08-10T20:37:00Z">
        <w:r w:rsidR="00CA0B7C" w:rsidDel="00744894">
          <w:rPr>
            <w:noProof/>
          </w:rPr>
          <w:delText>32</w:delText>
        </w:r>
      </w:del>
      <w:r>
        <w:rPr>
          <w:noProof/>
        </w:rPr>
        <w:fldChar w:fldCharType="end"/>
      </w:r>
      <w:r>
        <w:t xml:space="preserve"> – Found New Hardware Message</w:t>
      </w:r>
      <w:bookmarkEnd w:id="2458"/>
      <w:bookmarkEnd w:id="2459"/>
    </w:p>
    <w:p w14:paraId="1FB3F8E6" w14:textId="77777777" w:rsidR="00AF0947" w:rsidRDefault="00AF0947" w:rsidP="00AF0947">
      <w:pPr>
        <w:pStyle w:val="Heading3"/>
      </w:pPr>
      <w:bookmarkStart w:id="2462" w:name="_Toc472625811"/>
      <w:bookmarkStart w:id="2463" w:name="_Toc80793283"/>
      <w:r>
        <w:lastRenderedPageBreak/>
        <w:t>Driver Verification</w:t>
      </w:r>
      <w:bookmarkEnd w:id="2462"/>
      <w:bookmarkEnd w:id="2463"/>
    </w:p>
    <w:p w14:paraId="56604281" w14:textId="77777777" w:rsidR="00AF0947" w:rsidRPr="00DB2E7A" w:rsidRDefault="00AF0947" w:rsidP="003912A1">
      <w:pPr>
        <w:keepNext/>
        <w:spacing w:after="120"/>
      </w:pPr>
      <w:r w:rsidRPr="00DB2E7A">
        <w:t>To verify that the USB-to-Serial adapter driver is correctly configured, open the Windows Device Manager and look for the adapter in the Ports section.</w:t>
      </w:r>
    </w:p>
    <w:p w14:paraId="45E43C7C" w14:textId="4F20FAB2" w:rsidR="00AF0947" w:rsidRPr="00DB2E7A" w:rsidRDefault="00AF0947" w:rsidP="005E5122">
      <w:pPr>
        <w:pStyle w:val="ListParagraph"/>
        <w:keepNext/>
        <w:numPr>
          <w:ilvl w:val="0"/>
          <w:numId w:val="30"/>
        </w:numPr>
        <w:spacing w:after="120"/>
        <w:contextualSpacing w:val="0"/>
      </w:pPr>
      <w:r w:rsidRPr="00DB2E7A">
        <w:t xml:space="preserve">Right-click the </w:t>
      </w:r>
      <w:r w:rsidRPr="00DB2E7A">
        <w:rPr>
          <w:i/>
        </w:rPr>
        <w:t>Computer</w:t>
      </w:r>
      <w:r w:rsidRPr="00DB2E7A">
        <w:t xml:space="preserve"> or </w:t>
      </w:r>
      <w:r w:rsidRPr="00DB2E7A">
        <w:rPr>
          <w:i/>
        </w:rPr>
        <w:t>My Computer</w:t>
      </w:r>
      <w:r w:rsidRPr="00DB2E7A">
        <w:t xml:space="preserve"> icon on the </w:t>
      </w:r>
      <w:r w:rsidR="00BF6ECB" w:rsidRPr="00DB2E7A">
        <w:t>Windows desktop and</w:t>
      </w:r>
      <w:r w:rsidRPr="00DB2E7A">
        <w:t xml:space="preserve"> select the </w:t>
      </w:r>
      <w:r w:rsidRPr="00DB2E7A">
        <w:rPr>
          <w:i/>
        </w:rPr>
        <w:t>Properties</w:t>
      </w:r>
      <w:r w:rsidRPr="00DB2E7A">
        <w:t xml:space="preserve"> menu item. These examples are from Windows XP and Windows 7 PCs, the process and appearance may vary for other versions of Windows.</w:t>
      </w:r>
    </w:p>
    <w:p w14:paraId="5FF130EB" w14:textId="77777777" w:rsidR="00AF0947" w:rsidRDefault="00AF0947" w:rsidP="00AF0947">
      <w:pPr>
        <w:jc w:val="center"/>
      </w:pPr>
      <w:r>
        <w:rPr>
          <w:noProof/>
          <w:lang w:eastAsia="en-GB"/>
        </w:rPr>
        <w:drawing>
          <wp:inline distT="0" distB="0" distL="0" distR="0" wp14:anchorId="77674137" wp14:editId="4F3DE06D">
            <wp:extent cx="1800000" cy="1832400"/>
            <wp:effectExtent l="19050" t="19050" r="1016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MyComputerRightClick.png"/>
                    <pic:cNvPicPr/>
                  </pic:nvPicPr>
                  <pic:blipFill>
                    <a:blip r:embed="rId54">
                      <a:extLst>
                        <a:ext uri="{28A0092B-C50C-407E-A947-70E740481C1C}">
                          <a14:useLocalDpi xmlns:a14="http://schemas.microsoft.com/office/drawing/2010/main" val="0"/>
                        </a:ext>
                      </a:extLst>
                    </a:blip>
                    <a:stretch>
                      <a:fillRect/>
                    </a:stretch>
                  </pic:blipFill>
                  <pic:spPr>
                    <a:xfrm>
                      <a:off x="0" y="0"/>
                      <a:ext cx="1800000" cy="1832400"/>
                    </a:xfrm>
                    <a:prstGeom prst="rect">
                      <a:avLst/>
                    </a:prstGeom>
                    <a:ln w="12700" cmpd="sng">
                      <a:solidFill>
                        <a:schemeClr val="tx1"/>
                      </a:solidFill>
                    </a:ln>
                  </pic:spPr>
                </pic:pic>
              </a:graphicData>
            </a:graphic>
          </wp:inline>
        </w:drawing>
      </w:r>
    </w:p>
    <w:p w14:paraId="42EE9956" w14:textId="71DCD1B7" w:rsidR="00AF0947" w:rsidRDefault="00AF0947" w:rsidP="00AF0947">
      <w:pPr>
        <w:pStyle w:val="Caption"/>
        <w:jc w:val="center"/>
      </w:pPr>
      <w:bookmarkStart w:id="2464" w:name="_Toc472625869"/>
      <w:bookmarkStart w:id="2465" w:name="_Toc80793344"/>
      <w:r>
        <w:t xml:space="preserve">Figure </w:t>
      </w:r>
      <w:r>
        <w:rPr>
          <w:noProof/>
        </w:rPr>
        <w:fldChar w:fldCharType="begin"/>
      </w:r>
      <w:r>
        <w:rPr>
          <w:noProof/>
        </w:rPr>
        <w:instrText xml:space="preserve"> SEQ Figure \* ARABIC </w:instrText>
      </w:r>
      <w:r>
        <w:rPr>
          <w:noProof/>
        </w:rPr>
        <w:fldChar w:fldCharType="separate"/>
      </w:r>
      <w:ins w:id="2466" w:author="Andrew Instone-Cowie" w:date="2021-08-25T14:18:00Z">
        <w:r w:rsidR="00E86763">
          <w:rPr>
            <w:noProof/>
          </w:rPr>
          <w:t>45</w:t>
        </w:r>
      </w:ins>
      <w:del w:id="2467" w:author="Andrew Instone-Cowie" w:date="2021-08-10T20:37:00Z">
        <w:r w:rsidR="00CA0B7C" w:rsidDel="00744894">
          <w:rPr>
            <w:noProof/>
          </w:rPr>
          <w:delText>33</w:delText>
        </w:r>
      </w:del>
      <w:r>
        <w:rPr>
          <w:noProof/>
        </w:rPr>
        <w:fldChar w:fldCharType="end"/>
      </w:r>
      <w:r>
        <w:t xml:space="preserve"> – My Computer Context Menu (Windows XP)</w:t>
      </w:r>
      <w:bookmarkEnd w:id="2464"/>
      <w:bookmarkEnd w:id="2465"/>
    </w:p>
    <w:p w14:paraId="567D5CA5" w14:textId="77777777" w:rsidR="00AF0947" w:rsidRDefault="00AF0947" w:rsidP="00AF0947">
      <w:pPr>
        <w:jc w:val="center"/>
      </w:pPr>
      <w:r>
        <w:rPr>
          <w:noProof/>
          <w:lang w:eastAsia="en-GB"/>
        </w:rPr>
        <w:drawing>
          <wp:inline distT="0" distB="0" distL="0" distR="0" wp14:anchorId="13D7A2C5" wp14:editId="528C2BFE">
            <wp:extent cx="1800000" cy="1720800"/>
            <wp:effectExtent l="19050" t="19050" r="10160" b="133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0-Win7MyComputerRightClick.png"/>
                    <pic:cNvPicPr/>
                  </pic:nvPicPr>
                  <pic:blipFill>
                    <a:blip r:embed="rId55">
                      <a:extLst>
                        <a:ext uri="{28A0092B-C50C-407E-A947-70E740481C1C}">
                          <a14:useLocalDpi xmlns:a14="http://schemas.microsoft.com/office/drawing/2010/main" val="0"/>
                        </a:ext>
                      </a:extLst>
                    </a:blip>
                    <a:stretch>
                      <a:fillRect/>
                    </a:stretch>
                  </pic:blipFill>
                  <pic:spPr>
                    <a:xfrm>
                      <a:off x="0" y="0"/>
                      <a:ext cx="1800000" cy="1720800"/>
                    </a:xfrm>
                    <a:prstGeom prst="rect">
                      <a:avLst/>
                    </a:prstGeom>
                    <a:ln w="12700">
                      <a:solidFill>
                        <a:schemeClr val="tx1"/>
                      </a:solidFill>
                    </a:ln>
                  </pic:spPr>
                </pic:pic>
              </a:graphicData>
            </a:graphic>
          </wp:inline>
        </w:drawing>
      </w:r>
    </w:p>
    <w:p w14:paraId="22580F11" w14:textId="0C0C5203" w:rsidR="00AF0947" w:rsidRPr="007B248F" w:rsidRDefault="00AF0947" w:rsidP="00AF0947">
      <w:pPr>
        <w:pStyle w:val="Caption"/>
        <w:jc w:val="center"/>
      </w:pPr>
      <w:bookmarkStart w:id="2468" w:name="_Toc472625870"/>
      <w:bookmarkStart w:id="2469" w:name="_Toc80793345"/>
      <w:r>
        <w:t xml:space="preserve">Figure </w:t>
      </w:r>
      <w:r>
        <w:rPr>
          <w:noProof/>
        </w:rPr>
        <w:fldChar w:fldCharType="begin"/>
      </w:r>
      <w:r>
        <w:rPr>
          <w:noProof/>
        </w:rPr>
        <w:instrText xml:space="preserve"> SEQ Figure \* ARABIC </w:instrText>
      </w:r>
      <w:r>
        <w:rPr>
          <w:noProof/>
        </w:rPr>
        <w:fldChar w:fldCharType="separate"/>
      </w:r>
      <w:ins w:id="2470" w:author="Andrew Instone-Cowie" w:date="2021-08-25T14:18:00Z">
        <w:r w:rsidR="00E86763">
          <w:rPr>
            <w:noProof/>
          </w:rPr>
          <w:t>46</w:t>
        </w:r>
      </w:ins>
      <w:del w:id="2471" w:author="Andrew Instone-Cowie" w:date="2021-08-10T20:37:00Z">
        <w:r w:rsidR="00CA0B7C" w:rsidDel="00744894">
          <w:rPr>
            <w:noProof/>
          </w:rPr>
          <w:delText>34</w:delText>
        </w:r>
      </w:del>
      <w:r>
        <w:rPr>
          <w:noProof/>
        </w:rPr>
        <w:fldChar w:fldCharType="end"/>
      </w:r>
      <w:r>
        <w:t xml:space="preserve"> </w:t>
      </w:r>
      <w:r w:rsidRPr="003A2FD6">
        <w:t>– Co</w:t>
      </w:r>
      <w:r>
        <w:t>mputer Context Menu (Windows 7)</w:t>
      </w:r>
      <w:bookmarkEnd w:id="2468"/>
      <w:bookmarkEnd w:id="2469"/>
    </w:p>
    <w:p w14:paraId="2746D2F3"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On Windows XP, click on the </w:t>
      </w:r>
      <w:r w:rsidRPr="00DB2E7A">
        <w:rPr>
          <w:i/>
        </w:rPr>
        <w:t>Hardware</w:t>
      </w:r>
      <w:r w:rsidRPr="00DB2E7A">
        <w:t xml:space="preserve"> tab, and then click the </w:t>
      </w:r>
      <w:r w:rsidRPr="00DB2E7A">
        <w:rPr>
          <w:i/>
        </w:rPr>
        <w:t>Device Manager</w:t>
      </w:r>
      <w:r w:rsidRPr="00DB2E7A">
        <w:t xml:space="preserve"> button.</w:t>
      </w:r>
    </w:p>
    <w:p w14:paraId="63176A99" w14:textId="77777777" w:rsidR="00AF0947" w:rsidRDefault="00AF0947" w:rsidP="00AF0947">
      <w:pPr>
        <w:pStyle w:val="ListParagraph"/>
        <w:keepNext/>
        <w:ind w:left="360"/>
        <w:jc w:val="center"/>
      </w:pPr>
      <w:r>
        <w:rPr>
          <w:noProof/>
          <w:lang w:eastAsia="en-GB"/>
        </w:rPr>
        <w:drawing>
          <wp:inline distT="0" distB="0" distL="0" distR="0" wp14:anchorId="6680939A" wp14:editId="6DAB5D19">
            <wp:extent cx="3060000" cy="35496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SysProps.png"/>
                    <pic:cNvPicPr/>
                  </pic:nvPicPr>
                  <pic:blipFill>
                    <a:blip r:embed="rId56">
                      <a:extLst>
                        <a:ext uri="{28A0092B-C50C-407E-A947-70E740481C1C}">
                          <a14:useLocalDpi xmlns:a14="http://schemas.microsoft.com/office/drawing/2010/main" val="0"/>
                        </a:ext>
                      </a:extLst>
                    </a:blip>
                    <a:stretch>
                      <a:fillRect/>
                    </a:stretch>
                  </pic:blipFill>
                  <pic:spPr>
                    <a:xfrm>
                      <a:off x="0" y="0"/>
                      <a:ext cx="3060000" cy="3549600"/>
                    </a:xfrm>
                    <a:prstGeom prst="rect">
                      <a:avLst/>
                    </a:prstGeom>
                  </pic:spPr>
                </pic:pic>
              </a:graphicData>
            </a:graphic>
          </wp:inline>
        </w:drawing>
      </w:r>
    </w:p>
    <w:p w14:paraId="146163E0" w14:textId="3CBC2575" w:rsidR="00AF0947" w:rsidRDefault="00AF0947" w:rsidP="00AF0947">
      <w:pPr>
        <w:pStyle w:val="Caption"/>
        <w:ind w:left="357"/>
        <w:jc w:val="center"/>
      </w:pPr>
      <w:bookmarkStart w:id="2472" w:name="_Toc472625871"/>
      <w:bookmarkStart w:id="2473" w:name="_Toc80793346"/>
      <w:r>
        <w:t xml:space="preserve">Figure </w:t>
      </w:r>
      <w:r>
        <w:rPr>
          <w:noProof/>
        </w:rPr>
        <w:fldChar w:fldCharType="begin"/>
      </w:r>
      <w:r>
        <w:rPr>
          <w:noProof/>
        </w:rPr>
        <w:instrText xml:space="preserve"> SEQ Figure \* ARABIC </w:instrText>
      </w:r>
      <w:r>
        <w:rPr>
          <w:noProof/>
        </w:rPr>
        <w:fldChar w:fldCharType="separate"/>
      </w:r>
      <w:ins w:id="2474" w:author="Andrew Instone-Cowie" w:date="2021-08-25T14:18:00Z">
        <w:r w:rsidR="00E86763">
          <w:rPr>
            <w:noProof/>
          </w:rPr>
          <w:t>47</w:t>
        </w:r>
      </w:ins>
      <w:del w:id="2475" w:author="Andrew Instone-Cowie" w:date="2021-08-10T20:37:00Z">
        <w:r w:rsidR="00CA0B7C" w:rsidDel="00744894">
          <w:rPr>
            <w:noProof/>
          </w:rPr>
          <w:delText>35</w:delText>
        </w:r>
      </w:del>
      <w:r>
        <w:rPr>
          <w:noProof/>
        </w:rPr>
        <w:fldChar w:fldCharType="end"/>
      </w:r>
      <w:r>
        <w:t xml:space="preserve"> – System Properties Hardware Tab (Windows XP)</w:t>
      </w:r>
      <w:bookmarkEnd w:id="2472"/>
      <w:bookmarkEnd w:id="2473"/>
    </w:p>
    <w:p w14:paraId="77413840" w14:textId="77777777" w:rsidR="00AF0947" w:rsidRPr="00DB2E7A" w:rsidRDefault="00AF0947" w:rsidP="005E5122">
      <w:pPr>
        <w:pStyle w:val="ListParagraph"/>
        <w:keepNext/>
        <w:numPr>
          <w:ilvl w:val="0"/>
          <w:numId w:val="30"/>
        </w:numPr>
        <w:spacing w:after="120"/>
        <w:ind w:left="714" w:hanging="357"/>
        <w:contextualSpacing w:val="0"/>
      </w:pPr>
      <w:r w:rsidRPr="00DB2E7A">
        <w:t xml:space="preserve">On Windows 7, click the </w:t>
      </w:r>
      <w:r w:rsidRPr="00DB2E7A">
        <w:rPr>
          <w:i/>
        </w:rPr>
        <w:t>Device Manager</w:t>
      </w:r>
      <w:r w:rsidRPr="00DB2E7A">
        <w:t xml:space="preserve"> button.</w:t>
      </w:r>
    </w:p>
    <w:p w14:paraId="1C17F214" w14:textId="77777777" w:rsidR="00AF0947" w:rsidRDefault="00AF0947" w:rsidP="00AF0947">
      <w:pPr>
        <w:pStyle w:val="ListParagraph"/>
        <w:keepNext/>
        <w:ind w:left="360"/>
        <w:jc w:val="center"/>
      </w:pPr>
      <w:r>
        <w:rPr>
          <w:noProof/>
          <w:lang w:eastAsia="en-GB"/>
        </w:rPr>
        <w:drawing>
          <wp:inline distT="0" distB="0" distL="0" distR="0" wp14:anchorId="621F8656" wp14:editId="6E716DA0">
            <wp:extent cx="3060000" cy="2095200"/>
            <wp:effectExtent l="19050" t="19050" r="26670" b="196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5-Win7SysProps.png"/>
                    <pic:cNvPicPr/>
                  </pic:nvPicPr>
                  <pic:blipFill>
                    <a:blip r:embed="rId57">
                      <a:extLst>
                        <a:ext uri="{28A0092B-C50C-407E-A947-70E740481C1C}">
                          <a14:useLocalDpi xmlns:a14="http://schemas.microsoft.com/office/drawing/2010/main" val="0"/>
                        </a:ext>
                      </a:extLst>
                    </a:blip>
                    <a:stretch>
                      <a:fillRect/>
                    </a:stretch>
                  </pic:blipFill>
                  <pic:spPr>
                    <a:xfrm>
                      <a:off x="0" y="0"/>
                      <a:ext cx="3060000" cy="2095200"/>
                    </a:xfrm>
                    <a:prstGeom prst="rect">
                      <a:avLst/>
                    </a:prstGeom>
                    <a:ln w="12700">
                      <a:solidFill>
                        <a:schemeClr val="tx1"/>
                      </a:solidFill>
                    </a:ln>
                  </pic:spPr>
                </pic:pic>
              </a:graphicData>
            </a:graphic>
          </wp:inline>
        </w:drawing>
      </w:r>
    </w:p>
    <w:p w14:paraId="5DAEA26F" w14:textId="79B90188" w:rsidR="00AF0947" w:rsidRDefault="00AF0947" w:rsidP="00AF0947">
      <w:pPr>
        <w:pStyle w:val="Caption"/>
        <w:ind w:left="357"/>
        <w:jc w:val="center"/>
      </w:pPr>
      <w:bookmarkStart w:id="2476" w:name="_Toc472625872"/>
      <w:bookmarkStart w:id="2477" w:name="_Toc80793347"/>
      <w:r>
        <w:t xml:space="preserve">Figure </w:t>
      </w:r>
      <w:r>
        <w:rPr>
          <w:noProof/>
        </w:rPr>
        <w:fldChar w:fldCharType="begin"/>
      </w:r>
      <w:r>
        <w:rPr>
          <w:noProof/>
        </w:rPr>
        <w:instrText xml:space="preserve"> SEQ Figure \* ARABIC </w:instrText>
      </w:r>
      <w:r>
        <w:rPr>
          <w:noProof/>
        </w:rPr>
        <w:fldChar w:fldCharType="separate"/>
      </w:r>
      <w:ins w:id="2478" w:author="Andrew Instone-Cowie" w:date="2021-08-25T14:18:00Z">
        <w:r w:rsidR="00E86763">
          <w:rPr>
            <w:noProof/>
          </w:rPr>
          <w:t>48</w:t>
        </w:r>
      </w:ins>
      <w:del w:id="2479" w:author="Andrew Instone-Cowie" w:date="2021-08-10T20:37:00Z">
        <w:r w:rsidR="00CA0B7C" w:rsidDel="00744894">
          <w:rPr>
            <w:noProof/>
          </w:rPr>
          <w:delText>36</w:delText>
        </w:r>
      </w:del>
      <w:r>
        <w:rPr>
          <w:noProof/>
        </w:rPr>
        <w:fldChar w:fldCharType="end"/>
      </w:r>
      <w:r>
        <w:t xml:space="preserve"> – System Properties Hardware Tab (Windows 7)</w:t>
      </w:r>
      <w:bookmarkEnd w:id="2476"/>
      <w:bookmarkEnd w:id="2477"/>
    </w:p>
    <w:p w14:paraId="0F9A6CDF" w14:textId="77777777" w:rsidR="00AF0947" w:rsidRPr="00DB2E7A" w:rsidRDefault="00AF0947" w:rsidP="005E5122">
      <w:pPr>
        <w:pStyle w:val="ListParagraph"/>
        <w:keepNext/>
        <w:numPr>
          <w:ilvl w:val="0"/>
          <w:numId w:val="30"/>
        </w:numPr>
        <w:spacing w:after="120"/>
        <w:ind w:left="714" w:hanging="357"/>
        <w:contextualSpacing w:val="0"/>
      </w:pPr>
      <w:r w:rsidRPr="00DB2E7A">
        <w:lastRenderedPageBreak/>
        <w:t xml:space="preserve">Expand the </w:t>
      </w:r>
      <w:r w:rsidRPr="00DB2E7A">
        <w:rPr>
          <w:i/>
        </w:rPr>
        <w:t>Ports (COM &amp; LPT)</w:t>
      </w:r>
      <w:r w:rsidRPr="00DB2E7A">
        <w:t xml:space="preserve"> section of the Device Manager list. The USB-to-Serial adapter should be listed, and the COM port number identified. In this example the adapter has been assigned the Virtual COM Port number </w:t>
      </w:r>
      <w:r w:rsidRPr="00DB2E7A">
        <w:rPr>
          <w:i/>
        </w:rPr>
        <w:t>COM3</w:t>
      </w:r>
      <w:r w:rsidRPr="00DB2E7A">
        <w:t>.</w:t>
      </w:r>
    </w:p>
    <w:p w14:paraId="324F53BF" w14:textId="77777777" w:rsidR="00AF0947" w:rsidRDefault="00AF0947" w:rsidP="00AF0947">
      <w:pPr>
        <w:pStyle w:val="ListParagraph"/>
        <w:keepNext/>
        <w:ind w:left="357"/>
        <w:jc w:val="center"/>
      </w:pPr>
      <w:r>
        <w:rPr>
          <w:noProof/>
          <w:lang w:eastAsia="en-GB"/>
        </w:rPr>
        <w:drawing>
          <wp:inline distT="0" distB="0" distL="0" distR="0" wp14:anchorId="108791E8" wp14:editId="3BF531A5">
            <wp:extent cx="4320000" cy="305640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284C8AB9" w14:textId="19F9DEF2" w:rsidR="00AF0947" w:rsidRPr="00825FC5" w:rsidRDefault="00AF0947" w:rsidP="00AF0947">
      <w:pPr>
        <w:pStyle w:val="Caption"/>
        <w:ind w:left="357"/>
        <w:jc w:val="center"/>
      </w:pPr>
      <w:bookmarkStart w:id="2480" w:name="_Toc472625873"/>
      <w:bookmarkStart w:id="2481" w:name="_Toc80793348"/>
      <w:r>
        <w:t xml:space="preserve">Figure </w:t>
      </w:r>
      <w:r>
        <w:rPr>
          <w:noProof/>
        </w:rPr>
        <w:fldChar w:fldCharType="begin"/>
      </w:r>
      <w:r>
        <w:rPr>
          <w:noProof/>
        </w:rPr>
        <w:instrText xml:space="preserve"> SEQ Figure \* ARABIC </w:instrText>
      </w:r>
      <w:r>
        <w:rPr>
          <w:noProof/>
        </w:rPr>
        <w:fldChar w:fldCharType="separate"/>
      </w:r>
      <w:ins w:id="2482" w:author="Andrew Instone-Cowie" w:date="2021-08-25T14:18:00Z">
        <w:r w:rsidR="00E86763">
          <w:rPr>
            <w:noProof/>
          </w:rPr>
          <w:t>49</w:t>
        </w:r>
      </w:ins>
      <w:del w:id="2483" w:author="Andrew Instone-Cowie" w:date="2021-08-10T20:37:00Z">
        <w:r w:rsidR="00CA0B7C" w:rsidDel="00744894">
          <w:rPr>
            <w:noProof/>
          </w:rPr>
          <w:delText>37</w:delText>
        </w:r>
      </w:del>
      <w:r>
        <w:rPr>
          <w:noProof/>
        </w:rPr>
        <w:fldChar w:fldCharType="end"/>
      </w:r>
      <w:r>
        <w:t xml:space="preserve"> – Device Manager (Driver Installed)</w:t>
      </w:r>
      <w:bookmarkEnd w:id="2480"/>
      <w:bookmarkEnd w:id="2481"/>
    </w:p>
    <w:p w14:paraId="1B72A7DC" w14:textId="560CBC14" w:rsidR="00AF0947" w:rsidRPr="00DB2E7A" w:rsidRDefault="00AF0947" w:rsidP="005E5122">
      <w:pPr>
        <w:pStyle w:val="ListParagraph"/>
        <w:numPr>
          <w:ilvl w:val="0"/>
          <w:numId w:val="30"/>
        </w:numPr>
        <w:spacing w:after="120"/>
        <w:ind w:left="714" w:hanging="357"/>
        <w:contextualSpacing w:val="0"/>
      </w:pPr>
      <w:r w:rsidRPr="00DB2E7A">
        <w:t xml:space="preserve">If the device driver software has not been installed correctly, the adapter may be found with a warning marker in the </w:t>
      </w:r>
      <w:r w:rsidRPr="00DB2E7A">
        <w:rPr>
          <w:i/>
        </w:rPr>
        <w:t>Other Devices</w:t>
      </w:r>
      <w:r w:rsidRPr="00DB2E7A">
        <w:t xml:space="preserve"> section of the device list. Install the device driver </w:t>
      </w:r>
      <w:r w:rsidR="00BF6ECB" w:rsidRPr="00DB2E7A">
        <w:t>software or</w:t>
      </w:r>
      <w:r w:rsidRPr="00DB2E7A">
        <w:t xml:space="preserve"> refer to the documentation for the USB-to-Serial adapter.</w:t>
      </w:r>
    </w:p>
    <w:p w14:paraId="189E75CC" w14:textId="77777777" w:rsidR="00AF0947" w:rsidRDefault="00AF0947" w:rsidP="00AF0947">
      <w:pPr>
        <w:pStyle w:val="ListParagraph"/>
        <w:keepNext/>
        <w:ind w:left="357"/>
        <w:jc w:val="center"/>
      </w:pPr>
      <w:r>
        <w:rPr>
          <w:noProof/>
          <w:lang w:eastAsia="en-GB"/>
        </w:rPr>
        <w:drawing>
          <wp:inline distT="0" distB="0" distL="0" distR="0" wp14:anchorId="487E61E7" wp14:editId="337EC864">
            <wp:extent cx="4320000" cy="304920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1-NoDriver.png"/>
                    <pic:cNvPicPr/>
                  </pic:nvPicPr>
                  <pic:blipFill>
                    <a:blip r:embed="rId59">
                      <a:extLst>
                        <a:ext uri="{28A0092B-C50C-407E-A947-70E740481C1C}">
                          <a14:useLocalDpi xmlns:a14="http://schemas.microsoft.com/office/drawing/2010/main" val="0"/>
                        </a:ext>
                      </a:extLst>
                    </a:blip>
                    <a:stretch>
                      <a:fillRect/>
                    </a:stretch>
                  </pic:blipFill>
                  <pic:spPr>
                    <a:xfrm>
                      <a:off x="0" y="0"/>
                      <a:ext cx="4320000" cy="3049200"/>
                    </a:xfrm>
                    <a:prstGeom prst="rect">
                      <a:avLst/>
                    </a:prstGeom>
                  </pic:spPr>
                </pic:pic>
              </a:graphicData>
            </a:graphic>
          </wp:inline>
        </w:drawing>
      </w:r>
    </w:p>
    <w:p w14:paraId="1219C28B" w14:textId="3B320E34" w:rsidR="00AF0947" w:rsidRPr="00825FC5" w:rsidRDefault="00AF0947" w:rsidP="00AF0947">
      <w:pPr>
        <w:pStyle w:val="Caption"/>
        <w:ind w:left="357"/>
        <w:jc w:val="center"/>
      </w:pPr>
      <w:bookmarkStart w:id="2484" w:name="_Toc472625874"/>
      <w:bookmarkStart w:id="2485" w:name="_Toc80793349"/>
      <w:r>
        <w:t xml:space="preserve">Figure </w:t>
      </w:r>
      <w:r>
        <w:rPr>
          <w:noProof/>
        </w:rPr>
        <w:fldChar w:fldCharType="begin"/>
      </w:r>
      <w:r>
        <w:rPr>
          <w:noProof/>
        </w:rPr>
        <w:instrText xml:space="preserve"> SEQ Figure \* ARABIC </w:instrText>
      </w:r>
      <w:r>
        <w:rPr>
          <w:noProof/>
        </w:rPr>
        <w:fldChar w:fldCharType="separate"/>
      </w:r>
      <w:ins w:id="2486" w:author="Andrew Instone-Cowie" w:date="2021-08-25T14:18:00Z">
        <w:r w:rsidR="00E86763">
          <w:rPr>
            <w:noProof/>
          </w:rPr>
          <w:t>50</w:t>
        </w:r>
      </w:ins>
      <w:del w:id="2487" w:author="Andrew Instone-Cowie" w:date="2021-08-10T20:37:00Z">
        <w:r w:rsidR="00CA0B7C" w:rsidDel="00744894">
          <w:rPr>
            <w:noProof/>
          </w:rPr>
          <w:delText>38</w:delText>
        </w:r>
      </w:del>
      <w:r>
        <w:rPr>
          <w:noProof/>
        </w:rPr>
        <w:fldChar w:fldCharType="end"/>
      </w:r>
      <w:r>
        <w:t xml:space="preserve"> – Device Manager (Driver Missing)</w:t>
      </w:r>
      <w:bookmarkEnd w:id="2484"/>
      <w:bookmarkEnd w:id="2485"/>
    </w:p>
    <w:p w14:paraId="01490127" w14:textId="77777777" w:rsidR="00AF0947" w:rsidRDefault="00AF0947" w:rsidP="00AF0947"/>
    <w:p w14:paraId="68BDE08D" w14:textId="77777777" w:rsidR="00AF0947" w:rsidRPr="008C46AD" w:rsidRDefault="00AF0947" w:rsidP="00AF0947">
      <w:r>
        <w:t xml:space="preserve"> </w:t>
      </w:r>
    </w:p>
    <w:p w14:paraId="575C6195" w14:textId="77777777" w:rsidR="00AF0947" w:rsidRDefault="00AF0947" w:rsidP="00AF0947">
      <w:pPr>
        <w:pStyle w:val="Heading3"/>
      </w:pPr>
      <w:bookmarkStart w:id="2488" w:name="_Toc472625812"/>
      <w:bookmarkStart w:id="2489" w:name="_Toc80793284"/>
      <w:r>
        <w:lastRenderedPageBreak/>
        <w:t>COM Port Reconfiguration</w:t>
      </w:r>
      <w:bookmarkEnd w:id="2488"/>
      <w:bookmarkEnd w:id="2489"/>
    </w:p>
    <w:p w14:paraId="0E1866B3" w14:textId="77777777" w:rsidR="00AF0947" w:rsidRPr="00DB2E7A" w:rsidRDefault="00AF0947" w:rsidP="00AF0947">
      <w:pPr>
        <w:spacing w:after="120"/>
      </w:pPr>
      <w:r w:rsidRPr="00DB2E7A">
        <w:t>Current versions of specific Simulator Software Packages require that the Virtual COM Port number assigned to a USB-to-Serial adapter is in a specified range</w:t>
      </w:r>
      <w:r w:rsidRPr="00DB2E7A">
        <w:rPr>
          <w:rStyle w:val="FootnoteReference"/>
        </w:rPr>
        <w:footnoteReference w:id="45"/>
      </w:r>
      <w:r w:rsidRPr="00DB2E7A">
        <w:t>. If the adapter has been assigned a COM port number outside the supported range, the port must be reconfigured to lower value</w:t>
      </w:r>
      <w:r w:rsidRPr="00DB2E7A">
        <w:rPr>
          <w:rStyle w:val="FootnoteReference"/>
        </w:rPr>
        <w:footnoteReference w:id="46"/>
      </w:r>
      <w:r w:rsidRPr="00DB2E7A">
        <w:t>.</w:t>
      </w:r>
    </w:p>
    <w:p w14:paraId="5928A523" w14:textId="77777777" w:rsidR="00AF0947" w:rsidRPr="00DB2E7A" w:rsidRDefault="00AF0947" w:rsidP="005E5122">
      <w:pPr>
        <w:pStyle w:val="ListParagraph"/>
        <w:keepNext/>
        <w:numPr>
          <w:ilvl w:val="0"/>
          <w:numId w:val="31"/>
        </w:numPr>
        <w:ind w:left="714" w:hanging="357"/>
      </w:pPr>
      <w:r w:rsidRPr="00DB2E7A">
        <w:t>Open the Windows Device Manager as described above.</w:t>
      </w:r>
    </w:p>
    <w:p w14:paraId="07540DD4" w14:textId="77777777" w:rsidR="00AF0947" w:rsidRPr="00DB2E7A" w:rsidRDefault="00AF0947" w:rsidP="005E5122">
      <w:pPr>
        <w:pStyle w:val="ListParagraph"/>
        <w:keepNext/>
        <w:numPr>
          <w:ilvl w:val="0"/>
          <w:numId w:val="31"/>
        </w:numPr>
        <w:ind w:left="714" w:hanging="357"/>
      </w:pPr>
      <w:r w:rsidRPr="00DB2E7A">
        <w:t xml:space="preserve">Expand the </w:t>
      </w:r>
      <w:r w:rsidRPr="00DB2E7A">
        <w:rPr>
          <w:i/>
        </w:rPr>
        <w:t>Ports (COM &amp; LPT)</w:t>
      </w:r>
      <w:r w:rsidRPr="00DB2E7A">
        <w:t xml:space="preserve"> section of the Device Manager list. The USB-to-Serial adapter should be listed, and the COM port number identified. In this example the Prolific adapter has been assigned the Virtual COM Port number </w:t>
      </w:r>
      <w:r w:rsidRPr="00DB2E7A">
        <w:rPr>
          <w:i/>
        </w:rPr>
        <w:t>COM14</w:t>
      </w:r>
      <w:r w:rsidRPr="00DB2E7A">
        <w:t>, which is beyond the range supported by Abel.</w:t>
      </w:r>
    </w:p>
    <w:p w14:paraId="3EA336E3" w14:textId="77777777" w:rsidR="00AF0947" w:rsidRDefault="00AF0947" w:rsidP="00AF0947">
      <w:pPr>
        <w:pStyle w:val="ListParagraph"/>
        <w:keepNext/>
        <w:ind w:left="360"/>
        <w:jc w:val="center"/>
      </w:pPr>
      <w:r>
        <w:rPr>
          <w:noProof/>
          <w:lang w:eastAsia="en-GB"/>
        </w:rPr>
        <w:drawing>
          <wp:inline distT="0" distB="0" distL="0" distR="0" wp14:anchorId="21DA6644" wp14:editId="5292128C">
            <wp:extent cx="4320000" cy="3045600"/>
            <wp:effectExtent l="0" t="0" r="4445"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7-COM14.png"/>
                    <pic:cNvPicPr/>
                  </pic:nvPicPr>
                  <pic:blipFill>
                    <a:blip r:embed="rId60">
                      <a:extLst>
                        <a:ext uri="{28A0092B-C50C-407E-A947-70E740481C1C}">
                          <a14:useLocalDpi xmlns:a14="http://schemas.microsoft.com/office/drawing/2010/main" val="0"/>
                        </a:ext>
                      </a:extLst>
                    </a:blip>
                    <a:stretch>
                      <a:fillRect/>
                    </a:stretch>
                  </pic:blipFill>
                  <pic:spPr>
                    <a:xfrm>
                      <a:off x="0" y="0"/>
                      <a:ext cx="4320000" cy="3045600"/>
                    </a:xfrm>
                    <a:prstGeom prst="rect">
                      <a:avLst/>
                    </a:prstGeom>
                  </pic:spPr>
                </pic:pic>
              </a:graphicData>
            </a:graphic>
          </wp:inline>
        </w:drawing>
      </w:r>
    </w:p>
    <w:p w14:paraId="167D7723" w14:textId="2624AF8A" w:rsidR="00AF0947" w:rsidRDefault="00AF0947" w:rsidP="00AF0947">
      <w:pPr>
        <w:pStyle w:val="Caption"/>
        <w:ind w:left="357"/>
        <w:jc w:val="center"/>
      </w:pPr>
      <w:bookmarkStart w:id="2490" w:name="_Toc472625875"/>
      <w:bookmarkStart w:id="2491" w:name="_Toc80793350"/>
      <w:r>
        <w:t xml:space="preserve">Figure </w:t>
      </w:r>
      <w:r>
        <w:rPr>
          <w:noProof/>
        </w:rPr>
        <w:fldChar w:fldCharType="begin"/>
      </w:r>
      <w:r>
        <w:rPr>
          <w:noProof/>
        </w:rPr>
        <w:instrText xml:space="preserve"> SEQ Figure \* ARABIC </w:instrText>
      </w:r>
      <w:r>
        <w:rPr>
          <w:noProof/>
        </w:rPr>
        <w:fldChar w:fldCharType="separate"/>
      </w:r>
      <w:ins w:id="2492" w:author="Andrew Instone-Cowie" w:date="2021-08-25T14:18:00Z">
        <w:r w:rsidR="00E86763">
          <w:rPr>
            <w:noProof/>
          </w:rPr>
          <w:t>51</w:t>
        </w:r>
      </w:ins>
      <w:del w:id="2493" w:author="Andrew Instone-Cowie" w:date="2021-08-10T20:37:00Z">
        <w:r w:rsidR="00CA0B7C" w:rsidDel="00744894">
          <w:rPr>
            <w:noProof/>
          </w:rPr>
          <w:delText>39</w:delText>
        </w:r>
      </w:del>
      <w:r>
        <w:rPr>
          <w:noProof/>
        </w:rPr>
        <w:fldChar w:fldCharType="end"/>
      </w:r>
      <w:r>
        <w:t xml:space="preserve"> – Device Manager (Port COM14)</w:t>
      </w:r>
      <w:bookmarkEnd w:id="2490"/>
      <w:bookmarkEnd w:id="2491"/>
    </w:p>
    <w:p w14:paraId="665036EE" w14:textId="01AB53B7"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Right-click the USB-to-Serial adapter </w:t>
      </w:r>
      <w:r w:rsidR="00BF6ECB" w:rsidRPr="00DB2E7A">
        <w:t>entry and</w:t>
      </w:r>
      <w:r w:rsidRPr="00DB2E7A">
        <w:t xml:space="preserve"> select the Properties menu item.</w:t>
      </w:r>
    </w:p>
    <w:p w14:paraId="2E5831A9" w14:textId="77777777" w:rsidR="00AF0947" w:rsidRDefault="00AF0947" w:rsidP="00AF0947">
      <w:pPr>
        <w:pStyle w:val="ListParagraph"/>
        <w:keepNext/>
        <w:ind w:left="360"/>
        <w:jc w:val="center"/>
      </w:pPr>
      <w:r>
        <w:rPr>
          <w:noProof/>
          <w:lang w:eastAsia="en-GB"/>
        </w:rPr>
        <w:drawing>
          <wp:inline distT="0" distB="0" distL="0" distR="0" wp14:anchorId="48DE6884" wp14:editId="175C59C3">
            <wp:extent cx="4320000" cy="3056400"/>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8-DevManProps.png"/>
                    <pic:cNvPicPr/>
                  </pic:nvPicPr>
                  <pic:blipFill>
                    <a:blip r:embed="rId61">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0875FB23" w14:textId="2D28245D" w:rsidR="00AF0947" w:rsidRDefault="00AF0947" w:rsidP="00AF0947">
      <w:pPr>
        <w:pStyle w:val="Caption"/>
        <w:ind w:left="357"/>
        <w:jc w:val="center"/>
      </w:pPr>
      <w:bookmarkStart w:id="2494" w:name="_Toc472625876"/>
      <w:bookmarkStart w:id="2495" w:name="_Toc80793351"/>
      <w:r>
        <w:t xml:space="preserve">Figure </w:t>
      </w:r>
      <w:r>
        <w:rPr>
          <w:noProof/>
        </w:rPr>
        <w:fldChar w:fldCharType="begin"/>
      </w:r>
      <w:r>
        <w:rPr>
          <w:noProof/>
        </w:rPr>
        <w:instrText xml:space="preserve"> SEQ Figure \* ARABIC </w:instrText>
      </w:r>
      <w:r>
        <w:rPr>
          <w:noProof/>
        </w:rPr>
        <w:fldChar w:fldCharType="separate"/>
      </w:r>
      <w:ins w:id="2496" w:author="Andrew Instone-Cowie" w:date="2021-08-25T14:18:00Z">
        <w:r w:rsidR="00E86763">
          <w:rPr>
            <w:noProof/>
          </w:rPr>
          <w:t>52</w:t>
        </w:r>
      </w:ins>
      <w:del w:id="2497" w:author="Andrew Instone-Cowie" w:date="2021-08-10T20:37:00Z">
        <w:r w:rsidR="00CA0B7C" w:rsidDel="00744894">
          <w:rPr>
            <w:noProof/>
          </w:rPr>
          <w:delText>40</w:delText>
        </w:r>
      </w:del>
      <w:r>
        <w:rPr>
          <w:noProof/>
        </w:rPr>
        <w:fldChar w:fldCharType="end"/>
      </w:r>
      <w:r>
        <w:t xml:space="preserve"> – Device Manager Context Menu</w:t>
      </w:r>
      <w:bookmarkEnd w:id="2494"/>
      <w:bookmarkEnd w:id="2495"/>
    </w:p>
    <w:p w14:paraId="31301FEB" w14:textId="77777777" w:rsidR="00AF0947" w:rsidRPr="00DB2E7A" w:rsidRDefault="00AF0947" w:rsidP="005E5122">
      <w:pPr>
        <w:pStyle w:val="ListParagraph"/>
        <w:numPr>
          <w:ilvl w:val="0"/>
          <w:numId w:val="31"/>
        </w:numPr>
        <w:spacing w:after="120"/>
        <w:ind w:left="714" w:hanging="357"/>
        <w:contextualSpacing w:val="0"/>
      </w:pPr>
      <w:r w:rsidRPr="00DB2E7A">
        <w:t xml:space="preserve">Click on the </w:t>
      </w:r>
      <w:r w:rsidRPr="00DB2E7A">
        <w:rPr>
          <w:i/>
        </w:rPr>
        <w:t>Port Settings</w:t>
      </w:r>
      <w:r w:rsidRPr="00DB2E7A">
        <w:t xml:space="preserve"> tab, and then click the </w:t>
      </w:r>
      <w:r w:rsidRPr="00DB2E7A">
        <w:rPr>
          <w:i/>
        </w:rPr>
        <w:t>Advanced…</w:t>
      </w:r>
      <w:r w:rsidRPr="00DB2E7A">
        <w:t xml:space="preserve"> button.</w:t>
      </w:r>
    </w:p>
    <w:p w14:paraId="1E4548AC" w14:textId="77777777" w:rsidR="00AF0947" w:rsidRDefault="00AF0947" w:rsidP="00AF0947">
      <w:pPr>
        <w:pStyle w:val="ListParagraph"/>
        <w:keepNext/>
        <w:ind w:left="357"/>
        <w:jc w:val="center"/>
      </w:pPr>
      <w:r>
        <w:rPr>
          <w:noProof/>
          <w:lang w:eastAsia="en-GB"/>
        </w:rPr>
        <w:drawing>
          <wp:inline distT="0" distB="0" distL="0" distR="0" wp14:anchorId="4CEC3E18" wp14:editId="1E16F7A9">
            <wp:extent cx="28800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9-COM14Props.png"/>
                    <pic:cNvPicPr/>
                  </pic:nvPicPr>
                  <pic:blipFill>
                    <a:blip r:embed="rId62">
                      <a:extLst>
                        <a:ext uri="{28A0092B-C50C-407E-A947-70E740481C1C}">
                          <a14:useLocalDpi xmlns:a14="http://schemas.microsoft.com/office/drawing/2010/main" val="0"/>
                        </a:ext>
                      </a:extLst>
                    </a:blip>
                    <a:stretch>
                      <a:fillRect/>
                    </a:stretch>
                  </pic:blipFill>
                  <pic:spPr>
                    <a:xfrm>
                      <a:off x="0" y="0"/>
                      <a:ext cx="2880000" cy="3200400"/>
                    </a:xfrm>
                    <a:prstGeom prst="rect">
                      <a:avLst/>
                    </a:prstGeom>
                  </pic:spPr>
                </pic:pic>
              </a:graphicData>
            </a:graphic>
          </wp:inline>
        </w:drawing>
      </w:r>
    </w:p>
    <w:p w14:paraId="6301C134" w14:textId="1C367A16" w:rsidR="00AF0947" w:rsidRPr="00825FC5" w:rsidRDefault="00AF0947" w:rsidP="00AF0947">
      <w:pPr>
        <w:pStyle w:val="Caption"/>
        <w:ind w:left="357"/>
        <w:jc w:val="center"/>
      </w:pPr>
      <w:bookmarkStart w:id="2498" w:name="_Toc472625877"/>
      <w:bookmarkStart w:id="2499" w:name="_Toc80793352"/>
      <w:r>
        <w:t xml:space="preserve">Figure </w:t>
      </w:r>
      <w:r>
        <w:rPr>
          <w:noProof/>
        </w:rPr>
        <w:fldChar w:fldCharType="begin"/>
      </w:r>
      <w:r>
        <w:rPr>
          <w:noProof/>
        </w:rPr>
        <w:instrText xml:space="preserve"> SEQ Figure \* ARABIC </w:instrText>
      </w:r>
      <w:r>
        <w:rPr>
          <w:noProof/>
        </w:rPr>
        <w:fldChar w:fldCharType="separate"/>
      </w:r>
      <w:ins w:id="2500" w:author="Andrew Instone-Cowie" w:date="2021-08-25T14:18:00Z">
        <w:r w:rsidR="00E86763">
          <w:rPr>
            <w:noProof/>
          </w:rPr>
          <w:t>53</w:t>
        </w:r>
      </w:ins>
      <w:del w:id="2501" w:author="Andrew Instone-Cowie" w:date="2021-08-10T20:37:00Z">
        <w:r w:rsidR="00CA0B7C" w:rsidDel="00744894">
          <w:rPr>
            <w:noProof/>
          </w:rPr>
          <w:delText>41</w:delText>
        </w:r>
      </w:del>
      <w:r>
        <w:rPr>
          <w:noProof/>
        </w:rPr>
        <w:fldChar w:fldCharType="end"/>
      </w:r>
      <w:r>
        <w:t xml:space="preserve"> – COM Port Properties</w:t>
      </w:r>
      <w:bookmarkEnd w:id="2498"/>
      <w:bookmarkEnd w:id="2499"/>
    </w:p>
    <w:p w14:paraId="555DD61C" w14:textId="4FC44325" w:rsidR="00AF0947" w:rsidRPr="00DB2E7A" w:rsidRDefault="00AF0947" w:rsidP="005E5122">
      <w:pPr>
        <w:pStyle w:val="ListParagraph"/>
        <w:keepNext/>
        <w:numPr>
          <w:ilvl w:val="0"/>
          <w:numId w:val="31"/>
        </w:numPr>
        <w:spacing w:after="120"/>
        <w:ind w:left="714" w:hanging="357"/>
        <w:contextualSpacing w:val="0"/>
      </w:pPr>
      <w:r w:rsidRPr="00DB2E7A">
        <w:lastRenderedPageBreak/>
        <w:t xml:space="preserve">Use the </w:t>
      </w:r>
      <w:r w:rsidRPr="00DB2E7A">
        <w:rPr>
          <w:i/>
        </w:rPr>
        <w:t>COM Port Number</w:t>
      </w:r>
      <w:r w:rsidRPr="00DB2E7A">
        <w:t xml:space="preserve"> dropdown to select a COM port number in the range COM1 to COM8. Then click </w:t>
      </w:r>
      <w:r w:rsidRPr="00DB2E7A">
        <w:rPr>
          <w:i/>
        </w:rPr>
        <w:t>OK</w:t>
      </w:r>
      <w:r w:rsidRPr="00DB2E7A">
        <w:t xml:space="preserve">. Note that some values may be listed as “in use” if they have ever been assigned (for example, if other USB devices have been attached to the PC in the past). Use the Device Manager to determine which COM ports are </w:t>
      </w:r>
      <w:r w:rsidR="00DB2E7A" w:rsidRPr="00DB2E7A">
        <w:t>in</w:t>
      </w:r>
      <w:r w:rsidRPr="00DB2E7A">
        <w:t xml:space="preserve"> use.</w:t>
      </w:r>
    </w:p>
    <w:p w14:paraId="0BEBD16F" w14:textId="77777777" w:rsidR="00AF0947" w:rsidRDefault="00AF0947" w:rsidP="00AF0947">
      <w:pPr>
        <w:jc w:val="center"/>
      </w:pPr>
      <w:r>
        <w:rPr>
          <w:noProof/>
          <w:lang w:eastAsia="en-GB"/>
        </w:rPr>
        <w:drawing>
          <wp:inline distT="0" distB="0" distL="0" distR="0" wp14:anchorId="7227D92C" wp14:editId="7DC35176">
            <wp:extent cx="4320000" cy="3088800"/>
            <wp:effectExtent l="19050" t="19050" r="23495" b="165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COM14ChangePortV2.png"/>
                    <pic:cNvPicPr/>
                  </pic:nvPicPr>
                  <pic:blipFill>
                    <a:blip r:embed="rId63">
                      <a:extLst>
                        <a:ext uri="{28A0092B-C50C-407E-A947-70E740481C1C}">
                          <a14:useLocalDpi xmlns:a14="http://schemas.microsoft.com/office/drawing/2010/main" val="0"/>
                        </a:ext>
                      </a:extLst>
                    </a:blip>
                    <a:stretch>
                      <a:fillRect/>
                    </a:stretch>
                  </pic:blipFill>
                  <pic:spPr>
                    <a:xfrm>
                      <a:off x="0" y="0"/>
                      <a:ext cx="4320000" cy="3088800"/>
                    </a:xfrm>
                    <a:prstGeom prst="rect">
                      <a:avLst/>
                    </a:prstGeom>
                    <a:ln w="3175">
                      <a:solidFill>
                        <a:schemeClr val="tx1"/>
                      </a:solidFill>
                    </a:ln>
                  </pic:spPr>
                </pic:pic>
              </a:graphicData>
            </a:graphic>
          </wp:inline>
        </w:drawing>
      </w:r>
    </w:p>
    <w:p w14:paraId="70CE39F5" w14:textId="371BA964" w:rsidR="00AF0947" w:rsidRPr="00825FC5" w:rsidRDefault="00AF0947" w:rsidP="00AF0947">
      <w:pPr>
        <w:pStyle w:val="Caption"/>
        <w:jc w:val="center"/>
      </w:pPr>
      <w:bookmarkStart w:id="2502" w:name="_Toc472625878"/>
      <w:bookmarkStart w:id="2503" w:name="_Toc80793353"/>
      <w:r>
        <w:t xml:space="preserve">Figure </w:t>
      </w:r>
      <w:r>
        <w:rPr>
          <w:noProof/>
        </w:rPr>
        <w:fldChar w:fldCharType="begin"/>
      </w:r>
      <w:r>
        <w:rPr>
          <w:noProof/>
        </w:rPr>
        <w:instrText xml:space="preserve"> SEQ Figure \* ARABIC </w:instrText>
      </w:r>
      <w:r>
        <w:rPr>
          <w:noProof/>
        </w:rPr>
        <w:fldChar w:fldCharType="separate"/>
      </w:r>
      <w:ins w:id="2504" w:author="Andrew Instone-Cowie" w:date="2021-08-25T14:18:00Z">
        <w:r w:rsidR="00E86763">
          <w:rPr>
            <w:noProof/>
          </w:rPr>
          <w:t>54</w:t>
        </w:r>
      </w:ins>
      <w:del w:id="2505" w:author="Andrew Instone-Cowie" w:date="2021-08-10T20:37:00Z">
        <w:r w:rsidR="00CA0B7C" w:rsidDel="00744894">
          <w:rPr>
            <w:noProof/>
          </w:rPr>
          <w:delText>42</w:delText>
        </w:r>
      </w:del>
      <w:r>
        <w:rPr>
          <w:noProof/>
        </w:rPr>
        <w:fldChar w:fldCharType="end"/>
      </w:r>
      <w:r>
        <w:t xml:space="preserve"> – COM Port Advanced Settings (Prolific)</w:t>
      </w:r>
      <w:bookmarkEnd w:id="2502"/>
      <w:bookmarkEnd w:id="2503"/>
    </w:p>
    <w:p w14:paraId="32925368" w14:textId="77777777" w:rsidR="00AF0947" w:rsidRPr="00DB2E7A" w:rsidRDefault="00AF0947" w:rsidP="005E5122">
      <w:pPr>
        <w:pStyle w:val="ListParagraph"/>
        <w:keepNext/>
        <w:numPr>
          <w:ilvl w:val="0"/>
          <w:numId w:val="31"/>
        </w:numPr>
        <w:spacing w:after="120"/>
        <w:ind w:left="714" w:hanging="357"/>
        <w:contextualSpacing w:val="0"/>
      </w:pPr>
      <w:r w:rsidRPr="00DB2E7A">
        <w:t xml:space="preserve">The </w:t>
      </w:r>
      <w:r w:rsidRPr="00DB2E7A">
        <w:rPr>
          <w:i/>
        </w:rPr>
        <w:t>Advanced Settings</w:t>
      </w:r>
      <w:r w:rsidRPr="00DB2E7A">
        <w:t xml:space="preserve"> window for the FTDI driver is more complex, but the reconfiguration method is the same.</w:t>
      </w:r>
    </w:p>
    <w:p w14:paraId="329689BC" w14:textId="77777777" w:rsidR="00AF0947" w:rsidRDefault="00AF0947" w:rsidP="00AF0947">
      <w:pPr>
        <w:jc w:val="center"/>
      </w:pPr>
      <w:r>
        <w:rPr>
          <w:noProof/>
          <w:lang w:eastAsia="en-GB"/>
        </w:rPr>
        <w:drawing>
          <wp:inline distT="0" distB="0" distL="0" distR="0" wp14:anchorId="49190C09" wp14:editId="60EF8BF6">
            <wp:extent cx="4320000" cy="3254400"/>
            <wp:effectExtent l="0" t="0" r="444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FTDChangePort.png"/>
                    <pic:cNvPicPr/>
                  </pic:nvPicPr>
                  <pic:blipFill>
                    <a:blip r:embed="rId64">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inline>
        </w:drawing>
      </w:r>
    </w:p>
    <w:p w14:paraId="542EB9AD" w14:textId="600B06D1" w:rsidR="00AF0947" w:rsidRDefault="00AF0947" w:rsidP="00AF0947">
      <w:pPr>
        <w:pStyle w:val="Caption"/>
        <w:jc w:val="center"/>
        <w:rPr>
          <w:color w:val="00B050"/>
        </w:rPr>
      </w:pPr>
      <w:bookmarkStart w:id="2506" w:name="_Toc472625879"/>
      <w:bookmarkStart w:id="2507" w:name="_Toc80793354"/>
      <w:r>
        <w:t xml:space="preserve">Figure </w:t>
      </w:r>
      <w:r>
        <w:rPr>
          <w:noProof/>
        </w:rPr>
        <w:fldChar w:fldCharType="begin"/>
      </w:r>
      <w:r>
        <w:rPr>
          <w:noProof/>
        </w:rPr>
        <w:instrText xml:space="preserve"> SEQ Figure \* ARABIC </w:instrText>
      </w:r>
      <w:r>
        <w:rPr>
          <w:noProof/>
        </w:rPr>
        <w:fldChar w:fldCharType="separate"/>
      </w:r>
      <w:ins w:id="2508" w:author="Andrew Instone-Cowie" w:date="2021-08-25T14:18:00Z">
        <w:r w:rsidR="00E86763">
          <w:rPr>
            <w:noProof/>
          </w:rPr>
          <w:t>55</w:t>
        </w:r>
      </w:ins>
      <w:del w:id="2509" w:author="Andrew Instone-Cowie" w:date="2021-08-10T20:37:00Z">
        <w:r w:rsidR="00CA0B7C" w:rsidDel="00744894">
          <w:rPr>
            <w:noProof/>
          </w:rPr>
          <w:delText>43</w:delText>
        </w:r>
      </w:del>
      <w:r>
        <w:rPr>
          <w:noProof/>
        </w:rPr>
        <w:fldChar w:fldCharType="end"/>
      </w:r>
      <w:r w:rsidRPr="004B7E9F">
        <w:t xml:space="preserve"> – COM Port Advanced Settings (</w:t>
      </w:r>
      <w:r>
        <w:t>FTDI</w:t>
      </w:r>
      <w:r w:rsidRPr="004B7E9F">
        <w:t>)</w:t>
      </w:r>
      <w:bookmarkEnd w:id="2506"/>
      <w:bookmarkEnd w:id="2507"/>
    </w:p>
    <w:p w14:paraId="1F960D86" w14:textId="77777777" w:rsidR="00AF0947" w:rsidRPr="00DB2E7A" w:rsidRDefault="00AF0947" w:rsidP="005E5122">
      <w:pPr>
        <w:pStyle w:val="ListParagraph"/>
        <w:keepNext/>
        <w:numPr>
          <w:ilvl w:val="0"/>
          <w:numId w:val="31"/>
        </w:numPr>
        <w:spacing w:after="120"/>
        <w:ind w:left="714" w:hanging="357"/>
        <w:contextualSpacing w:val="0"/>
      </w:pPr>
      <w:r w:rsidRPr="00DB2E7A">
        <w:lastRenderedPageBreak/>
        <w:t>It may be necessary to unplug the USB-to-Serial adapter, then plug it back before the adapter is correctly identified and initialised with the new COM port number.</w:t>
      </w:r>
    </w:p>
    <w:p w14:paraId="5A9181D4" w14:textId="77777777" w:rsidR="00AF0947" w:rsidRDefault="00AF0947" w:rsidP="00AF0947">
      <w:pPr>
        <w:pStyle w:val="ListParagraph"/>
        <w:keepNext/>
        <w:ind w:left="357"/>
        <w:jc w:val="center"/>
      </w:pPr>
      <w:r>
        <w:rPr>
          <w:noProof/>
          <w:lang w:eastAsia="en-GB"/>
        </w:rPr>
        <w:drawing>
          <wp:inline distT="0" distB="0" distL="0" distR="0" wp14:anchorId="60D93C46" wp14:editId="08EA3674">
            <wp:extent cx="4320000" cy="30564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6-COM3.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3056400"/>
                    </a:xfrm>
                    <a:prstGeom prst="rect">
                      <a:avLst/>
                    </a:prstGeom>
                  </pic:spPr>
                </pic:pic>
              </a:graphicData>
            </a:graphic>
          </wp:inline>
        </w:drawing>
      </w:r>
    </w:p>
    <w:p w14:paraId="1B2E8C0B" w14:textId="2732EDD0" w:rsidR="00AF0947" w:rsidRPr="00825FC5" w:rsidRDefault="00AF0947" w:rsidP="00AF0947">
      <w:pPr>
        <w:pStyle w:val="Caption"/>
        <w:ind w:left="357"/>
        <w:jc w:val="center"/>
      </w:pPr>
      <w:bookmarkStart w:id="2510" w:name="_Toc472625880"/>
      <w:bookmarkStart w:id="2511" w:name="_Toc80793355"/>
      <w:r>
        <w:t xml:space="preserve">Figure </w:t>
      </w:r>
      <w:r>
        <w:rPr>
          <w:noProof/>
        </w:rPr>
        <w:fldChar w:fldCharType="begin"/>
      </w:r>
      <w:r>
        <w:rPr>
          <w:noProof/>
        </w:rPr>
        <w:instrText xml:space="preserve"> SEQ Figure \* ARABIC </w:instrText>
      </w:r>
      <w:r>
        <w:rPr>
          <w:noProof/>
        </w:rPr>
        <w:fldChar w:fldCharType="separate"/>
      </w:r>
      <w:ins w:id="2512" w:author="Andrew Instone-Cowie" w:date="2021-08-25T14:18:00Z">
        <w:r w:rsidR="00E86763">
          <w:rPr>
            <w:noProof/>
          </w:rPr>
          <w:t>56</w:t>
        </w:r>
      </w:ins>
      <w:del w:id="2513" w:author="Andrew Instone-Cowie" w:date="2021-08-10T20:37:00Z">
        <w:r w:rsidR="00CA0B7C" w:rsidDel="00744894">
          <w:rPr>
            <w:noProof/>
          </w:rPr>
          <w:delText>44</w:delText>
        </w:r>
      </w:del>
      <w:r>
        <w:rPr>
          <w:noProof/>
        </w:rPr>
        <w:fldChar w:fldCharType="end"/>
      </w:r>
      <w:r>
        <w:t xml:space="preserve"> – Device Manager (Reconfigured Port COM3)</w:t>
      </w:r>
      <w:bookmarkEnd w:id="2510"/>
      <w:bookmarkEnd w:id="2511"/>
    </w:p>
    <w:bookmarkEnd w:id="2442"/>
    <w:p w14:paraId="7CC07E02" w14:textId="77777777" w:rsidR="00AF0947" w:rsidRDefault="00AF0947" w:rsidP="00AF0947">
      <w:pPr>
        <w:pStyle w:val="ListParagraph"/>
        <w:keepNext/>
        <w:spacing w:after="120"/>
        <w:contextualSpacing w:val="0"/>
        <w:jc w:val="center"/>
      </w:pPr>
    </w:p>
    <w:p w14:paraId="2A898EF1" w14:textId="77777777" w:rsidR="00AF0947" w:rsidRPr="00BA08DE" w:rsidRDefault="00AF0947" w:rsidP="00AF0947">
      <w:pPr>
        <w:pStyle w:val="Heading1"/>
        <w:pageBreakBefore/>
      </w:pPr>
      <w:bookmarkStart w:id="2514" w:name="_Toc415420549"/>
      <w:bookmarkStart w:id="2515" w:name="_Toc472625828"/>
      <w:bookmarkStart w:id="2516" w:name="_Toc80793285"/>
      <w:r w:rsidRPr="00BA08DE">
        <w:lastRenderedPageBreak/>
        <w:t>Appendices</w:t>
      </w:r>
      <w:bookmarkEnd w:id="2514"/>
      <w:bookmarkEnd w:id="2515"/>
      <w:bookmarkEnd w:id="2516"/>
    </w:p>
    <w:p w14:paraId="7A3D7E07" w14:textId="77777777" w:rsidR="00AF0947" w:rsidRDefault="00AF0947" w:rsidP="00AF0947">
      <w:pPr>
        <w:pStyle w:val="Heading2"/>
      </w:pPr>
      <w:bookmarkStart w:id="2517" w:name="_Toc415420550"/>
      <w:bookmarkStart w:id="2518" w:name="_Toc472625829"/>
      <w:bookmarkStart w:id="2519" w:name="_Toc80793286"/>
      <w:r w:rsidRPr="007F2193">
        <w:t>Appendix A: MBI Protocol Description</w:t>
      </w:r>
      <w:bookmarkEnd w:id="2517"/>
      <w:bookmarkEnd w:id="2518"/>
      <w:bookmarkEnd w:id="2519"/>
    </w:p>
    <w:p w14:paraId="786CF58A" w14:textId="4D6F53FB" w:rsidR="009E5AFB" w:rsidRPr="00DB2E7A" w:rsidRDefault="009E5AFB" w:rsidP="009E5AFB">
      <w:pPr>
        <w:rPr>
          <w:i/>
          <w:iCs/>
        </w:rPr>
      </w:pPr>
      <w:r w:rsidRPr="00DB2E7A">
        <w:rPr>
          <w:i/>
          <w:iCs/>
        </w:rPr>
        <w:t>Note that although the Type 2 Liverpool Ringing Simulator uses the basic MBI serial protocol described below, it does not upload or store the delay timers in the Simulator Interface Module, and those parts of the protocol are not implemented. Delays are instead applied by the Simulator Software Package on the Simulator PC. This allows the simulator to support more than 12 sensors and allows more flexibility, for example in the simulation of raising and lowering.</w:t>
      </w:r>
    </w:p>
    <w:p w14:paraId="2418C184" w14:textId="0714A4A0" w:rsidR="00AF0947" w:rsidRPr="00DB2E7A" w:rsidRDefault="00AF0947" w:rsidP="00AF0947">
      <w:r w:rsidRPr="00DB2E7A">
        <w:t>The following description of the MBI Protocol is derived from information supplied by David Bagley and Chris Hughes.</w:t>
      </w:r>
    </w:p>
    <w:p w14:paraId="64C498E0" w14:textId="7F77321C" w:rsidR="00AF0947" w:rsidRPr="00DB2E7A" w:rsidRDefault="00AF0947" w:rsidP="00AF0947">
      <w:r w:rsidRPr="00DB2E7A">
        <w:t xml:space="preserve">The MBI aggregates signals from a number of </w:t>
      </w:r>
      <w:r w:rsidR="006007E4" w:rsidRPr="00DB2E7A">
        <w:t>s</w:t>
      </w:r>
      <w:r w:rsidRPr="00DB2E7A">
        <w:t>ensor</w:t>
      </w:r>
      <w:r w:rsidR="006007E4" w:rsidRPr="00DB2E7A">
        <w:t>s</w:t>
      </w:r>
      <w:r w:rsidRPr="00DB2E7A">
        <w:t>, one per bell, into a stream of ASCII characters sent over a RS-232 serial data link to the Simulator. This link operates at 2400 bps, 8 data bits, 1 stop bit, no parity.</w:t>
      </w:r>
    </w:p>
    <w:p w14:paraId="6529C4DB" w14:textId="53116BD7" w:rsidR="00AF0947" w:rsidRPr="00DB2E7A" w:rsidRDefault="00AF0947" w:rsidP="00AF0947">
      <w:r w:rsidRPr="00DB2E7A">
        <w:t xml:space="preserve">Within the MBI, each bell has a delay timer value configured which corresponds to the time between the bell passing through the bottom dead centre of its swing, and the time the clapper would normally strike the bell. These delay values are uploaded by the Simulator </w:t>
      </w:r>
      <w:r w:rsidR="006007E4" w:rsidRPr="00DB2E7A">
        <w:t xml:space="preserve">PC </w:t>
      </w:r>
      <w:r w:rsidRPr="00DB2E7A">
        <w:t>and stored by the MBI in non-volatile memory.</w:t>
      </w:r>
    </w:p>
    <w:p w14:paraId="0E71EC97" w14:textId="77777777" w:rsidR="00AF0947" w:rsidRPr="00DB2E7A" w:rsidRDefault="00AF0947" w:rsidP="00AF0947">
      <w:r w:rsidRPr="00DB2E7A">
        <w:t>When a signal from a Sensor Head is detected, the MBI applies the delay timer (appropriate to that bell), and at the expiry of that timer the MBI sends the corresponding single ASCII character to the Simulator, which then produces the simulated sound of that bell. The characters are defined using the usual change ringing convention of “0”, ”E” &amp; “T” for bells 10, 11 &amp; 12. At present a maximum of 12 bells are supported by the protocol.</w:t>
      </w:r>
    </w:p>
    <w:p w14:paraId="438E06F7" w14:textId="77777777" w:rsidR="00AF0947" w:rsidRPr="00DB2E7A" w:rsidRDefault="00AF0947" w:rsidP="00AF0947">
      <w:r w:rsidRPr="00DB2E7A">
        <w:t>The MBI Protocol also includes provision for connecting up to 4 external command switches, for which the characters sent are “W”, “X”, “Y” &amp; “Z”. This behaviour is not currently supported by Bagley MBI interface hardware, but Abel has support for the protocol functionality.</w:t>
      </w:r>
    </w:p>
    <w:p w14:paraId="3AAE0EB8" w14:textId="77777777" w:rsidR="00AF0947" w:rsidRPr="00DB2E7A" w:rsidRDefault="00AF0947" w:rsidP="00AF0947">
      <w:r w:rsidRPr="00DB2E7A">
        <w:t>The MBI also receives serial input from the Simulator. The command set defined by the protocol is described in Appendix B. Not all features of the command set are used by all Simulator applications.</w:t>
      </w:r>
    </w:p>
    <w:p w14:paraId="4705FE03" w14:textId="77777777" w:rsidR="003912A1" w:rsidRDefault="003912A1" w:rsidP="00AF0947">
      <w:pPr>
        <w:pStyle w:val="Heading2"/>
      </w:pPr>
      <w:bookmarkStart w:id="2520" w:name="_Toc415420551"/>
      <w:bookmarkStart w:id="2521" w:name="_Toc472625830"/>
      <w:r>
        <w:br w:type="page"/>
      </w:r>
    </w:p>
    <w:p w14:paraId="42776C48" w14:textId="25FBC6CA" w:rsidR="00AF0947" w:rsidRDefault="00AF0947" w:rsidP="00AF0947">
      <w:pPr>
        <w:pStyle w:val="Heading2"/>
      </w:pPr>
      <w:bookmarkStart w:id="2522" w:name="_Toc80793287"/>
      <w:r>
        <w:lastRenderedPageBreak/>
        <w:t>Appendix B: MBI Protocol Commands</w:t>
      </w:r>
      <w:bookmarkEnd w:id="2520"/>
      <w:bookmarkEnd w:id="2521"/>
      <w:bookmarkEnd w:id="2522"/>
    </w:p>
    <w:p w14:paraId="7A81CBE9" w14:textId="77777777" w:rsidR="00AF0947" w:rsidRPr="00DB2E7A" w:rsidRDefault="00AF0947" w:rsidP="00AF0947">
      <w:r w:rsidRPr="00DB2E7A">
        <w:t>The following table lists the commands defined in the MBI Protocol.</w:t>
      </w:r>
    </w:p>
    <w:p w14:paraId="6078ADF7" w14:textId="60D4F9E2" w:rsidR="00AF0947" w:rsidRDefault="00AF0947" w:rsidP="00AF0947">
      <w:pPr>
        <w:pStyle w:val="Caption"/>
        <w:keepNext/>
      </w:pPr>
      <w:bookmarkStart w:id="2523" w:name="_Toc415420634"/>
      <w:bookmarkStart w:id="2524" w:name="_Toc472625916"/>
      <w:bookmarkStart w:id="2525" w:name="_Toc80793362"/>
      <w:r>
        <w:t xml:space="preserve">Table </w:t>
      </w:r>
      <w:r>
        <w:rPr>
          <w:noProof/>
        </w:rPr>
        <w:fldChar w:fldCharType="begin"/>
      </w:r>
      <w:r>
        <w:rPr>
          <w:noProof/>
        </w:rPr>
        <w:instrText xml:space="preserve"> SEQ Table \* ARABIC </w:instrText>
      </w:r>
      <w:r>
        <w:rPr>
          <w:noProof/>
        </w:rPr>
        <w:fldChar w:fldCharType="separate"/>
      </w:r>
      <w:ins w:id="2526" w:author="Andrew Instone-Cowie" w:date="2021-08-25T14:18:00Z">
        <w:r w:rsidR="00E86763">
          <w:rPr>
            <w:noProof/>
          </w:rPr>
          <w:t>5</w:t>
        </w:r>
      </w:ins>
      <w:del w:id="2527" w:author="Andrew Instone-Cowie" w:date="2021-08-10T21:33:00Z">
        <w:r w:rsidR="00CA0B7C" w:rsidDel="00095F1B">
          <w:rPr>
            <w:noProof/>
          </w:rPr>
          <w:delText>4</w:delText>
        </w:r>
      </w:del>
      <w:r>
        <w:rPr>
          <w:noProof/>
        </w:rPr>
        <w:fldChar w:fldCharType="end"/>
      </w:r>
      <w:r>
        <w:t xml:space="preserve"> – MBI Protocol Commands</w:t>
      </w:r>
      <w:bookmarkEnd w:id="2523"/>
      <w:bookmarkEnd w:id="2524"/>
      <w:bookmarkEnd w:id="25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724"/>
      </w:tblGrid>
      <w:tr w:rsidR="00AF0947" w:rsidRPr="00AE25BB" w14:paraId="390723C6" w14:textId="77777777" w:rsidTr="008D175F">
        <w:tc>
          <w:tcPr>
            <w:tcW w:w="2410" w:type="dxa"/>
            <w:shd w:val="clear" w:color="auto" w:fill="D9D9D9" w:themeFill="background1" w:themeFillShade="D9"/>
          </w:tcPr>
          <w:p w14:paraId="10B6D48B" w14:textId="77777777" w:rsidR="00AF0947" w:rsidRPr="00DB2E7A" w:rsidRDefault="00AF0947" w:rsidP="008D175F">
            <w:pPr>
              <w:contextualSpacing/>
              <w:rPr>
                <w:b/>
              </w:rPr>
            </w:pPr>
            <w:r w:rsidRPr="00DB2E7A">
              <w:rPr>
                <w:b/>
              </w:rPr>
              <w:t>Command</w:t>
            </w:r>
          </w:p>
        </w:tc>
        <w:tc>
          <w:tcPr>
            <w:tcW w:w="6724" w:type="dxa"/>
            <w:shd w:val="clear" w:color="auto" w:fill="D9D9D9" w:themeFill="background1" w:themeFillShade="D9"/>
          </w:tcPr>
          <w:p w14:paraId="51049CFB" w14:textId="77777777" w:rsidR="00AF0947" w:rsidRPr="00DB2E7A" w:rsidRDefault="00AF0947" w:rsidP="008D175F">
            <w:pPr>
              <w:contextualSpacing/>
              <w:rPr>
                <w:b/>
              </w:rPr>
            </w:pPr>
            <w:r w:rsidRPr="00DB2E7A">
              <w:rPr>
                <w:b/>
              </w:rPr>
              <w:t>Function</w:t>
            </w:r>
          </w:p>
        </w:tc>
      </w:tr>
      <w:tr w:rsidR="00AF0947" w14:paraId="4447BA70" w14:textId="77777777" w:rsidTr="008D175F">
        <w:tc>
          <w:tcPr>
            <w:tcW w:w="2410" w:type="dxa"/>
          </w:tcPr>
          <w:p w14:paraId="61F42D8E" w14:textId="77777777" w:rsidR="00AF0947" w:rsidRPr="00DB2E7A" w:rsidRDefault="00AF0947" w:rsidP="008D175F">
            <w:pPr>
              <w:contextualSpacing/>
            </w:pPr>
            <w:r w:rsidRPr="00DB2E7A">
              <w:t>0xFD</w:t>
            </w:r>
          </w:p>
        </w:tc>
        <w:tc>
          <w:tcPr>
            <w:tcW w:w="6724" w:type="dxa"/>
          </w:tcPr>
          <w:p w14:paraId="6F849D7D" w14:textId="77777777" w:rsidR="00AF0947" w:rsidRPr="00DB2E7A" w:rsidRDefault="00AF0947" w:rsidP="008D175F">
            <w:pPr>
              <w:contextualSpacing/>
            </w:pPr>
            <w:r w:rsidRPr="00DB2E7A">
              <w:t xml:space="preserve">The 0xFD command is used to detect the presence of a Simulator Interface. The expected response is for the Interface to return one byte, hexadecimal value 0xFD. </w:t>
            </w:r>
          </w:p>
          <w:p w14:paraId="61BC74DF" w14:textId="77777777" w:rsidR="00AF0947" w:rsidRPr="00DB2E7A" w:rsidRDefault="00AF0947" w:rsidP="005E5122">
            <w:pPr>
              <w:pStyle w:val="ListParagraph"/>
              <w:numPr>
                <w:ilvl w:val="0"/>
                <w:numId w:val="20"/>
              </w:numPr>
            </w:pPr>
            <w:r w:rsidRPr="00DB2E7A">
              <w:t>This command does not appear to be used by tested versions of either Abel, Beltower or Virtual Belfry.</w:t>
            </w:r>
          </w:p>
          <w:p w14:paraId="4D9ABCBF" w14:textId="6556F3E3" w:rsidR="009E5AFB" w:rsidRPr="00DB2E7A" w:rsidRDefault="009E5AFB" w:rsidP="005E5122">
            <w:pPr>
              <w:pStyle w:val="ListParagraph"/>
              <w:numPr>
                <w:ilvl w:val="0"/>
                <w:numId w:val="20"/>
              </w:numPr>
            </w:pPr>
            <w:r w:rsidRPr="00DB2E7A">
              <w:t>This command is not used or supported by the Type 2 Liverpool Ringing Simulator firmware.</w:t>
            </w:r>
          </w:p>
        </w:tc>
      </w:tr>
      <w:tr w:rsidR="00AF0947" w14:paraId="568A812C" w14:textId="77777777" w:rsidTr="008D175F">
        <w:tc>
          <w:tcPr>
            <w:tcW w:w="2410" w:type="dxa"/>
          </w:tcPr>
          <w:p w14:paraId="0EC8265E" w14:textId="77777777" w:rsidR="00AF0947" w:rsidRPr="00DB2E7A" w:rsidRDefault="00AF0947" w:rsidP="008D175F">
            <w:pPr>
              <w:contextualSpacing/>
            </w:pPr>
            <w:r w:rsidRPr="00DB2E7A">
              <w:t>0xFE</w:t>
            </w:r>
          </w:p>
        </w:tc>
        <w:tc>
          <w:tcPr>
            <w:tcW w:w="6724" w:type="dxa"/>
          </w:tcPr>
          <w:p w14:paraId="2F74A929" w14:textId="77777777" w:rsidR="00AF0947" w:rsidRPr="00DB2E7A" w:rsidRDefault="00AF0947" w:rsidP="008D175F">
            <w:pPr>
              <w:contextualSpacing/>
            </w:pPr>
            <w:r w:rsidRPr="00DB2E7A">
              <w:t>The 0xFE command is used to retrieve the current timer delay versions from the Simulator Interface. The expected response is for the Interface to return 13 bytes, one byte for each bell in the order 1 to 12, containing the current delay value in centiseconds expressed as a hexadecimal value, and a trailing termination byte, hexadecimal value 0xFF.</w:t>
            </w:r>
          </w:p>
          <w:p w14:paraId="298A4889" w14:textId="34363E89" w:rsidR="00AF0947" w:rsidRPr="00DB2E7A" w:rsidRDefault="00AF0947" w:rsidP="005E5122">
            <w:pPr>
              <w:pStyle w:val="ListParagraph"/>
              <w:numPr>
                <w:ilvl w:val="0"/>
                <w:numId w:val="19"/>
              </w:numPr>
            </w:pPr>
            <w:r w:rsidRPr="00DB2E7A">
              <w:t>This command is used by the tested version of Beltower</w:t>
            </w:r>
            <w:r w:rsidR="009E5AFB" w:rsidRPr="00DB2E7A">
              <w:t xml:space="preserve"> when operating in MBI mode.</w:t>
            </w:r>
          </w:p>
          <w:p w14:paraId="68459135" w14:textId="11560C26" w:rsidR="00AF0947" w:rsidRPr="00DB2E7A" w:rsidRDefault="00AF0947" w:rsidP="005E5122">
            <w:pPr>
              <w:pStyle w:val="ListParagraph"/>
              <w:keepLines/>
              <w:numPr>
                <w:ilvl w:val="0"/>
                <w:numId w:val="19"/>
              </w:numPr>
              <w:ind w:left="714" w:hanging="357"/>
            </w:pPr>
            <w:r w:rsidRPr="00DB2E7A">
              <w:t>This command does not appear to be used by the tested version</w:t>
            </w:r>
            <w:r w:rsidR="009E5AFB" w:rsidRPr="00DB2E7A">
              <w:t xml:space="preserve">s </w:t>
            </w:r>
            <w:r w:rsidRPr="00DB2E7A">
              <w:t>of Abel or Virtual Belfry.</w:t>
            </w:r>
          </w:p>
          <w:p w14:paraId="390D83EA" w14:textId="1A1CE820" w:rsidR="009E5AFB" w:rsidRPr="00DB2E7A" w:rsidRDefault="009E5AFB" w:rsidP="005E5122">
            <w:pPr>
              <w:pStyle w:val="ListParagraph"/>
              <w:keepLines/>
              <w:numPr>
                <w:ilvl w:val="0"/>
                <w:numId w:val="19"/>
              </w:numPr>
              <w:ind w:left="714" w:hanging="357"/>
            </w:pPr>
            <w:r w:rsidRPr="00DB2E7A">
              <w:t>This command is not used or supported by the Type 2 Liverpool Ringing Simulator firmware.</w:t>
            </w:r>
          </w:p>
        </w:tc>
      </w:tr>
      <w:tr w:rsidR="00AF0947" w14:paraId="459F0D89" w14:textId="77777777" w:rsidTr="008D175F">
        <w:tc>
          <w:tcPr>
            <w:tcW w:w="2410" w:type="dxa"/>
          </w:tcPr>
          <w:p w14:paraId="1A8A54AC" w14:textId="77777777" w:rsidR="00AF0947" w:rsidRPr="00DB2E7A" w:rsidRDefault="00AF0947" w:rsidP="008D175F">
            <w:pPr>
              <w:contextualSpacing/>
            </w:pPr>
            <w:r w:rsidRPr="00DB2E7A">
              <w:t>0xNN … 0xFF</w:t>
            </w:r>
          </w:p>
        </w:tc>
        <w:tc>
          <w:tcPr>
            <w:tcW w:w="6724" w:type="dxa"/>
          </w:tcPr>
          <w:p w14:paraId="47DEFC3D" w14:textId="77777777" w:rsidR="00AF0947" w:rsidRPr="00DB2E7A" w:rsidRDefault="00AF0947" w:rsidP="008D175F">
            <w:pPr>
              <w:contextualSpacing/>
            </w:pPr>
            <w:r w:rsidRPr="00DB2E7A">
              <w:t>Timer delay data is sent to the Simulator Interface by the Simulator Software Package as a series of 13 bytes, one byte for each bell in the order 1 to 12, containing the new delay value in centiseconds expressed as a hexadecimal value, and a trailing termination byte, hexadecimal value 0xFF. All 12 values are always sent, even if fewer than 12 bells are configured. In this case the data is padded with 0x00 bytes.</w:t>
            </w:r>
          </w:p>
          <w:p w14:paraId="05BE3B99" w14:textId="6272EC41" w:rsidR="00AF0947" w:rsidRPr="00DB2E7A" w:rsidRDefault="00AF0947" w:rsidP="005E5122">
            <w:pPr>
              <w:pStyle w:val="ListParagraph"/>
              <w:numPr>
                <w:ilvl w:val="0"/>
                <w:numId w:val="7"/>
              </w:numPr>
            </w:pPr>
            <w:r w:rsidRPr="00DB2E7A">
              <w:t>This command is used by tested versions of Abel, Beltower and Virtual Belfry</w:t>
            </w:r>
            <w:r w:rsidR="009E5AFB" w:rsidRPr="00DB2E7A">
              <w:t xml:space="preserve"> when operating in MBI mode.</w:t>
            </w:r>
          </w:p>
          <w:p w14:paraId="507F7B03" w14:textId="6E00FF45" w:rsidR="009E5AFB" w:rsidRPr="00DB2E7A" w:rsidRDefault="009E5AFB" w:rsidP="005E5122">
            <w:pPr>
              <w:pStyle w:val="ListParagraph"/>
              <w:numPr>
                <w:ilvl w:val="0"/>
                <w:numId w:val="7"/>
              </w:numPr>
            </w:pPr>
            <w:r w:rsidRPr="00DB2E7A">
              <w:t>This command is not used or supported by the Type 2 Liverpool Ringing Simulator firmware.</w:t>
            </w:r>
          </w:p>
        </w:tc>
      </w:tr>
    </w:tbl>
    <w:p w14:paraId="68176C8D" w14:textId="77777777" w:rsidR="003912A1" w:rsidRDefault="003912A1" w:rsidP="00AF0947">
      <w:pPr>
        <w:pStyle w:val="Heading2"/>
      </w:pPr>
      <w:bookmarkStart w:id="2528" w:name="_Toc415420554"/>
      <w:bookmarkStart w:id="2529" w:name="_Toc472625831"/>
      <w:r>
        <w:br w:type="page"/>
      </w:r>
    </w:p>
    <w:p w14:paraId="01D72CBF" w14:textId="1A090BD3" w:rsidR="00AF0947" w:rsidRDefault="00AF0947" w:rsidP="00AF0947">
      <w:pPr>
        <w:pStyle w:val="Heading2"/>
      </w:pPr>
      <w:bookmarkStart w:id="2530" w:name="_Toc80793288"/>
      <w:r>
        <w:lastRenderedPageBreak/>
        <w:t>Appendix C: Metrics Tables</w:t>
      </w:r>
      <w:bookmarkEnd w:id="2528"/>
      <w:bookmarkEnd w:id="2529"/>
      <w:bookmarkEnd w:id="2530"/>
    </w:p>
    <w:p w14:paraId="36DC450C" w14:textId="77777777" w:rsidR="00AF0947" w:rsidRDefault="00AF0947" w:rsidP="00AF0947">
      <w:pPr>
        <w:pStyle w:val="Heading3"/>
      </w:pPr>
      <w:bookmarkStart w:id="2531" w:name="_Toc415420555"/>
      <w:bookmarkStart w:id="2532" w:name="_Toc472625832"/>
      <w:bookmarkStart w:id="2533" w:name="_Toc80793289"/>
      <w:r w:rsidRPr="0044502E">
        <w:t xml:space="preserve">Inter-Blow </w:t>
      </w:r>
      <w:r>
        <w:t xml:space="preserve">&amp; Inter-Row </w:t>
      </w:r>
      <w:r w:rsidRPr="0044502E">
        <w:t>Interval</w:t>
      </w:r>
      <w:bookmarkEnd w:id="2531"/>
      <w:bookmarkEnd w:id="2532"/>
      <w:bookmarkEnd w:id="2533"/>
    </w:p>
    <w:p w14:paraId="3B51B6E7" w14:textId="77777777" w:rsidR="00AF0947" w:rsidRPr="00DB2E7A" w:rsidRDefault="00AF0947" w:rsidP="00AF0947">
      <w:r w:rsidRPr="00DB2E7A">
        <w:t xml:space="preserve">This appendix contains a more detailed analysis of the inter-blow and inter-row intervals for a large sample of rings of bells. A total of 4096 records of peals and quarter peals were downloaded from the </w:t>
      </w:r>
      <w:r w:rsidRPr="00DB2E7A">
        <w:rPr>
          <w:i/>
        </w:rPr>
        <w:t>Ringing World Bell Board</w:t>
      </w:r>
      <w:r w:rsidRPr="00DB2E7A">
        <w:t xml:space="preserve"> database using the experimental XML API.</w:t>
      </w:r>
    </w:p>
    <w:p w14:paraId="48E288B8" w14:textId="77777777" w:rsidR="00AF0947" w:rsidRPr="00DB2E7A" w:rsidRDefault="00AF0947" w:rsidP="00AF0947">
      <w:r w:rsidRPr="00DB2E7A">
        <w:t xml:space="preserve">This data was then sanitised to remove all hand bell performances, any performances for which the duration or number of changes was not specified, and to convert the duration to consistent units. This left a total of 3080 performances comprising 54.7 Million blows for analysis. </w:t>
      </w:r>
    </w:p>
    <w:p w14:paraId="35A3DBA7" w14:textId="77777777" w:rsidR="00AF0947" w:rsidRPr="00DB2E7A" w:rsidRDefault="00AF0947" w:rsidP="00AF0947">
      <w:r w:rsidRPr="00DB2E7A">
        <w:t>The following table shows the results of this analysis:</w:t>
      </w:r>
    </w:p>
    <w:p w14:paraId="6A2E6337" w14:textId="0677913E" w:rsidR="00AF0947" w:rsidRDefault="00AF0947" w:rsidP="00AF0947">
      <w:pPr>
        <w:pStyle w:val="Caption"/>
        <w:keepNext/>
      </w:pPr>
      <w:bookmarkStart w:id="2534" w:name="_Toc415420637"/>
      <w:bookmarkStart w:id="2535" w:name="_Toc472625917"/>
      <w:bookmarkStart w:id="2536" w:name="_Toc80793363"/>
      <w:r>
        <w:t xml:space="preserve">Table </w:t>
      </w:r>
      <w:r>
        <w:rPr>
          <w:noProof/>
        </w:rPr>
        <w:fldChar w:fldCharType="begin"/>
      </w:r>
      <w:r>
        <w:rPr>
          <w:noProof/>
        </w:rPr>
        <w:instrText xml:space="preserve"> SEQ Table \* ARABIC </w:instrText>
      </w:r>
      <w:r>
        <w:rPr>
          <w:noProof/>
        </w:rPr>
        <w:fldChar w:fldCharType="separate"/>
      </w:r>
      <w:ins w:id="2537" w:author="Andrew Instone-Cowie" w:date="2021-08-25T14:18:00Z">
        <w:r w:rsidR="00E86763">
          <w:rPr>
            <w:noProof/>
          </w:rPr>
          <w:t>6</w:t>
        </w:r>
      </w:ins>
      <w:del w:id="2538" w:author="Andrew Instone-Cowie" w:date="2021-08-10T21:33:00Z">
        <w:r w:rsidR="00CA0B7C" w:rsidDel="00095F1B">
          <w:rPr>
            <w:noProof/>
          </w:rPr>
          <w:delText>5</w:delText>
        </w:r>
      </w:del>
      <w:r>
        <w:rPr>
          <w:noProof/>
        </w:rPr>
        <w:fldChar w:fldCharType="end"/>
      </w:r>
      <w:r>
        <w:t xml:space="preserve"> – Inter-Blow &amp; Inter-Row Intervals</w:t>
      </w:r>
      <w:bookmarkEnd w:id="2534"/>
      <w:bookmarkEnd w:id="2535"/>
      <w:bookmarkEnd w:id="25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1558"/>
        <w:gridCol w:w="1418"/>
        <w:gridCol w:w="1701"/>
        <w:gridCol w:w="1603"/>
        <w:gridCol w:w="1940"/>
      </w:tblGrid>
      <w:tr w:rsidR="00AF0947" w:rsidRPr="00297EA5" w14:paraId="611DA9AE" w14:textId="77777777" w:rsidTr="008D175F">
        <w:trPr>
          <w:trHeight w:val="300"/>
        </w:trPr>
        <w:tc>
          <w:tcPr>
            <w:tcW w:w="852" w:type="dxa"/>
            <w:tcBorders>
              <w:bottom w:val="single" w:sz="4" w:space="0" w:color="auto"/>
            </w:tcBorders>
            <w:shd w:val="clear" w:color="auto" w:fill="D9D9D9" w:themeFill="background1" w:themeFillShade="D9"/>
            <w:noWrap/>
            <w:hideMark/>
          </w:tcPr>
          <w:p w14:paraId="10A1351C" w14:textId="77777777" w:rsidR="00AF0947" w:rsidRPr="00DB2E7A" w:rsidRDefault="00AF0947" w:rsidP="008D175F">
            <w:pPr>
              <w:contextualSpacing/>
              <w:rPr>
                <w:rFonts w:cstheme="minorHAnsi"/>
                <w:b/>
                <w:bCs/>
              </w:rPr>
            </w:pPr>
            <w:r w:rsidRPr="00DB2E7A">
              <w:rPr>
                <w:rFonts w:cstheme="minorHAnsi"/>
                <w:b/>
                <w:bCs/>
              </w:rPr>
              <w:t>Bells</w:t>
            </w:r>
            <w:r w:rsidRPr="00DB2E7A">
              <w:rPr>
                <w:rStyle w:val="FootnoteReference"/>
                <w:rFonts w:cstheme="minorHAnsi"/>
                <w:b/>
                <w:bCs/>
              </w:rPr>
              <w:footnoteReference w:id="47"/>
            </w:r>
          </w:p>
        </w:tc>
        <w:tc>
          <w:tcPr>
            <w:tcW w:w="1558" w:type="dxa"/>
            <w:tcBorders>
              <w:bottom w:val="single" w:sz="4" w:space="0" w:color="auto"/>
            </w:tcBorders>
            <w:shd w:val="clear" w:color="auto" w:fill="D9D9D9" w:themeFill="background1" w:themeFillShade="D9"/>
            <w:noWrap/>
            <w:hideMark/>
          </w:tcPr>
          <w:p w14:paraId="137F3DE1" w14:textId="77777777" w:rsidR="00AF0947" w:rsidRPr="00DB2E7A" w:rsidRDefault="00AF0947" w:rsidP="008D175F">
            <w:pPr>
              <w:contextualSpacing/>
              <w:rPr>
                <w:rFonts w:cstheme="minorHAnsi"/>
                <w:b/>
                <w:bCs/>
              </w:rPr>
            </w:pPr>
            <w:r w:rsidRPr="00DB2E7A">
              <w:rPr>
                <w:rFonts w:cstheme="minorHAnsi"/>
                <w:b/>
                <w:bCs/>
              </w:rPr>
              <w:t>Total Performances</w:t>
            </w:r>
          </w:p>
        </w:tc>
        <w:tc>
          <w:tcPr>
            <w:tcW w:w="1418" w:type="dxa"/>
            <w:tcBorders>
              <w:bottom w:val="single" w:sz="4" w:space="0" w:color="auto"/>
            </w:tcBorders>
            <w:shd w:val="clear" w:color="auto" w:fill="D9D9D9" w:themeFill="background1" w:themeFillShade="D9"/>
            <w:noWrap/>
            <w:hideMark/>
          </w:tcPr>
          <w:p w14:paraId="137597E3" w14:textId="77777777" w:rsidR="00AF0947" w:rsidRPr="00DB2E7A" w:rsidRDefault="00AF0947" w:rsidP="008D175F">
            <w:pPr>
              <w:contextualSpacing/>
              <w:rPr>
                <w:rFonts w:cstheme="minorHAnsi"/>
                <w:b/>
                <w:bCs/>
              </w:rPr>
            </w:pPr>
            <w:r w:rsidRPr="00DB2E7A">
              <w:rPr>
                <w:rFonts w:cstheme="minorHAnsi"/>
                <w:b/>
                <w:bCs/>
              </w:rPr>
              <w:t>Total Blows</w:t>
            </w:r>
          </w:p>
        </w:tc>
        <w:tc>
          <w:tcPr>
            <w:tcW w:w="1701" w:type="dxa"/>
            <w:tcBorders>
              <w:bottom w:val="single" w:sz="4" w:space="0" w:color="auto"/>
            </w:tcBorders>
            <w:shd w:val="clear" w:color="auto" w:fill="D9D9D9" w:themeFill="background1" w:themeFillShade="D9"/>
            <w:noWrap/>
            <w:hideMark/>
          </w:tcPr>
          <w:p w14:paraId="2150AD51" w14:textId="77777777" w:rsidR="00AF0947" w:rsidRPr="00DB2E7A" w:rsidRDefault="00AF0947" w:rsidP="008D175F">
            <w:pPr>
              <w:contextualSpacing/>
              <w:rPr>
                <w:rFonts w:cstheme="minorHAnsi"/>
                <w:b/>
                <w:bCs/>
              </w:rPr>
            </w:pPr>
            <w:r w:rsidRPr="00DB2E7A">
              <w:rPr>
                <w:rFonts w:cstheme="minorHAnsi"/>
                <w:b/>
                <w:bCs/>
              </w:rPr>
              <w:t>Inter-Row Interval (s)</w:t>
            </w:r>
          </w:p>
        </w:tc>
        <w:tc>
          <w:tcPr>
            <w:tcW w:w="1603" w:type="dxa"/>
            <w:tcBorders>
              <w:bottom w:val="single" w:sz="4" w:space="0" w:color="auto"/>
            </w:tcBorders>
            <w:shd w:val="clear" w:color="auto" w:fill="D9D9D9" w:themeFill="background1" w:themeFillShade="D9"/>
            <w:noWrap/>
            <w:hideMark/>
          </w:tcPr>
          <w:p w14:paraId="2F15CBB4" w14:textId="77777777" w:rsidR="00AF0947" w:rsidRPr="00DB2E7A" w:rsidRDefault="00AF0947" w:rsidP="008D175F">
            <w:pPr>
              <w:contextualSpacing/>
              <w:rPr>
                <w:rFonts w:cstheme="minorHAnsi"/>
                <w:b/>
                <w:bCs/>
              </w:rPr>
            </w:pPr>
            <w:r w:rsidRPr="00DB2E7A">
              <w:rPr>
                <w:rFonts w:cstheme="minorHAnsi"/>
                <w:b/>
                <w:bCs/>
              </w:rPr>
              <w:t>Inter-Blow Interval (ms)</w:t>
            </w:r>
          </w:p>
        </w:tc>
        <w:tc>
          <w:tcPr>
            <w:tcW w:w="1940" w:type="dxa"/>
            <w:tcBorders>
              <w:bottom w:val="single" w:sz="4" w:space="0" w:color="auto"/>
            </w:tcBorders>
            <w:shd w:val="clear" w:color="auto" w:fill="D9D9D9" w:themeFill="background1" w:themeFillShade="D9"/>
            <w:noWrap/>
            <w:hideMark/>
          </w:tcPr>
          <w:p w14:paraId="7234729B" w14:textId="77777777" w:rsidR="00AF0947" w:rsidRPr="00DB2E7A" w:rsidRDefault="00AF0947" w:rsidP="008D175F">
            <w:pPr>
              <w:contextualSpacing/>
              <w:rPr>
                <w:rFonts w:cstheme="minorHAnsi"/>
                <w:b/>
              </w:rPr>
            </w:pPr>
          </w:p>
        </w:tc>
      </w:tr>
      <w:tr w:rsidR="00AF0947" w:rsidRPr="003B7101" w14:paraId="7229050C" w14:textId="77777777" w:rsidTr="008D175F">
        <w:trPr>
          <w:trHeight w:val="300"/>
        </w:trPr>
        <w:tc>
          <w:tcPr>
            <w:tcW w:w="852" w:type="dxa"/>
            <w:vMerge w:val="restart"/>
            <w:noWrap/>
            <w:hideMark/>
          </w:tcPr>
          <w:p w14:paraId="4A035E57" w14:textId="77777777" w:rsidR="00AF0947" w:rsidRPr="00DB2E7A" w:rsidRDefault="00AF0947" w:rsidP="008D175F">
            <w:pPr>
              <w:contextualSpacing/>
              <w:rPr>
                <w:rFonts w:cstheme="minorHAnsi"/>
                <w:bCs/>
              </w:rPr>
            </w:pPr>
            <w:r w:rsidRPr="00DB2E7A">
              <w:rPr>
                <w:rFonts w:cstheme="minorHAnsi"/>
                <w:bCs/>
              </w:rPr>
              <w:t>12</w:t>
            </w:r>
          </w:p>
        </w:tc>
        <w:tc>
          <w:tcPr>
            <w:tcW w:w="1558" w:type="dxa"/>
            <w:vMerge w:val="restart"/>
            <w:noWrap/>
            <w:hideMark/>
          </w:tcPr>
          <w:p w14:paraId="7E46F92E" w14:textId="77777777" w:rsidR="00AF0947" w:rsidRPr="00DB2E7A" w:rsidRDefault="00AF0947" w:rsidP="008D175F">
            <w:pPr>
              <w:contextualSpacing/>
              <w:rPr>
                <w:rFonts w:cstheme="minorHAnsi"/>
                <w:bCs/>
              </w:rPr>
            </w:pPr>
            <w:r w:rsidRPr="00DB2E7A">
              <w:rPr>
                <w:rFonts w:cstheme="minorHAnsi"/>
                <w:bCs/>
              </w:rPr>
              <w:t>111</w:t>
            </w:r>
          </w:p>
        </w:tc>
        <w:tc>
          <w:tcPr>
            <w:tcW w:w="1418" w:type="dxa"/>
            <w:vMerge w:val="restart"/>
            <w:noWrap/>
            <w:hideMark/>
          </w:tcPr>
          <w:p w14:paraId="03D26827" w14:textId="77777777" w:rsidR="00AF0947" w:rsidRPr="00DB2E7A" w:rsidRDefault="00AF0947" w:rsidP="008D175F">
            <w:pPr>
              <w:contextualSpacing/>
              <w:rPr>
                <w:rFonts w:cstheme="minorHAnsi"/>
                <w:bCs/>
              </w:rPr>
            </w:pPr>
            <w:r w:rsidRPr="00DB2E7A">
              <w:rPr>
                <w:rFonts w:cstheme="minorHAnsi"/>
                <w:bCs/>
              </w:rPr>
              <w:t>4452144</w:t>
            </w:r>
          </w:p>
        </w:tc>
        <w:tc>
          <w:tcPr>
            <w:tcW w:w="1701" w:type="dxa"/>
            <w:noWrap/>
            <w:hideMark/>
          </w:tcPr>
          <w:p w14:paraId="39F25F2F" w14:textId="77777777" w:rsidR="00AF0947" w:rsidRPr="00DB2E7A" w:rsidRDefault="00AF0947" w:rsidP="008D175F">
            <w:pPr>
              <w:contextualSpacing/>
              <w:rPr>
                <w:rFonts w:cstheme="minorHAnsi"/>
                <w:bCs/>
              </w:rPr>
            </w:pPr>
            <w:r w:rsidRPr="00DB2E7A">
              <w:rPr>
                <w:rFonts w:cstheme="minorHAnsi"/>
                <w:bCs/>
              </w:rPr>
              <w:t>2.93</w:t>
            </w:r>
          </w:p>
        </w:tc>
        <w:tc>
          <w:tcPr>
            <w:tcW w:w="1603" w:type="dxa"/>
            <w:noWrap/>
            <w:hideMark/>
          </w:tcPr>
          <w:p w14:paraId="223A5EB3" w14:textId="77777777" w:rsidR="00AF0947" w:rsidRPr="00DB2E7A" w:rsidRDefault="00AF0947" w:rsidP="008D175F">
            <w:pPr>
              <w:contextualSpacing/>
              <w:rPr>
                <w:rFonts w:cstheme="minorHAnsi"/>
                <w:bCs/>
              </w:rPr>
            </w:pPr>
            <w:r w:rsidRPr="00DB2E7A">
              <w:rPr>
                <w:rFonts w:cstheme="minorHAnsi"/>
                <w:bCs/>
              </w:rPr>
              <w:t>244</w:t>
            </w:r>
          </w:p>
        </w:tc>
        <w:tc>
          <w:tcPr>
            <w:tcW w:w="1940" w:type="dxa"/>
            <w:noWrap/>
            <w:hideMark/>
          </w:tcPr>
          <w:p w14:paraId="344FBD96"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20AF065E" w14:textId="77777777" w:rsidTr="008D175F">
        <w:trPr>
          <w:trHeight w:val="300"/>
        </w:trPr>
        <w:tc>
          <w:tcPr>
            <w:tcW w:w="852" w:type="dxa"/>
            <w:vMerge/>
            <w:noWrap/>
            <w:hideMark/>
          </w:tcPr>
          <w:p w14:paraId="2AB38A3B" w14:textId="77777777" w:rsidR="00AF0947" w:rsidRPr="00DB2E7A" w:rsidRDefault="00AF0947" w:rsidP="008D175F">
            <w:pPr>
              <w:contextualSpacing/>
              <w:rPr>
                <w:rFonts w:cstheme="minorHAnsi"/>
                <w:bCs/>
              </w:rPr>
            </w:pPr>
          </w:p>
        </w:tc>
        <w:tc>
          <w:tcPr>
            <w:tcW w:w="1558" w:type="dxa"/>
            <w:vMerge/>
            <w:noWrap/>
            <w:hideMark/>
          </w:tcPr>
          <w:p w14:paraId="44CAD06D" w14:textId="77777777" w:rsidR="00AF0947" w:rsidRPr="00DB2E7A" w:rsidRDefault="00AF0947" w:rsidP="008D175F">
            <w:pPr>
              <w:contextualSpacing/>
              <w:rPr>
                <w:rFonts w:cstheme="minorHAnsi"/>
                <w:bCs/>
              </w:rPr>
            </w:pPr>
          </w:p>
        </w:tc>
        <w:tc>
          <w:tcPr>
            <w:tcW w:w="1418" w:type="dxa"/>
            <w:vMerge/>
            <w:noWrap/>
            <w:hideMark/>
          </w:tcPr>
          <w:p w14:paraId="33AABB04" w14:textId="77777777" w:rsidR="00AF0947" w:rsidRPr="00DB2E7A" w:rsidRDefault="00AF0947" w:rsidP="008D175F">
            <w:pPr>
              <w:contextualSpacing/>
              <w:rPr>
                <w:rFonts w:cstheme="minorHAnsi"/>
                <w:bCs/>
              </w:rPr>
            </w:pPr>
          </w:p>
        </w:tc>
        <w:tc>
          <w:tcPr>
            <w:tcW w:w="1701" w:type="dxa"/>
            <w:noWrap/>
            <w:hideMark/>
          </w:tcPr>
          <w:p w14:paraId="37D564FE" w14:textId="77777777" w:rsidR="00AF0947" w:rsidRPr="00DB2E7A" w:rsidRDefault="00AF0947" w:rsidP="008D175F">
            <w:pPr>
              <w:contextualSpacing/>
              <w:rPr>
                <w:rFonts w:cstheme="minorHAnsi"/>
                <w:bCs/>
              </w:rPr>
            </w:pPr>
            <w:r w:rsidRPr="00DB2E7A">
              <w:rPr>
                <w:rFonts w:cstheme="minorHAnsi"/>
                <w:bCs/>
              </w:rPr>
              <w:t>1.96</w:t>
            </w:r>
          </w:p>
        </w:tc>
        <w:tc>
          <w:tcPr>
            <w:tcW w:w="1603" w:type="dxa"/>
            <w:noWrap/>
            <w:hideMark/>
          </w:tcPr>
          <w:p w14:paraId="10902444" w14:textId="77777777" w:rsidR="00AF0947" w:rsidRPr="00DB2E7A" w:rsidRDefault="00AF0947" w:rsidP="008D175F">
            <w:pPr>
              <w:contextualSpacing/>
              <w:rPr>
                <w:rFonts w:cstheme="minorHAnsi"/>
                <w:bCs/>
              </w:rPr>
            </w:pPr>
            <w:r w:rsidRPr="00DB2E7A">
              <w:rPr>
                <w:rFonts w:cstheme="minorHAnsi"/>
                <w:bCs/>
              </w:rPr>
              <w:t>164</w:t>
            </w:r>
          </w:p>
        </w:tc>
        <w:tc>
          <w:tcPr>
            <w:tcW w:w="1940" w:type="dxa"/>
            <w:noWrap/>
            <w:hideMark/>
          </w:tcPr>
          <w:p w14:paraId="04CBFCD4"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97ADF6D" w14:textId="77777777" w:rsidTr="008D175F">
        <w:trPr>
          <w:trHeight w:val="300"/>
        </w:trPr>
        <w:tc>
          <w:tcPr>
            <w:tcW w:w="852" w:type="dxa"/>
            <w:vMerge/>
            <w:tcBorders>
              <w:bottom w:val="single" w:sz="12" w:space="0" w:color="auto"/>
            </w:tcBorders>
            <w:noWrap/>
            <w:hideMark/>
          </w:tcPr>
          <w:p w14:paraId="75940436"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A727112"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3689748"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7E807387" w14:textId="77777777" w:rsidR="00AF0947" w:rsidRPr="00DB2E7A" w:rsidRDefault="00AF0947" w:rsidP="008D175F">
            <w:pPr>
              <w:contextualSpacing/>
              <w:rPr>
                <w:rFonts w:cstheme="minorHAnsi"/>
                <w:bCs/>
              </w:rPr>
            </w:pPr>
            <w:r w:rsidRPr="00DB2E7A">
              <w:rPr>
                <w:rFonts w:cstheme="minorHAnsi"/>
                <w:bCs/>
              </w:rPr>
              <w:t>2.41</w:t>
            </w:r>
          </w:p>
        </w:tc>
        <w:tc>
          <w:tcPr>
            <w:tcW w:w="1603" w:type="dxa"/>
            <w:tcBorders>
              <w:bottom w:val="single" w:sz="12" w:space="0" w:color="auto"/>
            </w:tcBorders>
            <w:noWrap/>
            <w:hideMark/>
          </w:tcPr>
          <w:p w14:paraId="20DD0219" w14:textId="77777777" w:rsidR="00AF0947" w:rsidRPr="00DB2E7A" w:rsidRDefault="00AF0947" w:rsidP="008D175F">
            <w:pPr>
              <w:contextualSpacing/>
              <w:rPr>
                <w:rFonts w:cstheme="minorHAnsi"/>
                <w:bCs/>
              </w:rPr>
            </w:pPr>
            <w:r w:rsidRPr="00DB2E7A">
              <w:rPr>
                <w:rFonts w:cstheme="minorHAnsi"/>
                <w:bCs/>
              </w:rPr>
              <w:t>200</w:t>
            </w:r>
          </w:p>
        </w:tc>
        <w:tc>
          <w:tcPr>
            <w:tcW w:w="1940" w:type="dxa"/>
            <w:tcBorders>
              <w:bottom w:val="single" w:sz="12" w:space="0" w:color="auto"/>
            </w:tcBorders>
            <w:noWrap/>
            <w:hideMark/>
          </w:tcPr>
          <w:p w14:paraId="59A63CE4"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2F8224A" w14:textId="77777777" w:rsidTr="008D175F">
        <w:trPr>
          <w:trHeight w:val="300"/>
        </w:trPr>
        <w:tc>
          <w:tcPr>
            <w:tcW w:w="852" w:type="dxa"/>
            <w:vMerge w:val="restart"/>
            <w:tcBorders>
              <w:top w:val="single" w:sz="12" w:space="0" w:color="auto"/>
            </w:tcBorders>
            <w:noWrap/>
            <w:hideMark/>
          </w:tcPr>
          <w:p w14:paraId="59DA4851" w14:textId="77777777" w:rsidR="00AF0947" w:rsidRPr="00DB2E7A" w:rsidRDefault="00AF0947" w:rsidP="008D175F">
            <w:pPr>
              <w:contextualSpacing/>
              <w:rPr>
                <w:rFonts w:cstheme="minorHAnsi"/>
                <w:bCs/>
              </w:rPr>
            </w:pPr>
            <w:r w:rsidRPr="00DB2E7A">
              <w:rPr>
                <w:rFonts w:cstheme="minorHAnsi"/>
                <w:bCs/>
              </w:rPr>
              <w:t>10</w:t>
            </w:r>
          </w:p>
        </w:tc>
        <w:tc>
          <w:tcPr>
            <w:tcW w:w="1558" w:type="dxa"/>
            <w:vMerge w:val="restart"/>
            <w:tcBorders>
              <w:top w:val="single" w:sz="12" w:space="0" w:color="auto"/>
            </w:tcBorders>
            <w:noWrap/>
            <w:hideMark/>
          </w:tcPr>
          <w:p w14:paraId="26151E99" w14:textId="77777777" w:rsidR="00AF0947" w:rsidRPr="00DB2E7A" w:rsidRDefault="00AF0947" w:rsidP="008D175F">
            <w:pPr>
              <w:contextualSpacing/>
              <w:rPr>
                <w:rFonts w:cstheme="minorHAnsi"/>
                <w:bCs/>
              </w:rPr>
            </w:pPr>
            <w:r w:rsidRPr="00DB2E7A">
              <w:rPr>
                <w:rFonts w:cstheme="minorHAnsi"/>
                <w:bCs/>
              </w:rPr>
              <w:t>265</w:t>
            </w:r>
          </w:p>
        </w:tc>
        <w:tc>
          <w:tcPr>
            <w:tcW w:w="1418" w:type="dxa"/>
            <w:vMerge w:val="restart"/>
            <w:tcBorders>
              <w:top w:val="single" w:sz="12" w:space="0" w:color="auto"/>
            </w:tcBorders>
            <w:noWrap/>
            <w:hideMark/>
          </w:tcPr>
          <w:p w14:paraId="13439EE3" w14:textId="77777777" w:rsidR="00AF0947" w:rsidRPr="00DB2E7A" w:rsidRDefault="00AF0947" w:rsidP="008D175F">
            <w:pPr>
              <w:contextualSpacing/>
              <w:rPr>
                <w:rFonts w:cstheme="minorHAnsi"/>
                <w:bCs/>
              </w:rPr>
            </w:pPr>
            <w:r w:rsidRPr="00DB2E7A">
              <w:rPr>
                <w:rFonts w:cstheme="minorHAnsi"/>
                <w:bCs/>
              </w:rPr>
              <w:t>8554130</w:t>
            </w:r>
          </w:p>
        </w:tc>
        <w:tc>
          <w:tcPr>
            <w:tcW w:w="1701" w:type="dxa"/>
            <w:tcBorders>
              <w:top w:val="single" w:sz="12" w:space="0" w:color="auto"/>
            </w:tcBorders>
            <w:noWrap/>
            <w:hideMark/>
          </w:tcPr>
          <w:p w14:paraId="243332FF" w14:textId="77777777" w:rsidR="00AF0947" w:rsidRPr="00DB2E7A" w:rsidRDefault="00AF0947" w:rsidP="008D175F">
            <w:pPr>
              <w:contextualSpacing/>
              <w:rPr>
                <w:rFonts w:cstheme="minorHAnsi"/>
                <w:bCs/>
              </w:rPr>
            </w:pPr>
            <w:r w:rsidRPr="00DB2E7A">
              <w:rPr>
                <w:rFonts w:cstheme="minorHAnsi"/>
                <w:bCs/>
              </w:rPr>
              <w:t>2.84</w:t>
            </w:r>
          </w:p>
        </w:tc>
        <w:tc>
          <w:tcPr>
            <w:tcW w:w="1603" w:type="dxa"/>
            <w:tcBorders>
              <w:top w:val="single" w:sz="12" w:space="0" w:color="auto"/>
            </w:tcBorders>
            <w:noWrap/>
            <w:hideMark/>
          </w:tcPr>
          <w:p w14:paraId="5B3833E1" w14:textId="77777777" w:rsidR="00AF0947" w:rsidRPr="00DB2E7A" w:rsidRDefault="00AF0947" w:rsidP="008D175F">
            <w:pPr>
              <w:contextualSpacing/>
              <w:rPr>
                <w:rFonts w:cstheme="minorHAnsi"/>
                <w:bCs/>
              </w:rPr>
            </w:pPr>
            <w:r w:rsidRPr="00DB2E7A">
              <w:rPr>
                <w:rFonts w:cstheme="minorHAnsi"/>
                <w:bCs/>
              </w:rPr>
              <w:t>284</w:t>
            </w:r>
          </w:p>
        </w:tc>
        <w:tc>
          <w:tcPr>
            <w:tcW w:w="1940" w:type="dxa"/>
            <w:tcBorders>
              <w:top w:val="single" w:sz="12" w:space="0" w:color="auto"/>
            </w:tcBorders>
            <w:noWrap/>
            <w:hideMark/>
          </w:tcPr>
          <w:p w14:paraId="162B376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55A12B5" w14:textId="77777777" w:rsidTr="008D175F">
        <w:trPr>
          <w:trHeight w:val="300"/>
        </w:trPr>
        <w:tc>
          <w:tcPr>
            <w:tcW w:w="852" w:type="dxa"/>
            <w:vMerge/>
            <w:noWrap/>
            <w:hideMark/>
          </w:tcPr>
          <w:p w14:paraId="54481E23" w14:textId="77777777" w:rsidR="00AF0947" w:rsidRPr="00DB2E7A" w:rsidRDefault="00AF0947" w:rsidP="008D175F">
            <w:pPr>
              <w:contextualSpacing/>
              <w:rPr>
                <w:rFonts w:cstheme="minorHAnsi"/>
                <w:bCs/>
              </w:rPr>
            </w:pPr>
          </w:p>
        </w:tc>
        <w:tc>
          <w:tcPr>
            <w:tcW w:w="1558" w:type="dxa"/>
            <w:vMerge/>
            <w:noWrap/>
            <w:hideMark/>
          </w:tcPr>
          <w:p w14:paraId="6DB919D3" w14:textId="77777777" w:rsidR="00AF0947" w:rsidRPr="00DB2E7A" w:rsidRDefault="00AF0947" w:rsidP="008D175F">
            <w:pPr>
              <w:contextualSpacing/>
              <w:rPr>
                <w:rFonts w:cstheme="minorHAnsi"/>
                <w:bCs/>
              </w:rPr>
            </w:pPr>
          </w:p>
        </w:tc>
        <w:tc>
          <w:tcPr>
            <w:tcW w:w="1418" w:type="dxa"/>
            <w:vMerge/>
            <w:noWrap/>
            <w:hideMark/>
          </w:tcPr>
          <w:p w14:paraId="7120B02E" w14:textId="77777777" w:rsidR="00AF0947" w:rsidRPr="00DB2E7A" w:rsidRDefault="00AF0947" w:rsidP="008D175F">
            <w:pPr>
              <w:contextualSpacing/>
              <w:rPr>
                <w:rFonts w:cstheme="minorHAnsi"/>
                <w:bCs/>
              </w:rPr>
            </w:pPr>
          </w:p>
        </w:tc>
        <w:tc>
          <w:tcPr>
            <w:tcW w:w="1701" w:type="dxa"/>
            <w:noWrap/>
            <w:hideMark/>
          </w:tcPr>
          <w:p w14:paraId="0E13D0B8"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293AEE00" w14:textId="77777777" w:rsidR="00AF0947" w:rsidRPr="00DB2E7A" w:rsidRDefault="00AF0947" w:rsidP="008D175F">
            <w:pPr>
              <w:contextualSpacing/>
              <w:rPr>
                <w:rFonts w:cstheme="minorHAnsi"/>
                <w:bCs/>
              </w:rPr>
            </w:pPr>
            <w:r w:rsidRPr="00DB2E7A">
              <w:rPr>
                <w:rFonts w:cstheme="minorHAnsi"/>
                <w:bCs/>
              </w:rPr>
              <w:t>167</w:t>
            </w:r>
          </w:p>
        </w:tc>
        <w:tc>
          <w:tcPr>
            <w:tcW w:w="1940" w:type="dxa"/>
            <w:noWrap/>
            <w:hideMark/>
          </w:tcPr>
          <w:p w14:paraId="54C9309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377010F2" w14:textId="77777777" w:rsidTr="008D175F">
        <w:trPr>
          <w:trHeight w:val="300"/>
        </w:trPr>
        <w:tc>
          <w:tcPr>
            <w:tcW w:w="852" w:type="dxa"/>
            <w:vMerge/>
            <w:tcBorders>
              <w:bottom w:val="single" w:sz="12" w:space="0" w:color="auto"/>
            </w:tcBorders>
            <w:noWrap/>
            <w:hideMark/>
          </w:tcPr>
          <w:p w14:paraId="2B8C7B4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47621E3F"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1A2F2D5B"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1EEBC710" w14:textId="77777777" w:rsidR="00AF0947" w:rsidRPr="00DB2E7A" w:rsidRDefault="00AF0947" w:rsidP="008D175F">
            <w:pPr>
              <w:contextualSpacing/>
              <w:rPr>
                <w:rFonts w:cstheme="minorHAnsi"/>
                <w:bCs/>
              </w:rPr>
            </w:pPr>
            <w:r w:rsidRPr="00DB2E7A">
              <w:rPr>
                <w:rFonts w:cstheme="minorHAnsi"/>
                <w:bCs/>
              </w:rPr>
              <w:t>2.22</w:t>
            </w:r>
          </w:p>
        </w:tc>
        <w:tc>
          <w:tcPr>
            <w:tcW w:w="1603" w:type="dxa"/>
            <w:tcBorders>
              <w:bottom w:val="single" w:sz="12" w:space="0" w:color="auto"/>
            </w:tcBorders>
            <w:noWrap/>
            <w:hideMark/>
          </w:tcPr>
          <w:p w14:paraId="564083D5" w14:textId="77777777" w:rsidR="00AF0947" w:rsidRPr="00DB2E7A" w:rsidRDefault="00AF0947" w:rsidP="008D175F">
            <w:pPr>
              <w:contextualSpacing/>
              <w:rPr>
                <w:rFonts w:cstheme="minorHAnsi"/>
                <w:bCs/>
              </w:rPr>
            </w:pPr>
            <w:r w:rsidRPr="00DB2E7A">
              <w:rPr>
                <w:rFonts w:cstheme="minorHAnsi"/>
                <w:bCs/>
              </w:rPr>
              <w:t>222</w:t>
            </w:r>
          </w:p>
        </w:tc>
        <w:tc>
          <w:tcPr>
            <w:tcW w:w="1940" w:type="dxa"/>
            <w:tcBorders>
              <w:bottom w:val="single" w:sz="12" w:space="0" w:color="auto"/>
            </w:tcBorders>
            <w:noWrap/>
            <w:hideMark/>
          </w:tcPr>
          <w:p w14:paraId="040E661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038CD12A" w14:textId="77777777" w:rsidTr="008D175F">
        <w:trPr>
          <w:trHeight w:val="300"/>
        </w:trPr>
        <w:tc>
          <w:tcPr>
            <w:tcW w:w="852" w:type="dxa"/>
            <w:vMerge w:val="restart"/>
            <w:tcBorders>
              <w:top w:val="single" w:sz="12" w:space="0" w:color="auto"/>
            </w:tcBorders>
            <w:noWrap/>
            <w:hideMark/>
          </w:tcPr>
          <w:p w14:paraId="6146E669" w14:textId="77777777" w:rsidR="00AF0947" w:rsidRPr="00DB2E7A" w:rsidRDefault="00AF0947" w:rsidP="008D175F">
            <w:pPr>
              <w:contextualSpacing/>
              <w:rPr>
                <w:rFonts w:cstheme="minorHAnsi"/>
                <w:bCs/>
              </w:rPr>
            </w:pPr>
            <w:r w:rsidRPr="00DB2E7A">
              <w:rPr>
                <w:rFonts w:cstheme="minorHAnsi"/>
                <w:bCs/>
              </w:rPr>
              <w:t>8</w:t>
            </w:r>
          </w:p>
        </w:tc>
        <w:tc>
          <w:tcPr>
            <w:tcW w:w="1558" w:type="dxa"/>
            <w:vMerge w:val="restart"/>
            <w:tcBorders>
              <w:top w:val="single" w:sz="12" w:space="0" w:color="auto"/>
            </w:tcBorders>
            <w:noWrap/>
            <w:hideMark/>
          </w:tcPr>
          <w:p w14:paraId="78022375" w14:textId="77777777" w:rsidR="00AF0947" w:rsidRPr="00DB2E7A" w:rsidRDefault="00AF0947" w:rsidP="008D175F">
            <w:pPr>
              <w:contextualSpacing/>
              <w:rPr>
                <w:rFonts w:cstheme="minorHAnsi"/>
                <w:bCs/>
              </w:rPr>
            </w:pPr>
            <w:r w:rsidRPr="00DB2E7A">
              <w:rPr>
                <w:rFonts w:cstheme="minorHAnsi"/>
                <w:bCs/>
              </w:rPr>
              <w:t>1203</w:t>
            </w:r>
          </w:p>
        </w:tc>
        <w:tc>
          <w:tcPr>
            <w:tcW w:w="1418" w:type="dxa"/>
            <w:vMerge w:val="restart"/>
            <w:tcBorders>
              <w:top w:val="single" w:sz="12" w:space="0" w:color="auto"/>
            </w:tcBorders>
            <w:noWrap/>
            <w:hideMark/>
          </w:tcPr>
          <w:p w14:paraId="05172D21" w14:textId="77777777" w:rsidR="00AF0947" w:rsidRPr="00DB2E7A" w:rsidRDefault="00AF0947" w:rsidP="008D175F">
            <w:pPr>
              <w:contextualSpacing/>
              <w:rPr>
                <w:rFonts w:cstheme="minorHAnsi"/>
                <w:bCs/>
              </w:rPr>
            </w:pPr>
            <w:r w:rsidRPr="00DB2E7A">
              <w:rPr>
                <w:rFonts w:cstheme="minorHAnsi"/>
                <w:bCs/>
              </w:rPr>
              <w:t>25199176</w:t>
            </w:r>
          </w:p>
        </w:tc>
        <w:tc>
          <w:tcPr>
            <w:tcW w:w="1701" w:type="dxa"/>
            <w:tcBorders>
              <w:top w:val="single" w:sz="12" w:space="0" w:color="auto"/>
            </w:tcBorders>
            <w:noWrap/>
            <w:hideMark/>
          </w:tcPr>
          <w:p w14:paraId="652AF492" w14:textId="77777777" w:rsidR="00AF0947" w:rsidRPr="00DB2E7A" w:rsidRDefault="00AF0947" w:rsidP="008D175F">
            <w:pPr>
              <w:contextualSpacing/>
              <w:rPr>
                <w:rFonts w:cstheme="minorHAnsi"/>
                <w:bCs/>
              </w:rPr>
            </w:pPr>
            <w:r w:rsidRPr="00DB2E7A">
              <w:rPr>
                <w:rFonts w:cstheme="minorHAnsi"/>
                <w:bCs/>
              </w:rPr>
              <w:t>2.69</w:t>
            </w:r>
          </w:p>
        </w:tc>
        <w:tc>
          <w:tcPr>
            <w:tcW w:w="1603" w:type="dxa"/>
            <w:tcBorders>
              <w:top w:val="single" w:sz="12" w:space="0" w:color="auto"/>
            </w:tcBorders>
            <w:noWrap/>
            <w:hideMark/>
          </w:tcPr>
          <w:p w14:paraId="3BF57DF9" w14:textId="77777777" w:rsidR="00AF0947" w:rsidRPr="00DB2E7A" w:rsidRDefault="00AF0947" w:rsidP="008D175F">
            <w:pPr>
              <w:contextualSpacing/>
              <w:rPr>
                <w:rFonts w:cstheme="minorHAnsi"/>
                <w:bCs/>
              </w:rPr>
            </w:pPr>
            <w:r w:rsidRPr="00DB2E7A">
              <w:rPr>
                <w:rFonts w:cstheme="minorHAnsi"/>
                <w:bCs/>
              </w:rPr>
              <w:t>336</w:t>
            </w:r>
          </w:p>
        </w:tc>
        <w:tc>
          <w:tcPr>
            <w:tcW w:w="1940" w:type="dxa"/>
            <w:tcBorders>
              <w:top w:val="single" w:sz="12" w:space="0" w:color="auto"/>
            </w:tcBorders>
            <w:noWrap/>
            <w:hideMark/>
          </w:tcPr>
          <w:p w14:paraId="53EE99BD"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1F4B158A" w14:textId="77777777" w:rsidTr="008D175F">
        <w:trPr>
          <w:trHeight w:val="300"/>
        </w:trPr>
        <w:tc>
          <w:tcPr>
            <w:tcW w:w="852" w:type="dxa"/>
            <w:vMerge/>
            <w:noWrap/>
            <w:hideMark/>
          </w:tcPr>
          <w:p w14:paraId="4C40E224" w14:textId="77777777" w:rsidR="00AF0947" w:rsidRPr="00DB2E7A" w:rsidRDefault="00AF0947" w:rsidP="008D175F">
            <w:pPr>
              <w:contextualSpacing/>
              <w:rPr>
                <w:rFonts w:cstheme="minorHAnsi"/>
                <w:bCs/>
              </w:rPr>
            </w:pPr>
          </w:p>
        </w:tc>
        <w:tc>
          <w:tcPr>
            <w:tcW w:w="1558" w:type="dxa"/>
            <w:vMerge/>
            <w:noWrap/>
            <w:hideMark/>
          </w:tcPr>
          <w:p w14:paraId="70306D85" w14:textId="77777777" w:rsidR="00AF0947" w:rsidRPr="00DB2E7A" w:rsidRDefault="00AF0947" w:rsidP="008D175F">
            <w:pPr>
              <w:contextualSpacing/>
              <w:rPr>
                <w:rFonts w:cstheme="minorHAnsi"/>
                <w:bCs/>
              </w:rPr>
            </w:pPr>
          </w:p>
        </w:tc>
        <w:tc>
          <w:tcPr>
            <w:tcW w:w="1418" w:type="dxa"/>
            <w:vMerge/>
            <w:noWrap/>
            <w:hideMark/>
          </w:tcPr>
          <w:p w14:paraId="0CE67D7B" w14:textId="77777777" w:rsidR="00AF0947" w:rsidRPr="00DB2E7A" w:rsidRDefault="00AF0947" w:rsidP="008D175F">
            <w:pPr>
              <w:contextualSpacing/>
              <w:rPr>
                <w:rFonts w:cstheme="minorHAnsi"/>
                <w:bCs/>
              </w:rPr>
            </w:pPr>
          </w:p>
        </w:tc>
        <w:tc>
          <w:tcPr>
            <w:tcW w:w="1701" w:type="dxa"/>
            <w:noWrap/>
            <w:hideMark/>
          </w:tcPr>
          <w:p w14:paraId="01689C66" w14:textId="77777777" w:rsidR="00AF0947" w:rsidRPr="00DB2E7A" w:rsidRDefault="00AF0947" w:rsidP="008D175F">
            <w:pPr>
              <w:contextualSpacing/>
              <w:rPr>
                <w:rFonts w:cstheme="minorHAnsi"/>
                <w:bCs/>
              </w:rPr>
            </w:pPr>
            <w:r w:rsidRPr="00DB2E7A">
              <w:rPr>
                <w:rFonts w:cstheme="minorHAnsi"/>
                <w:bCs/>
              </w:rPr>
              <w:t>1.25</w:t>
            </w:r>
          </w:p>
        </w:tc>
        <w:tc>
          <w:tcPr>
            <w:tcW w:w="1603" w:type="dxa"/>
            <w:noWrap/>
            <w:hideMark/>
          </w:tcPr>
          <w:p w14:paraId="254497D3" w14:textId="77777777" w:rsidR="00AF0947" w:rsidRPr="00DB2E7A" w:rsidRDefault="00AF0947" w:rsidP="008D175F">
            <w:pPr>
              <w:contextualSpacing/>
              <w:rPr>
                <w:rFonts w:cstheme="minorHAnsi"/>
                <w:bCs/>
              </w:rPr>
            </w:pPr>
            <w:r w:rsidRPr="00DB2E7A">
              <w:rPr>
                <w:rFonts w:cstheme="minorHAnsi"/>
                <w:bCs/>
              </w:rPr>
              <w:t>157</w:t>
            </w:r>
          </w:p>
        </w:tc>
        <w:tc>
          <w:tcPr>
            <w:tcW w:w="1940" w:type="dxa"/>
            <w:noWrap/>
            <w:hideMark/>
          </w:tcPr>
          <w:p w14:paraId="538137EB"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587210AF" w14:textId="77777777" w:rsidTr="008D175F">
        <w:trPr>
          <w:trHeight w:val="300"/>
        </w:trPr>
        <w:tc>
          <w:tcPr>
            <w:tcW w:w="852" w:type="dxa"/>
            <w:vMerge/>
            <w:tcBorders>
              <w:bottom w:val="single" w:sz="12" w:space="0" w:color="auto"/>
            </w:tcBorders>
            <w:noWrap/>
            <w:hideMark/>
          </w:tcPr>
          <w:p w14:paraId="1E862527"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4C10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02A74F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7D59620"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bottom w:val="single" w:sz="12" w:space="0" w:color="auto"/>
            </w:tcBorders>
            <w:noWrap/>
            <w:hideMark/>
          </w:tcPr>
          <w:p w14:paraId="27ED092A" w14:textId="77777777" w:rsidR="00AF0947" w:rsidRPr="00DB2E7A" w:rsidRDefault="00AF0947" w:rsidP="008D175F">
            <w:pPr>
              <w:contextualSpacing/>
              <w:rPr>
                <w:rFonts w:cstheme="minorHAnsi"/>
                <w:bCs/>
              </w:rPr>
            </w:pPr>
            <w:r w:rsidRPr="00DB2E7A">
              <w:rPr>
                <w:rFonts w:cstheme="minorHAnsi"/>
                <w:bCs/>
              </w:rPr>
              <w:t>262</w:t>
            </w:r>
          </w:p>
        </w:tc>
        <w:tc>
          <w:tcPr>
            <w:tcW w:w="1940" w:type="dxa"/>
            <w:tcBorders>
              <w:bottom w:val="single" w:sz="12" w:space="0" w:color="auto"/>
            </w:tcBorders>
            <w:noWrap/>
            <w:hideMark/>
          </w:tcPr>
          <w:p w14:paraId="4B856B4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DF6F2E9" w14:textId="77777777" w:rsidTr="008D175F">
        <w:trPr>
          <w:trHeight w:val="300"/>
        </w:trPr>
        <w:tc>
          <w:tcPr>
            <w:tcW w:w="852" w:type="dxa"/>
            <w:vMerge w:val="restart"/>
            <w:tcBorders>
              <w:top w:val="single" w:sz="12" w:space="0" w:color="auto"/>
            </w:tcBorders>
            <w:noWrap/>
            <w:hideMark/>
          </w:tcPr>
          <w:p w14:paraId="2AF6EDC1" w14:textId="77777777" w:rsidR="00AF0947" w:rsidRPr="00DB2E7A" w:rsidRDefault="00AF0947" w:rsidP="008D175F">
            <w:pPr>
              <w:contextualSpacing/>
              <w:rPr>
                <w:rFonts w:cstheme="minorHAnsi"/>
                <w:bCs/>
              </w:rPr>
            </w:pPr>
            <w:r w:rsidRPr="00DB2E7A">
              <w:rPr>
                <w:rFonts w:cstheme="minorHAnsi"/>
                <w:bCs/>
              </w:rPr>
              <w:t>7</w:t>
            </w:r>
          </w:p>
        </w:tc>
        <w:tc>
          <w:tcPr>
            <w:tcW w:w="1558" w:type="dxa"/>
            <w:vMerge w:val="restart"/>
            <w:tcBorders>
              <w:top w:val="single" w:sz="12" w:space="0" w:color="auto"/>
            </w:tcBorders>
            <w:noWrap/>
            <w:hideMark/>
          </w:tcPr>
          <w:p w14:paraId="5E0BD955" w14:textId="77777777" w:rsidR="00AF0947" w:rsidRPr="00DB2E7A" w:rsidRDefault="00AF0947" w:rsidP="008D175F">
            <w:pPr>
              <w:contextualSpacing/>
              <w:rPr>
                <w:rFonts w:cstheme="minorHAnsi"/>
                <w:bCs/>
              </w:rPr>
            </w:pPr>
            <w:r w:rsidRPr="00DB2E7A">
              <w:rPr>
                <w:rFonts w:cstheme="minorHAnsi"/>
                <w:bCs/>
              </w:rPr>
              <w:t>9</w:t>
            </w:r>
          </w:p>
        </w:tc>
        <w:tc>
          <w:tcPr>
            <w:tcW w:w="1418" w:type="dxa"/>
            <w:vMerge w:val="restart"/>
            <w:tcBorders>
              <w:top w:val="single" w:sz="12" w:space="0" w:color="auto"/>
            </w:tcBorders>
            <w:noWrap/>
            <w:hideMark/>
          </w:tcPr>
          <w:p w14:paraId="079D7204" w14:textId="77777777" w:rsidR="00AF0947" w:rsidRPr="00DB2E7A" w:rsidRDefault="00AF0947" w:rsidP="008D175F">
            <w:pPr>
              <w:contextualSpacing/>
              <w:rPr>
                <w:rFonts w:cstheme="minorHAnsi"/>
                <w:bCs/>
              </w:rPr>
            </w:pPr>
            <w:r w:rsidRPr="00DB2E7A">
              <w:rPr>
                <w:rFonts w:cstheme="minorHAnsi"/>
                <w:bCs/>
              </w:rPr>
              <w:t>81396</w:t>
            </w:r>
          </w:p>
        </w:tc>
        <w:tc>
          <w:tcPr>
            <w:tcW w:w="1701" w:type="dxa"/>
            <w:tcBorders>
              <w:top w:val="single" w:sz="12" w:space="0" w:color="auto"/>
            </w:tcBorders>
            <w:noWrap/>
            <w:hideMark/>
          </w:tcPr>
          <w:p w14:paraId="3E2BB8A7"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2E57B729" w14:textId="77777777" w:rsidR="00AF0947" w:rsidRPr="00DB2E7A" w:rsidRDefault="00AF0947" w:rsidP="008D175F">
            <w:pPr>
              <w:contextualSpacing/>
              <w:rPr>
                <w:rFonts w:cstheme="minorHAnsi"/>
                <w:bCs/>
              </w:rPr>
            </w:pPr>
            <w:r w:rsidRPr="00DB2E7A">
              <w:rPr>
                <w:rFonts w:cstheme="minorHAnsi"/>
                <w:bCs/>
              </w:rPr>
              <w:t>323</w:t>
            </w:r>
          </w:p>
        </w:tc>
        <w:tc>
          <w:tcPr>
            <w:tcW w:w="1940" w:type="dxa"/>
            <w:tcBorders>
              <w:top w:val="single" w:sz="12" w:space="0" w:color="auto"/>
            </w:tcBorders>
            <w:noWrap/>
            <w:hideMark/>
          </w:tcPr>
          <w:p w14:paraId="761A673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1E3A88C" w14:textId="77777777" w:rsidTr="008D175F">
        <w:trPr>
          <w:trHeight w:val="300"/>
        </w:trPr>
        <w:tc>
          <w:tcPr>
            <w:tcW w:w="852" w:type="dxa"/>
            <w:vMerge/>
            <w:noWrap/>
            <w:hideMark/>
          </w:tcPr>
          <w:p w14:paraId="35D1C291" w14:textId="77777777" w:rsidR="00AF0947" w:rsidRPr="00DB2E7A" w:rsidRDefault="00AF0947" w:rsidP="008D175F">
            <w:pPr>
              <w:contextualSpacing/>
              <w:rPr>
                <w:rFonts w:cstheme="minorHAnsi"/>
                <w:bCs/>
              </w:rPr>
            </w:pPr>
          </w:p>
        </w:tc>
        <w:tc>
          <w:tcPr>
            <w:tcW w:w="1558" w:type="dxa"/>
            <w:vMerge/>
            <w:noWrap/>
            <w:hideMark/>
          </w:tcPr>
          <w:p w14:paraId="4B21FA22" w14:textId="77777777" w:rsidR="00AF0947" w:rsidRPr="00DB2E7A" w:rsidRDefault="00AF0947" w:rsidP="008D175F">
            <w:pPr>
              <w:contextualSpacing/>
              <w:rPr>
                <w:rFonts w:cstheme="minorHAnsi"/>
                <w:bCs/>
              </w:rPr>
            </w:pPr>
          </w:p>
        </w:tc>
        <w:tc>
          <w:tcPr>
            <w:tcW w:w="1418" w:type="dxa"/>
            <w:vMerge/>
            <w:noWrap/>
            <w:hideMark/>
          </w:tcPr>
          <w:p w14:paraId="7185D2CD" w14:textId="77777777" w:rsidR="00AF0947" w:rsidRPr="00DB2E7A" w:rsidRDefault="00AF0947" w:rsidP="008D175F">
            <w:pPr>
              <w:contextualSpacing/>
              <w:rPr>
                <w:rFonts w:cstheme="minorHAnsi"/>
                <w:bCs/>
              </w:rPr>
            </w:pPr>
          </w:p>
        </w:tc>
        <w:tc>
          <w:tcPr>
            <w:tcW w:w="1701" w:type="dxa"/>
            <w:noWrap/>
            <w:hideMark/>
          </w:tcPr>
          <w:p w14:paraId="35F4E441" w14:textId="77777777" w:rsidR="00AF0947" w:rsidRPr="00DB2E7A" w:rsidRDefault="00AF0947" w:rsidP="008D175F">
            <w:pPr>
              <w:contextualSpacing/>
              <w:rPr>
                <w:rFonts w:cstheme="minorHAnsi"/>
                <w:bCs/>
              </w:rPr>
            </w:pPr>
            <w:r w:rsidRPr="00DB2E7A">
              <w:rPr>
                <w:rFonts w:cstheme="minorHAnsi"/>
                <w:bCs/>
              </w:rPr>
              <w:t>2.05</w:t>
            </w:r>
          </w:p>
        </w:tc>
        <w:tc>
          <w:tcPr>
            <w:tcW w:w="1603" w:type="dxa"/>
            <w:noWrap/>
            <w:hideMark/>
          </w:tcPr>
          <w:p w14:paraId="0EE56D1B" w14:textId="77777777" w:rsidR="00AF0947" w:rsidRPr="00DB2E7A" w:rsidRDefault="00AF0947" w:rsidP="008D175F">
            <w:pPr>
              <w:contextualSpacing/>
              <w:rPr>
                <w:rFonts w:cstheme="minorHAnsi"/>
                <w:bCs/>
              </w:rPr>
            </w:pPr>
            <w:r w:rsidRPr="00DB2E7A">
              <w:rPr>
                <w:rFonts w:cstheme="minorHAnsi"/>
                <w:bCs/>
              </w:rPr>
              <w:t>292</w:t>
            </w:r>
          </w:p>
        </w:tc>
        <w:tc>
          <w:tcPr>
            <w:tcW w:w="1940" w:type="dxa"/>
            <w:noWrap/>
            <w:hideMark/>
          </w:tcPr>
          <w:p w14:paraId="12974FF8"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49D03EC6" w14:textId="77777777" w:rsidTr="008D175F">
        <w:trPr>
          <w:trHeight w:val="300"/>
        </w:trPr>
        <w:tc>
          <w:tcPr>
            <w:tcW w:w="852" w:type="dxa"/>
            <w:vMerge/>
            <w:tcBorders>
              <w:bottom w:val="single" w:sz="12" w:space="0" w:color="auto"/>
            </w:tcBorders>
            <w:noWrap/>
            <w:hideMark/>
          </w:tcPr>
          <w:p w14:paraId="25C5D954"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322F3685"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584B5F56"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5E9549F8" w14:textId="77777777" w:rsidR="00AF0947" w:rsidRPr="00DB2E7A" w:rsidRDefault="00AF0947" w:rsidP="008D175F">
            <w:pPr>
              <w:contextualSpacing/>
              <w:rPr>
                <w:rFonts w:cstheme="minorHAnsi"/>
                <w:bCs/>
              </w:rPr>
            </w:pPr>
            <w:r w:rsidRPr="00DB2E7A">
              <w:rPr>
                <w:rFonts w:cstheme="minorHAnsi"/>
                <w:bCs/>
              </w:rPr>
              <w:t>2.18</w:t>
            </w:r>
          </w:p>
        </w:tc>
        <w:tc>
          <w:tcPr>
            <w:tcW w:w="1603" w:type="dxa"/>
            <w:tcBorders>
              <w:bottom w:val="single" w:sz="12" w:space="0" w:color="auto"/>
            </w:tcBorders>
            <w:noWrap/>
            <w:hideMark/>
          </w:tcPr>
          <w:p w14:paraId="2043A63B" w14:textId="77777777" w:rsidR="00AF0947" w:rsidRPr="00DB2E7A" w:rsidRDefault="00AF0947" w:rsidP="008D175F">
            <w:pPr>
              <w:contextualSpacing/>
              <w:rPr>
                <w:rFonts w:cstheme="minorHAnsi"/>
                <w:bCs/>
              </w:rPr>
            </w:pPr>
            <w:r w:rsidRPr="00DB2E7A">
              <w:rPr>
                <w:rFonts w:cstheme="minorHAnsi"/>
                <w:bCs/>
              </w:rPr>
              <w:t>312</w:t>
            </w:r>
          </w:p>
        </w:tc>
        <w:tc>
          <w:tcPr>
            <w:tcW w:w="1940" w:type="dxa"/>
            <w:tcBorders>
              <w:bottom w:val="single" w:sz="12" w:space="0" w:color="auto"/>
            </w:tcBorders>
            <w:noWrap/>
            <w:hideMark/>
          </w:tcPr>
          <w:p w14:paraId="5E4CF7EE"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19A06743" w14:textId="77777777" w:rsidTr="008D175F">
        <w:trPr>
          <w:trHeight w:val="300"/>
        </w:trPr>
        <w:tc>
          <w:tcPr>
            <w:tcW w:w="852" w:type="dxa"/>
            <w:vMerge w:val="restart"/>
            <w:tcBorders>
              <w:top w:val="single" w:sz="12" w:space="0" w:color="auto"/>
            </w:tcBorders>
            <w:noWrap/>
            <w:hideMark/>
          </w:tcPr>
          <w:p w14:paraId="55051F8C" w14:textId="77777777" w:rsidR="00AF0947" w:rsidRPr="00DB2E7A" w:rsidRDefault="00AF0947" w:rsidP="008D175F">
            <w:pPr>
              <w:keepNext/>
              <w:keepLines/>
              <w:contextualSpacing/>
              <w:rPr>
                <w:rFonts w:cstheme="minorHAnsi"/>
                <w:bCs/>
              </w:rPr>
            </w:pPr>
            <w:r w:rsidRPr="00DB2E7A">
              <w:rPr>
                <w:rFonts w:cstheme="minorHAnsi"/>
                <w:bCs/>
              </w:rPr>
              <w:t>6</w:t>
            </w:r>
          </w:p>
        </w:tc>
        <w:tc>
          <w:tcPr>
            <w:tcW w:w="1558" w:type="dxa"/>
            <w:vMerge w:val="restart"/>
            <w:tcBorders>
              <w:top w:val="single" w:sz="12" w:space="0" w:color="auto"/>
            </w:tcBorders>
            <w:noWrap/>
            <w:hideMark/>
          </w:tcPr>
          <w:p w14:paraId="40983419" w14:textId="77777777" w:rsidR="00AF0947" w:rsidRPr="00DB2E7A" w:rsidRDefault="00AF0947" w:rsidP="008D175F">
            <w:pPr>
              <w:keepNext/>
              <w:keepLines/>
              <w:contextualSpacing/>
              <w:rPr>
                <w:rFonts w:cstheme="minorHAnsi"/>
                <w:bCs/>
              </w:rPr>
            </w:pPr>
            <w:r w:rsidRPr="00DB2E7A">
              <w:rPr>
                <w:rFonts w:cstheme="minorHAnsi"/>
                <w:bCs/>
              </w:rPr>
              <w:t>1341</w:t>
            </w:r>
          </w:p>
        </w:tc>
        <w:tc>
          <w:tcPr>
            <w:tcW w:w="1418" w:type="dxa"/>
            <w:vMerge w:val="restart"/>
            <w:tcBorders>
              <w:top w:val="single" w:sz="12" w:space="0" w:color="auto"/>
            </w:tcBorders>
            <w:noWrap/>
            <w:hideMark/>
          </w:tcPr>
          <w:p w14:paraId="2A136EB0" w14:textId="77777777" w:rsidR="00AF0947" w:rsidRPr="00DB2E7A" w:rsidRDefault="00AF0947" w:rsidP="008D175F">
            <w:pPr>
              <w:keepNext/>
              <w:keepLines/>
              <w:contextualSpacing/>
              <w:rPr>
                <w:rFonts w:cstheme="minorHAnsi"/>
                <w:bCs/>
              </w:rPr>
            </w:pPr>
            <w:r w:rsidRPr="00DB2E7A">
              <w:rPr>
                <w:rFonts w:cstheme="minorHAnsi"/>
                <w:bCs/>
              </w:rPr>
              <w:t>15074688</w:t>
            </w:r>
          </w:p>
        </w:tc>
        <w:tc>
          <w:tcPr>
            <w:tcW w:w="1701" w:type="dxa"/>
            <w:tcBorders>
              <w:top w:val="single" w:sz="12" w:space="0" w:color="auto"/>
            </w:tcBorders>
            <w:noWrap/>
            <w:hideMark/>
          </w:tcPr>
          <w:p w14:paraId="468A13FA" w14:textId="77777777" w:rsidR="00AF0947" w:rsidRPr="00DB2E7A" w:rsidRDefault="00AF0947" w:rsidP="008D175F">
            <w:pPr>
              <w:keepNext/>
              <w:keepLines/>
              <w:contextualSpacing/>
              <w:rPr>
                <w:rFonts w:cstheme="minorHAnsi"/>
                <w:bCs/>
              </w:rPr>
            </w:pPr>
            <w:r w:rsidRPr="00DB2E7A">
              <w:rPr>
                <w:rFonts w:cstheme="minorHAnsi"/>
                <w:bCs/>
              </w:rPr>
              <w:t>2.68</w:t>
            </w:r>
          </w:p>
        </w:tc>
        <w:tc>
          <w:tcPr>
            <w:tcW w:w="1603" w:type="dxa"/>
            <w:tcBorders>
              <w:top w:val="single" w:sz="12" w:space="0" w:color="auto"/>
            </w:tcBorders>
            <w:noWrap/>
            <w:hideMark/>
          </w:tcPr>
          <w:p w14:paraId="3A2D46F2" w14:textId="77777777" w:rsidR="00AF0947" w:rsidRPr="00DB2E7A" w:rsidRDefault="00AF0947" w:rsidP="008D175F">
            <w:pPr>
              <w:keepNext/>
              <w:keepLines/>
              <w:contextualSpacing/>
              <w:rPr>
                <w:rFonts w:cstheme="minorHAnsi"/>
                <w:bCs/>
              </w:rPr>
            </w:pPr>
            <w:r w:rsidRPr="00DB2E7A">
              <w:rPr>
                <w:rFonts w:cstheme="minorHAnsi"/>
                <w:bCs/>
              </w:rPr>
              <w:t>447</w:t>
            </w:r>
          </w:p>
        </w:tc>
        <w:tc>
          <w:tcPr>
            <w:tcW w:w="1940" w:type="dxa"/>
            <w:tcBorders>
              <w:top w:val="single" w:sz="12" w:space="0" w:color="auto"/>
            </w:tcBorders>
            <w:noWrap/>
            <w:hideMark/>
          </w:tcPr>
          <w:p w14:paraId="760785AE" w14:textId="77777777" w:rsidR="00AF0947" w:rsidRPr="00DB2E7A" w:rsidRDefault="00AF0947" w:rsidP="008D175F">
            <w:pPr>
              <w:keepNext/>
              <w:keepLines/>
              <w:contextualSpacing/>
              <w:rPr>
                <w:rFonts w:cstheme="minorHAnsi"/>
                <w:bCs/>
              </w:rPr>
            </w:pPr>
            <w:r w:rsidRPr="00DB2E7A">
              <w:rPr>
                <w:rFonts w:cstheme="minorHAnsi"/>
                <w:bCs/>
              </w:rPr>
              <w:t>Max</w:t>
            </w:r>
          </w:p>
        </w:tc>
      </w:tr>
      <w:tr w:rsidR="00AF0947" w:rsidRPr="003B7101" w14:paraId="417D8B55" w14:textId="77777777" w:rsidTr="008D175F">
        <w:trPr>
          <w:trHeight w:val="300"/>
        </w:trPr>
        <w:tc>
          <w:tcPr>
            <w:tcW w:w="852" w:type="dxa"/>
            <w:vMerge/>
            <w:noWrap/>
            <w:hideMark/>
          </w:tcPr>
          <w:p w14:paraId="39A64357" w14:textId="77777777" w:rsidR="00AF0947" w:rsidRPr="00DB2E7A" w:rsidRDefault="00AF0947" w:rsidP="008D175F">
            <w:pPr>
              <w:keepNext/>
              <w:keepLines/>
              <w:contextualSpacing/>
              <w:rPr>
                <w:rFonts w:cstheme="minorHAnsi"/>
                <w:bCs/>
              </w:rPr>
            </w:pPr>
          </w:p>
        </w:tc>
        <w:tc>
          <w:tcPr>
            <w:tcW w:w="1558" w:type="dxa"/>
            <w:vMerge/>
            <w:noWrap/>
            <w:hideMark/>
          </w:tcPr>
          <w:p w14:paraId="3A723DD1" w14:textId="77777777" w:rsidR="00AF0947" w:rsidRPr="00DB2E7A" w:rsidRDefault="00AF0947" w:rsidP="008D175F">
            <w:pPr>
              <w:keepNext/>
              <w:keepLines/>
              <w:contextualSpacing/>
              <w:rPr>
                <w:rFonts w:cstheme="minorHAnsi"/>
                <w:bCs/>
              </w:rPr>
            </w:pPr>
          </w:p>
        </w:tc>
        <w:tc>
          <w:tcPr>
            <w:tcW w:w="1418" w:type="dxa"/>
            <w:vMerge/>
            <w:noWrap/>
            <w:hideMark/>
          </w:tcPr>
          <w:p w14:paraId="4BBA5344" w14:textId="77777777" w:rsidR="00AF0947" w:rsidRPr="00DB2E7A" w:rsidRDefault="00AF0947" w:rsidP="008D175F">
            <w:pPr>
              <w:keepNext/>
              <w:keepLines/>
              <w:contextualSpacing/>
              <w:rPr>
                <w:rFonts w:cstheme="minorHAnsi"/>
                <w:bCs/>
              </w:rPr>
            </w:pPr>
          </w:p>
        </w:tc>
        <w:tc>
          <w:tcPr>
            <w:tcW w:w="1701" w:type="dxa"/>
            <w:noWrap/>
            <w:hideMark/>
          </w:tcPr>
          <w:p w14:paraId="46193776" w14:textId="77777777" w:rsidR="00AF0947" w:rsidRPr="00DB2E7A" w:rsidRDefault="00AF0947" w:rsidP="008D175F">
            <w:pPr>
              <w:keepNext/>
              <w:keepLines/>
              <w:contextualSpacing/>
              <w:rPr>
                <w:rFonts w:cstheme="minorHAnsi"/>
                <w:bCs/>
              </w:rPr>
            </w:pPr>
            <w:r w:rsidRPr="00DB2E7A">
              <w:rPr>
                <w:rFonts w:cstheme="minorHAnsi"/>
                <w:bCs/>
              </w:rPr>
              <w:t>1.06</w:t>
            </w:r>
          </w:p>
        </w:tc>
        <w:tc>
          <w:tcPr>
            <w:tcW w:w="1603" w:type="dxa"/>
            <w:noWrap/>
            <w:hideMark/>
          </w:tcPr>
          <w:p w14:paraId="507188F3" w14:textId="77777777" w:rsidR="00AF0947" w:rsidRPr="00DB2E7A" w:rsidRDefault="00AF0947" w:rsidP="008D175F">
            <w:pPr>
              <w:keepNext/>
              <w:keepLines/>
              <w:contextualSpacing/>
              <w:rPr>
                <w:rFonts w:cstheme="minorHAnsi"/>
                <w:bCs/>
              </w:rPr>
            </w:pPr>
            <w:r w:rsidRPr="00DB2E7A">
              <w:rPr>
                <w:rFonts w:cstheme="minorHAnsi"/>
                <w:bCs/>
              </w:rPr>
              <w:t>177</w:t>
            </w:r>
          </w:p>
        </w:tc>
        <w:tc>
          <w:tcPr>
            <w:tcW w:w="1940" w:type="dxa"/>
            <w:noWrap/>
            <w:hideMark/>
          </w:tcPr>
          <w:p w14:paraId="2E9FBF60" w14:textId="77777777" w:rsidR="00AF0947" w:rsidRPr="00DB2E7A" w:rsidRDefault="00AF0947" w:rsidP="008D175F">
            <w:pPr>
              <w:keepNext/>
              <w:keepLines/>
              <w:contextualSpacing/>
              <w:rPr>
                <w:rFonts w:cstheme="minorHAnsi"/>
                <w:bCs/>
              </w:rPr>
            </w:pPr>
            <w:r w:rsidRPr="00DB2E7A">
              <w:rPr>
                <w:rFonts w:cstheme="minorHAnsi"/>
                <w:bCs/>
              </w:rPr>
              <w:t>Min</w:t>
            </w:r>
          </w:p>
        </w:tc>
      </w:tr>
      <w:tr w:rsidR="00AF0947" w:rsidRPr="003B7101" w14:paraId="55A66F39" w14:textId="77777777" w:rsidTr="008D175F">
        <w:trPr>
          <w:trHeight w:val="300"/>
        </w:trPr>
        <w:tc>
          <w:tcPr>
            <w:tcW w:w="852" w:type="dxa"/>
            <w:vMerge/>
            <w:tcBorders>
              <w:bottom w:val="single" w:sz="12" w:space="0" w:color="auto"/>
            </w:tcBorders>
            <w:noWrap/>
            <w:hideMark/>
          </w:tcPr>
          <w:p w14:paraId="08572455" w14:textId="77777777" w:rsidR="00AF0947" w:rsidRPr="00DB2E7A" w:rsidRDefault="00AF0947" w:rsidP="008D175F">
            <w:pPr>
              <w:keepLines/>
              <w:contextualSpacing/>
              <w:rPr>
                <w:rFonts w:cstheme="minorHAnsi"/>
                <w:bCs/>
              </w:rPr>
            </w:pPr>
          </w:p>
        </w:tc>
        <w:tc>
          <w:tcPr>
            <w:tcW w:w="1558" w:type="dxa"/>
            <w:vMerge/>
            <w:tcBorders>
              <w:bottom w:val="single" w:sz="12" w:space="0" w:color="auto"/>
            </w:tcBorders>
            <w:noWrap/>
            <w:hideMark/>
          </w:tcPr>
          <w:p w14:paraId="12198C4D" w14:textId="77777777" w:rsidR="00AF0947" w:rsidRPr="00DB2E7A" w:rsidRDefault="00AF0947" w:rsidP="008D175F">
            <w:pPr>
              <w:keepLines/>
              <w:contextualSpacing/>
              <w:rPr>
                <w:rFonts w:cstheme="minorHAnsi"/>
                <w:bCs/>
              </w:rPr>
            </w:pPr>
          </w:p>
        </w:tc>
        <w:tc>
          <w:tcPr>
            <w:tcW w:w="1418" w:type="dxa"/>
            <w:vMerge/>
            <w:tcBorders>
              <w:bottom w:val="single" w:sz="12" w:space="0" w:color="auto"/>
            </w:tcBorders>
            <w:noWrap/>
            <w:hideMark/>
          </w:tcPr>
          <w:p w14:paraId="79281B05" w14:textId="77777777" w:rsidR="00AF0947" w:rsidRPr="00DB2E7A" w:rsidRDefault="00AF0947" w:rsidP="008D175F">
            <w:pPr>
              <w:keepLines/>
              <w:contextualSpacing/>
              <w:rPr>
                <w:rFonts w:cstheme="minorHAnsi"/>
                <w:bCs/>
              </w:rPr>
            </w:pPr>
          </w:p>
        </w:tc>
        <w:tc>
          <w:tcPr>
            <w:tcW w:w="1701" w:type="dxa"/>
            <w:tcBorders>
              <w:bottom w:val="single" w:sz="12" w:space="0" w:color="auto"/>
            </w:tcBorders>
            <w:noWrap/>
            <w:hideMark/>
          </w:tcPr>
          <w:p w14:paraId="12A17FBD" w14:textId="77777777" w:rsidR="00AF0947" w:rsidRPr="00DB2E7A" w:rsidRDefault="00AF0947" w:rsidP="008D175F">
            <w:pPr>
              <w:keepLines/>
              <w:contextualSpacing/>
              <w:rPr>
                <w:rFonts w:cstheme="minorHAnsi"/>
                <w:bCs/>
              </w:rPr>
            </w:pPr>
            <w:r w:rsidRPr="00DB2E7A">
              <w:rPr>
                <w:rFonts w:cstheme="minorHAnsi"/>
                <w:bCs/>
              </w:rPr>
              <w:t>2.01</w:t>
            </w:r>
          </w:p>
        </w:tc>
        <w:tc>
          <w:tcPr>
            <w:tcW w:w="1603" w:type="dxa"/>
            <w:tcBorders>
              <w:bottom w:val="single" w:sz="12" w:space="0" w:color="auto"/>
            </w:tcBorders>
            <w:noWrap/>
            <w:hideMark/>
          </w:tcPr>
          <w:p w14:paraId="58AE1EF2" w14:textId="77777777" w:rsidR="00AF0947" w:rsidRPr="00DB2E7A" w:rsidRDefault="00AF0947" w:rsidP="008D175F">
            <w:pPr>
              <w:keepLines/>
              <w:contextualSpacing/>
              <w:rPr>
                <w:rFonts w:cstheme="minorHAnsi"/>
                <w:bCs/>
              </w:rPr>
            </w:pPr>
            <w:r w:rsidRPr="00DB2E7A">
              <w:rPr>
                <w:rFonts w:cstheme="minorHAnsi"/>
                <w:bCs/>
              </w:rPr>
              <w:t>334</w:t>
            </w:r>
          </w:p>
        </w:tc>
        <w:tc>
          <w:tcPr>
            <w:tcW w:w="1940" w:type="dxa"/>
            <w:tcBorders>
              <w:bottom w:val="single" w:sz="12" w:space="0" w:color="auto"/>
            </w:tcBorders>
            <w:noWrap/>
            <w:hideMark/>
          </w:tcPr>
          <w:p w14:paraId="2AE606FA" w14:textId="77777777" w:rsidR="00AF0947" w:rsidRPr="00DB2E7A" w:rsidRDefault="00AF0947" w:rsidP="008D175F">
            <w:pPr>
              <w:keepLines/>
              <w:contextualSpacing/>
              <w:rPr>
                <w:rFonts w:cstheme="minorHAnsi"/>
                <w:bCs/>
              </w:rPr>
            </w:pPr>
            <w:r w:rsidRPr="00DB2E7A">
              <w:rPr>
                <w:rFonts w:cstheme="minorHAnsi"/>
                <w:bCs/>
              </w:rPr>
              <w:t>Mean</w:t>
            </w:r>
          </w:p>
        </w:tc>
      </w:tr>
      <w:tr w:rsidR="00AF0947" w:rsidRPr="003B7101" w14:paraId="4732697B" w14:textId="77777777" w:rsidTr="008D175F">
        <w:trPr>
          <w:trHeight w:val="300"/>
        </w:trPr>
        <w:tc>
          <w:tcPr>
            <w:tcW w:w="852" w:type="dxa"/>
            <w:vMerge w:val="restart"/>
            <w:tcBorders>
              <w:top w:val="single" w:sz="12" w:space="0" w:color="auto"/>
            </w:tcBorders>
            <w:noWrap/>
            <w:hideMark/>
          </w:tcPr>
          <w:p w14:paraId="6D05C5B4" w14:textId="77777777" w:rsidR="00AF0947" w:rsidRPr="00DB2E7A" w:rsidRDefault="00AF0947" w:rsidP="008D175F">
            <w:pPr>
              <w:contextualSpacing/>
              <w:rPr>
                <w:rFonts w:cstheme="minorHAnsi"/>
                <w:bCs/>
              </w:rPr>
            </w:pPr>
            <w:r w:rsidRPr="00DB2E7A">
              <w:rPr>
                <w:rFonts w:cstheme="minorHAnsi"/>
                <w:bCs/>
              </w:rPr>
              <w:t>5</w:t>
            </w:r>
          </w:p>
        </w:tc>
        <w:tc>
          <w:tcPr>
            <w:tcW w:w="1558" w:type="dxa"/>
            <w:vMerge w:val="restart"/>
            <w:tcBorders>
              <w:top w:val="single" w:sz="12" w:space="0" w:color="auto"/>
            </w:tcBorders>
            <w:noWrap/>
            <w:hideMark/>
          </w:tcPr>
          <w:p w14:paraId="117E8F18" w14:textId="77777777" w:rsidR="00AF0947" w:rsidRPr="00DB2E7A" w:rsidRDefault="00AF0947" w:rsidP="008D175F">
            <w:pPr>
              <w:contextualSpacing/>
              <w:rPr>
                <w:rFonts w:cstheme="minorHAnsi"/>
                <w:bCs/>
              </w:rPr>
            </w:pPr>
            <w:r w:rsidRPr="00DB2E7A">
              <w:rPr>
                <w:rFonts w:cstheme="minorHAnsi"/>
                <w:bCs/>
              </w:rPr>
              <w:t>116</w:t>
            </w:r>
          </w:p>
        </w:tc>
        <w:tc>
          <w:tcPr>
            <w:tcW w:w="1418" w:type="dxa"/>
            <w:vMerge w:val="restart"/>
            <w:tcBorders>
              <w:top w:val="single" w:sz="12" w:space="0" w:color="auto"/>
            </w:tcBorders>
            <w:noWrap/>
            <w:hideMark/>
          </w:tcPr>
          <w:p w14:paraId="3F443335" w14:textId="77777777" w:rsidR="00AF0947" w:rsidRPr="00DB2E7A" w:rsidRDefault="00AF0947" w:rsidP="008D175F">
            <w:pPr>
              <w:contextualSpacing/>
              <w:rPr>
                <w:rFonts w:cstheme="minorHAnsi"/>
                <w:bCs/>
              </w:rPr>
            </w:pPr>
            <w:r w:rsidRPr="00DB2E7A">
              <w:rPr>
                <w:rFonts w:cstheme="minorHAnsi"/>
                <w:bCs/>
              </w:rPr>
              <w:t>1168285</w:t>
            </w:r>
          </w:p>
        </w:tc>
        <w:tc>
          <w:tcPr>
            <w:tcW w:w="1701" w:type="dxa"/>
            <w:tcBorders>
              <w:top w:val="single" w:sz="12" w:space="0" w:color="auto"/>
            </w:tcBorders>
            <w:noWrap/>
            <w:hideMark/>
          </w:tcPr>
          <w:p w14:paraId="366D4787"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195DE6A1" w14:textId="77777777" w:rsidR="00AF0947" w:rsidRPr="00DB2E7A" w:rsidRDefault="00AF0947" w:rsidP="008D175F">
            <w:pPr>
              <w:contextualSpacing/>
              <w:rPr>
                <w:rFonts w:cstheme="minorHAnsi"/>
                <w:bCs/>
              </w:rPr>
            </w:pPr>
            <w:r w:rsidRPr="00DB2E7A">
              <w:rPr>
                <w:rFonts w:cstheme="minorHAnsi"/>
                <w:bCs/>
              </w:rPr>
              <w:t>600</w:t>
            </w:r>
          </w:p>
        </w:tc>
        <w:tc>
          <w:tcPr>
            <w:tcW w:w="1940" w:type="dxa"/>
            <w:tcBorders>
              <w:top w:val="single" w:sz="12" w:space="0" w:color="auto"/>
            </w:tcBorders>
            <w:noWrap/>
            <w:hideMark/>
          </w:tcPr>
          <w:p w14:paraId="42656722"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49FF902F" w14:textId="77777777" w:rsidTr="008D175F">
        <w:trPr>
          <w:trHeight w:val="300"/>
        </w:trPr>
        <w:tc>
          <w:tcPr>
            <w:tcW w:w="852" w:type="dxa"/>
            <w:vMerge/>
            <w:noWrap/>
            <w:hideMark/>
          </w:tcPr>
          <w:p w14:paraId="74055D43" w14:textId="77777777" w:rsidR="00AF0947" w:rsidRPr="00DB2E7A" w:rsidRDefault="00AF0947" w:rsidP="008D175F">
            <w:pPr>
              <w:contextualSpacing/>
              <w:rPr>
                <w:rFonts w:cstheme="minorHAnsi"/>
                <w:bCs/>
              </w:rPr>
            </w:pPr>
          </w:p>
        </w:tc>
        <w:tc>
          <w:tcPr>
            <w:tcW w:w="1558" w:type="dxa"/>
            <w:vMerge/>
            <w:noWrap/>
            <w:hideMark/>
          </w:tcPr>
          <w:p w14:paraId="0CD7BB6B" w14:textId="77777777" w:rsidR="00AF0947" w:rsidRPr="00DB2E7A" w:rsidRDefault="00AF0947" w:rsidP="008D175F">
            <w:pPr>
              <w:contextualSpacing/>
              <w:rPr>
                <w:rFonts w:cstheme="minorHAnsi"/>
                <w:bCs/>
              </w:rPr>
            </w:pPr>
          </w:p>
        </w:tc>
        <w:tc>
          <w:tcPr>
            <w:tcW w:w="1418" w:type="dxa"/>
            <w:vMerge/>
            <w:noWrap/>
            <w:hideMark/>
          </w:tcPr>
          <w:p w14:paraId="4B3DB6E3" w14:textId="77777777" w:rsidR="00AF0947" w:rsidRPr="00DB2E7A" w:rsidRDefault="00AF0947" w:rsidP="008D175F">
            <w:pPr>
              <w:contextualSpacing/>
              <w:rPr>
                <w:rFonts w:cstheme="minorHAnsi"/>
                <w:bCs/>
              </w:rPr>
            </w:pPr>
          </w:p>
        </w:tc>
        <w:tc>
          <w:tcPr>
            <w:tcW w:w="1701" w:type="dxa"/>
            <w:noWrap/>
            <w:hideMark/>
          </w:tcPr>
          <w:p w14:paraId="199DF317" w14:textId="77777777" w:rsidR="00AF0947" w:rsidRPr="00DB2E7A" w:rsidRDefault="00AF0947" w:rsidP="008D175F">
            <w:pPr>
              <w:contextualSpacing/>
              <w:rPr>
                <w:rFonts w:cstheme="minorHAnsi"/>
                <w:bCs/>
              </w:rPr>
            </w:pPr>
            <w:r w:rsidRPr="00DB2E7A">
              <w:rPr>
                <w:rFonts w:cstheme="minorHAnsi"/>
                <w:bCs/>
              </w:rPr>
              <w:t>1.12</w:t>
            </w:r>
          </w:p>
        </w:tc>
        <w:tc>
          <w:tcPr>
            <w:tcW w:w="1603" w:type="dxa"/>
            <w:noWrap/>
            <w:hideMark/>
          </w:tcPr>
          <w:p w14:paraId="5B837DEA" w14:textId="77777777" w:rsidR="00AF0947" w:rsidRPr="00DB2E7A" w:rsidRDefault="00AF0947" w:rsidP="008D175F">
            <w:pPr>
              <w:contextualSpacing/>
              <w:rPr>
                <w:rFonts w:cstheme="minorHAnsi"/>
                <w:bCs/>
              </w:rPr>
            </w:pPr>
            <w:r w:rsidRPr="00DB2E7A">
              <w:rPr>
                <w:rFonts w:cstheme="minorHAnsi"/>
                <w:bCs/>
              </w:rPr>
              <w:t>224</w:t>
            </w:r>
          </w:p>
        </w:tc>
        <w:tc>
          <w:tcPr>
            <w:tcW w:w="1940" w:type="dxa"/>
            <w:noWrap/>
            <w:hideMark/>
          </w:tcPr>
          <w:p w14:paraId="5E825B90"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632E472" w14:textId="77777777" w:rsidTr="008D175F">
        <w:trPr>
          <w:trHeight w:val="300"/>
        </w:trPr>
        <w:tc>
          <w:tcPr>
            <w:tcW w:w="852" w:type="dxa"/>
            <w:vMerge/>
            <w:tcBorders>
              <w:bottom w:val="single" w:sz="12" w:space="0" w:color="auto"/>
            </w:tcBorders>
            <w:noWrap/>
            <w:hideMark/>
          </w:tcPr>
          <w:p w14:paraId="6C4B31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1BC9ABBA"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22CDB8F1"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493CBC22" w14:textId="77777777" w:rsidR="00AF0947" w:rsidRPr="00DB2E7A" w:rsidRDefault="00AF0947" w:rsidP="008D175F">
            <w:pPr>
              <w:contextualSpacing/>
              <w:rPr>
                <w:rFonts w:cstheme="minorHAnsi"/>
                <w:bCs/>
              </w:rPr>
            </w:pPr>
            <w:r w:rsidRPr="00DB2E7A">
              <w:rPr>
                <w:rFonts w:cstheme="minorHAnsi"/>
                <w:bCs/>
              </w:rPr>
              <w:t>1.99</w:t>
            </w:r>
          </w:p>
        </w:tc>
        <w:tc>
          <w:tcPr>
            <w:tcW w:w="1603" w:type="dxa"/>
            <w:tcBorders>
              <w:bottom w:val="single" w:sz="12" w:space="0" w:color="auto"/>
            </w:tcBorders>
            <w:noWrap/>
            <w:hideMark/>
          </w:tcPr>
          <w:p w14:paraId="3A0A423D" w14:textId="77777777" w:rsidR="00AF0947" w:rsidRPr="00DB2E7A" w:rsidRDefault="00AF0947" w:rsidP="008D175F">
            <w:pPr>
              <w:contextualSpacing/>
              <w:rPr>
                <w:rFonts w:cstheme="minorHAnsi"/>
                <w:bCs/>
              </w:rPr>
            </w:pPr>
            <w:r w:rsidRPr="00DB2E7A">
              <w:rPr>
                <w:rFonts w:cstheme="minorHAnsi"/>
                <w:bCs/>
              </w:rPr>
              <w:t>398</w:t>
            </w:r>
          </w:p>
        </w:tc>
        <w:tc>
          <w:tcPr>
            <w:tcW w:w="1940" w:type="dxa"/>
            <w:tcBorders>
              <w:bottom w:val="single" w:sz="12" w:space="0" w:color="auto"/>
            </w:tcBorders>
            <w:noWrap/>
            <w:hideMark/>
          </w:tcPr>
          <w:p w14:paraId="369BE87D"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6449AC03" w14:textId="77777777" w:rsidTr="008D175F">
        <w:trPr>
          <w:trHeight w:val="300"/>
        </w:trPr>
        <w:tc>
          <w:tcPr>
            <w:tcW w:w="852" w:type="dxa"/>
            <w:vMerge w:val="restart"/>
            <w:tcBorders>
              <w:top w:val="single" w:sz="12" w:space="0" w:color="auto"/>
            </w:tcBorders>
            <w:noWrap/>
            <w:hideMark/>
          </w:tcPr>
          <w:p w14:paraId="3972A582" w14:textId="77777777" w:rsidR="00AF0947" w:rsidRPr="00DB2E7A" w:rsidRDefault="00AF0947" w:rsidP="008D175F">
            <w:pPr>
              <w:contextualSpacing/>
              <w:rPr>
                <w:rFonts w:cstheme="minorHAnsi"/>
                <w:bCs/>
              </w:rPr>
            </w:pPr>
            <w:r w:rsidRPr="00DB2E7A">
              <w:rPr>
                <w:rFonts w:cstheme="minorHAnsi"/>
                <w:bCs/>
              </w:rPr>
              <w:t>4</w:t>
            </w:r>
          </w:p>
        </w:tc>
        <w:tc>
          <w:tcPr>
            <w:tcW w:w="1558" w:type="dxa"/>
            <w:vMerge w:val="restart"/>
            <w:tcBorders>
              <w:top w:val="single" w:sz="12" w:space="0" w:color="auto"/>
            </w:tcBorders>
            <w:noWrap/>
            <w:hideMark/>
          </w:tcPr>
          <w:p w14:paraId="7E4439A0" w14:textId="77777777" w:rsidR="00AF0947" w:rsidRPr="00DB2E7A" w:rsidRDefault="00AF0947" w:rsidP="008D175F">
            <w:pPr>
              <w:contextualSpacing/>
              <w:rPr>
                <w:rFonts w:cstheme="minorHAnsi"/>
                <w:bCs/>
              </w:rPr>
            </w:pPr>
            <w:r w:rsidRPr="00DB2E7A">
              <w:rPr>
                <w:rFonts w:cstheme="minorHAnsi"/>
                <w:bCs/>
              </w:rPr>
              <w:t>23</w:t>
            </w:r>
          </w:p>
        </w:tc>
        <w:tc>
          <w:tcPr>
            <w:tcW w:w="1418" w:type="dxa"/>
            <w:vMerge w:val="restart"/>
            <w:tcBorders>
              <w:top w:val="single" w:sz="12" w:space="0" w:color="auto"/>
            </w:tcBorders>
            <w:noWrap/>
            <w:hideMark/>
          </w:tcPr>
          <w:p w14:paraId="1A63A151" w14:textId="77777777" w:rsidR="00AF0947" w:rsidRPr="00DB2E7A" w:rsidRDefault="00AF0947" w:rsidP="008D175F">
            <w:pPr>
              <w:contextualSpacing/>
              <w:rPr>
                <w:rFonts w:cstheme="minorHAnsi"/>
                <w:bCs/>
              </w:rPr>
            </w:pPr>
            <w:r w:rsidRPr="00DB2E7A">
              <w:rPr>
                <w:rFonts w:cstheme="minorHAnsi"/>
                <w:bCs/>
              </w:rPr>
              <w:t>149088</w:t>
            </w:r>
          </w:p>
        </w:tc>
        <w:tc>
          <w:tcPr>
            <w:tcW w:w="1701" w:type="dxa"/>
            <w:tcBorders>
              <w:top w:val="single" w:sz="12" w:space="0" w:color="auto"/>
            </w:tcBorders>
            <w:noWrap/>
            <w:hideMark/>
          </w:tcPr>
          <w:p w14:paraId="7B30735E" w14:textId="77777777" w:rsidR="00AF0947" w:rsidRPr="00DB2E7A" w:rsidRDefault="00AF0947" w:rsidP="008D175F">
            <w:pPr>
              <w:contextualSpacing/>
              <w:rPr>
                <w:rFonts w:cstheme="minorHAnsi"/>
                <w:bCs/>
              </w:rPr>
            </w:pPr>
            <w:r w:rsidRPr="00DB2E7A">
              <w:rPr>
                <w:rFonts w:cstheme="minorHAnsi"/>
                <w:bCs/>
              </w:rPr>
              <w:t>2.26</w:t>
            </w:r>
          </w:p>
        </w:tc>
        <w:tc>
          <w:tcPr>
            <w:tcW w:w="1603" w:type="dxa"/>
            <w:tcBorders>
              <w:top w:val="single" w:sz="12" w:space="0" w:color="auto"/>
            </w:tcBorders>
            <w:noWrap/>
            <w:hideMark/>
          </w:tcPr>
          <w:p w14:paraId="0CC6E047" w14:textId="77777777" w:rsidR="00AF0947" w:rsidRPr="00DB2E7A" w:rsidRDefault="00AF0947" w:rsidP="008D175F">
            <w:pPr>
              <w:contextualSpacing/>
              <w:rPr>
                <w:rFonts w:cstheme="minorHAnsi"/>
                <w:bCs/>
              </w:rPr>
            </w:pPr>
            <w:r w:rsidRPr="00DB2E7A">
              <w:rPr>
                <w:rFonts w:cstheme="minorHAnsi"/>
                <w:bCs/>
              </w:rPr>
              <w:t>566</w:t>
            </w:r>
          </w:p>
        </w:tc>
        <w:tc>
          <w:tcPr>
            <w:tcW w:w="1940" w:type="dxa"/>
            <w:tcBorders>
              <w:top w:val="single" w:sz="12" w:space="0" w:color="auto"/>
            </w:tcBorders>
            <w:noWrap/>
            <w:hideMark/>
          </w:tcPr>
          <w:p w14:paraId="4496B279"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3639CBC2" w14:textId="77777777" w:rsidTr="008D175F">
        <w:trPr>
          <w:trHeight w:val="300"/>
        </w:trPr>
        <w:tc>
          <w:tcPr>
            <w:tcW w:w="852" w:type="dxa"/>
            <w:vMerge/>
            <w:noWrap/>
            <w:hideMark/>
          </w:tcPr>
          <w:p w14:paraId="7958EA0B" w14:textId="77777777" w:rsidR="00AF0947" w:rsidRPr="00DB2E7A" w:rsidRDefault="00AF0947" w:rsidP="008D175F">
            <w:pPr>
              <w:contextualSpacing/>
              <w:rPr>
                <w:rFonts w:cstheme="minorHAnsi"/>
                <w:bCs/>
              </w:rPr>
            </w:pPr>
          </w:p>
        </w:tc>
        <w:tc>
          <w:tcPr>
            <w:tcW w:w="1558" w:type="dxa"/>
            <w:vMerge/>
            <w:noWrap/>
            <w:hideMark/>
          </w:tcPr>
          <w:p w14:paraId="6317AAF8" w14:textId="77777777" w:rsidR="00AF0947" w:rsidRPr="00DB2E7A" w:rsidRDefault="00AF0947" w:rsidP="008D175F">
            <w:pPr>
              <w:contextualSpacing/>
              <w:rPr>
                <w:rFonts w:cstheme="minorHAnsi"/>
                <w:bCs/>
              </w:rPr>
            </w:pPr>
          </w:p>
        </w:tc>
        <w:tc>
          <w:tcPr>
            <w:tcW w:w="1418" w:type="dxa"/>
            <w:vMerge/>
            <w:noWrap/>
            <w:hideMark/>
          </w:tcPr>
          <w:p w14:paraId="1E06D96B" w14:textId="77777777" w:rsidR="00AF0947" w:rsidRPr="00DB2E7A" w:rsidRDefault="00AF0947" w:rsidP="008D175F">
            <w:pPr>
              <w:contextualSpacing/>
              <w:rPr>
                <w:rFonts w:cstheme="minorHAnsi"/>
                <w:bCs/>
              </w:rPr>
            </w:pPr>
          </w:p>
        </w:tc>
        <w:tc>
          <w:tcPr>
            <w:tcW w:w="1701" w:type="dxa"/>
            <w:noWrap/>
            <w:hideMark/>
          </w:tcPr>
          <w:p w14:paraId="07CF91E0" w14:textId="77777777" w:rsidR="00AF0947" w:rsidRPr="00DB2E7A" w:rsidRDefault="00AF0947" w:rsidP="008D175F">
            <w:pPr>
              <w:contextualSpacing/>
              <w:rPr>
                <w:rFonts w:cstheme="minorHAnsi"/>
                <w:bCs/>
              </w:rPr>
            </w:pPr>
            <w:r w:rsidRPr="00DB2E7A">
              <w:rPr>
                <w:rFonts w:cstheme="minorHAnsi"/>
                <w:bCs/>
              </w:rPr>
              <w:t>1.57</w:t>
            </w:r>
          </w:p>
        </w:tc>
        <w:tc>
          <w:tcPr>
            <w:tcW w:w="1603" w:type="dxa"/>
            <w:noWrap/>
            <w:hideMark/>
          </w:tcPr>
          <w:p w14:paraId="411BF419" w14:textId="77777777" w:rsidR="00AF0947" w:rsidRPr="00DB2E7A" w:rsidRDefault="00AF0947" w:rsidP="008D175F">
            <w:pPr>
              <w:contextualSpacing/>
              <w:rPr>
                <w:rFonts w:cstheme="minorHAnsi"/>
                <w:bCs/>
              </w:rPr>
            </w:pPr>
            <w:r w:rsidRPr="00DB2E7A">
              <w:rPr>
                <w:rFonts w:cstheme="minorHAnsi"/>
                <w:bCs/>
              </w:rPr>
              <w:t>393</w:t>
            </w:r>
          </w:p>
        </w:tc>
        <w:tc>
          <w:tcPr>
            <w:tcW w:w="1940" w:type="dxa"/>
            <w:noWrap/>
            <w:hideMark/>
          </w:tcPr>
          <w:p w14:paraId="687045FC"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15FCD276" w14:textId="77777777" w:rsidTr="008D175F">
        <w:trPr>
          <w:trHeight w:val="300"/>
        </w:trPr>
        <w:tc>
          <w:tcPr>
            <w:tcW w:w="852" w:type="dxa"/>
            <w:vMerge/>
            <w:tcBorders>
              <w:bottom w:val="single" w:sz="12" w:space="0" w:color="auto"/>
            </w:tcBorders>
            <w:noWrap/>
            <w:hideMark/>
          </w:tcPr>
          <w:p w14:paraId="624AAAF0"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658CB4BE"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1FECB04"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06BF4B2C" w14:textId="77777777" w:rsidR="00AF0947" w:rsidRPr="00DB2E7A" w:rsidRDefault="00AF0947" w:rsidP="008D175F">
            <w:pPr>
              <w:contextualSpacing/>
              <w:rPr>
                <w:rFonts w:cstheme="minorHAnsi"/>
                <w:bCs/>
              </w:rPr>
            </w:pPr>
            <w:r w:rsidRPr="00DB2E7A">
              <w:rPr>
                <w:rFonts w:cstheme="minorHAnsi"/>
                <w:bCs/>
              </w:rPr>
              <w:t>1.88</w:t>
            </w:r>
          </w:p>
        </w:tc>
        <w:tc>
          <w:tcPr>
            <w:tcW w:w="1603" w:type="dxa"/>
            <w:tcBorders>
              <w:bottom w:val="single" w:sz="12" w:space="0" w:color="auto"/>
            </w:tcBorders>
            <w:noWrap/>
            <w:hideMark/>
          </w:tcPr>
          <w:p w14:paraId="73B38DFB" w14:textId="77777777" w:rsidR="00AF0947" w:rsidRPr="00DB2E7A" w:rsidRDefault="00AF0947" w:rsidP="008D175F">
            <w:pPr>
              <w:contextualSpacing/>
              <w:rPr>
                <w:rFonts w:cstheme="minorHAnsi"/>
                <w:bCs/>
              </w:rPr>
            </w:pPr>
            <w:r w:rsidRPr="00DB2E7A">
              <w:rPr>
                <w:rFonts w:cstheme="minorHAnsi"/>
                <w:bCs/>
              </w:rPr>
              <w:t>471</w:t>
            </w:r>
          </w:p>
        </w:tc>
        <w:tc>
          <w:tcPr>
            <w:tcW w:w="1940" w:type="dxa"/>
            <w:tcBorders>
              <w:bottom w:val="single" w:sz="12" w:space="0" w:color="auto"/>
            </w:tcBorders>
            <w:noWrap/>
            <w:hideMark/>
          </w:tcPr>
          <w:p w14:paraId="4A5ABC76"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38FB37A3" w14:textId="77777777" w:rsidTr="008D175F">
        <w:trPr>
          <w:trHeight w:val="300"/>
        </w:trPr>
        <w:tc>
          <w:tcPr>
            <w:tcW w:w="852" w:type="dxa"/>
            <w:vMerge w:val="restart"/>
            <w:tcBorders>
              <w:top w:val="single" w:sz="12" w:space="0" w:color="auto"/>
            </w:tcBorders>
            <w:noWrap/>
            <w:hideMark/>
          </w:tcPr>
          <w:p w14:paraId="1F22B94F" w14:textId="77777777" w:rsidR="00AF0947" w:rsidRPr="00DB2E7A" w:rsidRDefault="00AF0947" w:rsidP="008D175F">
            <w:pPr>
              <w:contextualSpacing/>
              <w:rPr>
                <w:rFonts w:cstheme="minorHAnsi"/>
                <w:bCs/>
              </w:rPr>
            </w:pPr>
            <w:r w:rsidRPr="00DB2E7A">
              <w:rPr>
                <w:rFonts w:cstheme="minorHAnsi"/>
                <w:bCs/>
              </w:rPr>
              <w:t>3</w:t>
            </w:r>
          </w:p>
        </w:tc>
        <w:tc>
          <w:tcPr>
            <w:tcW w:w="1558" w:type="dxa"/>
            <w:vMerge w:val="restart"/>
            <w:tcBorders>
              <w:top w:val="single" w:sz="12" w:space="0" w:color="auto"/>
            </w:tcBorders>
            <w:noWrap/>
            <w:hideMark/>
          </w:tcPr>
          <w:p w14:paraId="122BC745" w14:textId="77777777" w:rsidR="00AF0947" w:rsidRPr="00DB2E7A" w:rsidRDefault="00AF0947" w:rsidP="008D175F">
            <w:pPr>
              <w:contextualSpacing/>
              <w:rPr>
                <w:rFonts w:cstheme="minorHAnsi"/>
                <w:bCs/>
              </w:rPr>
            </w:pPr>
            <w:r w:rsidRPr="00DB2E7A">
              <w:rPr>
                <w:rFonts w:cstheme="minorHAnsi"/>
                <w:bCs/>
              </w:rPr>
              <w:t>12</w:t>
            </w:r>
          </w:p>
        </w:tc>
        <w:tc>
          <w:tcPr>
            <w:tcW w:w="1418" w:type="dxa"/>
            <w:vMerge w:val="restart"/>
            <w:tcBorders>
              <w:top w:val="single" w:sz="12" w:space="0" w:color="auto"/>
            </w:tcBorders>
            <w:noWrap/>
            <w:hideMark/>
          </w:tcPr>
          <w:p w14:paraId="3488650E" w14:textId="77777777" w:rsidR="00AF0947" w:rsidRPr="00DB2E7A" w:rsidRDefault="00AF0947" w:rsidP="008D175F">
            <w:pPr>
              <w:contextualSpacing/>
              <w:rPr>
                <w:rFonts w:cstheme="minorHAnsi"/>
                <w:bCs/>
              </w:rPr>
            </w:pPr>
            <w:r w:rsidRPr="00DB2E7A">
              <w:rPr>
                <w:rFonts w:cstheme="minorHAnsi"/>
                <w:bCs/>
              </w:rPr>
              <w:t>45432</w:t>
            </w:r>
          </w:p>
        </w:tc>
        <w:tc>
          <w:tcPr>
            <w:tcW w:w="1701" w:type="dxa"/>
            <w:tcBorders>
              <w:top w:val="single" w:sz="12" w:space="0" w:color="auto"/>
            </w:tcBorders>
            <w:noWrap/>
            <w:hideMark/>
          </w:tcPr>
          <w:p w14:paraId="6F998C65" w14:textId="77777777" w:rsidR="00AF0947" w:rsidRPr="00DB2E7A" w:rsidRDefault="00AF0947" w:rsidP="008D175F">
            <w:pPr>
              <w:contextualSpacing/>
              <w:rPr>
                <w:rFonts w:cstheme="minorHAnsi"/>
                <w:bCs/>
              </w:rPr>
            </w:pPr>
            <w:r w:rsidRPr="00DB2E7A">
              <w:rPr>
                <w:rFonts w:cstheme="minorHAnsi"/>
                <w:bCs/>
              </w:rPr>
              <w:t>2.10</w:t>
            </w:r>
          </w:p>
        </w:tc>
        <w:tc>
          <w:tcPr>
            <w:tcW w:w="1603" w:type="dxa"/>
            <w:tcBorders>
              <w:top w:val="single" w:sz="12" w:space="0" w:color="auto"/>
            </w:tcBorders>
            <w:noWrap/>
            <w:hideMark/>
          </w:tcPr>
          <w:p w14:paraId="70ABF560"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0FF1594A"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5D5468ED" w14:textId="77777777" w:rsidTr="008D175F">
        <w:trPr>
          <w:trHeight w:val="300"/>
        </w:trPr>
        <w:tc>
          <w:tcPr>
            <w:tcW w:w="852" w:type="dxa"/>
            <w:vMerge/>
            <w:noWrap/>
            <w:hideMark/>
          </w:tcPr>
          <w:p w14:paraId="18923432" w14:textId="77777777" w:rsidR="00AF0947" w:rsidRPr="00DB2E7A" w:rsidRDefault="00AF0947" w:rsidP="008D175F">
            <w:pPr>
              <w:contextualSpacing/>
              <w:rPr>
                <w:rFonts w:cstheme="minorHAnsi"/>
                <w:bCs/>
              </w:rPr>
            </w:pPr>
          </w:p>
        </w:tc>
        <w:tc>
          <w:tcPr>
            <w:tcW w:w="1558" w:type="dxa"/>
            <w:vMerge/>
            <w:noWrap/>
            <w:hideMark/>
          </w:tcPr>
          <w:p w14:paraId="3BE91CAF" w14:textId="77777777" w:rsidR="00AF0947" w:rsidRPr="00DB2E7A" w:rsidRDefault="00AF0947" w:rsidP="008D175F">
            <w:pPr>
              <w:contextualSpacing/>
              <w:rPr>
                <w:rFonts w:cstheme="minorHAnsi"/>
                <w:bCs/>
              </w:rPr>
            </w:pPr>
          </w:p>
        </w:tc>
        <w:tc>
          <w:tcPr>
            <w:tcW w:w="1418" w:type="dxa"/>
            <w:vMerge/>
            <w:noWrap/>
            <w:hideMark/>
          </w:tcPr>
          <w:p w14:paraId="78FE3A17" w14:textId="77777777" w:rsidR="00AF0947" w:rsidRPr="00DB2E7A" w:rsidRDefault="00AF0947" w:rsidP="008D175F">
            <w:pPr>
              <w:contextualSpacing/>
              <w:rPr>
                <w:rFonts w:cstheme="minorHAnsi"/>
                <w:bCs/>
              </w:rPr>
            </w:pPr>
          </w:p>
        </w:tc>
        <w:tc>
          <w:tcPr>
            <w:tcW w:w="1701" w:type="dxa"/>
            <w:noWrap/>
            <w:hideMark/>
          </w:tcPr>
          <w:p w14:paraId="4C07805D" w14:textId="77777777" w:rsidR="00AF0947" w:rsidRPr="00DB2E7A" w:rsidRDefault="00AF0947" w:rsidP="008D175F">
            <w:pPr>
              <w:contextualSpacing/>
              <w:rPr>
                <w:rFonts w:cstheme="minorHAnsi"/>
                <w:bCs/>
              </w:rPr>
            </w:pPr>
            <w:r w:rsidRPr="00DB2E7A">
              <w:rPr>
                <w:rFonts w:cstheme="minorHAnsi"/>
                <w:bCs/>
              </w:rPr>
              <w:t>1.67</w:t>
            </w:r>
          </w:p>
        </w:tc>
        <w:tc>
          <w:tcPr>
            <w:tcW w:w="1603" w:type="dxa"/>
            <w:noWrap/>
            <w:hideMark/>
          </w:tcPr>
          <w:p w14:paraId="56D43AF0" w14:textId="77777777" w:rsidR="00AF0947" w:rsidRPr="00DB2E7A" w:rsidRDefault="00AF0947" w:rsidP="008D175F">
            <w:pPr>
              <w:contextualSpacing/>
              <w:rPr>
                <w:rFonts w:cstheme="minorHAnsi"/>
                <w:bCs/>
              </w:rPr>
            </w:pPr>
            <w:r w:rsidRPr="00DB2E7A">
              <w:rPr>
                <w:rFonts w:cstheme="minorHAnsi"/>
                <w:bCs/>
              </w:rPr>
              <w:t>556</w:t>
            </w:r>
          </w:p>
        </w:tc>
        <w:tc>
          <w:tcPr>
            <w:tcW w:w="1940" w:type="dxa"/>
            <w:noWrap/>
            <w:hideMark/>
          </w:tcPr>
          <w:p w14:paraId="26E5EA26" w14:textId="77777777" w:rsidR="00AF0947" w:rsidRPr="00DB2E7A" w:rsidRDefault="00AF0947" w:rsidP="008D175F">
            <w:pPr>
              <w:contextualSpacing/>
              <w:rPr>
                <w:rFonts w:cstheme="minorHAnsi"/>
                <w:bCs/>
              </w:rPr>
            </w:pPr>
            <w:r w:rsidRPr="00DB2E7A">
              <w:rPr>
                <w:rFonts w:cstheme="minorHAnsi"/>
                <w:bCs/>
              </w:rPr>
              <w:t>Min</w:t>
            </w:r>
          </w:p>
        </w:tc>
      </w:tr>
      <w:tr w:rsidR="00AF0947" w:rsidRPr="003B7101" w14:paraId="2D14BAB2" w14:textId="77777777" w:rsidTr="008D175F">
        <w:trPr>
          <w:trHeight w:val="300"/>
        </w:trPr>
        <w:tc>
          <w:tcPr>
            <w:tcW w:w="852" w:type="dxa"/>
            <w:vMerge/>
            <w:tcBorders>
              <w:bottom w:val="single" w:sz="12" w:space="0" w:color="auto"/>
            </w:tcBorders>
            <w:noWrap/>
            <w:hideMark/>
          </w:tcPr>
          <w:p w14:paraId="0A4A43FD" w14:textId="77777777" w:rsidR="00AF0947" w:rsidRPr="00DB2E7A" w:rsidRDefault="00AF0947" w:rsidP="008D175F">
            <w:pPr>
              <w:contextualSpacing/>
              <w:rPr>
                <w:rFonts w:cstheme="minorHAnsi"/>
                <w:bCs/>
              </w:rPr>
            </w:pPr>
          </w:p>
        </w:tc>
        <w:tc>
          <w:tcPr>
            <w:tcW w:w="1558" w:type="dxa"/>
            <w:vMerge/>
            <w:tcBorders>
              <w:bottom w:val="single" w:sz="12" w:space="0" w:color="auto"/>
            </w:tcBorders>
            <w:noWrap/>
            <w:hideMark/>
          </w:tcPr>
          <w:p w14:paraId="5E1EE600" w14:textId="77777777" w:rsidR="00AF0947" w:rsidRPr="00DB2E7A" w:rsidRDefault="00AF0947" w:rsidP="008D175F">
            <w:pPr>
              <w:contextualSpacing/>
              <w:rPr>
                <w:rFonts w:cstheme="minorHAnsi"/>
                <w:bCs/>
              </w:rPr>
            </w:pPr>
          </w:p>
        </w:tc>
        <w:tc>
          <w:tcPr>
            <w:tcW w:w="1418" w:type="dxa"/>
            <w:vMerge/>
            <w:tcBorders>
              <w:bottom w:val="single" w:sz="12" w:space="0" w:color="auto"/>
            </w:tcBorders>
            <w:noWrap/>
            <w:hideMark/>
          </w:tcPr>
          <w:p w14:paraId="626A6477" w14:textId="77777777" w:rsidR="00AF0947" w:rsidRPr="00DB2E7A" w:rsidRDefault="00AF0947" w:rsidP="008D175F">
            <w:pPr>
              <w:contextualSpacing/>
              <w:rPr>
                <w:rFonts w:cstheme="minorHAnsi"/>
                <w:bCs/>
              </w:rPr>
            </w:pPr>
          </w:p>
        </w:tc>
        <w:tc>
          <w:tcPr>
            <w:tcW w:w="1701" w:type="dxa"/>
            <w:tcBorders>
              <w:bottom w:val="single" w:sz="12" w:space="0" w:color="auto"/>
            </w:tcBorders>
            <w:noWrap/>
            <w:hideMark/>
          </w:tcPr>
          <w:p w14:paraId="269D1A99" w14:textId="77777777" w:rsidR="00AF0947" w:rsidRPr="00DB2E7A" w:rsidRDefault="00AF0947" w:rsidP="008D175F">
            <w:pPr>
              <w:contextualSpacing/>
              <w:rPr>
                <w:rFonts w:cstheme="minorHAnsi"/>
                <w:bCs/>
              </w:rPr>
            </w:pPr>
            <w:r w:rsidRPr="00DB2E7A">
              <w:rPr>
                <w:rFonts w:cstheme="minorHAnsi"/>
                <w:bCs/>
              </w:rPr>
              <w:t>1.95</w:t>
            </w:r>
          </w:p>
        </w:tc>
        <w:tc>
          <w:tcPr>
            <w:tcW w:w="1603" w:type="dxa"/>
            <w:tcBorders>
              <w:bottom w:val="single" w:sz="12" w:space="0" w:color="auto"/>
            </w:tcBorders>
            <w:noWrap/>
            <w:hideMark/>
          </w:tcPr>
          <w:p w14:paraId="7412329A" w14:textId="77777777" w:rsidR="00AF0947" w:rsidRPr="00DB2E7A" w:rsidRDefault="00AF0947" w:rsidP="008D175F">
            <w:pPr>
              <w:contextualSpacing/>
              <w:rPr>
                <w:rFonts w:cstheme="minorHAnsi"/>
                <w:bCs/>
              </w:rPr>
            </w:pPr>
            <w:r w:rsidRPr="00DB2E7A">
              <w:rPr>
                <w:rFonts w:cstheme="minorHAnsi"/>
                <w:bCs/>
              </w:rPr>
              <w:t>651</w:t>
            </w:r>
          </w:p>
        </w:tc>
        <w:tc>
          <w:tcPr>
            <w:tcW w:w="1940" w:type="dxa"/>
            <w:tcBorders>
              <w:bottom w:val="single" w:sz="12" w:space="0" w:color="auto"/>
            </w:tcBorders>
            <w:noWrap/>
            <w:hideMark/>
          </w:tcPr>
          <w:p w14:paraId="792C21AC" w14:textId="77777777" w:rsidR="00AF0947" w:rsidRPr="00DB2E7A" w:rsidRDefault="00AF0947" w:rsidP="008D175F">
            <w:pPr>
              <w:contextualSpacing/>
              <w:rPr>
                <w:rFonts w:cstheme="minorHAnsi"/>
                <w:bCs/>
              </w:rPr>
            </w:pPr>
            <w:r w:rsidRPr="00DB2E7A">
              <w:rPr>
                <w:rFonts w:cstheme="minorHAnsi"/>
                <w:bCs/>
              </w:rPr>
              <w:t>Mean</w:t>
            </w:r>
          </w:p>
        </w:tc>
      </w:tr>
      <w:tr w:rsidR="00AF0947" w:rsidRPr="003B7101" w14:paraId="48C61C19" w14:textId="77777777" w:rsidTr="008D175F">
        <w:trPr>
          <w:trHeight w:val="300"/>
        </w:trPr>
        <w:tc>
          <w:tcPr>
            <w:tcW w:w="852" w:type="dxa"/>
            <w:vMerge w:val="restart"/>
            <w:tcBorders>
              <w:top w:val="single" w:sz="12" w:space="0" w:color="auto"/>
            </w:tcBorders>
            <w:noWrap/>
            <w:hideMark/>
          </w:tcPr>
          <w:p w14:paraId="0F4B1835" w14:textId="77777777" w:rsidR="00AF0947" w:rsidRPr="00DB2E7A" w:rsidRDefault="00AF0947" w:rsidP="008D175F">
            <w:pPr>
              <w:contextualSpacing/>
              <w:rPr>
                <w:rFonts w:cstheme="minorHAnsi"/>
              </w:rPr>
            </w:pPr>
            <w:r w:rsidRPr="00DB2E7A">
              <w:rPr>
                <w:rFonts w:cstheme="minorHAnsi"/>
              </w:rPr>
              <w:t>All</w:t>
            </w:r>
          </w:p>
        </w:tc>
        <w:tc>
          <w:tcPr>
            <w:tcW w:w="1558" w:type="dxa"/>
            <w:vMerge w:val="restart"/>
            <w:tcBorders>
              <w:top w:val="single" w:sz="12" w:space="0" w:color="auto"/>
            </w:tcBorders>
            <w:noWrap/>
            <w:hideMark/>
          </w:tcPr>
          <w:p w14:paraId="4EEC5F0D" w14:textId="77777777" w:rsidR="00AF0947" w:rsidRPr="00DB2E7A" w:rsidRDefault="00AF0947" w:rsidP="008D175F">
            <w:pPr>
              <w:contextualSpacing/>
              <w:rPr>
                <w:rFonts w:cstheme="minorHAnsi"/>
                <w:bCs/>
              </w:rPr>
            </w:pPr>
            <w:r w:rsidRPr="00DB2E7A">
              <w:rPr>
                <w:rFonts w:cstheme="minorHAnsi"/>
                <w:bCs/>
              </w:rPr>
              <w:t>3080</w:t>
            </w:r>
          </w:p>
        </w:tc>
        <w:tc>
          <w:tcPr>
            <w:tcW w:w="1418" w:type="dxa"/>
            <w:vMerge w:val="restart"/>
            <w:tcBorders>
              <w:top w:val="single" w:sz="12" w:space="0" w:color="auto"/>
            </w:tcBorders>
            <w:noWrap/>
            <w:hideMark/>
          </w:tcPr>
          <w:p w14:paraId="5D075F98" w14:textId="77777777" w:rsidR="00AF0947" w:rsidRPr="00DB2E7A" w:rsidRDefault="00AF0947" w:rsidP="008D175F">
            <w:pPr>
              <w:contextualSpacing/>
              <w:rPr>
                <w:rFonts w:cstheme="minorHAnsi"/>
                <w:bCs/>
              </w:rPr>
            </w:pPr>
            <w:r w:rsidRPr="00DB2E7A">
              <w:rPr>
                <w:rFonts w:cstheme="minorHAnsi"/>
                <w:bCs/>
              </w:rPr>
              <w:t>54724339</w:t>
            </w:r>
          </w:p>
        </w:tc>
        <w:tc>
          <w:tcPr>
            <w:tcW w:w="1701" w:type="dxa"/>
            <w:tcBorders>
              <w:top w:val="single" w:sz="12" w:space="0" w:color="auto"/>
            </w:tcBorders>
            <w:noWrap/>
            <w:hideMark/>
          </w:tcPr>
          <w:p w14:paraId="7EEB3D4E" w14:textId="77777777" w:rsidR="00AF0947" w:rsidRPr="00DB2E7A" w:rsidRDefault="00AF0947" w:rsidP="008D175F">
            <w:pPr>
              <w:contextualSpacing/>
              <w:rPr>
                <w:rFonts w:cstheme="minorHAnsi"/>
                <w:bCs/>
              </w:rPr>
            </w:pPr>
            <w:r w:rsidRPr="00DB2E7A">
              <w:rPr>
                <w:rFonts w:cstheme="minorHAnsi"/>
                <w:bCs/>
              </w:rPr>
              <w:t>3.00</w:t>
            </w:r>
          </w:p>
        </w:tc>
        <w:tc>
          <w:tcPr>
            <w:tcW w:w="1603" w:type="dxa"/>
            <w:tcBorders>
              <w:top w:val="single" w:sz="12" w:space="0" w:color="auto"/>
            </w:tcBorders>
            <w:noWrap/>
            <w:hideMark/>
          </w:tcPr>
          <w:p w14:paraId="219BD98A" w14:textId="77777777" w:rsidR="00AF0947" w:rsidRPr="00DB2E7A" w:rsidRDefault="00AF0947" w:rsidP="008D175F">
            <w:pPr>
              <w:contextualSpacing/>
              <w:rPr>
                <w:rFonts w:cstheme="minorHAnsi"/>
                <w:bCs/>
              </w:rPr>
            </w:pPr>
            <w:r w:rsidRPr="00DB2E7A">
              <w:rPr>
                <w:rFonts w:cstheme="minorHAnsi"/>
                <w:bCs/>
              </w:rPr>
              <w:t>698</w:t>
            </w:r>
          </w:p>
        </w:tc>
        <w:tc>
          <w:tcPr>
            <w:tcW w:w="1940" w:type="dxa"/>
            <w:tcBorders>
              <w:top w:val="single" w:sz="12" w:space="0" w:color="auto"/>
            </w:tcBorders>
            <w:noWrap/>
            <w:hideMark/>
          </w:tcPr>
          <w:p w14:paraId="72F554E0" w14:textId="77777777" w:rsidR="00AF0947" w:rsidRPr="00DB2E7A" w:rsidRDefault="00AF0947" w:rsidP="008D175F">
            <w:pPr>
              <w:contextualSpacing/>
              <w:rPr>
                <w:rFonts w:cstheme="minorHAnsi"/>
                <w:bCs/>
              </w:rPr>
            </w:pPr>
            <w:r w:rsidRPr="00DB2E7A">
              <w:rPr>
                <w:rFonts w:cstheme="minorHAnsi"/>
                <w:bCs/>
              </w:rPr>
              <w:t>Max</w:t>
            </w:r>
          </w:p>
        </w:tc>
      </w:tr>
      <w:tr w:rsidR="00AF0947" w:rsidRPr="003B7101" w14:paraId="769791E6" w14:textId="77777777" w:rsidTr="008D175F">
        <w:trPr>
          <w:trHeight w:val="300"/>
        </w:trPr>
        <w:tc>
          <w:tcPr>
            <w:tcW w:w="852" w:type="dxa"/>
            <w:vMerge/>
            <w:tcBorders>
              <w:bottom w:val="single" w:sz="12" w:space="0" w:color="auto"/>
            </w:tcBorders>
            <w:noWrap/>
            <w:hideMark/>
          </w:tcPr>
          <w:p w14:paraId="7330B555" w14:textId="77777777" w:rsidR="00AF0947" w:rsidRPr="00DB2E7A" w:rsidRDefault="00AF0947" w:rsidP="008D175F">
            <w:pPr>
              <w:contextualSpacing/>
              <w:rPr>
                <w:rFonts w:cstheme="minorHAnsi"/>
              </w:rPr>
            </w:pPr>
          </w:p>
        </w:tc>
        <w:tc>
          <w:tcPr>
            <w:tcW w:w="1558" w:type="dxa"/>
            <w:vMerge/>
            <w:tcBorders>
              <w:bottom w:val="single" w:sz="12" w:space="0" w:color="auto"/>
            </w:tcBorders>
            <w:noWrap/>
            <w:hideMark/>
          </w:tcPr>
          <w:p w14:paraId="2EA97E4F" w14:textId="77777777" w:rsidR="00AF0947" w:rsidRPr="00DB2E7A" w:rsidRDefault="00AF0947" w:rsidP="008D175F">
            <w:pPr>
              <w:contextualSpacing/>
              <w:rPr>
                <w:rFonts w:cstheme="minorHAnsi"/>
              </w:rPr>
            </w:pPr>
          </w:p>
        </w:tc>
        <w:tc>
          <w:tcPr>
            <w:tcW w:w="1418" w:type="dxa"/>
            <w:vMerge/>
            <w:tcBorders>
              <w:bottom w:val="single" w:sz="12" w:space="0" w:color="auto"/>
            </w:tcBorders>
            <w:noWrap/>
            <w:hideMark/>
          </w:tcPr>
          <w:p w14:paraId="375F5D10" w14:textId="77777777" w:rsidR="00AF0947" w:rsidRPr="00DB2E7A" w:rsidRDefault="00AF0947" w:rsidP="008D175F">
            <w:pPr>
              <w:contextualSpacing/>
              <w:rPr>
                <w:rFonts w:cstheme="minorHAnsi"/>
              </w:rPr>
            </w:pPr>
          </w:p>
        </w:tc>
        <w:tc>
          <w:tcPr>
            <w:tcW w:w="1701" w:type="dxa"/>
            <w:tcBorders>
              <w:bottom w:val="single" w:sz="12" w:space="0" w:color="auto"/>
            </w:tcBorders>
            <w:noWrap/>
            <w:hideMark/>
          </w:tcPr>
          <w:p w14:paraId="608209C6" w14:textId="77777777" w:rsidR="00AF0947" w:rsidRPr="00DB2E7A" w:rsidRDefault="00AF0947" w:rsidP="008D175F">
            <w:pPr>
              <w:contextualSpacing/>
              <w:rPr>
                <w:rFonts w:cstheme="minorHAnsi"/>
                <w:bCs/>
              </w:rPr>
            </w:pPr>
            <w:r w:rsidRPr="00DB2E7A">
              <w:rPr>
                <w:rFonts w:cstheme="minorHAnsi"/>
                <w:bCs/>
              </w:rPr>
              <w:t>1.06</w:t>
            </w:r>
          </w:p>
        </w:tc>
        <w:tc>
          <w:tcPr>
            <w:tcW w:w="1603" w:type="dxa"/>
            <w:tcBorders>
              <w:bottom w:val="single" w:sz="12" w:space="0" w:color="auto"/>
            </w:tcBorders>
            <w:noWrap/>
            <w:hideMark/>
          </w:tcPr>
          <w:p w14:paraId="77BDDE66" w14:textId="77777777" w:rsidR="00AF0947" w:rsidRPr="00DB2E7A" w:rsidRDefault="00AF0947" w:rsidP="008D175F">
            <w:pPr>
              <w:contextualSpacing/>
              <w:rPr>
                <w:rFonts w:cstheme="minorHAnsi"/>
                <w:bCs/>
              </w:rPr>
            </w:pPr>
            <w:r w:rsidRPr="00DB2E7A">
              <w:rPr>
                <w:rFonts w:cstheme="minorHAnsi"/>
                <w:bCs/>
              </w:rPr>
              <w:t>157</w:t>
            </w:r>
          </w:p>
        </w:tc>
        <w:tc>
          <w:tcPr>
            <w:tcW w:w="1940" w:type="dxa"/>
            <w:tcBorders>
              <w:bottom w:val="single" w:sz="12" w:space="0" w:color="auto"/>
            </w:tcBorders>
            <w:noWrap/>
            <w:hideMark/>
          </w:tcPr>
          <w:p w14:paraId="4A09D75B" w14:textId="77777777" w:rsidR="00AF0947" w:rsidRPr="00DB2E7A" w:rsidRDefault="00AF0947" w:rsidP="008D175F">
            <w:pPr>
              <w:contextualSpacing/>
              <w:rPr>
                <w:rFonts w:cstheme="minorHAnsi"/>
                <w:bCs/>
              </w:rPr>
            </w:pPr>
            <w:r w:rsidRPr="00DB2E7A">
              <w:rPr>
                <w:rFonts w:cstheme="minorHAnsi"/>
                <w:bCs/>
              </w:rPr>
              <w:t>Min</w:t>
            </w:r>
          </w:p>
        </w:tc>
      </w:tr>
    </w:tbl>
    <w:p w14:paraId="2FC52E93" w14:textId="77777777" w:rsidR="00AF0947" w:rsidRPr="0076349F" w:rsidRDefault="00AF0947" w:rsidP="00AF0947">
      <w:pPr>
        <w:pStyle w:val="Heading3"/>
      </w:pPr>
      <w:bookmarkStart w:id="2539" w:name="_Toc415420556"/>
      <w:bookmarkStart w:id="2540" w:name="_Toc472625833"/>
      <w:bookmarkStart w:id="2541" w:name="_Toc80793290"/>
      <w:r>
        <w:lastRenderedPageBreak/>
        <w:t>Sensor Pulse Duration</w:t>
      </w:r>
      <w:bookmarkEnd w:id="2539"/>
      <w:bookmarkEnd w:id="2540"/>
      <w:bookmarkEnd w:id="2541"/>
    </w:p>
    <w:p w14:paraId="3A98875B" w14:textId="6847B66F" w:rsidR="00AF0947" w:rsidRPr="00DB2E7A" w:rsidRDefault="00AF0947" w:rsidP="00AF0947">
      <w:r w:rsidRPr="00DB2E7A">
        <w:t>The following table shows the small pendulum period, wheel radius, estimated wheel rim speed and theoretical pulse duration for each bell at Liverpool Cathedral, based on a reflector tape 25mm wide; and the observed pulse duration measured during development by the Simulator Interface firmware in debug mode, using infra-red detectors.</w:t>
      </w:r>
    </w:p>
    <w:p w14:paraId="088D929E" w14:textId="77777777" w:rsidR="00AF0947" w:rsidRPr="00DB2E7A" w:rsidRDefault="00AF0947" w:rsidP="00AF0947">
      <w:pPr>
        <w:keepNext/>
      </w:pPr>
      <w:r w:rsidRPr="00DB2E7A">
        <w:t>The wheel rim speed is calculated as 4</w:t>
      </w:r>
      <w:r w:rsidRPr="00DB2E7A">
        <w:rPr>
          <w:rFonts w:ascii="Calibri" w:hAnsi="Calibri" w:cs="Calibri"/>
        </w:rPr>
        <w:t xml:space="preserve">πR/T, where R is the radius of the wheel, and T is the pendulum period of the bell for small oscillations. </w:t>
      </w:r>
    </w:p>
    <w:p w14:paraId="3A3E61BC" w14:textId="7FA30906" w:rsidR="00AF0947" w:rsidRDefault="00AF0947" w:rsidP="00AF0947">
      <w:pPr>
        <w:pStyle w:val="Caption"/>
        <w:keepNext/>
      </w:pPr>
      <w:bookmarkStart w:id="2542" w:name="_Toc415420638"/>
      <w:bookmarkStart w:id="2543" w:name="_Toc472625918"/>
      <w:bookmarkStart w:id="2544" w:name="_Toc80793364"/>
      <w:r>
        <w:t xml:space="preserve">Table </w:t>
      </w:r>
      <w:r>
        <w:rPr>
          <w:noProof/>
        </w:rPr>
        <w:fldChar w:fldCharType="begin"/>
      </w:r>
      <w:r>
        <w:rPr>
          <w:noProof/>
        </w:rPr>
        <w:instrText xml:space="preserve"> SEQ Table \* ARABIC </w:instrText>
      </w:r>
      <w:r>
        <w:rPr>
          <w:noProof/>
        </w:rPr>
        <w:fldChar w:fldCharType="separate"/>
      </w:r>
      <w:ins w:id="2545" w:author="Andrew Instone-Cowie" w:date="2021-08-25T14:18:00Z">
        <w:r w:rsidR="00E86763">
          <w:rPr>
            <w:noProof/>
          </w:rPr>
          <w:t>7</w:t>
        </w:r>
      </w:ins>
      <w:del w:id="2546" w:author="Andrew Instone-Cowie" w:date="2021-08-10T21:33:00Z">
        <w:r w:rsidR="00CA0B7C" w:rsidDel="00095F1B">
          <w:rPr>
            <w:noProof/>
          </w:rPr>
          <w:delText>6</w:delText>
        </w:r>
      </w:del>
      <w:r>
        <w:rPr>
          <w:noProof/>
        </w:rPr>
        <w:fldChar w:fldCharType="end"/>
      </w:r>
      <w:r>
        <w:t xml:space="preserve"> – Sensor Pulse Durations – Liverpool Cathedral</w:t>
      </w:r>
      <w:bookmarkEnd w:id="2542"/>
      <w:bookmarkEnd w:id="2543"/>
      <w:bookmarkEnd w:id="25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276"/>
        <w:gridCol w:w="1417"/>
        <w:gridCol w:w="1843"/>
        <w:gridCol w:w="1559"/>
        <w:gridCol w:w="1763"/>
      </w:tblGrid>
      <w:tr w:rsidR="00AF0947" w:rsidRPr="00DB2E7A" w14:paraId="6E91A929" w14:textId="77777777" w:rsidTr="008D175F">
        <w:tc>
          <w:tcPr>
            <w:tcW w:w="1276" w:type="dxa"/>
            <w:shd w:val="clear" w:color="auto" w:fill="D9D9D9" w:themeFill="background1" w:themeFillShade="D9"/>
          </w:tcPr>
          <w:p w14:paraId="063834D4" w14:textId="77777777" w:rsidR="00AF0947" w:rsidRPr="00DB2E7A" w:rsidRDefault="00AF0947" w:rsidP="008D175F">
            <w:pPr>
              <w:keepNext/>
              <w:keepLines/>
              <w:contextualSpacing/>
              <w:rPr>
                <w:rFonts w:cs="Calibri"/>
                <w:b/>
              </w:rPr>
            </w:pPr>
            <w:r w:rsidRPr="00DB2E7A">
              <w:rPr>
                <w:rFonts w:cs="Calibri"/>
                <w:b/>
              </w:rPr>
              <w:t>Bell</w:t>
            </w:r>
          </w:p>
        </w:tc>
        <w:tc>
          <w:tcPr>
            <w:tcW w:w="1276" w:type="dxa"/>
            <w:shd w:val="clear" w:color="auto" w:fill="D9D9D9" w:themeFill="background1" w:themeFillShade="D9"/>
          </w:tcPr>
          <w:p w14:paraId="354F6017" w14:textId="77777777" w:rsidR="00AF0947" w:rsidRPr="00DB2E7A" w:rsidRDefault="00AF0947" w:rsidP="008D175F">
            <w:pPr>
              <w:keepNext/>
              <w:keepLines/>
              <w:contextualSpacing/>
              <w:rPr>
                <w:rFonts w:cs="Calibri"/>
                <w:b/>
              </w:rPr>
            </w:pPr>
            <w:r w:rsidRPr="00DB2E7A">
              <w:rPr>
                <w:rFonts w:cs="Calibri"/>
                <w:b/>
              </w:rPr>
              <w:t xml:space="preserve">Period </w:t>
            </w:r>
            <w:r w:rsidRPr="00DB2E7A">
              <w:rPr>
                <w:rFonts w:cs="Calibri"/>
                <w:b/>
                <w:i/>
              </w:rPr>
              <w:t>T</w:t>
            </w:r>
            <w:r w:rsidRPr="00DB2E7A">
              <w:rPr>
                <w:rFonts w:cs="Calibri"/>
                <w:b/>
              </w:rPr>
              <w:t xml:space="preserve"> (s)</w:t>
            </w:r>
          </w:p>
        </w:tc>
        <w:tc>
          <w:tcPr>
            <w:tcW w:w="1417" w:type="dxa"/>
            <w:shd w:val="clear" w:color="auto" w:fill="D9D9D9" w:themeFill="background1" w:themeFillShade="D9"/>
          </w:tcPr>
          <w:p w14:paraId="4126193D" w14:textId="77777777" w:rsidR="00AF0947" w:rsidRPr="00DB2E7A" w:rsidRDefault="00AF0947" w:rsidP="008D175F">
            <w:pPr>
              <w:keepNext/>
              <w:keepLines/>
              <w:contextualSpacing/>
              <w:rPr>
                <w:rFonts w:cs="Calibri"/>
                <w:b/>
              </w:rPr>
            </w:pPr>
            <w:r w:rsidRPr="00DB2E7A">
              <w:rPr>
                <w:rFonts w:cs="Calibri"/>
                <w:b/>
              </w:rPr>
              <w:t xml:space="preserve">Wheel Radius </w:t>
            </w:r>
            <w:r w:rsidRPr="00DB2E7A">
              <w:rPr>
                <w:rFonts w:cs="Calibri"/>
                <w:b/>
                <w:i/>
              </w:rPr>
              <w:t>R</w:t>
            </w:r>
            <w:r w:rsidRPr="00DB2E7A">
              <w:rPr>
                <w:rFonts w:cs="Calibri"/>
                <w:b/>
              </w:rPr>
              <w:t xml:space="preserve"> (m)</w:t>
            </w:r>
          </w:p>
        </w:tc>
        <w:tc>
          <w:tcPr>
            <w:tcW w:w="1843" w:type="dxa"/>
            <w:shd w:val="clear" w:color="auto" w:fill="D9D9D9" w:themeFill="background1" w:themeFillShade="D9"/>
          </w:tcPr>
          <w:p w14:paraId="6DA30C8E" w14:textId="77777777" w:rsidR="00AF0947" w:rsidRPr="00DB2E7A" w:rsidRDefault="00AF0947" w:rsidP="008D175F">
            <w:pPr>
              <w:keepNext/>
              <w:keepLines/>
              <w:contextualSpacing/>
              <w:rPr>
                <w:rFonts w:cs="Calibri"/>
                <w:b/>
              </w:rPr>
            </w:pPr>
            <w:r w:rsidRPr="00DB2E7A">
              <w:rPr>
                <w:rFonts w:cs="Calibri"/>
                <w:b/>
              </w:rPr>
              <w:t>Estimated Wheel Rim Speed (m/s)</w:t>
            </w:r>
          </w:p>
        </w:tc>
        <w:tc>
          <w:tcPr>
            <w:tcW w:w="1559" w:type="dxa"/>
            <w:shd w:val="clear" w:color="auto" w:fill="D9D9D9" w:themeFill="background1" w:themeFillShade="D9"/>
          </w:tcPr>
          <w:p w14:paraId="232583CC" w14:textId="77777777" w:rsidR="00AF0947" w:rsidRPr="00DB2E7A" w:rsidRDefault="00AF0947" w:rsidP="008D175F">
            <w:pPr>
              <w:keepNext/>
              <w:keepLines/>
              <w:contextualSpacing/>
              <w:rPr>
                <w:rFonts w:cs="Calibri"/>
                <w:b/>
              </w:rPr>
            </w:pPr>
            <w:r w:rsidRPr="00DB2E7A">
              <w:rPr>
                <w:rFonts w:cs="Calibri"/>
                <w:b/>
              </w:rPr>
              <w:t>Theoretical Pulse Duration (ms)</w:t>
            </w:r>
          </w:p>
        </w:tc>
        <w:tc>
          <w:tcPr>
            <w:tcW w:w="1763" w:type="dxa"/>
            <w:shd w:val="clear" w:color="auto" w:fill="D9D9D9" w:themeFill="background1" w:themeFillShade="D9"/>
          </w:tcPr>
          <w:p w14:paraId="713DE546" w14:textId="77777777" w:rsidR="00AF0947" w:rsidRPr="00DB2E7A" w:rsidRDefault="00AF0947" w:rsidP="008D175F">
            <w:pPr>
              <w:keepNext/>
              <w:keepLines/>
              <w:contextualSpacing/>
              <w:rPr>
                <w:rFonts w:cs="Calibri"/>
                <w:b/>
              </w:rPr>
            </w:pPr>
            <w:r w:rsidRPr="00DB2E7A">
              <w:rPr>
                <w:rFonts w:cs="Calibri"/>
                <w:b/>
              </w:rPr>
              <w:t>Observed Pulse Duration (Range) (ms)</w:t>
            </w:r>
          </w:p>
        </w:tc>
      </w:tr>
      <w:tr w:rsidR="00AF0947" w:rsidRPr="00DB2E7A" w14:paraId="7ADEF298" w14:textId="77777777" w:rsidTr="008D175F">
        <w:tc>
          <w:tcPr>
            <w:tcW w:w="1276" w:type="dxa"/>
            <w:vAlign w:val="center"/>
          </w:tcPr>
          <w:p w14:paraId="6513781D" w14:textId="77777777" w:rsidR="00AF0947" w:rsidRPr="00DB2E7A" w:rsidRDefault="00AF0947" w:rsidP="008D175F">
            <w:pPr>
              <w:contextualSpacing/>
              <w:rPr>
                <w:rFonts w:cs="Calibri"/>
              </w:rPr>
            </w:pPr>
            <w:r w:rsidRPr="00DB2E7A">
              <w:rPr>
                <w:rFonts w:cs="Calibri"/>
              </w:rPr>
              <w:t>1</w:t>
            </w:r>
          </w:p>
        </w:tc>
        <w:tc>
          <w:tcPr>
            <w:tcW w:w="1276" w:type="dxa"/>
            <w:vAlign w:val="center"/>
          </w:tcPr>
          <w:p w14:paraId="36F3D1DE" w14:textId="77777777" w:rsidR="00AF0947" w:rsidRPr="00DB2E7A" w:rsidRDefault="00AF0947" w:rsidP="008D175F">
            <w:pPr>
              <w:contextualSpacing/>
              <w:rPr>
                <w:rFonts w:cs="Calibri"/>
              </w:rPr>
            </w:pPr>
            <w:r w:rsidRPr="00DB2E7A">
              <w:rPr>
                <w:rFonts w:cs="Calibri"/>
              </w:rPr>
              <w:t>1.60</w:t>
            </w:r>
            <w:r w:rsidRPr="00DB2E7A">
              <w:rPr>
                <w:rFonts w:cs="Calibri"/>
              </w:rPr>
              <w:tab/>
            </w:r>
          </w:p>
        </w:tc>
        <w:tc>
          <w:tcPr>
            <w:tcW w:w="1417" w:type="dxa"/>
            <w:vAlign w:val="center"/>
          </w:tcPr>
          <w:p w14:paraId="42C7099D" w14:textId="77777777" w:rsidR="00AF0947" w:rsidRPr="00DB2E7A" w:rsidRDefault="00AF0947" w:rsidP="008D175F">
            <w:pPr>
              <w:contextualSpacing/>
              <w:rPr>
                <w:rFonts w:cs="Calibri"/>
              </w:rPr>
            </w:pPr>
            <w:r w:rsidRPr="00DB2E7A">
              <w:rPr>
                <w:rFonts w:cs="Calibri"/>
              </w:rPr>
              <w:t>0.81</w:t>
            </w:r>
          </w:p>
        </w:tc>
        <w:tc>
          <w:tcPr>
            <w:tcW w:w="1843" w:type="dxa"/>
            <w:vAlign w:val="center"/>
          </w:tcPr>
          <w:p w14:paraId="68C8AF50"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75FA83C0"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269D47F9" w14:textId="77777777" w:rsidR="00AF0947" w:rsidRPr="00DB2E7A" w:rsidRDefault="00AF0947" w:rsidP="008D175F">
            <w:pPr>
              <w:contextualSpacing/>
              <w:rPr>
                <w:rFonts w:cs="Calibri"/>
              </w:rPr>
            </w:pPr>
            <w:r w:rsidRPr="00DB2E7A">
              <w:rPr>
                <w:rFonts w:cs="Calibri"/>
              </w:rPr>
              <w:t>5.7  (5.6 - 6.2)</w:t>
            </w:r>
          </w:p>
        </w:tc>
      </w:tr>
      <w:tr w:rsidR="00AF0947" w:rsidRPr="00DB2E7A" w14:paraId="10850C3A" w14:textId="77777777" w:rsidTr="008D175F">
        <w:tc>
          <w:tcPr>
            <w:tcW w:w="1276" w:type="dxa"/>
            <w:vAlign w:val="center"/>
          </w:tcPr>
          <w:p w14:paraId="560DBAF0" w14:textId="77777777" w:rsidR="00AF0947" w:rsidRPr="00DB2E7A" w:rsidRDefault="00AF0947" w:rsidP="008D175F">
            <w:pPr>
              <w:contextualSpacing/>
              <w:rPr>
                <w:rFonts w:cs="Calibri"/>
              </w:rPr>
            </w:pPr>
            <w:r w:rsidRPr="00DB2E7A">
              <w:rPr>
                <w:rFonts w:cs="Calibri"/>
              </w:rPr>
              <w:t>2</w:t>
            </w:r>
          </w:p>
        </w:tc>
        <w:tc>
          <w:tcPr>
            <w:tcW w:w="1276" w:type="dxa"/>
            <w:vAlign w:val="center"/>
          </w:tcPr>
          <w:p w14:paraId="67C95DA1"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3319DE87" w14:textId="77777777" w:rsidR="00AF0947" w:rsidRPr="00DB2E7A" w:rsidRDefault="00AF0947" w:rsidP="008D175F">
            <w:pPr>
              <w:contextualSpacing/>
              <w:rPr>
                <w:rFonts w:cs="Calibri"/>
              </w:rPr>
            </w:pPr>
            <w:r w:rsidRPr="00DB2E7A">
              <w:rPr>
                <w:rFonts w:cs="Calibri"/>
              </w:rPr>
              <w:t>0.84</w:t>
            </w:r>
          </w:p>
        </w:tc>
        <w:tc>
          <w:tcPr>
            <w:tcW w:w="1843" w:type="dxa"/>
            <w:vAlign w:val="center"/>
          </w:tcPr>
          <w:p w14:paraId="027AB03F" w14:textId="77777777" w:rsidR="00AF0947" w:rsidRPr="00DB2E7A" w:rsidRDefault="00AF0947" w:rsidP="008D175F">
            <w:pPr>
              <w:contextualSpacing/>
              <w:rPr>
                <w:rFonts w:cs="Calibri"/>
              </w:rPr>
            </w:pPr>
            <w:r w:rsidRPr="00DB2E7A">
              <w:rPr>
                <w:rFonts w:cs="Calibri"/>
              </w:rPr>
              <w:t>6.58</w:t>
            </w:r>
          </w:p>
        </w:tc>
        <w:tc>
          <w:tcPr>
            <w:tcW w:w="1559" w:type="dxa"/>
            <w:vAlign w:val="center"/>
          </w:tcPr>
          <w:p w14:paraId="37C81423"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11B965DA" w14:textId="77777777" w:rsidR="00AF0947" w:rsidRPr="00DB2E7A" w:rsidRDefault="00AF0947" w:rsidP="008D175F">
            <w:pPr>
              <w:contextualSpacing/>
              <w:rPr>
                <w:rFonts w:cs="Calibri"/>
              </w:rPr>
            </w:pPr>
            <w:r w:rsidRPr="00DB2E7A">
              <w:rPr>
                <w:rFonts w:cs="Calibri"/>
              </w:rPr>
              <w:t>6.2  (6.1 - 6.3)</w:t>
            </w:r>
          </w:p>
        </w:tc>
      </w:tr>
      <w:tr w:rsidR="00AF0947" w:rsidRPr="00DB2E7A" w14:paraId="2BEAA084" w14:textId="77777777" w:rsidTr="008D175F">
        <w:tc>
          <w:tcPr>
            <w:tcW w:w="1276" w:type="dxa"/>
            <w:vAlign w:val="center"/>
          </w:tcPr>
          <w:p w14:paraId="5B32D11B" w14:textId="77777777" w:rsidR="00AF0947" w:rsidRPr="00DB2E7A" w:rsidRDefault="00AF0947" w:rsidP="008D175F">
            <w:pPr>
              <w:contextualSpacing/>
              <w:rPr>
                <w:rFonts w:cs="Calibri"/>
              </w:rPr>
            </w:pPr>
            <w:r w:rsidRPr="00DB2E7A">
              <w:rPr>
                <w:rFonts w:cs="Calibri"/>
              </w:rPr>
              <w:t>3</w:t>
            </w:r>
          </w:p>
        </w:tc>
        <w:tc>
          <w:tcPr>
            <w:tcW w:w="1276" w:type="dxa"/>
            <w:vAlign w:val="center"/>
          </w:tcPr>
          <w:p w14:paraId="478CCFF3" w14:textId="77777777" w:rsidR="00AF0947" w:rsidRPr="00DB2E7A" w:rsidRDefault="00AF0947" w:rsidP="008D175F">
            <w:pPr>
              <w:contextualSpacing/>
              <w:rPr>
                <w:rFonts w:cs="Calibri"/>
              </w:rPr>
            </w:pPr>
            <w:r w:rsidRPr="00DB2E7A">
              <w:rPr>
                <w:rFonts w:cs="Calibri"/>
              </w:rPr>
              <w:t>1.60</w:t>
            </w:r>
          </w:p>
        </w:tc>
        <w:tc>
          <w:tcPr>
            <w:tcW w:w="1417" w:type="dxa"/>
            <w:vAlign w:val="center"/>
          </w:tcPr>
          <w:p w14:paraId="001280A3"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60DD9B25" w14:textId="77777777" w:rsidR="00AF0947" w:rsidRPr="00DB2E7A" w:rsidRDefault="00AF0947" w:rsidP="008D175F">
            <w:pPr>
              <w:contextualSpacing/>
              <w:rPr>
                <w:rFonts w:cs="Calibri"/>
              </w:rPr>
            </w:pPr>
            <w:r w:rsidRPr="00DB2E7A">
              <w:rPr>
                <w:rFonts w:cs="Calibri"/>
              </w:rPr>
              <w:t>6.78</w:t>
            </w:r>
          </w:p>
        </w:tc>
        <w:tc>
          <w:tcPr>
            <w:tcW w:w="1559" w:type="dxa"/>
            <w:vAlign w:val="center"/>
          </w:tcPr>
          <w:p w14:paraId="3095C18C" w14:textId="77777777" w:rsidR="00AF0947" w:rsidRPr="00DB2E7A" w:rsidRDefault="00AF0947" w:rsidP="008D175F">
            <w:pPr>
              <w:contextualSpacing/>
              <w:rPr>
                <w:rFonts w:cs="Calibri"/>
                <w:bCs/>
              </w:rPr>
            </w:pPr>
            <w:r w:rsidRPr="00DB2E7A">
              <w:rPr>
                <w:rFonts w:cs="Calibri"/>
                <w:bCs/>
              </w:rPr>
              <w:t>3.7</w:t>
            </w:r>
          </w:p>
        </w:tc>
        <w:tc>
          <w:tcPr>
            <w:tcW w:w="1763" w:type="dxa"/>
            <w:vAlign w:val="center"/>
          </w:tcPr>
          <w:p w14:paraId="7C2ED692" w14:textId="77777777" w:rsidR="00AF0947" w:rsidRPr="00DB2E7A" w:rsidRDefault="00AF0947" w:rsidP="008D175F">
            <w:pPr>
              <w:contextualSpacing/>
              <w:rPr>
                <w:rFonts w:cs="Calibri"/>
              </w:rPr>
            </w:pPr>
            <w:r w:rsidRPr="00DB2E7A">
              <w:rPr>
                <w:rFonts w:cs="Calibri"/>
              </w:rPr>
              <w:t>6.0  (5.9 - 6.1)</w:t>
            </w:r>
          </w:p>
        </w:tc>
      </w:tr>
      <w:tr w:rsidR="00AF0947" w:rsidRPr="00DB2E7A" w14:paraId="645DDB2F" w14:textId="77777777" w:rsidTr="008D175F">
        <w:tc>
          <w:tcPr>
            <w:tcW w:w="1276" w:type="dxa"/>
            <w:vAlign w:val="center"/>
          </w:tcPr>
          <w:p w14:paraId="631CBCFF" w14:textId="77777777" w:rsidR="00AF0947" w:rsidRPr="00DB2E7A" w:rsidRDefault="00AF0947" w:rsidP="008D175F">
            <w:pPr>
              <w:contextualSpacing/>
              <w:rPr>
                <w:rFonts w:cs="Calibri"/>
              </w:rPr>
            </w:pPr>
            <w:r w:rsidRPr="00DB2E7A">
              <w:rPr>
                <w:rFonts w:cs="Calibri"/>
              </w:rPr>
              <w:t>4</w:t>
            </w:r>
          </w:p>
        </w:tc>
        <w:tc>
          <w:tcPr>
            <w:tcW w:w="1276" w:type="dxa"/>
            <w:vAlign w:val="center"/>
          </w:tcPr>
          <w:p w14:paraId="608B62B1" w14:textId="77777777" w:rsidR="00AF0947" w:rsidRPr="00DB2E7A" w:rsidRDefault="00AF0947" w:rsidP="008D175F">
            <w:pPr>
              <w:contextualSpacing/>
              <w:rPr>
                <w:rFonts w:cs="Calibri"/>
              </w:rPr>
            </w:pPr>
            <w:r w:rsidRPr="00DB2E7A">
              <w:rPr>
                <w:rFonts w:cs="Calibri"/>
              </w:rPr>
              <w:t>1.70</w:t>
            </w:r>
          </w:p>
        </w:tc>
        <w:tc>
          <w:tcPr>
            <w:tcW w:w="1417" w:type="dxa"/>
            <w:vAlign w:val="center"/>
          </w:tcPr>
          <w:p w14:paraId="5E561B42" w14:textId="77777777" w:rsidR="00AF0947" w:rsidRPr="00DB2E7A" w:rsidRDefault="00AF0947" w:rsidP="008D175F">
            <w:pPr>
              <w:contextualSpacing/>
              <w:rPr>
                <w:rFonts w:cs="Calibri"/>
              </w:rPr>
            </w:pPr>
            <w:r w:rsidRPr="00DB2E7A">
              <w:rPr>
                <w:rFonts w:cs="Calibri"/>
              </w:rPr>
              <w:t>0.86</w:t>
            </w:r>
          </w:p>
        </w:tc>
        <w:tc>
          <w:tcPr>
            <w:tcW w:w="1843" w:type="dxa"/>
            <w:vAlign w:val="center"/>
          </w:tcPr>
          <w:p w14:paraId="28608F97"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1B715AD1"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66B5B7ED" w14:textId="77777777" w:rsidR="00AF0947" w:rsidRPr="00DB2E7A" w:rsidRDefault="00AF0947" w:rsidP="008D175F">
            <w:pPr>
              <w:contextualSpacing/>
              <w:rPr>
                <w:rFonts w:cs="Calibri"/>
              </w:rPr>
            </w:pPr>
            <w:r w:rsidRPr="00DB2E7A">
              <w:rPr>
                <w:rFonts w:cs="Calibri"/>
              </w:rPr>
              <w:t>6.2  (6.0 - 6.3)</w:t>
            </w:r>
          </w:p>
        </w:tc>
      </w:tr>
      <w:tr w:rsidR="00AF0947" w:rsidRPr="00DB2E7A" w14:paraId="460C2428" w14:textId="77777777" w:rsidTr="008D175F">
        <w:tc>
          <w:tcPr>
            <w:tcW w:w="1276" w:type="dxa"/>
            <w:vAlign w:val="center"/>
          </w:tcPr>
          <w:p w14:paraId="7FAE7CFA" w14:textId="77777777" w:rsidR="00AF0947" w:rsidRPr="00DB2E7A" w:rsidRDefault="00AF0947" w:rsidP="008D175F">
            <w:pPr>
              <w:contextualSpacing/>
              <w:rPr>
                <w:rFonts w:cs="Calibri"/>
              </w:rPr>
            </w:pPr>
            <w:r w:rsidRPr="00DB2E7A">
              <w:rPr>
                <w:rFonts w:cs="Calibri"/>
              </w:rPr>
              <w:t>5</w:t>
            </w:r>
          </w:p>
        </w:tc>
        <w:tc>
          <w:tcPr>
            <w:tcW w:w="1276" w:type="dxa"/>
            <w:vAlign w:val="center"/>
          </w:tcPr>
          <w:p w14:paraId="63FD7A08" w14:textId="77777777" w:rsidR="00AF0947" w:rsidRPr="00DB2E7A" w:rsidRDefault="00AF0947" w:rsidP="008D175F">
            <w:pPr>
              <w:contextualSpacing/>
              <w:rPr>
                <w:rFonts w:cs="Calibri"/>
              </w:rPr>
            </w:pPr>
            <w:r w:rsidRPr="00DB2E7A">
              <w:rPr>
                <w:rFonts w:cs="Calibri"/>
              </w:rPr>
              <w:t>1.75</w:t>
            </w:r>
          </w:p>
        </w:tc>
        <w:tc>
          <w:tcPr>
            <w:tcW w:w="1417" w:type="dxa"/>
            <w:vAlign w:val="center"/>
          </w:tcPr>
          <w:p w14:paraId="0E3F5E73"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30171794"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00F04C48"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DAB0C86" w14:textId="77777777" w:rsidR="00AF0947" w:rsidRPr="00DB2E7A" w:rsidRDefault="00AF0947" w:rsidP="008D175F">
            <w:pPr>
              <w:contextualSpacing/>
              <w:rPr>
                <w:rFonts w:cs="Calibri"/>
              </w:rPr>
            </w:pPr>
            <w:r w:rsidRPr="00DB2E7A">
              <w:rPr>
                <w:rFonts w:cs="Calibri"/>
              </w:rPr>
              <w:t>6.4  (6.3 - 7.2)</w:t>
            </w:r>
          </w:p>
        </w:tc>
      </w:tr>
      <w:tr w:rsidR="00AF0947" w:rsidRPr="00DB2E7A" w14:paraId="596266B9" w14:textId="77777777" w:rsidTr="008D175F">
        <w:tc>
          <w:tcPr>
            <w:tcW w:w="1276" w:type="dxa"/>
            <w:vAlign w:val="center"/>
          </w:tcPr>
          <w:p w14:paraId="5AD3EFB4" w14:textId="77777777" w:rsidR="00AF0947" w:rsidRPr="00DB2E7A" w:rsidRDefault="00AF0947" w:rsidP="008D175F">
            <w:pPr>
              <w:contextualSpacing/>
              <w:rPr>
                <w:rFonts w:cs="Calibri"/>
              </w:rPr>
            </w:pPr>
            <w:r w:rsidRPr="00DB2E7A">
              <w:rPr>
                <w:rFonts w:cs="Calibri"/>
              </w:rPr>
              <w:t>6</w:t>
            </w:r>
          </w:p>
        </w:tc>
        <w:tc>
          <w:tcPr>
            <w:tcW w:w="1276" w:type="dxa"/>
            <w:vAlign w:val="center"/>
          </w:tcPr>
          <w:p w14:paraId="0F9FB465" w14:textId="77777777" w:rsidR="00AF0947" w:rsidRPr="00DB2E7A" w:rsidRDefault="00AF0947" w:rsidP="008D175F">
            <w:pPr>
              <w:contextualSpacing/>
              <w:rPr>
                <w:rFonts w:cs="Calibri"/>
              </w:rPr>
            </w:pPr>
            <w:r w:rsidRPr="00DB2E7A">
              <w:rPr>
                <w:rFonts w:cs="Calibri"/>
              </w:rPr>
              <w:t>1.80</w:t>
            </w:r>
          </w:p>
        </w:tc>
        <w:tc>
          <w:tcPr>
            <w:tcW w:w="1417" w:type="dxa"/>
            <w:vAlign w:val="center"/>
          </w:tcPr>
          <w:p w14:paraId="7CD83EA9" w14:textId="77777777" w:rsidR="00AF0947" w:rsidRPr="00DB2E7A" w:rsidRDefault="00AF0947" w:rsidP="008D175F">
            <w:pPr>
              <w:contextualSpacing/>
              <w:rPr>
                <w:rFonts w:cs="Calibri"/>
              </w:rPr>
            </w:pPr>
            <w:r w:rsidRPr="00DB2E7A">
              <w:rPr>
                <w:rFonts w:cs="Calibri"/>
              </w:rPr>
              <w:t>0.89</w:t>
            </w:r>
          </w:p>
        </w:tc>
        <w:tc>
          <w:tcPr>
            <w:tcW w:w="1843" w:type="dxa"/>
            <w:vAlign w:val="center"/>
          </w:tcPr>
          <w:p w14:paraId="0EE8CD89" w14:textId="77777777" w:rsidR="00AF0947" w:rsidRPr="00DB2E7A" w:rsidRDefault="00AF0947" w:rsidP="008D175F">
            <w:pPr>
              <w:contextualSpacing/>
              <w:rPr>
                <w:rFonts w:cs="Calibri"/>
              </w:rPr>
            </w:pPr>
            <w:r w:rsidRPr="00DB2E7A">
              <w:rPr>
                <w:rFonts w:cs="Calibri"/>
              </w:rPr>
              <w:t>6.21</w:t>
            </w:r>
          </w:p>
        </w:tc>
        <w:tc>
          <w:tcPr>
            <w:tcW w:w="1559" w:type="dxa"/>
            <w:vAlign w:val="center"/>
          </w:tcPr>
          <w:p w14:paraId="1421C93A"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6F318258" w14:textId="77777777" w:rsidR="00AF0947" w:rsidRPr="00DB2E7A" w:rsidRDefault="00AF0947" w:rsidP="008D175F">
            <w:pPr>
              <w:contextualSpacing/>
              <w:rPr>
                <w:rFonts w:cs="Calibri"/>
              </w:rPr>
            </w:pPr>
            <w:r w:rsidRPr="00DB2E7A">
              <w:rPr>
                <w:rFonts w:cs="Calibri"/>
              </w:rPr>
              <w:t>5.9  (5.7 - 6.2)</w:t>
            </w:r>
          </w:p>
        </w:tc>
      </w:tr>
      <w:tr w:rsidR="00AF0947" w:rsidRPr="00DB2E7A" w14:paraId="3156834C" w14:textId="77777777" w:rsidTr="008D175F">
        <w:tc>
          <w:tcPr>
            <w:tcW w:w="1276" w:type="dxa"/>
            <w:vAlign w:val="center"/>
          </w:tcPr>
          <w:p w14:paraId="2F0BB1AE" w14:textId="77777777" w:rsidR="00AF0947" w:rsidRPr="00DB2E7A" w:rsidRDefault="00AF0947" w:rsidP="008D175F">
            <w:pPr>
              <w:contextualSpacing/>
              <w:rPr>
                <w:rFonts w:cs="Calibri"/>
              </w:rPr>
            </w:pPr>
            <w:r w:rsidRPr="00DB2E7A">
              <w:rPr>
                <w:rFonts w:cs="Calibri"/>
              </w:rPr>
              <w:t>7</w:t>
            </w:r>
          </w:p>
        </w:tc>
        <w:tc>
          <w:tcPr>
            <w:tcW w:w="1276" w:type="dxa"/>
            <w:vAlign w:val="center"/>
          </w:tcPr>
          <w:p w14:paraId="6EAC3E51" w14:textId="77777777" w:rsidR="00AF0947" w:rsidRPr="00DB2E7A" w:rsidRDefault="00AF0947" w:rsidP="008D175F">
            <w:pPr>
              <w:contextualSpacing/>
              <w:rPr>
                <w:rFonts w:cs="Calibri"/>
              </w:rPr>
            </w:pPr>
            <w:r w:rsidRPr="00DB2E7A">
              <w:rPr>
                <w:rFonts w:cs="Calibri"/>
              </w:rPr>
              <w:t>2.00</w:t>
            </w:r>
          </w:p>
        </w:tc>
        <w:tc>
          <w:tcPr>
            <w:tcW w:w="1417" w:type="dxa"/>
            <w:vAlign w:val="center"/>
          </w:tcPr>
          <w:p w14:paraId="60DFAF05" w14:textId="77777777" w:rsidR="00AF0947" w:rsidRPr="00DB2E7A" w:rsidRDefault="00AF0947" w:rsidP="008D175F">
            <w:pPr>
              <w:contextualSpacing/>
              <w:rPr>
                <w:rFonts w:cs="Calibri"/>
              </w:rPr>
            </w:pPr>
            <w:r w:rsidRPr="00DB2E7A">
              <w:rPr>
                <w:rFonts w:cs="Calibri"/>
              </w:rPr>
              <w:t>0.99</w:t>
            </w:r>
          </w:p>
        </w:tc>
        <w:tc>
          <w:tcPr>
            <w:tcW w:w="1843" w:type="dxa"/>
            <w:vAlign w:val="center"/>
          </w:tcPr>
          <w:p w14:paraId="004A4DEE" w14:textId="77777777" w:rsidR="00AF0947" w:rsidRPr="00DB2E7A" w:rsidRDefault="00AF0947" w:rsidP="008D175F">
            <w:pPr>
              <w:contextualSpacing/>
              <w:rPr>
                <w:rFonts w:cs="Calibri"/>
              </w:rPr>
            </w:pPr>
            <w:r w:rsidRPr="00DB2E7A">
              <w:rPr>
                <w:rFonts w:cs="Calibri"/>
              </w:rPr>
              <w:t>6.22</w:t>
            </w:r>
          </w:p>
        </w:tc>
        <w:tc>
          <w:tcPr>
            <w:tcW w:w="1559" w:type="dxa"/>
            <w:vAlign w:val="center"/>
          </w:tcPr>
          <w:p w14:paraId="3D9C4148" w14:textId="77777777" w:rsidR="00AF0947" w:rsidRPr="00DB2E7A" w:rsidRDefault="00AF0947" w:rsidP="008D175F">
            <w:pPr>
              <w:contextualSpacing/>
              <w:rPr>
                <w:rFonts w:cs="Calibri"/>
                <w:bCs/>
              </w:rPr>
            </w:pPr>
            <w:r w:rsidRPr="00DB2E7A">
              <w:rPr>
                <w:rFonts w:cs="Calibri"/>
                <w:bCs/>
              </w:rPr>
              <w:t>4.0</w:t>
            </w:r>
          </w:p>
        </w:tc>
        <w:tc>
          <w:tcPr>
            <w:tcW w:w="1763" w:type="dxa"/>
            <w:vAlign w:val="center"/>
          </w:tcPr>
          <w:p w14:paraId="2E814C3D" w14:textId="77777777" w:rsidR="00AF0947" w:rsidRPr="00DB2E7A" w:rsidRDefault="00AF0947" w:rsidP="008D175F">
            <w:pPr>
              <w:contextualSpacing/>
              <w:rPr>
                <w:rFonts w:cs="Calibri"/>
              </w:rPr>
            </w:pPr>
            <w:r w:rsidRPr="00DB2E7A">
              <w:rPr>
                <w:rFonts w:cs="Calibri"/>
              </w:rPr>
              <w:t>6.3  (5.8 - 6.4)</w:t>
            </w:r>
          </w:p>
        </w:tc>
      </w:tr>
      <w:tr w:rsidR="00AF0947" w:rsidRPr="00DB2E7A" w14:paraId="480323B5" w14:textId="77777777" w:rsidTr="008D175F">
        <w:tc>
          <w:tcPr>
            <w:tcW w:w="1276" w:type="dxa"/>
            <w:vAlign w:val="center"/>
          </w:tcPr>
          <w:p w14:paraId="5EF7CADB" w14:textId="77777777" w:rsidR="00AF0947" w:rsidRPr="00DB2E7A" w:rsidRDefault="00AF0947" w:rsidP="008D175F">
            <w:pPr>
              <w:contextualSpacing/>
              <w:rPr>
                <w:rFonts w:cs="Calibri"/>
              </w:rPr>
            </w:pPr>
            <w:r w:rsidRPr="00DB2E7A">
              <w:rPr>
                <w:rFonts w:cs="Calibri"/>
              </w:rPr>
              <w:t>8</w:t>
            </w:r>
          </w:p>
        </w:tc>
        <w:tc>
          <w:tcPr>
            <w:tcW w:w="1276" w:type="dxa"/>
            <w:vAlign w:val="center"/>
          </w:tcPr>
          <w:p w14:paraId="632E2200" w14:textId="77777777" w:rsidR="00AF0947" w:rsidRPr="00DB2E7A" w:rsidRDefault="00AF0947" w:rsidP="008D175F">
            <w:pPr>
              <w:contextualSpacing/>
              <w:rPr>
                <w:rFonts w:cs="Calibri"/>
              </w:rPr>
            </w:pPr>
            <w:r w:rsidRPr="00DB2E7A">
              <w:rPr>
                <w:rFonts w:cs="Calibri"/>
              </w:rPr>
              <w:t>2.05</w:t>
            </w:r>
          </w:p>
        </w:tc>
        <w:tc>
          <w:tcPr>
            <w:tcW w:w="1417" w:type="dxa"/>
            <w:vAlign w:val="center"/>
          </w:tcPr>
          <w:p w14:paraId="7BDB5029" w14:textId="77777777" w:rsidR="00AF0947" w:rsidRPr="00DB2E7A" w:rsidRDefault="00AF0947" w:rsidP="008D175F">
            <w:pPr>
              <w:contextualSpacing/>
              <w:rPr>
                <w:rFonts w:cs="Calibri"/>
              </w:rPr>
            </w:pPr>
            <w:r w:rsidRPr="00DB2E7A">
              <w:rPr>
                <w:rFonts w:cs="Calibri"/>
              </w:rPr>
              <w:t>1.07</w:t>
            </w:r>
          </w:p>
        </w:tc>
        <w:tc>
          <w:tcPr>
            <w:tcW w:w="1843" w:type="dxa"/>
            <w:vAlign w:val="center"/>
          </w:tcPr>
          <w:p w14:paraId="279F1FE5" w14:textId="77777777" w:rsidR="00AF0947" w:rsidRPr="00DB2E7A" w:rsidRDefault="00AF0947" w:rsidP="008D175F">
            <w:pPr>
              <w:contextualSpacing/>
              <w:rPr>
                <w:rFonts w:cs="Calibri"/>
              </w:rPr>
            </w:pPr>
            <w:r w:rsidRPr="00DB2E7A">
              <w:rPr>
                <w:rFonts w:cs="Calibri"/>
              </w:rPr>
              <w:t>6.54</w:t>
            </w:r>
          </w:p>
        </w:tc>
        <w:tc>
          <w:tcPr>
            <w:tcW w:w="1559" w:type="dxa"/>
            <w:vAlign w:val="center"/>
          </w:tcPr>
          <w:p w14:paraId="1E97565B" w14:textId="77777777" w:rsidR="00AF0947" w:rsidRPr="00DB2E7A" w:rsidRDefault="00AF0947" w:rsidP="008D175F">
            <w:pPr>
              <w:contextualSpacing/>
              <w:rPr>
                <w:rFonts w:cs="Calibri"/>
                <w:bCs/>
              </w:rPr>
            </w:pPr>
            <w:r w:rsidRPr="00DB2E7A">
              <w:rPr>
                <w:rFonts w:cs="Calibri"/>
                <w:bCs/>
              </w:rPr>
              <w:t>3.8</w:t>
            </w:r>
          </w:p>
        </w:tc>
        <w:tc>
          <w:tcPr>
            <w:tcW w:w="1763" w:type="dxa"/>
            <w:vAlign w:val="center"/>
          </w:tcPr>
          <w:p w14:paraId="2ED8A372" w14:textId="77777777" w:rsidR="00AF0947" w:rsidRPr="00DB2E7A" w:rsidRDefault="00AF0947" w:rsidP="008D175F">
            <w:pPr>
              <w:contextualSpacing/>
              <w:rPr>
                <w:rFonts w:cs="Calibri"/>
              </w:rPr>
            </w:pPr>
            <w:r w:rsidRPr="00DB2E7A">
              <w:rPr>
                <w:rFonts w:cs="Calibri"/>
              </w:rPr>
              <w:t>7.7 (7.5 - 7.8)</w:t>
            </w:r>
          </w:p>
        </w:tc>
      </w:tr>
      <w:tr w:rsidR="00AF0947" w:rsidRPr="00DB2E7A" w14:paraId="4C6B685A" w14:textId="77777777" w:rsidTr="008D175F">
        <w:tc>
          <w:tcPr>
            <w:tcW w:w="1276" w:type="dxa"/>
            <w:vAlign w:val="center"/>
          </w:tcPr>
          <w:p w14:paraId="3B7DA1AF" w14:textId="77777777" w:rsidR="00AF0947" w:rsidRPr="00DB2E7A" w:rsidRDefault="00AF0947" w:rsidP="008D175F">
            <w:pPr>
              <w:contextualSpacing/>
              <w:rPr>
                <w:rFonts w:cs="Calibri"/>
              </w:rPr>
            </w:pPr>
            <w:r w:rsidRPr="00DB2E7A">
              <w:rPr>
                <w:rFonts w:cs="Calibri"/>
              </w:rPr>
              <w:t>9</w:t>
            </w:r>
          </w:p>
        </w:tc>
        <w:tc>
          <w:tcPr>
            <w:tcW w:w="1276" w:type="dxa"/>
            <w:vAlign w:val="center"/>
          </w:tcPr>
          <w:p w14:paraId="5DB082A0" w14:textId="77777777" w:rsidR="00AF0947" w:rsidRPr="00DB2E7A" w:rsidRDefault="00AF0947" w:rsidP="008D175F">
            <w:pPr>
              <w:contextualSpacing/>
              <w:rPr>
                <w:rFonts w:cs="Calibri"/>
              </w:rPr>
            </w:pPr>
            <w:r w:rsidRPr="00DB2E7A">
              <w:rPr>
                <w:rFonts w:cs="Calibri"/>
              </w:rPr>
              <w:t>2.25</w:t>
            </w:r>
          </w:p>
        </w:tc>
        <w:tc>
          <w:tcPr>
            <w:tcW w:w="1417" w:type="dxa"/>
            <w:vAlign w:val="center"/>
          </w:tcPr>
          <w:p w14:paraId="57901BF9" w14:textId="77777777" w:rsidR="00AF0947" w:rsidRPr="00DB2E7A" w:rsidRDefault="00AF0947" w:rsidP="008D175F">
            <w:pPr>
              <w:contextualSpacing/>
              <w:rPr>
                <w:rFonts w:cs="Calibri"/>
              </w:rPr>
            </w:pPr>
            <w:r w:rsidRPr="00DB2E7A">
              <w:rPr>
                <w:rFonts w:cs="Calibri"/>
              </w:rPr>
              <w:t>1.14</w:t>
            </w:r>
          </w:p>
        </w:tc>
        <w:tc>
          <w:tcPr>
            <w:tcW w:w="1843" w:type="dxa"/>
            <w:vAlign w:val="center"/>
          </w:tcPr>
          <w:p w14:paraId="4E8E1638"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F7385D"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163A0F58" w14:textId="77777777" w:rsidR="00AF0947" w:rsidRPr="00DB2E7A" w:rsidRDefault="00AF0947" w:rsidP="008D175F">
            <w:pPr>
              <w:contextualSpacing/>
              <w:rPr>
                <w:rFonts w:cs="Calibri"/>
              </w:rPr>
            </w:pPr>
            <w:r w:rsidRPr="00DB2E7A">
              <w:rPr>
                <w:rFonts w:cs="Calibri"/>
              </w:rPr>
              <w:t>6.6 (6.4 - 6.7)</w:t>
            </w:r>
          </w:p>
        </w:tc>
      </w:tr>
      <w:tr w:rsidR="00AF0947" w:rsidRPr="00DB2E7A" w14:paraId="4D0DE361" w14:textId="77777777" w:rsidTr="008D175F">
        <w:tc>
          <w:tcPr>
            <w:tcW w:w="1276" w:type="dxa"/>
            <w:vAlign w:val="center"/>
          </w:tcPr>
          <w:p w14:paraId="4F8F262D" w14:textId="77777777" w:rsidR="00AF0947" w:rsidRPr="00DB2E7A" w:rsidRDefault="00AF0947" w:rsidP="008D175F">
            <w:pPr>
              <w:contextualSpacing/>
              <w:rPr>
                <w:rFonts w:cs="Calibri"/>
              </w:rPr>
            </w:pPr>
            <w:r w:rsidRPr="00DB2E7A">
              <w:rPr>
                <w:rFonts w:cs="Calibri"/>
              </w:rPr>
              <w:t>10</w:t>
            </w:r>
          </w:p>
        </w:tc>
        <w:tc>
          <w:tcPr>
            <w:tcW w:w="1276" w:type="dxa"/>
            <w:vAlign w:val="center"/>
          </w:tcPr>
          <w:p w14:paraId="41B87240"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5C03DC49" w14:textId="77777777" w:rsidR="00AF0947" w:rsidRPr="00DB2E7A" w:rsidRDefault="00AF0947" w:rsidP="008D175F">
            <w:pPr>
              <w:contextualSpacing/>
              <w:rPr>
                <w:rFonts w:cs="Calibri"/>
              </w:rPr>
            </w:pPr>
            <w:r w:rsidRPr="00DB2E7A">
              <w:rPr>
                <w:rFonts w:cs="Calibri"/>
              </w:rPr>
              <w:t>1.22</w:t>
            </w:r>
          </w:p>
        </w:tc>
        <w:tc>
          <w:tcPr>
            <w:tcW w:w="1843" w:type="dxa"/>
            <w:vAlign w:val="center"/>
          </w:tcPr>
          <w:p w14:paraId="1B26D0F6" w14:textId="77777777" w:rsidR="00AF0947" w:rsidRPr="00DB2E7A" w:rsidRDefault="00AF0947" w:rsidP="008D175F">
            <w:pPr>
              <w:contextualSpacing/>
              <w:rPr>
                <w:rFonts w:cs="Calibri"/>
              </w:rPr>
            </w:pPr>
            <w:r w:rsidRPr="00DB2E7A">
              <w:rPr>
                <w:rFonts w:cs="Calibri"/>
              </w:rPr>
              <w:t>6.38</w:t>
            </w:r>
          </w:p>
        </w:tc>
        <w:tc>
          <w:tcPr>
            <w:tcW w:w="1559" w:type="dxa"/>
            <w:vAlign w:val="center"/>
          </w:tcPr>
          <w:p w14:paraId="3B2B2B2F" w14:textId="77777777" w:rsidR="00AF0947" w:rsidRPr="00DB2E7A" w:rsidRDefault="00AF0947" w:rsidP="008D175F">
            <w:pPr>
              <w:contextualSpacing/>
              <w:rPr>
                <w:rFonts w:cs="Calibri"/>
                <w:bCs/>
              </w:rPr>
            </w:pPr>
            <w:r w:rsidRPr="00DB2E7A">
              <w:rPr>
                <w:rFonts w:cs="Calibri"/>
                <w:bCs/>
              </w:rPr>
              <w:t>3.9</w:t>
            </w:r>
          </w:p>
        </w:tc>
        <w:tc>
          <w:tcPr>
            <w:tcW w:w="1763" w:type="dxa"/>
            <w:vAlign w:val="center"/>
          </w:tcPr>
          <w:p w14:paraId="02247E4C" w14:textId="77777777" w:rsidR="00AF0947" w:rsidRPr="00DB2E7A" w:rsidRDefault="00AF0947" w:rsidP="008D175F">
            <w:pPr>
              <w:contextualSpacing/>
              <w:rPr>
                <w:rFonts w:cs="Calibri"/>
              </w:rPr>
            </w:pPr>
            <w:r w:rsidRPr="00DB2E7A">
              <w:rPr>
                <w:rFonts w:cs="Calibri"/>
              </w:rPr>
              <w:t>6.5  (6.1 - 6.7)</w:t>
            </w:r>
          </w:p>
        </w:tc>
      </w:tr>
      <w:tr w:rsidR="00AF0947" w:rsidRPr="00DB2E7A" w14:paraId="78141407" w14:textId="77777777" w:rsidTr="008D175F">
        <w:tc>
          <w:tcPr>
            <w:tcW w:w="1276" w:type="dxa"/>
            <w:vAlign w:val="center"/>
          </w:tcPr>
          <w:p w14:paraId="28D8DBCE" w14:textId="77777777" w:rsidR="00AF0947" w:rsidRPr="00DB2E7A" w:rsidRDefault="00AF0947" w:rsidP="008D175F">
            <w:pPr>
              <w:contextualSpacing/>
              <w:rPr>
                <w:rFonts w:cs="Calibri"/>
              </w:rPr>
            </w:pPr>
            <w:r w:rsidRPr="00DB2E7A">
              <w:rPr>
                <w:rFonts w:cs="Calibri"/>
              </w:rPr>
              <w:t>11</w:t>
            </w:r>
          </w:p>
        </w:tc>
        <w:tc>
          <w:tcPr>
            <w:tcW w:w="1276" w:type="dxa"/>
            <w:vAlign w:val="center"/>
          </w:tcPr>
          <w:p w14:paraId="227536F8" w14:textId="77777777" w:rsidR="00AF0947" w:rsidRPr="00DB2E7A" w:rsidRDefault="00AF0947" w:rsidP="008D175F">
            <w:pPr>
              <w:contextualSpacing/>
              <w:rPr>
                <w:rFonts w:cs="Calibri"/>
              </w:rPr>
            </w:pPr>
            <w:r w:rsidRPr="00DB2E7A">
              <w:rPr>
                <w:rFonts w:cs="Calibri"/>
              </w:rPr>
              <w:t>2.40</w:t>
            </w:r>
          </w:p>
        </w:tc>
        <w:tc>
          <w:tcPr>
            <w:tcW w:w="1417" w:type="dxa"/>
            <w:vAlign w:val="center"/>
          </w:tcPr>
          <w:p w14:paraId="05CA865D" w14:textId="77777777" w:rsidR="00AF0947" w:rsidRPr="00DB2E7A" w:rsidRDefault="00AF0947" w:rsidP="008D175F">
            <w:pPr>
              <w:contextualSpacing/>
              <w:rPr>
                <w:rFonts w:cs="Calibri"/>
              </w:rPr>
            </w:pPr>
            <w:r w:rsidRPr="00DB2E7A">
              <w:rPr>
                <w:rFonts w:cs="Calibri"/>
              </w:rPr>
              <w:t>1.32</w:t>
            </w:r>
          </w:p>
        </w:tc>
        <w:tc>
          <w:tcPr>
            <w:tcW w:w="1843" w:type="dxa"/>
            <w:vAlign w:val="center"/>
          </w:tcPr>
          <w:p w14:paraId="45914F17" w14:textId="77777777" w:rsidR="00AF0947" w:rsidRPr="00DB2E7A" w:rsidRDefault="00AF0947" w:rsidP="008D175F">
            <w:pPr>
              <w:contextualSpacing/>
              <w:rPr>
                <w:rFonts w:cs="Calibri"/>
              </w:rPr>
            </w:pPr>
            <w:r w:rsidRPr="00DB2E7A">
              <w:rPr>
                <w:rFonts w:cs="Calibri"/>
              </w:rPr>
              <w:t>6.92</w:t>
            </w:r>
          </w:p>
        </w:tc>
        <w:tc>
          <w:tcPr>
            <w:tcW w:w="1559" w:type="dxa"/>
            <w:vAlign w:val="center"/>
          </w:tcPr>
          <w:p w14:paraId="7293ECC2" w14:textId="77777777" w:rsidR="00AF0947" w:rsidRPr="00DB2E7A" w:rsidRDefault="00AF0947" w:rsidP="008D175F">
            <w:pPr>
              <w:contextualSpacing/>
              <w:rPr>
                <w:rFonts w:cs="Calibri"/>
                <w:bCs/>
              </w:rPr>
            </w:pPr>
            <w:r w:rsidRPr="00DB2E7A">
              <w:rPr>
                <w:rFonts w:cs="Calibri"/>
                <w:bCs/>
              </w:rPr>
              <w:t>3.6</w:t>
            </w:r>
          </w:p>
        </w:tc>
        <w:tc>
          <w:tcPr>
            <w:tcW w:w="1763" w:type="dxa"/>
            <w:vAlign w:val="center"/>
          </w:tcPr>
          <w:p w14:paraId="2FEED2A7" w14:textId="77777777" w:rsidR="00AF0947" w:rsidRPr="00DB2E7A" w:rsidRDefault="00AF0947" w:rsidP="008D175F">
            <w:pPr>
              <w:contextualSpacing/>
              <w:rPr>
                <w:rFonts w:cs="Calibri"/>
              </w:rPr>
            </w:pPr>
            <w:r w:rsidRPr="00DB2E7A">
              <w:rPr>
                <w:rFonts w:cs="Calibri"/>
              </w:rPr>
              <w:t>6.7  (6.5 - 6.9)</w:t>
            </w:r>
          </w:p>
        </w:tc>
      </w:tr>
      <w:tr w:rsidR="00AF0947" w:rsidRPr="00DB2E7A" w14:paraId="1A23A908" w14:textId="77777777" w:rsidTr="008D175F">
        <w:tc>
          <w:tcPr>
            <w:tcW w:w="1276" w:type="dxa"/>
            <w:vAlign w:val="center"/>
          </w:tcPr>
          <w:p w14:paraId="355135B2" w14:textId="77777777" w:rsidR="00AF0947" w:rsidRPr="00DB2E7A" w:rsidRDefault="00AF0947" w:rsidP="008D175F">
            <w:pPr>
              <w:contextualSpacing/>
              <w:rPr>
                <w:rFonts w:cs="Calibri"/>
              </w:rPr>
            </w:pPr>
            <w:r w:rsidRPr="00DB2E7A">
              <w:rPr>
                <w:rFonts w:cs="Calibri"/>
              </w:rPr>
              <w:t>12</w:t>
            </w:r>
          </w:p>
        </w:tc>
        <w:tc>
          <w:tcPr>
            <w:tcW w:w="1276" w:type="dxa"/>
            <w:vAlign w:val="center"/>
          </w:tcPr>
          <w:p w14:paraId="0785CFE6" w14:textId="77777777" w:rsidR="00AF0947" w:rsidRPr="00DB2E7A" w:rsidRDefault="00AF0947" w:rsidP="008D175F">
            <w:pPr>
              <w:contextualSpacing/>
              <w:rPr>
                <w:rFonts w:cs="Calibri"/>
              </w:rPr>
            </w:pPr>
            <w:r w:rsidRPr="00DB2E7A">
              <w:rPr>
                <w:rFonts w:cs="Calibri"/>
              </w:rPr>
              <w:t>2.60</w:t>
            </w:r>
          </w:p>
        </w:tc>
        <w:tc>
          <w:tcPr>
            <w:tcW w:w="1417" w:type="dxa"/>
            <w:vAlign w:val="center"/>
          </w:tcPr>
          <w:p w14:paraId="3385630D" w14:textId="77777777" w:rsidR="00AF0947" w:rsidRPr="00DB2E7A" w:rsidRDefault="00AF0947" w:rsidP="008D175F">
            <w:pPr>
              <w:contextualSpacing/>
              <w:rPr>
                <w:rFonts w:cs="Calibri"/>
              </w:rPr>
            </w:pPr>
            <w:r w:rsidRPr="00DB2E7A">
              <w:rPr>
                <w:rFonts w:cs="Calibri"/>
              </w:rPr>
              <w:t>1.50</w:t>
            </w:r>
          </w:p>
        </w:tc>
        <w:tc>
          <w:tcPr>
            <w:tcW w:w="1843" w:type="dxa"/>
            <w:vAlign w:val="center"/>
          </w:tcPr>
          <w:p w14:paraId="1F35C1EA" w14:textId="77777777" w:rsidR="00AF0947" w:rsidRPr="00DB2E7A" w:rsidRDefault="00AF0947" w:rsidP="008D175F">
            <w:pPr>
              <w:contextualSpacing/>
              <w:rPr>
                <w:rFonts w:cs="Calibri"/>
              </w:rPr>
            </w:pPr>
            <w:r w:rsidRPr="00DB2E7A">
              <w:rPr>
                <w:rFonts w:cs="Calibri"/>
              </w:rPr>
              <w:t>7.24</w:t>
            </w:r>
          </w:p>
        </w:tc>
        <w:tc>
          <w:tcPr>
            <w:tcW w:w="1559" w:type="dxa"/>
            <w:vAlign w:val="center"/>
          </w:tcPr>
          <w:p w14:paraId="6C5CFFD4" w14:textId="77777777" w:rsidR="00AF0947" w:rsidRPr="00DB2E7A" w:rsidRDefault="00AF0947" w:rsidP="008D175F">
            <w:pPr>
              <w:contextualSpacing/>
              <w:rPr>
                <w:rFonts w:cs="Calibri"/>
                <w:bCs/>
              </w:rPr>
            </w:pPr>
            <w:r w:rsidRPr="00DB2E7A">
              <w:rPr>
                <w:rFonts w:cs="Calibri"/>
                <w:bCs/>
              </w:rPr>
              <w:t>3.5</w:t>
            </w:r>
          </w:p>
        </w:tc>
        <w:tc>
          <w:tcPr>
            <w:tcW w:w="1763" w:type="dxa"/>
            <w:vAlign w:val="center"/>
          </w:tcPr>
          <w:p w14:paraId="46CF4F57" w14:textId="77777777" w:rsidR="00AF0947" w:rsidRPr="00DB2E7A" w:rsidRDefault="00AF0947" w:rsidP="008D175F">
            <w:pPr>
              <w:contextualSpacing/>
              <w:rPr>
                <w:rFonts w:cs="Calibri"/>
              </w:rPr>
            </w:pPr>
            <w:r w:rsidRPr="00DB2E7A">
              <w:rPr>
                <w:rFonts w:cs="Calibri"/>
              </w:rPr>
              <w:t>6.1  (6.0 - 6.3)</w:t>
            </w:r>
          </w:p>
        </w:tc>
      </w:tr>
    </w:tbl>
    <w:p w14:paraId="65184503" w14:textId="77777777" w:rsidR="00AF0947" w:rsidRPr="00DB2E7A" w:rsidRDefault="00AF0947" w:rsidP="00AF0947">
      <w:r w:rsidRPr="00DB2E7A">
        <w:t xml:space="preserve">The effect of the “overlap” effect described in the main text on the observed pulse durations is evident when the theoretical and observed duration figures are compared. </w:t>
      </w:r>
    </w:p>
    <w:p w14:paraId="304BEE1D" w14:textId="749D23BB" w:rsidR="00AF0947" w:rsidRPr="009E5AFB" w:rsidRDefault="00AF0947" w:rsidP="00A76E79">
      <w:pPr>
        <w:rPr>
          <w:color w:val="00B050"/>
        </w:rPr>
      </w:pPr>
      <w:r w:rsidRPr="00DB2E7A">
        <w:t xml:space="preserve">Similar measurements of period and wheel radius have been made on a number of other smaller bells, and these yield similar results. This suggests that, in this regard at least, the Cathedral bells are </w:t>
      </w:r>
      <w:r w:rsidR="009E5AFB" w:rsidRPr="00DB2E7A">
        <w:t>unexceptional,</w:t>
      </w:r>
      <w:r w:rsidRPr="00DB2E7A">
        <w:t xml:space="preserve"> and the sensing approach adopted may be re-used elsewhere.</w:t>
      </w:r>
      <w:r w:rsidR="00A76E79">
        <w:t xml:space="preserve"> </w:t>
      </w:r>
      <w:r w:rsidRPr="00DB2E7A">
        <w:t>The following table shows the results of these investigations. No simulators are currently fitted to these bells and no actual pulse duration measurements have been made.</w:t>
      </w:r>
    </w:p>
    <w:p w14:paraId="6BFAA347" w14:textId="13A4F621" w:rsidR="00AF0947" w:rsidRDefault="00AF0947" w:rsidP="00AF0947">
      <w:pPr>
        <w:pStyle w:val="Caption"/>
        <w:keepNext/>
      </w:pPr>
      <w:bookmarkStart w:id="2547" w:name="_Toc415420640"/>
      <w:bookmarkStart w:id="2548" w:name="_Toc472625919"/>
      <w:bookmarkStart w:id="2549" w:name="_Toc80793365"/>
      <w:r>
        <w:t xml:space="preserve">Table </w:t>
      </w:r>
      <w:r>
        <w:rPr>
          <w:noProof/>
        </w:rPr>
        <w:fldChar w:fldCharType="begin"/>
      </w:r>
      <w:r>
        <w:rPr>
          <w:noProof/>
        </w:rPr>
        <w:instrText xml:space="preserve"> SEQ Table \* ARABIC </w:instrText>
      </w:r>
      <w:r>
        <w:rPr>
          <w:noProof/>
        </w:rPr>
        <w:fldChar w:fldCharType="separate"/>
      </w:r>
      <w:ins w:id="2550" w:author="Andrew Instone-Cowie" w:date="2021-08-25T14:18:00Z">
        <w:r w:rsidR="00E86763">
          <w:rPr>
            <w:noProof/>
          </w:rPr>
          <w:t>8</w:t>
        </w:r>
      </w:ins>
      <w:del w:id="2551" w:author="Andrew Instone-Cowie" w:date="2021-08-10T21:33:00Z">
        <w:r w:rsidR="00CA0B7C" w:rsidDel="00095F1B">
          <w:rPr>
            <w:noProof/>
          </w:rPr>
          <w:delText>7</w:delText>
        </w:r>
      </w:del>
      <w:r>
        <w:rPr>
          <w:noProof/>
        </w:rPr>
        <w:fldChar w:fldCharType="end"/>
      </w:r>
      <w:r>
        <w:t xml:space="preserve"> – Theoretical </w:t>
      </w:r>
      <w:r w:rsidRPr="00BA0549">
        <w:t xml:space="preserve">Sensor Pulse Durations </w:t>
      </w:r>
      <w:r>
        <w:t>–</w:t>
      </w:r>
      <w:r w:rsidRPr="00BA0549">
        <w:t xml:space="preserve"> </w:t>
      </w:r>
      <w:r>
        <w:t>Other Towers</w:t>
      </w:r>
      <w:bookmarkEnd w:id="2547"/>
      <w:bookmarkEnd w:id="2548"/>
      <w:bookmarkEnd w:id="254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814"/>
        <w:gridCol w:w="1815"/>
        <w:gridCol w:w="1814"/>
        <w:gridCol w:w="1815"/>
      </w:tblGrid>
      <w:tr w:rsidR="00AF0947" w:rsidRPr="00AE25BB" w14:paraId="35BA1DDB" w14:textId="77777777" w:rsidTr="008D175F">
        <w:tc>
          <w:tcPr>
            <w:tcW w:w="1814" w:type="dxa"/>
            <w:shd w:val="clear" w:color="auto" w:fill="D9D9D9" w:themeFill="background1" w:themeFillShade="D9"/>
          </w:tcPr>
          <w:p w14:paraId="0956C558"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Bell</w:t>
            </w:r>
          </w:p>
        </w:tc>
        <w:tc>
          <w:tcPr>
            <w:tcW w:w="1814" w:type="dxa"/>
            <w:shd w:val="clear" w:color="auto" w:fill="D9D9D9" w:themeFill="background1" w:themeFillShade="D9"/>
          </w:tcPr>
          <w:p w14:paraId="60DD7FD5"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Period </w:t>
            </w:r>
            <w:r w:rsidRPr="00E91A7E">
              <w:rPr>
                <w:rFonts w:ascii="Calibri" w:hAnsi="Calibri" w:cs="Calibri"/>
                <w:b/>
                <w:i/>
              </w:rPr>
              <w:t>T</w:t>
            </w:r>
            <w:r w:rsidRPr="00E91A7E">
              <w:rPr>
                <w:rFonts w:ascii="Calibri" w:hAnsi="Calibri" w:cs="Calibri"/>
                <w:b/>
              </w:rPr>
              <w:t xml:space="preserve"> (s)</w:t>
            </w:r>
          </w:p>
        </w:tc>
        <w:tc>
          <w:tcPr>
            <w:tcW w:w="1815" w:type="dxa"/>
            <w:shd w:val="clear" w:color="auto" w:fill="D9D9D9" w:themeFill="background1" w:themeFillShade="D9"/>
          </w:tcPr>
          <w:p w14:paraId="2C7DF76E"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 xml:space="preserve">Wheel Radius </w:t>
            </w:r>
            <w:r w:rsidRPr="00E91A7E">
              <w:rPr>
                <w:rFonts w:ascii="Calibri" w:hAnsi="Calibri" w:cs="Calibri"/>
                <w:b/>
                <w:i/>
              </w:rPr>
              <w:t>R</w:t>
            </w:r>
            <w:r w:rsidRPr="00E91A7E">
              <w:rPr>
                <w:rFonts w:ascii="Calibri" w:hAnsi="Calibri" w:cs="Calibri"/>
                <w:b/>
              </w:rPr>
              <w:t xml:space="preserve"> (m)</w:t>
            </w:r>
          </w:p>
        </w:tc>
        <w:tc>
          <w:tcPr>
            <w:tcW w:w="1814" w:type="dxa"/>
            <w:shd w:val="clear" w:color="auto" w:fill="D9D9D9" w:themeFill="background1" w:themeFillShade="D9"/>
          </w:tcPr>
          <w:p w14:paraId="778A03C2"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Estimated Wheel Rim Speed (m/s)</w:t>
            </w:r>
          </w:p>
        </w:tc>
        <w:tc>
          <w:tcPr>
            <w:tcW w:w="1815" w:type="dxa"/>
            <w:shd w:val="clear" w:color="auto" w:fill="D9D9D9" w:themeFill="background1" w:themeFillShade="D9"/>
          </w:tcPr>
          <w:p w14:paraId="04BF30A7" w14:textId="77777777" w:rsidR="00AF0947" w:rsidRPr="00E91A7E" w:rsidRDefault="00AF0947" w:rsidP="008D175F">
            <w:pPr>
              <w:keepNext/>
              <w:keepLines/>
              <w:contextualSpacing/>
              <w:rPr>
                <w:rFonts w:ascii="Calibri" w:hAnsi="Calibri" w:cs="Calibri"/>
                <w:b/>
              </w:rPr>
            </w:pPr>
            <w:r w:rsidRPr="00E91A7E">
              <w:rPr>
                <w:rFonts w:ascii="Calibri" w:hAnsi="Calibri" w:cs="Calibri"/>
                <w:b/>
              </w:rPr>
              <w:t>Theoretical Pulse Duration (ms)</w:t>
            </w:r>
          </w:p>
        </w:tc>
      </w:tr>
      <w:tr w:rsidR="00AF0947" w14:paraId="7B9C1EDA" w14:textId="77777777" w:rsidTr="008D175F">
        <w:tc>
          <w:tcPr>
            <w:tcW w:w="9072" w:type="dxa"/>
            <w:gridSpan w:val="5"/>
            <w:vAlign w:val="center"/>
          </w:tcPr>
          <w:p w14:paraId="40183453" w14:textId="77777777" w:rsidR="00AF0947" w:rsidRPr="00DB2E7A" w:rsidRDefault="00AF0947" w:rsidP="008D175F">
            <w:pPr>
              <w:contextualSpacing/>
              <w:rPr>
                <w:rFonts w:ascii="Calibri" w:hAnsi="Calibri" w:cs="Calibri"/>
                <w:b/>
                <w:bCs/>
                <w:i/>
              </w:rPr>
            </w:pPr>
            <w:r w:rsidRPr="00DB2E7A">
              <w:rPr>
                <w:rFonts w:ascii="Calibri" w:hAnsi="Calibri" w:cs="Calibri"/>
                <w:b/>
                <w:i/>
              </w:rPr>
              <w:t>St John the Baptist, Tuebrook</w:t>
            </w:r>
          </w:p>
        </w:tc>
      </w:tr>
      <w:tr w:rsidR="00AF0947" w14:paraId="2E97FA81" w14:textId="77777777" w:rsidTr="008D175F">
        <w:tc>
          <w:tcPr>
            <w:tcW w:w="1814" w:type="dxa"/>
            <w:vAlign w:val="center"/>
          </w:tcPr>
          <w:p w14:paraId="2F589512"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745BA163"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vAlign w:val="center"/>
          </w:tcPr>
          <w:p w14:paraId="7A4B4899" w14:textId="77777777" w:rsidR="00AF0947" w:rsidRPr="00DB2E7A" w:rsidRDefault="00AF0947" w:rsidP="008D175F">
            <w:pPr>
              <w:contextualSpacing/>
              <w:rPr>
                <w:rFonts w:ascii="Calibri" w:hAnsi="Calibri" w:cs="Calibri"/>
              </w:rPr>
            </w:pPr>
            <w:r w:rsidRPr="00DB2E7A">
              <w:rPr>
                <w:rFonts w:ascii="Calibri" w:hAnsi="Calibri" w:cs="Calibri"/>
              </w:rPr>
              <w:t>0.80</w:t>
            </w:r>
          </w:p>
        </w:tc>
        <w:tc>
          <w:tcPr>
            <w:tcW w:w="1814" w:type="dxa"/>
            <w:vAlign w:val="center"/>
          </w:tcPr>
          <w:p w14:paraId="352D1CAE" w14:textId="77777777" w:rsidR="00AF0947" w:rsidRPr="00DB2E7A" w:rsidRDefault="00AF0947" w:rsidP="008D175F">
            <w:pPr>
              <w:contextualSpacing/>
              <w:rPr>
                <w:rFonts w:ascii="Calibri" w:hAnsi="Calibri" w:cs="Calibri"/>
              </w:rPr>
            </w:pPr>
            <w:r w:rsidRPr="00DB2E7A">
              <w:rPr>
                <w:rFonts w:ascii="Calibri" w:hAnsi="Calibri" w:cs="Calibri"/>
              </w:rPr>
              <w:t>6.28</w:t>
            </w:r>
          </w:p>
        </w:tc>
        <w:tc>
          <w:tcPr>
            <w:tcW w:w="1815" w:type="dxa"/>
            <w:vAlign w:val="center"/>
          </w:tcPr>
          <w:p w14:paraId="1EB205DF" w14:textId="77777777" w:rsidR="00AF0947" w:rsidRPr="00DB2E7A" w:rsidRDefault="00AF0947" w:rsidP="008D175F">
            <w:pPr>
              <w:contextualSpacing/>
              <w:rPr>
                <w:rFonts w:ascii="Calibri" w:hAnsi="Calibri" w:cs="Calibri"/>
                <w:bCs/>
              </w:rPr>
            </w:pPr>
            <w:r w:rsidRPr="00DB2E7A">
              <w:rPr>
                <w:rFonts w:ascii="Calibri" w:hAnsi="Calibri" w:cs="Calibri"/>
                <w:bCs/>
              </w:rPr>
              <w:t>4.0</w:t>
            </w:r>
          </w:p>
        </w:tc>
      </w:tr>
      <w:tr w:rsidR="00AF0947" w14:paraId="601A5228" w14:textId="77777777" w:rsidTr="008D175F">
        <w:tc>
          <w:tcPr>
            <w:tcW w:w="1814" w:type="dxa"/>
            <w:tcBorders>
              <w:bottom w:val="single" w:sz="4" w:space="0" w:color="auto"/>
            </w:tcBorders>
            <w:vAlign w:val="center"/>
          </w:tcPr>
          <w:p w14:paraId="1771ED13" w14:textId="77777777" w:rsidR="00AF0947" w:rsidRPr="00DB2E7A" w:rsidRDefault="00AF0947" w:rsidP="008D175F">
            <w:pPr>
              <w:contextualSpacing/>
              <w:rPr>
                <w:rFonts w:ascii="Calibri" w:hAnsi="Calibri" w:cs="Calibri"/>
              </w:rPr>
            </w:pPr>
            <w:r w:rsidRPr="00DB2E7A">
              <w:rPr>
                <w:rFonts w:ascii="Calibri" w:hAnsi="Calibri" w:cs="Calibri"/>
              </w:rPr>
              <w:t>5</w:t>
            </w:r>
          </w:p>
        </w:tc>
        <w:tc>
          <w:tcPr>
            <w:tcW w:w="1814" w:type="dxa"/>
            <w:tcBorders>
              <w:bottom w:val="single" w:sz="4" w:space="0" w:color="auto"/>
            </w:tcBorders>
            <w:vAlign w:val="center"/>
          </w:tcPr>
          <w:p w14:paraId="08A0ACF3" w14:textId="77777777" w:rsidR="00AF0947" w:rsidRPr="00DB2E7A" w:rsidRDefault="00AF0947" w:rsidP="008D175F">
            <w:pPr>
              <w:contextualSpacing/>
              <w:rPr>
                <w:rFonts w:ascii="Calibri" w:hAnsi="Calibri" w:cs="Calibri"/>
              </w:rPr>
            </w:pPr>
            <w:r w:rsidRPr="00DB2E7A">
              <w:rPr>
                <w:rFonts w:ascii="Calibri" w:hAnsi="Calibri" w:cs="Calibri"/>
              </w:rPr>
              <w:t>1.70</w:t>
            </w:r>
          </w:p>
        </w:tc>
        <w:tc>
          <w:tcPr>
            <w:tcW w:w="1815" w:type="dxa"/>
            <w:tcBorders>
              <w:bottom w:val="single" w:sz="4" w:space="0" w:color="auto"/>
            </w:tcBorders>
            <w:vAlign w:val="center"/>
          </w:tcPr>
          <w:p w14:paraId="17179EDA" w14:textId="77777777" w:rsidR="00AF0947" w:rsidRPr="00DB2E7A" w:rsidRDefault="00AF0947" w:rsidP="008D175F">
            <w:pPr>
              <w:contextualSpacing/>
              <w:rPr>
                <w:rFonts w:ascii="Calibri" w:hAnsi="Calibri" w:cs="Calibri"/>
              </w:rPr>
            </w:pPr>
            <w:r w:rsidRPr="00DB2E7A">
              <w:rPr>
                <w:rFonts w:ascii="Calibri" w:hAnsi="Calibri" w:cs="Calibri"/>
              </w:rPr>
              <w:t>0.88</w:t>
            </w:r>
          </w:p>
        </w:tc>
        <w:tc>
          <w:tcPr>
            <w:tcW w:w="1814" w:type="dxa"/>
            <w:tcBorders>
              <w:bottom w:val="single" w:sz="4" w:space="0" w:color="auto"/>
            </w:tcBorders>
            <w:vAlign w:val="center"/>
          </w:tcPr>
          <w:p w14:paraId="0035C9FF" w14:textId="77777777" w:rsidR="00AF0947" w:rsidRPr="00DB2E7A" w:rsidRDefault="00AF0947" w:rsidP="008D175F">
            <w:pPr>
              <w:contextualSpacing/>
              <w:rPr>
                <w:rFonts w:ascii="Calibri" w:hAnsi="Calibri" w:cs="Calibri"/>
              </w:rPr>
            </w:pPr>
            <w:r w:rsidRPr="00DB2E7A">
              <w:rPr>
                <w:rFonts w:ascii="Calibri" w:hAnsi="Calibri" w:cs="Calibri"/>
              </w:rPr>
              <w:t>6.47</w:t>
            </w:r>
          </w:p>
        </w:tc>
        <w:tc>
          <w:tcPr>
            <w:tcW w:w="1815" w:type="dxa"/>
            <w:tcBorders>
              <w:bottom w:val="single" w:sz="4" w:space="0" w:color="auto"/>
            </w:tcBorders>
            <w:vAlign w:val="center"/>
          </w:tcPr>
          <w:p w14:paraId="2A92E2FA" w14:textId="77777777" w:rsidR="00AF0947" w:rsidRPr="00DB2E7A" w:rsidRDefault="00AF0947" w:rsidP="008D175F">
            <w:pPr>
              <w:contextualSpacing/>
              <w:rPr>
                <w:rFonts w:ascii="Calibri" w:hAnsi="Calibri" w:cs="Calibri"/>
                <w:bCs/>
              </w:rPr>
            </w:pPr>
            <w:r w:rsidRPr="00DB2E7A">
              <w:rPr>
                <w:rFonts w:ascii="Calibri" w:hAnsi="Calibri" w:cs="Calibri"/>
                <w:bCs/>
              </w:rPr>
              <w:t>3.9</w:t>
            </w:r>
          </w:p>
        </w:tc>
      </w:tr>
      <w:tr w:rsidR="00AF0947" w14:paraId="36A71EAF" w14:textId="77777777" w:rsidTr="008D175F">
        <w:tc>
          <w:tcPr>
            <w:tcW w:w="1814" w:type="dxa"/>
            <w:tcBorders>
              <w:bottom w:val="single" w:sz="12" w:space="0" w:color="auto"/>
            </w:tcBorders>
            <w:vAlign w:val="center"/>
          </w:tcPr>
          <w:p w14:paraId="6CCEBFBD" w14:textId="77777777" w:rsidR="00AF0947" w:rsidRPr="00DB2E7A" w:rsidRDefault="00AF0947" w:rsidP="008D175F">
            <w:pPr>
              <w:contextualSpacing/>
              <w:rPr>
                <w:rFonts w:ascii="Calibri" w:hAnsi="Calibri" w:cs="Calibri"/>
              </w:rPr>
            </w:pPr>
            <w:r w:rsidRPr="00DB2E7A">
              <w:rPr>
                <w:rFonts w:ascii="Calibri" w:hAnsi="Calibri" w:cs="Calibri"/>
              </w:rPr>
              <w:t>8</w:t>
            </w:r>
          </w:p>
        </w:tc>
        <w:tc>
          <w:tcPr>
            <w:tcW w:w="1814" w:type="dxa"/>
            <w:tcBorders>
              <w:bottom w:val="single" w:sz="12" w:space="0" w:color="auto"/>
            </w:tcBorders>
            <w:vAlign w:val="center"/>
          </w:tcPr>
          <w:p w14:paraId="529EB57D" w14:textId="77777777" w:rsidR="00AF0947" w:rsidRPr="00DB2E7A" w:rsidRDefault="00AF0947" w:rsidP="008D175F">
            <w:pPr>
              <w:contextualSpacing/>
              <w:rPr>
                <w:rFonts w:ascii="Calibri" w:hAnsi="Calibri" w:cs="Calibri"/>
              </w:rPr>
            </w:pPr>
            <w:r w:rsidRPr="00DB2E7A">
              <w:rPr>
                <w:rFonts w:ascii="Calibri" w:hAnsi="Calibri" w:cs="Calibri"/>
              </w:rPr>
              <w:t>2.00</w:t>
            </w:r>
          </w:p>
        </w:tc>
        <w:tc>
          <w:tcPr>
            <w:tcW w:w="1815" w:type="dxa"/>
            <w:tcBorders>
              <w:bottom w:val="single" w:sz="12" w:space="0" w:color="auto"/>
            </w:tcBorders>
            <w:vAlign w:val="center"/>
          </w:tcPr>
          <w:p w14:paraId="2DA551C1" w14:textId="77777777" w:rsidR="00AF0947" w:rsidRPr="00DB2E7A" w:rsidRDefault="00AF0947" w:rsidP="008D175F">
            <w:pPr>
              <w:contextualSpacing/>
              <w:rPr>
                <w:rFonts w:ascii="Calibri" w:hAnsi="Calibri" w:cs="Calibri"/>
              </w:rPr>
            </w:pPr>
            <w:r w:rsidRPr="00DB2E7A">
              <w:rPr>
                <w:rFonts w:ascii="Calibri" w:hAnsi="Calibri" w:cs="Calibri"/>
              </w:rPr>
              <w:t>0.98</w:t>
            </w:r>
          </w:p>
        </w:tc>
        <w:tc>
          <w:tcPr>
            <w:tcW w:w="1814" w:type="dxa"/>
            <w:tcBorders>
              <w:bottom w:val="single" w:sz="12" w:space="0" w:color="auto"/>
            </w:tcBorders>
            <w:vAlign w:val="center"/>
          </w:tcPr>
          <w:p w14:paraId="3A3E2EAF" w14:textId="77777777" w:rsidR="00AF0947" w:rsidRPr="00DB2E7A" w:rsidRDefault="00AF0947" w:rsidP="008D175F">
            <w:pPr>
              <w:contextualSpacing/>
              <w:rPr>
                <w:rFonts w:ascii="Calibri" w:hAnsi="Calibri" w:cs="Calibri"/>
              </w:rPr>
            </w:pPr>
            <w:r w:rsidRPr="00DB2E7A">
              <w:rPr>
                <w:rFonts w:ascii="Calibri" w:hAnsi="Calibri" w:cs="Calibri"/>
              </w:rPr>
              <w:t>6.16</w:t>
            </w:r>
          </w:p>
        </w:tc>
        <w:tc>
          <w:tcPr>
            <w:tcW w:w="1815" w:type="dxa"/>
            <w:tcBorders>
              <w:bottom w:val="single" w:sz="12" w:space="0" w:color="auto"/>
            </w:tcBorders>
            <w:vAlign w:val="center"/>
          </w:tcPr>
          <w:p w14:paraId="7E91B3AE"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r w:rsidR="00AF0947" w14:paraId="724C1FDE" w14:textId="77777777" w:rsidTr="008D175F">
        <w:tc>
          <w:tcPr>
            <w:tcW w:w="9072" w:type="dxa"/>
            <w:gridSpan w:val="5"/>
            <w:tcBorders>
              <w:top w:val="single" w:sz="12" w:space="0" w:color="auto"/>
            </w:tcBorders>
            <w:vAlign w:val="center"/>
          </w:tcPr>
          <w:p w14:paraId="4450FECF" w14:textId="77777777" w:rsidR="00AF0947" w:rsidRPr="00DB2E7A" w:rsidRDefault="00AF0947" w:rsidP="008D175F">
            <w:pPr>
              <w:contextualSpacing/>
              <w:rPr>
                <w:rFonts w:ascii="Calibri" w:hAnsi="Calibri" w:cs="Calibri"/>
                <w:b/>
                <w:bCs/>
                <w:i/>
              </w:rPr>
            </w:pPr>
            <w:r w:rsidRPr="00DB2E7A">
              <w:rPr>
                <w:rFonts w:ascii="Calibri" w:hAnsi="Calibri" w:cs="Calibri"/>
                <w:b/>
                <w:i/>
              </w:rPr>
              <w:t>St Helen, Sefton</w:t>
            </w:r>
          </w:p>
        </w:tc>
      </w:tr>
      <w:tr w:rsidR="00AF0947" w14:paraId="46E22323" w14:textId="77777777" w:rsidTr="008D175F">
        <w:tc>
          <w:tcPr>
            <w:tcW w:w="1814" w:type="dxa"/>
            <w:vAlign w:val="center"/>
          </w:tcPr>
          <w:p w14:paraId="6D6F6B3A" w14:textId="77777777" w:rsidR="00AF0947" w:rsidRPr="00DB2E7A" w:rsidRDefault="00AF0947" w:rsidP="008D175F">
            <w:pPr>
              <w:contextualSpacing/>
              <w:rPr>
                <w:rFonts w:ascii="Calibri" w:hAnsi="Calibri" w:cs="Calibri"/>
              </w:rPr>
            </w:pPr>
            <w:r w:rsidRPr="00DB2E7A">
              <w:rPr>
                <w:rFonts w:ascii="Calibri" w:hAnsi="Calibri" w:cs="Calibri"/>
              </w:rPr>
              <w:t>1</w:t>
            </w:r>
          </w:p>
        </w:tc>
        <w:tc>
          <w:tcPr>
            <w:tcW w:w="1814" w:type="dxa"/>
            <w:vAlign w:val="center"/>
          </w:tcPr>
          <w:p w14:paraId="66717958" w14:textId="77777777" w:rsidR="00AF0947" w:rsidRPr="00DB2E7A" w:rsidRDefault="00AF0947" w:rsidP="008D175F">
            <w:pPr>
              <w:contextualSpacing/>
              <w:rPr>
                <w:rFonts w:ascii="Calibri" w:hAnsi="Calibri" w:cs="Calibri"/>
              </w:rPr>
            </w:pPr>
            <w:r w:rsidRPr="00DB2E7A">
              <w:rPr>
                <w:rFonts w:ascii="Calibri" w:hAnsi="Calibri" w:cs="Calibri"/>
              </w:rPr>
              <w:t>1.50</w:t>
            </w:r>
          </w:p>
        </w:tc>
        <w:tc>
          <w:tcPr>
            <w:tcW w:w="1815" w:type="dxa"/>
            <w:vAlign w:val="center"/>
          </w:tcPr>
          <w:p w14:paraId="2A4906C0" w14:textId="77777777" w:rsidR="00AF0947" w:rsidRPr="00DB2E7A" w:rsidRDefault="00AF0947" w:rsidP="008D175F">
            <w:pPr>
              <w:contextualSpacing/>
              <w:rPr>
                <w:rFonts w:ascii="Calibri" w:hAnsi="Calibri" w:cs="Calibri"/>
              </w:rPr>
            </w:pPr>
            <w:r w:rsidRPr="00DB2E7A">
              <w:rPr>
                <w:rFonts w:ascii="Calibri" w:hAnsi="Calibri" w:cs="Calibri"/>
              </w:rPr>
              <w:t>0.71</w:t>
            </w:r>
          </w:p>
        </w:tc>
        <w:tc>
          <w:tcPr>
            <w:tcW w:w="1814" w:type="dxa"/>
            <w:vAlign w:val="center"/>
          </w:tcPr>
          <w:p w14:paraId="4E94CF29" w14:textId="77777777" w:rsidR="00AF0947" w:rsidRPr="00DB2E7A" w:rsidRDefault="00AF0947" w:rsidP="008D175F">
            <w:pPr>
              <w:contextualSpacing/>
              <w:rPr>
                <w:rFonts w:ascii="Calibri" w:hAnsi="Calibri" w:cs="Calibri"/>
              </w:rPr>
            </w:pPr>
            <w:r w:rsidRPr="00DB2E7A">
              <w:rPr>
                <w:rFonts w:ascii="Calibri" w:hAnsi="Calibri" w:cs="Calibri"/>
              </w:rPr>
              <w:t>5.95</w:t>
            </w:r>
          </w:p>
        </w:tc>
        <w:tc>
          <w:tcPr>
            <w:tcW w:w="1815" w:type="dxa"/>
            <w:vAlign w:val="center"/>
          </w:tcPr>
          <w:p w14:paraId="3DDC48D0"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29355238" w14:textId="77777777" w:rsidTr="008D175F">
        <w:tc>
          <w:tcPr>
            <w:tcW w:w="1814" w:type="dxa"/>
            <w:tcBorders>
              <w:bottom w:val="single" w:sz="4" w:space="0" w:color="auto"/>
            </w:tcBorders>
            <w:vAlign w:val="center"/>
          </w:tcPr>
          <w:p w14:paraId="6C6ACBCE" w14:textId="77777777" w:rsidR="00AF0947" w:rsidRPr="00DB2E7A" w:rsidRDefault="00AF0947" w:rsidP="008D175F">
            <w:pPr>
              <w:contextualSpacing/>
              <w:rPr>
                <w:rFonts w:ascii="Calibri" w:hAnsi="Calibri" w:cs="Calibri"/>
              </w:rPr>
            </w:pPr>
            <w:r w:rsidRPr="00DB2E7A">
              <w:rPr>
                <w:rFonts w:ascii="Calibri" w:hAnsi="Calibri" w:cs="Calibri"/>
              </w:rPr>
              <w:t>4</w:t>
            </w:r>
          </w:p>
        </w:tc>
        <w:tc>
          <w:tcPr>
            <w:tcW w:w="1814" w:type="dxa"/>
            <w:tcBorders>
              <w:bottom w:val="single" w:sz="4" w:space="0" w:color="auto"/>
            </w:tcBorders>
            <w:vAlign w:val="center"/>
          </w:tcPr>
          <w:p w14:paraId="581992B9" w14:textId="77777777" w:rsidR="00AF0947" w:rsidRPr="00DB2E7A" w:rsidRDefault="00AF0947" w:rsidP="008D175F">
            <w:pPr>
              <w:contextualSpacing/>
              <w:rPr>
                <w:rFonts w:ascii="Calibri" w:hAnsi="Calibri" w:cs="Calibri"/>
              </w:rPr>
            </w:pPr>
            <w:r w:rsidRPr="00DB2E7A">
              <w:rPr>
                <w:rFonts w:ascii="Calibri" w:hAnsi="Calibri" w:cs="Calibri"/>
              </w:rPr>
              <w:t>1.60</w:t>
            </w:r>
          </w:p>
        </w:tc>
        <w:tc>
          <w:tcPr>
            <w:tcW w:w="1815" w:type="dxa"/>
            <w:tcBorders>
              <w:bottom w:val="single" w:sz="4" w:space="0" w:color="auto"/>
            </w:tcBorders>
            <w:vAlign w:val="center"/>
          </w:tcPr>
          <w:p w14:paraId="681EAAD5" w14:textId="77777777" w:rsidR="00AF0947" w:rsidRPr="00DB2E7A" w:rsidRDefault="00AF0947" w:rsidP="008D175F">
            <w:pPr>
              <w:contextualSpacing/>
              <w:rPr>
                <w:rFonts w:ascii="Calibri" w:hAnsi="Calibri" w:cs="Calibri"/>
              </w:rPr>
            </w:pPr>
            <w:r w:rsidRPr="00DB2E7A">
              <w:rPr>
                <w:rFonts w:ascii="Calibri" w:hAnsi="Calibri" w:cs="Calibri"/>
              </w:rPr>
              <w:t>0.77</w:t>
            </w:r>
          </w:p>
        </w:tc>
        <w:tc>
          <w:tcPr>
            <w:tcW w:w="1814" w:type="dxa"/>
            <w:tcBorders>
              <w:bottom w:val="single" w:sz="4" w:space="0" w:color="auto"/>
            </w:tcBorders>
            <w:vAlign w:val="center"/>
          </w:tcPr>
          <w:p w14:paraId="7B8C8F3B" w14:textId="77777777" w:rsidR="00AF0947" w:rsidRPr="00DB2E7A" w:rsidRDefault="00AF0947" w:rsidP="008D175F">
            <w:pPr>
              <w:contextualSpacing/>
              <w:rPr>
                <w:rFonts w:ascii="Calibri" w:hAnsi="Calibri" w:cs="Calibri"/>
              </w:rPr>
            </w:pPr>
            <w:r w:rsidRPr="00DB2E7A">
              <w:rPr>
                <w:rFonts w:ascii="Calibri" w:hAnsi="Calibri" w:cs="Calibri"/>
              </w:rPr>
              <w:t>6.01</w:t>
            </w:r>
          </w:p>
        </w:tc>
        <w:tc>
          <w:tcPr>
            <w:tcW w:w="1815" w:type="dxa"/>
            <w:tcBorders>
              <w:bottom w:val="single" w:sz="4" w:space="0" w:color="auto"/>
            </w:tcBorders>
            <w:vAlign w:val="center"/>
          </w:tcPr>
          <w:p w14:paraId="5A5FD32D" w14:textId="77777777" w:rsidR="00AF0947" w:rsidRPr="00DB2E7A" w:rsidRDefault="00AF0947" w:rsidP="008D175F">
            <w:pPr>
              <w:contextualSpacing/>
              <w:rPr>
                <w:rFonts w:ascii="Calibri" w:hAnsi="Calibri" w:cs="Calibri"/>
                <w:bCs/>
              </w:rPr>
            </w:pPr>
            <w:r w:rsidRPr="00DB2E7A">
              <w:rPr>
                <w:rFonts w:ascii="Calibri" w:hAnsi="Calibri" w:cs="Calibri"/>
                <w:bCs/>
              </w:rPr>
              <w:t>4.2</w:t>
            </w:r>
          </w:p>
        </w:tc>
      </w:tr>
      <w:tr w:rsidR="00AF0947" w14:paraId="19769543" w14:textId="77777777" w:rsidTr="008D175F">
        <w:tc>
          <w:tcPr>
            <w:tcW w:w="1814" w:type="dxa"/>
            <w:tcBorders>
              <w:bottom w:val="single" w:sz="12" w:space="0" w:color="auto"/>
            </w:tcBorders>
            <w:vAlign w:val="center"/>
          </w:tcPr>
          <w:p w14:paraId="7DA00542" w14:textId="77777777" w:rsidR="00AF0947" w:rsidRPr="00DB2E7A" w:rsidRDefault="00AF0947" w:rsidP="008D175F">
            <w:pPr>
              <w:contextualSpacing/>
              <w:rPr>
                <w:rFonts w:ascii="Calibri" w:hAnsi="Calibri" w:cs="Calibri"/>
              </w:rPr>
            </w:pPr>
            <w:r w:rsidRPr="00DB2E7A">
              <w:rPr>
                <w:rFonts w:ascii="Calibri" w:hAnsi="Calibri" w:cs="Calibri"/>
              </w:rPr>
              <w:t>7</w:t>
            </w:r>
          </w:p>
        </w:tc>
        <w:tc>
          <w:tcPr>
            <w:tcW w:w="1814" w:type="dxa"/>
            <w:tcBorders>
              <w:bottom w:val="single" w:sz="12" w:space="0" w:color="auto"/>
            </w:tcBorders>
            <w:vAlign w:val="center"/>
          </w:tcPr>
          <w:p w14:paraId="7EF6A9C9" w14:textId="77777777" w:rsidR="00AF0947" w:rsidRPr="00DB2E7A" w:rsidRDefault="00AF0947" w:rsidP="008D175F">
            <w:pPr>
              <w:contextualSpacing/>
              <w:rPr>
                <w:rFonts w:ascii="Calibri" w:hAnsi="Calibri" w:cs="Calibri"/>
              </w:rPr>
            </w:pPr>
            <w:r w:rsidRPr="00DB2E7A">
              <w:rPr>
                <w:rFonts w:ascii="Calibri" w:hAnsi="Calibri" w:cs="Calibri"/>
              </w:rPr>
              <w:t>1.80</w:t>
            </w:r>
          </w:p>
        </w:tc>
        <w:tc>
          <w:tcPr>
            <w:tcW w:w="1815" w:type="dxa"/>
            <w:tcBorders>
              <w:bottom w:val="single" w:sz="12" w:space="0" w:color="auto"/>
            </w:tcBorders>
            <w:vAlign w:val="center"/>
          </w:tcPr>
          <w:p w14:paraId="57DC8B1D" w14:textId="77777777" w:rsidR="00AF0947" w:rsidRPr="00DB2E7A" w:rsidRDefault="00AF0947" w:rsidP="008D175F">
            <w:pPr>
              <w:contextualSpacing/>
              <w:rPr>
                <w:rFonts w:ascii="Calibri" w:hAnsi="Calibri" w:cs="Calibri"/>
              </w:rPr>
            </w:pPr>
            <w:r w:rsidRPr="00DB2E7A">
              <w:rPr>
                <w:rFonts w:ascii="Calibri" w:hAnsi="Calibri" w:cs="Calibri"/>
              </w:rPr>
              <w:t>0.87</w:t>
            </w:r>
          </w:p>
        </w:tc>
        <w:tc>
          <w:tcPr>
            <w:tcW w:w="1814" w:type="dxa"/>
            <w:tcBorders>
              <w:bottom w:val="single" w:sz="12" w:space="0" w:color="auto"/>
            </w:tcBorders>
            <w:vAlign w:val="center"/>
          </w:tcPr>
          <w:p w14:paraId="42D1C48E" w14:textId="77777777" w:rsidR="00AF0947" w:rsidRPr="00DB2E7A" w:rsidRDefault="00AF0947" w:rsidP="008D175F">
            <w:pPr>
              <w:contextualSpacing/>
              <w:rPr>
                <w:rFonts w:ascii="Calibri" w:hAnsi="Calibri" w:cs="Calibri"/>
              </w:rPr>
            </w:pPr>
            <w:r w:rsidRPr="00DB2E7A">
              <w:rPr>
                <w:rFonts w:ascii="Calibri" w:hAnsi="Calibri" w:cs="Calibri"/>
              </w:rPr>
              <w:t>6.04</w:t>
            </w:r>
          </w:p>
        </w:tc>
        <w:tc>
          <w:tcPr>
            <w:tcW w:w="1815" w:type="dxa"/>
            <w:tcBorders>
              <w:bottom w:val="single" w:sz="12" w:space="0" w:color="auto"/>
            </w:tcBorders>
            <w:vAlign w:val="center"/>
          </w:tcPr>
          <w:p w14:paraId="046E6072" w14:textId="77777777" w:rsidR="00AF0947" w:rsidRPr="00DB2E7A" w:rsidRDefault="00AF0947" w:rsidP="008D175F">
            <w:pPr>
              <w:contextualSpacing/>
              <w:rPr>
                <w:rFonts w:ascii="Calibri" w:hAnsi="Calibri" w:cs="Calibri"/>
                <w:bCs/>
              </w:rPr>
            </w:pPr>
            <w:r w:rsidRPr="00DB2E7A">
              <w:rPr>
                <w:rFonts w:ascii="Calibri" w:hAnsi="Calibri" w:cs="Calibri"/>
                <w:bCs/>
              </w:rPr>
              <w:t>4.1</w:t>
            </w:r>
          </w:p>
        </w:tc>
      </w:tr>
    </w:tbl>
    <w:p w14:paraId="7548E661" w14:textId="77777777" w:rsidR="00AF0947" w:rsidRDefault="00AF0947" w:rsidP="00AF0947">
      <w:pPr>
        <w:pStyle w:val="Heading2"/>
        <w:sectPr w:rsidR="00AF0947" w:rsidSect="00D55A61">
          <w:headerReference w:type="even" r:id="rId65"/>
          <w:headerReference w:type="default" r:id="rId66"/>
          <w:footerReference w:type="even" r:id="rId67"/>
          <w:footerReference w:type="default" r:id="rId68"/>
          <w:footerReference w:type="first" r:id="rId69"/>
          <w:endnotePr>
            <w:numFmt w:val="decimal"/>
          </w:endnotePr>
          <w:pgSz w:w="11906" w:h="16838"/>
          <w:pgMar w:top="1440" w:right="1440" w:bottom="1440" w:left="1440" w:header="709" w:footer="709" w:gutter="0"/>
          <w:cols w:space="708"/>
          <w:titlePg/>
          <w:docGrid w:linePitch="360"/>
        </w:sectPr>
      </w:pPr>
    </w:p>
    <w:p w14:paraId="76024D5F" w14:textId="77777777" w:rsidR="00A5122C" w:rsidRPr="00B3201F" w:rsidRDefault="00A5122C" w:rsidP="00A5122C">
      <w:pPr>
        <w:pStyle w:val="Heading3"/>
        <w:pageBreakBefore/>
      </w:pPr>
      <w:bookmarkStart w:id="2557" w:name="_Toc415420542"/>
      <w:bookmarkStart w:id="2558" w:name="_Toc472625823"/>
      <w:bookmarkStart w:id="2559" w:name="_Toc382313186"/>
      <w:bookmarkStart w:id="2560" w:name="_Toc415420560"/>
      <w:bookmarkStart w:id="2561" w:name="_Toc472625834"/>
      <w:bookmarkStart w:id="2562" w:name="_Toc80793291"/>
      <w:r>
        <w:lastRenderedPageBreak/>
        <w:t>BDC-to-Strike Intervals</w:t>
      </w:r>
      <w:bookmarkEnd w:id="2557"/>
      <w:bookmarkEnd w:id="2558"/>
      <w:bookmarkEnd w:id="2562"/>
    </w:p>
    <w:p w14:paraId="515F2C59" w14:textId="7B48DE82" w:rsidR="00A5122C" w:rsidRPr="00DB2E7A" w:rsidRDefault="00A5122C" w:rsidP="00A5122C">
      <w:r w:rsidRPr="00DB2E7A">
        <w:t>The following chart shows the average time differences obtained during development between the triggering of an infra-red optical Sensor Module and a sound operated sensor for each bell at Liverpool Cathedral. Separate average values are shown for handstroke, backstroke, and both strokes combined. The total sample size was 93 blows.</w:t>
      </w:r>
    </w:p>
    <w:p w14:paraId="4B352F78" w14:textId="77777777" w:rsidR="00A5122C" w:rsidRDefault="00A5122C" w:rsidP="00A5122C">
      <w:pPr>
        <w:keepNext/>
        <w:jc w:val="center"/>
      </w:pPr>
      <w:r>
        <w:rPr>
          <w:noProof/>
          <w:lang w:eastAsia="en-GB"/>
        </w:rPr>
        <w:drawing>
          <wp:inline distT="0" distB="0" distL="0" distR="0" wp14:anchorId="691EEA9C" wp14:editId="621B4161">
            <wp:extent cx="5331587" cy="4175603"/>
            <wp:effectExtent l="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_to_strike_average_revised_20140426.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327102" cy="4172090"/>
                    </a:xfrm>
                    <a:prstGeom prst="rect">
                      <a:avLst/>
                    </a:prstGeom>
                  </pic:spPr>
                </pic:pic>
              </a:graphicData>
            </a:graphic>
          </wp:inline>
        </w:drawing>
      </w:r>
    </w:p>
    <w:p w14:paraId="526ADFF7" w14:textId="115DFB8D" w:rsidR="00A5122C" w:rsidRDefault="00A5122C" w:rsidP="00A5122C">
      <w:pPr>
        <w:pStyle w:val="Caption"/>
        <w:jc w:val="center"/>
      </w:pPr>
      <w:bookmarkStart w:id="2563" w:name="_Toc415420616"/>
      <w:bookmarkStart w:id="2564" w:name="_Toc472625908"/>
      <w:bookmarkStart w:id="2565" w:name="_Toc80793356"/>
      <w:r>
        <w:t xml:space="preserve">Figure </w:t>
      </w:r>
      <w:r>
        <w:rPr>
          <w:noProof/>
        </w:rPr>
        <w:fldChar w:fldCharType="begin"/>
      </w:r>
      <w:r>
        <w:rPr>
          <w:noProof/>
        </w:rPr>
        <w:instrText xml:space="preserve"> SEQ Figure \* ARABIC </w:instrText>
      </w:r>
      <w:r>
        <w:rPr>
          <w:noProof/>
        </w:rPr>
        <w:fldChar w:fldCharType="separate"/>
      </w:r>
      <w:ins w:id="2566" w:author="Andrew Instone-Cowie" w:date="2021-08-25T14:18:00Z">
        <w:r w:rsidR="00E86763">
          <w:rPr>
            <w:noProof/>
          </w:rPr>
          <w:t>57</w:t>
        </w:r>
      </w:ins>
      <w:del w:id="2567" w:author="Andrew Instone-Cowie" w:date="2021-08-10T20:37:00Z">
        <w:r w:rsidR="00CA0B7C" w:rsidDel="00744894">
          <w:rPr>
            <w:noProof/>
          </w:rPr>
          <w:delText>45</w:delText>
        </w:r>
      </w:del>
      <w:r>
        <w:rPr>
          <w:noProof/>
        </w:rPr>
        <w:fldChar w:fldCharType="end"/>
      </w:r>
      <w:r>
        <w:t xml:space="preserve"> – Liverpool Cathedral Odd-Struckness Chart</w:t>
      </w:r>
      <w:bookmarkEnd w:id="2563"/>
      <w:bookmarkEnd w:id="2564"/>
      <w:bookmarkEnd w:id="2565"/>
    </w:p>
    <w:p w14:paraId="3882EE1A" w14:textId="77777777" w:rsidR="00A76E79" w:rsidRDefault="00A76E79" w:rsidP="00AF0947">
      <w:pPr>
        <w:pStyle w:val="Heading2"/>
      </w:pPr>
      <w:r>
        <w:br w:type="page"/>
      </w:r>
    </w:p>
    <w:p w14:paraId="08BB1C8A" w14:textId="3FB5B238" w:rsidR="00AF0947" w:rsidRDefault="00AF0947" w:rsidP="00AF0947">
      <w:pPr>
        <w:pStyle w:val="Heading2"/>
      </w:pPr>
      <w:bookmarkStart w:id="2568" w:name="_Toc80793292"/>
      <w:r>
        <w:lastRenderedPageBreak/>
        <w:t>Appendix D: CLI Command Reference</w:t>
      </w:r>
      <w:bookmarkEnd w:id="2559"/>
      <w:bookmarkEnd w:id="2560"/>
      <w:bookmarkEnd w:id="2561"/>
      <w:bookmarkEnd w:id="2568"/>
    </w:p>
    <w:p w14:paraId="0D429302" w14:textId="08375707" w:rsidR="00AF0947" w:rsidRPr="00DB2E7A" w:rsidRDefault="00AF0947" w:rsidP="00AF0947">
      <w:r w:rsidRPr="00DB2E7A">
        <w:t xml:space="preserve">The following table lists the additional CLI commands supported by the </w:t>
      </w:r>
      <w:r w:rsidR="009E5AFB" w:rsidRPr="00DB2E7A">
        <w:t xml:space="preserve">Type 2 </w:t>
      </w:r>
      <w:r w:rsidRPr="00DB2E7A">
        <w:t>Simulator Interface firmware, and their functions, as of v</w:t>
      </w:r>
      <w:r w:rsidR="009E5AFB" w:rsidRPr="00DB2E7A">
        <w:t>ersion 3.5</w:t>
      </w:r>
      <w:r w:rsidRPr="00DB2E7A">
        <w:t xml:space="preserve">. </w:t>
      </w:r>
    </w:p>
    <w:p w14:paraId="0C266E40" w14:textId="403E9E6E" w:rsidR="00AF0947" w:rsidRDefault="00AF0947" w:rsidP="00AF0947">
      <w:pPr>
        <w:pStyle w:val="Caption"/>
        <w:keepNext/>
      </w:pPr>
      <w:bookmarkStart w:id="2569" w:name="_Toc415420643"/>
      <w:bookmarkStart w:id="2570" w:name="_Toc472625920"/>
      <w:bookmarkStart w:id="2571" w:name="_Toc80793366"/>
      <w:r>
        <w:t xml:space="preserve">Table </w:t>
      </w:r>
      <w:r>
        <w:rPr>
          <w:noProof/>
        </w:rPr>
        <w:fldChar w:fldCharType="begin"/>
      </w:r>
      <w:r>
        <w:rPr>
          <w:noProof/>
        </w:rPr>
        <w:instrText xml:space="preserve"> SEQ Table \* ARABIC </w:instrText>
      </w:r>
      <w:r>
        <w:rPr>
          <w:noProof/>
        </w:rPr>
        <w:fldChar w:fldCharType="separate"/>
      </w:r>
      <w:ins w:id="2572" w:author="Andrew Instone-Cowie" w:date="2021-08-25T14:18:00Z">
        <w:r w:rsidR="00E86763">
          <w:rPr>
            <w:noProof/>
          </w:rPr>
          <w:t>9</w:t>
        </w:r>
      </w:ins>
      <w:del w:id="2573" w:author="Andrew Instone-Cowie" w:date="2021-08-10T21:33:00Z">
        <w:r w:rsidR="00CA0B7C" w:rsidDel="00095F1B">
          <w:rPr>
            <w:noProof/>
          </w:rPr>
          <w:delText>8</w:delText>
        </w:r>
      </w:del>
      <w:r>
        <w:rPr>
          <w:noProof/>
        </w:rPr>
        <w:fldChar w:fldCharType="end"/>
      </w:r>
      <w:r>
        <w:t xml:space="preserve"> – CLI Command Reference</w:t>
      </w:r>
      <w:bookmarkEnd w:id="2569"/>
      <w:bookmarkEnd w:id="2570"/>
      <w:bookmarkEnd w:id="25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7574"/>
      </w:tblGrid>
      <w:tr w:rsidR="00AF0947" w:rsidRPr="00AE25BB" w14:paraId="0A43A79B" w14:textId="77777777" w:rsidTr="008D175F">
        <w:tc>
          <w:tcPr>
            <w:tcW w:w="1560" w:type="dxa"/>
            <w:shd w:val="clear" w:color="auto" w:fill="D9D9D9" w:themeFill="background1" w:themeFillShade="D9"/>
          </w:tcPr>
          <w:p w14:paraId="396041A0" w14:textId="77777777" w:rsidR="00AF0947" w:rsidRPr="00DB2E7A" w:rsidRDefault="00AF0947" w:rsidP="008D175F">
            <w:pPr>
              <w:contextualSpacing/>
              <w:rPr>
                <w:b/>
              </w:rPr>
            </w:pPr>
            <w:r w:rsidRPr="00DB2E7A">
              <w:rPr>
                <w:b/>
              </w:rPr>
              <w:t>Command</w:t>
            </w:r>
          </w:p>
        </w:tc>
        <w:tc>
          <w:tcPr>
            <w:tcW w:w="7574" w:type="dxa"/>
            <w:shd w:val="clear" w:color="auto" w:fill="D9D9D9" w:themeFill="background1" w:themeFillShade="D9"/>
          </w:tcPr>
          <w:p w14:paraId="3CC26FB1" w14:textId="77777777" w:rsidR="00AF0947" w:rsidRPr="00DB2E7A" w:rsidRDefault="00AF0947" w:rsidP="008D175F">
            <w:pPr>
              <w:contextualSpacing/>
              <w:rPr>
                <w:b/>
              </w:rPr>
            </w:pPr>
            <w:r w:rsidRPr="00DB2E7A">
              <w:rPr>
                <w:b/>
              </w:rPr>
              <w:t>Function</w:t>
            </w:r>
          </w:p>
        </w:tc>
      </w:tr>
      <w:tr w:rsidR="00AF0947" w14:paraId="7D697111" w14:textId="77777777" w:rsidTr="008D175F">
        <w:tc>
          <w:tcPr>
            <w:tcW w:w="1560" w:type="dxa"/>
          </w:tcPr>
          <w:p w14:paraId="6E8AFDBD" w14:textId="27013C7F" w:rsidR="00AF0947" w:rsidRPr="00DB2E7A" w:rsidRDefault="00A5122C" w:rsidP="008D175F">
            <w:pPr>
              <w:contextualSpacing/>
            </w:pPr>
            <w:r w:rsidRPr="00DB2E7A">
              <w:t>?</w:t>
            </w:r>
          </w:p>
        </w:tc>
        <w:tc>
          <w:tcPr>
            <w:tcW w:w="7574" w:type="dxa"/>
          </w:tcPr>
          <w:p w14:paraId="2B926C5C" w14:textId="77777777" w:rsidR="00A5122C" w:rsidRPr="00DB2E7A" w:rsidRDefault="00A5122C" w:rsidP="00A5122C">
            <w:pPr>
              <w:contextualSpacing/>
            </w:pPr>
            <w:r w:rsidRPr="00DB2E7A">
              <w:t>Display current settings</w:t>
            </w:r>
          </w:p>
          <w:p w14:paraId="4457F547" w14:textId="2B53E21C" w:rsidR="00AF0947" w:rsidRPr="00DB2E7A" w:rsidRDefault="00A5122C" w:rsidP="00A5122C">
            <w:pPr>
              <w:contextualSpacing/>
            </w:pPr>
            <w:r w:rsidRPr="00DB2E7A">
              <w:t>This command sends a detailed set of configuration and operational values to the serial port for review.</w:t>
            </w:r>
          </w:p>
        </w:tc>
      </w:tr>
      <w:tr w:rsidR="00AF0947" w14:paraId="09360310" w14:textId="77777777" w:rsidTr="008D175F">
        <w:tc>
          <w:tcPr>
            <w:tcW w:w="1560" w:type="dxa"/>
          </w:tcPr>
          <w:p w14:paraId="512395EE" w14:textId="040D7D88" w:rsidR="00AF0947" w:rsidRPr="00DB2E7A" w:rsidRDefault="00AF0947" w:rsidP="008D175F">
            <w:pPr>
              <w:contextualSpacing/>
            </w:pPr>
            <w:r w:rsidRPr="00DB2E7A">
              <w:t>B</w:t>
            </w:r>
            <w:r w:rsidR="003D5D04" w:rsidRPr="00DB2E7A">
              <w:t>/b</w:t>
            </w:r>
          </w:p>
        </w:tc>
        <w:tc>
          <w:tcPr>
            <w:tcW w:w="7574" w:type="dxa"/>
          </w:tcPr>
          <w:p w14:paraId="5D3BB5EF" w14:textId="10E43341" w:rsidR="00AF0947" w:rsidRPr="00DB2E7A" w:rsidRDefault="00AF0947" w:rsidP="008D175F">
            <w:pPr>
              <w:contextualSpacing/>
            </w:pPr>
            <w:r w:rsidRPr="00DB2E7A">
              <w:t>Set the de-bounce timer (1ms -&gt; 20ms</w:t>
            </w:r>
            <w:r w:rsidR="009E5AFB" w:rsidRPr="00DB2E7A">
              <w:t>, default 2ms).</w:t>
            </w:r>
          </w:p>
          <w:p w14:paraId="56BF6FEF" w14:textId="77777777" w:rsidR="00AF0947" w:rsidRPr="00DB2E7A" w:rsidDel="00AC1650" w:rsidRDefault="00AF0947" w:rsidP="008D175F">
            <w:pPr>
              <w:contextualSpacing/>
            </w:pPr>
            <w:r w:rsidRPr="00DB2E7A">
              <w:t>This command prompts for the value of the de-bounce time, in milliseconds. See also command “S”.</w:t>
            </w:r>
          </w:p>
        </w:tc>
      </w:tr>
      <w:tr w:rsidR="003D5D04" w14:paraId="3F30E20C" w14:textId="77777777" w:rsidTr="008D175F">
        <w:tc>
          <w:tcPr>
            <w:tcW w:w="1560" w:type="dxa"/>
          </w:tcPr>
          <w:p w14:paraId="093D0D98" w14:textId="677F5D19" w:rsidR="003D5D04" w:rsidRPr="00DB2E7A" w:rsidRDefault="003D5D04" w:rsidP="008D175F">
            <w:pPr>
              <w:contextualSpacing/>
            </w:pPr>
            <w:r w:rsidRPr="00DB2E7A">
              <w:t>G/g</w:t>
            </w:r>
          </w:p>
        </w:tc>
        <w:tc>
          <w:tcPr>
            <w:tcW w:w="7574" w:type="dxa"/>
          </w:tcPr>
          <w:p w14:paraId="19078075" w14:textId="28BBAE8F" w:rsidR="003D5D04" w:rsidRPr="00DB2E7A" w:rsidRDefault="003D5D04" w:rsidP="003D5D04">
            <w:pPr>
              <w:contextualSpacing/>
            </w:pPr>
            <w:r w:rsidRPr="00DB2E7A">
              <w:t>Set the guard timer (1cs -&gt; 50</w:t>
            </w:r>
            <w:r w:rsidR="0078272C">
              <w:t>c</w:t>
            </w:r>
            <w:r w:rsidRPr="00DB2E7A">
              <w:t>s, default 10cs).</w:t>
            </w:r>
          </w:p>
          <w:p w14:paraId="063F2310" w14:textId="44344922" w:rsidR="003D5D04" w:rsidRPr="00DB2E7A" w:rsidRDefault="003D5D04" w:rsidP="003D5D04">
            <w:pPr>
              <w:contextualSpacing/>
            </w:pPr>
            <w:r w:rsidRPr="00DB2E7A">
              <w:t>This command prompts for the value of the guard time, in centiseconds (1cs = 10ms). See also command “S”.</w:t>
            </w:r>
          </w:p>
        </w:tc>
      </w:tr>
      <w:tr w:rsidR="00AF0947" w14:paraId="35F73EED" w14:textId="77777777" w:rsidTr="008D175F">
        <w:tc>
          <w:tcPr>
            <w:tcW w:w="1560" w:type="dxa"/>
          </w:tcPr>
          <w:p w14:paraId="78202B1D" w14:textId="37D0ABF9" w:rsidR="00AF0947" w:rsidRPr="00DB2E7A" w:rsidDel="00B65F5B" w:rsidRDefault="00AF0947" w:rsidP="008D175F">
            <w:pPr>
              <w:contextualSpacing/>
            </w:pPr>
            <w:r w:rsidRPr="00DB2E7A">
              <w:t>E</w:t>
            </w:r>
            <w:r w:rsidR="003D5D04" w:rsidRPr="00DB2E7A">
              <w:t>/e</w:t>
            </w:r>
          </w:p>
        </w:tc>
        <w:tc>
          <w:tcPr>
            <w:tcW w:w="7574" w:type="dxa"/>
          </w:tcPr>
          <w:p w14:paraId="0523017B" w14:textId="579C87A0" w:rsidR="00AF0947" w:rsidRPr="00DB2E7A" w:rsidRDefault="00AF0947" w:rsidP="008D175F">
            <w:pPr>
              <w:contextualSpacing/>
            </w:pPr>
            <w:r w:rsidRPr="00DB2E7A">
              <w:t>Enable/disable sensors</w:t>
            </w:r>
            <w:r w:rsidR="003D5D04" w:rsidRPr="00DB2E7A">
              <w:t>.</w:t>
            </w:r>
          </w:p>
          <w:p w14:paraId="2AFC8E99" w14:textId="718A01F7" w:rsidR="00AF0947" w:rsidRPr="00DB2E7A" w:rsidRDefault="00AF0947" w:rsidP="008D175F">
            <w:pPr>
              <w:contextualSpacing/>
            </w:pPr>
            <w:r w:rsidRPr="00DB2E7A">
              <w:t xml:space="preserve">This command prompts for the enable mask bit to be set or unset for each input channel. This determines which channels will generate output, and can be used for example to bypass a faulty Sensor </w:t>
            </w:r>
            <w:r w:rsidR="003D5D04" w:rsidRPr="00DB2E7A">
              <w:t>Module</w:t>
            </w:r>
            <w:r w:rsidRPr="00DB2E7A">
              <w:t>. See also command “S”.</w:t>
            </w:r>
          </w:p>
        </w:tc>
      </w:tr>
      <w:tr w:rsidR="00A5122C" w14:paraId="39E91086" w14:textId="77777777" w:rsidTr="008D175F">
        <w:tc>
          <w:tcPr>
            <w:tcW w:w="1560" w:type="dxa"/>
          </w:tcPr>
          <w:p w14:paraId="69C054A4" w14:textId="7319272F" w:rsidR="00A5122C" w:rsidRPr="00DB2E7A" w:rsidRDefault="00A5122C" w:rsidP="008D175F">
            <w:pPr>
              <w:contextualSpacing/>
            </w:pPr>
            <w:r w:rsidRPr="00DB2E7A">
              <w:t>R/r</w:t>
            </w:r>
          </w:p>
        </w:tc>
        <w:tc>
          <w:tcPr>
            <w:tcW w:w="7574" w:type="dxa"/>
          </w:tcPr>
          <w:p w14:paraId="127BFEC2" w14:textId="60F3789F" w:rsidR="00A5122C" w:rsidRPr="00DB2E7A" w:rsidRDefault="00A5122C" w:rsidP="00A5122C">
            <w:pPr>
              <w:contextualSpacing/>
            </w:pPr>
            <w:r w:rsidRPr="00DB2E7A">
              <w:t>Remaps Sensor Module channel numbers (1 to 16) to Simulator output signals, following the usual conventions for bell numbers (0-90ETABCD). Can also be used to map channels to the MBI external switch codes (WXYZ), supported by Abel only.</w:t>
            </w:r>
          </w:p>
        </w:tc>
      </w:tr>
      <w:tr w:rsidR="00AF0947" w14:paraId="2FA7A0B1" w14:textId="77777777" w:rsidTr="008D175F">
        <w:tc>
          <w:tcPr>
            <w:tcW w:w="1560" w:type="dxa"/>
          </w:tcPr>
          <w:p w14:paraId="6935DE8A" w14:textId="14B029CB" w:rsidR="00AF0947" w:rsidRPr="00DB2E7A" w:rsidRDefault="00AF0947" w:rsidP="008D175F">
            <w:pPr>
              <w:contextualSpacing/>
            </w:pPr>
            <w:r w:rsidRPr="00DB2E7A">
              <w:t>S</w:t>
            </w:r>
            <w:r w:rsidR="003D5D04" w:rsidRPr="00DB2E7A">
              <w:t>/s</w:t>
            </w:r>
          </w:p>
        </w:tc>
        <w:tc>
          <w:tcPr>
            <w:tcW w:w="7574" w:type="dxa"/>
          </w:tcPr>
          <w:p w14:paraId="52A7492C" w14:textId="5703182A" w:rsidR="00AF0947" w:rsidRPr="00DB2E7A" w:rsidRDefault="00AF0947" w:rsidP="008D175F">
            <w:pPr>
              <w:keepNext/>
              <w:keepLines/>
              <w:contextualSpacing/>
            </w:pPr>
            <w:r w:rsidRPr="00DB2E7A">
              <w:t>Save settings to EEPROM</w:t>
            </w:r>
            <w:r w:rsidR="003D5D04" w:rsidRPr="00DB2E7A">
              <w:t>.</w:t>
            </w:r>
          </w:p>
          <w:p w14:paraId="76AEEC2E" w14:textId="76188803" w:rsidR="00AF0947" w:rsidRPr="00DB2E7A" w:rsidRDefault="00AF0947" w:rsidP="008D175F">
            <w:pPr>
              <w:keepNext/>
              <w:keepLines/>
              <w:contextualSpacing/>
            </w:pPr>
            <w:r w:rsidRPr="00DB2E7A">
              <w:t>This command saves the value set by the “</w:t>
            </w:r>
            <w:r w:rsidR="003D5D04" w:rsidRPr="00DB2E7A">
              <w:t>B</w:t>
            </w:r>
            <w:r w:rsidRPr="00DB2E7A">
              <w:t>”, “</w:t>
            </w:r>
            <w:r w:rsidR="003D5D04" w:rsidRPr="00DB2E7A">
              <w:t>G”, “</w:t>
            </w:r>
            <w:r w:rsidR="00A5122C" w:rsidRPr="00DB2E7A">
              <w:t>E</w:t>
            </w:r>
            <w:r w:rsidR="003D5D04" w:rsidRPr="00DB2E7A">
              <w:t>”</w:t>
            </w:r>
            <w:r w:rsidRPr="00DB2E7A">
              <w:t xml:space="preserve"> and “</w:t>
            </w:r>
            <w:r w:rsidR="00A5122C" w:rsidRPr="00DB2E7A">
              <w:t>R</w:t>
            </w:r>
            <w:r w:rsidRPr="00DB2E7A">
              <w:t>” commands to non-volatile memory. If Debug Mode is enabled, the Debug Mask (“M”) is also saved.</w:t>
            </w:r>
          </w:p>
        </w:tc>
      </w:tr>
      <w:tr w:rsidR="00AF0947" w14:paraId="684A4DA1" w14:textId="77777777" w:rsidTr="008D175F">
        <w:tc>
          <w:tcPr>
            <w:tcW w:w="1560" w:type="dxa"/>
          </w:tcPr>
          <w:p w14:paraId="4CCC6311" w14:textId="4EB3AB32" w:rsidR="00AF0947" w:rsidRPr="00DB2E7A" w:rsidRDefault="00AF0947" w:rsidP="008D175F">
            <w:pPr>
              <w:contextualSpacing/>
            </w:pPr>
            <w:r w:rsidRPr="00DB2E7A">
              <w:t>P</w:t>
            </w:r>
            <w:r w:rsidR="003D5D04" w:rsidRPr="00DB2E7A">
              <w:t>/p</w:t>
            </w:r>
          </w:p>
        </w:tc>
        <w:tc>
          <w:tcPr>
            <w:tcW w:w="7574" w:type="dxa"/>
          </w:tcPr>
          <w:p w14:paraId="580168ED" w14:textId="6F16C150" w:rsidR="00AF0947" w:rsidRPr="00DB2E7A" w:rsidRDefault="00AF0947" w:rsidP="008D175F">
            <w:pPr>
              <w:keepNext/>
              <w:keepLines/>
              <w:contextualSpacing/>
            </w:pPr>
            <w:r w:rsidRPr="00DB2E7A">
              <w:t>Set the serial port speed</w:t>
            </w:r>
            <w:r w:rsidR="003D5D04" w:rsidRPr="00DB2E7A">
              <w:t>.</w:t>
            </w:r>
          </w:p>
          <w:p w14:paraId="49233F90" w14:textId="251B430A" w:rsidR="00AF0947" w:rsidRPr="00DB2E7A" w:rsidRDefault="00AF0947" w:rsidP="008D175F">
            <w:pPr>
              <w:keepNext/>
              <w:keepLines/>
              <w:contextualSpacing/>
            </w:pPr>
            <w:r w:rsidRPr="00DB2E7A">
              <w:t xml:space="preserve">The serial port speed may be set to 2400, 4800 or 9600bps with this command. The new speed is stored in EEPROM </w:t>
            </w:r>
            <w:r w:rsidR="00A5122C" w:rsidRPr="00DB2E7A">
              <w:t xml:space="preserve">immediately </w:t>
            </w:r>
            <w:r w:rsidRPr="00DB2E7A">
              <w:t>and an interface reset is required to make it active. This command is provided for debugging use only, all tested Simulator Software packages support 2400bps only.</w:t>
            </w:r>
          </w:p>
        </w:tc>
      </w:tr>
      <w:tr w:rsidR="00A5122C" w14:paraId="157F77A3" w14:textId="77777777" w:rsidTr="008D175F">
        <w:tc>
          <w:tcPr>
            <w:tcW w:w="1560" w:type="dxa"/>
          </w:tcPr>
          <w:p w14:paraId="7CCC4809" w14:textId="0A6BE894" w:rsidR="00A5122C" w:rsidRPr="00DB2E7A" w:rsidRDefault="00A5122C" w:rsidP="00A5122C">
            <w:pPr>
              <w:contextualSpacing/>
            </w:pPr>
            <w:r w:rsidRPr="00DB2E7A">
              <w:t>T/t</w:t>
            </w:r>
          </w:p>
        </w:tc>
        <w:tc>
          <w:tcPr>
            <w:tcW w:w="7574" w:type="dxa"/>
          </w:tcPr>
          <w:p w14:paraId="70B0D12A" w14:textId="77777777" w:rsidR="00A5122C" w:rsidRPr="00DB2E7A" w:rsidRDefault="00A5122C" w:rsidP="00A5122C">
            <w:pPr>
              <w:keepNext/>
              <w:keepLines/>
              <w:contextualSpacing/>
            </w:pPr>
            <w:r w:rsidRPr="00DB2E7A">
              <w:t>Enable test mode.</w:t>
            </w:r>
          </w:p>
          <w:p w14:paraId="43F47D80" w14:textId="055C8A9F" w:rsidR="00A5122C" w:rsidRPr="00DB2E7A" w:rsidRDefault="00A5122C" w:rsidP="00A5122C">
            <w:pPr>
              <w:keepNext/>
              <w:keepLines/>
              <w:contextualSpacing/>
            </w:pPr>
            <w:r w:rsidRPr="00DB2E7A">
              <w:t>Generates several useful test patterns on the serial interface. A hardware reset is required to exit test mode.</w:t>
            </w:r>
          </w:p>
        </w:tc>
      </w:tr>
      <w:tr w:rsidR="00A5122C" w14:paraId="13AEC87B" w14:textId="77777777" w:rsidTr="008D175F">
        <w:tc>
          <w:tcPr>
            <w:tcW w:w="1560" w:type="dxa"/>
          </w:tcPr>
          <w:p w14:paraId="5AC9D79D" w14:textId="018C97DE" w:rsidR="00A5122C" w:rsidRPr="00DB2E7A" w:rsidRDefault="00A5122C" w:rsidP="00A5122C">
            <w:pPr>
              <w:contextualSpacing/>
            </w:pPr>
            <w:r w:rsidRPr="00DB2E7A">
              <w:t>H/h</w:t>
            </w:r>
          </w:p>
        </w:tc>
        <w:tc>
          <w:tcPr>
            <w:tcW w:w="7574" w:type="dxa"/>
          </w:tcPr>
          <w:p w14:paraId="0C61816C" w14:textId="09AAC198" w:rsidR="00A5122C" w:rsidRPr="00DB2E7A" w:rsidRDefault="00A5122C" w:rsidP="00A5122C">
            <w:pPr>
              <w:keepNext/>
              <w:keepLines/>
              <w:contextualSpacing/>
            </w:pPr>
            <w:r w:rsidRPr="00DB2E7A">
              <w:t>Display CLI help text.</w:t>
            </w:r>
          </w:p>
        </w:tc>
      </w:tr>
      <w:tr w:rsidR="00A5122C" w14:paraId="61785DCB" w14:textId="77777777" w:rsidTr="008D175F">
        <w:tc>
          <w:tcPr>
            <w:tcW w:w="1560" w:type="dxa"/>
          </w:tcPr>
          <w:p w14:paraId="0590FCEC" w14:textId="77777777" w:rsidR="00A5122C" w:rsidRPr="00DB2E7A" w:rsidRDefault="00A5122C" w:rsidP="00A5122C">
            <w:pPr>
              <w:contextualSpacing/>
            </w:pPr>
            <w:r w:rsidRPr="00DB2E7A">
              <w:t>D</w:t>
            </w:r>
          </w:p>
        </w:tc>
        <w:tc>
          <w:tcPr>
            <w:tcW w:w="7574" w:type="dxa"/>
          </w:tcPr>
          <w:p w14:paraId="26439EA3" w14:textId="6C2EBBF2" w:rsidR="00A5122C" w:rsidRPr="00DB2E7A" w:rsidRDefault="00A5122C" w:rsidP="00A5122C">
            <w:pPr>
              <w:contextualSpacing/>
            </w:pPr>
            <w:r w:rsidRPr="00DB2E7A">
              <w:t>Turn debug mode ON, or set debug flags.</w:t>
            </w:r>
          </w:p>
          <w:p w14:paraId="0B298FD6" w14:textId="77777777" w:rsidR="00A5122C" w:rsidRPr="00DB2E7A" w:rsidRDefault="00A5122C" w:rsidP="00A5122C">
            <w:pPr>
              <w:contextualSpacing/>
            </w:pPr>
            <w:r w:rsidRPr="00DB2E7A">
              <w:t>If Debug Mode is off, this command turns it on.</w:t>
            </w:r>
          </w:p>
          <w:p w14:paraId="547FB632" w14:textId="3DAD073D" w:rsidR="00A5122C" w:rsidRPr="00DB2E7A" w:rsidRDefault="00A5122C" w:rsidP="00A5122C">
            <w:pPr>
              <w:contextualSpacing/>
            </w:pPr>
            <w:r w:rsidRPr="00DB2E7A">
              <w:t xml:space="preserve">If Debug Mode is on, this command prompts the user to enable or disable each Debug Flag. </w:t>
            </w:r>
          </w:p>
          <w:p w14:paraId="427D7182" w14:textId="180BCA76" w:rsidR="00A5122C" w:rsidRPr="00DB2E7A" w:rsidRDefault="00A5122C" w:rsidP="00A5122C">
            <w:pPr>
              <w:contextualSpacing/>
            </w:pPr>
            <w:r w:rsidRPr="00DB2E7A">
              <w:t>This output is intended to be accessed via a terminal emulator and is not suitable for use by the Simulator. Debug mode should be disabled before starting the Simulator Software Package.</w:t>
            </w:r>
          </w:p>
        </w:tc>
      </w:tr>
      <w:tr w:rsidR="00A5122C" w14:paraId="2E299260" w14:textId="77777777" w:rsidTr="008D175F">
        <w:tc>
          <w:tcPr>
            <w:tcW w:w="1560" w:type="dxa"/>
          </w:tcPr>
          <w:p w14:paraId="61B31F38" w14:textId="77777777" w:rsidR="00A5122C" w:rsidRPr="00DB2E7A" w:rsidRDefault="00A5122C" w:rsidP="00A5122C">
            <w:pPr>
              <w:contextualSpacing/>
            </w:pPr>
            <w:r w:rsidRPr="00DB2E7A">
              <w:t>d</w:t>
            </w:r>
          </w:p>
        </w:tc>
        <w:tc>
          <w:tcPr>
            <w:tcW w:w="7574" w:type="dxa"/>
          </w:tcPr>
          <w:p w14:paraId="2FC18574" w14:textId="77777777" w:rsidR="00A5122C" w:rsidRPr="00DB2E7A" w:rsidRDefault="00A5122C" w:rsidP="00A5122C">
            <w:pPr>
              <w:contextualSpacing/>
            </w:pPr>
            <w:r w:rsidRPr="00DB2E7A">
              <w:t>Turn debug mode OFF</w:t>
            </w:r>
          </w:p>
        </w:tc>
      </w:tr>
      <w:tr w:rsidR="00A5122C" w14:paraId="0D6D5B73" w14:textId="77777777" w:rsidTr="00EE370F">
        <w:tc>
          <w:tcPr>
            <w:tcW w:w="9134" w:type="dxa"/>
            <w:gridSpan w:val="2"/>
          </w:tcPr>
          <w:p w14:paraId="62485EE5" w14:textId="73291CE8" w:rsidR="00A5122C" w:rsidRPr="00DB2E7A" w:rsidRDefault="00A5122C" w:rsidP="00A5122C">
            <w:pPr>
              <w:contextualSpacing/>
              <w:rPr>
                <w:i/>
                <w:iCs/>
              </w:rPr>
            </w:pPr>
            <w:r w:rsidRPr="00DB2E7A">
              <w:rPr>
                <w:i/>
                <w:iCs/>
              </w:rPr>
              <w:t>The following commands are available in Debug Mode only.</w:t>
            </w:r>
          </w:p>
        </w:tc>
      </w:tr>
      <w:tr w:rsidR="00A5122C" w14:paraId="0A15F730" w14:textId="77777777" w:rsidTr="008D175F">
        <w:tc>
          <w:tcPr>
            <w:tcW w:w="1560" w:type="dxa"/>
          </w:tcPr>
          <w:p w14:paraId="0BE1418C" w14:textId="4582F994" w:rsidR="00A5122C" w:rsidRPr="00DB2E7A" w:rsidRDefault="00A5122C" w:rsidP="00A5122C">
            <w:pPr>
              <w:contextualSpacing/>
            </w:pPr>
            <w:r w:rsidRPr="00DB2E7A">
              <w:lastRenderedPageBreak/>
              <w:t>M/m</w:t>
            </w:r>
          </w:p>
        </w:tc>
        <w:tc>
          <w:tcPr>
            <w:tcW w:w="7574" w:type="dxa"/>
          </w:tcPr>
          <w:p w14:paraId="5B9C5513" w14:textId="566E5311" w:rsidR="00A5122C" w:rsidRPr="00DB2E7A" w:rsidRDefault="00A5122C" w:rsidP="00A5122C">
            <w:pPr>
              <w:contextualSpacing/>
            </w:pPr>
            <w:r w:rsidRPr="00DB2E7A">
              <w:t>Set or unset the debug mask bits. (Debug Mode only)</w:t>
            </w:r>
          </w:p>
          <w:p w14:paraId="1778A31B" w14:textId="048AB10F" w:rsidR="00A5122C" w:rsidRPr="00DB2E7A" w:rsidRDefault="00A5122C" w:rsidP="00A5122C">
            <w:pPr>
              <w:contextualSpacing/>
            </w:pPr>
            <w:r w:rsidRPr="00DB2E7A">
              <w:t>This command is available only when Debug Mode is turned on, and prompts for the debug mask bit to be set or unset for each input channel. This determines which channels will generate debug output and can be used to reduce the volume of debug messages when troubleshooting a specific channel or Sensor Module. See also command “S”.</w:t>
            </w:r>
          </w:p>
        </w:tc>
      </w:tr>
      <w:tr w:rsidR="00A5122C" w14:paraId="4783D7B9" w14:textId="77777777" w:rsidTr="008D175F">
        <w:tc>
          <w:tcPr>
            <w:tcW w:w="1560" w:type="dxa"/>
          </w:tcPr>
          <w:p w14:paraId="07B89EA5" w14:textId="2DA8FDEB" w:rsidR="00A5122C" w:rsidRPr="00DB2E7A" w:rsidRDefault="00A5122C" w:rsidP="00A5122C">
            <w:pPr>
              <w:contextualSpacing/>
            </w:pPr>
            <w:r w:rsidRPr="00DB2E7A">
              <w:t>Z/z</w:t>
            </w:r>
          </w:p>
        </w:tc>
        <w:tc>
          <w:tcPr>
            <w:tcW w:w="7574" w:type="dxa"/>
          </w:tcPr>
          <w:p w14:paraId="50AAC7E1" w14:textId="768A1A4B" w:rsidR="00A5122C" w:rsidRPr="00DB2E7A" w:rsidRDefault="00A5122C" w:rsidP="00A5122C">
            <w:pPr>
              <w:contextualSpacing/>
            </w:pPr>
            <w:r w:rsidRPr="00DB2E7A">
              <w:t>Set defaults. (Debug Mode only)</w:t>
            </w:r>
          </w:p>
          <w:p w14:paraId="42C2D576" w14:textId="1365F095" w:rsidR="00A5122C" w:rsidRPr="00DB2E7A" w:rsidRDefault="00A5122C" w:rsidP="00A5122C">
            <w:pPr>
              <w:contextualSpacing/>
            </w:pPr>
            <w:r w:rsidRPr="00DB2E7A">
              <w:t>This command is available only when Debug Mode is turned on, and sets default values for all the configurable settings. See also command “S”.</w:t>
            </w:r>
          </w:p>
        </w:tc>
      </w:tr>
      <w:tr w:rsidR="00A5122C" w14:paraId="686405E8" w14:textId="77777777" w:rsidTr="008D175F">
        <w:tc>
          <w:tcPr>
            <w:tcW w:w="1560" w:type="dxa"/>
          </w:tcPr>
          <w:p w14:paraId="27F7B577" w14:textId="77777777" w:rsidR="00A5122C" w:rsidRPr="00DB2E7A" w:rsidRDefault="00A5122C" w:rsidP="00A5122C">
            <w:pPr>
              <w:contextualSpacing/>
            </w:pPr>
            <w:r w:rsidRPr="00DB2E7A">
              <w:t>0 … 9</w:t>
            </w:r>
          </w:p>
        </w:tc>
        <w:tc>
          <w:tcPr>
            <w:tcW w:w="7574" w:type="dxa"/>
          </w:tcPr>
          <w:p w14:paraId="64F9673A" w14:textId="298BC2B1" w:rsidR="00A5122C" w:rsidRPr="00DB2E7A" w:rsidRDefault="00A5122C" w:rsidP="00A5122C">
            <w:pPr>
              <w:contextualSpacing/>
            </w:pPr>
            <w:r w:rsidRPr="00DB2E7A">
              <w:t>Print debug markers (Debug Mode only)</w:t>
            </w:r>
          </w:p>
          <w:p w14:paraId="4EFA0379" w14:textId="77777777" w:rsidR="00A5122C" w:rsidRPr="00DB2E7A" w:rsidRDefault="00A5122C" w:rsidP="00A5122C">
            <w:pPr>
              <w:contextualSpacing/>
            </w:pPr>
            <w:r w:rsidRPr="00DB2E7A">
              <w:t xml:space="preserve">This command is available only when Debug Mode is turned on, and sends the text “DEBUG MARKER </w:t>
            </w:r>
            <w:r w:rsidRPr="00DB2E7A">
              <w:rPr>
                <w:i/>
              </w:rPr>
              <w:t>N</w:t>
            </w:r>
            <w:r w:rsidRPr="00DB2E7A">
              <w:t xml:space="preserve">” to the serial port, where </w:t>
            </w:r>
            <w:r w:rsidRPr="00DB2E7A">
              <w:rPr>
                <w:i/>
              </w:rPr>
              <w:t>N</w:t>
            </w:r>
            <w:r w:rsidRPr="00DB2E7A">
              <w:t xml:space="preserve"> = 0 to 9. This is useful for identifying areas of interest in the output when logging debug output with a terminal emulator.</w:t>
            </w:r>
          </w:p>
        </w:tc>
      </w:tr>
      <w:tr w:rsidR="00A5122C" w14:paraId="3C81AA68" w14:textId="77777777" w:rsidTr="008D175F">
        <w:tc>
          <w:tcPr>
            <w:tcW w:w="1560" w:type="dxa"/>
          </w:tcPr>
          <w:p w14:paraId="6F6A7D70" w14:textId="07B45475" w:rsidR="00A5122C" w:rsidRPr="00DB2E7A" w:rsidRDefault="00A5122C" w:rsidP="00A5122C">
            <w:pPr>
              <w:contextualSpacing/>
            </w:pPr>
            <w:r w:rsidRPr="00DB2E7A">
              <w:t>L/l</w:t>
            </w:r>
          </w:p>
        </w:tc>
        <w:tc>
          <w:tcPr>
            <w:tcW w:w="7574" w:type="dxa"/>
          </w:tcPr>
          <w:p w14:paraId="635B315D" w14:textId="4C0597CE" w:rsidR="00A5122C" w:rsidRPr="00DB2E7A" w:rsidRDefault="00A5122C" w:rsidP="00A5122C">
            <w:pPr>
              <w:contextualSpacing/>
            </w:pPr>
            <w:r w:rsidRPr="00DB2E7A">
              <w:t>Display CLI debug mode help text (Debug Mode only)</w:t>
            </w:r>
          </w:p>
        </w:tc>
      </w:tr>
    </w:tbl>
    <w:p w14:paraId="3626E66E" w14:textId="77777777" w:rsidR="00AF0947" w:rsidRDefault="00AF0947" w:rsidP="00AF0947">
      <w:pPr>
        <w:pStyle w:val="Heading2"/>
        <w:pageBreakBefore/>
      </w:pPr>
      <w:bookmarkStart w:id="2574" w:name="_Toc415420561"/>
      <w:bookmarkStart w:id="2575" w:name="_Toc472625835"/>
      <w:bookmarkStart w:id="2576" w:name="_Toc80793293"/>
      <w:r>
        <w:lastRenderedPageBreak/>
        <w:t>Appendix E: Diagnostic LED Codes</w:t>
      </w:r>
      <w:bookmarkEnd w:id="2574"/>
      <w:bookmarkEnd w:id="2575"/>
      <w:bookmarkEnd w:id="2576"/>
    </w:p>
    <w:p w14:paraId="0D62E6A7" w14:textId="2109ADA6" w:rsidR="00AF0947" w:rsidRPr="00DB2E7A" w:rsidRDefault="00AF0947" w:rsidP="00AF0947">
      <w:r w:rsidRPr="00DB2E7A">
        <w:t>The following tables list the meanings of the codes shown by the flashes of the diagnostic LED on the Simulator Interface</w:t>
      </w:r>
      <w:r w:rsidR="00EE370F" w:rsidRPr="00DB2E7A">
        <w:t xml:space="preserve"> Module</w:t>
      </w:r>
      <w:r w:rsidRPr="00DB2E7A">
        <w:t>. This list is correct as of firmware v</w:t>
      </w:r>
      <w:r w:rsidR="00EE370F" w:rsidRPr="00DB2E7A">
        <w:t>3.5</w:t>
      </w:r>
      <w:r w:rsidRPr="00DB2E7A">
        <w:t>.</w:t>
      </w:r>
    </w:p>
    <w:p w14:paraId="365EBE4F" w14:textId="55185E40" w:rsidR="00AF0947" w:rsidRPr="00DB2E7A" w:rsidRDefault="00A049AB" w:rsidP="005E5122">
      <w:pPr>
        <w:pStyle w:val="ListParagraph"/>
        <w:numPr>
          <w:ilvl w:val="0"/>
          <w:numId w:val="7"/>
        </w:numPr>
        <w:spacing w:after="120"/>
        <w:ind w:left="714" w:hanging="357"/>
        <w:contextualSpacing w:val="0"/>
      </w:pPr>
      <w:r w:rsidRPr="00DB2E7A">
        <w:rPr>
          <w:rFonts w:ascii="Calibri" w:hAnsi="Calibri" w:cs="Calibri"/>
        </w:rPr>
        <w:t>The</w:t>
      </w:r>
      <w:r w:rsidR="00AF0947" w:rsidRPr="00DB2E7A">
        <w:rPr>
          <w:rFonts w:ascii="Calibri" w:hAnsi="Calibri" w:cs="Calibri"/>
        </w:rPr>
        <w:t xml:space="preserve"> LED flash</w:t>
      </w:r>
      <w:r w:rsidRPr="00DB2E7A">
        <w:rPr>
          <w:rFonts w:ascii="Calibri" w:hAnsi="Calibri" w:cs="Calibri"/>
        </w:rPr>
        <w:t>es</w:t>
      </w:r>
      <w:r w:rsidR="00AF0947" w:rsidRPr="00DB2E7A">
        <w:rPr>
          <w:rFonts w:ascii="Calibri" w:hAnsi="Calibri" w:cs="Calibri"/>
        </w:rPr>
        <w:t xml:space="preserve"> slowly when test mode is </w:t>
      </w:r>
      <w:r w:rsidRPr="00DB2E7A">
        <w:rPr>
          <w:rFonts w:ascii="Calibri" w:hAnsi="Calibri" w:cs="Calibri"/>
        </w:rPr>
        <w:t>running</w:t>
      </w:r>
      <w:r w:rsidR="00AF0947" w:rsidRPr="00DB2E7A">
        <w:rPr>
          <w:rFonts w:ascii="Calibri" w:hAnsi="Calibri" w:cs="Calibri"/>
          <w:sz w:val="24"/>
          <w:szCs w:val="24"/>
        </w:rPr>
        <w:t>.</w:t>
      </w:r>
    </w:p>
    <w:p w14:paraId="77893820" w14:textId="77777777" w:rsidR="00AF0947" w:rsidRPr="00DB2E7A" w:rsidRDefault="00AF0947" w:rsidP="00AF0947">
      <w:r w:rsidRPr="00DB2E7A">
        <w:t>The following table lists the signal codes displayed on the yellow LED of the Simulator Interface.</w:t>
      </w:r>
    </w:p>
    <w:p w14:paraId="663B2254" w14:textId="2381C252" w:rsidR="00AF0947" w:rsidRDefault="00AF0947" w:rsidP="00AF0947">
      <w:pPr>
        <w:pStyle w:val="Caption"/>
        <w:keepNext/>
      </w:pPr>
      <w:bookmarkStart w:id="2577" w:name="_Toc415420645"/>
      <w:bookmarkStart w:id="2578" w:name="_Toc472625922"/>
      <w:bookmarkStart w:id="2579" w:name="_Toc80793367"/>
      <w:r>
        <w:t xml:space="preserve">Table </w:t>
      </w:r>
      <w:r>
        <w:rPr>
          <w:noProof/>
        </w:rPr>
        <w:fldChar w:fldCharType="begin"/>
      </w:r>
      <w:r>
        <w:rPr>
          <w:noProof/>
        </w:rPr>
        <w:instrText xml:space="preserve"> SEQ Table \* ARABIC </w:instrText>
      </w:r>
      <w:r>
        <w:rPr>
          <w:noProof/>
        </w:rPr>
        <w:fldChar w:fldCharType="separate"/>
      </w:r>
      <w:ins w:id="2580" w:author="Andrew Instone-Cowie" w:date="2021-08-25T14:18:00Z">
        <w:r w:rsidR="00E86763">
          <w:rPr>
            <w:noProof/>
          </w:rPr>
          <w:t>10</w:t>
        </w:r>
      </w:ins>
      <w:del w:id="2581" w:author="Andrew Instone-Cowie" w:date="2021-08-10T21:33:00Z">
        <w:r w:rsidR="00CA0B7C" w:rsidDel="00095F1B">
          <w:rPr>
            <w:noProof/>
          </w:rPr>
          <w:delText>9</w:delText>
        </w:r>
      </w:del>
      <w:r>
        <w:rPr>
          <w:noProof/>
        </w:rPr>
        <w:fldChar w:fldCharType="end"/>
      </w:r>
      <w:r>
        <w:t xml:space="preserve"> –</w:t>
      </w:r>
      <w:r w:rsidR="00A049AB">
        <w:t xml:space="preserve"> </w:t>
      </w:r>
      <w:r w:rsidRPr="00BC3784">
        <w:t>LED Signal Codes</w:t>
      </w:r>
      <w:bookmarkEnd w:id="2577"/>
      <w:bookmarkEnd w:id="2578"/>
      <w:bookmarkEnd w:id="257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779"/>
        <w:gridCol w:w="5917"/>
        <w:gridCol w:w="1617"/>
      </w:tblGrid>
      <w:tr w:rsidR="00AF0947" w:rsidRPr="00AE25BB" w14:paraId="7D276D82" w14:textId="77777777" w:rsidTr="00A049AB">
        <w:tc>
          <w:tcPr>
            <w:tcW w:w="821" w:type="dxa"/>
            <w:tcBorders>
              <w:bottom w:val="single" w:sz="4" w:space="0" w:color="auto"/>
            </w:tcBorders>
            <w:shd w:val="clear" w:color="auto" w:fill="D9D9D9" w:themeFill="background1" w:themeFillShade="D9"/>
          </w:tcPr>
          <w:p w14:paraId="05A0D05A" w14:textId="77777777" w:rsidR="00AF0947" w:rsidRPr="00DB2E7A" w:rsidRDefault="00AF0947" w:rsidP="008D175F">
            <w:pPr>
              <w:contextualSpacing/>
              <w:rPr>
                <w:b/>
              </w:rPr>
            </w:pPr>
            <w:r w:rsidRPr="00DB2E7A">
              <w:rPr>
                <w:b/>
              </w:rPr>
              <w:t>Long</w:t>
            </w:r>
          </w:p>
        </w:tc>
        <w:tc>
          <w:tcPr>
            <w:tcW w:w="779" w:type="dxa"/>
            <w:tcBorders>
              <w:bottom w:val="single" w:sz="4" w:space="0" w:color="auto"/>
            </w:tcBorders>
            <w:shd w:val="clear" w:color="auto" w:fill="D9D9D9" w:themeFill="background1" w:themeFillShade="D9"/>
          </w:tcPr>
          <w:p w14:paraId="0565CC63" w14:textId="77777777" w:rsidR="00AF0947" w:rsidRPr="00DB2E7A" w:rsidRDefault="00AF0947" w:rsidP="008D175F">
            <w:pPr>
              <w:contextualSpacing/>
              <w:rPr>
                <w:b/>
              </w:rPr>
            </w:pPr>
            <w:r w:rsidRPr="00DB2E7A">
              <w:rPr>
                <w:b/>
              </w:rPr>
              <w:t>Short</w:t>
            </w:r>
          </w:p>
        </w:tc>
        <w:tc>
          <w:tcPr>
            <w:tcW w:w="5917" w:type="dxa"/>
            <w:tcBorders>
              <w:bottom w:val="single" w:sz="4" w:space="0" w:color="auto"/>
            </w:tcBorders>
            <w:shd w:val="clear" w:color="auto" w:fill="D9D9D9" w:themeFill="background1" w:themeFillShade="D9"/>
          </w:tcPr>
          <w:p w14:paraId="2D5EB494" w14:textId="77777777" w:rsidR="00AF0947" w:rsidRPr="00DB2E7A" w:rsidRDefault="00AF0947" w:rsidP="008D175F">
            <w:pPr>
              <w:contextualSpacing/>
              <w:rPr>
                <w:b/>
              </w:rPr>
            </w:pPr>
            <w:r w:rsidRPr="00DB2E7A">
              <w:rPr>
                <w:b/>
              </w:rPr>
              <w:t>Meaning</w:t>
            </w:r>
          </w:p>
        </w:tc>
        <w:tc>
          <w:tcPr>
            <w:tcW w:w="1617" w:type="dxa"/>
            <w:tcBorders>
              <w:bottom w:val="single" w:sz="4" w:space="0" w:color="auto"/>
            </w:tcBorders>
            <w:shd w:val="clear" w:color="auto" w:fill="D9D9D9" w:themeFill="background1" w:themeFillShade="D9"/>
          </w:tcPr>
          <w:p w14:paraId="2542579A" w14:textId="77777777" w:rsidR="00AF0947" w:rsidRPr="00DB2E7A" w:rsidRDefault="00AF0947" w:rsidP="008D175F">
            <w:pPr>
              <w:contextualSpacing/>
              <w:rPr>
                <w:b/>
              </w:rPr>
            </w:pPr>
            <w:r w:rsidRPr="00DB2E7A">
              <w:rPr>
                <w:b/>
              </w:rPr>
              <w:t>CLI Command</w:t>
            </w:r>
          </w:p>
        </w:tc>
      </w:tr>
      <w:tr w:rsidR="00AF0947" w14:paraId="4881FB4F" w14:textId="77777777" w:rsidTr="00A049AB">
        <w:tc>
          <w:tcPr>
            <w:tcW w:w="821" w:type="dxa"/>
            <w:tcBorders>
              <w:bottom w:val="single" w:sz="4" w:space="0" w:color="auto"/>
            </w:tcBorders>
          </w:tcPr>
          <w:p w14:paraId="6CA107C3" w14:textId="77777777" w:rsidR="00AF0947" w:rsidRPr="00DB2E7A" w:rsidRDefault="00AF0947" w:rsidP="008D175F">
            <w:pPr>
              <w:contextualSpacing/>
              <w:rPr>
                <w:i/>
              </w:rPr>
            </w:pPr>
            <w:r w:rsidRPr="00DB2E7A">
              <w:rPr>
                <w:i/>
              </w:rPr>
              <w:t>N</w:t>
            </w:r>
          </w:p>
        </w:tc>
        <w:tc>
          <w:tcPr>
            <w:tcW w:w="779" w:type="dxa"/>
            <w:tcBorders>
              <w:bottom w:val="single" w:sz="4" w:space="0" w:color="auto"/>
            </w:tcBorders>
          </w:tcPr>
          <w:p w14:paraId="78B3C7A3" w14:textId="77777777" w:rsidR="00AF0947" w:rsidRPr="00DB2E7A" w:rsidRDefault="00AF0947" w:rsidP="008D175F">
            <w:pPr>
              <w:contextualSpacing/>
              <w:rPr>
                <w:i/>
              </w:rPr>
            </w:pPr>
            <w:r w:rsidRPr="00DB2E7A">
              <w:rPr>
                <w:i/>
              </w:rPr>
              <w:t>M</w:t>
            </w:r>
          </w:p>
        </w:tc>
        <w:tc>
          <w:tcPr>
            <w:tcW w:w="5917" w:type="dxa"/>
            <w:tcBorders>
              <w:bottom w:val="single" w:sz="4" w:space="0" w:color="auto"/>
            </w:tcBorders>
          </w:tcPr>
          <w:p w14:paraId="23FEA58A" w14:textId="77777777" w:rsidR="00AF0947" w:rsidRPr="00DB2E7A" w:rsidRDefault="00AF0947" w:rsidP="008D175F">
            <w:pPr>
              <w:contextualSpacing/>
            </w:pPr>
            <w:r w:rsidRPr="00DB2E7A">
              <w:t>Announces the firmware version on power-on.</w:t>
            </w:r>
          </w:p>
        </w:tc>
        <w:tc>
          <w:tcPr>
            <w:tcW w:w="1617" w:type="dxa"/>
            <w:tcBorders>
              <w:bottom w:val="single" w:sz="4" w:space="0" w:color="auto"/>
            </w:tcBorders>
          </w:tcPr>
          <w:p w14:paraId="7B215334" w14:textId="77777777" w:rsidR="00AF0947" w:rsidRPr="00DB2E7A" w:rsidRDefault="00AF0947" w:rsidP="008D175F">
            <w:pPr>
              <w:contextualSpacing/>
            </w:pPr>
            <w:r w:rsidRPr="00DB2E7A">
              <w:t>-</w:t>
            </w:r>
          </w:p>
        </w:tc>
      </w:tr>
      <w:tr w:rsidR="00EE370F" w14:paraId="05392B13" w14:textId="77777777" w:rsidTr="00A049AB">
        <w:tc>
          <w:tcPr>
            <w:tcW w:w="821" w:type="dxa"/>
            <w:tcBorders>
              <w:bottom w:val="single" w:sz="12" w:space="0" w:color="auto"/>
            </w:tcBorders>
          </w:tcPr>
          <w:p w14:paraId="493A24CE" w14:textId="070B2449" w:rsidR="00EE370F" w:rsidRPr="00DB2E7A" w:rsidRDefault="00A049AB" w:rsidP="008D175F">
            <w:pPr>
              <w:contextualSpacing/>
            </w:pPr>
            <w:r w:rsidRPr="00DB2E7A">
              <w:t>1</w:t>
            </w:r>
          </w:p>
        </w:tc>
        <w:tc>
          <w:tcPr>
            <w:tcW w:w="779" w:type="dxa"/>
            <w:tcBorders>
              <w:bottom w:val="single" w:sz="12" w:space="0" w:color="auto"/>
            </w:tcBorders>
          </w:tcPr>
          <w:p w14:paraId="56A2C9C0" w14:textId="10BEF54A" w:rsidR="00EE370F" w:rsidRPr="00DB2E7A" w:rsidRDefault="00A049AB" w:rsidP="008D175F">
            <w:pPr>
              <w:contextualSpacing/>
            </w:pPr>
            <w:r w:rsidRPr="00DB2E7A">
              <w:t>0</w:t>
            </w:r>
          </w:p>
        </w:tc>
        <w:tc>
          <w:tcPr>
            <w:tcW w:w="5917" w:type="dxa"/>
            <w:tcBorders>
              <w:bottom w:val="single" w:sz="12" w:space="0" w:color="auto"/>
            </w:tcBorders>
          </w:tcPr>
          <w:p w14:paraId="3E9AD6AC" w14:textId="4E3CED3E" w:rsidR="00A049AB" w:rsidRPr="00DB2E7A" w:rsidRDefault="00A049AB" w:rsidP="00A049AB">
            <w:pPr>
              <w:contextualSpacing/>
            </w:pPr>
            <w:r w:rsidRPr="00DB2E7A">
              <w:t>The LED gives one long flash every time the Sensor Module connected to Channel 1 is triggered. The LED lights when the signal from the Sensor Module is received, and extinguishes when the corresponding guard timer expires (the length of this flash is therefore equal to the setting of the guard timer).</w:t>
            </w:r>
          </w:p>
          <w:p w14:paraId="3E22BF90" w14:textId="552A478B" w:rsidR="00EE370F" w:rsidRPr="00DB2E7A" w:rsidRDefault="00A049AB" w:rsidP="00A049AB">
            <w:pPr>
              <w:contextualSpacing/>
            </w:pPr>
            <w:r w:rsidRPr="00DB2E7A">
              <w:t xml:space="preserve">The </w:t>
            </w:r>
            <w:r w:rsidRPr="00DB2E7A">
              <w:rPr>
                <w:i/>
              </w:rPr>
              <w:t>Debug Show LED</w:t>
            </w:r>
            <w:r w:rsidRPr="00DB2E7A">
              <w:t xml:space="preserve"> debug flag enables this behaviour for all channels for which debugging has been selected.</w:t>
            </w:r>
          </w:p>
        </w:tc>
        <w:tc>
          <w:tcPr>
            <w:tcW w:w="1617" w:type="dxa"/>
            <w:tcBorders>
              <w:bottom w:val="single" w:sz="12" w:space="0" w:color="auto"/>
            </w:tcBorders>
          </w:tcPr>
          <w:p w14:paraId="561BD7F8" w14:textId="1266502C" w:rsidR="00EE370F" w:rsidRPr="00DB2E7A" w:rsidRDefault="00A049AB" w:rsidP="008D175F">
            <w:pPr>
              <w:contextualSpacing/>
            </w:pPr>
            <w:r w:rsidRPr="00DB2E7A">
              <w:t>-</w:t>
            </w:r>
          </w:p>
        </w:tc>
      </w:tr>
      <w:tr w:rsidR="00A049AB" w14:paraId="66268974" w14:textId="77777777" w:rsidTr="00A049AB">
        <w:tc>
          <w:tcPr>
            <w:tcW w:w="1600" w:type="dxa"/>
            <w:gridSpan w:val="2"/>
            <w:tcBorders>
              <w:bottom w:val="single" w:sz="12" w:space="0" w:color="auto"/>
            </w:tcBorders>
          </w:tcPr>
          <w:p w14:paraId="4759FA03" w14:textId="1F51DC58" w:rsidR="00A049AB" w:rsidRPr="00DB2E7A" w:rsidRDefault="00A049AB" w:rsidP="008D175F">
            <w:pPr>
              <w:contextualSpacing/>
            </w:pPr>
            <w:r w:rsidRPr="00DB2E7A">
              <w:t>On Steady</w:t>
            </w:r>
          </w:p>
        </w:tc>
        <w:tc>
          <w:tcPr>
            <w:tcW w:w="5917" w:type="dxa"/>
            <w:tcBorders>
              <w:bottom w:val="single" w:sz="12" w:space="0" w:color="auto"/>
            </w:tcBorders>
          </w:tcPr>
          <w:p w14:paraId="61D912CA" w14:textId="32C41BCB" w:rsidR="00A049AB" w:rsidRPr="00DB2E7A" w:rsidRDefault="00A049AB" w:rsidP="008D175F">
            <w:pPr>
              <w:contextualSpacing/>
            </w:pPr>
            <w:r w:rsidRPr="00DB2E7A">
              <w:t>On after power-on: Port speed is not 2400bps, or a sensor channel is disabled (Debug mode only).</w:t>
            </w:r>
          </w:p>
        </w:tc>
        <w:tc>
          <w:tcPr>
            <w:tcW w:w="1617" w:type="dxa"/>
            <w:tcBorders>
              <w:bottom w:val="single" w:sz="12" w:space="0" w:color="auto"/>
            </w:tcBorders>
          </w:tcPr>
          <w:p w14:paraId="5FB2B715" w14:textId="77777777" w:rsidR="00A049AB" w:rsidRPr="00DB2E7A" w:rsidRDefault="00A049AB" w:rsidP="008D175F">
            <w:pPr>
              <w:contextualSpacing/>
            </w:pPr>
            <w:r w:rsidRPr="00DB2E7A">
              <w:t>-</w:t>
            </w:r>
          </w:p>
        </w:tc>
      </w:tr>
      <w:tr w:rsidR="00AF0947" w14:paraId="64A62546" w14:textId="77777777" w:rsidTr="00A049AB">
        <w:tc>
          <w:tcPr>
            <w:tcW w:w="821" w:type="dxa"/>
            <w:tcBorders>
              <w:bottom w:val="single" w:sz="12" w:space="0" w:color="auto"/>
            </w:tcBorders>
          </w:tcPr>
          <w:p w14:paraId="6F740566" w14:textId="77777777" w:rsidR="00AF0947" w:rsidRPr="00DB2E7A" w:rsidRDefault="00AF0947" w:rsidP="008D175F">
            <w:pPr>
              <w:contextualSpacing/>
            </w:pPr>
            <w:r w:rsidRPr="00DB2E7A">
              <w:t>0</w:t>
            </w:r>
          </w:p>
        </w:tc>
        <w:tc>
          <w:tcPr>
            <w:tcW w:w="779" w:type="dxa"/>
            <w:tcBorders>
              <w:bottom w:val="single" w:sz="12" w:space="0" w:color="auto"/>
            </w:tcBorders>
          </w:tcPr>
          <w:p w14:paraId="51000739" w14:textId="77777777" w:rsidR="00AF0947" w:rsidRPr="00DB2E7A" w:rsidRDefault="00AF0947" w:rsidP="008D175F">
            <w:pPr>
              <w:contextualSpacing/>
            </w:pPr>
            <w:r w:rsidRPr="00DB2E7A">
              <w:t>1</w:t>
            </w:r>
          </w:p>
        </w:tc>
        <w:tc>
          <w:tcPr>
            <w:tcW w:w="5917" w:type="dxa"/>
            <w:tcBorders>
              <w:bottom w:val="single" w:sz="12" w:space="0" w:color="auto"/>
            </w:tcBorders>
          </w:tcPr>
          <w:p w14:paraId="09220893" w14:textId="661FB02F" w:rsidR="00EE370F" w:rsidRPr="00DB2E7A" w:rsidRDefault="00AF0947" w:rsidP="008D175F">
            <w:pPr>
              <w:contextualSpacing/>
            </w:pPr>
            <w:r w:rsidRPr="00DB2E7A">
              <w:t>CLI key press acknowledgement.</w:t>
            </w:r>
          </w:p>
        </w:tc>
        <w:tc>
          <w:tcPr>
            <w:tcW w:w="1617" w:type="dxa"/>
            <w:tcBorders>
              <w:bottom w:val="single" w:sz="12" w:space="0" w:color="auto"/>
            </w:tcBorders>
          </w:tcPr>
          <w:p w14:paraId="79AFB455" w14:textId="5694FE46" w:rsidR="00AF0947" w:rsidRPr="00DB2E7A" w:rsidRDefault="00EE370F" w:rsidP="008D175F">
            <w:pPr>
              <w:contextualSpacing/>
            </w:pPr>
            <w:r w:rsidRPr="00DB2E7A">
              <w:t>-</w:t>
            </w:r>
          </w:p>
        </w:tc>
      </w:tr>
      <w:tr w:rsidR="00AF0947" w14:paraId="39B97B94" w14:textId="77777777" w:rsidTr="00A049AB">
        <w:tc>
          <w:tcPr>
            <w:tcW w:w="821" w:type="dxa"/>
            <w:tcBorders>
              <w:top w:val="single" w:sz="12" w:space="0" w:color="auto"/>
            </w:tcBorders>
          </w:tcPr>
          <w:p w14:paraId="54F0ED22" w14:textId="77777777" w:rsidR="00AF0947" w:rsidRPr="00DB2E7A" w:rsidRDefault="00AF0947" w:rsidP="008D175F">
            <w:pPr>
              <w:contextualSpacing/>
            </w:pPr>
            <w:r w:rsidRPr="00DB2E7A">
              <w:t>1</w:t>
            </w:r>
          </w:p>
        </w:tc>
        <w:tc>
          <w:tcPr>
            <w:tcW w:w="779" w:type="dxa"/>
            <w:tcBorders>
              <w:top w:val="single" w:sz="12" w:space="0" w:color="auto"/>
            </w:tcBorders>
          </w:tcPr>
          <w:p w14:paraId="39C6111C" w14:textId="77777777" w:rsidR="00AF0947" w:rsidRPr="00DB2E7A" w:rsidRDefault="00AF0947" w:rsidP="008D175F">
            <w:pPr>
              <w:contextualSpacing/>
            </w:pPr>
            <w:r w:rsidRPr="00DB2E7A">
              <w:t>1</w:t>
            </w:r>
          </w:p>
        </w:tc>
        <w:tc>
          <w:tcPr>
            <w:tcW w:w="5917" w:type="dxa"/>
            <w:tcBorders>
              <w:top w:val="single" w:sz="12" w:space="0" w:color="auto"/>
            </w:tcBorders>
          </w:tcPr>
          <w:p w14:paraId="7E8B3E41" w14:textId="77777777" w:rsidR="00AF0947" w:rsidRPr="00DB2E7A" w:rsidRDefault="00AF0947" w:rsidP="008D175F">
            <w:pPr>
              <w:contextualSpacing/>
            </w:pPr>
            <w:r w:rsidRPr="00DB2E7A">
              <w:t>MBI Protocol command 0xFD received.</w:t>
            </w:r>
          </w:p>
        </w:tc>
        <w:tc>
          <w:tcPr>
            <w:tcW w:w="1617" w:type="dxa"/>
            <w:tcBorders>
              <w:top w:val="single" w:sz="12" w:space="0" w:color="auto"/>
            </w:tcBorders>
          </w:tcPr>
          <w:p w14:paraId="3EE030B6" w14:textId="77777777" w:rsidR="00AF0947" w:rsidRPr="00DB2E7A" w:rsidRDefault="00AF0947" w:rsidP="008D175F">
            <w:pPr>
              <w:contextualSpacing/>
            </w:pPr>
            <w:r w:rsidRPr="00DB2E7A">
              <w:t>-</w:t>
            </w:r>
          </w:p>
        </w:tc>
      </w:tr>
      <w:tr w:rsidR="00AF0947" w14:paraId="34BD1045" w14:textId="77777777" w:rsidTr="00A049AB">
        <w:tc>
          <w:tcPr>
            <w:tcW w:w="821" w:type="dxa"/>
            <w:tcBorders>
              <w:bottom w:val="single" w:sz="4" w:space="0" w:color="auto"/>
            </w:tcBorders>
          </w:tcPr>
          <w:p w14:paraId="1BC69EDB" w14:textId="77777777" w:rsidR="00AF0947" w:rsidRPr="00DB2E7A" w:rsidRDefault="00AF0947" w:rsidP="008D175F">
            <w:pPr>
              <w:contextualSpacing/>
            </w:pPr>
            <w:r w:rsidRPr="00DB2E7A">
              <w:t>1</w:t>
            </w:r>
          </w:p>
        </w:tc>
        <w:tc>
          <w:tcPr>
            <w:tcW w:w="779" w:type="dxa"/>
            <w:tcBorders>
              <w:bottom w:val="single" w:sz="4" w:space="0" w:color="auto"/>
            </w:tcBorders>
          </w:tcPr>
          <w:p w14:paraId="2DC8F2FA" w14:textId="77777777" w:rsidR="00AF0947" w:rsidRPr="00DB2E7A" w:rsidRDefault="00AF0947" w:rsidP="008D175F">
            <w:pPr>
              <w:contextualSpacing/>
            </w:pPr>
            <w:r w:rsidRPr="00DB2E7A">
              <w:t>2</w:t>
            </w:r>
          </w:p>
        </w:tc>
        <w:tc>
          <w:tcPr>
            <w:tcW w:w="5917" w:type="dxa"/>
            <w:tcBorders>
              <w:bottom w:val="single" w:sz="4" w:space="0" w:color="auto"/>
            </w:tcBorders>
          </w:tcPr>
          <w:p w14:paraId="111E3C3C" w14:textId="77777777" w:rsidR="00AF0947" w:rsidRPr="00DB2E7A" w:rsidRDefault="00AF0947" w:rsidP="008D175F">
            <w:pPr>
              <w:contextualSpacing/>
            </w:pPr>
            <w:r w:rsidRPr="00DB2E7A">
              <w:t>MBI Protocol command 0xFE received.</w:t>
            </w:r>
          </w:p>
        </w:tc>
        <w:tc>
          <w:tcPr>
            <w:tcW w:w="1617" w:type="dxa"/>
            <w:tcBorders>
              <w:bottom w:val="single" w:sz="4" w:space="0" w:color="auto"/>
            </w:tcBorders>
          </w:tcPr>
          <w:p w14:paraId="4FF9945A" w14:textId="77777777" w:rsidR="00AF0947" w:rsidRPr="00DB2E7A" w:rsidRDefault="00AF0947" w:rsidP="008D175F">
            <w:pPr>
              <w:contextualSpacing/>
            </w:pPr>
            <w:r w:rsidRPr="00DB2E7A">
              <w:t>-</w:t>
            </w:r>
          </w:p>
        </w:tc>
      </w:tr>
      <w:tr w:rsidR="00AF0947" w14:paraId="234E53A8" w14:textId="77777777" w:rsidTr="00A049AB">
        <w:tc>
          <w:tcPr>
            <w:tcW w:w="821" w:type="dxa"/>
            <w:tcBorders>
              <w:bottom w:val="single" w:sz="12" w:space="0" w:color="auto"/>
            </w:tcBorders>
          </w:tcPr>
          <w:p w14:paraId="5425FD28" w14:textId="77777777" w:rsidR="00AF0947" w:rsidRPr="00DB2E7A" w:rsidRDefault="00AF0947" w:rsidP="008D175F">
            <w:pPr>
              <w:contextualSpacing/>
            </w:pPr>
            <w:r w:rsidRPr="00DB2E7A">
              <w:t>1</w:t>
            </w:r>
          </w:p>
        </w:tc>
        <w:tc>
          <w:tcPr>
            <w:tcW w:w="779" w:type="dxa"/>
            <w:tcBorders>
              <w:bottom w:val="single" w:sz="12" w:space="0" w:color="auto"/>
            </w:tcBorders>
          </w:tcPr>
          <w:p w14:paraId="506DDC6B" w14:textId="77777777" w:rsidR="00AF0947" w:rsidRPr="00DB2E7A" w:rsidRDefault="00AF0947" w:rsidP="008D175F">
            <w:pPr>
              <w:contextualSpacing/>
            </w:pPr>
            <w:r w:rsidRPr="00DB2E7A">
              <w:t>3</w:t>
            </w:r>
          </w:p>
        </w:tc>
        <w:tc>
          <w:tcPr>
            <w:tcW w:w="5917" w:type="dxa"/>
            <w:tcBorders>
              <w:bottom w:val="single" w:sz="12" w:space="0" w:color="auto"/>
            </w:tcBorders>
          </w:tcPr>
          <w:p w14:paraId="21ADDC80" w14:textId="042226D0" w:rsidR="00AF0947" w:rsidRPr="00DB2E7A" w:rsidRDefault="00AF0947" w:rsidP="008D175F">
            <w:pPr>
              <w:contextualSpacing/>
            </w:pPr>
            <w:r w:rsidRPr="00DB2E7A">
              <w:t>MBI Protocol delay timers (and terminator</w:t>
            </w:r>
            <w:r w:rsidR="00EE370F" w:rsidRPr="00DB2E7A">
              <w:t xml:space="preserve"> byte</w:t>
            </w:r>
            <w:r w:rsidRPr="00DB2E7A">
              <w:t>) received.</w:t>
            </w:r>
          </w:p>
        </w:tc>
        <w:tc>
          <w:tcPr>
            <w:tcW w:w="1617" w:type="dxa"/>
            <w:tcBorders>
              <w:bottom w:val="single" w:sz="12" w:space="0" w:color="auto"/>
            </w:tcBorders>
          </w:tcPr>
          <w:p w14:paraId="25F0D5FF" w14:textId="77777777" w:rsidR="00AF0947" w:rsidRPr="00DB2E7A" w:rsidRDefault="00AF0947" w:rsidP="008D175F">
            <w:pPr>
              <w:contextualSpacing/>
            </w:pPr>
            <w:r w:rsidRPr="00DB2E7A">
              <w:t>-</w:t>
            </w:r>
          </w:p>
        </w:tc>
      </w:tr>
      <w:tr w:rsidR="00AF0947" w14:paraId="740BA353" w14:textId="77777777" w:rsidTr="00A049AB">
        <w:tc>
          <w:tcPr>
            <w:tcW w:w="821" w:type="dxa"/>
          </w:tcPr>
          <w:p w14:paraId="7F234FCB" w14:textId="77777777" w:rsidR="00AF0947" w:rsidRPr="00DB2E7A" w:rsidRDefault="00AF0947" w:rsidP="008D175F">
            <w:pPr>
              <w:contextualSpacing/>
            </w:pPr>
            <w:r w:rsidRPr="00DB2E7A">
              <w:t>2</w:t>
            </w:r>
          </w:p>
        </w:tc>
        <w:tc>
          <w:tcPr>
            <w:tcW w:w="779" w:type="dxa"/>
          </w:tcPr>
          <w:p w14:paraId="08B9197B" w14:textId="77777777" w:rsidR="00AF0947" w:rsidRPr="00DB2E7A" w:rsidRDefault="00AF0947" w:rsidP="008D175F">
            <w:pPr>
              <w:contextualSpacing/>
            </w:pPr>
            <w:r w:rsidRPr="00DB2E7A">
              <w:t>3</w:t>
            </w:r>
          </w:p>
        </w:tc>
        <w:tc>
          <w:tcPr>
            <w:tcW w:w="5917" w:type="dxa"/>
          </w:tcPr>
          <w:p w14:paraId="40134B8A" w14:textId="04D9F418" w:rsidR="00AF0947" w:rsidRPr="00DB2E7A" w:rsidRDefault="00AF0947" w:rsidP="008D175F">
            <w:pPr>
              <w:contextualSpacing/>
            </w:pPr>
            <w:r w:rsidRPr="00DB2E7A">
              <w:t>De-bounce timer set.</w:t>
            </w:r>
          </w:p>
        </w:tc>
        <w:tc>
          <w:tcPr>
            <w:tcW w:w="1617" w:type="dxa"/>
          </w:tcPr>
          <w:p w14:paraId="3F45CE64" w14:textId="77777777" w:rsidR="00AF0947" w:rsidRPr="00DB2E7A" w:rsidRDefault="00AF0947" w:rsidP="008D175F">
            <w:pPr>
              <w:contextualSpacing/>
            </w:pPr>
            <w:r w:rsidRPr="00DB2E7A">
              <w:t>B</w:t>
            </w:r>
          </w:p>
        </w:tc>
      </w:tr>
      <w:tr w:rsidR="00AF0947" w14:paraId="5DF77FBE" w14:textId="77777777" w:rsidTr="00A049AB">
        <w:tc>
          <w:tcPr>
            <w:tcW w:w="821" w:type="dxa"/>
          </w:tcPr>
          <w:p w14:paraId="7D858E8D" w14:textId="77777777" w:rsidR="00AF0947" w:rsidRPr="00DB2E7A" w:rsidRDefault="00AF0947" w:rsidP="008D175F">
            <w:pPr>
              <w:contextualSpacing/>
            </w:pPr>
            <w:r w:rsidRPr="00DB2E7A">
              <w:t>2</w:t>
            </w:r>
          </w:p>
        </w:tc>
        <w:tc>
          <w:tcPr>
            <w:tcW w:w="779" w:type="dxa"/>
          </w:tcPr>
          <w:p w14:paraId="07BAAA8B" w14:textId="77777777" w:rsidR="00AF0947" w:rsidRPr="00DB2E7A" w:rsidRDefault="00AF0947" w:rsidP="008D175F">
            <w:pPr>
              <w:contextualSpacing/>
            </w:pPr>
            <w:r w:rsidRPr="00DB2E7A">
              <w:t>4</w:t>
            </w:r>
          </w:p>
        </w:tc>
        <w:tc>
          <w:tcPr>
            <w:tcW w:w="5917" w:type="dxa"/>
          </w:tcPr>
          <w:p w14:paraId="1F2D3897" w14:textId="4C179493" w:rsidR="00AF0947" w:rsidRPr="00DB2E7A" w:rsidRDefault="00EE370F" w:rsidP="008D175F">
            <w:pPr>
              <w:contextualSpacing/>
            </w:pPr>
            <w:r w:rsidRPr="00DB2E7A">
              <w:t>Guard timer set</w:t>
            </w:r>
            <w:r w:rsidR="00AF0947" w:rsidRPr="00DB2E7A">
              <w:t>.</w:t>
            </w:r>
          </w:p>
        </w:tc>
        <w:tc>
          <w:tcPr>
            <w:tcW w:w="1617" w:type="dxa"/>
          </w:tcPr>
          <w:p w14:paraId="24E0C522" w14:textId="57688DF4" w:rsidR="00AF0947" w:rsidRPr="00DB2E7A" w:rsidRDefault="00EE370F" w:rsidP="008D175F">
            <w:pPr>
              <w:contextualSpacing/>
            </w:pPr>
            <w:r w:rsidRPr="00DB2E7A">
              <w:t>G</w:t>
            </w:r>
          </w:p>
        </w:tc>
      </w:tr>
      <w:tr w:rsidR="00AF0947" w14:paraId="280CC990" w14:textId="77777777" w:rsidTr="00A049AB">
        <w:tc>
          <w:tcPr>
            <w:tcW w:w="821" w:type="dxa"/>
          </w:tcPr>
          <w:p w14:paraId="7AEC866B" w14:textId="77777777" w:rsidR="00AF0947" w:rsidRPr="00DB2E7A" w:rsidRDefault="00AF0947" w:rsidP="008D175F">
            <w:pPr>
              <w:contextualSpacing/>
            </w:pPr>
            <w:r w:rsidRPr="00DB2E7A">
              <w:t>2</w:t>
            </w:r>
          </w:p>
        </w:tc>
        <w:tc>
          <w:tcPr>
            <w:tcW w:w="779" w:type="dxa"/>
          </w:tcPr>
          <w:p w14:paraId="5EEDB460" w14:textId="77777777" w:rsidR="00AF0947" w:rsidRPr="00DB2E7A" w:rsidRDefault="00AF0947" w:rsidP="008D175F">
            <w:pPr>
              <w:contextualSpacing/>
            </w:pPr>
            <w:r w:rsidRPr="00DB2E7A">
              <w:t>5</w:t>
            </w:r>
          </w:p>
        </w:tc>
        <w:tc>
          <w:tcPr>
            <w:tcW w:w="5917" w:type="dxa"/>
          </w:tcPr>
          <w:p w14:paraId="602DAA4E" w14:textId="77777777" w:rsidR="00AF0947" w:rsidRPr="00DB2E7A" w:rsidRDefault="00AF0947" w:rsidP="008D175F">
            <w:pPr>
              <w:contextualSpacing/>
            </w:pPr>
            <w:r w:rsidRPr="00DB2E7A">
              <w:t>Settings saved to EEPROM.</w:t>
            </w:r>
          </w:p>
        </w:tc>
        <w:tc>
          <w:tcPr>
            <w:tcW w:w="1617" w:type="dxa"/>
          </w:tcPr>
          <w:p w14:paraId="52EB4D99" w14:textId="77777777" w:rsidR="00AF0947" w:rsidRPr="00DB2E7A" w:rsidRDefault="00AF0947" w:rsidP="008D175F">
            <w:pPr>
              <w:contextualSpacing/>
            </w:pPr>
            <w:r w:rsidRPr="00DB2E7A">
              <w:t>S</w:t>
            </w:r>
          </w:p>
        </w:tc>
      </w:tr>
      <w:tr w:rsidR="00AF0947" w14:paraId="04A30B52" w14:textId="77777777" w:rsidTr="00A049AB">
        <w:tc>
          <w:tcPr>
            <w:tcW w:w="821" w:type="dxa"/>
          </w:tcPr>
          <w:p w14:paraId="0D9D7122" w14:textId="77777777" w:rsidR="00AF0947" w:rsidRPr="00DB2E7A" w:rsidRDefault="00AF0947" w:rsidP="008D175F">
            <w:pPr>
              <w:contextualSpacing/>
            </w:pPr>
            <w:r w:rsidRPr="00DB2E7A">
              <w:t>2</w:t>
            </w:r>
          </w:p>
        </w:tc>
        <w:tc>
          <w:tcPr>
            <w:tcW w:w="779" w:type="dxa"/>
          </w:tcPr>
          <w:p w14:paraId="6C09D454" w14:textId="77777777" w:rsidR="00AF0947" w:rsidRPr="00DB2E7A" w:rsidRDefault="00AF0947" w:rsidP="008D175F">
            <w:pPr>
              <w:tabs>
                <w:tab w:val="left" w:pos="587"/>
              </w:tabs>
              <w:contextualSpacing/>
            </w:pPr>
            <w:r w:rsidRPr="00DB2E7A">
              <w:t>6</w:t>
            </w:r>
          </w:p>
        </w:tc>
        <w:tc>
          <w:tcPr>
            <w:tcW w:w="5917" w:type="dxa"/>
          </w:tcPr>
          <w:p w14:paraId="50239672" w14:textId="2A48AEDC" w:rsidR="00AF0947" w:rsidRPr="00DB2E7A" w:rsidRDefault="00EE370F" w:rsidP="008D175F">
            <w:pPr>
              <w:contextualSpacing/>
            </w:pPr>
            <w:r w:rsidRPr="00DB2E7A">
              <w:t>Enabled channels set</w:t>
            </w:r>
            <w:r w:rsidR="00AF0947" w:rsidRPr="00DB2E7A">
              <w:t>.</w:t>
            </w:r>
          </w:p>
        </w:tc>
        <w:tc>
          <w:tcPr>
            <w:tcW w:w="1617" w:type="dxa"/>
          </w:tcPr>
          <w:p w14:paraId="004F7E0B" w14:textId="738FAA33" w:rsidR="00AF0947" w:rsidRPr="00DB2E7A" w:rsidRDefault="00EE370F" w:rsidP="008D175F">
            <w:pPr>
              <w:contextualSpacing/>
            </w:pPr>
            <w:r w:rsidRPr="00DB2E7A">
              <w:t>E</w:t>
            </w:r>
          </w:p>
        </w:tc>
      </w:tr>
      <w:tr w:rsidR="00EE370F" w14:paraId="5C69B64D" w14:textId="77777777" w:rsidTr="00A049AB">
        <w:tc>
          <w:tcPr>
            <w:tcW w:w="821" w:type="dxa"/>
            <w:tcBorders>
              <w:bottom w:val="single" w:sz="4" w:space="0" w:color="auto"/>
            </w:tcBorders>
          </w:tcPr>
          <w:p w14:paraId="7DF5F96A" w14:textId="77777777" w:rsidR="00EE370F" w:rsidRPr="00DB2E7A" w:rsidRDefault="00EE370F" w:rsidP="00EE370F">
            <w:pPr>
              <w:contextualSpacing/>
            </w:pPr>
            <w:r w:rsidRPr="00DB2E7A">
              <w:t>2</w:t>
            </w:r>
          </w:p>
        </w:tc>
        <w:tc>
          <w:tcPr>
            <w:tcW w:w="779" w:type="dxa"/>
            <w:tcBorders>
              <w:bottom w:val="single" w:sz="4" w:space="0" w:color="auto"/>
            </w:tcBorders>
          </w:tcPr>
          <w:p w14:paraId="606E61A9" w14:textId="77777777" w:rsidR="00EE370F" w:rsidRPr="00DB2E7A" w:rsidRDefault="00EE370F" w:rsidP="00EE370F">
            <w:pPr>
              <w:contextualSpacing/>
            </w:pPr>
            <w:r w:rsidRPr="00DB2E7A">
              <w:t>7</w:t>
            </w:r>
          </w:p>
        </w:tc>
        <w:tc>
          <w:tcPr>
            <w:tcW w:w="5917" w:type="dxa"/>
            <w:tcBorders>
              <w:bottom w:val="single" w:sz="4" w:space="0" w:color="auto"/>
            </w:tcBorders>
          </w:tcPr>
          <w:p w14:paraId="05A577B9" w14:textId="452A272E" w:rsidR="00EE370F" w:rsidRPr="00DB2E7A" w:rsidRDefault="00EE370F" w:rsidP="00EE370F">
            <w:pPr>
              <w:contextualSpacing/>
            </w:pPr>
            <w:r w:rsidRPr="00DB2E7A">
              <w:t>Serial port speed set in EEPROM.</w:t>
            </w:r>
          </w:p>
        </w:tc>
        <w:tc>
          <w:tcPr>
            <w:tcW w:w="1617" w:type="dxa"/>
            <w:tcBorders>
              <w:bottom w:val="single" w:sz="4" w:space="0" w:color="auto"/>
            </w:tcBorders>
          </w:tcPr>
          <w:p w14:paraId="37EEBA31" w14:textId="11CFF105" w:rsidR="00EE370F" w:rsidRPr="00DB2E7A" w:rsidRDefault="00EE370F" w:rsidP="00EE370F">
            <w:pPr>
              <w:contextualSpacing/>
            </w:pPr>
            <w:r w:rsidRPr="00DB2E7A">
              <w:t>P</w:t>
            </w:r>
          </w:p>
        </w:tc>
      </w:tr>
      <w:tr w:rsidR="00AF0947" w14:paraId="5D55BE3A" w14:textId="77777777" w:rsidTr="00A049AB">
        <w:tc>
          <w:tcPr>
            <w:tcW w:w="821" w:type="dxa"/>
            <w:tcBorders>
              <w:bottom w:val="single" w:sz="4" w:space="0" w:color="auto"/>
            </w:tcBorders>
          </w:tcPr>
          <w:p w14:paraId="5E839345" w14:textId="77777777" w:rsidR="00AF0947" w:rsidRPr="00DB2E7A" w:rsidRDefault="00AF0947" w:rsidP="008D175F">
            <w:pPr>
              <w:contextualSpacing/>
            </w:pPr>
            <w:r w:rsidRPr="00DB2E7A">
              <w:t>2</w:t>
            </w:r>
          </w:p>
        </w:tc>
        <w:tc>
          <w:tcPr>
            <w:tcW w:w="779" w:type="dxa"/>
            <w:tcBorders>
              <w:bottom w:val="single" w:sz="4" w:space="0" w:color="auto"/>
            </w:tcBorders>
          </w:tcPr>
          <w:p w14:paraId="78B59C19" w14:textId="77777777" w:rsidR="00AF0947" w:rsidRPr="00DB2E7A" w:rsidRDefault="00AF0947" w:rsidP="008D175F">
            <w:pPr>
              <w:contextualSpacing/>
            </w:pPr>
            <w:r w:rsidRPr="00DB2E7A">
              <w:t>8</w:t>
            </w:r>
          </w:p>
        </w:tc>
        <w:tc>
          <w:tcPr>
            <w:tcW w:w="5917" w:type="dxa"/>
            <w:tcBorders>
              <w:bottom w:val="single" w:sz="4" w:space="0" w:color="auto"/>
            </w:tcBorders>
          </w:tcPr>
          <w:p w14:paraId="6A3269B5" w14:textId="40C93D57" w:rsidR="00AF0947" w:rsidRPr="00DB2E7A" w:rsidRDefault="00EE370F" w:rsidP="008D175F">
            <w:pPr>
              <w:contextualSpacing/>
            </w:pPr>
            <w:r w:rsidRPr="00DB2E7A">
              <w:t>Debug mode on.</w:t>
            </w:r>
          </w:p>
        </w:tc>
        <w:tc>
          <w:tcPr>
            <w:tcW w:w="1617" w:type="dxa"/>
            <w:tcBorders>
              <w:bottom w:val="single" w:sz="4" w:space="0" w:color="auto"/>
            </w:tcBorders>
          </w:tcPr>
          <w:p w14:paraId="2B0E440F" w14:textId="3EE7FB96" w:rsidR="00AF0947" w:rsidRPr="00DB2E7A" w:rsidRDefault="00EE370F" w:rsidP="008D175F">
            <w:pPr>
              <w:contextualSpacing/>
            </w:pPr>
            <w:r w:rsidRPr="00DB2E7A">
              <w:t>D</w:t>
            </w:r>
          </w:p>
        </w:tc>
      </w:tr>
      <w:tr w:rsidR="00AF0947" w14:paraId="4291B230" w14:textId="77777777" w:rsidTr="00A049AB">
        <w:tc>
          <w:tcPr>
            <w:tcW w:w="821" w:type="dxa"/>
            <w:tcBorders>
              <w:bottom w:val="single" w:sz="4" w:space="0" w:color="auto"/>
            </w:tcBorders>
          </w:tcPr>
          <w:p w14:paraId="3D6F9B8D" w14:textId="77777777" w:rsidR="00AF0947" w:rsidRPr="00DB2E7A" w:rsidRDefault="00AF0947" w:rsidP="008D175F">
            <w:pPr>
              <w:contextualSpacing/>
            </w:pPr>
            <w:r w:rsidRPr="00DB2E7A">
              <w:t>2</w:t>
            </w:r>
          </w:p>
        </w:tc>
        <w:tc>
          <w:tcPr>
            <w:tcW w:w="779" w:type="dxa"/>
            <w:tcBorders>
              <w:bottom w:val="single" w:sz="4" w:space="0" w:color="auto"/>
            </w:tcBorders>
          </w:tcPr>
          <w:p w14:paraId="7DAF39F3" w14:textId="77777777" w:rsidR="00AF0947" w:rsidRPr="00DB2E7A" w:rsidRDefault="00AF0947" w:rsidP="008D175F">
            <w:pPr>
              <w:contextualSpacing/>
            </w:pPr>
            <w:r w:rsidRPr="00DB2E7A">
              <w:t>9</w:t>
            </w:r>
          </w:p>
        </w:tc>
        <w:tc>
          <w:tcPr>
            <w:tcW w:w="5917" w:type="dxa"/>
            <w:tcBorders>
              <w:bottom w:val="single" w:sz="4" w:space="0" w:color="auto"/>
            </w:tcBorders>
          </w:tcPr>
          <w:p w14:paraId="464F154A" w14:textId="3766E095" w:rsidR="00AF0947" w:rsidRPr="00DB2E7A" w:rsidRDefault="00EE370F" w:rsidP="008D175F">
            <w:pPr>
              <w:contextualSpacing/>
            </w:pPr>
            <w:r w:rsidRPr="00DB2E7A">
              <w:t>Debug mode off.</w:t>
            </w:r>
          </w:p>
        </w:tc>
        <w:tc>
          <w:tcPr>
            <w:tcW w:w="1617" w:type="dxa"/>
            <w:tcBorders>
              <w:bottom w:val="single" w:sz="4" w:space="0" w:color="auto"/>
            </w:tcBorders>
          </w:tcPr>
          <w:p w14:paraId="62F09504" w14:textId="403DD241" w:rsidR="00AF0947" w:rsidRPr="00DB2E7A" w:rsidRDefault="00EE370F" w:rsidP="008D175F">
            <w:pPr>
              <w:contextualSpacing/>
            </w:pPr>
            <w:r w:rsidRPr="00DB2E7A">
              <w:t>d</w:t>
            </w:r>
          </w:p>
        </w:tc>
      </w:tr>
      <w:tr w:rsidR="00EE370F" w14:paraId="35980CE4" w14:textId="77777777" w:rsidTr="00A049AB">
        <w:tc>
          <w:tcPr>
            <w:tcW w:w="821" w:type="dxa"/>
            <w:tcBorders>
              <w:bottom w:val="single" w:sz="4" w:space="0" w:color="auto"/>
            </w:tcBorders>
          </w:tcPr>
          <w:p w14:paraId="53428B35" w14:textId="691B3CF7" w:rsidR="00EE370F" w:rsidRPr="00DB2E7A" w:rsidRDefault="00EE370F" w:rsidP="00EE370F">
            <w:pPr>
              <w:contextualSpacing/>
            </w:pPr>
            <w:r w:rsidRPr="00DB2E7A">
              <w:t>2</w:t>
            </w:r>
          </w:p>
        </w:tc>
        <w:tc>
          <w:tcPr>
            <w:tcW w:w="779" w:type="dxa"/>
            <w:tcBorders>
              <w:bottom w:val="single" w:sz="4" w:space="0" w:color="auto"/>
            </w:tcBorders>
          </w:tcPr>
          <w:p w14:paraId="3AE3557C" w14:textId="54FEB508" w:rsidR="00EE370F" w:rsidRPr="00DB2E7A" w:rsidRDefault="00EE370F" w:rsidP="00EE370F">
            <w:pPr>
              <w:contextualSpacing/>
            </w:pPr>
            <w:r w:rsidRPr="00DB2E7A">
              <w:t>10</w:t>
            </w:r>
          </w:p>
        </w:tc>
        <w:tc>
          <w:tcPr>
            <w:tcW w:w="5917" w:type="dxa"/>
            <w:tcBorders>
              <w:bottom w:val="single" w:sz="4" w:space="0" w:color="auto"/>
            </w:tcBorders>
          </w:tcPr>
          <w:p w14:paraId="3E5338BC" w14:textId="4A73E3EC" w:rsidR="00EE370F" w:rsidRPr="00DB2E7A" w:rsidRDefault="00EE370F" w:rsidP="00EE370F">
            <w:pPr>
              <w:contextualSpacing/>
            </w:pPr>
            <w:r w:rsidRPr="00DB2E7A">
              <w:t>Debug mask set.</w:t>
            </w:r>
          </w:p>
        </w:tc>
        <w:tc>
          <w:tcPr>
            <w:tcW w:w="1617" w:type="dxa"/>
            <w:tcBorders>
              <w:bottom w:val="single" w:sz="4" w:space="0" w:color="auto"/>
            </w:tcBorders>
          </w:tcPr>
          <w:p w14:paraId="19B4511A" w14:textId="5AFBC3C7" w:rsidR="00EE370F" w:rsidRPr="00DB2E7A" w:rsidRDefault="00EE370F" w:rsidP="00EE370F">
            <w:pPr>
              <w:contextualSpacing/>
            </w:pPr>
            <w:r w:rsidRPr="00DB2E7A">
              <w:t>M</w:t>
            </w:r>
          </w:p>
        </w:tc>
      </w:tr>
      <w:tr w:rsidR="00EE370F" w14:paraId="14659A1C" w14:textId="77777777" w:rsidTr="00A049AB">
        <w:tc>
          <w:tcPr>
            <w:tcW w:w="821" w:type="dxa"/>
            <w:tcBorders>
              <w:bottom w:val="single" w:sz="12" w:space="0" w:color="auto"/>
            </w:tcBorders>
          </w:tcPr>
          <w:p w14:paraId="6A6DBF51" w14:textId="77777777" w:rsidR="00EE370F" w:rsidRPr="00DB2E7A" w:rsidRDefault="00EE370F" w:rsidP="00EE370F">
            <w:pPr>
              <w:contextualSpacing/>
            </w:pPr>
            <w:r w:rsidRPr="00DB2E7A">
              <w:t>2</w:t>
            </w:r>
          </w:p>
        </w:tc>
        <w:tc>
          <w:tcPr>
            <w:tcW w:w="779" w:type="dxa"/>
            <w:tcBorders>
              <w:bottom w:val="single" w:sz="12" w:space="0" w:color="auto"/>
            </w:tcBorders>
          </w:tcPr>
          <w:p w14:paraId="0F516523" w14:textId="1BD7345A" w:rsidR="00EE370F" w:rsidRPr="00DB2E7A" w:rsidRDefault="00EE370F" w:rsidP="00EE370F">
            <w:pPr>
              <w:contextualSpacing/>
            </w:pPr>
            <w:r w:rsidRPr="00DB2E7A">
              <w:t>11</w:t>
            </w:r>
          </w:p>
        </w:tc>
        <w:tc>
          <w:tcPr>
            <w:tcW w:w="5917" w:type="dxa"/>
            <w:tcBorders>
              <w:bottom w:val="single" w:sz="12" w:space="0" w:color="auto"/>
            </w:tcBorders>
          </w:tcPr>
          <w:p w14:paraId="40A1B9F8" w14:textId="6AE17248" w:rsidR="00EE370F" w:rsidRPr="00DB2E7A" w:rsidRDefault="00EE370F" w:rsidP="00EE370F">
            <w:pPr>
              <w:contextualSpacing/>
            </w:pPr>
            <w:r w:rsidRPr="00DB2E7A">
              <w:t>Channels remapped.</w:t>
            </w:r>
          </w:p>
        </w:tc>
        <w:tc>
          <w:tcPr>
            <w:tcW w:w="1617" w:type="dxa"/>
            <w:tcBorders>
              <w:bottom w:val="single" w:sz="12" w:space="0" w:color="auto"/>
            </w:tcBorders>
          </w:tcPr>
          <w:p w14:paraId="17683929" w14:textId="62695BE1" w:rsidR="00EE370F" w:rsidRPr="00DB2E7A" w:rsidRDefault="00EE370F" w:rsidP="00EE370F">
            <w:pPr>
              <w:contextualSpacing/>
            </w:pPr>
            <w:r w:rsidRPr="00DB2E7A">
              <w:t>R</w:t>
            </w:r>
          </w:p>
        </w:tc>
      </w:tr>
      <w:tr w:rsidR="00EE370F" w14:paraId="1CAC080D" w14:textId="77777777" w:rsidTr="00A049AB">
        <w:tc>
          <w:tcPr>
            <w:tcW w:w="821" w:type="dxa"/>
            <w:tcBorders>
              <w:top w:val="single" w:sz="12" w:space="0" w:color="auto"/>
              <w:bottom w:val="single" w:sz="12" w:space="0" w:color="auto"/>
            </w:tcBorders>
          </w:tcPr>
          <w:p w14:paraId="18D5F133" w14:textId="77777777" w:rsidR="00EE370F" w:rsidRPr="00DB2E7A" w:rsidRDefault="00EE370F" w:rsidP="00EE370F">
            <w:pPr>
              <w:contextualSpacing/>
            </w:pPr>
            <w:r w:rsidRPr="00DB2E7A">
              <w:t>3</w:t>
            </w:r>
          </w:p>
        </w:tc>
        <w:tc>
          <w:tcPr>
            <w:tcW w:w="779" w:type="dxa"/>
            <w:tcBorders>
              <w:top w:val="single" w:sz="12" w:space="0" w:color="auto"/>
              <w:bottom w:val="single" w:sz="12" w:space="0" w:color="auto"/>
            </w:tcBorders>
          </w:tcPr>
          <w:p w14:paraId="629300E0" w14:textId="77777777" w:rsidR="00EE370F" w:rsidRPr="00DB2E7A" w:rsidRDefault="00EE370F" w:rsidP="00EE370F">
            <w:pPr>
              <w:contextualSpacing/>
            </w:pPr>
            <w:r w:rsidRPr="00DB2E7A">
              <w:t>0</w:t>
            </w:r>
          </w:p>
        </w:tc>
        <w:tc>
          <w:tcPr>
            <w:tcW w:w="5917" w:type="dxa"/>
            <w:tcBorders>
              <w:top w:val="single" w:sz="12" w:space="0" w:color="auto"/>
              <w:bottom w:val="single" w:sz="12" w:space="0" w:color="auto"/>
            </w:tcBorders>
          </w:tcPr>
          <w:p w14:paraId="3C9578ED" w14:textId="77777777" w:rsidR="00EE370F" w:rsidRPr="00DB2E7A" w:rsidRDefault="00EE370F" w:rsidP="00EE370F">
            <w:pPr>
              <w:contextualSpacing/>
            </w:pPr>
            <w:r w:rsidRPr="00DB2E7A">
              <w:t xml:space="preserve">Invalid character or timeout on serial interface, data discarded. </w:t>
            </w:r>
          </w:p>
        </w:tc>
        <w:tc>
          <w:tcPr>
            <w:tcW w:w="1617" w:type="dxa"/>
            <w:tcBorders>
              <w:top w:val="single" w:sz="12" w:space="0" w:color="auto"/>
              <w:bottom w:val="single" w:sz="12" w:space="0" w:color="auto"/>
            </w:tcBorders>
          </w:tcPr>
          <w:p w14:paraId="4D4CF6FC" w14:textId="77777777" w:rsidR="00EE370F" w:rsidRPr="00DB2E7A" w:rsidRDefault="00EE370F" w:rsidP="00EE370F">
            <w:pPr>
              <w:contextualSpacing/>
            </w:pPr>
            <w:r w:rsidRPr="00DB2E7A">
              <w:t>-</w:t>
            </w:r>
          </w:p>
        </w:tc>
      </w:tr>
    </w:tbl>
    <w:p w14:paraId="0EBDA0C9" w14:textId="77777777" w:rsidR="00AF0947" w:rsidRDefault="00AF0947" w:rsidP="00AF0947">
      <w:pPr>
        <w:pStyle w:val="Heading2"/>
        <w:sectPr w:rsidR="00AF0947" w:rsidSect="0081434A">
          <w:endnotePr>
            <w:numFmt w:val="decimal"/>
          </w:endnotePr>
          <w:pgSz w:w="11906" w:h="16838"/>
          <w:pgMar w:top="1440" w:right="1440" w:bottom="1440" w:left="1440" w:header="709" w:footer="709" w:gutter="0"/>
          <w:cols w:space="708"/>
          <w:docGrid w:linePitch="360"/>
        </w:sectPr>
      </w:pPr>
      <w:bookmarkStart w:id="2582" w:name="_Toc415420564"/>
    </w:p>
    <w:p w14:paraId="1BCDEC21" w14:textId="22E4A04F" w:rsidR="00AF0947" w:rsidRDefault="00AF0947" w:rsidP="00AF0947">
      <w:pPr>
        <w:pStyle w:val="Heading2"/>
      </w:pPr>
      <w:bookmarkStart w:id="2583" w:name="_Toc472625838"/>
      <w:bookmarkStart w:id="2584" w:name="_Toc80793294"/>
      <w:r w:rsidRPr="003031B5">
        <w:lastRenderedPageBreak/>
        <w:t>Appendix F: Useful Links</w:t>
      </w:r>
      <w:bookmarkEnd w:id="2582"/>
      <w:bookmarkEnd w:id="2583"/>
      <w:bookmarkEnd w:id="2584"/>
    </w:p>
    <w:p w14:paraId="45E86ECD" w14:textId="3E30045D" w:rsidR="00AF0947" w:rsidRDefault="00AF0947" w:rsidP="00AF0947">
      <w:pPr>
        <w:pStyle w:val="Caption"/>
        <w:keepNext/>
      </w:pPr>
      <w:bookmarkStart w:id="2585" w:name="_Toc415420646"/>
      <w:bookmarkStart w:id="2586" w:name="_Toc472625923"/>
      <w:bookmarkStart w:id="2587" w:name="_Toc80793368"/>
      <w:r>
        <w:t xml:space="preserve">Table </w:t>
      </w:r>
      <w:r>
        <w:rPr>
          <w:noProof/>
        </w:rPr>
        <w:fldChar w:fldCharType="begin"/>
      </w:r>
      <w:r>
        <w:rPr>
          <w:noProof/>
        </w:rPr>
        <w:instrText xml:space="preserve"> SEQ Table \* ARABIC </w:instrText>
      </w:r>
      <w:r>
        <w:rPr>
          <w:noProof/>
        </w:rPr>
        <w:fldChar w:fldCharType="separate"/>
      </w:r>
      <w:ins w:id="2588" w:author="Andrew Instone-Cowie" w:date="2021-08-25T14:18:00Z">
        <w:r w:rsidR="00E86763">
          <w:rPr>
            <w:noProof/>
          </w:rPr>
          <w:t>11</w:t>
        </w:r>
      </w:ins>
      <w:del w:id="2589" w:author="Andrew Instone-Cowie" w:date="2021-08-10T21:33:00Z">
        <w:r w:rsidR="00CA0B7C" w:rsidDel="00095F1B">
          <w:rPr>
            <w:noProof/>
          </w:rPr>
          <w:delText>10</w:delText>
        </w:r>
      </w:del>
      <w:r>
        <w:rPr>
          <w:noProof/>
        </w:rPr>
        <w:fldChar w:fldCharType="end"/>
      </w:r>
      <w:r>
        <w:t xml:space="preserve"> – Useful Links</w:t>
      </w:r>
      <w:bookmarkEnd w:id="2585"/>
      <w:bookmarkEnd w:id="2586"/>
      <w:bookmarkEnd w:id="2587"/>
    </w:p>
    <w:tbl>
      <w:tblPr>
        <w:tblW w:w="1458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4678"/>
        <w:gridCol w:w="8061"/>
      </w:tblGrid>
      <w:tr w:rsidR="00AF0947" w:rsidRPr="00AE25BB" w14:paraId="60788D07" w14:textId="77777777" w:rsidTr="008D175F">
        <w:tc>
          <w:tcPr>
            <w:tcW w:w="1843" w:type="dxa"/>
            <w:shd w:val="clear" w:color="auto" w:fill="D9D9D9" w:themeFill="background1" w:themeFillShade="D9"/>
          </w:tcPr>
          <w:p w14:paraId="00EF8CE3" w14:textId="77777777" w:rsidR="00AF0947" w:rsidRPr="00AE25BB" w:rsidRDefault="00AF0947" w:rsidP="008D175F">
            <w:pPr>
              <w:contextualSpacing/>
              <w:rPr>
                <w:b/>
              </w:rPr>
            </w:pPr>
            <w:r>
              <w:rPr>
                <w:b/>
              </w:rPr>
              <w:t>Description</w:t>
            </w:r>
          </w:p>
        </w:tc>
        <w:tc>
          <w:tcPr>
            <w:tcW w:w="4678" w:type="dxa"/>
            <w:shd w:val="clear" w:color="auto" w:fill="D9D9D9" w:themeFill="background1" w:themeFillShade="D9"/>
          </w:tcPr>
          <w:p w14:paraId="00FC8EDA" w14:textId="77777777" w:rsidR="00AF0947" w:rsidRDefault="00AF0947" w:rsidP="008D175F">
            <w:pPr>
              <w:contextualSpacing/>
              <w:rPr>
                <w:b/>
              </w:rPr>
            </w:pPr>
          </w:p>
        </w:tc>
        <w:tc>
          <w:tcPr>
            <w:tcW w:w="8061" w:type="dxa"/>
            <w:shd w:val="clear" w:color="auto" w:fill="D9D9D9" w:themeFill="background1" w:themeFillShade="D9"/>
          </w:tcPr>
          <w:p w14:paraId="7400DF04" w14:textId="77777777" w:rsidR="00AF0947" w:rsidRPr="00AE25BB" w:rsidRDefault="00AF0947" w:rsidP="008D175F">
            <w:pPr>
              <w:contextualSpacing/>
              <w:rPr>
                <w:b/>
              </w:rPr>
            </w:pPr>
            <w:r>
              <w:rPr>
                <w:b/>
              </w:rPr>
              <w:t>Link</w:t>
            </w:r>
          </w:p>
        </w:tc>
      </w:tr>
      <w:tr w:rsidR="00AF0947" w14:paraId="75BD4E36" w14:textId="77777777" w:rsidTr="008D175F">
        <w:tc>
          <w:tcPr>
            <w:tcW w:w="14582" w:type="dxa"/>
            <w:gridSpan w:val="3"/>
          </w:tcPr>
          <w:p w14:paraId="0BC73EB5" w14:textId="77777777" w:rsidR="00AF0947" w:rsidRPr="00B46565" w:rsidRDefault="00AF0947" w:rsidP="008D175F">
            <w:pPr>
              <w:contextualSpacing/>
            </w:pPr>
            <w:r w:rsidRPr="00B46565">
              <w:rPr>
                <w:b/>
                <w:i/>
              </w:rPr>
              <w:t>Software</w:t>
            </w:r>
          </w:p>
        </w:tc>
      </w:tr>
      <w:tr w:rsidR="00AF0947" w14:paraId="5B9E8375" w14:textId="77777777" w:rsidTr="008D175F">
        <w:tc>
          <w:tcPr>
            <w:tcW w:w="1843" w:type="dxa"/>
          </w:tcPr>
          <w:p w14:paraId="7A6E711D" w14:textId="77777777" w:rsidR="00AF0947" w:rsidRPr="00B46565" w:rsidRDefault="00AF0947" w:rsidP="008D175F">
            <w:pPr>
              <w:contextualSpacing/>
            </w:pPr>
            <w:r>
              <w:t>GitHub</w:t>
            </w:r>
          </w:p>
        </w:tc>
        <w:tc>
          <w:tcPr>
            <w:tcW w:w="4678" w:type="dxa"/>
          </w:tcPr>
          <w:p w14:paraId="79F65D58" w14:textId="77777777" w:rsidR="00AF0947" w:rsidRPr="00B46565" w:rsidRDefault="00AF0947" w:rsidP="008D175F">
            <w:pPr>
              <w:contextualSpacing/>
            </w:pPr>
            <w:r>
              <w:t>Software Repository</w:t>
            </w:r>
          </w:p>
        </w:tc>
        <w:tc>
          <w:tcPr>
            <w:tcW w:w="8061" w:type="dxa"/>
          </w:tcPr>
          <w:p w14:paraId="7B67E3E3" w14:textId="43C093F6" w:rsidR="00AF0947" w:rsidRPr="00B46565" w:rsidRDefault="00E20243" w:rsidP="008D175F">
            <w:pPr>
              <w:contextualSpacing/>
            </w:pPr>
            <w:r>
              <w:fldChar w:fldCharType="begin"/>
            </w:r>
            <w:r>
              <w:instrText xml:space="preserve"> HYPERLINK "https://github.com/Simulators" </w:instrText>
            </w:r>
            <w:ins w:id="2590" w:author="Andrew Instone-Cowie" w:date="2021-08-25T14:13:00Z"/>
            <w:r>
              <w:fldChar w:fldCharType="separate"/>
            </w:r>
            <w:r w:rsidR="00AF0947" w:rsidRPr="00B46565">
              <w:rPr>
                <w:rStyle w:val="Hyperlink"/>
              </w:rPr>
              <w:t>https://github.com/Simulators</w:t>
            </w:r>
            <w:r>
              <w:rPr>
                <w:rStyle w:val="Hyperlink"/>
              </w:rPr>
              <w:fldChar w:fldCharType="end"/>
            </w:r>
          </w:p>
        </w:tc>
      </w:tr>
      <w:tr w:rsidR="00AF0947" w14:paraId="3802A0A0" w14:textId="77777777" w:rsidTr="008D175F">
        <w:tc>
          <w:tcPr>
            <w:tcW w:w="1843" w:type="dxa"/>
          </w:tcPr>
          <w:p w14:paraId="6B26136A" w14:textId="77777777" w:rsidR="00AF0947" w:rsidRPr="00B46565" w:rsidRDefault="00AF0947" w:rsidP="008D175F">
            <w:pPr>
              <w:contextualSpacing/>
            </w:pPr>
            <w:r>
              <w:t>Abel</w:t>
            </w:r>
          </w:p>
        </w:tc>
        <w:tc>
          <w:tcPr>
            <w:tcW w:w="4678" w:type="dxa"/>
          </w:tcPr>
          <w:p w14:paraId="2EC3C9A3" w14:textId="77777777" w:rsidR="00AF0947" w:rsidRPr="00B46565" w:rsidRDefault="00AF0947" w:rsidP="008D175F">
            <w:pPr>
              <w:contextualSpacing/>
            </w:pPr>
            <w:r>
              <w:t>Simulator Software</w:t>
            </w:r>
          </w:p>
        </w:tc>
        <w:tc>
          <w:tcPr>
            <w:tcW w:w="8061" w:type="dxa"/>
          </w:tcPr>
          <w:p w14:paraId="281B3D12" w14:textId="4DF926F9" w:rsidR="00AF0947" w:rsidRPr="00B46565" w:rsidRDefault="00E20243" w:rsidP="008D175F">
            <w:pPr>
              <w:contextualSpacing/>
            </w:pPr>
            <w:r>
              <w:fldChar w:fldCharType="begin"/>
            </w:r>
            <w:r>
              <w:instrText xml:space="preserve"> HYPERLINK "http://www.abelsim.co.uk" </w:instrText>
            </w:r>
            <w:ins w:id="2591" w:author="Andrew Instone-Cowie" w:date="2021-08-25T14:13:00Z"/>
            <w:r>
              <w:fldChar w:fldCharType="separate"/>
            </w:r>
            <w:r w:rsidR="00AF0947" w:rsidRPr="00B46565">
              <w:rPr>
                <w:rStyle w:val="Hyperlink"/>
              </w:rPr>
              <w:t>http://www.abelsim.co.uk</w:t>
            </w:r>
            <w:r>
              <w:rPr>
                <w:rStyle w:val="Hyperlink"/>
              </w:rPr>
              <w:fldChar w:fldCharType="end"/>
            </w:r>
            <w:r w:rsidR="00AF0947" w:rsidRPr="00B46565">
              <w:t xml:space="preserve"> </w:t>
            </w:r>
          </w:p>
        </w:tc>
      </w:tr>
      <w:tr w:rsidR="00AF0947" w14:paraId="3A1B60AE" w14:textId="77777777" w:rsidTr="008D175F">
        <w:tc>
          <w:tcPr>
            <w:tcW w:w="1843" w:type="dxa"/>
          </w:tcPr>
          <w:p w14:paraId="57D8DFBB" w14:textId="77777777" w:rsidR="00AF0947" w:rsidRPr="00B46565" w:rsidRDefault="00AF0947" w:rsidP="008D175F">
            <w:pPr>
              <w:contextualSpacing/>
            </w:pPr>
            <w:r>
              <w:t>Beltower</w:t>
            </w:r>
          </w:p>
        </w:tc>
        <w:tc>
          <w:tcPr>
            <w:tcW w:w="4678" w:type="dxa"/>
          </w:tcPr>
          <w:p w14:paraId="360BFF52" w14:textId="77777777" w:rsidR="00AF0947" w:rsidRPr="00B46565" w:rsidRDefault="00AF0947" w:rsidP="008D175F">
            <w:pPr>
              <w:contextualSpacing/>
            </w:pPr>
            <w:r>
              <w:t>Simulator Software</w:t>
            </w:r>
          </w:p>
        </w:tc>
        <w:tc>
          <w:tcPr>
            <w:tcW w:w="8061" w:type="dxa"/>
          </w:tcPr>
          <w:p w14:paraId="054EC655" w14:textId="6A58F9CB" w:rsidR="00AF0947" w:rsidRPr="00B46565" w:rsidRDefault="00E20243" w:rsidP="008D175F">
            <w:pPr>
              <w:contextualSpacing/>
            </w:pPr>
            <w:r>
              <w:fldChar w:fldCharType="begin"/>
            </w:r>
            <w:r>
              <w:instrText xml:space="preserve"> HYPERLINK "http://www.beltower.co.uk" </w:instrText>
            </w:r>
            <w:ins w:id="2592" w:author="Andrew Instone-Cowie" w:date="2021-08-25T14:13:00Z"/>
            <w:r>
              <w:fldChar w:fldCharType="separate"/>
            </w:r>
            <w:r w:rsidR="00AF0947" w:rsidRPr="00B46565">
              <w:rPr>
                <w:rStyle w:val="Hyperlink"/>
              </w:rPr>
              <w:t>http://www.beltower.co.uk</w:t>
            </w:r>
            <w:r>
              <w:rPr>
                <w:rStyle w:val="Hyperlink"/>
              </w:rPr>
              <w:fldChar w:fldCharType="end"/>
            </w:r>
            <w:r w:rsidR="00AF0947" w:rsidRPr="00B46565">
              <w:t xml:space="preserve"> </w:t>
            </w:r>
          </w:p>
        </w:tc>
      </w:tr>
      <w:tr w:rsidR="00AF0947" w14:paraId="61FD086E" w14:textId="77777777" w:rsidTr="008D175F">
        <w:tc>
          <w:tcPr>
            <w:tcW w:w="1843" w:type="dxa"/>
          </w:tcPr>
          <w:p w14:paraId="4758B6B9" w14:textId="77777777" w:rsidR="00AF0947" w:rsidRPr="00B46565" w:rsidRDefault="00AF0947" w:rsidP="008D175F">
            <w:pPr>
              <w:contextualSpacing/>
            </w:pPr>
            <w:r>
              <w:t>Virtual Belfry</w:t>
            </w:r>
          </w:p>
        </w:tc>
        <w:tc>
          <w:tcPr>
            <w:tcW w:w="4678" w:type="dxa"/>
          </w:tcPr>
          <w:p w14:paraId="3166A3EF" w14:textId="77777777" w:rsidR="00AF0947" w:rsidRPr="00B46565" w:rsidRDefault="00AF0947" w:rsidP="008D175F">
            <w:pPr>
              <w:contextualSpacing/>
            </w:pPr>
            <w:r>
              <w:t>Simulator Software</w:t>
            </w:r>
          </w:p>
        </w:tc>
        <w:tc>
          <w:tcPr>
            <w:tcW w:w="8061" w:type="dxa"/>
          </w:tcPr>
          <w:p w14:paraId="49ABE1AA" w14:textId="7273CAB1" w:rsidR="00AF0947" w:rsidRPr="00B46565" w:rsidRDefault="00E20243" w:rsidP="008D175F">
            <w:pPr>
              <w:contextualSpacing/>
            </w:pPr>
            <w:r>
              <w:fldChar w:fldCharType="begin"/>
            </w:r>
            <w:r>
              <w:instrText xml:space="preserve"> HYPERLINK "http://www.belfryware.com" </w:instrText>
            </w:r>
            <w:ins w:id="2593" w:author="Andrew Instone-Cowie" w:date="2021-08-25T14:13:00Z"/>
            <w:r>
              <w:fldChar w:fldCharType="separate"/>
            </w:r>
            <w:r w:rsidR="00AF0947" w:rsidRPr="00B46565">
              <w:rPr>
                <w:rStyle w:val="Hyperlink"/>
              </w:rPr>
              <w:t>http://www.belfryware.com</w:t>
            </w:r>
            <w:r>
              <w:rPr>
                <w:rStyle w:val="Hyperlink"/>
              </w:rPr>
              <w:fldChar w:fldCharType="end"/>
            </w:r>
            <w:r w:rsidR="00AF0947" w:rsidRPr="00B46565">
              <w:t xml:space="preserve"> </w:t>
            </w:r>
          </w:p>
        </w:tc>
      </w:tr>
      <w:tr w:rsidR="00AF0947" w14:paraId="05F373ED" w14:textId="77777777" w:rsidTr="008D175F">
        <w:tc>
          <w:tcPr>
            <w:tcW w:w="14582" w:type="dxa"/>
            <w:gridSpan w:val="3"/>
          </w:tcPr>
          <w:p w14:paraId="43393D5A" w14:textId="77777777" w:rsidR="00AF0947" w:rsidRPr="00B46565" w:rsidRDefault="00AF0947" w:rsidP="008D175F">
            <w:pPr>
              <w:contextualSpacing/>
            </w:pPr>
            <w:r w:rsidRPr="00B46565">
              <w:rPr>
                <w:b/>
                <w:i/>
              </w:rPr>
              <w:t>Hardware</w:t>
            </w:r>
          </w:p>
        </w:tc>
      </w:tr>
      <w:tr w:rsidR="00AF0947" w14:paraId="7EAD2659" w14:textId="77777777" w:rsidTr="008D175F">
        <w:tc>
          <w:tcPr>
            <w:tcW w:w="1843" w:type="dxa"/>
          </w:tcPr>
          <w:p w14:paraId="67B2F07C" w14:textId="72EE26F2" w:rsidR="00AF0947" w:rsidRPr="00B46565" w:rsidRDefault="00203557" w:rsidP="008D175F">
            <w:pPr>
              <w:contextualSpacing/>
            </w:pPr>
            <w:r>
              <w:t>JLCPCB</w:t>
            </w:r>
          </w:p>
        </w:tc>
        <w:tc>
          <w:tcPr>
            <w:tcW w:w="4678" w:type="dxa"/>
          </w:tcPr>
          <w:p w14:paraId="56C0B763" w14:textId="77777777" w:rsidR="00AF0947" w:rsidRPr="00203557" w:rsidRDefault="00AF0947" w:rsidP="008D175F">
            <w:pPr>
              <w:contextualSpacing/>
            </w:pPr>
            <w:r w:rsidRPr="00203557">
              <w:t>PCBs</w:t>
            </w:r>
          </w:p>
        </w:tc>
        <w:tc>
          <w:tcPr>
            <w:tcW w:w="8061" w:type="dxa"/>
          </w:tcPr>
          <w:p w14:paraId="3A4831D9" w14:textId="5F33E25B" w:rsidR="00203557" w:rsidRPr="00B46565" w:rsidRDefault="00E20243" w:rsidP="008D175F">
            <w:pPr>
              <w:contextualSpacing/>
            </w:pPr>
            <w:r>
              <w:fldChar w:fldCharType="begin"/>
            </w:r>
            <w:r>
              <w:instrText xml:space="preserve"> HYPERLINK "https://jlcpcb.com/" </w:instrText>
            </w:r>
            <w:ins w:id="2594" w:author="Andrew Instone-Cowie" w:date="2021-08-25T14:13:00Z"/>
            <w:r>
              <w:fldChar w:fldCharType="separate"/>
            </w:r>
            <w:r w:rsidR="00203557" w:rsidRPr="00203557">
              <w:rPr>
                <w:rStyle w:val="Hyperlink"/>
              </w:rPr>
              <w:t>https://jlcpcb.com/</w:t>
            </w:r>
            <w:r>
              <w:rPr>
                <w:rStyle w:val="Hyperlink"/>
              </w:rPr>
              <w:fldChar w:fldCharType="end"/>
            </w:r>
          </w:p>
        </w:tc>
      </w:tr>
      <w:tr w:rsidR="00203557" w14:paraId="10C4F9AA" w14:textId="77777777" w:rsidTr="008D175F">
        <w:tc>
          <w:tcPr>
            <w:tcW w:w="1843" w:type="dxa"/>
          </w:tcPr>
          <w:p w14:paraId="6AC66CC6" w14:textId="1DEC4D8B" w:rsidR="00203557" w:rsidRDefault="00203557" w:rsidP="00203557">
            <w:pPr>
              <w:contextualSpacing/>
            </w:pPr>
            <w:r>
              <w:t>Seeed</w:t>
            </w:r>
          </w:p>
        </w:tc>
        <w:tc>
          <w:tcPr>
            <w:tcW w:w="4678" w:type="dxa"/>
          </w:tcPr>
          <w:p w14:paraId="5947D613" w14:textId="40D63AA2" w:rsidR="00203557" w:rsidRPr="00203557" w:rsidRDefault="00203557" w:rsidP="00203557">
            <w:pPr>
              <w:contextualSpacing/>
            </w:pPr>
            <w:r w:rsidRPr="00203557">
              <w:t>PCBs</w:t>
            </w:r>
          </w:p>
        </w:tc>
        <w:tc>
          <w:tcPr>
            <w:tcW w:w="8061" w:type="dxa"/>
          </w:tcPr>
          <w:p w14:paraId="33EC7158" w14:textId="647FB936" w:rsidR="00203557" w:rsidRDefault="00E20243" w:rsidP="00203557">
            <w:pPr>
              <w:contextualSpacing/>
            </w:pPr>
            <w:r>
              <w:fldChar w:fldCharType="begin"/>
            </w:r>
            <w:r>
              <w:instrText xml:space="preserve"> HYPERLINK "https://www.seeedstudio.com/" </w:instrText>
            </w:r>
            <w:ins w:id="2595" w:author="Andrew Instone-Cowie" w:date="2021-08-25T14:13:00Z"/>
            <w:r>
              <w:fldChar w:fldCharType="separate"/>
            </w:r>
            <w:r w:rsidR="00203557" w:rsidRPr="00203557">
              <w:rPr>
                <w:rStyle w:val="Hyperlink"/>
              </w:rPr>
              <w:t>https://www.seeedstudio.com/</w:t>
            </w:r>
            <w:r>
              <w:rPr>
                <w:rStyle w:val="Hyperlink"/>
              </w:rPr>
              <w:fldChar w:fldCharType="end"/>
            </w:r>
          </w:p>
        </w:tc>
      </w:tr>
      <w:tr w:rsidR="00203557" w14:paraId="2B0BA884" w14:textId="77777777" w:rsidTr="008D175F">
        <w:tc>
          <w:tcPr>
            <w:tcW w:w="1843" w:type="dxa"/>
          </w:tcPr>
          <w:p w14:paraId="3461F428" w14:textId="042F0749" w:rsidR="00203557" w:rsidRDefault="00203557" w:rsidP="00203557">
            <w:pPr>
              <w:contextualSpacing/>
            </w:pPr>
            <w:r>
              <w:t>OSH Park</w:t>
            </w:r>
          </w:p>
        </w:tc>
        <w:tc>
          <w:tcPr>
            <w:tcW w:w="4678" w:type="dxa"/>
          </w:tcPr>
          <w:p w14:paraId="2CE0778A" w14:textId="390B40F3" w:rsidR="00203557" w:rsidRPr="00203557" w:rsidRDefault="00203557" w:rsidP="00203557">
            <w:pPr>
              <w:contextualSpacing/>
            </w:pPr>
            <w:r w:rsidRPr="00203557">
              <w:t>PCBs</w:t>
            </w:r>
          </w:p>
        </w:tc>
        <w:tc>
          <w:tcPr>
            <w:tcW w:w="8061" w:type="dxa"/>
          </w:tcPr>
          <w:p w14:paraId="3A56B287" w14:textId="12F14C00" w:rsidR="00203557" w:rsidRDefault="00E20243" w:rsidP="00203557">
            <w:pPr>
              <w:contextualSpacing/>
            </w:pPr>
            <w:r>
              <w:fldChar w:fldCharType="begin"/>
            </w:r>
            <w:r>
              <w:instrText xml:space="preserve"> HYPERLINK "https://oshpark.com/" </w:instrText>
            </w:r>
            <w:ins w:id="2596" w:author="Andrew Instone-Cowie" w:date="2021-08-25T14:13:00Z"/>
            <w:r>
              <w:fldChar w:fldCharType="separate"/>
            </w:r>
            <w:r w:rsidR="00203557">
              <w:rPr>
                <w:rStyle w:val="Hyperlink"/>
              </w:rPr>
              <w:t>https://oshpark.com/</w:t>
            </w:r>
            <w:r>
              <w:rPr>
                <w:rStyle w:val="Hyperlink"/>
              </w:rPr>
              <w:fldChar w:fldCharType="end"/>
            </w:r>
            <w:r w:rsidR="00203557" w:rsidRPr="00B46565">
              <w:t xml:space="preserve"> </w:t>
            </w:r>
          </w:p>
        </w:tc>
      </w:tr>
      <w:tr w:rsidR="00203557" w14:paraId="3B71D8D0" w14:textId="77777777" w:rsidTr="008D175F">
        <w:tc>
          <w:tcPr>
            <w:tcW w:w="1843" w:type="dxa"/>
          </w:tcPr>
          <w:p w14:paraId="53A52056" w14:textId="77777777" w:rsidR="00203557" w:rsidRPr="00B46565" w:rsidRDefault="00203557" w:rsidP="00203557">
            <w:pPr>
              <w:contextualSpacing/>
            </w:pPr>
            <w:r>
              <w:t>David Bagley</w:t>
            </w:r>
          </w:p>
        </w:tc>
        <w:tc>
          <w:tcPr>
            <w:tcW w:w="4678" w:type="dxa"/>
          </w:tcPr>
          <w:p w14:paraId="00D674C3" w14:textId="77777777" w:rsidR="00203557" w:rsidRPr="00B46565" w:rsidRDefault="00203557" w:rsidP="00203557">
            <w:pPr>
              <w:contextualSpacing/>
            </w:pPr>
            <w:r w:rsidRPr="00B46565">
              <w:t>MBI, Sensors</w:t>
            </w:r>
          </w:p>
        </w:tc>
        <w:tc>
          <w:tcPr>
            <w:tcW w:w="8061" w:type="dxa"/>
          </w:tcPr>
          <w:p w14:paraId="3E4A176F" w14:textId="4DFD4762" w:rsidR="00203557" w:rsidRPr="00B46565" w:rsidRDefault="00E20243" w:rsidP="00203557">
            <w:pPr>
              <w:contextualSpacing/>
            </w:pPr>
            <w:r>
              <w:fldChar w:fldCharType="begin"/>
            </w:r>
            <w:r>
              <w:instrText xml:space="preserve"> HYPERLINK "http://www.ringing.demon.co.uk" </w:instrText>
            </w:r>
            <w:ins w:id="2597" w:author="Andrew Instone-Cowie" w:date="2021-08-25T14:13:00Z"/>
            <w:r>
              <w:fldChar w:fldCharType="separate"/>
            </w:r>
            <w:r w:rsidR="00203557" w:rsidRPr="00B46565">
              <w:rPr>
                <w:rStyle w:val="Hyperlink"/>
              </w:rPr>
              <w:t>http://www.ringing.demon.co.uk</w:t>
            </w:r>
            <w:r>
              <w:rPr>
                <w:rStyle w:val="Hyperlink"/>
              </w:rPr>
              <w:fldChar w:fldCharType="end"/>
            </w:r>
            <w:r w:rsidR="00203557" w:rsidRPr="00B46565">
              <w:t xml:space="preserve"> </w:t>
            </w:r>
          </w:p>
        </w:tc>
      </w:tr>
      <w:tr w:rsidR="00203557" w14:paraId="6A854F20" w14:textId="77777777" w:rsidTr="008D175F">
        <w:tc>
          <w:tcPr>
            <w:tcW w:w="1843" w:type="dxa"/>
          </w:tcPr>
          <w:p w14:paraId="1997808D" w14:textId="77777777" w:rsidR="00203557" w:rsidRPr="00B46565" w:rsidRDefault="00203557" w:rsidP="00203557">
            <w:pPr>
              <w:contextualSpacing/>
            </w:pPr>
            <w:r w:rsidRPr="00B46565">
              <w:t xml:space="preserve">Belfree </w:t>
            </w:r>
          </w:p>
        </w:tc>
        <w:tc>
          <w:tcPr>
            <w:tcW w:w="4678" w:type="dxa"/>
          </w:tcPr>
          <w:p w14:paraId="642B64A8" w14:textId="77777777" w:rsidR="00203557" w:rsidRPr="00B46565" w:rsidRDefault="00203557" w:rsidP="00203557">
            <w:pPr>
              <w:contextualSpacing/>
            </w:pPr>
            <w:r w:rsidRPr="00B46565">
              <w:t>Wireless Ringing System</w:t>
            </w:r>
          </w:p>
        </w:tc>
        <w:tc>
          <w:tcPr>
            <w:tcW w:w="8061" w:type="dxa"/>
          </w:tcPr>
          <w:p w14:paraId="6FC16D26" w14:textId="08A85AF7" w:rsidR="00203557" w:rsidRPr="00B46565" w:rsidRDefault="00E20243" w:rsidP="00203557">
            <w:pPr>
              <w:contextualSpacing/>
            </w:pPr>
            <w:r>
              <w:fldChar w:fldCharType="begin"/>
            </w:r>
            <w:r>
              <w:instrText xml:space="preserve"> HYPERLINK "https://belfree.co.uk/" </w:instrText>
            </w:r>
            <w:ins w:id="2598" w:author="Andrew Instone-Cowie" w:date="2021-08-25T14:13:00Z"/>
            <w:r>
              <w:fldChar w:fldCharType="separate"/>
            </w:r>
            <w:r w:rsidR="00203557">
              <w:rPr>
                <w:rStyle w:val="Hyperlink"/>
              </w:rPr>
              <w:t>https://belfree.co.uk/</w:t>
            </w:r>
            <w:r>
              <w:rPr>
                <w:rStyle w:val="Hyperlink"/>
              </w:rPr>
              <w:fldChar w:fldCharType="end"/>
            </w:r>
            <w:r w:rsidR="00203557" w:rsidRPr="00B46565">
              <w:t xml:space="preserve"> </w:t>
            </w:r>
          </w:p>
        </w:tc>
      </w:tr>
      <w:tr w:rsidR="00203557" w14:paraId="3CBB3F08" w14:textId="77777777" w:rsidTr="008D175F">
        <w:tc>
          <w:tcPr>
            <w:tcW w:w="1843" w:type="dxa"/>
          </w:tcPr>
          <w:p w14:paraId="17397670" w14:textId="17402F08" w:rsidR="00203557" w:rsidRPr="00B46565" w:rsidRDefault="00203557" w:rsidP="00203557">
            <w:pPr>
              <w:contextualSpacing/>
            </w:pPr>
            <w:r>
              <w:t>Microchip</w:t>
            </w:r>
          </w:p>
        </w:tc>
        <w:tc>
          <w:tcPr>
            <w:tcW w:w="4678" w:type="dxa"/>
          </w:tcPr>
          <w:p w14:paraId="12816B2D" w14:textId="2FCF8823" w:rsidR="00203557" w:rsidRPr="00B46565" w:rsidRDefault="00203557" w:rsidP="00203557">
            <w:pPr>
              <w:contextualSpacing/>
            </w:pPr>
            <w:r>
              <w:t>Microcontrollers (formerly Atmel)</w:t>
            </w:r>
          </w:p>
        </w:tc>
        <w:tc>
          <w:tcPr>
            <w:tcW w:w="8061" w:type="dxa"/>
          </w:tcPr>
          <w:p w14:paraId="09F95194" w14:textId="3DB65979" w:rsidR="00203557" w:rsidRPr="00B46565" w:rsidRDefault="00E20243" w:rsidP="00203557">
            <w:pPr>
              <w:contextualSpacing/>
            </w:pPr>
            <w:r>
              <w:fldChar w:fldCharType="begin"/>
            </w:r>
            <w:r>
              <w:instrText xml:space="preserve"> HYPERLINK "https://www.microchip.com" </w:instrText>
            </w:r>
            <w:ins w:id="2599" w:author="Andrew Instone-Cowie" w:date="2021-08-25T14:13:00Z"/>
            <w:r>
              <w:fldChar w:fldCharType="separate"/>
            </w:r>
            <w:r w:rsidR="00203557">
              <w:rPr>
                <w:rStyle w:val="Hyperlink"/>
              </w:rPr>
              <w:t>https://www.microchip.com</w:t>
            </w:r>
            <w:r>
              <w:rPr>
                <w:rStyle w:val="Hyperlink"/>
              </w:rPr>
              <w:fldChar w:fldCharType="end"/>
            </w:r>
            <w:r w:rsidR="00203557" w:rsidRPr="00B46565">
              <w:t xml:space="preserve"> </w:t>
            </w:r>
          </w:p>
        </w:tc>
      </w:tr>
      <w:tr w:rsidR="00203557" w14:paraId="06F5193B" w14:textId="77777777" w:rsidTr="008D175F">
        <w:tc>
          <w:tcPr>
            <w:tcW w:w="1843" w:type="dxa"/>
          </w:tcPr>
          <w:p w14:paraId="766DEC72" w14:textId="77777777" w:rsidR="00203557" w:rsidRPr="00B46565" w:rsidRDefault="00203557" w:rsidP="00203557">
            <w:pPr>
              <w:contextualSpacing/>
            </w:pPr>
            <w:r>
              <w:t>Maxim</w:t>
            </w:r>
          </w:p>
        </w:tc>
        <w:tc>
          <w:tcPr>
            <w:tcW w:w="4678" w:type="dxa"/>
          </w:tcPr>
          <w:p w14:paraId="7214C9BF" w14:textId="77777777" w:rsidR="00203557" w:rsidRPr="00B46565" w:rsidRDefault="00203557" w:rsidP="00203557">
            <w:pPr>
              <w:contextualSpacing/>
            </w:pPr>
            <w:r w:rsidRPr="00B46565">
              <w:t>Serial Line Drivers</w:t>
            </w:r>
          </w:p>
        </w:tc>
        <w:tc>
          <w:tcPr>
            <w:tcW w:w="8061" w:type="dxa"/>
          </w:tcPr>
          <w:p w14:paraId="228C99CD" w14:textId="17934316" w:rsidR="00203557" w:rsidRPr="00B46565" w:rsidRDefault="00E20243" w:rsidP="00203557">
            <w:pPr>
              <w:contextualSpacing/>
            </w:pPr>
            <w:r>
              <w:fldChar w:fldCharType="begin"/>
            </w:r>
            <w:r>
              <w:instrText xml:space="preserve"> HYPERLINK "https://www.maximintegrated.com/" </w:instrText>
            </w:r>
            <w:ins w:id="2600" w:author="Andrew Instone-Cowie" w:date="2021-08-25T14:13:00Z"/>
            <w:r>
              <w:fldChar w:fldCharType="separate"/>
            </w:r>
            <w:r w:rsidR="00203557">
              <w:rPr>
                <w:rStyle w:val="Hyperlink"/>
              </w:rPr>
              <w:t>https://www.maximintegrated.com/</w:t>
            </w:r>
            <w:r>
              <w:rPr>
                <w:rStyle w:val="Hyperlink"/>
              </w:rPr>
              <w:fldChar w:fldCharType="end"/>
            </w:r>
            <w:r w:rsidR="00203557" w:rsidRPr="00B46565">
              <w:t xml:space="preserve"> </w:t>
            </w:r>
          </w:p>
        </w:tc>
      </w:tr>
      <w:tr w:rsidR="00203557" w14:paraId="3350B73E" w14:textId="77777777" w:rsidTr="008D175F">
        <w:tc>
          <w:tcPr>
            <w:tcW w:w="14582" w:type="dxa"/>
            <w:gridSpan w:val="3"/>
          </w:tcPr>
          <w:p w14:paraId="03D5920D" w14:textId="77777777" w:rsidR="00203557" w:rsidRPr="00B46565" w:rsidRDefault="00203557" w:rsidP="00203557">
            <w:pPr>
              <w:contextualSpacing/>
            </w:pPr>
            <w:r w:rsidRPr="00B46565">
              <w:rPr>
                <w:b/>
                <w:i/>
              </w:rPr>
              <w:t>Information</w:t>
            </w:r>
          </w:p>
        </w:tc>
      </w:tr>
      <w:tr w:rsidR="00203557" w14:paraId="294EDD5E" w14:textId="77777777" w:rsidTr="008D175F">
        <w:tc>
          <w:tcPr>
            <w:tcW w:w="1843" w:type="dxa"/>
          </w:tcPr>
          <w:p w14:paraId="6BAB196C" w14:textId="77777777" w:rsidR="00203557" w:rsidRPr="00B46565" w:rsidRDefault="00203557" w:rsidP="00203557">
            <w:pPr>
              <w:contextualSpacing/>
            </w:pPr>
            <w:r>
              <w:t>John Norris</w:t>
            </w:r>
          </w:p>
        </w:tc>
        <w:tc>
          <w:tcPr>
            <w:tcW w:w="4678" w:type="dxa"/>
          </w:tcPr>
          <w:p w14:paraId="1DFB3BBF" w14:textId="77777777" w:rsidR="00203557" w:rsidRPr="00B46565" w:rsidRDefault="00203557" w:rsidP="00203557">
            <w:pPr>
              <w:contextualSpacing/>
            </w:pPr>
            <w:r w:rsidRPr="00B46565">
              <w:t>“When does a bell strike?”</w:t>
            </w:r>
          </w:p>
        </w:tc>
        <w:tc>
          <w:tcPr>
            <w:tcW w:w="8061" w:type="dxa"/>
          </w:tcPr>
          <w:p w14:paraId="4A2FDD70" w14:textId="07816B74" w:rsidR="00203557" w:rsidRPr="00B46565" w:rsidRDefault="00E20243" w:rsidP="00203557">
            <w:pPr>
              <w:contextualSpacing/>
            </w:pPr>
            <w:r>
              <w:fldChar w:fldCharType="begin"/>
            </w:r>
            <w:r>
              <w:instrText xml:space="preserve"> HYPERLINK "http://www.jrnorris.co.uk/strike.html" </w:instrText>
            </w:r>
            <w:ins w:id="2601" w:author="Andrew Instone-Cowie" w:date="2021-08-25T14:13:00Z"/>
            <w:r>
              <w:fldChar w:fldCharType="separate"/>
            </w:r>
            <w:r w:rsidR="00203557" w:rsidRPr="00B46565">
              <w:rPr>
                <w:rStyle w:val="Hyperlink"/>
              </w:rPr>
              <w:t>http://www.jrnorris.co.uk/strike.html</w:t>
            </w:r>
            <w:r>
              <w:rPr>
                <w:rStyle w:val="Hyperlink"/>
              </w:rPr>
              <w:fldChar w:fldCharType="end"/>
            </w:r>
          </w:p>
        </w:tc>
      </w:tr>
      <w:tr w:rsidR="00203557" w14:paraId="1226E840" w14:textId="77777777" w:rsidTr="008D175F">
        <w:tc>
          <w:tcPr>
            <w:tcW w:w="1843" w:type="dxa"/>
          </w:tcPr>
          <w:p w14:paraId="518F2428" w14:textId="77777777" w:rsidR="00203557" w:rsidRPr="00B46565" w:rsidRDefault="00203557" w:rsidP="00203557">
            <w:pPr>
              <w:contextualSpacing/>
            </w:pPr>
            <w:r>
              <w:t>Frank King</w:t>
            </w:r>
          </w:p>
        </w:tc>
        <w:tc>
          <w:tcPr>
            <w:tcW w:w="4678" w:type="dxa"/>
          </w:tcPr>
          <w:p w14:paraId="7B6AF788" w14:textId="77777777" w:rsidR="00203557" w:rsidRPr="00B46565" w:rsidRDefault="00203557" w:rsidP="00203557">
            <w:pPr>
              <w:contextualSpacing/>
            </w:pPr>
            <w:r w:rsidRPr="00B46565">
              <w:t>Equations of Motion of a Free Bell and Clapper</w:t>
            </w:r>
          </w:p>
        </w:tc>
        <w:tc>
          <w:tcPr>
            <w:tcW w:w="8061" w:type="dxa"/>
          </w:tcPr>
          <w:p w14:paraId="51A716EA" w14:textId="0B03E70F" w:rsidR="00203557" w:rsidRPr="00B46565" w:rsidRDefault="00E20243" w:rsidP="00203557">
            <w:pPr>
              <w:contextualSpacing/>
            </w:pPr>
            <w:r>
              <w:fldChar w:fldCharType="begin"/>
            </w:r>
            <w:r>
              <w:instrText xml:space="preserve"> HYPERLINK "https://www.cl.cam.ac.uk/~fhk1/Bells/equations.pdf" </w:instrText>
            </w:r>
            <w:ins w:id="2602" w:author="Andrew Instone-Cowie" w:date="2021-08-25T14:13:00Z"/>
            <w:r>
              <w:fldChar w:fldCharType="separate"/>
            </w:r>
            <w:r w:rsidR="00203557">
              <w:rPr>
                <w:rStyle w:val="Hyperlink"/>
              </w:rPr>
              <w:t>https://www.cl.cam.ac.uk/~fhk1/Bells/equations.pdf</w:t>
            </w:r>
            <w:r>
              <w:rPr>
                <w:rStyle w:val="Hyperlink"/>
              </w:rPr>
              <w:fldChar w:fldCharType="end"/>
            </w:r>
          </w:p>
        </w:tc>
      </w:tr>
      <w:tr w:rsidR="00203557" w14:paraId="54FD4520" w14:textId="77777777" w:rsidTr="008D175F">
        <w:tc>
          <w:tcPr>
            <w:tcW w:w="14582" w:type="dxa"/>
            <w:gridSpan w:val="3"/>
          </w:tcPr>
          <w:p w14:paraId="79A89F89" w14:textId="77777777" w:rsidR="00203557" w:rsidRPr="00B46565" w:rsidRDefault="00203557" w:rsidP="00203557">
            <w:pPr>
              <w:contextualSpacing/>
            </w:pPr>
            <w:r w:rsidRPr="00B46565">
              <w:rPr>
                <w:b/>
                <w:i/>
              </w:rPr>
              <w:t>Tools</w:t>
            </w:r>
          </w:p>
        </w:tc>
      </w:tr>
      <w:tr w:rsidR="00203557" w14:paraId="1E336468" w14:textId="77777777" w:rsidTr="008D175F">
        <w:tc>
          <w:tcPr>
            <w:tcW w:w="1843" w:type="dxa"/>
          </w:tcPr>
          <w:p w14:paraId="1351CE4B" w14:textId="77777777" w:rsidR="00203557" w:rsidRPr="00B46565" w:rsidRDefault="00203557" w:rsidP="00203557">
            <w:pPr>
              <w:contextualSpacing/>
            </w:pPr>
            <w:r>
              <w:t>Arduino</w:t>
            </w:r>
          </w:p>
        </w:tc>
        <w:tc>
          <w:tcPr>
            <w:tcW w:w="4678" w:type="dxa"/>
          </w:tcPr>
          <w:p w14:paraId="4463DBC7" w14:textId="77777777" w:rsidR="00203557" w:rsidRPr="00B46565" w:rsidRDefault="00203557" w:rsidP="00203557">
            <w:pPr>
              <w:contextualSpacing/>
            </w:pPr>
            <w:r w:rsidRPr="00B46565">
              <w:t>Electronic Prototyping</w:t>
            </w:r>
          </w:p>
        </w:tc>
        <w:tc>
          <w:tcPr>
            <w:tcW w:w="8061" w:type="dxa"/>
          </w:tcPr>
          <w:p w14:paraId="45F3348A" w14:textId="2FC3DA7B" w:rsidR="00203557" w:rsidRPr="00B46565" w:rsidRDefault="00E20243" w:rsidP="00203557">
            <w:pPr>
              <w:contextualSpacing/>
            </w:pPr>
            <w:r>
              <w:fldChar w:fldCharType="begin"/>
            </w:r>
            <w:r>
              <w:instrText xml:space="preserve"> HYPERLINK "https://arduino.cc/" </w:instrText>
            </w:r>
            <w:ins w:id="2603" w:author="Andrew Instone-Cowie" w:date="2021-08-25T14:13:00Z"/>
            <w:r>
              <w:fldChar w:fldCharType="separate"/>
            </w:r>
            <w:r w:rsidR="00203557">
              <w:rPr>
                <w:rStyle w:val="Hyperlink"/>
              </w:rPr>
              <w:t>https://arduino.cc/</w:t>
            </w:r>
            <w:r>
              <w:rPr>
                <w:rStyle w:val="Hyperlink"/>
              </w:rPr>
              <w:fldChar w:fldCharType="end"/>
            </w:r>
            <w:r w:rsidR="00203557" w:rsidRPr="00B46565">
              <w:t xml:space="preserve"> </w:t>
            </w:r>
          </w:p>
        </w:tc>
      </w:tr>
      <w:tr w:rsidR="00203557" w14:paraId="6D534203" w14:textId="77777777" w:rsidTr="008D175F">
        <w:tc>
          <w:tcPr>
            <w:tcW w:w="1843" w:type="dxa"/>
          </w:tcPr>
          <w:p w14:paraId="222A40EC" w14:textId="77777777" w:rsidR="00203557" w:rsidRPr="00B46565" w:rsidRDefault="00203557" w:rsidP="00203557">
            <w:pPr>
              <w:contextualSpacing/>
            </w:pPr>
            <w:r>
              <w:t>PuTTY</w:t>
            </w:r>
          </w:p>
        </w:tc>
        <w:tc>
          <w:tcPr>
            <w:tcW w:w="4678" w:type="dxa"/>
          </w:tcPr>
          <w:p w14:paraId="4A095DB9" w14:textId="77777777" w:rsidR="00203557" w:rsidRPr="00B46565" w:rsidRDefault="00203557" w:rsidP="00203557">
            <w:pPr>
              <w:contextualSpacing/>
            </w:pPr>
            <w:r w:rsidRPr="00B46565">
              <w:t>Free Terminal Emulator</w:t>
            </w:r>
          </w:p>
        </w:tc>
        <w:tc>
          <w:tcPr>
            <w:tcW w:w="8061" w:type="dxa"/>
          </w:tcPr>
          <w:p w14:paraId="645D60B1" w14:textId="07A164B9" w:rsidR="00203557" w:rsidRPr="00B46565" w:rsidRDefault="00E20243" w:rsidP="00203557">
            <w:pPr>
              <w:contextualSpacing/>
            </w:pPr>
            <w:r>
              <w:fldChar w:fldCharType="begin"/>
            </w:r>
            <w:r>
              <w:instrText xml:space="preserve"> HYPERLINK "https://www.chiark.greenend.org.uk/~sgtatham/putty/" </w:instrText>
            </w:r>
            <w:ins w:id="2604" w:author="Andrew Instone-Cowie" w:date="2021-08-25T14:13:00Z"/>
            <w:r>
              <w:fldChar w:fldCharType="separate"/>
            </w:r>
            <w:r w:rsidR="00203557">
              <w:rPr>
                <w:rStyle w:val="Hyperlink"/>
              </w:rPr>
              <w:t>https://www.chiark.greenend.org.uk/~sgtatham/putty/</w:t>
            </w:r>
            <w:r>
              <w:rPr>
                <w:rStyle w:val="Hyperlink"/>
              </w:rPr>
              <w:fldChar w:fldCharType="end"/>
            </w:r>
            <w:r w:rsidR="00203557" w:rsidRPr="00B46565">
              <w:t xml:space="preserve"> </w:t>
            </w:r>
          </w:p>
        </w:tc>
      </w:tr>
      <w:tr w:rsidR="00203557" w14:paraId="6A959A5A" w14:textId="77777777" w:rsidTr="008D175F">
        <w:tc>
          <w:tcPr>
            <w:tcW w:w="1843" w:type="dxa"/>
          </w:tcPr>
          <w:p w14:paraId="2E185385" w14:textId="77777777" w:rsidR="00203557" w:rsidRPr="00B46565" w:rsidRDefault="00203557" w:rsidP="00203557">
            <w:pPr>
              <w:contextualSpacing/>
            </w:pPr>
            <w:r w:rsidRPr="00B46565">
              <w:t xml:space="preserve">PortMon </w:t>
            </w:r>
          </w:p>
        </w:tc>
        <w:tc>
          <w:tcPr>
            <w:tcW w:w="4678" w:type="dxa"/>
          </w:tcPr>
          <w:p w14:paraId="7648D47A" w14:textId="77777777" w:rsidR="00203557" w:rsidRPr="00B46565" w:rsidRDefault="00203557" w:rsidP="00203557">
            <w:pPr>
              <w:contextualSpacing/>
            </w:pPr>
            <w:r w:rsidRPr="00B46565">
              <w:t>Serial Port Monitor</w:t>
            </w:r>
          </w:p>
        </w:tc>
        <w:tc>
          <w:tcPr>
            <w:tcW w:w="8061" w:type="dxa"/>
          </w:tcPr>
          <w:p w14:paraId="630C513E" w14:textId="55A1BDFC" w:rsidR="00203557" w:rsidRPr="00B46565" w:rsidRDefault="00E20243" w:rsidP="00203557">
            <w:pPr>
              <w:contextualSpacing/>
            </w:pPr>
            <w:r>
              <w:fldChar w:fldCharType="begin"/>
            </w:r>
            <w:r>
              <w:instrText xml:space="preserve"> HYPERLINK "https://technet.microsoft.com/en-us/library/bb896644.aspx" </w:instrText>
            </w:r>
            <w:ins w:id="2605" w:author="Andrew Instone-Cowie" w:date="2021-08-25T14:13:00Z"/>
            <w:r>
              <w:fldChar w:fldCharType="separate"/>
            </w:r>
            <w:r w:rsidR="00203557" w:rsidRPr="00B46565">
              <w:rPr>
                <w:rStyle w:val="Hyperlink"/>
              </w:rPr>
              <w:t>https://technet.microsoft.com/en-us/library/bb896644.aspx</w:t>
            </w:r>
            <w:r>
              <w:rPr>
                <w:rStyle w:val="Hyperlink"/>
              </w:rPr>
              <w:fldChar w:fldCharType="end"/>
            </w:r>
            <w:r w:rsidR="00203557" w:rsidRPr="00B46565">
              <w:t xml:space="preserve">  </w:t>
            </w:r>
          </w:p>
        </w:tc>
      </w:tr>
      <w:tr w:rsidR="00203557" w14:paraId="7F715AE6" w14:textId="77777777" w:rsidTr="008D175F">
        <w:tc>
          <w:tcPr>
            <w:tcW w:w="1843" w:type="dxa"/>
          </w:tcPr>
          <w:p w14:paraId="084F5EF1" w14:textId="77777777" w:rsidR="00203557" w:rsidRPr="00B46565" w:rsidRDefault="00203557" w:rsidP="00203557">
            <w:pPr>
              <w:contextualSpacing/>
            </w:pPr>
            <w:r>
              <w:t>FTDI</w:t>
            </w:r>
          </w:p>
        </w:tc>
        <w:tc>
          <w:tcPr>
            <w:tcW w:w="4678" w:type="dxa"/>
          </w:tcPr>
          <w:p w14:paraId="67F9FAC5"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C1652BF" w14:textId="39024FE7" w:rsidR="00203557" w:rsidRPr="00B46565" w:rsidRDefault="00E20243" w:rsidP="00203557">
            <w:pPr>
              <w:contextualSpacing/>
            </w:pPr>
            <w:r>
              <w:fldChar w:fldCharType="begin"/>
            </w:r>
            <w:r>
              <w:instrText xml:space="preserve"> HYPERLINK "https://www.ftdichip.com/Drivers/VCP.htm" </w:instrText>
            </w:r>
            <w:ins w:id="2606" w:author="Andrew Instone-Cowie" w:date="2021-08-25T14:13:00Z"/>
            <w:r>
              <w:fldChar w:fldCharType="separate"/>
            </w:r>
            <w:r w:rsidR="00203557">
              <w:rPr>
                <w:rStyle w:val="Hyperlink"/>
              </w:rPr>
              <w:t>https://www.ftdichip.com/Drivers/VCP.htm</w:t>
            </w:r>
            <w:r>
              <w:rPr>
                <w:rStyle w:val="Hyperlink"/>
              </w:rPr>
              <w:fldChar w:fldCharType="end"/>
            </w:r>
          </w:p>
        </w:tc>
      </w:tr>
      <w:tr w:rsidR="00203557" w14:paraId="523519E5" w14:textId="77777777" w:rsidTr="008D175F">
        <w:tc>
          <w:tcPr>
            <w:tcW w:w="1843" w:type="dxa"/>
          </w:tcPr>
          <w:p w14:paraId="3AB930F3" w14:textId="77777777" w:rsidR="00203557" w:rsidRDefault="00203557" w:rsidP="00203557">
            <w:pPr>
              <w:contextualSpacing/>
            </w:pPr>
            <w:r w:rsidRPr="00B46565">
              <w:t>Prolific</w:t>
            </w:r>
          </w:p>
        </w:tc>
        <w:tc>
          <w:tcPr>
            <w:tcW w:w="4678" w:type="dxa"/>
          </w:tcPr>
          <w:p w14:paraId="6D97BCCE" w14:textId="77777777" w:rsidR="00203557" w:rsidRPr="00B46565" w:rsidRDefault="00203557" w:rsidP="00203557">
            <w:pPr>
              <w:contextualSpacing/>
            </w:pPr>
            <w:r w:rsidRPr="00B46565">
              <w:t xml:space="preserve">USB-Serial </w:t>
            </w:r>
            <w:r>
              <w:t xml:space="preserve">Adapter </w:t>
            </w:r>
            <w:r w:rsidRPr="00B46565">
              <w:t>Drivers</w:t>
            </w:r>
          </w:p>
        </w:tc>
        <w:tc>
          <w:tcPr>
            <w:tcW w:w="8061" w:type="dxa"/>
          </w:tcPr>
          <w:p w14:paraId="71332591" w14:textId="28C02537" w:rsidR="00203557" w:rsidRPr="00B46565" w:rsidRDefault="00E20243" w:rsidP="00203557">
            <w:pPr>
              <w:contextualSpacing/>
            </w:pPr>
            <w:r>
              <w:fldChar w:fldCharType="begin"/>
            </w:r>
            <w:r>
              <w:instrText xml:space="preserve"> HYPERLINK "http://www.prolific.com.tw/US/ShowProduct.aspx?p_id=225&amp;pcid=41" </w:instrText>
            </w:r>
            <w:ins w:id="2607" w:author="Andrew Instone-Cowie" w:date="2021-08-25T14:13:00Z"/>
            <w:r>
              <w:fldChar w:fldCharType="separate"/>
            </w:r>
            <w:r w:rsidR="00203557" w:rsidRPr="00B46565">
              <w:rPr>
                <w:rStyle w:val="Hyperlink"/>
              </w:rPr>
              <w:t>http://www.prolific.com.tw/US/ShowProduct.aspx?p_id=225&amp;pcid=41</w:t>
            </w:r>
            <w:r>
              <w:rPr>
                <w:rStyle w:val="Hyperlink"/>
              </w:rPr>
              <w:fldChar w:fldCharType="end"/>
            </w:r>
          </w:p>
        </w:tc>
      </w:tr>
      <w:tr w:rsidR="00203557" w14:paraId="73871008" w14:textId="77777777" w:rsidTr="008D175F">
        <w:tc>
          <w:tcPr>
            <w:tcW w:w="1843" w:type="dxa"/>
          </w:tcPr>
          <w:p w14:paraId="5A2F4786" w14:textId="77777777" w:rsidR="00203557" w:rsidRPr="00B46565" w:rsidRDefault="00203557" w:rsidP="00203557">
            <w:pPr>
              <w:contextualSpacing/>
            </w:pPr>
            <w:r>
              <w:t>Audacity</w:t>
            </w:r>
          </w:p>
        </w:tc>
        <w:tc>
          <w:tcPr>
            <w:tcW w:w="4678" w:type="dxa"/>
          </w:tcPr>
          <w:p w14:paraId="62D7B7A5" w14:textId="77777777" w:rsidR="00203557" w:rsidRPr="00B46565" w:rsidRDefault="00203557" w:rsidP="00203557">
            <w:pPr>
              <w:contextualSpacing/>
            </w:pPr>
            <w:r w:rsidRPr="00B46565">
              <w:t>Sound Editing Package</w:t>
            </w:r>
          </w:p>
        </w:tc>
        <w:tc>
          <w:tcPr>
            <w:tcW w:w="8061" w:type="dxa"/>
          </w:tcPr>
          <w:p w14:paraId="08AD183A" w14:textId="6E606FB7" w:rsidR="00203557" w:rsidRPr="00B46565" w:rsidRDefault="00E20243" w:rsidP="00203557">
            <w:pPr>
              <w:contextualSpacing/>
            </w:pPr>
            <w:r>
              <w:fldChar w:fldCharType="begin"/>
            </w:r>
            <w:r>
              <w:instrText xml:space="preserve"> HYPERLINK "https://www.audacityteam.org" </w:instrText>
            </w:r>
            <w:ins w:id="2608" w:author="Andrew Instone-Cowie" w:date="2021-08-25T14:13:00Z"/>
            <w:r>
              <w:fldChar w:fldCharType="separate"/>
            </w:r>
            <w:r w:rsidR="00203557">
              <w:rPr>
                <w:rStyle w:val="Hyperlink"/>
              </w:rPr>
              <w:t>https://www.audacityteam.org</w:t>
            </w:r>
            <w:r>
              <w:rPr>
                <w:rStyle w:val="Hyperlink"/>
              </w:rPr>
              <w:fldChar w:fldCharType="end"/>
            </w:r>
            <w:r w:rsidR="00203557" w:rsidRPr="00B46565">
              <w:t xml:space="preserve"> </w:t>
            </w:r>
          </w:p>
        </w:tc>
      </w:tr>
    </w:tbl>
    <w:p w14:paraId="1F7EEE22" w14:textId="589D7147" w:rsidR="00AF0947" w:rsidRDefault="00AF0947" w:rsidP="00AF0947">
      <w:pPr>
        <w:sectPr w:rsidR="00AF0947" w:rsidSect="008D175F">
          <w:endnotePr>
            <w:numFmt w:val="decimal"/>
          </w:endnotePr>
          <w:pgSz w:w="16838" w:h="11906" w:orient="landscape"/>
          <w:pgMar w:top="1440" w:right="1440" w:bottom="1440" w:left="1440" w:header="709" w:footer="709" w:gutter="0"/>
          <w:cols w:space="708"/>
          <w:docGrid w:linePitch="360"/>
        </w:sectPr>
      </w:pPr>
    </w:p>
    <w:p w14:paraId="63823F21" w14:textId="77777777" w:rsidR="00AF0947" w:rsidRDefault="00AF0947" w:rsidP="00AF0947">
      <w:pPr>
        <w:pStyle w:val="Heading2"/>
      </w:pPr>
      <w:bookmarkStart w:id="2609" w:name="_Toc415420565"/>
      <w:bookmarkStart w:id="2610" w:name="_Toc472625839"/>
      <w:bookmarkStart w:id="2611" w:name="_Toc80793295"/>
      <w:r w:rsidRPr="00BB7932">
        <w:lastRenderedPageBreak/>
        <w:t>Appendix G: A Quarter Peal of Cambridge Surprise Minor</w:t>
      </w:r>
      <w:bookmarkEnd w:id="2609"/>
      <w:bookmarkEnd w:id="2610"/>
      <w:bookmarkEnd w:id="2611"/>
    </w:p>
    <w:p w14:paraId="16BCB859" w14:textId="0A8DEDA8" w:rsidR="00AF0947" w:rsidRPr="00DB2E7A" w:rsidRDefault="00AF0947" w:rsidP="00AF0947">
      <w:r w:rsidRPr="00DB2E7A">
        <w:t>The following chart was constructed from debug output generated by a prototype Simulator Interface during development of the Liverpool Cathedral Simulator, and shows the relative time between blows of a sensor on the 3</w:t>
      </w:r>
      <w:r w:rsidRPr="00DB2E7A">
        <w:rPr>
          <w:vertAlign w:val="superscript"/>
        </w:rPr>
        <w:t>rd</w:t>
      </w:r>
      <w:r w:rsidRPr="00DB2E7A">
        <w:t>, which was being rung as the treble to a quarter peal of Cambridge Surprise Minor of the light (24cwt) six. This output showed that triggering</w:t>
      </w:r>
      <w:r w:rsidR="00BF6ECB" w:rsidRPr="00DB2E7A">
        <w:t xml:space="preserve"> and detection</w:t>
      </w:r>
      <w:r w:rsidRPr="00DB2E7A">
        <w:t xml:space="preserve"> of the Sensor </w:t>
      </w:r>
      <w:r w:rsidR="00BF6ECB" w:rsidRPr="00DB2E7A">
        <w:t>Module</w:t>
      </w:r>
      <w:r w:rsidRPr="00DB2E7A">
        <w:t xml:space="preserve"> was reliable, with no missed signals (which would have been indicated as very high values) or spurious triggers (very low values).</w:t>
      </w:r>
    </w:p>
    <w:p w14:paraId="60F8DC43" w14:textId="77777777" w:rsidR="00AF0947" w:rsidRDefault="00AF0947" w:rsidP="00AF0947">
      <w:pPr>
        <w:keepNext/>
        <w:jc w:val="center"/>
      </w:pPr>
      <w:r>
        <w:rPr>
          <w:noProof/>
          <w:lang w:eastAsia="en-GB"/>
        </w:rPr>
        <w:drawing>
          <wp:inline distT="0" distB="0" distL="0" distR="0" wp14:anchorId="1E553BF8" wp14:editId="46EA4AD9">
            <wp:extent cx="7495371" cy="417889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_C6_Bell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7495371" cy="4178893"/>
                    </a:xfrm>
                    <a:prstGeom prst="rect">
                      <a:avLst/>
                    </a:prstGeom>
                  </pic:spPr>
                </pic:pic>
              </a:graphicData>
            </a:graphic>
          </wp:inline>
        </w:drawing>
      </w:r>
    </w:p>
    <w:p w14:paraId="4626DD71" w14:textId="4D012FA5" w:rsidR="00AF0947" w:rsidRDefault="00AF0947" w:rsidP="00AF0947">
      <w:pPr>
        <w:pStyle w:val="Caption"/>
        <w:jc w:val="center"/>
      </w:pPr>
      <w:bookmarkStart w:id="2612" w:name="_Toc415420625"/>
      <w:bookmarkStart w:id="2613" w:name="_Toc472625913"/>
      <w:bookmarkStart w:id="2614" w:name="_Toc80793357"/>
      <w:r>
        <w:t xml:space="preserve">Figure </w:t>
      </w:r>
      <w:r>
        <w:rPr>
          <w:noProof/>
        </w:rPr>
        <w:fldChar w:fldCharType="begin"/>
      </w:r>
      <w:r>
        <w:rPr>
          <w:noProof/>
        </w:rPr>
        <w:instrText xml:space="preserve"> SEQ Figure \* ARABIC </w:instrText>
      </w:r>
      <w:r>
        <w:rPr>
          <w:noProof/>
        </w:rPr>
        <w:fldChar w:fldCharType="separate"/>
      </w:r>
      <w:ins w:id="2615" w:author="Andrew Instone-Cowie" w:date="2021-08-25T14:18:00Z">
        <w:r w:rsidR="00E86763">
          <w:rPr>
            <w:noProof/>
          </w:rPr>
          <w:t>58</w:t>
        </w:r>
      </w:ins>
      <w:del w:id="2616" w:author="Andrew Instone-Cowie" w:date="2021-08-10T20:37:00Z">
        <w:r w:rsidR="00CA0B7C" w:rsidDel="00744894">
          <w:rPr>
            <w:noProof/>
          </w:rPr>
          <w:delText>46</w:delText>
        </w:r>
      </w:del>
      <w:r>
        <w:rPr>
          <w:noProof/>
        </w:rPr>
        <w:fldChar w:fldCharType="end"/>
      </w:r>
      <w:r>
        <w:t xml:space="preserve"> – Quarter Peal Sensor Head Test Timings</w:t>
      </w:r>
      <w:bookmarkEnd w:id="2612"/>
      <w:bookmarkEnd w:id="2613"/>
      <w:bookmarkEnd w:id="2614"/>
    </w:p>
    <w:p w14:paraId="7B2EC609" w14:textId="77777777" w:rsidR="00BF6ECB" w:rsidRDefault="00BF6ECB" w:rsidP="002A68B0">
      <w:pPr>
        <w:pStyle w:val="Heading2"/>
        <w:sectPr w:rsidR="00BF6ECB" w:rsidSect="00040E3A">
          <w:endnotePr>
            <w:numFmt w:val="decimal"/>
          </w:endnotePr>
          <w:pgSz w:w="16838" w:h="11906" w:orient="landscape"/>
          <w:pgMar w:top="1440" w:right="1440" w:bottom="1440" w:left="1440" w:header="709" w:footer="709" w:gutter="0"/>
          <w:cols w:space="708"/>
          <w:docGrid w:linePitch="360"/>
        </w:sectPr>
      </w:pPr>
    </w:p>
    <w:p w14:paraId="5C649967" w14:textId="01E2F71D" w:rsidR="002A68B0" w:rsidRDefault="002A68B0" w:rsidP="00BF6ECB">
      <w:pPr>
        <w:pStyle w:val="Heading1"/>
      </w:pPr>
      <w:bookmarkStart w:id="2617" w:name="_Toc80793296"/>
      <w:r w:rsidRPr="00A35396">
        <w:lastRenderedPageBreak/>
        <w:t>Licensing &amp; Disclaimers</w:t>
      </w:r>
      <w:bookmarkEnd w:id="2617"/>
    </w:p>
    <w:p w14:paraId="214097D4" w14:textId="77777777" w:rsidR="002A68B0" w:rsidRDefault="002A68B0" w:rsidP="00BF6ECB">
      <w:pPr>
        <w:pStyle w:val="Heading2"/>
      </w:pPr>
      <w:bookmarkStart w:id="2618" w:name="_Toc80793297"/>
      <w:r>
        <w:t>Documentation</w:t>
      </w:r>
      <w:bookmarkEnd w:id="2618"/>
    </w:p>
    <w:p w14:paraId="460D5C68" w14:textId="77777777" w:rsidR="002A68B0" w:rsidRPr="00DB2E7A" w:rsidRDefault="002A68B0" w:rsidP="002A68B0">
      <w:r w:rsidRPr="00DB2E7A">
        <w:t>All original manuals and other documentation (including PCB layout CAD files and schematics) released as part of the Liverpool Ringing Simulator project</w:t>
      </w:r>
      <w:r w:rsidRPr="00DB2E7A">
        <w:rPr>
          <w:rStyle w:val="FootnoteReference"/>
        </w:rPr>
        <w:footnoteReference w:id="48"/>
      </w:r>
      <w:r w:rsidRPr="00DB2E7A">
        <w:t xml:space="preserve"> are released under the Creative Commons Attribution-ShareAlike 4.0 International License (CC BY-SA),</w:t>
      </w:r>
      <w:r w:rsidRPr="00DB2E7A">
        <w:rPr>
          <w:rStyle w:val="FootnoteReference"/>
        </w:rPr>
        <w:footnoteReference w:id="49"/>
      </w:r>
      <w:r w:rsidRPr="00DB2E7A">
        <w:t xml:space="preserve"> which includes the following disclaimers:</w:t>
      </w:r>
    </w:p>
    <w:p w14:paraId="099EEB0F" w14:textId="77777777" w:rsidR="002A68B0" w:rsidRPr="00DB2E7A" w:rsidRDefault="002A68B0" w:rsidP="002A68B0">
      <w:pPr>
        <w:ind w:left="720"/>
        <w:rPr>
          <w:i/>
          <w:lang w:eastAsia="en-GB"/>
        </w:rPr>
      </w:pPr>
      <w:r w:rsidRPr="00DB2E7A">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30AC59CB" w14:textId="77777777" w:rsidR="002A68B0" w:rsidRPr="00DB2E7A" w:rsidRDefault="002A68B0" w:rsidP="002A68B0">
      <w:pPr>
        <w:ind w:left="720"/>
        <w:rPr>
          <w:i/>
          <w:lang w:eastAsia="en-GB"/>
        </w:rPr>
      </w:pPr>
      <w:r w:rsidRPr="00DB2E7A">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5EFD9530" w14:textId="77777777" w:rsidR="002A68B0" w:rsidRDefault="002A68B0" w:rsidP="00BF6ECB">
      <w:pPr>
        <w:pStyle w:val="Heading2"/>
      </w:pPr>
      <w:bookmarkStart w:id="2620" w:name="_Toc80793298"/>
      <w:r>
        <w:t>Software</w:t>
      </w:r>
      <w:bookmarkEnd w:id="2620"/>
    </w:p>
    <w:p w14:paraId="4151477A" w14:textId="77777777" w:rsidR="002A68B0" w:rsidRPr="00DB2E7A" w:rsidRDefault="002A68B0" w:rsidP="002A68B0">
      <w:pPr>
        <w:keepNext/>
      </w:pPr>
      <w:r w:rsidRPr="00DB2E7A">
        <w:t>All original software released as part of the Liverpool Ringing Simulator project is released under the GNU General Public Licence (GPL), Version 3</w:t>
      </w:r>
      <w:r w:rsidRPr="00DB2E7A">
        <w:rPr>
          <w:rStyle w:val="FootnoteReference"/>
        </w:rPr>
        <w:footnoteReference w:id="50"/>
      </w:r>
      <w:r w:rsidRPr="00DB2E7A">
        <w:t>, and carries the following disclaimers:</w:t>
      </w:r>
    </w:p>
    <w:p w14:paraId="662FE284" w14:textId="77777777" w:rsidR="002A68B0" w:rsidRPr="00DB2E7A" w:rsidRDefault="002A68B0" w:rsidP="002A68B0">
      <w:pPr>
        <w:ind w:left="720"/>
        <w:rPr>
          <w:i/>
        </w:rPr>
      </w:pPr>
      <w:r w:rsidRPr="00DB2E7A">
        <w:rPr>
          <w:i/>
        </w:rPr>
        <w:t>This program is free software: you can redistribute it and/or modify it under the terms of the GNU General Public License as published by the Free Software Foundation, either version 3 of the License, or (at your option) any later version.</w:t>
      </w:r>
    </w:p>
    <w:p w14:paraId="5611E1EE" w14:textId="77777777" w:rsidR="002A68B0" w:rsidRPr="00DB2E7A" w:rsidRDefault="002A68B0" w:rsidP="002A68B0">
      <w:pPr>
        <w:ind w:left="720"/>
        <w:rPr>
          <w:i/>
        </w:rPr>
      </w:pPr>
      <w:r w:rsidRPr="00DB2E7A">
        <w:rPr>
          <w:i/>
        </w:rPr>
        <w:t>This program is distributed in the hope that it will be useful, but WITHOUT ANY WARRANTY; without even the implied warranty of MERCHANTABILITY or FITNESS FOR A PARTICULAR PURPOSE.  See the GNU General Public License for more details.</w:t>
      </w:r>
    </w:p>
    <w:p w14:paraId="192428B9" w14:textId="77777777" w:rsidR="00300E8C" w:rsidRDefault="00300E8C" w:rsidP="00BF6ECB">
      <w:pPr>
        <w:pStyle w:val="Heading1"/>
      </w:pPr>
      <w:r>
        <w:br w:type="page"/>
      </w:r>
    </w:p>
    <w:p w14:paraId="07154A98" w14:textId="11B2F315" w:rsidR="002A68B0" w:rsidRDefault="002A68B0" w:rsidP="00BF6ECB">
      <w:pPr>
        <w:pStyle w:val="Heading1"/>
      </w:pPr>
      <w:bookmarkStart w:id="2621" w:name="_Toc80793299"/>
      <w:r>
        <w:lastRenderedPageBreak/>
        <w:t>Acknowledgements</w:t>
      </w:r>
      <w:bookmarkEnd w:id="2621"/>
    </w:p>
    <w:p w14:paraId="3A48F5C6" w14:textId="5792CB27" w:rsidR="002A68B0" w:rsidRDefault="002A68B0" w:rsidP="002A68B0">
      <w:r w:rsidRPr="00DB2E7A">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r w:rsidR="00721833">
        <w:t>.</w:t>
      </w:r>
    </w:p>
    <w:p w14:paraId="35888D68" w14:textId="66EED075" w:rsidR="00721833" w:rsidRPr="00DB2E7A" w:rsidRDefault="00721833" w:rsidP="002A68B0">
      <w:r>
        <w:t xml:space="preserve">Assistance with </w:t>
      </w:r>
      <w:r w:rsidR="00CD4CFB">
        <w:t xml:space="preserve">aspects of </w:t>
      </w:r>
      <w:r>
        <w:t xml:space="preserve">the Basic Serial Splitter </w:t>
      </w:r>
      <w:r w:rsidR="009E44B7">
        <w:t>Module design provided</w:t>
      </w:r>
      <w:r w:rsidR="006709BC">
        <w:t xml:space="preserve"> the technical support </w:t>
      </w:r>
      <w:r w:rsidR="00CD4CFB">
        <w:t xml:space="preserve">engineers at </w:t>
      </w:r>
      <w:r w:rsidR="009E44B7">
        <w:t xml:space="preserve"> </w:t>
      </w:r>
      <w:r w:rsidR="00487D80">
        <w:t>Maxim Integrated</w:t>
      </w:r>
      <w:r w:rsidR="006709BC">
        <w:t>, Inc</w:t>
      </w:r>
      <w:r w:rsidR="00CD4CFB">
        <w:t>.</w:t>
      </w:r>
    </w:p>
    <w:p w14:paraId="1C098340" w14:textId="77777777" w:rsidR="002A68B0" w:rsidRPr="00DB2E7A" w:rsidRDefault="002A68B0" w:rsidP="002A68B0">
      <w:r w:rsidRPr="00DB2E7A">
        <w:t>Thanks are also owed to the Ringing Masters and ringers of the following towers for their willingness to be the crash test dummies of simulator design and testing.</w:t>
      </w:r>
    </w:p>
    <w:p w14:paraId="33FCEB51" w14:textId="77777777" w:rsidR="002A68B0" w:rsidRPr="00DB2E7A" w:rsidRDefault="002A68B0" w:rsidP="002A68B0">
      <w:pPr>
        <w:pStyle w:val="ListParagraph"/>
        <w:numPr>
          <w:ilvl w:val="0"/>
          <w:numId w:val="33"/>
        </w:numPr>
      </w:pPr>
      <w:r w:rsidRPr="00DB2E7A">
        <w:t>Liverpool Cathedral</w:t>
      </w:r>
    </w:p>
    <w:p w14:paraId="08DC5DB1" w14:textId="77777777" w:rsidR="002A68B0" w:rsidRPr="00DB2E7A" w:rsidRDefault="002A68B0" w:rsidP="002A68B0">
      <w:pPr>
        <w:pStyle w:val="ListParagraph"/>
        <w:numPr>
          <w:ilvl w:val="0"/>
          <w:numId w:val="33"/>
        </w:numPr>
      </w:pPr>
      <w:r w:rsidRPr="00DB2E7A">
        <w:t>St George’s, Isle of Man</w:t>
      </w:r>
    </w:p>
    <w:p w14:paraId="09030BEC" w14:textId="77777777" w:rsidR="002A68B0" w:rsidRPr="00DB2E7A" w:rsidRDefault="002A68B0" w:rsidP="002A68B0">
      <w:pPr>
        <w:pStyle w:val="ListParagraph"/>
        <w:numPr>
          <w:ilvl w:val="0"/>
          <w:numId w:val="33"/>
        </w:numPr>
      </w:pPr>
      <w:r w:rsidRPr="00DB2E7A">
        <w:t>St Mary, Chirk, Wrexham</w:t>
      </w:r>
    </w:p>
    <w:p w14:paraId="54ED0E30" w14:textId="77777777" w:rsidR="002A68B0" w:rsidRPr="00DB2E7A" w:rsidRDefault="002A68B0" w:rsidP="002A68B0">
      <w:pPr>
        <w:pStyle w:val="ListParagraph"/>
        <w:numPr>
          <w:ilvl w:val="0"/>
          <w:numId w:val="33"/>
        </w:numPr>
      </w:pPr>
      <w:r w:rsidRPr="00DB2E7A">
        <w:t>St John, Higham, Kent</w:t>
      </w:r>
    </w:p>
    <w:p w14:paraId="25461CC8" w14:textId="77777777" w:rsidR="002A68B0" w:rsidRPr="00DB2E7A" w:rsidRDefault="002A68B0" w:rsidP="002A68B0">
      <w:pPr>
        <w:pStyle w:val="ListParagraph"/>
        <w:numPr>
          <w:ilvl w:val="0"/>
          <w:numId w:val="33"/>
        </w:numPr>
      </w:pPr>
      <w:r w:rsidRPr="00DB2E7A">
        <w:t>St Margaret, Crick, Northamptonshire</w:t>
      </w:r>
    </w:p>
    <w:p w14:paraId="0DCAFA3A" w14:textId="77777777" w:rsidR="002A68B0" w:rsidRPr="00DB2E7A" w:rsidRDefault="002A68B0" w:rsidP="002A68B0">
      <w:pPr>
        <w:pStyle w:val="ListParagraph"/>
        <w:numPr>
          <w:ilvl w:val="0"/>
          <w:numId w:val="33"/>
        </w:numPr>
      </w:pPr>
      <w:r w:rsidRPr="00DB2E7A">
        <w:t>St Mary &amp; St Peter, Lois Weedon, Northamptonshire</w:t>
      </w:r>
    </w:p>
    <w:p w14:paraId="5C26ED25" w14:textId="77777777" w:rsidR="002A68B0" w:rsidRPr="00DB2E7A" w:rsidRDefault="002A68B0" w:rsidP="002A68B0"/>
    <w:sectPr w:rsidR="002A68B0" w:rsidRPr="00DB2E7A" w:rsidSect="00BF6ECB">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462C2" w14:textId="77777777" w:rsidR="00E42AF0" w:rsidRDefault="00E42AF0" w:rsidP="00787764">
      <w:pPr>
        <w:spacing w:after="0" w:line="240" w:lineRule="auto"/>
      </w:pPr>
      <w:r>
        <w:separator/>
      </w:r>
    </w:p>
  </w:endnote>
  <w:endnote w:type="continuationSeparator" w:id="0">
    <w:p w14:paraId="5068F1C9" w14:textId="77777777" w:rsidR="00E42AF0" w:rsidRDefault="00E42AF0"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C272B" w14:textId="77777777" w:rsidR="003747D2" w:rsidRDefault="003747D2" w:rsidP="00F10EC4">
    <w:pPr>
      <w:pStyle w:val="Footer"/>
      <w:jc w:val="center"/>
    </w:pPr>
    <w:r>
      <w:fldChar w:fldCharType="begin"/>
    </w:r>
    <w:r>
      <w:instrText xml:space="preserve"> PAGE  \* Arabic  \* MERGEFORMAT </w:instrText>
    </w:r>
    <w:r>
      <w:fldChar w:fldCharType="separate"/>
    </w:r>
    <w:r>
      <w:rPr>
        <w:noProof/>
      </w:rPr>
      <w:t>54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EE121" w14:textId="77777777" w:rsidR="003747D2" w:rsidRDefault="003747D2" w:rsidP="00F10EC4">
    <w:pPr>
      <w:pStyle w:val="Footer"/>
      <w:jc w:val="center"/>
    </w:pPr>
    <w:r>
      <w:fldChar w:fldCharType="begin"/>
    </w:r>
    <w:r>
      <w:instrText xml:space="preserve"> PAGE   \* MERGEFORMAT </w:instrText>
    </w:r>
    <w:r>
      <w:fldChar w:fldCharType="separate"/>
    </w:r>
    <w:r>
      <w:rPr>
        <w:noProof/>
      </w:rPr>
      <w:t>53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77DA" w14:textId="77777777" w:rsidR="003747D2" w:rsidRDefault="003747D2">
    <w:pPr>
      <w:pStyle w:val="Footer"/>
      <w:jc w:val="center"/>
    </w:pPr>
  </w:p>
  <w:p w14:paraId="04F4ABA8" w14:textId="77777777" w:rsidR="003747D2" w:rsidRDefault="003747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D43030" w14:textId="77777777" w:rsidR="00E42AF0" w:rsidRDefault="00E42AF0" w:rsidP="00787764">
      <w:pPr>
        <w:spacing w:after="0" w:line="240" w:lineRule="auto"/>
      </w:pPr>
      <w:r>
        <w:separator/>
      </w:r>
    </w:p>
  </w:footnote>
  <w:footnote w:type="continuationSeparator" w:id="0">
    <w:p w14:paraId="6D9CB8CF" w14:textId="77777777" w:rsidR="00E42AF0" w:rsidRDefault="00E42AF0" w:rsidP="00787764">
      <w:pPr>
        <w:spacing w:after="0" w:line="240" w:lineRule="auto"/>
      </w:pPr>
      <w:r>
        <w:continuationSeparator/>
      </w:r>
    </w:p>
  </w:footnote>
  <w:footnote w:id="1">
    <w:p w14:paraId="1E1A473F" w14:textId="77777777" w:rsidR="003747D2" w:rsidRDefault="003747D2">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5EB5B90B" w14:textId="77777777" w:rsidR="003747D2" w:rsidRDefault="003747D2" w:rsidP="004D7B39">
      <w:pPr>
        <w:pStyle w:val="FootnoteText"/>
      </w:pPr>
      <w:r>
        <w:rPr>
          <w:rStyle w:val="FootnoteReference"/>
        </w:rPr>
        <w:footnoteRef/>
      </w:r>
      <w:r>
        <w:t xml:space="preserve"> </w:t>
      </w:r>
      <w:hyperlink r:id="rId2" w:history="1">
        <w:r w:rsidRPr="00997920">
          <w:rPr>
            <w:rStyle w:val="Hyperlink"/>
          </w:rPr>
          <w:t>http://www.abelsim.co.uk/</w:t>
        </w:r>
      </w:hyperlink>
      <w:r>
        <w:t xml:space="preserve"> </w:t>
      </w:r>
    </w:p>
  </w:footnote>
  <w:footnote w:id="3">
    <w:p w14:paraId="7C88D0DB" w14:textId="77777777" w:rsidR="003747D2" w:rsidRDefault="003747D2" w:rsidP="004D7B39">
      <w:pPr>
        <w:pStyle w:val="FootnoteText"/>
      </w:pPr>
      <w:r>
        <w:rPr>
          <w:rStyle w:val="FootnoteReference"/>
        </w:rPr>
        <w:footnoteRef/>
      </w:r>
      <w:r>
        <w:t xml:space="preserve"> </w:t>
      </w:r>
      <w:hyperlink r:id="rId3" w:history="1">
        <w:r w:rsidRPr="00997920">
          <w:rPr>
            <w:rStyle w:val="Hyperlink"/>
          </w:rPr>
          <w:t>http://www.beltower.co.uk/</w:t>
        </w:r>
      </w:hyperlink>
      <w:r>
        <w:t xml:space="preserve"> </w:t>
      </w:r>
    </w:p>
  </w:footnote>
  <w:footnote w:id="4">
    <w:p w14:paraId="27C1570C" w14:textId="77777777" w:rsidR="003747D2" w:rsidRDefault="003747D2" w:rsidP="004D7B39">
      <w:pPr>
        <w:pStyle w:val="FootnoteText"/>
      </w:pPr>
      <w:r>
        <w:rPr>
          <w:rStyle w:val="FootnoteReference"/>
        </w:rPr>
        <w:footnoteRef/>
      </w:r>
      <w:r>
        <w:t xml:space="preserve"> </w:t>
      </w:r>
      <w:hyperlink r:id="rId4" w:history="1">
        <w:r w:rsidRPr="00997920">
          <w:rPr>
            <w:rStyle w:val="Hyperlink"/>
          </w:rPr>
          <w:t>http://www.belfryware.com/</w:t>
        </w:r>
      </w:hyperlink>
      <w:r>
        <w:t xml:space="preserve"> </w:t>
      </w:r>
    </w:p>
  </w:footnote>
  <w:footnote w:id="5">
    <w:p w14:paraId="5267FBED" w14:textId="77777777" w:rsidR="003747D2" w:rsidRDefault="003747D2">
      <w:pPr>
        <w:pStyle w:val="FootnoteText"/>
      </w:pPr>
      <w:r>
        <w:rPr>
          <w:rStyle w:val="FootnoteReference"/>
        </w:rPr>
        <w:footnoteRef/>
      </w:r>
      <w:r>
        <w:t xml:space="preserve"> </w:t>
      </w:r>
      <w:hyperlink r:id="rId5" w:history="1">
        <w:r w:rsidRPr="00583824">
          <w:rPr>
            <w:rStyle w:val="Hyperlink"/>
          </w:rPr>
          <w:t>http://www.abelsim.co.uk/doc/tbellex2.htm</w:t>
        </w:r>
      </w:hyperlink>
      <w:r>
        <w:t xml:space="preserve"> </w:t>
      </w:r>
    </w:p>
  </w:footnote>
  <w:footnote w:id="6">
    <w:p w14:paraId="7A389AF2" w14:textId="77777777" w:rsidR="003747D2" w:rsidRDefault="003747D2">
      <w:pPr>
        <w:pStyle w:val="FootnoteText"/>
      </w:pPr>
      <w:r>
        <w:rPr>
          <w:rStyle w:val="FootnoteReference"/>
        </w:rPr>
        <w:footnoteRef/>
      </w:r>
      <w:r>
        <w:t xml:space="preserve"> </w:t>
      </w:r>
      <w:hyperlink r:id="rId6" w:history="1">
        <w:r w:rsidRPr="00583824">
          <w:rPr>
            <w:rStyle w:val="Hyperlink"/>
          </w:rPr>
          <w:t>http://www.gremlyn.plus.com/ahme/prox_sen.html</w:t>
        </w:r>
      </w:hyperlink>
      <w:r>
        <w:t xml:space="preserve"> </w:t>
      </w:r>
    </w:p>
  </w:footnote>
  <w:footnote w:id="7">
    <w:p w14:paraId="689D2CAC" w14:textId="77777777" w:rsidR="003747D2" w:rsidRDefault="003747D2">
      <w:pPr>
        <w:pStyle w:val="FootnoteText"/>
      </w:pPr>
      <w:r>
        <w:rPr>
          <w:rStyle w:val="FootnoteReference"/>
        </w:rPr>
        <w:footnoteRef/>
      </w:r>
      <w:r>
        <w:t xml:space="preserve"> </w:t>
      </w:r>
      <w:hyperlink r:id="rId7" w:history="1">
        <w:r w:rsidRPr="00AC513D">
          <w:rPr>
            <w:rStyle w:val="Hyperlink"/>
          </w:rPr>
          <w:t>http://www.gremlyn.plus.com/ahme/mag_sen.html</w:t>
        </w:r>
      </w:hyperlink>
      <w:r>
        <w:t xml:space="preserve"> </w:t>
      </w:r>
    </w:p>
  </w:footnote>
  <w:footnote w:id="8">
    <w:p w14:paraId="70C7BEF0" w14:textId="77777777" w:rsidR="003747D2" w:rsidRDefault="003747D2" w:rsidP="00843EE4">
      <w:pPr>
        <w:pStyle w:val="FootnoteText"/>
      </w:pPr>
      <w:r>
        <w:rPr>
          <w:rStyle w:val="FootnoteReference"/>
        </w:rPr>
        <w:footnoteRef/>
      </w:r>
      <w:r>
        <w:t xml:space="preserve"> </w:t>
      </w:r>
      <w:hyperlink r:id="rId8" w:history="1">
        <w:r w:rsidRPr="0060626B">
          <w:rPr>
            <w:rStyle w:val="Hyperlink"/>
          </w:rPr>
          <w:t>http://belfree.co.uk/</w:t>
        </w:r>
      </w:hyperlink>
      <w:r>
        <w:t xml:space="preserve"> </w:t>
      </w:r>
    </w:p>
  </w:footnote>
  <w:footnote w:id="9">
    <w:p w14:paraId="39F4F214" w14:textId="77777777" w:rsidR="003747D2" w:rsidRDefault="003747D2">
      <w:pPr>
        <w:pStyle w:val="FootnoteText"/>
      </w:pPr>
      <w:r>
        <w:rPr>
          <w:rStyle w:val="FootnoteReference"/>
        </w:rPr>
        <w:footnoteRef/>
      </w:r>
      <w:r>
        <w:t xml:space="preserve"> </w:t>
      </w:r>
      <w:hyperlink r:id="rId9" w:history="1">
        <w:r w:rsidRPr="00583824">
          <w:rPr>
            <w:rStyle w:val="Hyperlink"/>
          </w:rPr>
          <w:t>http://www.ringing.demon.co.uk/sensors/sensors.htm</w:t>
        </w:r>
      </w:hyperlink>
      <w:r>
        <w:t xml:space="preserve"> </w:t>
      </w:r>
    </w:p>
  </w:footnote>
  <w:footnote w:id="10">
    <w:p w14:paraId="04F7AA88" w14:textId="77777777" w:rsidR="003747D2" w:rsidRDefault="003747D2">
      <w:pPr>
        <w:pStyle w:val="FootnoteText"/>
      </w:pPr>
      <w:r>
        <w:rPr>
          <w:rStyle w:val="FootnoteReference"/>
        </w:rPr>
        <w:footnoteRef/>
      </w:r>
      <w:r>
        <w:t xml:space="preserve"> </w:t>
      </w:r>
      <w:hyperlink r:id="rId10" w:history="1">
        <w:r w:rsidRPr="00583824">
          <w:rPr>
            <w:rStyle w:val="Hyperlink"/>
          </w:rPr>
          <w:t>http://www.abelsim.co.uk/doc/tbellex1.htm</w:t>
        </w:r>
      </w:hyperlink>
      <w:r>
        <w:t xml:space="preserve"> </w:t>
      </w:r>
    </w:p>
  </w:footnote>
  <w:footnote w:id="11">
    <w:p w14:paraId="2E25CDFF" w14:textId="77777777" w:rsidR="003747D2" w:rsidRDefault="003747D2" w:rsidP="007A715D">
      <w:pPr>
        <w:pStyle w:val="FootnoteText"/>
      </w:pPr>
      <w:r>
        <w:rPr>
          <w:rStyle w:val="FootnoteReference"/>
        </w:rPr>
        <w:footnoteRef/>
      </w:r>
      <w:r>
        <w:t xml:space="preserve"> </w:t>
      </w:r>
      <w:hyperlink r:id="rId11" w:history="1">
        <w:r w:rsidRPr="00596CD1">
          <w:rPr>
            <w:rStyle w:val="Hyperlink"/>
          </w:rPr>
          <w:t>http://www.jrnorris.co.uk/strike.html</w:t>
        </w:r>
      </w:hyperlink>
      <w:r>
        <w:t xml:space="preserve"> </w:t>
      </w:r>
    </w:p>
  </w:footnote>
  <w:footnote w:id="12">
    <w:p w14:paraId="58EB609E" w14:textId="4B401D1E" w:rsidR="003747D2" w:rsidRDefault="003747D2">
      <w:pPr>
        <w:pStyle w:val="FootnoteText"/>
      </w:pPr>
      <w:r>
        <w:rPr>
          <w:rStyle w:val="FootnoteReference"/>
        </w:rPr>
        <w:footnoteRef/>
      </w:r>
      <w:r>
        <w:t xml:space="preserve"> </w:t>
      </w:r>
      <w:hyperlink r:id="rId12" w:history="1">
        <w:r>
          <w:rPr>
            <w:rStyle w:val="Hyperlink"/>
          </w:rPr>
          <w:t>https://www.microchip.com/wwwproducts/en/atmega328p</w:t>
        </w:r>
      </w:hyperlink>
      <w:r>
        <w:t xml:space="preserve"> </w:t>
      </w:r>
    </w:p>
  </w:footnote>
  <w:footnote w:id="13">
    <w:p w14:paraId="511F5FA5" w14:textId="6012D39B" w:rsidR="003747D2" w:rsidRDefault="003747D2">
      <w:pPr>
        <w:pStyle w:val="FootnoteText"/>
      </w:pPr>
      <w:r>
        <w:rPr>
          <w:rStyle w:val="FootnoteReference"/>
        </w:rPr>
        <w:footnoteRef/>
      </w:r>
      <w:r>
        <w:t xml:space="preserve"> From Rev E onwards.</w:t>
      </w:r>
    </w:p>
  </w:footnote>
  <w:footnote w:id="14">
    <w:p w14:paraId="58E683B6" w14:textId="77777777" w:rsidR="003747D2" w:rsidRDefault="003747D2" w:rsidP="009935F4">
      <w:pPr>
        <w:pStyle w:val="FootnoteText"/>
      </w:pPr>
      <w:r>
        <w:rPr>
          <w:rStyle w:val="FootnoteReference"/>
        </w:rPr>
        <w:footnoteRef/>
      </w:r>
      <w:r>
        <w:t xml:space="preserve"> </w:t>
      </w:r>
      <w:hyperlink r:id="rId13" w:history="1">
        <w:r w:rsidRPr="00943B64">
          <w:rPr>
            <w:rStyle w:val="Hyperlink"/>
          </w:rPr>
          <w:t>http://www.maximintegrated.com/en/products/interface/transceivers/MAX233.html</w:t>
        </w:r>
      </w:hyperlink>
      <w:r>
        <w:t xml:space="preserve"> </w:t>
      </w:r>
    </w:p>
  </w:footnote>
  <w:footnote w:id="15">
    <w:p w14:paraId="1E57AFB1" w14:textId="77777777" w:rsidR="003747D2" w:rsidRDefault="003747D2">
      <w:pPr>
        <w:pStyle w:val="FootnoteText"/>
      </w:pPr>
      <w:r>
        <w:rPr>
          <w:rStyle w:val="FootnoteReference"/>
        </w:rPr>
        <w:footnoteRef/>
      </w:r>
      <w:r>
        <w:t xml:space="preserve"> Pin numbers as referenced in the Arduino programming environment.</w:t>
      </w:r>
    </w:p>
  </w:footnote>
  <w:footnote w:id="16">
    <w:p w14:paraId="24FBD339" w14:textId="77777777" w:rsidR="003747D2" w:rsidRDefault="003747D2" w:rsidP="002B7C93">
      <w:r>
        <w:rPr>
          <w:rStyle w:val="FootnoteReference"/>
        </w:rPr>
        <w:footnoteRef/>
      </w:r>
      <w:r>
        <w:t xml:space="preserve"> </w:t>
      </w:r>
      <w:r w:rsidRPr="002B7C93">
        <w:rPr>
          <w:sz w:val="20"/>
          <w:szCs w:val="20"/>
        </w:rPr>
        <w:t xml:space="preserve">Fuse tutorial: </w:t>
      </w:r>
      <w:hyperlink r:id="rId14" w:history="1">
        <w:r w:rsidRPr="002B7C93">
          <w:rPr>
            <w:rStyle w:val="Hyperlink"/>
            <w:sz w:val="20"/>
            <w:szCs w:val="20"/>
          </w:rPr>
          <w:t>http://www.martyncurrey.com/arduino-atmega-328p-fuse-settings/</w:t>
        </w:r>
      </w:hyperlink>
    </w:p>
  </w:footnote>
  <w:footnote w:id="17">
    <w:p w14:paraId="7825C577" w14:textId="77777777" w:rsidR="003747D2" w:rsidRDefault="003747D2" w:rsidP="00D354F3">
      <w:pPr>
        <w:pStyle w:val="FootnoteText"/>
      </w:pPr>
      <w:r>
        <w:rPr>
          <w:rStyle w:val="FootnoteReference"/>
        </w:rPr>
        <w:footnoteRef/>
      </w:r>
      <w:r>
        <w:t xml:space="preserve"> </w:t>
      </w:r>
      <w:hyperlink r:id="rId15" w:history="1">
        <w:r w:rsidRPr="007305A7">
          <w:rPr>
            <w:rStyle w:val="Hyperlink"/>
          </w:rPr>
          <w:t>https://www.macinstallations.com/cat-5-cabling-explained/</w:t>
        </w:r>
      </w:hyperlink>
      <w:r>
        <w:t xml:space="preserve"> </w:t>
      </w:r>
    </w:p>
  </w:footnote>
  <w:footnote w:id="18">
    <w:p w14:paraId="7CD7D2B7" w14:textId="77777777" w:rsidR="003747D2" w:rsidRDefault="003747D2">
      <w:pPr>
        <w:pStyle w:val="FootnoteText"/>
      </w:pPr>
      <w:r>
        <w:rPr>
          <w:rStyle w:val="FootnoteReference"/>
        </w:rPr>
        <w:footnoteRef/>
      </w:r>
      <w:r>
        <w:t xml:space="preserve"> Assuming the minimum required input voltage of 7V at the voltage regulator.</w:t>
      </w:r>
    </w:p>
  </w:footnote>
  <w:footnote w:id="19">
    <w:p w14:paraId="03EB5C71" w14:textId="6158C5FA" w:rsidR="003747D2" w:rsidRDefault="003747D2">
      <w:pPr>
        <w:pStyle w:val="FootnoteText"/>
      </w:pPr>
      <w:r>
        <w:rPr>
          <w:rStyle w:val="FootnoteReference"/>
        </w:rPr>
        <w:footnoteRef/>
      </w:r>
      <w:r>
        <w:t xml:space="preserve"> Sensors which operate with reverse logic (normally LOW, going HIGH when triggered) may be accommodated by amending the firmware to look for LOW to HIGH transitions.</w:t>
      </w:r>
    </w:p>
  </w:footnote>
  <w:footnote w:id="20">
    <w:p w14:paraId="392DFA25" w14:textId="77777777" w:rsidR="003747D2" w:rsidRDefault="003747D2" w:rsidP="00202DC6">
      <w:pPr>
        <w:pStyle w:val="FootnoteText"/>
      </w:pPr>
      <w:r>
        <w:rPr>
          <w:rStyle w:val="FootnoteReference"/>
        </w:rPr>
        <w:footnoteRef/>
      </w:r>
      <w:r>
        <w:t xml:space="preserve"> Pin names as defined in the MAX3323 data sheet.</w:t>
      </w:r>
    </w:p>
  </w:footnote>
  <w:footnote w:id="21">
    <w:p w14:paraId="33E23256" w14:textId="77777777" w:rsidR="003747D2" w:rsidRDefault="003747D2" w:rsidP="00202DC6">
      <w:pPr>
        <w:pStyle w:val="FootnoteText"/>
      </w:pPr>
      <w:r>
        <w:rPr>
          <w:rStyle w:val="FootnoteReference"/>
        </w:rPr>
        <w:footnoteRef/>
      </w:r>
      <w:r>
        <w:t xml:space="preserve"> The RS-232 receiver can also be disabled, but this functionality is not used in the Basic Serial Splitter Module.</w:t>
      </w:r>
    </w:p>
  </w:footnote>
  <w:footnote w:id="22">
    <w:p w14:paraId="39DD27CC" w14:textId="1ADD5914" w:rsidR="003747D2" w:rsidRDefault="003747D2" w:rsidP="003A01F6">
      <w:pPr>
        <w:pStyle w:val="FootnoteText"/>
        <w:rPr>
          <w:ins w:id="1360" w:author="Andrew Instone-Cowie" w:date="2021-08-24T20:08:00Z"/>
        </w:rPr>
      </w:pPr>
      <w:ins w:id="1361" w:author="Andrew Instone-Cowie" w:date="2021-08-24T20:08:00Z">
        <w:r>
          <w:rPr>
            <w:rStyle w:val="FootnoteReference"/>
          </w:rPr>
          <w:footnoteRef/>
        </w:r>
        <w:r>
          <w:t xml:space="preserve"> </w:t>
        </w:r>
        <w:r>
          <w:fldChar w:fldCharType="begin"/>
        </w:r>
        <w:r>
          <w:instrText xml:space="preserve"> HYPERLINK "</w:instrText>
        </w:r>
        <w:r w:rsidRPr="003A01F6">
          <w:instrText>https://www.ti.com/lit/gpn/LM340</w:instrText>
        </w:r>
        <w:r>
          <w:instrText xml:space="preserve">" </w:instrText>
        </w:r>
        <w:r>
          <w:fldChar w:fldCharType="separate"/>
        </w:r>
        <w:r w:rsidRPr="003374DB">
          <w:rPr>
            <w:rStyle w:val="Hyperlink"/>
          </w:rPr>
          <w:t>https://www.ti.com/lit/gpn/LM340</w:t>
        </w:r>
        <w:r>
          <w:fldChar w:fldCharType="end"/>
        </w:r>
      </w:ins>
    </w:p>
  </w:footnote>
  <w:footnote w:id="23">
    <w:p w14:paraId="38352ECA" w14:textId="1ABB3498" w:rsidR="003747D2" w:rsidRDefault="003747D2">
      <w:pPr>
        <w:pStyle w:val="FootnoteText"/>
      </w:pPr>
      <w:ins w:id="1366" w:author="Andrew Instone-Cowie" w:date="2021-08-24T20:08:00Z">
        <w:r>
          <w:rPr>
            <w:rStyle w:val="FootnoteReference"/>
          </w:rPr>
          <w:footnoteRef/>
        </w:r>
        <w:r>
          <w:t xml:space="preserve"> </w:t>
        </w:r>
        <w:r>
          <w:fldChar w:fldCharType="begin"/>
        </w:r>
        <w:r>
          <w:instrText xml:space="preserve"> HYPERLINK "</w:instrText>
        </w:r>
        <w:r w:rsidRPr="003A01F6">
          <w:instrText>https://www.tracopower.com/sites/default/files/products/datasheets/tsr1_datasheet.pdf</w:instrText>
        </w:r>
        <w:r>
          <w:instrText xml:space="preserve">" </w:instrText>
        </w:r>
        <w:r>
          <w:fldChar w:fldCharType="separate"/>
        </w:r>
        <w:r w:rsidRPr="003374DB">
          <w:rPr>
            <w:rStyle w:val="Hyperlink"/>
          </w:rPr>
          <w:t>https://www.tracopower.com/sites/default/files/products/datasheets/tsr1_datasheet.pdf</w:t>
        </w:r>
        <w:r>
          <w:fldChar w:fldCharType="end"/>
        </w:r>
        <w:r>
          <w:t xml:space="preserve"> </w:t>
        </w:r>
      </w:ins>
    </w:p>
  </w:footnote>
  <w:footnote w:id="24">
    <w:p w14:paraId="314D9FE2" w14:textId="4667012C" w:rsidR="003747D2" w:rsidRDefault="003747D2">
      <w:pPr>
        <w:pStyle w:val="FootnoteText"/>
      </w:pPr>
      <w:ins w:id="1417" w:author="Andrew Instone-Cowie" w:date="2021-08-24T20:25:00Z">
        <w:r>
          <w:rPr>
            <w:rStyle w:val="FootnoteReference"/>
          </w:rPr>
          <w:footnoteRef/>
        </w:r>
        <w:r>
          <w:t xml:space="preserve"> </w:t>
        </w:r>
        <w:r>
          <w:fldChar w:fldCharType="begin"/>
        </w:r>
        <w:r>
          <w:instrText xml:space="preserve"> HYPERLINK "</w:instrText>
        </w:r>
        <w:r w:rsidRPr="00320A72">
          <w:instrText>https://www.vishay.com/docs/88503/1n4001.pdf</w:instrText>
        </w:r>
        <w:r>
          <w:instrText xml:space="preserve">" </w:instrText>
        </w:r>
        <w:r>
          <w:fldChar w:fldCharType="separate"/>
        </w:r>
        <w:r w:rsidRPr="003374DB">
          <w:rPr>
            <w:rStyle w:val="Hyperlink"/>
          </w:rPr>
          <w:t>https://www.vishay.com/docs/88503/1n4001.pdf</w:t>
        </w:r>
        <w:r>
          <w:fldChar w:fldCharType="end"/>
        </w:r>
        <w:r>
          <w:t xml:space="preserve"> </w:t>
        </w:r>
      </w:ins>
    </w:p>
  </w:footnote>
  <w:footnote w:id="25">
    <w:p w14:paraId="62E7A59F" w14:textId="75B217FF" w:rsidR="003747D2" w:rsidRDefault="003747D2">
      <w:pPr>
        <w:pStyle w:val="FootnoteText"/>
      </w:pPr>
      <w:ins w:id="1479" w:author="Andrew Instone-Cowie" w:date="2021-08-24T20:25:00Z">
        <w:r>
          <w:rPr>
            <w:rStyle w:val="FootnoteReference"/>
          </w:rPr>
          <w:footnoteRef/>
        </w:r>
        <w:r>
          <w:t xml:space="preserve"> </w:t>
        </w:r>
      </w:ins>
      <w:ins w:id="1480" w:author="Andrew Instone-Cowie" w:date="2021-08-24T20:36:00Z">
        <w:r>
          <w:fldChar w:fldCharType="begin"/>
        </w:r>
        <w:r>
          <w:instrText xml:space="preserve"> HYPERLINK "</w:instrText>
        </w:r>
      </w:ins>
      <w:ins w:id="1481" w:author="Andrew Instone-Cowie" w:date="2021-08-24T20:25:00Z">
        <w:r w:rsidRPr="005D6868">
          <w:rPr>
            <w:rPrChange w:id="1482" w:author="Andrew Instone-Cowie" w:date="2021-08-24T20:36:00Z">
              <w:rPr>
                <w:rStyle w:val="Hyperlink"/>
              </w:rPr>
            </w:rPrChange>
          </w:rPr>
          <w:instrText>https://www.littelfuse.com/~/media/electronics/datasheets/tvs_diodes/littelfuse_tvs_diode_sa_datasheet.pdf.pdf</w:instrText>
        </w:r>
      </w:ins>
      <w:ins w:id="1483" w:author="Andrew Instone-Cowie" w:date="2021-08-24T20:36:00Z">
        <w:r>
          <w:instrText xml:space="preserve">" </w:instrText>
        </w:r>
        <w:r>
          <w:fldChar w:fldCharType="separate"/>
        </w:r>
      </w:ins>
      <w:ins w:id="1484" w:author="Andrew Instone-Cowie" w:date="2021-08-24T20:25:00Z">
        <w:r w:rsidRPr="00670CDE">
          <w:rPr>
            <w:rStyle w:val="Hyperlink"/>
          </w:rPr>
          <w:t>https://www.littelfuse.com/~/media/electronics/datasheets/tvs_diodes/littelfuse_tvs_diode_sa_datasheet.pdf.pdf</w:t>
        </w:r>
      </w:ins>
      <w:ins w:id="1485" w:author="Andrew Instone-Cowie" w:date="2021-08-24T20:36:00Z">
        <w:r>
          <w:fldChar w:fldCharType="end"/>
        </w:r>
      </w:ins>
      <w:ins w:id="1486" w:author="Andrew Instone-Cowie" w:date="2021-08-24T20:25:00Z">
        <w:r>
          <w:t xml:space="preserve"> </w:t>
        </w:r>
      </w:ins>
    </w:p>
  </w:footnote>
  <w:footnote w:id="26">
    <w:p w14:paraId="2D7F8B8B" w14:textId="41E4420F" w:rsidR="003747D2" w:rsidRDefault="003747D2">
      <w:pPr>
        <w:pStyle w:val="FootnoteText"/>
      </w:pPr>
      <w:ins w:id="1614" w:author="Andrew Instone-Cowie" w:date="2021-08-24T20:37:00Z">
        <w:r>
          <w:rPr>
            <w:rStyle w:val="FootnoteReference"/>
          </w:rPr>
          <w:footnoteRef/>
        </w:r>
        <w:r>
          <w:t xml:space="preserve"> </w:t>
        </w:r>
      </w:ins>
      <w:ins w:id="1615" w:author="Andrew Instone-Cowie" w:date="2021-08-24T20:38:00Z">
        <w:r>
          <w:t>From the data sheet</w:t>
        </w:r>
      </w:ins>
      <w:ins w:id="1616" w:author="Andrew Instone-Cowie" w:date="2021-08-24T22:04:00Z">
        <w:r>
          <w:t>,</w:t>
        </w:r>
      </w:ins>
      <w:ins w:id="1617" w:author="Andrew Instone-Cowie" w:date="2021-08-24T20:38:00Z">
        <w:r>
          <w:t xml:space="preserve"> © 2020 Littlefuse, reproduced under fair use.</w:t>
        </w:r>
      </w:ins>
    </w:p>
  </w:footnote>
  <w:footnote w:id="27">
    <w:p w14:paraId="6824B640" w14:textId="2BAE6634" w:rsidR="003747D2" w:rsidRDefault="003747D2">
      <w:pPr>
        <w:pStyle w:val="FootnoteText"/>
      </w:pPr>
      <w:ins w:id="1730" w:author="Andrew Instone-Cowie" w:date="2021-08-24T20:58:00Z">
        <w:r>
          <w:rPr>
            <w:rStyle w:val="FootnoteReference"/>
          </w:rPr>
          <w:footnoteRef/>
        </w:r>
        <w:r>
          <w:t xml:space="preserve"> “up to” because the sugg</w:t>
        </w:r>
      </w:ins>
      <w:ins w:id="1731" w:author="Andrew Instone-Cowie" w:date="2021-08-24T20:59:00Z">
        <w:r>
          <w:t>ested power supply is 9V or 12V depending on the installation.</w:t>
        </w:r>
      </w:ins>
    </w:p>
  </w:footnote>
  <w:footnote w:id="28">
    <w:p w14:paraId="41BF5036" w14:textId="54CAE06B" w:rsidR="003747D2" w:rsidRDefault="003747D2">
      <w:pPr>
        <w:pStyle w:val="FootnoteText"/>
      </w:pPr>
      <w:ins w:id="1806" w:author="Andrew Instone-Cowie" w:date="2021-08-24T21:23:00Z">
        <w:r>
          <w:rPr>
            <w:rStyle w:val="FootnoteReference"/>
          </w:rPr>
          <w:footnoteRef/>
        </w:r>
        <w:r>
          <w:t xml:space="preserve"> For introductions to RS-232, see the following: </w:t>
        </w:r>
      </w:ins>
      <w:ins w:id="1807" w:author="Andrew Instone-Cowie" w:date="2021-08-24T21:24:00Z">
        <w:r>
          <w:fldChar w:fldCharType="begin"/>
        </w:r>
        <w:r>
          <w:instrText xml:space="preserve"> HYPERLINK "</w:instrText>
        </w:r>
      </w:ins>
      <w:ins w:id="1808" w:author="Andrew Instone-Cowie" w:date="2021-08-24T21:23:00Z">
        <w:r w:rsidRPr="005D7798">
          <w:rPr>
            <w:rPrChange w:id="1809" w:author="Andrew Instone-Cowie" w:date="2021-08-24T21:24:00Z">
              <w:rPr>
                <w:rStyle w:val="Hyperlink"/>
              </w:rPr>
            </w:rPrChange>
          </w:rPr>
          <w:instrText>https://www.maximintegrated.com/en/design/technical-documents/tutorials/8/83.html</w:instrText>
        </w:r>
      </w:ins>
      <w:ins w:id="1810" w:author="Andrew Instone-Cowie" w:date="2021-08-24T21:24:00Z">
        <w:r>
          <w:instrText xml:space="preserve">" </w:instrText>
        </w:r>
        <w:r>
          <w:fldChar w:fldCharType="separate"/>
        </w:r>
      </w:ins>
      <w:ins w:id="1811" w:author="Andrew Instone-Cowie" w:date="2021-08-24T21:23:00Z">
        <w:r w:rsidRPr="00670CDE">
          <w:rPr>
            <w:rStyle w:val="Hyperlink"/>
          </w:rPr>
          <w:t>https://www.maximintegrated.com/en/design/technical-documents/tutorials/8/83.html</w:t>
        </w:r>
      </w:ins>
      <w:ins w:id="1812" w:author="Andrew Instone-Cowie" w:date="2021-08-24T21:24:00Z">
        <w:r>
          <w:fldChar w:fldCharType="end"/>
        </w:r>
      </w:ins>
      <w:ins w:id="1813" w:author="Andrew Instone-Cowie" w:date="2021-08-24T21:23:00Z">
        <w:r>
          <w:t xml:space="preserve">, </w:t>
        </w:r>
        <w:r>
          <w:fldChar w:fldCharType="begin"/>
        </w:r>
        <w:r>
          <w:instrText xml:space="preserve"> HYPERLINK "</w:instrText>
        </w:r>
        <w:r w:rsidRPr="005D7798">
          <w:instrText>https://www.arcelect.com/rs232.htm</w:instrText>
        </w:r>
        <w:r>
          <w:instrText xml:space="preserve">" </w:instrText>
        </w:r>
        <w:r>
          <w:fldChar w:fldCharType="separate"/>
        </w:r>
        <w:r w:rsidRPr="00670CDE">
          <w:rPr>
            <w:rStyle w:val="Hyperlink"/>
          </w:rPr>
          <w:t>https://www.arcelect.com/rs232.htm</w:t>
        </w:r>
        <w:r>
          <w:fldChar w:fldCharType="end"/>
        </w:r>
        <w:r>
          <w:t xml:space="preserve"> </w:t>
        </w:r>
      </w:ins>
    </w:p>
  </w:footnote>
  <w:footnote w:id="29">
    <w:p w14:paraId="5C9ECE5C" w14:textId="3ADA4A88" w:rsidR="003747D2" w:rsidRDefault="003747D2">
      <w:pPr>
        <w:pStyle w:val="FootnoteText"/>
      </w:pPr>
      <w:ins w:id="1921" w:author="Andrew Instone-Cowie" w:date="2021-08-24T21:40:00Z">
        <w:r>
          <w:rPr>
            <w:rStyle w:val="FootnoteReference"/>
          </w:rPr>
          <w:footnoteRef/>
        </w:r>
        <w:r>
          <w:t xml:space="preserve"> </w:t>
        </w:r>
      </w:ins>
      <w:ins w:id="1922" w:author="Andrew Instone-Cowie" w:date="2021-08-24T21:41:00Z">
        <w:r>
          <w:t>See INPUT_PULLUP in the Simulator Interface firmware code, for example.</w:t>
        </w:r>
      </w:ins>
    </w:p>
  </w:footnote>
  <w:footnote w:id="30">
    <w:p w14:paraId="264C12A5" w14:textId="77777777" w:rsidR="003747D2" w:rsidRDefault="003747D2" w:rsidP="003E0A23">
      <w:pPr>
        <w:pStyle w:val="FootnoteText"/>
      </w:pPr>
      <w:r>
        <w:rPr>
          <w:rStyle w:val="FootnoteReference"/>
        </w:rPr>
        <w:footnoteRef/>
      </w:r>
      <w:r>
        <w:t xml:space="preserve"> As there will be from Interface Module Revision D onwards.</w:t>
      </w:r>
    </w:p>
  </w:footnote>
  <w:footnote w:id="31">
    <w:p w14:paraId="4F741769" w14:textId="77777777" w:rsidR="003747D2" w:rsidRDefault="003747D2" w:rsidP="003E0A23">
      <w:pPr>
        <w:pStyle w:val="FootnoteText"/>
      </w:pPr>
      <w:r>
        <w:rPr>
          <w:rStyle w:val="FootnoteReference"/>
        </w:rPr>
        <w:footnoteRef/>
      </w:r>
      <w:r>
        <w:t xml:space="preserve"> See the Second PC Module and Basic Serial Splitter Module connectors below.</w:t>
      </w:r>
    </w:p>
  </w:footnote>
  <w:footnote w:id="32">
    <w:p w14:paraId="33B2FE52" w14:textId="77777777" w:rsidR="003747D2" w:rsidRDefault="003747D2" w:rsidP="003E0A23">
      <w:pPr>
        <w:pStyle w:val="FootnoteText"/>
      </w:pPr>
      <w:r>
        <w:rPr>
          <w:rStyle w:val="FootnoteReference"/>
        </w:rPr>
        <w:footnoteRef/>
      </w:r>
      <w:r>
        <w:t xml:space="preserve"> For example, the Second PC Module.</w:t>
      </w:r>
    </w:p>
  </w:footnote>
  <w:footnote w:id="33">
    <w:p w14:paraId="759DB5C1" w14:textId="199C70C4" w:rsidR="003747D2" w:rsidRDefault="003747D2">
      <w:pPr>
        <w:pStyle w:val="FootnoteText"/>
      </w:pPr>
      <w:r>
        <w:rPr>
          <w:rStyle w:val="FootnoteReference"/>
        </w:rPr>
        <w:footnoteRef/>
      </w:r>
      <w:r>
        <w:t xml:space="preserve"> For example, the Basic Serial Splitter.</w:t>
      </w:r>
    </w:p>
  </w:footnote>
  <w:footnote w:id="34">
    <w:p w14:paraId="22BE1005" w14:textId="4DA1A880" w:rsidR="003747D2" w:rsidRDefault="003747D2">
      <w:pPr>
        <w:pStyle w:val="FootnoteText"/>
      </w:pPr>
      <w:ins w:id="2080" w:author="Andrew Instone-Cowie" w:date="2021-08-25T12:51:00Z">
        <w:r>
          <w:rPr>
            <w:rStyle w:val="FootnoteReference"/>
          </w:rPr>
          <w:footnoteRef/>
        </w:r>
        <w:r>
          <w:t xml:space="preserve"> i.e. wired pin 1 to pin 1, pin 2 to pin 2, pin 3 to pin 3, and so on.</w:t>
        </w:r>
      </w:ins>
    </w:p>
  </w:footnote>
  <w:footnote w:id="35">
    <w:p w14:paraId="6CD93D99" w14:textId="7888F1DE" w:rsidR="00237709" w:rsidRDefault="00237709" w:rsidP="00237709">
      <w:pPr>
        <w:pStyle w:val="FootnoteText"/>
        <w:rPr>
          <w:ins w:id="2106" w:author="Andrew Instone-Cowie" w:date="2021-08-25T13:38:00Z"/>
        </w:rPr>
      </w:pPr>
      <w:ins w:id="2107" w:author="Andrew Instone-Cowie" w:date="2021-08-25T13:38:00Z">
        <w:r>
          <w:rPr>
            <w:rStyle w:val="FootnoteReference"/>
          </w:rPr>
          <w:footnoteRef/>
        </w:r>
        <w:r>
          <w:t xml:space="preserve"> </w:t>
        </w:r>
      </w:ins>
      <w:ins w:id="2108" w:author="Andrew Instone-Cowie" w:date="2021-08-25T13:40:00Z">
        <w:r>
          <w:t>Just to</w:t>
        </w:r>
      </w:ins>
      <w:ins w:id="2109" w:author="Andrew Instone-Cowie" w:date="2021-08-25T13:38:00Z">
        <w:r>
          <w:t xml:space="preserve"> add to the confusion, the </w:t>
        </w:r>
      </w:ins>
      <w:ins w:id="2110" w:author="Andrew Instone-Cowie" w:date="2021-08-25T13:41:00Z">
        <w:r>
          <w:t xml:space="preserve">Pin 2 </w:t>
        </w:r>
      </w:ins>
      <w:ins w:id="2111" w:author="Andrew Instone-Cowie" w:date="2021-08-25T13:38:00Z">
        <w:r>
          <w:t xml:space="preserve">RX and </w:t>
        </w:r>
      </w:ins>
      <w:ins w:id="2112" w:author="Andrew Instone-Cowie" w:date="2021-08-25T13:41:00Z">
        <w:r>
          <w:t xml:space="preserve">Pin 3 </w:t>
        </w:r>
      </w:ins>
      <w:ins w:id="2113" w:author="Andrew Instone-Cowie" w:date="2021-08-25T13:38:00Z">
        <w:r>
          <w:t xml:space="preserve">TX pin functions are </w:t>
        </w:r>
      </w:ins>
      <w:ins w:id="2114" w:author="Andrew Instone-Cowie" w:date="2021-08-25T13:41:00Z">
        <w:r>
          <w:t xml:space="preserve">swapped over </w:t>
        </w:r>
      </w:ins>
      <w:ins w:id="2115" w:author="Andrew Instone-Cowie" w:date="2021-08-25T13:38:00Z">
        <w:r>
          <w:t xml:space="preserve">on 25-pin </w:t>
        </w:r>
      </w:ins>
      <w:ins w:id="2116" w:author="Andrew Instone-Cowie" w:date="2021-08-25T13:41:00Z">
        <w:r>
          <w:t xml:space="preserve">(DB25) RS-232 </w:t>
        </w:r>
      </w:ins>
      <w:ins w:id="2117" w:author="Andrew Instone-Cowie" w:date="2021-08-25T13:38:00Z">
        <w:r>
          <w:t>connectors.</w:t>
        </w:r>
      </w:ins>
    </w:p>
  </w:footnote>
  <w:footnote w:id="36">
    <w:p w14:paraId="10AFC838" w14:textId="76D270D9" w:rsidR="003747D2" w:rsidRDefault="003747D2">
      <w:pPr>
        <w:pStyle w:val="FootnoteText"/>
      </w:pPr>
      <w:ins w:id="2129" w:author="Andrew Instone-Cowie" w:date="2021-08-25T12:54:00Z">
        <w:r>
          <w:rPr>
            <w:rStyle w:val="FootnoteReference"/>
          </w:rPr>
          <w:footnoteRef/>
        </w:r>
        <w:r>
          <w:t xml:space="preserve"> Refer to the links to </w:t>
        </w:r>
      </w:ins>
      <w:ins w:id="2130" w:author="Andrew Instone-Cowie" w:date="2021-08-25T12:55:00Z">
        <w:r>
          <w:t xml:space="preserve">introductions to </w:t>
        </w:r>
      </w:ins>
      <w:ins w:id="2131" w:author="Andrew Instone-Cowie" w:date="2021-08-25T12:54:00Z">
        <w:r>
          <w:t xml:space="preserve">RS-232 </w:t>
        </w:r>
      </w:ins>
      <w:ins w:id="2132" w:author="Andrew Instone-Cowie" w:date="2021-08-25T12:55:00Z">
        <w:r>
          <w:t>given previously.</w:t>
        </w:r>
      </w:ins>
    </w:p>
  </w:footnote>
  <w:footnote w:id="37">
    <w:p w14:paraId="35D5D1D1" w14:textId="77777777" w:rsidR="003747D2" w:rsidRDefault="003747D2" w:rsidP="00AF0947">
      <w:pPr>
        <w:pStyle w:val="FootnoteText"/>
      </w:pPr>
      <w:r>
        <w:rPr>
          <w:rStyle w:val="FootnoteReference"/>
        </w:rPr>
        <w:footnoteRef/>
      </w:r>
      <w:r>
        <w:t xml:space="preserve"> The Debug Mask is saved to EEPROM if the Save Settings CLI command (“S”) is invoked when Debug Mode is active.</w:t>
      </w:r>
    </w:p>
  </w:footnote>
  <w:footnote w:id="38">
    <w:p w14:paraId="66DF18C3" w14:textId="77777777" w:rsidR="003747D2" w:rsidRDefault="003747D2" w:rsidP="00AF0947">
      <w:pPr>
        <w:pStyle w:val="FootnoteText"/>
      </w:pPr>
      <w:r>
        <w:rPr>
          <w:rStyle w:val="FootnoteReference"/>
        </w:rPr>
        <w:footnoteRef/>
      </w:r>
      <w:r>
        <w:t xml:space="preserve"> </w:t>
      </w:r>
      <w:hyperlink r:id="rId16" w:history="1">
        <w:r w:rsidRPr="00596CD1">
          <w:rPr>
            <w:rStyle w:val="Hyperlink"/>
          </w:rPr>
          <w:t>http://blog.arduino.cc/2011/10/04/arduino-1-0/</w:t>
        </w:r>
      </w:hyperlink>
      <w:r>
        <w:t xml:space="preserve"> </w:t>
      </w:r>
    </w:p>
  </w:footnote>
  <w:footnote w:id="39">
    <w:p w14:paraId="17C5E8E1" w14:textId="77777777" w:rsidR="003747D2" w:rsidRDefault="003747D2" w:rsidP="00AF0947">
      <w:pPr>
        <w:pStyle w:val="FootnoteText"/>
      </w:pPr>
      <w:r>
        <w:rPr>
          <w:rStyle w:val="FootnoteReference"/>
        </w:rPr>
        <w:footnoteRef/>
      </w:r>
      <w:r>
        <w:t xml:space="preserve"> </w:t>
      </w:r>
      <w:hyperlink r:id="rId17" w:history="1">
        <w:r w:rsidRPr="00583824">
          <w:rPr>
            <w:rStyle w:val="Hyperlink"/>
          </w:rPr>
          <w:t>http://www.cl.cam.ac.uk/~fhk1/Bells/equations.pdf</w:t>
        </w:r>
      </w:hyperlink>
      <w:r>
        <w:t xml:space="preserve"> </w:t>
      </w:r>
    </w:p>
  </w:footnote>
  <w:footnote w:id="40">
    <w:p w14:paraId="6BAF6FA3" w14:textId="020EDA35" w:rsidR="003747D2" w:rsidRPr="00E52137" w:rsidRDefault="003747D2">
      <w:pPr>
        <w:pStyle w:val="FootnoteText"/>
      </w:pPr>
      <w:r w:rsidRPr="00E52137">
        <w:rPr>
          <w:rStyle w:val="FootnoteReference"/>
        </w:rPr>
        <w:footnoteRef/>
      </w:r>
      <w:r w:rsidRPr="00E52137">
        <w:t xml:space="preserve"> This estimate does not consider the resolution of the microsecond timer, 8</w:t>
      </w:r>
      <w:r w:rsidRPr="00E52137">
        <w:rPr>
          <w:rFonts w:ascii="Calibri" w:hAnsi="Calibri" w:cs="Calibri"/>
        </w:rPr>
        <w:t>µ</w:t>
      </w:r>
      <w:r w:rsidRPr="00E52137">
        <w:t>s.</w:t>
      </w:r>
    </w:p>
  </w:footnote>
  <w:footnote w:id="41">
    <w:p w14:paraId="5670342F" w14:textId="6BE0E7C9" w:rsidR="003747D2" w:rsidRDefault="003747D2">
      <w:pPr>
        <w:pStyle w:val="FootnoteText"/>
      </w:pPr>
      <w:r>
        <w:rPr>
          <w:rStyle w:val="FootnoteReference"/>
        </w:rPr>
        <w:footnoteRef/>
      </w:r>
      <w:r>
        <w:t xml:space="preserve"> Note that these are for the RS-232 serial interface. The TTL serial interfaces between the microcontroller and the line driver operates between 0V and +5V, with inverted logic.</w:t>
      </w:r>
    </w:p>
  </w:footnote>
  <w:footnote w:id="42">
    <w:p w14:paraId="6C68FE43" w14:textId="77777777" w:rsidR="003747D2" w:rsidRDefault="003747D2" w:rsidP="006E2D44">
      <w:pPr>
        <w:pStyle w:val="FootnoteText"/>
      </w:pPr>
      <w:r>
        <w:rPr>
          <w:rStyle w:val="FootnoteReference"/>
        </w:rPr>
        <w:footnoteRef/>
      </w:r>
      <w:r>
        <w:t xml:space="preserve"> 3.1b is the minimum version of Virtual Belfry required for proper handling of interfaces of this type.</w:t>
      </w:r>
    </w:p>
  </w:footnote>
  <w:footnote w:id="43">
    <w:p w14:paraId="094DD276" w14:textId="77777777" w:rsidR="003747D2" w:rsidRDefault="003747D2" w:rsidP="00AF0947">
      <w:pPr>
        <w:pStyle w:val="FootnoteText"/>
      </w:pPr>
      <w:r>
        <w:rPr>
          <w:rStyle w:val="FootnoteReference"/>
        </w:rPr>
        <w:footnoteRef/>
      </w:r>
      <w:r>
        <w:t xml:space="preserve"> </w:t>
      </w:r>
      <w:hyperlink r:id="rId18" w:history="1">
        <w:r w:rsidRPr="00434C75">
          <w:rPr>
            <w:rStyle w:val="Hyperlink"/>
          </w:rPr>
          <w:t>http://www.prolific.com.tw/US/ShowProduct.aspx?p_id=225&amp;pcid=41</w:t>
        </w:r>
      </w:hyperlink>
      <w:r>
        <w:t xml:space="preserve"> </w:t>
      </w:r>
    </w:p>
  </w:footnote>
  <w:footnote w:id="44">
    <w:p w14:paraId="098FB364" w14:textId="77777777" w:rsidR="003747D2" w:rsidRDefault="003747D2" w:rsidP="00AF0947">
      <w:pPr>
        <w:pStyle w:val="FootnoteText"/>
      </w:pPr>
      <w:r>
        <w:rPr>
          <w:rStyle w:val="FootnoteReference"/>
        </w:rPr>
        <w:footnoteRef/>
      </w:r>
      <w:r>
        <w:t xml:space="preserve"> </w:t>
      </w:r>
      <w:hyperlink r:id="rId19" w:history="1">
        <w:r w:rsidRPr="00434C75">
          <w:rPr>
            <w:rStyle w:val="Hyperlink"/>
          </w:rPr>
          <w:t>http://www.ftdichip.com/Drivers/VCP.htm</w:t>
        </w:r>
      </w:hyperlink>
      <w:r>
        <w:t xml:space="preserve"> </w:t>
      </w:r>
    </w:p>
  </w:footnote>
  <w:footnote w:id="45">
    <w:p w14:paraId="68E1B17B" w14:textId="6A61BFC7" w:rsidR="003747D2" w:rsidRDefault="003747D2" w:rsidP="00AF0947">
      <w:pPr>
        <w:pStyle w:val="FootnoteText"/>
      </w:pPr>
      <w:r>
        <w:rPr>
          <w:rStyle w:val="FootnoteReference"/>
        </w:rPr>
        <w:footnoteRef/>
      </w:r>
      <w:r>
        <w:t xml:space="preserve"> Abel: COM1 – 8. Beltower: COM1 – 8 (32 from Beltower 2016).</w:t>
      </w:r>
    </w:p>
  </w:footnote>
  <w:footnote w:id="46">
    <w:p w14:paraId="3562B7B1" w14:textId="77777777" w:rsidR="003747D2" w:rsidRDefault="003747D2" w:rsidP="00AF0947">
      <w:pPr>
        <w:pStyle w:val="FootnoteText"/>
      </w:pPr>
      <w:r>
        <w:rPr>
          <w:rStyle w:val="FootnoteReference"/>
        </w:rPr>
        <w:footnoteRef/>
      </w:r>
      <w:r>
        <w:t xml:space="preserve"> Virtual Belfry does not have this requirement. </w:t>
      </w:r>
    </w:p>
  </w:footnote>
  <w:footnote w:id="47">
    <w:p w14:paraId="2F84C8C4" w14:textId="77777777" w:rsidR="003747D2" w:rsidRDefault="003747D2" w:rsidP="00AF0947">
      <w:pPr>
        <w:pStyle w:val="FootnoteText"/>
      </w:pPr>
      <w:r>
        <w:rPr>
          <w:rStyle w:val="FootnoteReference"/>
        </w:rPr>
        <w:footnoteRef/>
      </w:r>
      <w:r>
        <w:t xml:space="preserve"> Including the cover bell, if any.</w:t>
      </w:r>
    </w:p>
  </w:footnote>
  <w:footnote w:id="48">
    <w:p w14:paraId="562D8DD2" w14:textId="4FE1AA84" w:rsidR="003747D2" w:rsidRDefault="003747D2">
      <w:pPr>
        <w:pStyle w:val="FootnoteText"/>
        <w:ind w:left="720" w:hanging="720"/>
        <w:pPrChange w:id="2619" w:author="Andrew Instone-Cowie" w:date="2021-08-24T20:05:00Z">
          <w:pPr>
            <w:pStyle w:val="FootnoteText"/>
          </w:pPr>
        </w:pPrChange>
      </w:pPr>
      <w:r>
        <w:rPr>
          <w:rStyle w:val="FootnoteReference"/>
        </w:rPr>
        <w:footnoteRef/>
      </w:r>
      <w:r>
        <w:t xml:space="preserve"> </w:t>
      </w:r>
      <w:r>
        <w:fldChar w:fldCharType="begin"/>
      </w:r>
      <w:r>
        <w:instrText xml:space="preserve"> HYPERLINK "http://www.simulators.org.uk" </w:instrText>
      </w:r>
      <w:r>
        <w:fldChar w:fldCharType="separate"/>
      </w:r>
      <w:r w:rsidRPr="00577478">
        <w:rPr>
          <w:rStyle w:val="Hyperlink"/>
        </w:rPr>
        <w:t>http://www.simulators.org.uk</w:t>
      </w:r>
      <w:r>
        <w:rPr>
          <w:rStyle w:val="Hyperlink"/>
        </w:rPr>
        <w:fldChar w:fldCharType="end"/>
      </w:r>
      <w:r>
        <w:t xml:space="preserve"> </w:t>
      </w:r>
    </w:p>
  </w:footnote>
  <w:footnote w:id="49">
    <w:p w14:paraId="2CA69086" w14:textId="77777777" w:rsidR="003747D2" w:rsidRDefault="003747D2" w:rsidP="002A68B0">
      <w:pPr>
        <w:pStyle w:val="FootnoteText"/>
      </w:pPr>
      <w:r>
        <w:rPr>
          <w:rStyle w:val="FootnoteReference"/>
        </w:rPr>
        <w:footnoteRef/>
      </w:r>
      <w:r>
        <w:t xml:space="preserve"> </w:t>
      </w:r>
      <w:hyperlink r:id="rId20" w:history="1">
        <w:r w:rsidRPr="00C146CF">
          <w:rPr>
            <w:rStyle w:val="Hyperlink"/>
          </w:rPr>
          <w:t>http://creativecommons.org/licenses/by-sa/4.0/</w:t>
        </w:r>
      </w:hyperlink>
      <w:r>
        <w:rPr>
          <w:i/>
        </w:rPr>
        <w:t xml:space="preserve"> </w:t>
      </w:r>
    </w:p>
  </w:footnote>
  <w:footnote w:id="50">
    <w:p w14:paraId="0D03395A" w14:textId="77777777" w:rsidR="003747D2" w:rsidRDefault="003747D2" w:rsidP="002A68B0">
      <w:pPr>
        <w:pStyle w:val="FootnoteText"/>
      </w:pPr>
      <w:r>
        <w:rPr>
          <w:rStyle w:val="FootnoteReference"/>
        </w:rPr>
        <w:footnoteRef/>
      </w:r>
      <w:r>
        <w:t xml:space="preserve"> </w:t>
      </w:r>
      <w:hyperlink r:id="rId21"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F1FE5" w14:textId="180E3EAA" w:rsidR="003747D2" w:rsidRDefault="003747D2" w:rsidP="008D175F">
    <w:pPr>
      <w:pStyle w:val="Header"/>
    </w:pPr>
    <w:r>
      <w:t>Type 2 Simulator – Technical Reference Guide 1.</w:t>
    </w:r>
    <w:ins w:id="2552" w:author="Andrew Instone-Cowie" w:date="2021-08-10T20:26:00Z">
      <w:r>
        <w:t>3</w:t>
      </w:r>
    </w:ins>
    <w:del w:id="2553" w:author="Andrew Instone-Cowie" w:date="2021-08-10T20:26:00Z">
      <w:r w:rsidDel="00E20243">
        <w:delText>2</w:delText>
      </w:r>
    </w:del>
  </w:p>
  <w:p w14:paraId="3B075B99" w14:textId="77777777" w:rsidR="003747D2" w:rsidRPr="007D2792" w:rsidRDefault="003747D2" w:rsidP="008D17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4180D" w14:textId="4454FA50" w:rsidR="003747D2" w:rsidRDefault="003747D2" w:rsidP="008D175F">
    <w:pPr>
      <w:pStyle w:val="Header"/>
      <w:jc w:val="right"/>
    </w:pPr>
    <w:bookmarkStart w:id="2554" w:name="_Hlk28337430"/>
    <w:r>
      <w:t>Type 2 Simulator – Technical Reference Guide 1.</w:t>
    </w:r>
    <w:ins w:id="2555" w:author="Andrew Instone-Cowie" w:date="2021-08-10T20:27:00Z">
      <w:r>
        <w:t>3</w:t>
      </w:r>
    </w:ins>
    <w:del w:id="2556" w:author="Andrew Instone-Cowie" w:date="2021-08-10T20:27:00Z">
      <w:r w:rsidDel="00E20243">
        <w:delText>2</w:delText>
      </w:r>
    </w:del>
  </w:p>
  <w:bookmarkEnd w:id="2554"/>
  <w:p w14:paraId="308B8FE1" w14:textId="77777777" w:rsidR="003747D2" w:rsidRPr="007D2792" w:rsidRDefault="003747D2" w:rsidP="008D1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F82"/>
    <w:multiLevelType w:val="hybridMultilevel"/>
    <w:tmpl w:val="D1BE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04128"/>
    <w:multiLevelType w:val="hybridMultilevel"/>
    <w:tmpl w:val="CF1E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827FE2"/>
    <w:multiLevelType w:val="hybridMultilevel"/>
    <w:tmpl w:val="9056B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65082C"/>
    <w:multiLevelType w:val="hybridMultilevel"/>
    <w:tmpl w:val="757E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0C62D6"/>
    <w:multiLevelType w:val="hybridMultilevel"/>
    <w:tmpl w:val="EC3E9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9622CC"/>
    <w:multiLevelType w:val="hybridMultilevel"/>
    <w:tmpl w:val="62549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F214D3"/>
    <w:multiLevelType w:val="hybridMultilevel"/>
    <w:tmpl w:val="09848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93021D"/>
    <w:multiLevelType w:val="hybridMultilevel"/>
    <w:tmpl w:val="61E2A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6A1D4F"/>
    <w:multiLevelType w:val="hybridMultilevel"/>
    <w:tmpl w:val="38880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75E6F"/>
    <w:multiLevelType w:val="hybridMultilevel"/>
    <w:tmpl w:val="2F02E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F41A03"/>
    <w:multiLevelType w:val="hybridMultilevel"/>
    <w:tmpl w:val="188AA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8C784B"/>
    <w:multiLevelType w:val="hybridMultilevel"/>
    <w:tmpl w:val="71FC7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09258F"/>
    <w:multiLevelType w:val="hybridMultilevel"/>
    <w:tmpl w:val="314A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EF740F1"/>
    <w:multiLevelType w:val="hybridMultilevel"/>
    <w:tmpl w:val="45E60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2881315"/>
    <w:multiLevelType w:val="hybridMultilevel"/>
    <w:tmpl w:val="A314B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D610D7"/>
    <w:multiLevelType w:val="hybridMultilevel"/>
    <w:tmpl w:val="5D5CE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B2516B"/>
    <w:multiLevelType w:val="hybridMultilevel"/>
    <w:tmpl w:val="8C8C4B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5E2740E"/>
    <w:multiLevelType w:val="hybridMultilevel"/>
    <w:tmpl w:val="FABC7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67918C9"/>
    <w:multiLevelType w:val="hybridMultilevel"/>
    <w:tmpl w:val="073E3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8BB3453"/>
    <w:multiLevelType w:val="hybridMultilevel"/>
    <w:tmpl w:val="13F60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5F24DDA"/>
    <w:multiLevelType w:val="hybridMultilevel"/>
    <w:tmpl w:val="AE22F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D2870E3"/>
    <w:multiLevelType w:val="hybridMultilevel"/>
    <w:tmpl w:val="0D304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ED12736"/>
    <w:multiLevelType w:val="hybridMultilevel"/>
    <w:tmpl w:val="F656F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3705D8F"/>
    <w:multiLevelType w:val="hybridMultilevel"/>
    <w:tmpl w:val="F424B1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4134960"/>
    <w:multiLevelType w:val="hybridMultilevel"/>
    <w:tmpl w:val="09901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F7050E"/>
    <w:multiLevelType w:val="hybridMultilevel"/>
    <w:tmpl w:val="42366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AC81125"/>
    <w:multiLevelType w:val="hybridMultilevel"/>
    <w:tmpl w:val="CBBC6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3"/>
  </w:num>
  <w:num w:numId="3">
    <w:abstractNumId w:val="44"/>
  </w:num>
  <w:num w:numId="4">
    <w:abstractNumId w:val="40"/>
  </w:num>
  <w:num w:numId="5">
    <w:abstractNumId w:val="41"/>
  </w:num>
  <w:num w:numId="6">
    <w:abstractNumId w:val="52"/>
  </w:num>
  <w:num w:numId="7">
    <w:abstractNumId w:val="43"/>
  </w:num>
  <w:num w:numId="8">
    <w:abstractNumId w:val="26"/>
  </w:num>
  <w:num w:numId="9">
    <w:abstractNumId w:val="50"/>
  </w:num>
  <w:num w:numId="10">
    <w:abstractNumId w:val="34"/>
  </w:num>
  <w:num w:numId="11">
    <w:abstractNumId w:val="55"/>
  </w:num>
  <w:num w:numId="12">
    <w:abstractNumId w:val="28"/>
  </w:num>
  <w:num w:numId="13">
    <w:abstractNumId w:val="33"/>
  </w:num>
  <w:num w:numId="14">
    <w:abstractNumId w:val="45"/>
  </w:num>
  <w:num w:numId="15">
    <w:abstractNumId w:val="51"/>
  </w:num>
  <w:num w:numId="16">
    <w:abstractNumId w:val="27"/>
  </w:num>
  <w:num w:numId="17">
    <w:abstractNumId w:val="48"/>
  </w:num>
  <w:num w:numId="18">
    <w:abstractNumId w:val="32"/>
  </w:num>
  <w:num w:numId="19">
    <w:abstractNumId w:val="9"/>
  </w:num>
  <w:num w:numId="20">
    <w:abstractNumId w:val="4"/>
  </w:num>
  <w:num w:numId="21">
    <w:abstractNumId w:val="13"/>
  </w:num>
  <w:num w:numId="22">
    <w:abstractNumId w:val="16"/>
  </w:num>
  <w:num w:numId="23">
    <w:abstractNumId w:val="8"/>
  </w:num>
  <w:num w:numId="24">
    <w:abstractNumId w:val="14"/>
  </w:num>
  <w:num w:numId="25">
    <w:abstractNumId w:val="5"/>
  </w:num>
  <w:num w:numId="26">
    <w:abstractNumId w:val="42"/>
  </w:num>
  <w:num w:numId="27">
    <w:abstractNumId w:val="36"/>
  </w:num>
  <w:num w:numId="28">
    <w:abstractNumId w:val="1"/>
  </w:num>
  <w:num w:numId="29">
    <w:abstractNumId w:val="18"/>
  </w:num>
  <w:num w:numId="30">
    <w:abstractNumId w:val="30"/>
  </w:num>
  <w:num w:numId="31">
    <w:abstractNumId w:val="39"/>
  </w:num>
  <w:num w:numId="32">
    <w:abstractNumId w:val="38"/>
  </w:num>
  <w:num w:numId="33">
    <w:abstractNumId w:val="20"/>
  </w:num>
  <w:num w:numId="34">
    <w:abstractNumId w:val="54"/>
  </w:num>
  <w:num w:numId="35">
    <w:abstractNumId w:val="31"/>
  </w:num>
  <w:num w:numId="36">
    <w:abstractNumId w:val="19"/>
  </w:num>
  <w:num w:numId="37">
    <w:abstractNumId w:val="49"/>
  </w:num>
  <w:num w:numId="38">
    <w:abstractNumId w:val="15"/>
  </w:num>
  <w:num w:numId="39">
    <w:abstractNumId w:val="23"/>
  </w:num>
  <w:num w:numId="40">
    <w:abstractNumId w:val="22"/>
  </w:num>
  <w:num w:numId="41">
    <w:abstractNumId w:val="6"/>
  </w:num>
  <w:num w:numId="42">
    <w:abstractNumId w:val="46"/>
  </w:num>
  <w:num w:numId="43">
    <w:abstractNumId w:val="3"/>
  </w:num>
  <w:num w:numId="44">
    <w:abstractNumId w:val="0"/>
  </w:num>
  <w:num w:numId="45">
    <w:abstractNumId w:val="24"/>
  </w:num>
  <w:num w:numId="46">
    <w:abstractNumId w:val="29"/>
  </w:num>
  <w:num w:numId="47">
    <w:abstractNumId w:val="47"/>
  </w:num>
  <w:num w:numId="48">
    <w:abstractNumId w:val="10"/>
  </w:num>
  <w:num w:numId="49">
    <w:abstractNumId w:val="11"/>
  </w:num>
  <w:num w:numId="50">
    <w:abstractNumId w:val="7"/>
  </w:num>
  <w:num w:numId="51">
    <w:abstractNumId w:val="21"/>
  </w:num>
  <w:num w:numId="52">
    <w:abstractNumId w:val="37"/>
  </w:num>
  <w:num w:numId="53">
    <w:abstractNumId w:val="17"/>
  </w:num>
  <w:num w:numId="54">
    <w:abstractNumId w:val="12"/>
  </w:num>
  <w:num w:numId="55">
    <w:abstractNumId w:val="35"/>
  </w:num>
  <w:num w:numId="56">
    <w:abstractNumId w:val="25"/>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revisionView w:markup="0"/>
  <w:trackRevisions/>
  <w:defaultTabStop w:val="720"/>
  <w:evenAndOddHeaders/>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2709"/>
    <w:rsid w:val="00017503"/>
    <w:rsid w:val="000175E1"/>
    <w:rsid w:val="0002043D"/>
    <w:rsid w:val="00026457"/>
    <w:rsid w:val="000279CA"/>
    <w:rsid w:val="00030E5F"/>
    <w:rsid w:val="00035D65"/>
    <w:rsid w:val="00037A0D"/>
    <w:rsid w:val="00040E3A"/>
    <w:rsid w:val="0004333D"/>
    <w:rsid w:val="00044291"/>
    <w:rsid w:val="000520CD"/>
    <w:rsid w:val="000542B3"/>
    <w:rsid w:val="00054F36"/>
    <w:rsid w:val="00060914"/>
    <w:rsid w:val="00060C5C"/>
    <w:rsid w:val="00060CAF"/>
    <w:rsid w:val="0006471A"/>
    <w:rsid w:val="00065D66"/>
    <w:rsid w:val="00073982"/>
    <w:rsid w:val="00080785"/>
    <w:rsid w:val="0008387A"/>
    <w:rsid w:val="00083948"/>
    <w:rsid w:val="00083EA9"/>
    <w:rsid w:val="000843D0"/>
    <w:rsid w:val="00085838"/>
    <w:rsid w:val="00086758"/>
    <w:rsid w:val="00087329"/>
    <w:rsid w:val="000903D8"/>
    <w:rsid w:val="0009270C"/>
    <w:rsid w:val="00092A62"/>
    <w:rsid w:val="00094D60"/>
    <w:rsid w:val="00095F1B"/>
    <w:rsid w:val="00097412"/>
    <w:rsid w:val="000A3B23"/>
    <w:rsid w:val="000A4E64"/>
    <w:rsid w:val="000A646A"/>
    <w:rsid w:val="000B2B8C"/>
    <w:rsid w:val="000B6C76"/>
    <w:rsid w:val="000C0ADF"/>
    <w:rsid w:val="000C2AFE"/>
    <w:rsid w:val="000C6E2D"/>
    <w:rsid w:val="000D219F"/>
    <w:rsid w:val="000D2395"/>
    <w:rsid w:val="000D3235"/>
    <w:rsid w:val="000D46BB"/>
    <w:rsid w:val="000D4B02"/>
    <w:rsid w:val="000D553E"/>
    <w:rsid w:val="000D773F"/>
    <w:rsid w:val="000E2149"/>
    <w:rsid w:val="000E3A60"/>
    <w:rsid w:val="000E7515"/>
    <w:rsid w:val="000F030B"/>
    <w:rsid w:val="000F197E"/>
    <w:rsid w:val="000F576B"/>
    <w:rsid w:val="000F6726"/>
    <w:rsid w:val="000F684D"/>
    <w:rsid w:val="000F7DEE"/>
    <w:rsid w:val="001020C3"/>
    <w:rsid w:val="001060D5"/>
    <w:rsid w:val="001077FA"/>
    <w:rsid w:val="00107E45"/>
    <w:rsid w:val="00110B37"/>
    <w:rsid w:val="00111092"/>
    <w:rsid w:val="00111EED"/>
    <w:rsid w:val="00114560"/>
    <w:rsid w:val="001227FE"/>
    <w:rsid w:val="00122FC6"/>
    <w:rsid w:val="001242B5"/>
    <w:rsid w:val="00124D88"/>
    <w:rsid w:val="00125906"/>
    <w:rsid w:val="00125A57"/>
    <w:rsid w:val="00133500"/>
    <w:rsid w:val="00133FF0"/>
    <w:rsid w:val="001346DB"/>
    <w:rsid w:val="001363EA"/>
    <w:rsid w:val="00136DDA"/>
    <w:rsid w:val="00142688"/>
    <w:rsid w:val="001428FB"/>
    <w:rsid w:val="00142C50"/>
    <w:rsid w:val="00142D48"/>
    <w:rsid w:val="00143D50"/>
    <w:rsid w:val="0014461C"/>
    <w:rsid w:val="00145656"/>
    <w:rsid w:val="001519A1"/>
    <w:rsid w:val="00152A9A"/>
    <w:rsid w:val="001562F8"/>
    <w:rsid w:val="00156DB0"/>
    <w:rsid w:val="001610C1"/>
    <w:rsid w:val="00164DCF"/>
    <w:rsid w:val="00167E55"/>
    <w:rsid w:val="00170129"/>
    <w:rsid w:val="00172EEB"/>
    <w:rsid w:val="0017543C"/>
    <w:rsid w:val="00176610"/>
    <w:rsid w:val="00177D9D"/>
    <w:rsid w:val="001818BB"/>
    <w:rsid w:val="00183A4C"/>
    <w:rsid w:val="00183E7C"/>
    <w:rsid w:val="00187C41"/>
    <w:rsid w:val="001933DC"/>
    <w:rsid w:val="00195C81"/>
    <w:rsid w:val="00196224"/>
    <w:rsid w:val="001A3114"/>
    <w:rsid w:val="001B1CB8"/>
    <w:rsid w:val="001B2E22"/>
    <w:rsid w:val="001B3732"/>
    <w:rsid w:val="001B6EA6"/>
    <w:rsid w:val="001C2824"/>
    <w:rsid w:val="001C41A9"/>
    <w:rsid w:val="001C5D70"/>
    <w:rsid w:val="001D0907"/>
    <w:rsid w:val="001D0EE1"/>
    <w:rsid w:val="001D15CF"/>
    <w:rsid w:val="001D1BB3"/>
    <w:rsid w:val="001D2322"/>
    <w:rsid w:val="001D57F7"/>
    <w:rsid w:val="001E1E40"/>
    <w:rsid w:val="001E1F78"/>
    <w:rsid w:val="001E396D"/>
    <w:rsid w:val="001E66BE"/>
    <w:rsid w:val="001E7349"/>
    <w:rsid w:val="001F5333"/>
    <w:rsid w:val="001F5966"/>
    <w:rsid w:val="00200799"/>
    <w:rsid w:val="00202DC6"/>
    <w:rsid w:val="00203557"/>
    <w:rsid w:val="002038EB"/>
    <w:rsid w:val="00207B3E"/>
    <w:rsid w:val="002106F1"/>
    <w:rsid w:val="00211292"/>
    <w:rsid w:val="0021223B"/>
    <w:rsid w:val="00215D7E"/>
    <w:rsid w:val="00215F07"/>
    <w:rsid w:val="002229FA"/>
    <w:rsid w:val="00224094"/>
    <w:rsid w:val="00226107"/>
    <w:rsid w:val="002301A9"/>
    <w:rsid w:val="00231358"/>
    <w:rsid w:val="00236A94"/>
    <w:rsid w:val="00236B6B"/>
    <w:rsid w:val="00237709"/>
    <w:rsid w:val="00237EBF"/>
    <w:rsid w:val="002416B7"/>
    <w:rsid w:val="002437BA"/>
    <w:rsid w:val="00247C41"/>
    <w:rsid w:val="0025148F"/>
    <w:rsid w:val="00251800"/>
    <w:rsid w:val="00256E3C"/>
    <w:rsid w:val="00257834"/>
    <w:rsid w:val="002663FF"/>
    <w:rsid w:val="002712AD"/>
    <w:rsid w:val="0027272C"/>
    <w:rsid w:val="002742F0"/>
    <w:rsid w:val="00276DDE"/>
    <w:rsid w:val="00280E0D"/>
    <w:rsid w:val="002835BF"/>
    <w:rsid w:val="00283898"/>
    <w:rsid w:val="00283A0F"/>
    <w:rsid w:val="00285ABD"/>
    <w:rsid w:val="002871BD"/>
    <w:rsid w:val="00287E84"/>
    <w:rsid w:val="00292083"/>
    <w:rsid w:val="0029215C"/>
    <w:rsid w:val="002930DA"/>
    <w:rsid w:val="002937EE"/>
    <w:rsid w:val="00297124"/>
    <w:rsid w:val="00297EA5"/>
    <w:rsid w:val="002A44F4"/>
    <w:rsid w:val="002A4E47"/>
    <w:rsid w:val="002A68B0"/>
    <w:rsid w:val="002A6B3D"/>
    <w:rsid w:val="002B0B68"/>
    <w:rsid w:val="002B2C31"/>
    <w:rsid w:val="002B3BDA"/>
    <w:rsid w:val="002B3F80"/>
    <w:rsid w:val="002B6100"/>
    <w:rsid w:val="002B672E"/>
    <w:rsid w:val="002B7C93"/>
    <w:rsid w:val="002B7EE5"/>
    <w:rsid w:val="002C2E75"/>
    <w:rsid w:val="002D3B09"/>
    <w:rsid w:val="002E1C6E"/>
    <w:rsid w:val="002E2C16"/>
    <w:rsid w:val="002E59AF"/>
    <w:rsid w:val="002E5A4F"/>
    <w:rsid w:val="002E6732"/>
    <w:rsid w:val="002F1C0D"/>
    <w:rsid w:val="002F1F2B"/>
    <w:rsid w:val="002F4B7B"/>
    <w:rsid w:val="002F5000"/>
    <w:rsid w:val="002F5C4D"/>
    <w:rsid w:val="002F647F"/>
    <w:rsid w:val="002F67A6"/>
    <w:rsid w:val="002F6FC7"/>
    <w:rsid w:val="002F7CAE"/>
    <w:rsid w:val="00300695"/>
    <w:rsid w:val="00300E8C"/>
    <w:rsid w:val="00303D2A"/>
    <w:rsid w:val="003105FB"/>
    <w:rsid w:val="00312C51"/>
    <w:rsid w:val="00314976"/>
    <w:rsid w:val="0032060D"/>
    <w:rsid w:val="00320A72"/>
    <w:rsid w:val="00322AAC"/>
    <w:rsid w:val="0032539B"/>
    <w:rsid w:val="00325B20"/>
    <w:rsid w:val="00326979"/>
    <w:rsid w:val="003300EC"/>
    <w:rsid w:val="003313E0"/>
    <w:rsid w:val="003330E9"/>
    <w:rsid w:val="003345E3"/>
    <w:rsid w:val="00334975"/>
    <w:rsid w:val="003429B8"/>
    <w:rsid w:val="003432F6"/>
    <w:rsid w:val="00343957"/>
    <w:rsid w:val="0034409E"/>
    <w:rsid w:val="00344B53"/>
    <w:rsid w:val="0035239E"/>
    <w:rsid w:val="00352673"/>
    <w:rsid w:val="00355BF2"/>
    <w:rsid w:val="00355F79"/>
    <w:rsid w:val="00357DAC"/>
    <w:rsid w:val="00360622"/>
    <w:rsid w:val="003747D2"/>
    <w:rsid w:val="00374BB5"/>
    <w:rsid w:val="00375324"/>
    <w:rsid w:val="0037598F"/>
    <w:rsid w:val="00376237"/>
    <w:rsid w:val="00376386"/>
    <w:rsid w:val="0037752F"/>
    <w:rsid w:val="00380F33"/>
    <w:rsid w:val="00382709"/>
    <w:rsid w:val="00391118"/>
    <w:rsid w:val="003912A1"/>
    <w:rsid w:val="00393B25"/>
    <w:rsid w:val="00395444"/>
    <w:rsid w:val="003A018A"/>
    <w:rsid w:val="003A01F6"/>
    <w:rsid w:val="003A0C36"/>
    <w:rsid w:val="003A2065"/>
    <w:rsid w:val="003A26C7"/>
    <w:rsid w:val="003A2793"/>
    <w:rsid w:val="003A28B0"/>
    <w:rsid w:val="003A3D10"/>
    <w:rsid w:val="003B40EC"/>
    <w:rsid w:val="003B5449"/>
    <w:rsid w:val="003B551F"/>
    <w:rsid w:val="003B6F74"/>
    <w:rsid w:val="003B7101"/>
    <w:rsid w:val="003C320E"/>
    <w:rsid w:val="003C4C95"/>
    <w:rsid w:val="003C52F3"/>
    <w:rsid w:val="003D1E75"/>
    <w:rsid w:val="003D5D04"/>
    <w:rsid w:val="003D5D1C"/>
    <w:rsid w:val="003D5EC0"/>
    <w:rsid w:val="003D7BE9"/>
    <w:rsid w:val="003E0A23"/>
    <w:rsid w:val="003E2F7D"/>
    <w:rsid w:val="003E5F7B"/>
    <w:rsid w:val="003E6321"/>
    <w:rsid w:val="003E6D21"/>
    <w:rsid w:val="003E7E0F"/>
    <w:rsid w:val="003F1E0F"/>
    <w:rsid w:val="003F1EC6"/>
    <w:rsid w:val="00404BC0"/>
    <w:rsid w:val="004055D3"/>
    <w:rsid w:val="004079B5"/>
    <w:rsid w:val="00407C92"/>
    <w:rsid w:val="00411143"/>
    <w:rsid w:val="00412002"/>
    <w:rsid w:val="00413F10"/>
    <w:rsid w:val="00424328"/>
    <w:rsid w:val="00424F3F"/>
    <w:rsid w:val="0042742A"/>
    <w:rsid w:val="00427883"/>
    <w:rsid w:val="004304DB"/>
    <w:rsid w:val="004311E8"/>
    <w:rsid w:val="00432304"/>
    <w:rsid w:val="004344A1"/>
    <w:rsid w:val="0043570E"/>
    <w:rsid w:val="00437796"/>
    <w:rsid w:val="004402CA"/>
    <w:rsid w:val="004408BF"/>
    <w:rsid w:val="004416AC"/>
    <w:rsid w:val="0044502E"/>
    <w:rsid w:val="00450042"/>
    <w:rsid w:val="00455776"/>
    <w:rsid w:val="00455F46"/>
    <w:rsid w:val="00460D65"/>
    <w:rsid w:val="004614DE"/>
    <w:rsid w:val="00461DA3"/>
    <w:rsid w:val="0046319A"/>
    <w:rsid w:val="00466CAD"/>
    <w:rsid w:val="0047441A"/>
    <w:rsid w:val="004776A2"/>
    <w:rsid w:val="00482033"/>
    <w:rsid w:val="00482CB7"/>
    <w:rsid w:val="00483BB7"/>
    <w:rsid w:val="00485DDC"/>
    <w:rsid w:val="00487D80"/>
    <w:rsid w:val="00492AE5"/>
    <w:rsid w:val="00493697"/>
    <w:rsid w:val="0049533D"/>
    <w:rsid w:val="00496FD1"/>
    <w:rsid w:val="004A04C9"/>
    <w:rsid w:val="004A1829"/>
    <w:rsid w:val="004A19E5"/>
    <w:rsid w:val="004A2A53"/>
    <w:rsid w:val="004A3B22"/>
    <w:rsid w:val="004A5B04"/>
    <w:rsid w:val="004B0FDE"/>
    <w:rsid w:val="004B1553"/>
    <w:rsid w:val="004B3E3A"/>
    <w:rsid w:val="004B4D5E"/>
    <w:rsid w:val="004B72AD"/>
    <w:rsid w:val="004C27F1"/>
    <w:rsid w:val="004C33AB"/>
    <w:rsid w:val="004C342C"/>
    <w:rsid w:val="004C42A5"/>
    <w:rsid w:val="004C7E86"/>
    <w:rsid w:val="004D2501"/>
    <w:rsid w:val="004D49A0"/>
    <w:rsid w:val="004D639C"/>
    <w:rsid w:val="004D7582"/>
    <w:rsid w:val="004D7B39"/>
    <w:rsid w:val="004E0108"/>
    <w:rsid w:val="004E23E2"/>
    <w:rsid w:val="004E2986"/>
    <w:rsid w:val="004E57EF"/>
    <w:rsid w:val="004F0F66"/>
    <w:rsid w:val="004F1145"/>
    <w:rsid w:val="004F221F"/>
    <w:rsid w:val="004F3A7E"/>
    <w:rsid w:val="004F472B"/>
    <w:rsid w:val="004F644B"/>
    <w:rsid w:val="004F730D"/>
    <w:rsid w:val="004F7668"/>
    <w:rsid w:val="00500527"/>
    <w:rsid w:val="00506102"/>
    <w:rsid w:val="0050702B"/>
    <w:rsid w:val="00510B6D"/>
    <w:rsid w:val="005115DD"/>
    <w:rsid w:val="0051426B"/>
    <w:rsid w:val="00520540"/>
    <w:rsid w:val="00521D00"/>
    <w:rsid w:val="00524404"/>
    <w:rsid w:val="00525EF8"/>
    <w:rsid w:val="00530DD5"/>
    <w:rsid w:val="00537138"/>
    <w:rsid w:val="005379B9"/>
    <w:rsid w:val="00537B70"/>
    <w:rsid w:val="00537E44"/>
    <w:rsid w:val="00542E76"/>
    <w:rsid w:val="0054379E"/>
    <w:rsid w:val="005446AC"/>
    <w:rsid w:val="00544CBF"/>
    <w:rsid w:val="00546EC9"/>
    <w:rsid w:val="0055296A"/>
    <w:rsid w:val="00552FDF"/>
    <w:rsid w:val="00556325"/>
    <w:rsid w:val="00557FB7"/>
    <w:rsid w:val="00562BEE"/>
    <w:rsid w:val="0056516D"/>
    <w:rsid w:val="00565E97"/>
    <w:rsid w:val="0056613E"/>
    <w:rsid w:val="00570EE6"/>
    <w:rsid w:val="00570EE7"/>
    <w:rsid w:val="005713E3"/>
    <w:rsid w:val="00571596"/>
    <w:rsid w:val="00572583"/>
    <w:rsid w:val="00573383"/>
    <w:rsid w:val="00573E8E"/>
    <w:rsid w:val="00576E0A"/>
    <w:rsid w:val="005808A7"/>
    <w:rsid w:val="00582A74"/>
    <w:rsid w:val="00585C9F"/>
    <w:rsid w:val="00591F22"/>
    <w:rsid w:val="00592C85"/>
    <w:rsid w:val="00593725"/>
    <w:rsid w:val="005953C1"/>
    <w:rsid w:val="005972DB"/>
    <w:rsid w:val="005A56D1"/>
    <w:rsid w:val="005A7219"/>
    <w:rsid w:val="005B6D89"/>
    <w:rsid w:val="005C2081"/>
    <w:rsid w:val="005D1819"/>
    <w:rsid w:val="005D3B0A"/>
    <w:rsid w:val="005D6868"/>
    <w:rsid w:val="005D6DEC"/>
    <w:rsid w:val="005D7798"/>
    <w:rsid w:val="005E0537"/>
    <w:rsid w:val="005E09F9"/>
    <w:rsid w:val="005E1F4A"/>
    <w:rsid w:val="005E47F9"/>
    <w:rsid w:val="005E5122"/>
    <w:rsid w:val="005E7C59"/>
    <w:rsid w:val="005F1993"/>
    <w:rsid w:val="005F2585"/>
    <w:rsid w:val="005F2FD4"/>
    <w:rsid w:val="005F49F3"/>
    <w:rsid w:val="005F5863"/>
    <w:rsid w:val="005F75EC"/>
    <w:rsid w:val="005F77C3"/>
    <w:rsid w:val="006007E4"/>
    <w:rsid w:val="0060312C"/>
    <w:rsid w:val="00604085"/>
    <w:rsid w:val="006128A1"/>
    <w:rsid w:val="00612F36"/>
    <w:rsid w:val="00614224"/>
    <w:rsid w:val="00615B22"/>
    <w:rsid w:val="00617D81"/>
    <w:rsid w:val="00620856"/>
    <w:rsid w:val="00621BC0"/>
    <w:rsid w:val="00624131"/>
    <w:rsid w:val="0062540C"/>
    <w:rsid w:val="00625B06"/>
    <w:rsid w:val="00631198"/>
    <w:rsid w:val="006350AF"/>
    <w:rsid w:val="00637B99"/>
    <w:rsid w:val="00641159"/>
    <w:rsid w:val="0064239D"/>
    <w:rsid w:val="006423E2"/>
    <w:rsid w:val="0064443F"/>
    <w:rsid w:val="00644B80"/>
    <w:rsid w:val="00645424"/>
    <w:rsid w:val="00646DF5"/>
    <w:rsid w:val="00650ABB"/>
    <w:rsid w:val="00652D14"/>
    <w:rsid w:val="006561AB"/>
    <w:rsid w:val="00656B1E"/>
    <w:rsid w:val="00666B73"/>
    <w:rsid w:val="006708BA"/>
    <w:rsid w:val="006709BC"/>
    <w:rsid w:val="00671D64"/>
    <w:rsid w:val="00672C50"/>
    <w:rsid w:val="006734D2"/>
    <w:rsid w:val="00677FFD"/>
    <w:rsid w:val="00680900"/>
    <w:rsid w:val="00681D68"/>
    <w:rsid w:val="00683685"/>
    <w:rsid w:val="00686BAE"/>
    <w:rsid w:val="00687725"/>
    <w:rsid w:val="00687952"/>
    <w:rsid w:val="00690D46"/>
    <w:rsid w:val="00691991"/>
    <w:rsid w:val="006958B3"/>
    <w:rsid w:val="00695FA1"/>
    <w:rsid w:val="006975F8"/>
    <w:rsid w:val="006A02C6"/>
    <w:rsid w:val="006A0A73"/>
    <w:rsid w:val="006A710F"/>
    <w:rsid w:val="006B15EE"/>
    <w:rsid w:val="006B31BA"/>
    <w:rsid w:val="006B3B40"/>
    <w:rsid w:val="006B65C2"/>
    <w:rsid w:val="006C2590"/>
    <w:rsid w:val="006C3B5E"/>
    <w:rsid w:val="006C4748"/>
    <w:rsid w:val="006C5D7C"/>
    <w:rsid w:val="006C637F"/>
    <w:rsid w:val="006C6CBB"/>
    <w:rsid w:val="006D1561"/>
    <w:rsid w:val="006D1C30"/>
    <w:rsid w:val="006D4DC0"/>
    <w:rsid w:val="006E2D44"/>
    <w:rsid w:val="006E3333"/>
    <w:rsid w:val="006E422A"/>
    <w:rsid w:val="006E5727"/>
    <w:rsid w:val="006F08A8"/>
    <w:rsid w:val="006F74F0"/>
    <w:rsid w:val="006F7A0C"/>
    <w:rsid w:val="006F7DB7"/>
    <w:rsid w:val="007023D1"/>
    <w:rsid w:val="00703069"/>
    <w:rsid w:val="0070333A"/>
    <w:rsid w:val="00705901"/>
    <w:rsid w:val="007077FF"/>
    <w:rsid w:val="00712D31"/>
    <w:rsid w:val="00714478"/>
    <w:rsid w:val="00714948"/>
    <w:rsid w:val="0071502F"/>
    <w:rsid w:val="00715718"/>
    <w:rsid w:val="00716E33"/>
    <w:rsid w:val="007177CB"/>
    <w:rsid w:val="00720022"/>
    <w:rsid w:val="00720B0F"/>
    <w:rsid w:val="007214A0"/>
    <w:rsid w:val="00721833"/>
    <w:rsid w:val="00721E34"/>
    <w:rsid w:val="007267C1"/>
    <w:rsid w:val="00730022"/>
    <w:rsid w:val="007314EE"/>
    <w:rsid w:val="0073358F"/>
    <w:rsid w:val="00736C53"/>
    <w:rsid w:val="0073712C"/>
    <w:rsid w:val="007426D0"/>
    <w:rsid w:val="00744894"/>
    <w:rsid w:val="00746FAD"/>
    <w:rsid w:val="00747360"/>
    <w:rsid w:val="00756131"/>
    <w:rsid w:val="007564FC"/>
    <w:rsid w:val="0075768B"/>
    <w:rsid w:val="007615D2"/>
    <w:rsid w:val="0076349F"/>
    <w:rsid w:val="007639F0"/>
    <w:rsid w:val="00767A45"/>
    <w:rsid w:val="00776E83"/>
    <w:rsid w:val="00777A4E"/>
    <w:rsid w:val="0078022B"/>
    <w:rsid w:val="00781F35"/>
    <w:rsid w:val="0078272C"/>
    <w:rsid w:val="0078474A"/>
    <w:rsid w:val="00784C1F"/>
    <w:rsid w:val="00787764"/>
    <w:rsid w:val="00790655"/>
    <w:rsid w:val="0079138A"/>
    <w:rsid w:val="00794151"/>
    <w:rsid w:val="007964CF"/>
    <w:rsid w:val="00797994"/>
    <w:rsid w:val="00797DB8"/>
    <w:rsid w:val="00797E30"/>
    <w:rsid w:val="007A073B"/>
    <w:rsid w:val="007A0C7C"/>
    <w:rsid w:val="007A13D3"/>
    <w:rsid w:val="007A4ECF"/>
    <w:rsid w:val="007A69A4"/>
    <w:rsid w:val="007A715D"/>
    <w:rsid w:val="007A7BD6"/>
    <w:rsid w:val="007B0911"/>
    <w:rsid w:val="007B0A0F"/>
    <w:rsid w:val="007B6FBF"/>
    <w:rsid w:val="007B7AEC"/>
    <w:rsid w:val="007C3A2A"/>
    <w:rsid w:val="007C4148"/>
    <w:rsid w:val="007D5EFC"/>
    <w:rsid w:val="007D69D5"/>
    <w:rsid w:val="007D6DD5"/>
    <w:rsid w:val="007D71D0"/>
    <w:rsid w:val="007E0D74"/>
    <w:rsid w:val="007E3D03"/>
    <w:rsid w:val="007E3F59"/>
    <w:rsid w:val="007E43DD"/>
    <w:rsid w:val="007E4CA5"/>
    <w:rsid w:val="007F0F07"/>
    <w:rsid w:val="007F16F4"/>
    <w:rsid w:val="007F17FA"/>
    <w:rsid w:val="007F2193"/>
    <w:rsid w:val="007F3572"/>
    <w:rsid w:val="007F6E9B"/>
    <w:rsid w:val="007F788B"/>
    <w:rsid w:val="007F7E8A"/>
    <w:rsid w:val="008000C0"/>
    <w:rsid w:val="00802B39"/>
    <w:rsid w:val="00803592"/>
    <w:rsid w:val="00804988"/>
    <w:rsid w:val="00806B26"/>
    <w:rsid w:val="00807ECC"/>
    <w:rsid w:val="008115AA"/>
    <w:rsid w:val="00812726"/>
    <w:rsid w:val="0081281D"/>
    <w:rsid w:val="00812978"/>
    <w:rsid w:val="008131E3"/>
    <w:rsid w:val="0081434A"/>
    <w:rsid w:val="00814FDE"/>
    <w:rsid w:val="00817250"/>
    <w:rsid w:val="008224DB"/>
    <w:rsid w:val="008246A5"/>
    <w:rsid w:val="00827219"/>
    <w:rsid w:val="008303AA"/>
    <w:rsid w:val="008326A6"/>
    <w:rsid w:val="008337DF"/>
    <w:rsid w:val="00834E6A"/>
    <w:rsid w:val="00835317"/>
    <w:rsid w:val="00840B8C"/>
    <w:rsid w:val="00841803"/>
    <w:rsid w:val="00841C2B"/>
    <w:rsid w:val="00843EE4"/>
    <w:rsid w:val="00844DBE"/>
    <w:rsid w:val="008450F9"/>
    <w:rsid w:val="00853170"/>
    <w:rsid w:val="008533D1"/>
    <w:rsid w:val="0085346D"/>
    <w:rsid w:val="008538D6"/>
    <w:rsid w:val="00857896"/>
    <w:rsid w:val="00857E9E"/>
    <w:rsid w:val="00870118"/>
    <w:rsid w:val="00871D89"/>
    <w:rsid w:val="008730AE"/>
    <w:rsid w:val="00873266"/>
    <w:rsid w:val="0087584D"/>
    <w:rsid w:val="008759C7"/>
    <w:rsid w:val="008772AE"/>
    <w:rsid w:val="00877962"/>
    <w:rsid w:val="00877B5C"/>
    <w:rsid w:val="00882400"/>
    <w:rsid w:val="00884FDA"/>
    <w:rsid w:val="00887BF9"/>
    <w:rsid w:val="008911A3"/>
    <w:rsid w:val="0089136C"/>
    <w:rsid w:val="008913F8"/>
    <w:rsid w:val="008A236E"/>
    <w:rsid w:val="008A2E77"/>
    <w:rsid w:val="008B0EA2"/>
    <w:rsid w:val="008B127E"/>
    <w:rsid w:val="008B2177"/>
    <w:rsid w:val="008B46DB"/>
    <w:rsid w:val="008B621C"/>
    <w:rsid w:val="008B71E7"/>
    <w:rsid w:val="008B7CE4"/>
    <w:rsid w:val="008B7DA0"/>
    <w:rsid w:val="008C0F4A"/>
    <w:rsid w:val="008C20F6"/>
    <w:rsid w:val="008C6543"/>
    <w:rsid w:val="008C7A7F"/>
    <w:rsid w:val="008C7CF3"/>
    <w:rsid w:val="008D175F"/>
    <w:rsid w:val="008E059E"/>
    <w:rsid w:val="008E3B38"/>
    <w:rsid w:val="008E7D1B"/>
    <w:rsid w:val="008F0E54"/>
    <w:rsid w:val="008F5297"/>
    <w:rsid w:val="008F5F1E"/>
    <w:rsid w:val="008F67D7"/>
    <w:rsid w:val="008F7177"/>
    <w:rsid w:val="0090134D"/>
    <w:rsid w:val="009030AD"/>
    <w:rsid w:val="00904BB0"/>
    <w:rsid w:val="00917E91"/>
    <w:rsid w:val="009216D4"/>
    <w:rsid w:val="00924AB5"/>
    <w:rsid w:val="009253D3"/>
    <w:rsid w:val="00931A12"/>
    <w:rsid w:val="0093351F"/>
    <w:rsid w:val="0093516A"/>
    <w:rsid w:val="009362D6"/>
    <w:rsid w:val="00936DEF"/>
    <w:rsid w:val="00937C09"/>
    <w:rsid w:val="009438BD"/>
    <w:rsid w:val="00945CD3"/>
    <w:rsid w:val="0095033B"/>
    <w:rsid w:val="0095679A"/>
    <w:rsid w:val="00962E8D"/>
    <w:rsid w:val="009642B2"/>
    <w:rsid w:val="009647D5"/>
    <w:rsid w:val="009656B9"/>
    <w:rsid w:val="00965ED1"/>
    <w:rsid w:val="00966018"/>
    <w:rsid w:val="00970EDC"/>
    <w:rsid w:val="00971B44"/>
    <w:rsid w:val="00973DB9"/>
    <w:rsid w:val="009746F9"/>
    <w:rsid w:val="00975A82"/>
    <w:rsid w:val="00980ED9"/>
    <w:rsid w:val="00990FD0"/>
    <w:rsid w:val="0099187D"/>
    <w:rsid w:val="009935F4"/>
    <w:rsid w:val="00995257"/>
    <w:rsid w:val="00997D49"/>
    <w:rsid w:val="009A1A42"/>
    <w:rsid w:val="009A575D"/>
    <w:rsid w:val="009A5BF5"/>
    <w:rsid w:val="009B27F9"/>
    <w:rsid w:val="009B2B07"/>
    <w:rsid w:val="009B5FE2"/>
    <w:rsid w:val="009C08C1"/>
    <w:rsid w:val="009C0ED9"/>
    <w:rsid w:val="009C1732"/>
    <w:rsid w:val="009C36BF"/>
    <w:rsid w:val="009C6B62"/>
    <w:rsid w:val="009D29F0"/>
    <w:rsid w:val="009D5CA6"/>
    <w:rsid w:val="009D705A"/>
    <w:rsid w:val="009D7C5D"/>
    <w:rsid w:val="009E107B"/>
    <w:rsid w:val="009E243E"/>
    <w:rsid w:val="009E44B7"/>
    <w:rsid w:val="009E4601"/>
    <w:rsid w:val="009E4668"/>
    <w:rsid w:val="009E5AFB"/>
    <w:rsid w:val="009F0812"/>
    <w:rsid w:val="009F32C4"/>
    <w:rsid w:val="009F5001"/>
    <w:rsid w:val="009F5BB1"/>
    <w:rsid w:val="00A001B0"/>
    <w:rsid w:val="00A02960"/>
    <w:rsid w:val="00A02E53"/>
    <w:rsid w:val="00A049AB"/>
    <w:rsid w:val="00A061B4"/>
    <w:rsid w:val="00A0796E"/>
    <w:rsid w:val="00A07B3E"/>
    <w:rsid w:val="00A10BC2"/>
    <w:rsid w:val="00A14AB7"/>
    <w:rsid w:val="00A15557"/>
    <w:rsid w:val="00A2147D"/>
    <w:rsid w:val="00A21BA1"/>
    <w:rsid w:val="00A22206"/>
    <w:rsid w:val="00A22B29"/>
    <w:rsid w:val="00A31D1E"/>
    <w:rsid w:val="00A33666"/>
    <w:rsid w:val="00A34B59"/>
    <w:rsid w:val="00A35396"/>
    <w:rsid w:val="00A357C8"/>
    <w:rsid w:val="00A372B3"/>
    <w:rsid w:val="00A42722"/>
    <w:rsid w:val="00A450E9"/>
    <w:rsid w:val="00A46E0E"/>
    <w:rsid w:val="00A5122C"/>
    <w:rsid w:val="00A520C5"/>
    <w:rsid w:val="00A55A46"/>
    <w:rsid w:val="00A57C43"/>
    <w:rsid w:val="00A62A0F"/>
    <w:rsid w:val="00A70B19"/>
    <w:rsid w:val="00A71398"/>
    <w:rsid w:val="00A7187A"/>
    <w:rsid w:val="00A764ED"/>
    <w:rsid w:val="00A76E79"/>
    <w:rsid w:val="00A77120"/>
    <w:rsid w:val="00A81427"/>
    <w:rsid w:val="00A871C0"/>
    <w:rsid w:val="00A877BB"/>
    <w:rsid w:val="00A93DF4"/>
    <w:rsid w:val="00A960F8"/>
    <w:rsid w:val="00A964DD"/>
    <w:rsid w:val="00A97D27"/>
    <w:rsid w:val="00AA0E6C"/>
    <w:rsid w:val="00AA49A8"/>
    <w:rsid w:val="00AA4FD7"/>
    <w:rsid w:val="00AB3F75"/>
    <w:rsid w:val="00AB48D4"/>
    <w:rsid w:val="00AB5EDF"/>
    <w:rsid w:val="00AB7F72"/>
    <w:rsid w:val="00AC1650"/>
    <w:rsid w:val="00AC33AC"/>
    <w:rsid w:val="00AC3C52"/>
    <w:rsid w:val="00AC40D2"/>
    <w:rsid w:val="00AC5B4C"/>
    <w:rsid w:val="00AC78CA"/>
    <w:rsid w:val="00AD0901"/>
    <w:rsid w:val="00AD289B"/>
    <w:rsid w:val="00AD2A0B"/>
    <w:rsid w:val="00AD2A9E"/>
    <w:rsid w:val="00AD3179"/>
    <w:rsid w:val="00AD4B47"/>
    <w:rsid w:val="00AD4C07"/>
    <w:rsid w:val="00AD4EB0"/>
    <w:rsid w:val="00AD65BC"/>
    <w:rsid w:val="00AE2D71"/>
    <w:rsid w:val="00AE4E75"/>
    <w:rsid w:val="00AE59E0"/>
    <w:rsid w:val="00AE6363"/>
    <w:rsid w:val="00AE7CD6"/>
    <w:rsid w:val="00AF0947"/>
    <w:rsid w:val="00AF40F7"/>
    <w:rsid w:val="00AF618E"/>
    <w:rsid w:val="00AF683D"/>
    <w:rsid w:val="00B0640D"/>
    <w:rsid w:val="00B071A3"/>
    <w:rsid w:val="00B1151E"/>
    <w:rsid w:val="00B1749F"/>
    <w:rsid w:val="00B25124"/>
    <w:rsid w:val="00B277E1"/>
    <w:rsid w:val="00B303BC"/>
    <w:rsid w:val="00B30973"/>
    <w:rsid w:val="00B331B3"/>
    <w:rsid w:val="00B4679A"/>
    <w:rsid w:val="00B4736C"/>
    <w:rsid w:val="00B53F5E"/>
    <w:rsid w:val="00B54B32"/>
    <w:rsid w:val="00B56143"/>
    <w:rsid w:val="00B613D3"/>
    <w:rsid w:val="00B62BA1"/>
    <w:rsid w:val="00B64158"/>
    <w:rsid w:val="00B64BA0"/>
    <w:rsid w:val="00B65B84"/>
    <w:rsid w:val="00B7092D"/>
    <w:rsid w:val="00B7261E"/>
    <w:rsid w:val="00B7322D"/>
    <w:rsid w:val="00B74644"/>
    <w:rsid w:val="00B7533B"/>
    <w:rsid w:val="00B75510"/>
    <w:rsid w:val="00B75C30"/>
    <w:rsid w:val="00B76689"/>
    <w:rsid w:val="00B81758"/>
    <w:rsid w:val="00B836FB"/>
    <w:rsid w:val="00B8755F"/>
    <w:rsid w:val="00B87BBB"/>
    <w:rsid w:val="00B907B3"/>
    <w:rsid w:val="00B90DE3"/>
    <w:rsid w:val="00B911AA"/>
    <w:rsid w:val="00B93231"/>
    <w:rsid w:val="00B957ED"/>
    <w:rsid w:val="00B97133"/>
    <w:rsid w:val="00BA08DE"/>
    <w:rsid w:val="00BA1450"/>
    <w:rsid w:val="00BB3623"/>
    <w:rsid w:val="00BB578F"/>
    <w:rsid w:val="00BB5DB9"/>
    <w:rsid w:val="00BB6A8C"/>
    <w:rsid w:val="00BC0018"/>
    <w:rsid w:val="00BC0C02"/>
    <w:rsid w:val="00BC0C05"/>
    <w:rsid w:val="00BC22EA"/>
    <w:rsid w:val="00BC2A7B"/>
    <w:rsid w:val="00BC3E77"/>
    <w:rsid w:val="00BC42B0"/>
    <w:rsid w:val="00BC75A4"/>
    <w:rsid w:val="00BD116B"/>
    <w:rsid w:val="00BD25FB"/>
    <w:rsid w:val="00BD3A98"/>
    <w:rsid w:val="00BD4940"/>
    <w:rsid w:val="00BD5CAC"/>
    <w:rsid w:val="00BD7089"/>
    <w:rsid w:val="00BE0C5F"/>
    <w:rsid w:val="00BE1AF8"/>
    <w:rsid w:val="00BE358B"/>
    <w:rsid w:val="00BE5731"/>
    <w:rsid w:val="00BF30B8"/>
    <w:rsid w:val="00BF6ECB"/>
    <w:rsid w:val="00C02830"/>
    <w:rsid w:val="00C03C6E"/>
    <w:rsid w:val="00C0658C"/>
    <w:rsid w:val="00C077C5"/>
    <w:rsid w:val="00C10170"/>
    <w:rsid w:val="00C146CF"/>
    <w:rsid w:val="00C14E3C"/>
    <w:rsid w:val="00C15FE4"/>
    <w:rsid w:val="00C23EE2"/>
    <w:rsid w:val="00C26866"/>
    <w:rsid w:val="00C27A85"/>
    <w:rsid w:val="00C33615"/>
    <w:rsid w:val="00C3508E"/>
    <w:rsid w:val="00C375BF"/>
    <w:rsid w:val="00C37C0C"/>
    <w:rsid w:val="00C457FA"/>
    <w:rsid w:val="00C508EE"/>
    <w:rsid w:val="00C5143D"/>
    <w:rsid w:val="00C55B4E"/>
    <w:rsid w:val="00C60479"/>
    <w:rsid w:val="00C607F9"/>
    <w:rsid w:val="00C64E35"/>
    <w:rsid w:val="00C66344"/>
    <w:rsid w:val="00C733DC"/>
    <w:rsid w:val="00C7795F"/>
    <w:rsid w:val="00C854F0"/>
    <w:rsid w:val="00C856B8"/>
    <w:rsid w:val="00C93FB0"/>
    <w:rsid w:val="00C9401E"/>
    <w:rsid w:val="00C94427"/>
    <w:rsid w:val="00C9540A"/>
    <w:rsid w:val="00CA0B7C"/>
    <w:rsid w:val="00CA10C5"/>
    <w:rsid w:val="00CA2473"/>
    <w:rsid w:val="00CB0A05"/>
    <w:rsid w:val="00CB13A8"/>
    <w:rsid w:val="00CB203A"/>
    <w:rsid w:val="00CB2A64"/>
    <w:rsid w:val="00CB38C5"/>
    <w:rsid w:val="00CB3D6E"/>
    <w:rsid w:val="00CB469A"/>
    <w:rsid w:val="00CB5FC9"/>
    <w:rsid w:val="00CB7B8E"/>
    <w:rsid w:val="00CC6E75"/>
    <w:rsid w:val="00CD0277"/>
    <w:rsid w:val="00CD4CFB"/>
    <w:rsid w:val="00CD5701"/>
    <w:rsid w:val="00CD768A"/>
    <w:rsid w:val="00CE0F0B"/>
    <w:rsid w:val="00CE3D31"/>
    <w:rsid w:val="00CE61B7"/>
    <w:rsid w:val="00CF2085"/>
    <w:rsid w:val="00CF28E1"/>
    <w:rsid w:val="00CF2F8D"/>
    <w:rsid w:val="00CF42DA"/>
    <w:rsid w:val="00CF4EE6"/>
    <w:rsid w:val="00CF5B73"/>
    <w:rsid w:val="00CF6D73"/>
    <w:rsid w:val="00D00C95"/>
    <w:rsid w:val="00D03205"/>
    <w:rsid w:val="00D04DF2"/>
    <w:rsid w:val="00D07519"/>
    <w:rsid w:val="00D11C8E"/>
    <w:rsid w:val="00D1596D"/>
    <w:rsid w:val="00D16725"/>
    <w:rsid w:val="00D16863"/>
    <w:rsid w:val="00D16CF7"/>
    <w:rsid w:val="00D21C1D"/>
    <w:rsid w:val="00D230A9"/>
    <w:rsid w:val="00D23245"/>
    <w:rsid w:val="00D24C94"/>
    <w:rsid w:val="00D354F3"/>
    <w:rsid w:val="00D3619F"/>
    <w:rsid w:val="00D36A92"/>
    <w:rsid w:val="00D378D7"/>
    <w:rsid w:val="00D40C92"/>
    <w:rsid w:val="00D50639"/>
    <w:rsid w:val="00D51E99"/>
    <w:rsid w:val="00D525A7"/>
    <w:rsid w:val="00D54498"/>
    <w:rsid w:val="00D55A61"/>
    <w:rsid w:val="00D55F27"/>
    <w:rsid w:val="00D700EA"/>
    <w:rsid w:val="00D717AA"/>
    <w:rsid w:val="00D735B1"/>
    <w:rsid w:val="00D736D6"/>
    <w:rsid w:val="00D81E25"/>
    <w:rsid w:val="00D8238D"/>
    <w:rsid w:val="00D85978"/>
    <w:rsid w:val="00D874D9"/>
    <w:rsid w:val="00D87F9C"/>
    <w:rsid w:val="00D95B3F"/>
    <w:rsid w:val="00D97B0A"/>
    <w:rsid w:val="00DA557F"/>
    <w:rsid w:val="00DA5E27"/>
    <w:rsid w:val="00DA65F1"/>
    <w:rsid w:val="00DA711C"/>
    <w:rsid w:val="00DB2BC9"/>
    <w:rsid w:val="00DB2E7A"/>
    <w:rsid w:val="00DB3100"/>
    <w:rsid w:val="00DB6478"/>
    <w:rsid w:val="00DB657C"/>
    <w:rsid w:val="00DC2B9F"/>
    <w:rsid w:val="00DC3B5F"/>
    <w:rsid w:val="00DC6AE5"/>
    <w:rsid w:val="00DD2547"/>
    <w:rsid w:val="00DD479D"/>
    <w:rsid w:val="00DD60CE"/>
    <w:rsid w:val="00DE5FF8"/>
    <w:rsid w:val="00DE6E47"/>
    <w:rsid w:val="00DF056B"/>
    <w:rsid w:val="00DF11B6"/>
    <w:rsid w:val="00DF18A0"/>
    <w:rsid w:val="00DF1BEF"/>
    <w:rsid w:val="00DF3BEB"/>
    <w:rsid w:val="00DF3D47"/>
    <w:rsid w:val="00DF5A6B"/>
    <w:rsid w:val="00DF6010"/>
    <w:rsid w:val="00DF658D"/>
    <w:rsid w:val="00DF74BA"/>
    <w:rsid w:val="00E0584C"/>
    <w:rsid w:val="00E06C8A"/>
    <w:rsid w:val="00E06F95"/>
    <w:rsid w:val="00E11DDF"/>
    <w:rsid w:val="00E152BA"/>
    <w:rsid w:val="00E15E30"/>
    <w:rsid w:val="00E20243"/>
    <w:rsid w:val="00E202D6"/>
    <w:rsid w:val="00E2398C"/>
    <w:rsid w:val="00E23D8C"/>
    <w:rsid w:val="00E25716"/>
    <w:rsid w:val="00E27643"/>
    <w:rsid w:val="00E35643"/>
    <w:rsid w:val="00E35852"/>
    <w:rsid w:val="00E36A20"/>
    <w:rsid w:val="00E377C0"/>
    <w:rsid w:val="00E410E3"/>
    <w:rsid w:val="00E42AF0"/>
    <w:rsid w:val="00E442F2"/>
    <w:rsid w:val="00E4655A"/>
    <w:rsid w:val="00E50066"/>
    <w:rsid w:val="00E5198C"/>
    <w:rsid w:val="00E52137"/>
    <w:rsid w:val="00E52D99"/>
    <w:rsid w:val="00E63440"/>
    <w:rsid w:val="00E648FC"/>
    <w:rsid w:val="00E6503D"/>
    <w:rsid w:val="00E65397"/>
    <w:rsid w:val="00E667C9"/>
    <w:rsid w:val="00E71675"/>
    <w:rsid w:val="00E71E71"/>
    <w:rsid w:val="00E72B38"/>
    <w:rsid w:val="00E76876"/>
    <w:rsid w:val="00E76CA8"/>
    <w:rsid w:val="00E81B13"/>
    <w:rsid w:val="00E832C8"/>
    <w:rsid w:val="00E833F3"/>
    <w:rsid w:val="00E839AD"/>
    <w:rsid w:val="00E8494B"/>
    <w:rsid w:val="00E856B8"/>
    <w:rsid w:val="00E86763"/>
    <w:rsid w:val="00E906D4"/>
    <w:rsid w:val="00E91616"/>
    <w:rsid w:val="00E9235D"/>
    <w:rsid w:val="00E9790E"/>
    <w:rsid w:val="00EA09F7"/>
    <w:rsid w:val="00EA10C5"/>
    <w:rsid w:val="00EA2591"/>
    <w:rsid w:val="00EA287C"/>
    <w:rsid w:val="00EA5BB7"/>
    <w:rsid w:val="00EA79DD"/>
    <w:rsid w:val="00EB0396"/>
    <w:rsid w:val="00EB2E10"/>
    <w:rsid w:val="00EB47F0"/>
    <w:rsid w:val="00EB740C"/>
    <w:rsid w:val="00EB7440"/>
    <w:rsid w:val="00EC1EB4"/>
    <w:rsid w:val="00EC2C8F"/>
    <w:rsid w:val="00EC7D52"/>
    <w:rsid w:val="00ED012D"/>
    <w:rsid w:val="00ED015A"/>
    <w:rsid w:val="00ED196D"/>
    <w:rsid w:val="00ED695F"/>
    <w:rsid w:val="00EE0190"/>
    <w:rsid w:val="00EE1743"/>
    <w:rsid w:val="00EE1BC3"/>
    <w:rsid w:val="00EE370F"/>
    <w:rsid w:val="00EE5574"/>
    <w:rsid w:val="00EE56CB"/>
    <w:rsid w:val="00EE5AA6"/>
    <w:rsid w:val="00EE7DD4"/>
    <w:rsid w:val="00EF15A5"/>
    <w:rsid w:val="00EF4540"/>
    <w:rsid w:val="00F02564"/>
    <w:rsid w:val="00F03FD0"/>
    <w:rsid w:val="00F068B4"/>
    <w:rsid w:val="00F06A0F"/>
    <w:rsid w:val="00F10033"/>
    <w:rsid w:val="00F10EC4"/>
    <w:rsid w:val="00F13535"/>
    <w:rsid w:val="00F14ACA"/>
    <w:rsid w:val="00F159D2"/>
    <w:rsid w:val="00F224B4"/>
    <w:rsid w:val="00F32849"/>
    <w:rsid w:val="00F34B4A"/>
    <w:rsid w:val="00F357DB"/>
    <w:rsid w:val="00F41546"/>
    <w:rsid w:val="00F415EF"/>
    <w:rsid w:val="00F42533"/>
    <w:rsid w:val="00F42674"/>
    <w:rsid w:val="00F44AA1"/>
    <w:rsid w:val="00F474FE"/>
    <w:rsid w:val="00F50485"/>
    <w:rsid w:val="00F50D3B"/>
    <w:rsid w:val="00F518E7"/>
    <w:rsid w:val="00F51DBE"/>
    <w:rsid w:val="00F53D29"/>
    <w:rsid w:val="00F651B7"/>
    <w:rsid w:val="00F65B97"/>
    <w:rsid w:val="00F670F9"/>
    <w:rsid w:val="00F70EBB"/>
    <w:rsid w:val="00F72FDF"/>
    <w:rsid w:val="00F73B53"/>
    <w:rsid w:val="00F75438"/>
    <w:rsid w:val="00F768A4"/>
    <w:rsid w:val="00F771CA"/>
    <w:rsid w:val="00F80FC0"/>
    <w:rsid w:val="00F83A61"/>
    <w:rsid w:val="00F8773F"/>
    <w:rsid w:val="00F918C4"/>
    <w:rsid w:val="00F922E2"/>
    <w:rsid w:val="00F95A32"/>
    <w:rsid w:val="00F97FA9"/>
    <w:rsid w:val="00FA21D8"/>
    <w:rsid w:val="00FA2B2C"/>
    <w:rsid w:val="00FA3F94"/>
    <w:rsid w:val="00FA6344"/>
    <w:rsid w:val="00FB103A"/>
    <w:rsid w:val="00FB1524"/>
    <w:rsid w:val="00FB5332"/>
    <w:rsid w:val="00FB65C8"/>
    <w:rsid w:val="00FB6DAB"/>
    <w:rsid w:val="00FC0F6F"/>
    <w:rsid w:val="00FC2573"/>
    <w:rsid w:val="00FC55BC"/>
    <w:rsid w:val="00FC562B"/>
    <w:rsid w:val="00FC6553"/>
    <w:rsid w:val="00FD28E1"/>
    <w:rsid w:val="00FD485A"/>
    <w:rsid w:val="00FE2481"/>
    <w:rsid w:val="00FE61B0"/>
    <w:rsid w:val="00FE65AA"/>
    <w:rsid w:val="00FE6BBA"/>
    <w:rsid w:val="00FE6E12"/>
    <w:rsid w:val="00FE7EA5"/>
    <w:rsid w:val="00FF19C3"/>
    <w:rsid w:val="00FF37FC"/>
    <w:rsid w:val="00FF49B2"/>
    <w:rsid w:val="00FF579A"/>
    <w:rsid w:val="00FF79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164347"/>
  <w15:docId w15:val="{983CEFAA-5156-411D-8CC0-6B55CD89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14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468430603">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belfree.co.uk/" TargetMode="External"/><Relationship Id="rId13" Type="http://schemas.openxmlformats.org/officeDocument/2006/relationships/hyperlink" Target="http://www.maximintegrated.com/en/products/interface/transceivers/MAX233.html" TargetMode="External"/><Relationship Id="rId18" Type="http://schemas.openxmlformats.org/officeDocument/2006/relationships/hyperlink" Target="http://www.prolific.com.tw/US/ShowProduct.aspx?p_id=225&amp;pcid=41" TargetMode="External"/><Relationship Id="rId3" Type="http://schemas.openxmlformats.org/officeDocument/2006/relationships/hyperlink" Target="http://www.beltower.co.uk/" TargetMode="External"/><Relationship Id="rId21" Type="http://schemas.openxmlformats.org/officeDocument/2006/relationships/hyperlink" Target="http://www.gnu.org/licenses/gpl-3.0.en.html" TargetMode="External"/><Relationship Id="rId7" Type="http://schemas.openxmlformats.org/officeDocument/2006/relationships/hyperlink" Target="http://www.gremlyn.plus.com/ahme/mag_sen.html" TargetMode="External"/><Relationship Id="rId12" Type="http://schemas.openxmlformats.org/officeDocument/2006/relationships/hyperlink" Target="https://www.microchip.com/wwwproducts/en/atmega328p" TargetMode="External"/><Relationship Id="rId17" Type="http://schemas.openxmlformats.org/officeDocument/2006/relationships/hyperlink" Target="http://www.cl.cam.ac.uk/~fhk1/Bells/equations.pdf" TargetMode="External"/><Relationship Id="rId2" Type="http://schemas.openxmlformats.org/officeDocument/2006/relationships/hyperlink" Target="http://www.abelsim.co.uk/" TargetMode="External"/><Relationship Id="rId16" Type="http://schemas.openxmlformats.org/officeDocument/2006/relationships/hyperlink" Target="http://blog.arduino.cc/2011/10/04/arduino-1-0/" TargetMode="External"/><Relationship Id="rId20" Type="http://schemas.openxmlformats.org/officeDocument/2006/relationships/hyperlink" Target="http://creativecommons.org/licenses/by-sa/4.0/" TargetMode="External"/><Relationship Id="rId1" Type="http://schemas.openxmlformats.org/officeDocument/2006/relationships/hyperlink" Target="http://creativecommons.org/licenses/by-sa/4.0/" TargetMode="External"/><Relationship Id="rId6" Type="http://schemas.openxmlformats.org/officeDocument/2006/relationships/hyperlink" Target="http://www.gremlyn.plus.com/ahme/prox_sen.html" TargetMode="External"/><Relationship Id="rId11" Type="http://schemas.openxmlformats.org/officeDocument/2006/relationships/hyperlink" Target="http://www.jrnorris.co.uk/strike.html" TargetMode="External"/><Relationship Id="rId5" Type="http://schemas.openxmlformats.org/officeDocument/2006/relationships/hyperlink" Target="http://www.abelsim.co.uk/doc/tbellex2.htm" TargetMode="External"/><Relationship Id="rId15" Type="http://schemas.openxmlformats.org/officeDocument/2006/relationships/hyperlink" Target="https://www.macinstallations.com/cat-5-cabling-explained/" TargetMode="External"/><Relationship Id="rId10" Type="http://schemas.openxmlformats.org/officeDocument/2006/relationships/hyperlink" Target="http://www.abelsim.co.uk/doc/tbellex1.htm" TargetMode="External"/><Relationship Id="rId19" Type="http://schemas.openxmlformats.org/officeDocument/2006/relationships/hyperlink" Target="http://www.ftdichip.com/Drivers/VCP.htm" TargetMode="External"/><Relationship Id="rId4" Type="http://schemas.openxmlformats.org/officeDocument/2006/relationships/hyperlink" Target="http://www.belfryware.com/" TargetMode="External"/><Relationship Id="rId9" Type="http://schemas.openxmlformats.org/officeDocument/2006/relationships/hyperlink" Target="http://www.ringing.demon.co.uk/sensors/sensors.htm" TargetMode="External"/><Relationship Id="rId14" Type="http://schemas.openxmlformats.org/officeDocument/2006/relationships/hyperlink" Target="http://www.martyncurrey.com/arduino-atmega-328p-fuse-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85831-5FC9-4A20-AB7B-C0E57A69D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Pages>
  <Words>19907</Words>
  <Characters>113472</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06 – Technical Reference Guide</vt:lpstr>
    </vt:vector>
  </TitlesOfParts>
  <Company/>
  <LinksUpToDate>false</LinksUpToDate>
  <CharactersWithSpaces>133113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06 – Technical Reference Guide</dc:title>
  <dc:creator>Andrew Instone-Cowie</dc:creator>
  <cp:lastModifiedBy>Andrew Instone-Cowie</cp:lastModifiedBy>
  <cp:revision>17</cp:revision>
  <cp:lastPrinted>2021-08-25T13:18:00Z</cp:lastPrinted>
  <dcterms:created xsi:type="dcterms:W3CDTF">2021-08-10T19:26:00Z</dcterms:created>
  <dcterms:modified xsi:type="dcterms:W3CDTF">2021-08-25T13:20:00Z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