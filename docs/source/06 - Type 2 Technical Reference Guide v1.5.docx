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63AC2D6" w:rsidR="00F10EC4" w:rsidRDefault="00BF6ECB" w:rsidP="007E4CA5">
      <w:pPr>
        <w:jc w:val="center"/>
      </w:pPr>
      <w:r>
        <w:rPr>
          <w:noProof/>
        </w:rPr>
        <w:drawing>
          <wp:inline distT="0" distB="0" distL="0" distR="0" wp14:anchorId="4751716B" wp14:editId="0BB65AC5">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1751FCCC" w:rsidR="00D16CF7" w:rsidRPr="008B7DA0" w:rsidRDefault="00D16CF7" w:rsidP="00D16CF7">
      <w:pPr>
        <w:spacing w:after="0"/>
      </w:pPr>
      <w:r w:rsidRPr="008B7DA0">
        <w:t xml:space="preserve">Date: </w:t>
      </w:r>
      <w:ins w:id="0" w:author="Andrew Instone-Cowie" w:date="2025-03-03T12:12:00Z" w16du:dateUtc="2025-03-03T12:12:00Z">
        <w:r w:rsidR="00BE024C">
          <w:t>3 March 2025</w:t>
        </w:r>
      </w:ins>
      <w:del w:id="1" w:author="Andrew Instone-Cowie" w:date="2025-03-03T12:12:00Z" w16du:dateUtc="2025-03-03T12:12:00Z">
        <w:r w:rsidR="00EE121F" w:rsidDel="00BE024C">
          <w:delText>1</w:delText>
        </w:r>
        <w:r w:rsidR="009A0960" w:rsidDel="00BE024C">
          <w:delText>9</w:delText>
        </w:r>
        <w:r w:rsidR="00EE121F" w:rsidDel="00BE024C">
          <w:delText xml:space="preserve"> June 2024</w:delText>
        </w:r>
      </w:del>
    </w:p>
    <w:p w14:paraId="60B4D2F8" w14:textId="19DC8371" w:rsidR="00D16CF7" w:rsidRPr="008B7DA0" w:rsidRDefault="00D16CF7">
      <w:r w:rsidRPr="008B7DA0">
        <w:t xml:space="preserve">Version: </w:t>
      </w:r>
      <w:r w:rsidR="003912A1">
        <w:t>1.</w:t>
      </w:r>
      <w:ins w:id="2" w:author="Andrew Instone-Cowie" w:date="2025-03-03T12:12:00Z" w16du:dateUtc="2025-03-03T12:12:00Z">
        <w:r w:rsidR="00BE024C">
          <w:t>5</w:t>
        </w:r>
      </w:ins>
      <w:del w:id="3" w:author="Andrew Instone-Cowie" w:date="2025-03-03T12:12:00Z" w16du:dateUtc="2025-03-03T12:12:00Z">
        <w:r w:rsidR="00EE121F" w:rsidDel="00BE024C">
          <w:delText>4</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433B3D2" w14:textId="128920A7" w:rsidR="00871702" w:rsidRDefault="004A19E5">
          <w:pPr>
            <w:pStyle w:val="TOC1"/>
            <w:tabs>
              <w:tab w:val="right" w:leader="dot" w:pos="9016"/>
            </w:tabs>
            <w:rPr>
              <w:ins w:id="4" w:author="Andrew Instone-Cowie" w:date="2025-03-03T15:39:00Z" w16du:dateUtc="2025-03-03T15:39:00Z"/>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ins w:id="5" w:author="Andrew Instone-Cowie" w:date="2025-03-03T15:39:00Z" w16du:dateUtc="2025-03-03T15:39:00Z">
            <w:r w:rsidR="00871702" w:rsidRPr="004574E7">
              <w:rPr>
                <w:rStyle w:val="Hyperlink"/>
                <w:noProof/>
              </w:rPr>
              <w:fldChar w:fldCharType="begin"/>
            </w:r>
            <w:r w:rsidR="00871702" w:rsidRPr="004574E7">
              <w:rPr>
                <w:rStyle w:val="Hyperlink"/>
                <w:noProof/>
              </w:rPr>
              <w:instrText xml:space="preserve"> </w:instrText>
            </w:r>
            <w:r w:rsidR="00871702">
              <w:rPr>
                <w:noProof/>
              </w:rPr>
              <w:instrText>HYPERLINK \l "_Toc191908772"</w:instrText>
            </w:r>
            <w:r w:rsidR="00871702" w:rsidRPr="004574E7">
              <w:rPr>
                <w:rStyle w:val="Hyperlink"/>
                <w:noProof/>
              </w:rPr>
              <w:instrText xml:space="preserve"> </w:instrText>
            </w:r>
            <w:r w:rsidR="00871702" w:rsidRPr="004574E7">
              <w:rPr>
                <w:rStyle w:val="Hyperlink"/>
                <w:noProof/>
              </w:rPr>
            </w:r>
            <w:r w:rsidR="00871702" w:rsidRPr="004574E7">
              <w:rPr>
                <w:rStyle w:val="Hyperlink"/>
                <w:noProof/>
              </w:rPr>
              <w:fldChar w:fldCharType="separate"/>
            </w:r>
            <w:r w:rsidR="00871702" w:rsidRPr="004574E7">
              <w:rPr>
                <w:rStyle w:val="Hyperlink"/>
                <w:noProof/>
              </w:rPr>
              <w:t>Index of Figures</w:t>
            </w:r>
            <w:r w:rsidR="00871702">
              <w:rPr>
                <w:noProof/>
                <w:webHidden/>
              </w:rPr>
              <w:tab/>
            </w:r>
            <w:r w:rsidR="00871702">
              <w:rPr>
                <w:noProof/>
                <w:webHidden/>
              </w:rPr>
              <w:fldChar w:fldCharType="begin"/>
            </w:r>
            <w:r w:rsidR="00871702">
              <w:rPr>
                <w:noProof/>
                <w:webHidden/>
              </w:rPr>
              <w:instrText xml:space="preserve"> PAGEREF _Toc191908772 \h </w:instrText>
            </w:r>
            <w:r w:rsidR="00871702">
              <w:rPr>
                <w:noProof/>
                <w:webHidden/>
              </w:rPr>
            </w:r>
          </w:ins>
          <w:r w:rsidR="00871702">
            <w:rPr>
              <w:noProof/>
              <w:webHidden/>
            </w:rPr>
            <w:fldChar w:fldCharType="separate"/>
          </w:r>
          <w:ins w:id="6" w:author="Andrew Instone-Cowie" w:date="2025-03-03T15:44:00Z" w16du:dateUtc="2025-03-03T15:44:00Z">
            <w:r w:rsidR="00AA5C58">
              <w:rPr>
                <w:noProof/>
                <w:webHidden/>
              </w:rPr>
              <w:t>5</w:t>
            </w:r>
          </w:ins>
          <w:ins w:id="7" w:author="Andrew Instone-Cowie" w:date="2025-03-03T15:39:00Z" w16du:dateUtc="2025-03-03T15:39:00Z">
            <w:r w:rsidR="00871702">
              <w:rPr>
                <w:noProof/>
                <w:webHidden/>
              </w:rPr>
              <w:fldChar w:fldCharType="end"/>
            </w:r>
            <w:r w:rsidR="00871702" w:rsidRPr="004574E7">
              <w:rPr>
                <w:rStyle w:val="Hyperlink"/>
                <w:noProof/>
              </w:rPr>
              <w:fldChar w:fldCharType="end"/>
            </w:r>
          </w:ins>
        </w:p>
        <w:p w14:paraId="1E862F9F" w14:textId="78613B64" w:rsidR="00871702" w:rsidRDefault="00871702">
          <w:pPr>
            <w:pStyle w:val="TOC1"/>
            <w:tabs>
              <w:tab w:val="right" w:leader="dot" w:pos="9016"/>
            </w:tabs>
            <w:rPr>
              <w:ins w:id="8" w:author="Andrew Instone-Cowie" w:date="2025-03-03T15:39:00Z" w16du:dateUtc="2025-03-03T15:39:00Z"/>
              <w:rFonts w:eastAsiaTheme="minorEastAsia"/>
              <w:noProof/>
              <w:kern w:val="2"/>
              <w:sz w:val="24"/>
              <w:szCs w:val="24"/>
              <w:lang w:eastAsia="en-GB"/>
              <w14:ligatures w14:val="standardContextual"/>
            </w:rPr>
          </w:pPr>
          <w:ins w:id="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Index of Tables</w:t>
            </w:r>
            <w:r>
              <w:rPr>
                <w:noProof/>
                <w:webHidden/>
              </w:rPr>
              <w:tab/>
            </w:r>
            <w:r>
              <w:rPr>
                <w:noProof/>
                <w:webHidden/>
              </w:rPr>
              <w:fldChar w:fldCharType="begin"/>
            </w:r>
            <w:r>
              <w:rPr>
                <w:noProof/>
                <w:webHidden/>
              </w:rPr>
              <w:instrText xml:space="preserve"> PAGEREF _Toc191908773 \h </w:instrText>
            </w:r>
            <w:r>
              <w:rPr>
                <w:noProof/>
                <w:webHidden/>
              </w:rPr>
            </w:r>
          </w:ins>
          <w:r>
            <w:rPr>
              <w:noProof/>
              <w:webHidden/>
            </w:rPr>
            <w:fldChar w:fldCharType="separate"/>
          </w:r>
          <w:ins w:id="10" w:author="Andrew Instone-Cowie" w:date="2025-03-03T15:44:00Z" w16du:dateUtc="2025-03-03T15:44:00Z">
            <w:r w:rsidR="00AA5C58">
              <w:rPr>
                <w:noProof/>
                <w:webHidden/>
              </w:rPr>
              <w:t>7</w:t>
            </w:r>
          </w:ins>
          <w:ins w:id="11" w:author="Andrew Instone-Cowie" w:date="2025-03-03T15:39:00Z" w16du:dateUtc="2025-03-03T15:39:00Z">
            <w:r>
              <w:rPr>
                <w:noProof/>
                <w:webHidden/>
              </w:rPr>
              <w:fldChar w:fldCharType="end"/>
            </w:r>
            <w:r w:rsidRPr="004574E7">
              <w:rPr>
                <w:rStyle w:val="Hyperlink"/>
                <w:noProof/>
              </w:rPr>
              <w:fldChar w:fldCharType="end"/>
            </w:r>
          </w:ins>
        </w:p>
        <w:p w14:paraId="1CDDA04F" w14:textId="6D7793B4" w:rsidR="00871702" w:rsidRDefault="00871702">
          <w:pPr>
            <w:pStyle w:val="TOC1"/>
            <w:tabs>
              <w:tab w:val="right" w:leader="dot" w:pos="9016"/>
            </w:tabs>
            <w:rPr>
              <w:ins w:id="12" w:author="Andrew Instone-Cowie" w:date="2025-03-03T15:39:00Z" w16du:dateUtc="2025-03-03T15:39:00Z"/>
              <w:rFonts w:eastAsiaTheme="minorEastAsia"/>
              <w:noProof/>
              <w:kern w:val="2"/>
              <w:sz w:val="24"/>
              <w:szCs w:val="24"/>
              <w:lang w:eastAsia="en-GB"/>
              <w14:ligatures w14:val="standardContextual"/>
            </w:rPr>
          </w:pPr>
          <w:ins w:id="1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Document History</w:t>
            </w:r>
            <w:r>
              <w:rPr>
                <w:noProof/>
                <w:webHidden/>
              </w:rPr>
              <w:tab/>
            </w:r>
            <w:r>
              <w:rPr>
                <w:noProof/>
                <w:webHidden/>
              </w:rPr>
              <w:fldChar w:fldCharType="begin"/>
            </w:r>
            <w:r>
              <w:rPr>
                <w:noProof/>
                <w:webHidden/>
              </w:rPr>
              <w:instrText xml:space="preserve"> PAGEREF _Toc191908774 \h </w:instrText>
            </w:r>
            <w:r>
              <w:rPr>
                <w:noProof/>
                <w:webHidden/>
              </w:rPr>
            </w:r>
          </w:ins>
          <w:r>
            <w:rPr>
              <w:noProof/>
              <w:webHidden/>
            </w:rPr>
            <w:fldChar w:fldCharType="separate"/>
          </w:r>
          <w:ins w:id="14" w:author="Andrew Instone-Cowie" w:date="2025-03-03T15:44:00Z" w16du:dateUtc="2025-03-03T15:44:00Z">
            <w:r w:rsidR="00AA5C58">
              <w:rPr>
                <w:noProof/>
                <w:webHidden/>
              </w:rPr>
              <w:t>8</w:t>
            </w:r>
          </w:ins>
          <w:ins w:id="15" w:author="Andrew Instone-Cowie" w:date="2025-03-03T15:39:00Z" w16du:dateUtc="2025-03-03T15:39:00Z">
            <w:r>
              <w:rPr>
                <w:noProof/>
                <w:webHidden/>
              </w:rPr>
              <w:fldChar w:fldCharType="end"/>
            </w:r>
            <w:r w:rsidRPr="004574E7">
              <w:rPr>
                <w:rStyle w:val="Hyperlink"/>
                <w:noProof/>
              </w:rPr>
              <w:fldChar w:fldCharType="end"/>
            </w:r>
          </w:ins>
        </w:p>
        <w:p w14:paraId="7D5BBD5A" w14:textId="4BEC3CDD" w:rsidR="00871702" w:rsidRDefault="00871702">
          <w:pPr>
            <w:pStyle w:val="TOC1"/>
            <w:tabs>
              <w:tab w:val="right" w:leader="dot" w:pos="9016"/>
            </w:tabs>
            <w:rPr>
              <w:ins w:id="16" w:author="Andrew Instone-Cowie" w:date="2025-03-03T15:39:00Z" w16du:dateUtc="2025-03-03T15:39:00Z"/>
              <w:rFonts w:eastAsiaTheme="minorEastAsia"/>
              <w:noProof/>
              <w:kern w:val="2"/>
              <w:sz w:val="24"/>
              <w:szCs w:val="24"/>
              <w:lang w:eastAsia="en-GB"/>
              <w14:ligatures w14:val="standardContextual"/>
            </w:rPr>
          </w:pPr>
          <w:ins w:id="1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Licence</w:t>
            </w:r>
            <w:r>
              <w:rPr>
                <w:noProof/>
                <w:webHidden/>
              </w:rPr>
              <w:tab/>
            </w:r>
            <w:r>
              <w:rPr>
                <w:noProof/>
                <w:webHidden/>
              </w:rPr>
              <w:fldChar w:fldCharType="begin"/>
            </w:r>
            <w:r>
              <w:rPr>
                <w:noProof/>
                <w:webHidden/>
              </w:rPr>
              <w:instrText xml:space="preserve"> PAGEREF _Toc191908775 \h </w:instrText>
            </w:r>
            <w:r>
              <w:rPr>
                <w:noProof/>
                <w:webHidden/>
              </w:rPr>
            </w:r>
          </w:ins>
          <w:r>
            <w:rPr>
              <w:noProof/>
              <w:webHidden/>
            </w:rPr>
            <w:fldChar w:fldCharType="separate"/>
          </w:r>
          <w:ins w:id="18" w:author="Andrew Instone-Cowie" w:date="2025-03-03T15:44:00Z" w16du:dateUtc="2025-03-03T15:44:00Z">
            <w:r w:rsidR="00AA5C58">
              <w:rPr>
                <w:noProof/>
                <w:webHidden/>
              </w:rPr>
              <w:t>8</w:t>
            </w:r>
          </w:ins>
          <w:ins w:id="19" w:author="Andrew Instone-Cowie" w:date="2025-03-03T15:39:00Z" w16du:dateUtc="2025-03-03T15:39:00Z">
            <w:r>
              <w:rPr>
                <w:noProof/>
                <w:webHidden/>
              </w:rPr>
              <w:fldChar w:fldCharType="end"/>
            </w:r>
            <w:r w:rsidRPr="004574E7">
              <w:rPr>
                <w:rStyle w:val="Hyperlink"/>
                <w:noProof/>
              </w:rPr>
              <w:fldChar w:fldCharType="end"/>
            </w:r>
          </w:ins>
        </w:p>
        <w:p w14:paraId="437C30EA" w14:textId="16F9EA30" w:rsidR="00871702" w:rsidRDefault="00871702">
          <w:pPr>
            <w:pStyle w:val="TOC1"/>
            <w:tabs>
              <w:tab w:val="right" w:leader="dot" w:pos="9016"/>
            </w:tabs>
            <w:rPr>
              <w:ins w:id="20" w:author="Andrew Instone-Cowie" w:date="2025-03-03T15:39:00Z" w16du:dateUtc="2025-03-03T15:39:00Z"/>
              <w:rFonts w:eastAsiaTheme="minorEastAsia"/>
              <w:noProof/>
              <w:kern w:val="2"/>
              <w:sz w:val="24"/>
              <w:szCs w:val="24"/>
              <w:lang w:eastAsia="en-GB"/>
              <w14:ligatures w14:val="standardContextual"/>
            </w:rPr>
          </w:pPr>
          <w:ins w:id="2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Documentation Map</w:t>
            </w:r>
            <w:r>
              <w:rPr>
                <w:noProof/>
                <w:webHidden/>
              </w:rPr>
              <w:tab/>
            </w:r>
            <w:r>
              <w:rPr>
                <w:noProof/>
                <w:webHidden/>
              </w:rPr>
              <w:fldChar w:fldCharType="begin"/>
            </w:r>
            <w:r>
              <w:rPr>
                <w:noProof/>
                <w:webHidden/>
              </w:rPr>
              <w:instrText xml:space="preserve"> PAGEREF _Toc191908776 \h </w:instrText>
            </w:r>
            <w:r>
              <w:rPr>
                <w:noProof/>
                <w:webHidden/>
              </w:rPr>
            </w:r>
          </w:ins>
          <w:r>
            <w:rPr>
              <w:noProof/>
              <w:webHidden/>
            </w:rPr>
            <w:fldChar w:fldCharType="separate"/>
          </w:r>
          <w:ins w:id="22" w:author="Andrew Instone-Cowie" w:date="2025-03-03T15:44:00Z" w16du:dateUtc="2025-03-03T15:44:00Z">
            <w:r w:rsidR="00AA5C58">
              <w:rPr>
                <w:noProof/>
                <w:webHidden/>
              </w:rPr>
              <w:t>9</w:t>
            </w:r>
          </w:ins>
          <w:ins w:id="23" w:author="Andrew Instone-Cowie" w:date="2025-03-03T15:39:00Z" w16du:dateUtc="2025-03-03T15:39:00Z">
            <w:r>
              <w:rPr>
                <w:noProof/>
                <w:webHidden/>
              </w:rPr>
              <w:fldChar w:fldCharType="end"/>
            </w:r>
            <w:r w:rsidRPr="004574E7">
              <w:rPr>
                <w:rStyle w:val="Hyperlink"/>
                <w:noProof/>
              </w:rPr>
              <w:fldChar w:fldCharType="end"/>
            </w:r>
          </w:ins>
        </w:p>
        <w:p w14:paraId="0E6D475E" w14:textId="07B24B62" w:rsidR="00871702" w:rsidRDefault="00871702">
          <w:pPr>
            <w:pStyle w:val="TOC1"/>
            <w:tabs>
              <w:tab w:val="right" w:leader="dot" w:pos="9016"/>
            </w:tabs>
            <w:rPr>
              <w:ins w:id="24" w:author="Andrew Instone-Cowie" w:date="2025-03-03T15:39:00Z" w16du:dateUtc="2025-03-03T15:39:00Z"/>
              <w:rFonts w:eastAsiaTheme="minorEastAsia"/>
              <w:noProof/>
              <w:kern w:val="2"/>
              <w:sz w:val="24"/>
              <w:szCs w:val="24"/>
              <w:lang w:eastAsia="en-GB"/>
              <w14:ligatures w14:val="standardContextual"/>
            </w:rPr>
          </w:pPr>
          <w:ins w:id="2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About This Guide</w:t>
            </w:r>
            <w:r>
              <w:rPr>
                <w:noProof/>
                <w:webHidden/>
              </w:rPr>
              <w:tab/>
            </w:r>
            <w:r>
              <w:rPr>
                <w:noProof/>
                <w:webHidden/>
              </w:rPr>
              <w:fldChar w:fldCharType="begin"/>
            </w:r>
            <w:r>
              <w:rPr>
                <w:noProof/>
                <w:webHidden/>
              </w:rPr>
              <w:instrText xml:space="preserve"> PAGEREF _Toc191908777 \h </w:instrText>
            </w:r>
            <w:r>
              <w:rPr>
                <w:noProof/>
                <w:webHidden/>
              </w:rPr>
            </w:r>
          </w:ins>
          <w:r>
            <w:rPr>
              <w:noProof/>
              <w:webHidden/>
            </w:rPr>
            <w:fldChar w:fldCharType="separate"/>
          </w:r>
          <w:ins w:id="26" w:author="Andrew Instone-Cowie" w:date="2025-03-03T15:44:00Z" w16du:dateUtc="2025-03-03T15:44:00Z">
            <w:r w:rsidR="00AA5C58">
              <w:rPr>
                <w:noProof/>
                <w:webHidden/>
              </w:rPr>
              <w:t>10</w:t>
            </w:r>
          </w:ins>
          <w:ins w:id="27" w:author="Andrew Instone-Cowie" w:date="2025-03-03T15:39:00Z" w16du:dateUtc="2025-03-03T15:39:00Z">
            <w:r>
              <w:rPr>
                <w:noProof/>
                <w:webHidden/>
              </w:rPr>
              <w:fldChar w:fldCharType="end"/>
            </w:r>
            <w:r w:rsidRPr="004574E7">
              <w:rPr>
                <w:rStyle w:val="Hyperlink"/>
                <w:noProof/>
              </w:rPr>
              <w:fldChar w:fldCharType="end"/>
            </w:r>
          </w:ins>
        </w:p>
        <w:p w14:paraId="1157AA22" w14:textId="23AC667C" w:rsidR="00871702" w:rsidRDefault="00871702">
          <w:pPr>
            <w:pStyle w:val="TOC1"/>
            <w:tabs>
              <w:tab w:val="right" w:leader="dot" w:pos="9016"/>
            </w:tabs>
            <w:rPr>
              <w:ins w:id="28" w:author="Andrew Instone-Cowie" w:date="2025-03-03T15:39:00Z" w16du:dateUtc="2025-03-03T15:39:00Z"/>
              <w:rFonts w:eastAsiaTheme="minorEastAsia"/>
              <w:noProof/>
              <w:kern w:val="2"/>
              <w:sz w:val="24"/>
              <w:szCs w:val="24"/>
              <w:lang w:eastAsia="en-GB"/>
              <w14:ligatures w14:val="standardContextual"/>
            </w:rPr>
          </w:pPr>
          <w:ins w:id="2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Typical Type 2 Simulator Installations</w:t>
            </w:r>
            <w:r>
              <w:rPr>
                <w:noProof/>
                <w:webHidden/>
              </w:rPr>
              <w:tab/>
            </w:r>
            <w:r>
              <w:rPr>
                <w:noProof/>
                <w:webHidden/>
              </w:rPr>
              <w:fldChar w:fldCharType="begin"/>
            </w:r>
            <w:r>
              <w:rPr>
                <w:noProof/>
                <w:webHidden/>
              </w:rPr>
              <w:instrText xml:space="preserve"> PAGEREF _Toc191908778 \h </w:instrText>
            </w:r>
            <w:r>
              <w:rPr>
                <w:noProof/>
                <w:webHidden/>
              </w:rPr>
            </w:r>
          </w:ins>
          <w:r>
            <w:rPr>
              <w:noProof/>
              <w:webHidden/>
            </w:rPr>
            <w:fldChar w:fldCharType="separate"/>
          </w:r>
          <w:ins w:id="30" w:author="Andrew Instone-Cowie" w:date="2025-03-03T15:44:00Z" w16du:dateUtc="2025-03-03T15:44:00Z">
            <w:r w:rsidR="00AA5C58">
              <w:rPr>
                <w:noProof/>
                <w:webHidden/>
              </w:rPr>
              <w:t>11</w:t>
            </w:r>
          </w:ins>
          <w:ins w:id="31" w:author="Andrew Instone-Cowie" w:date="2025-03-03T15:39:00Z" w16du:dateUtc="2025-03-03T15:39:00Z">
            <w:r>
              <w:rPr>
                <w:noProof/>
                <w:webHidden/>
              </w:rPr>
              <w:fldChar w:fldCharType="end"/>
            </w:r>
            <w:r w:rsidRPr="004574E7">
              <w:rPr>
                <w:rStyle w:val="Hyperlink"/>
                <w:noProof/>
              </w:rPr>
              <w:fldChar w:fldCharType="end"/>
            </w:r>
          </w:ins>
        </w:p>
        <w:p w14:paraId="6B268AAE" w14:textId="02D74ACE" w:rsidR="00871702" w:rsidRDefault="00871702">
          <w:pPr>
            <w:pStyle w:val="TOC2"/>
            <w:tabs>
              <w:tab w:val="right" w:leader="dot" w:pos="9016"/>
            </w:tabs>
            <w:rPr>
              <w:ins w:id="32" w:author="Andrew Instone-Cowie" w:date="2025-03-03T15:39:00Z" w16du:dateUtc="2025-03-03T15:39:00Z"/>
              <w:rFonts w:eastAsiaTheme="minorEastAsia"/>
              <w:noProof/>
              <w:kern w:val="2"/>
              <w:sz w:val="24"/>
              <w:szCs w:val="24"/>
              <w:lang w:eastAsia="en-GB"/>
              <w14:ligatures w14:val="standardContextual"/>
            </w:rPr>
          </w:pPr>
          <w:ins w:id="3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"_Toc191908779"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Configuration</w:t>
            </w:r>
            <w:r>
              <w:rPr>
                <w:noProof/>
                <w:webHidden/>
              </w:rPr>
              <w:tab/>
            </w:r>
            <w:r>
              <w:rPr>
                <w:noProof/>
                <w:webHidden/>
              </w:rPr>
              <w:fldChar w:fldCharType="begin"/>
            </w:r>
            <w:r>
              <w:rPr>
                <w:noProof/>
                <w:webHidden/>
              </w:rPr>
              <w:instrText xml:space="preserve"> PAGEREF _Toc191908779 \h </w:instrText>
            </w:r>
            <w:r>
              <w:rPr>
                <w:noProof/>
                <w:webHidden/>
              </w:rPr>
            </w:r>
          </w:ins>
          <w:r>
            <w:rPr>
              <w:noProof/>
              <w:webHidden/>
            </w:rPr>
            <w:fldChar w:fldCharType="separate"/>
          </w:r>
          <w:ins w:id="34" w:author="Andrew Instone-Cowie" w:date="2025-03-03T15:44:00Z" w16du:dateUtc="2025-03-03T15:44:00Z">
            <w:r w:rsidR="00AA5C58">
              <w:rPr>
                <w:noProof/>
                <w:webHidden/>
              </w:rPr>
              <w:t>11</w:t>
            </w:r>
          </w:ins>
          <w:ins w:id="35" w:author="Andrew Instone-Cowie" w:date="2025-03-03T15:39:00Z" w16du:dateUtc="2025-03-03T15:39:00Z">
            <w:r>
              <w:rPr>
                <w:noProof/>
                <w:webHidden/>
              </w:rPr>
              <w:fldChar w:fldCharType="end"/>
            </w:r>
            <w:r w:rsidRPr="004574E7">
              <w:rPr>
                <w:rStyle w:val="Hyperlink"/>
                <w:noProof/>
              </w:rPr>
              <w:fldChar w:fldCharType="end"/>
            </w:r>
          </w:ins>
        </w:p>
        <w:p w14:paraId="40A3151F" w14:textId="55550673" w:rsidR="00871702" w:rsidRDefault="00871702">
          <w:pPr>
            <w:pStyle w:val="TOC2"/>
            <w:tabs>
              <w:tab w:val="right" w:leader="dot" w:pos="9016"/>
            </w:tabs>
            <w:rPr>
              <w:ins w:id="36" w:author="Andrew Instone-Cowie" w:date="2025-03-03T15:39:00Z" w16du:dateUtc="2025-03-03T15:39:00Z"/>
              <w:rFonts w:eastAsiaTheme="minorEastAsia"/>
              <w:noProof/>
              <w:kern w:val="2"/>
              <w:sz w:val="24"/>
              <w:szCs w:val="24"/>
              <w:lang w:eastAsia="en-GB"/>
              <w14:ligatures w14:val="standardContextual"/>
            </w:rPr>
          </w:pPr>
          <w:ins w:id="3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Second PC Module</w:t>
            </w:r>
            <w:r>
              <w:rPr>
                <w:noProof/>
                <w:webHidden/>
              </w:rPr>
              <w:tab/>
            </w:r>
            <w:r>
              <w:rPr>
                <w:noProof/>
                <w:webHidden/>
              </w:rPr>
              <w:fldChar w:fldCharType="begin"/>
            </w:r>
            <w:r>
              <w:rPr>
                <w:noProof/>
                <w:webHidden/>
              </w:rPr>
              <w:instrText xml:space="preserve"> PAGEREF _Toc191908780 \h </w:instrText>
            </w:r>
            <w:r>
              <w:rPr>
                <w:noProof/>
                <w:webHidden/>
              </w:rPr>
            </w:r>
          </w:ins>
          <w:r>
            <w:rPr>
              <w:noProof/>
              <w:webHidden/>
            </w:rPr>
            <w:fldChar w:fldCharType="separate"/>
          </w:r>
          <w:ins w:id="38" w:author="Andrew Instone-Cowie" w:date="2025-03-03T15:44:00Z" w16du:dateUtc="2025-03-03T15:44:00Z">
            <w:r w:rsidR="00AA5C58">
              <w:rPr>
                <w:noProof/>
                <w:webHidden/>
              </w:rPr>
              <w:t>12</w:t>
            </w:r>
          </w:ins>
          <w:ins w:id="39" w:author="Andrew Instone-Cowie" w:date="2025-03-03T15:39:00Z" w16du:dateUtc="2025-03-03T15:39:00Z">
            <w:r>
              <w:rPr>
                <w:noProof/>
                <w:webHidden/>
              </w:rPr>
              <w:fldChar w:fldCharType="end"/>
            </w:r>
            <w:r w:rsidRPr="004574E7">
              <w:rPr>
                <w:rStyle w:val="Hyperlink"/>
                <w:noProof/>
              </w:rPr>
              <w:fldChar w:fldCharType="end"/>
            </w:r>
          </w:ins>
        </w:p>
        <w:p w14:paraId="4B6E0CEB" w14:textId="2D933CB9" w:rsidR="00871702" w:rsidRDefault="00871702">
          <w:pPr>
            <w:pStyle w:val="TOC2"/>
            <w:tabs>
              <w:tab w:val="right" w:leader="dot" w:pos="9016"/>
            </w:tabs>
            <w:rPr>
              <w:ins w:id="40" w:author="Andrew Instone-Cowie" w:date="2025-03-03T15:39:00Z" w16du:dateUtc="2025-03-03T15:39:00Z"/>
              <w:rFonts w:eastAsiaTheme="minorEastAsia"/>
              <w:noProof/>
              <w:kern w:val="2"/>
              <w:sz w:val="24"/>
              <w:szCs w:val="24"/>
              <w:lang w:eastAsia="en-GB"/>
              <w14:ligatures w14:val="standardContextual"/>
            </w:rPr>
          </w:pPr>
          <w:ins w:id="4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w:t>
            </w:r>
            <w:r>
              <w:rPr>
                <w:noProof/>
                <w:webHidden/>
              </w:rPr>
              <w:tab/>
            </w:r>
            <w:r>
              <w:rPr>
                <w:noProof/>
                <w:webHidden/>
              </w:rPr>
              <w:fldChar w:fldCharType="begin"/>
            </w:r>
            <w:r>
              <w:rPr>
                <w:noProof/>
                <w:webHidden/>
              </w:rPr>
              <w:instrText xml:space="preserve"> PAGEREF _Toc191908781 \h </w:instrText>
            </w:r>
            <w:r>
              <w:rPr>
                <w:noProof/>
                <w:webHidden/>
              </w:rPr>
            </w:r>
          </w:ins>
          <w:r>
            <w:rPr>
              <w:noProof/>
              <w:webHidden/>
            </w:rPr>
            <w:fldChar w:fldCharType="separate"/>
          </w:r>
          <w:ins w:id="42" w:author="Andrew Instone-Cowie" w:date="2025-03-03T15:44:00Z" w16du:dateUtc="2025-03-03T15:44:00Z">
            <w:r w:rsidR="00AA5C58">
              <w:rPr>
                <w:noProof/>
                <w:webHidden/>
              </w:rPr>
              <w:t>13</w:t>
            </w:r>
          </w:ins>
          <w:ins w:id="43" w:author="Andrew Instone-Cowie" w:date="2025-03-03T15:39:00Z" w16du:dateUtc="2025-03-03T15:39:00Z">
            <w:r>
              <w:rPr>
                <w:noProof/>
                <w:webHidden/>
              </w:rPr>
              <w:fldChar w:fldCharType="end"/>
            </w:r>
            <w:r w:rsidRPr="004574E7">
              <w:rPr>
                <w:rStyle w:val="Hyperlink"/>
                <w:noProof/>
              </w:rPr>
              <w:fldChar w:fldCharType="end"/>
            </w:r>
          </w:ins>
        </w:p>
        <w:p w14:paraId="57F27839" w14:textId="3E22656E" w:rsidR="00871702" w:rsidRDefault="00871702">
          <w:pPr>
            <w:pStyle w:val="TOC1"/>
            <w:tabs>
              <w:tab w:val="right" w:leader="dot" w:pos="9016"/>
            </w:tabs>
            <w:rPr>
              <w:ins w:id="44" w:author="Andrew Instone-Cowie" w:date="2025-03-03T15:39:00Z" w16du:dateUtc="2025-03-03T15:39:00Z"/>
              <w:rFonts w:eastAsiaTheme="minorEastAsia"/>
              <w:noProof/>
              <w:kern w:val="2"/>
              <w:sz w:val="24"/>
              <w:szCs w:val="24"/>
              <w:lang w:eastAsia="en-GB"/>
              <w14:ligatures w14:val="standardContextual"/>
            </w:rPr>
          </w:pPr>
          <w:ins w:id="4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Overview</w:t>
            </w:r>
            <w:r>
              <w:rPr>
                <w:noProof/>
                <w:webHidden/>
              </w:rPr>
              <w:tab/>
            </w:r>
            <w:r>
              <w:rPr>
                <w:noProof/>
                <w:webHidden/>
              </w:rPr>
              <w:fldChar w:fldCharType="begin"/>
            </w:r>
            <w:r>
              <w:rPr>
                <w:noProof/>
                <w:webHidden/>
              </w:rPr>
              <w:instrText xml:space="preserve"> PAGEREF _Toc191908782 \h </w:instrText>
            </w:r>
            <w:r>
              <w:rPr>
                <w:noProof/>
                <w:webHidden/>
              </w:rPr>
            </w:r>
          </w:ins>
          <w:r>
            <w:rPr>
              <w:noProof/>
              <w:webHidden/>
            </w:rPr>
            <w:fldChar w:fldCharType="separate"/>
          </w:r>
          <w:ins w:id="46" w:author="Andrew Instone-Cowie" w:date="2025-03-03T15:44:00Z" w16du:dateUtc="2025-03-03T15:44:00Z">
            <w:r w:rsidR="00AA5C58">
              <w:rPr>
                <w:noProof/>
                <w:webHidden/>
              </w:rPr>
              <w:t>14</w:t>
            </w:r>
          </w:ins>
          <w:ins w:id="47" w:author="Andrew Instone-Cowie" w:date="2025-03-03T15:39:00Z" w16du:dateUtc="2025-03-03T15:39:00Z">
            <w:r>
              <w:rPr>
                <w:noProof/>
                <w:webHidden/>
              </w:rPr>
              <w:fldChar w:fldCharType="end"/>
            </w:r>
            <w:r w:rsidRPr="004574E7">
              <w:rPr>
                <w:rStyle w:val="Hyperlink"/>
                <w:noProof/>
              </w:rPr>
              <w:fldChar w:fldCharType="end"/>
            </w:r>
          </w:ins>
        </w:p>
        <w:p w14:paraId="0BFB0F48" w14:textId="55F2CFF0" w:rsidR="00871702" w:rsidRDefault="00871702">
          <w:pPr>
            <w:pStyle w:val="TOC2"/>
            <w:tabs>
              <w:tab w:val="right" w:leader="dot" w:pos="9016"/>
            </w:tabs>
            <w:rPr>
              <w:ins w:id="48" w:author="Andrew Instone-Cowie" w:date="2025-03-03T15:39:00Z" w16du:dateUtc="2025-03-03T15:39:00Z"/>
              <w:rFonts w:eastAsiaTheme="minorEastAsia"/>
              <w:noProof/>
              <w:kern w:val="2"/>
              <w:sz w:val="24"/>
              <w:szCs w:val="24"/>
              <w:lang w:eastAsia="en-GB"/>
              <w14:ligatures w14:val="standardContextual"/>
            </w:rPr>
          </w:pPr>
          <w:ins w:id="4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Bell Sensing Methods</w:t>
            </w:r>
            <w:r>
              <w:rPr>
                <w:noProof/>
                <w:webHidden/>
              </w:rPr>
              <w:tab/>
            </w:r>
            <w:r>
              <w:rPr>
                <w:noProof/>
                <w:webHidden/>
              </w:rPr>
              <w:fldChar w:fldCharType="begin"/>
            </w:r>
            <w:r>
              <w:rPr>
                <w:noProof/>
                <w:webHidden/>
              </w:rPr>
              <w:instrText xml:space="preserve"> PAGEREF _Toc191908783 \h </w:instrText>
            </w:r>
            <w:r>
              <w:rPr>
                <w:noProof/>
                <w:webHidden/>
              </w:rPr>
            </w:r>
          </w:ins>
          <w:r>
            <w:rPr>
              <w:noProof/>
              <w:webHidden/>
            </w:rPr>
            <w:fldChar w:fldCharType="separate"/>
          </w:r>
          <w:ins w:id="50" w:author="Andrew Instone-Cowie" w:date="2025-03-03T15:44:00Z" w16du:dateUtc="2025-03-03T15:44:00Z">
            <w:r w:rsidR="00AA5C58">
              <w:rPr>
                <w:noProof/>
                <w:webHidden/>
              </w:rPr>
              <w:t>14</w:t>
            </w:r>
          </w:ins>
          <w:ins w:id="51" w:author="Andrew Instone-Cowie" w:date="2025-03-03T15:39:00Z" w16du:dateUtc="2025-03-03T15:39:00Z">
            <w:r>
              <w:rPr>
                <w:noProof/>
                <w:webHidden/>
              </w:rPr>
              <w:fldChar w:fldCharType="end"/>
            </w:r>
            <w:r w:rsidRPr="004574E7">
              <w:rPr>
                <w:rStyle w:val="Hyperlink"/>
                <w:noProof/>
              </w:rPr>
              <w:fldChar w:fldCharType="end"/>
            </w:r>
          </w:ins>
        </w:p>
        <w:p w14:paraId="3985F833" w14:textId="6E9CE04B" w:rsidR="00871702" w:rsidRDefault="00871702">
          <w:pPr>
            <w:pStyle w:val="TOC3"/>
            <w:tabs>
              <w:tab w:val="right" w:leader="dot" w:pos="9016"/>
            </w:tabs>
            <w:rPr>
              <w:ins w:id="52" w:author="Andrew Instone-Cowie" w:date="2025-03-03T15:39:00Z" w16du:dateUtc="2025-03-03T15:39:00Z"/>
              <w:noProof/>
              <w:kern w:val="2"/>
              <w:sz w:val="24"/>
              <w:szCs w:val="24"/>
              <w:lang w:val="en-GB" w:eastAsia="en-GB"/>
              <w14:ligatures w14:val="standardContextual"/>
            </w:rPr>
          </w:pPr>
          <w:ins w:id="5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Types</w:t>
            </w:r>
            <w:r>
              <w:rPr>
                <w:noProof/>
                <w:webHidden/>
              </w:rPr>
              <w:tab/>
            </w:r>
            <w:r>
              <w:rPr>
                <w:noProof/>
                <w:webHidden/>
              </w:rPr>
              <w:fldChar w:fldCharType="begin"/>
            </w:r>
            <w:r>
              <w:rPr>
                <w:noProof/>
                <w:webHidden/>
              </w:rPr>
              <w:instrText xml:space="preserve"> PAGEREF _Toc191908784 \h </w:instrText>
            </w:r>
            <w:r>
              <w:rPr>
                <w:noProof/>
                <w:webHidden/>
              </w:rPr>
            </w:r>
          </w:ins>
          <w:r>
            <w:rPr>
              <w:noProof/>
              <w:webHidden/>
            </w:rPr>
            <w:fldChar w:fldCharType="separate"/>
          </w:r>
          <w:ins w:id="54" w:author="Andrew Instone-Cowie" w:date="2025-03-03T15:44:00Z" w16du:dateUtc="2025-03-03T15:44:00Z">
            <w:r w:rsidR="00AA5C58">
              <w:rPr>
                <w:noProof/>
                <w:webHidden/>
              </w:rPr>
              <w:t>14</w:t>
            </w:r>
          </w:ins>
          <w:ins w:id="55" w:author="Andrew Instone-Cowie" w:date="2025-03-03T15:39:00Z" w16du:dateUtc="2025-03-03T15:39:00Z">
            <w:r>
              <w:rPr>
                <w:noProof/>
                <w:webHidden/>
              </w:rPr>
              <w:fldChar w:fldCharType="end"/>
            </w:r>
            <w:r w:rsidRPr="004574E7">
              <w:rPr>
                <w:rStyle w:val="Hyperlink"/>
                <w:noProof/>
              </w:rPr>
              <w:fldChar w:fldCharType="end"/>
            </w:r>
          </w:ins>
        </w:p>
        <w:p w14:paraId="638F9B76" w14:textId="53C8B614" w:rsidR="00871702" w:rsidRDefault="00871702">
          <w:pPr>
            <w:pStyle w:val="TOC2"/>
            <w:tabs>
              <w:tab w:val="right" w:leader="dot" w:pos="9016"/>
            </w:tabs>
            <w:rPr>
              <w:ins w:id="56" w:author="Andrew Instone-Cowie" w:date="2025-03-03T15:39:00Z" w16du:dateUtc="2025-03-03T15:39:00Z"/>
              <w:rFonts w:eastAsiaTheme="minorEastAsia"/>
              <w:noProof/>
              <w:kern w:val="2"/>
              <w:sz w:val="24"/>
              <w:szCs w:val="24"/>
              <w:lang w:eastAsia="en-GB"/>
              <w14:ligatures w14:val="standardContextual"/>
            </w:rPr>
          </w:pPr>
          <w:ins w:id="5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Single vs Dual Trigger</w:t>
            </w:r>
            <w:r>
              <w:rPr>
                <w:noProof/>
                <w:webHidden/>
              </w:rPr>
              <w:tab/>
            </w:r>
            <w:r>
              <w:rPr>
                <w:noProof/>
                <w:webHidden/>
              </w:rPr>
              <w:fldChar w:fldCharType="begin"/>
            </w:r>
            <w:r>
              <w:rPr>
                <w:noProof/>
                <w:webHidden/>
              </w:rPr>
              <w:instrText xml:space="preserve"> PAGEREF _Toc191908785 \h </w:instrText>
            </w:r>
            <w:r>
              <w:rPr>
                <w:noProof/>
                <w:webHidden/>
              </w:rPr>
            </w:r>
          </w:ins>
          <w:r>
            <w:rPr>
              <w:noProof/>
              <w:webHidden/>
            </w:rPr>
            <w:fldChar w:fldCharType="separate"/>
          </w:r>
          <w:ins w:id="58" w:author="Andrew Instone-Cowie" w:date="2025-03-03T15:44:00Z" w16du:dateUtc="2025-03-03T15:44:00Z">
            <w:r w:rsidR="00AA5C58">
              <w:rPr>
                <w:noProof/>
                <w:webHidden/>
              </w:rPr>
              <w:t>15</w:t>
            </w:r>
          </w:ins>
          <w:ins w:id="59" w:author="Andrew Instone-Cowie" w:date="2025-03-03T15:39:00Z" w16du:dateUtc="2025-03-03T15:39:00Z">
            <w:r>
              <w:rPr>
                <w:noProof/>
                <w:webHidden/>
              </w:rPr>
              <w:fldChar w:fldCharType="end"/>
            </w:r>
            <w:r w:rsidRPr="004574E7">
              <w:rPr>
                <w:rStyle w:val="Hyperlink"/>
                <w:noProof/>
              </w:rPr>
              <w:fldChar w:fldCharType="end"/>
            </w:r>
          </w:ins>
        </w:p>
        <w:p w14:paraId="174BDD07" w14:textId="0D2E1F44" w:rsidR="00871702" w:rsidRDefault="00871702">
          <w:pPr>
            <w:pStyle w:val="TOC3"/>
            <w:tabs>
              <w:tab w:val="right" w:leader="dot" w:pos="9016"/>
            </w:tabs>
            <w:rPr>
              <w:ins w:id="60" w:author="Andrew Instone-Cowie" w:date="2025-03-03T15:39:00Z" w16du:dateUtc="2025-03-03T15:39:00Z"/>
              <w:noProof/>
              <w:kern w:val="2"/>
              <w:sz w:val="24"/>
              <w:szCs w:val="24"/>
              <w:lang w:val="en-GB" w:eastAsia="en-GB"/>
              <w14:ligatures w14:val="standardContextual"/>
            </w:rPr>
          </w:pPr>
          <w:ins w:id="6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Dual Triggers</w:t>
            </w:r>
            <w:r>
              <w:rPr>
                <w:noProof/>
                <w:webHidden/>
              </w:rPr>
              <w:tab/>
            </w:r>
            <w:r>
              <w:rPr>
                <w:noProof/>
                <w:webHidden/>
              </w:rPr>
              <w:fldChar w:fldCharType="begin"/>
            </w:r>
            <w:r>
              <w:rPr>
                <w:noProof/>
                <w:webHidden/>
              </w:rPr>
              <w:instrText xml:space="preserve"> PAGEREF _Toc191908786 \h </w:instrText>
            </w:r>
            <w:r>
              <w:rPr>
                <w:noProof/>
                <w:webHidden/>
              </w:rPr>
            </w:r>
          </w:ins>
          <w:r>
            <w:rPr>
              <w:noProof/>
              <w:webHidden/>
            </w:rPr>
            <w:fldChar w:fldCharType="separate"/>
          </w:r>
          <w:ins w:id="62" w:author="Andrew Instone-Cowie" w:date="2025-03-03T15:44:00Z" w16du:dateUtc="2025-03-03T15:44:00Z">
            <w:r w:rsidR="00AA5C58">
              <w:rPr>
                <w:noProof/>
                <w:webHidden/>
              </w:rPr>
              <w:t>15</w:t>
            </w:r>
          </w:ins>
          <w:ins w:id="63" w:author="Andrew Instone-Cowie" w:date="2025-03-03T15:39:00Z" w16du:dateUtc="2025-03-03T15:39:00Z">
            <w:r>
              <w:rPr>
                <w:noProof/>
                <w:webHidden/>
              </w:rPr>
              <w:fldChar w:fldCharType="end"/>
            </w:r>
            <w:r w:rsidRPr="004574E7">
              <w:rPr>
                <w:rStyle w:val="Hyperlink"/>
                <w:noProof/>
              </w:rPr>
              <w:fldChar w:fldCharType="end"/>
            </w:r>
          </w:ins>
        </w:p>
        <w:p w14:paraId="546B233E" w14:textId="5F923EAA" w:rsidR="00871702" w:rsidRDefault="00871702">
          <w:pPr>
            <w:pStyle w:val="TOC3"/>
            <w:tabs>
              <w:tab w:val="right" w:leader="dot" w:pos="9016"/>
            </w:tabs>
            <w:rPr>
              <w:ins w:id="64" w:author="Andrew Instone-Cowie" w:date="2025-03-03T15:39:00Z" w16du:dateUtc="2025-03-03T15:39:00Z"/>
              <w:noProof/>
              <w:kern w:val="2"/>
              <w:sz w:val="24"/>
              <w:szCs w:val="24"/>
              <w:lang w:val="en-GB" w:eastAsia="en-GB"/>
              <w14:ligatures w14:val="standardContextual"/>
            </w:rPr>
          </w:pPr>
          <w:ins w:id="6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Single Trigger</w:t>
            </w:r>
            <w:r>
              <w:rPr>
                <w:noProof/>
                <w:webHidden/>
              </w:rPr>
              <w:tab/>
            </w:r>
            <w:r>
              <w:rPr>
                <w:noProof/>
                <w:webHidden/>
              </w:rPr>
              <w:fldChar w:fldCharType="begin"/>
            </w:r>
            <w:r>
              <w:rPr>
                <w:noProof/>
                <w:webHidden/>
              </w:rPr>
              <w:instrText xml:space="preserve"> PAGEREF _Toc191908787 \h </w:instrText>
            </w:r>
            <w:r>
              <w:rPr>
                <w:noProof/>
                <w:webHidden/>
              </w:rPr>
            </w:r>
          </w:ins>
          <w:r>
            <w:rPr>
              <w:noProof/>
              <w:webHidden/>
            </w:rPr>
            <w:fldChar w:fldCharType="separate"/>
          </w:r>
          <w:ins w:id="66" w:author="Andrew Instone-Cowie" w:date="2025-03-03T15:44:00Z" w16du:dateUtc="2025-03-03T15:44:00Z">
            <w:r w:rsidR="00AA5C58">
              <w:rPr>
                <w:noProof/>
                <w:webHidden/>
              </w:rPr>
              <w:t>16</w:t>
            </w:r>
          </w:ins>
          <w:ins w:id="67" w:author="Andrew Instone-Cowie" w:date="2025-03-03T15:39:00Z" w16du:dateUtc="2025-03-03T15:39:00Z">
            <w:r>
              <w:rPr>
                <w:noProof/>
                <w:webHidden/>
              </w:rPr>
              <w:fldChar w:fldCharType="end"/>
            </w:r>
            <w:r w:rsidRPr="004574E7">
              <w:rPr>
                <w:rStyle w:val="Hyperlink"/>
                <w:noProof/>
              </w:rPr>
              <w:fldChar w:fldCharType="end"/>
            </w:r>
          </w:ins>
        </w:p>
        <w:p w14:paraId="2D33E93A" w14:textId="703083C1" w:rsidR="00871702" w:rsidRDefault="00871702">
          <w:pPr>
            <w:pStyle w:val="TOC1"/>
            <w:tabs>
              <w:tab w:val="right" w:leader="dot" w:pos="9016"/>
            </w:tabs>
            <w:rPr>
              <w:ins w:id="68" w:author="Andrew Instone-Cowie" w:date="2025-03-03T15:39:00Z" w16du:dateUtc="2025-03-03T15:39:00Z"/>
              <w:rFonts w:eastAsiaTheme="minorEastAsia"/>
              <w:noProof/>
              <w:kern w:val="2"/>
              <w:sz w:val="24"/>
              <w:szCs w:val="24"/>
              <w:lang w:eastAsia="en-GB"/>
              <w14:ligatures w14:val="standardContextual"/>
            </w:rPr>
          </w:pPr>
          <w:ins w:id="6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Hardware</w:t>
            </w:r>
            <w:r>
              <w:rPr>
                <w:noProof/>
                <w:webHidden/>
              </w:rPr>
              <w:tab/>
            </w:r>
            <w:r>
              <w:rPr>
                <w:noProof/>
                <w:webHidden/>
              </w:rPr>
              <w:fldChar w:fldCharType="begin"/>
            </w:r>
            <w:r>
              <w:rPr>
                <w:noProof/>
                <w:webHidden/>
              </w:rPr>
              <w:instrText xml:space="preserve"> PAGEREF _Toc191908788 \h </w:instrText>
            </w:r>
            <w:r>
              <w:rPr>
                <w:noProof/>
                <w:webHidden/>
              </w:rPr>
            </w:r>
          </w:ins>
          <w:r>
            <w:rPr>
              <w:noProof/>
              <w:webHidden/>
            </w:rPr>
            <w:fldChar w:fldCharType="separate"/>
          </w:r>
          <w:ins w:id="70" w:author="Andrew Instone-Cowie" w:date="2025-03-03T15:44:00Z" w16du:dateUtc="2025-03-03T15:44:00Z">
            <w:r w:rsidR="00AA5C58">
              <w:rPr>
                <w:noProof/>
                <w:webHidden/>
              </w:rPr>
              <w:t>18</w:t>
            </w:r>
          </w:ins>
          <w:ins w:id="71" w:author="Andrew Instone-Cowie" w:date="2025-03-03T15:39:00Z" w16du:dateUtc="2025-03-03T15:39:00Z">
            <w:r>
              <w:rPr>
                <w:noProof/>
                <w:webHidden/>
              </w:rPr>
              <w:fldChar w:fldCharType="end"/>
            </w:r>
            <w:r w:rsidRPr="004574E7">
              <w:rPr>
                <w:rStyle w:val="Hyperlink"/>
                <w:noProof/>
              </w:rPr>
              <w:fldChar w:fldCharType="end"/>
            </w:r>
          </w:ins>
        </w:p>
        <w:p w14:paraId="3B871888" w14:textId="54777FA0" w:rsidR="00871702" w:rsidRDefault="00871702">
          <w:pPr>
            <w:pStyle w:val="TOC2"/>
            <w:tabs>
              <w:tab w:val="right" w:leader="dot" w:pos="9016"/>
            </w:tabs>
            <w:rPr>
              <w:ins w:id="72" w:author="Andrew Instone-Cowie" w:date="2025-03-03T15:39:00Z" w16du:dateUtc="2025-03-03T15:39:00Z"/>
              <w:rFonts w:eastAsiaTheme="minorEastAsia"/>
              <w:noProof/>
              <w:kern w:val="2"/>
              <w:sz w:val="24"/>
              <w:szCs w:val="24"/>
              <w:lang w:eastAsia="en-GB"/>
              <w14:ligatures w14:val="standardContextual"/>
            </w:rPr>
          </w:pPr>
          <w:ins w:id="7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"_Toc191908789"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Overview</w:t>
            </w:r>
            <w:r>
              <w:rPr>
                <w:noProof/>
                <w:webHidden/>
              </w:rPr>
              <w:tab/>
            </w:r>
            <w:r>
              <w:rPr>
                <w:noProof/>
                <w:webHidden/>
              </w:rPr>
              <w:fldChar w:fldCharType="begin"/>
            </w:r>
            <w:r>
              <w:rPr>
                <w:noProof/>
                <w:webHidden/>
              </w:rPr>
              <w:instrText xml:space="preserve"> PAGEREF _Toc191908789 \h </w:instrText>
            </w:r>
            <w:r>
              <w:rPr>
                <w:noProof/>
                <w:webHidden/>
              </w:rPr>
            </w:r>
          </w:ins>
          <w:r>
            <w:rPr>
              <w:noProof/>
              <w:webHidden/>
            </w:rPr>
            <w:fldChar w:fldCharType="separate"/>
          </w:r>
          <w:ins w:id="74" w:author="Andrew Instone-Cowie" w:date="2025-03-03T15:44:00Z" w16du:dateUtc="2025-03-03T15:44:00Z">
            <w:r w:rsidR="00AA5C58">
              <w:rPr>
                <w:noProof/>
                <w:webHidden/>
              </w:rPr>
              <w:t>18</w:t>
            </w:r>
          </w:ins>
          <w:ins w:id="75" w:author="Andrew Instone-Cowie" w:date="2025-03-03T15:39:00Z" w16du:dateUtc="2025-03-03T15:39:00Z">
            <w:r>
              <w:rPr>
                <w:noProof/>
                <w:webHidden/>
              </w:rPr>
              <w:fldChar w:fldCharType="end"/>
            </w:r>
            <w:r w:rsidRPr="004574E7">
              <w:rPr>
                <w:rStyle w:val="Hyperlink"/>
                <w:noProof/>
              </w:rPr>
              <w:fldChar w:fldCharType="end"/>
            </w:r>
          </w:ins>
        </w:p>
        <w:p w14:paraId="48C4F7AA" w14:textId="3BADC591" w:rsidR="00871702" w:rsidRDefault="00871702">
          <w:pPr>
            <w:pStyle w:val="TOC2"/>
            <w:tabs>
              <w:tab w:val="right" w:leader="dot" w:pos="9016"/>
            </w:tabs>
            <w:rPr>
              <w:ins w:id="76" w:author="Andrew Instone-Cowie" w:date="2025-03-03T15:39:00Z" w16du:dateUtc="2025-03-03T15:39:00Z"/>
              <w:rFonts w:eastAsiaTheme="minorEastAsia"/>
              <w:noProof/>
              <w:kern w:val="2"/>
              <w:sz w:val="24"/>
              <w:szCs w:val="24"/>
              <w:lang w:eastAsia="en-GB"/>
              <w14:ligatures w14:val="standardContextual"/>
            </w:rPr>
          </w:pPr>
          <w:ins w:id="7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Hardware Options</w:t>
            </w:r>
            <w:r>
              <w:rPr>
                <w:noProof/>
                <w:webHidden/>
              </w:rPr>
              <w:tab/>
            </w:r>
            <w:r>
              <w:rPr>
                <w:noProof/>
                <w:webHidden/>
              </w:rPr>
              <w:fldChar w:fldCharType="begin"/>
            </w:r>
            <w:r>
              <w:rPr>
                <w:noProof/>
                <w:webHidden/>
              </w:rPr>
              <w:instrText xml:space="preserve"> PAGEREF _Toc191908790 \h </w:instrText>
            </w:r>
            <w:r>
              <w:rPr>
                <w:noProof/>
                <w:webHidden/>
              </w:rPr>
            </w:r>
          </w:ins>
          <w:r>
            <w:rPr>
              <w:noProof/>
              <w:webHidden/>
            </w:rPr>
            <w:fldChar w:fldCharType="separate"/>
          </w:r>
          <w:ins w:id="78" w:author="Andrew Instone-Cowie" w:date="2025-03-03T15:44:00Z" w16du:dateUtc="2025-03-03T15:44:00Z">
            <w:r w:rsidR="00AA5C58">
              <w:rPr>
                <w:noProof/>
                <w:webHidden/>
              </w:rPr>
              <w:t>18</w:t>
            </w:r>
          </w:ins>
          <w:ins w:id="79" w:author="Andrew Instone-Cowie" w:date="2025-03-03T15:39:00Z" w16du:dateUtc="2025-03-03T15:39:00Z">
            <w:r>
              <w:rPr>
                <w:noProof/>
                <w:webHidden/>
              </w:rPr>
              <w:fldChar w:fldCharType="end"/>
            </w:r>
            <w:r w:rsidRPr="004574E7">
              <w:rPr>
                <w:rStyle w:val="Hyperlink"/>
                <w:noProof/>
              </w:rPr>
              <w:fldChar w:fldCharType="end"/>
            </w:r>
          </w:ins>
        </w:p>
        <w:p w14:paraId="475E21EE" w14:textId="36A08C1F" w:rsidR="00871702" w:rsidRDefault="00871702">
          <w:pPr>
            <w:pStyle w:val="TOC2"/>
            <w:tabs>
              <w:tab w:val="right" w:leader="dot" w:pos="9016"/>
            </w:tabs>
            <w:rPr>
              <w:ins w:id="80" w:author="Andrew Instone-Cowie" w:date="2025-03-03T15:39:00Z" w16du:dateUtc="2025-03-03T15:39:00Z"/>
              <w:rFonts w:eastAsiaTheme="minorEastAsia"/>
              <w:noProof/>
              <w:kern w:val="2"/>
              <w:sz w:val="24"/>
              <w:szCs w:val="24"/>
              <w:lang w:eastAsia="en-GB"/>
              <w14:ligatures w14:val="standardContextual"/>
            </w:rPr>
          </w:pPr>
          <w:ins w:id="8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Hardware Interrupts</w:t>
            </w:r>
            <w:r>
              <w:rPr>
                <w:noProof/>
                <w:webHidden/>
              </w:rPr>
              <w:tab/>
            </w:r>
            <w:r>
              <w:rPr>
                <w:noProof/>
                <w:webHidden/>
              </w:rPr>
              <w:fldChar w:fldCharType="begin"/>
            </w:r>
            <w:r>
              <w:rPr>
                <w:noProof/>
                <w:webHidden/>
              </w:rPr>
              <w:instrText xml:space="preserve"> PAGEREF _Toc191908791 \h </w:instrText>
            </w:r>
            <w:r>
              <w:rPr>
                <w:noProof/>
                <w:webHidden/>
              </w:rPr>
            </w:r>
          </w:ins>
          <w:r>
            <w:rPr>
              <w:noProof/>
              <w:webHidden/>
            </w:rPr>
            <w:fldChar w:fldCharType="separate"/>
          </w:r>
          <w:ins w:id="82" w:author="Andrew Instone-Cowie" w:date="2025-03-03T15:44:00Z" w16du:dateUtc="2025-03-03T15:44:00Z">
            <w:r w:rsidR="00AA5C58">
              <w:rPr>
                <w:noProof/>
                <w:webHidden/>
              </w:rPr>
              <w:t>18</w:t>
            </w:r>
          </w:ins>
          <w:ins w:id="83" w:author="Andrew Instone-Cowie" w:date="2025-03-03T15:39:00Z" w16du:dateUtc="2025-03-03T15:39:00Z">
            <w:r>
              <w:rPr>
                <w:noProof/>
                <w:webHidden/>
              </w:rPr>
              <w:fldChar w:fldCharType="end"/>
            </w:r>
            <w:r w:rsidRPr="004574E7">
              <w:rPr>
                <w:rStyle w:val="Hyperlink"/>
                <w:noProof/>
              </w:rPr>
              <w:fldChar w:fldCharType="end"/>
            </w:r>
          </w:ins>
        </w:p>
        <w:p w14:paraId="014873E4" w14:textId="6798F2A9" w:rsidR="00871702" w:rsidRDefault="00871702">
          <w:pPr>
            <w:pStyle w:val="TOC2"/>
            <w:tabs>
              <w:tab w:val="right" w:leader="dot" w:pos="9016"/>
            </w:tabs>
            <w:rPr>
              <w:ins w:id="84" w:author="Andrew Instone-Cowie" w:date="2025-03-03T15:39:00Z" w16du:dateUtc="2025-03-03T15:39:00Z"/>
              <w:rFonts w:eastAsiaTheme="minorEastAsia"/>
              <w:noProof/>
              <w:kern w:val="2"/>
              <w:sz w:val="24"/>
              <w:szCs w:val="24"/>
              <w:lang w:eastAsia="en-GB"/>
              <w14:ligatures w14:val="standardContextual"/>
            </w:rPr>
          </w:pPr>
          <w:ins w:id="8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Hardware</w:t>
            </w:r>
            <w:r>
              <w:rPr>
                <w:noProof/>
                <w:webHidden/>
              </w:rPr>
              <w:tab/>
            </w:r>
            <w:r>
              <w:rPr>
                <w:noProof/>
                <w:webHidden/>
              </w:rPr>
              <w:fldChar w:fldCharType="begin"/>
            </w:r>
            <w:r>
              <w:rPr>
                <w:noProof/>
                <w:webHidden/>
              </w:rPr>
              <w:instrText xml:space="preserve"> PAGEREF _Toc191908792 \h </w:instrText>
            </w:r>
            <w:r>
              <w:rPr>
                <w:noProof/>
                <w:webHidden/>
              </w:rPr>
            </w:r>
          </w:ins>
          <w:r>
            <w:rPr>
              <w:noProof/>
              <w:webHidden/>
            </w:rPr>
            <w:fldChar w:fldCharType="separate"/>
          </w:r>
          <w:ins w:id="86" w:author="Andrew Instone-Cowie" w:date="2025-03-03T15:44:00Z" w16du:dateUtc="2025-03-03T15:44:00Z">
            <w:r w:rsidR="00AA5C58">
              <w:rPr>
                <w:noProof/>
                <w:webHidden/>
              </w:rPr>
              <w:t>19</w:t>
            </w:r>
          </w:ins>
          <w:ins w:id="87" w:author="Andrew Instone-Cowie" w:date="2025-03-03T15:39:00Z" w16du:dateUtc="2025-03-03T15:39:00Z">
            <w:r>
              <w:rPr>
                <w:noProof/>
                <w:webHidden/>
              </w:rPr>
              <w:fldChar w:fldCharType="end"/>
            </w:r>
            <w:r w:rsidRPr="004574E7">
              <w:rPr>
                <w:rStyle w:val="Hyperlink"/>
                <w:noProof/>
              </w:rPr>
              <w:fldChar w:fldCharType="end"/>
            </w:r>
          </w:ins>
        </w:p>
        <w:p w14:paraId="5392AFCB" w14:textId="74BAEF70" w:rsidR="00871702" w:rsidRDefault="00871702">
          <w:pPr>
            <w:pStyle w:val="TOC2"/>
            <w:tabs>
              <w:tab w:val="right" w:leader="dot" w:pos="9016"/>
            </w:tabs>
            <w:rPr>
              <w:ins w:id="88" w:author="Andrew Instone-Cowie" w:date="2025-03-03T15:39:00Z" w16du:dateUtc="2025-03-03T15:39:00Z"/>
              <w:rFonts w:eastAsiaTheme="minorEastAsia"/>
              <w:noProof/>
              <w:kern w:val="2"/>
              <w:sz w:val="24"/>
              <w:szCs w:val="24"/>
              <w:lang w:eastAsia="en-GB"/>
              <w14:ligatures w14:val="standardContextual"/>
            </w:rPr>
          </w:pPr>
          <w:ins w:id="8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Serial Line Driver</w:t>
            </w:r>
            <w:r>
              <w:rPr>
                <w:noProof/>
                <w:webHidden/>
              </w:rPr>
              <w:tab/>
            </w:r>
            <w:r>
              <w:rPr>
                <w:noProof/>
                <w:webHidden/>
              </w:rPr>
              <w:fldChar w:fldCharType="begin"/>
            </w:r>
            <w:r>
              <w:rPr>
                <w:noProof/>
                <w:webHidden/>
              </w:rPr>
              <w:instrText xml:space="preserve"> PAGEREF _Toc191908793 \h </w:instrText>
            </w:r>
            <w:r>
              <w:rPr>
                <w:noProof/>
                <w:webHidden/>
              </w:rPr>
            </w:r>
          </w:ins>
          <w:r>
            <w:rPr>
              <w:noProof/>
              <w:webHidden/>
            </w:rPr>
            <w:fldChar w:fldCharType="separate"/>
          </w:r>
          <w:ins w:id="90" w:author="Andrew Instone-Cowie" w:date="2025-03-03T15:44:00Z" w16du:dateUtc="2025-03-03T15:44:00Z">
            <w:r w:rsidR="00AA5C58">
              <w:rPr>
                <w:noProof/>
                <w:webHidden/>
              </w:rPr>
              <w:t>19</w:t>
            </w:r>
          </w:ins>
          <w:ins w:id="91" w:author="Andrew Instone-Cowie" w:date="2025-03-03T15:39:00Z" w16du:dateUtc="2025-03-03T15:39:00Z">
            <w:r>
              <w:rPr>
                <w:noProof/>
                <w:webHidden/>
              </w:rPr>
              <w:fldChar w:fldCharType="end"/>
            </w:r>
            <w:r w:rsidRPr="004574E7">
              <w:rPr>
                <w:rStyle w:val="Hyperlink"/>
                <w:noProof/>
              </w:rPr>
              <w:fldChar w:fldCharType="end"/>
            </w:r>
          </w:ins>
        </w:p>
        <w:p w14:paraId="3D6EE0E7" w14:textId="5842EA18" w:rsidR="00871702" w:rsidRDefault="00871702">
          <w:pPr>
            <w:pStyle w:val="TOC2"/>
            <w:tabs>
              <w:tab w:val="right" w:leader="dot" w:pos="9016"/>
            </w:tabs>
            <w:rPr>
              <w:ins w:id="92" w:author="Andrew Instone-Cowie" w:date="2025-03-03T15:39:00Z" w16du:dateUtc="2025-03-03T15:39:00Z"/>
              <w:rFonts w:eastAsiaTheme="minorEastAsia"/>
              <w:noProof/>
              <w:kern w:val="2"/>
              <w:sz w:val="24"/>
              <w:szCs w:val="24"/>
              <w:lang w:eastAsia="en-GB"/>
              <w14:ligatures w14:val="standardContextual"/>
            </w:rPr>
          </w:pPr>
          <w:ins w:id="9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Configuration</w:t>
            </w:r>
            <w:r>
              <w:rPr>
                <w:noProof/>
                <w:webHidden/>
              </w:rPr>
              <w:tab/>
            </w:r>
            <w:r>
              <w:rPr>
                <w:noProof/>
                <w:webHidden/>
              </w:rPr>
              <w:fldChar w:fldCharType="begin"/>
            </w:r>
            <w:r>
              <w:rPr>
                <w:noProof/>
                <w:webHidden/>
              </w:rPr>
              <w:instrText xml:space="preserve"> PAGEREF _Toc191908794 \h </w:instrText>
            </w:r>
            <w:r>
              <w:rPr>
                <w:noProof/>
                <w:webHidden/>
              </w:rPr>
            </w:r>
          </w:ins>
          <w:r>
            <w:rPr>
              <w:noProof/>
              <w:webHidden/>
            </w:rPr>
            <w:fldChar w:fldCharType="separate"/>
          </w:r>
          <w:ins w:id="94" w:author="Andrew Instone-Cowie" w:date="2025-03-03T15:44:00Z" w16du:dateUtc="2025-03-03T15:44:00Z">
            <w:r w:rsidR="00AA5C58">
              <w:rPr>
                <w:noProof/>
                <w:webHidden/>
              </w:rPr>
              <w:t>20</w:t>
            </w:r>
          </w:ins>
          <w:ins w:id="95" w:author="Andrew Instone-Cowie" w:date="2025-03-03T15:39:00Z" w16du:dateUtc="2025-03-03T15:39:00Z">
            <w:r>
              <w:rPr>
                <w:noProof/>
                <w:webHidden/>
              </w:rPr>
              <w:fldChar w:fldCharType="end"/>
            </w:r>
            <w:r w:rsidRPr="004574E7">
              <w:rPr>
                <w:rStyle w:val="Hyperlink"/>
                <w:noProof/>
              </w:rPr>
              <w:fldChar w:fldCharType="end"/>
            </w:r>
          </w:ins>
        </w:p>
        <w:p w14:paraId="61B6E145" w14:textId="2D52E118" w:rsidR="00871702" w:rsidRDefault="00871702">
          <w:pPr>
            <w:pStyle w:val="TOC3"/>
            <w:tabs>
              <w:tab w:val="right" w:leader="dot" w:pos="9016"/>
            </w:tabs>
            <w:rPr>
              <w:ins w:id="96" w:author="Andrew Instone-Cowie" w:date="2025-03-03T15:39:00Z" w16du:dateUtc="2025-03-03T15:39:00Z"/>
              <w:noProof/>
              <w:kern w:val="2"/>
              <w:sz w:val="24"/>
              <w:szCs w:val="24"/>
              <w:lang w:val="en-GB" w:eastAsia="en-GB"/>
              <w14:ligatures w14:val="standardContextual"/>
            </w:rPr>
          </w:pPr>
          <w:ins w:id="9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I/O Pins</w:t>
            </w:r>
            <w:r>
              <w:rPr>
                <w:noProof/>
                <w:webHidden/>
              </w:rPr>
              <w:tab/>
            </w:r>
            <w:r>
              <w:rPr>
                <w:noProof/>
                <w:webHidden/>
              </w:rPr>
              <w:fldChar w:fldCharType="begin"/>
            </w:r>
            <w:r>
              <w:rPr>
                <w:noProof/>
                <w:webHidden/>
              </w:rPr>
              <w:instrText xml:space="preserve"> PAGEREF _Toc191908795 \h </w:instrText>
            </w:r>
            <w:r>
              <w:rPr>
                <w:noProof/>
                <w:webHidden/>
              </w:rPr>
            </w:r>
          </w:ins>
          <w:r>
            <w:rPr>
              <w:noProof/>
              <w:webHidden/>
            </w:rPr>
            <w:fldChar w:fldCharType="separate"/>
          </w:r>
          <w:ins w:id="98" w:author="Andrew Instone-Cowie" w:date="2025-03-03T15:44:00Z" w16du:dateUtc="2025-03-03T15:44:00Z">
            <w:r w:rsidR="00AA5C58">
              <w:rPr>
                <w:noProof/>
                <w:webHidden/>
              </w:rPr>
              <w:t>20</w:t>
            </w:r>
          </w:ins>
          <w:ins w:id="99" w:author="Andrew Instone-Cowie" w:date="2025-03-03T15:39:00Z" w16du:dateUtc="2025-03-03T15:39:00Z">
            <w:r>
              <w:rPr>
                <w:noProof/>
                <w:webHidden/>
              </w:rPr>
              <w:fldChar w:fldCharType="end"/>
            </w:r>
            <w:r w:rsidRPr="004574E7">
              <w:rPr>
                <w:rStyle w:val="Hyperlink"/>
                <w:noProof/>
              </w:rPr>
              <w:fldChar w:fldCharType="end"/>
            </w:r>
          </w:ins>
        </w:p>
        <w:p w14:paraId="3FED0EB9" w14:textId="023AE089" w:rsidR="00871702" w:rsidRDefault="00871702">
          <w:pPr>
            <w:pStyle w:val="TOC3"/>
            <w:tabs>
              <w:tab w:val="right" w:leader="dot" w:pos="9016"/>
            </w:tabs>
            <w:rPr>
              <w:ins w:id="100" w:author="Andrew Instone-Cowie" w:date="2025-03-03T15:39:00Z" w16du:dateUtc="2025-03-03T15:39:00Z"/>
              <w:noProof/>
              <w:kern w:val="2"/>
              <w:sz w:val="24"/>
              <w:szCs w:val="24"/>
              <w:lang w:val="en-GB" w:eastAsia="en-GB"/>
              <w14:ligatures w14:val="standardContextual"/>
            </w:rPr>
          </w:pPr>
          <w:ins w:id="10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Fuse Settings</w:t>
            </w:r>
            <w:r>
              <w:rPr>
                <w:noProof/>
                <w:webHidden/>
              </w:rPr>
              <w:tab/>
            </w:r>
            <w:r>
              <w:rPr>
                <w:noProof/>
                <w:webHidden/>
              </w:rPr>
              <w:fldChar w:fldCharType="begin"/>
            </w:r>
            <w:r>
              <w:rPr>
                <w:noProof/>
                <w:webHidden/>
              </w:rPr>
              <w:instrText xml:space="preserve"> PAGEREF _Toc191908796 \h </w:instrText>
            </w:r>
            <w:r>
              <w:rPr>
                <w:noProof/>
                <w:webHidden/>
              </w:rPr>
            </w:r>
          </w:ins>
          <w:r>
            <w:rPr>
              <w:noProof/>
              <w:webHidden/>
            </w:rPr>
            <w:fldChar w:fldCharType="separate"/>
          </w:r>
          <w:ins w:id="102" w:author="Andrew Instone-Cowie" w:date="2025-03-03T15:44:00Z" w16du:dateUtc="2025-03-03T15:44:00Z">
            <w:r w:rsidR="00AA5C58">
              <w:rPr>
                <w:noProof/>
                <w:webHidden/>
              </w:rPr>
              <w:t>21</w:t>
            </w:r>
          </w:ins>
          <w:ins w:id="103" w:author="Andrew Instone-Cowie" w:date="2025-03-03T15:39:00Z" w16du:dateUtc="2025-03-03T15:39:00Z">
            <w:r>
              <w:rPr>
                <w:noProof/>
                <w:webHidden/>
              </w:rPr>
              <w:fldChar w:fldCharType="end"/>
            </w:r>
            <w:r w:rsidRPr="004574E7">
              <w:rPr>
                <w:rStyle w:val="Hyperlink"/>
                <w:noProof/>
              </w:rPr>
              <w:fldChar w:fldCharType="end"/>
            </w:r>
          </w:ins>
        </w:p>
        <w:p w14:paraId="045AB650" w14:textId="3D39A96A" w:rsidR="00871702" w:rsidRDefault="00871702">
          <w:pPr>
            <w:pStyle w:val="TOC2"/>
            <w:tabs>
              <w:tab w:val="right" w:leader="dot" w:pos="9016"/>
            </w:tabs>
            <w:rPr>
              <w:ins w:id="104" w:author="Andrew Instone-Cowie" w:date="2025-03-03T15:39:00Z" w16du:dateUtc="2025-03-03T15:39:00Z"/>
              <w:rFonts w:eastAsiaTheme="minorEastAsia"/>
              <w:noProof/>
              <w:kern w:val="2"/>
              <w:sz w:val="24"/>
              <w:szCs w:val="24"/>
              <w:lang w:eastAsia="en-GB"/>
              <w14:ligatures w14:val="standardContextual"/>
            </w:rPr>
          </w:pPr>
          <w:ins w:id="10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Supply</w:t>
            </w:r>
            <w:r>
              <w:rPr>
                <w:noProof/>
                <w:webHidden/>
              </w:rPr>
              <w:tab/>
            </w:r>
            <w:r>
              <w:rPr>
                <w:noProof/>
                <w:webHidden/>
              </w:rPr>
              <w:fldChar w:fldCharType="begin"/>
            </w:r>
            <w:r>
              <w:rPr>
                <w:noProof/>
                <w:webHidden/>
              </w:rPr>
              <w:instrText xml:space="preserve"> PAGEREF _Toc191908797 \h </w:instrText>
            </w:r>
            <w:r>
              <w:rPr>
                <w:noProof/>
                <w:webHidden/>
              </w:rPr>
            </w:r>
          </w:ins>
          <w:r>
            <w:rPr>
              <w:noProof/>
              <w:webHidden/>
            </w:rPr>
            <w:fldChar w:fldCharType="separate"/>
          </w:r>
          <w:ins w:id="106" w:author="Andrew Instone-Cowie" w:date="2025-03-03T15:44:00Z" w16du:dateUtc="2025-03-03T15:44:00Z">
            <w:r w:rsidR="00AA5C58">
              <w:rPr>
                <w:noProof/>
                <w:webHidden/>
              </w:rPr>
              <w:t>22</w:t>
            </w:r>
          </w:ins>
          <w:ins w:id="107" w:author="Andrew Instone-Cowie" w:date="2025-03-03T15:39:00Z" w16du:dateUtc="2025-03-03T15:39:00Z">
            <w:r>
              <w:rPr>
                <w:noProof/>
                <w:webHidden/>
              </w:rPr>
              <w:fldChar w:fldCharType="end"/>
            </w:r>
            <w:r w:rsidRPr="004574E7">
              <w:rPr>
                <w:rStyle w:val="Hyperlink"/>
                <w:noProof/>
              </w:rPr>
              <w:fldChar w:fldCharType="end"/>
            </w:r>
          </w:ins>
        </w:p>
        <w:p w14:paraId="2710CC24" w14:textId="7274B0E6" w:rsidR="00871702" w:rsidRDefault="00871702">
          <w:pPr>
            <w:pStyle w:val="TOC3"/>
            <w:tabs>
              <w:tab w:val="right" w:leader="dot" w:pos="9016"/>
            </w:tabs>
            <w:rPr>
              <w:ins w:id="108" w:author="Andrew Instone-Cowie" w:date="2025-03-03T15:39:00Z" w16du:dateUtc="2025-03-03T15:39:00Z"/>
              <w:noProof/>
              <w:kern w:val="2"/>
              <w:sz w:val="24"/>
              <w:szCs w:val="24"/>
              <w:lang w:val="en-GB" w:eastAsia="en-GB"/>
              <w14:ligatures w14:val="standardContextual"/>
            </w:rPr>
          </w:pPr>
          <w:ins w:id="10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Typical Current Requirements</w:t>
            </w:r>
            <w:r>
              <w:rPr>
                <w:noProof/>
                <w:webHidden/>
              </w:rPr>
              <w:tab/>
            </w:r>
            <w:r>
              <w:rPr>
                <w:noProof/>
                <w:webHidden/>
              </w:rPr>
              <w:fldChar w:fldCharType="begin"/>
            </w:r>
            <w:r>
              <w:rPr>
                <w:noProof/>
                <w:webHidden/>
              </w:rPr>
              <w:instrText xml:space="preserve"> PAGEREF _Toc191908798 \h </w:instrText>
            </w:r>
            <w:r>
              <w:rPr>
                <w:noProof/>
                <w:webHidden/>
              </w:rPr>
            </w:r>
          </w:ins>
          <w:r>
            <w:rPr>
              <w:noProof/>
              <w:webHidden/>
            </w:rPr>
            <w:fldChar w:fldCharType="separate"/>
          </w:r>
          <w:ins w:id="110" w:author="Andrew Instone-Cowie" w:date="2025-03-03T15:44:00Z" w16du:dateUtc="2025-03-03T15:44:00Z">
            <w:r w:rsidR="00AA5C58">
              <w:rPr>
                <w:noProof/>
                <w:webHidden/>
              </w:rPr>
              <w:t>22</w:t>
            </w:r>
          </w:ins>
          <w:ins w:id="111" w:author="Andrew Instone-Cowie" w:date="2025-03-03T15:39:00Z" w16du:dateUtc="2025-03-03T15:39:00Z">
            <w:r>
              <w:rPr>
                <w:noProof/>
                <w:webHidden/>
              </w:rPr>
              <w:fldChar w:fldCharType="end"/>
            </w:r>
            <w:r w:rsidRPr="004574E7">
              <w:rPr>
                <w:rStyle w:val="Hyperlink"/>
                <w:noProof/>
              </w:rPr>
              <w:fldChar w:fldCharType="end"/>
            </w:r>
          </w:ins>
        </w:p>
        <w:p w14:paraId="4A7459F1" w14:textId="59E297C2" w:rsidR="00871702" w:rsidRDefault="00871702">
          <w:pPr>
            <w:pStyle w:val="TOC3"/>
            <w:tabs>
              <w:tab w:val="right" w:leader="dot" w:pos="9016"/>
            </w:tabs>
            <w:rPr>
              <w:ins w:id="112" w:author="Andrew Instone-Cowie" w:date="2025-03-03T15:39:00Z" w16du:dateUtc="2025-03-03T15:39:00Z"/>
              <w:noProof/>
              <w:kern w:val="2"/>
              <w:sz w:val="24"/>
              <w:szCs w:val="24"/>
              <w:lang w:val="en-GB" w:eastAsia="en-GB"/>
              <w14:ligatures w14:val="standardContextual"/>
            </w:rPr>
          </w:pPr>
          <w:ins w:id="11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"_Toc191908799"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Microcontroller Package Ratings</w:t>
            </w:r>
            <w:r>
              <w:rPr>
                <w:noProof/>
                <w:webHidden/>
              </w:rPr>
              <w:tab/>
            </w:r>
            <w:r>
              <w:rPr>
                <w:noProof/>
                <w:webHidden/>
              </w:rPr>
              <w:fldChar w:fldCharType="begin"/>
            </w:r>
            <w:r>
              <w:rPr>
                <w:noProof/>
                <w:webHidden/>
              </w:rPr>
              <w:instrText xml:space="preserve"> PAGEREF _Toc191908799 \h </w:instrText>
            </w:r>
            <w:r>
              <w:rPr>
                <w:noProof/>
                <w:webHidden/>
              </w:rPr>
            </w:r>
          </w:ins>
          <w:r>
            <w:rPr>
              <w:noProof/>
              <w:webHidden/>
            </w:rPr>
            <w:fldChar w:fldCharType="separate"/>
          </w:r>
          <w:ins w:id="114" w:author="Andrew Instone-Cowie" w:date="2025-03-03T15:44:00Z" w16du:dateUtc="2025-03-03T15:44:00Z">
            <w:r w:rsidR="00AA5C58">
              <w:rPr>
                <w:noProof/>
                <w:webHidden/>
              </w:rPr>
              <w:t>22</w:t>
            </w:r>
          </w:ins>
          <w:ins w:id="115" w:author="Andrew Instone-Cowie" w:date="2025-03-03T15:39:00Z" w16du:dateUtc="2025-03-03T15:39:00Z">
            <w:r>
              <w:rPr>
                <w:noProof/>
                <w:webHidden/>
              </w:rPr>
              <w:fldChar w:fldCharType="end"/>
            </w:r>
            <w:r w:rsidRPr="004574E7">
              <w:rPr>
                <w:rStyle w:val="Hyperlink"/>
                <w:noProof/>
              </w:rPr>
              <w:fldChar w:fldCharType="end"/>
            </w:r>
          </w:ins>
        </w:p>
        <w:p w14:paraId="6CAB5CB9" w14:textId="393DA5E7" w:rsidR="00871702" w:rsidRDefault="00871702">
          <w:pPr>
            <w:pStyle w:val="TOC3"/>
            <w:tabs>
              <w:tab w:val="right" w:leader="dot" w:pos="9016"/>
            </w:tabs>
            <w:rPr>
              <w:ins w:id="116" w:author="Andrew Instone-Cowie" w:date="2025-03-03T15:39:00Z" w16du:dateUtc="2025-03-03T15:39:00Z"/>
              <w:noProof/>
              <w:kern w:val="2"/>
              <w:sz w:val="24"/>
              <w:szCs w:val="24"/>
              <w:lang w:val="en-GB" w:eastAsia="en-GB"/>
              <w14:ligatures w14:val="standardContextual"/>
            </w:rPr>
          </w:pPr>
          <w:ins w:id="11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Voltage Regulator</w:t>
            </w:r>
            <w:r>
              <w:rPr>
                <w:noProof/>
                <w:webHidden/>
              </w:rPr>
              <w:tab/>
            </w:r>
            <w:r>
              <w:rPr>
                <w:noProof/>
                <w:webHidden/>
              </w:rPr>
              <w:fldChar w:fldCharType="begin"/>
            </w:r>
            <w:r>
              <w:rPr>
                <w:noProof/>
                <w:webHidden/>
              </w:rPr>
              <w:instrText xml:space="preserve"> PAGEREF _Toc191908800 \h </w:instrText>
            </w:r>
            <w:r>
              <w:rPr>
                <w:noProof/>
                <w:webHidden/>
              </w:rPr>
            </w:r>
          </w:ins>
          <w:r>
            <w:rPr>
              <w:noProof/>
              <w:webHidden/>
            </w:rPr>
            <w:fldChar w:fldCharType="separate"/>
          </w:r>
          <w:ins w:id="118" w:author="Andrew Instone-Cowie" w:date="2025-03-03T15:44:00Z" w16du:dateUtc="2025-03-03T15:44:00Z">
            <w:r w:rsidR="00AA5C58">
              <w:rPr>
                <w:noProof/>
                <w:webHidden/>
              </w:rPr>
              <w:t>22</w:t>
            </w:r>
          </w:ins>
          <w:ins w:id="119" w:author="Andrew Instone-Cowie" w:date="2025-03-03T15:39:00Z" w16du:dateUtc="2025-03-03T15:39:00Z">
            <w:r>
              <w:rPr>
                <w:noProof/>
                <w:webHidden/>
              </w:rPr>
              <w:fldChar w:fldCharType="end"/>
            </w:r>
            <w:r w:rsidRPr="004574E7">
              <w:rPr>
                <w:rStyle w:val="Hyperlink"/>
                <w:noProof/>
              </w:rPr>
              <w:fldChar w:fldCharType="end"/>
            </w:r>
          </w:ins>
        </w:p>
        <w:p w14:paraId="05110DD0" w14:textId="13360F96" w:rsidR="00871702" w:rsidRDefault="00871702">
          <w:pPr>
            <w:pStyle w:val="TOC3"/>
            <w:tabs>
              <w:tab w:val="right" w:leader="dot" w:pos="9016"/>
            </w:tabs>
            <w:rPr>
              <w:ins w:id="120" w:author="Andrew Instone-Cowie" w:date="2025-03-03T15:39:00Z" w16du:dateUtc="2025-03-03T15:39:00Z"/>
              <w:noProof/>
              <w:kern w:val="2"/>
              <w:sz w:val="24"/>
              <w:szCs w:val="24"/>
              <w:lang w:val="en-GB" w:eastAsia="en-GB"/>
              <w14:ligatures w14:val="standardContextual"/>
            </w:rPr>
          </w:pPr>
          <w:ins w:id="12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Cable Voltage Drop</w:t>
            </w:r>
            <w:r>
              <w:rPr>
                <w:noProof/>
                <w:webHidden/>
              </w:rPr>
              <w:tab/>
            </w:r>
            <w:r>
              <w:rPr>
                <w:noProof/>
                <w:webHidden/>
              </w:rPr>
              <w:fldChar w:fldCharType="begin"/>
            </w:r>
            <w:r>
              <w:rPr>
                <w:noProof/>
                <w:webHidden/>
              </w:rPr>
              <w:instrText xml:space="preserve"> PAGEREF _Toc191908801 \h </w:instrText>
            </w:r>
            <w:r>
              <w:rPr>
                <w:noProof/>
                <w:webHidden/>
              </w:rPr>
            </w:r>
          </w:ins>
          <w:r>
            <w:rPr>
              <w:noProof/>
              <w:webHidden/>
            </w:rPr>
            <w:fldChar w:fldCharType="separate"/>
          </w:r>
          <w:ins w:id="122" w:author="Andrew Instone-Cowie" w:date="2025-03-03T15:44:00Z" w16du:dateUtc="2025-03-03T15:44:00Z">
            <w:r w:rsidR="00AA5C58">
              <w:rPr>
                <w:noProof/>
                <w:webHidden/>
              </w:rPr>
              <w:t>22</w:t>
            </w:r>
          </w:ins>
          <w:ins w:id="123" w:author="Andrew Instone-Cowie" w:date="2025-03-03T15:39:00Z" w16du:dateUtc="2025-03-03T15:39:00Z">
            <w:r>
              <w:rPr>
                <w:noProof/>
                <w:webHidden/>
              </w:rPr>
              <w:fldChar w:fldCharType="end"/>
            </w:r>
            <w:r w:rsidRPr="004574E7">
              <w:rPr>
                <w:rStyle w:val="Hyperlink"/>
                <w:noProof/>
              </w:rPr>
              <w:fldChar w:fldCharType="end"/>
            </w:r>
          </w:ins>
        </w:p>
        <w:p w14:paraId="7A4B878D" w14:textId="6198FFD4" w:rsidR="00871702" w:rsidRDefault="00871702">
          <w:pPr>
            <w:pStyle w:val="TOC3"/>
            <w:tabs>
              <w:tab w:val="right" w:leader="dot" w:pos="9016"/>
            </w:tabs>
            <w:rPr>
              <w:ins w:id="124" w:author="Andrew Instone-Cowie" w:date="2025-03-03T15:39:00Z" w16du:dateUtc="2025-03-03T15:39:00Z"/>
              <w:noProof/>
              <w:kern w:val="2"/>
              <w:sz w:val="24"/>
              <w:szCs w:val="24"/>
              <w:lang w:val="en-GB" w:eastAsia="en-GB"/>
              <w14:ligatures w14:val="standardContextual"/>
            </w:rPr>
          </w:pPr>
          <w:ins w:id="12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Heat Dissipation</w:t>
            </w:r>
            <w:r>
              <w:rPr>
                <w:noProof/>
                <w:webHidden/>
              </w:rPr>
              <w:tab/>
            </w:r>
            <w:r>
              <w:rPr>
                <w:noProof/>
                <w:webHidden/>
              </w:rPr>
              <w:fldChar w:fldCharType="begin"/>
            </w:r>
            <w:r>
              <w:rPr>
                <w:noProof/>
                <w:webHidden/>
              </w:rPr>
              <w:instrText xml:space="preserve"> PAGEREF _Toc191908802 \h </w:instrText>
            </w:r>
            <w:r>
              <w:rPr>
                <w:noProof/>
                <w:webHidden/>
              </w:rPr>
            </w:r>
          </w:ins>
          <w:r>
            <w:rPr>
              <w:noProof/>
              <w:webHidden/>
            </w:rPr>
            <w:fldChar w:fldCharType="separate"/>
          </w:r>
          <w:ins w:id="126" w:author="Andrew Instone-Cowie" w:date="2025-03-03T15:44:00Z" w16du:dateUtc="2025-03-03T15:44:00Z">
            <w:r w:rsidR="00AA5C58">
              <w:rPr>
                <w:noProof/>
                <w:webHidden/>
              </w:rPr>
              <w:t>23</w:t>
            </w:r>
          </w:ins>
          <w:ins w:id="127" w:author="Andrew Instone-Cowie" w:date="2025-03-03T15:39:00Z" w16du:dateUtc="2025-03-03T15:39:00Z">
            <w:r>
              <w:rPr>
                <w:noProof/>
                <w:webHidden/>
              </w:rPr>
              <w:fldChar w:fldCharType="end"/>
            </w:r>
            <w:r w:rsidRPr="004574E7">
              <w:rPr>
                <w:rStyle w:val="Hyperlink"/>
                <w:noProof/>
              </w:rPr>
              <w:fldChar w:fldCharType="end"/>
            </w:r>
          </w:ins>
        </w:p>
        <w:p w14:paraId="3E9C25C2" w14:textId="74BDCC3D" w:rsidR="00871702" w:rsidRDefault="00871702">
          <w:pPr>
            <w:pStyle w:val="TOC2"/>
            <w:tabs>
              <w:tab w:val="right" w:leader="dot" w:pos="9016"/>
            </w:tabs>
            <w:rPr>
              <w:ins w:id="128" w:author="Andrew Instone-Cowie" w:date="2025-03-03T15:39:00Z" w16du:dateUtc="2025-03-03T15:39:00Z"/>
              <w:rFonts w:eastAsiaTheme="minorEastAsia"/>
              <w:noProof/>
              <w:kern w:val="2"/>
              <w:sz w:val="24"/>
              <w:szCs w:val="24"/>
              <w:lang w:eastAsia="en-GB"/>
              <w14:ligatures w14:val="standardContextual"/>
            </w:rPr>
          </w:pPr>
          <w:ins w:id="12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Hardware Compatibility</w:t>
            </w:r>
            <w:r>
              <w:rPr>
                <w:noProof/>
                <w:webHidden/>
              </w:rPr>
              <w:tab/>
            </w:r>
            <w:r>
              <w:rPr>
                <w:noProof/>
                <w:webHidden/>
              </w:rPr>
              <w:fldChar w:fldCharType="begin"/>
            </w:r>
            <w:r>
              <w:rPr>
                <w:noProof/>
                <w:webHidden/>
              </w:rPr>
              <w:instrText xml:space="preserve"> PAGEREF _Toc191908803 \h </w:instrText>
            </w:r>
            <w:r>
              <w:rPr>
                <w:noProof/>
                <w:webHidden/>
              </w:rPr>
            </w:r>
          </w:ins>
          <w:r>
            <w:rPr>
              <w:noProof/>
              <w:webHidden/>
            </w:rPr>
            <w:fldChar w:fldCharType="separate"/>
          </w:r>
          <w:ins w:id="130" w:author="Andrew Instone-Cowie" w:date="2025-03-03T15:44:00Z" w16du:dateUtc="2025-03-03T15:44:00Z">
            <w:r w:rsidR="00AA5C58">
              <w:rPr>
                <w:noProof/>
                <w:webHidden/>
              </w:rPr>
              <w:t>24</w:t>
            </w:r>
          </w:ins>
          <w:ins w:id="131" w:author="Andrew Instone-Cowie" w:date="2025-03-03T15:39:00Z" w16du:dateUtc="2025-03-03T15:39:00Z">
            <w:r>
              <w:rPr>
                <w:noProof/>
                <w:webHidden/>
              </w:rPr>
              <w:fldChar w:fldCharType="end"/>
            </w:r>
            <w:r w:rsidRPr="004574E7">
              <w:rPr>
                <w:rStyle w:val="Hyperlink"/>
                <w:noProof/>
              </w:rPr>
              <w:fldChar w:fldCharType="end"/>
            </w:r>
          </w:ins>
        </w:p>
        <w:p w14:paraId="07614EEF" w14:textId="36FF8E77" w:rsidR="00871702" w:rsidRDefault="00871702">
          <w:pPr>
            <w:pStyle w:val="TOC1"/>
            <w:tabs>
              <w:tab w:val="right" w:leader="dot" w:pos="9016"/>
            </w:tabs>
            <w:rPr>
              <w:ins w:id="132" w:author="Andrew Instone-Cowie" w:date="2025-03-03T15:39:00Z" w16du:dateUtc="2025-03-03T15:39:00Z"/>
              <w:rFonts w:eastAsiaTheme="minorEastAsia"/>
              <w:noProof/>
              <w:kern w:val="2"/>
              <w:sz w:val="24"/>
              <w:szCs w:val="24"/>
              <w:lang w:eastAsia="en-GB"/>
              <w14:ligatures w14:val="standardContextual"/>
            </w:rPr>
          </w:pPr>
          <w:ins w:id="133" w:author="Andrew Instone-Cowie" w:date="2025-03-03T15:39:00Z" w16du:dateUtc="2025-03-03T15:39:00Z">
            <w:r w:rsidRPr="004574E7">
              <w:rPr>
                <w:rStyle w:val="Hyperlink"/>
                <w:noProof/>
              </w:rPr>
              <w:lastRenderedPageBreak/>
              <w:fldChar w:fldCharType="begin"/>
            </w:r>
            <w:r w:rsidRPr="004574E7">
              <w:rPr>
                <w:rStyle w:val="Hyperlink"/>
                <w:noProof/>
              </w:rPr>
              <w:instrText xml:space="preserve"> </w:instrText>
            </w:r>
            <w:r>
              <w:rPr>
                <w:noProof/>
              </w:rPr>
              <w:instrText>HYPERLINK \l "_Toc191908804"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 Hardware</w:t>
            </w:r>
            <w:r>
              <w:rPr>
                <w:noProof/>
                <w:webHidden/>
              </w:rPr>
              <w:tab/>
            </w:r>
            <w:r>
              <w:rPr>
                <w:noProof/>
                <w:webHidden/>
              </w:rPr>
              <w:fldChar w:fldCharType="begin"/>
            </w:r>
            <w:r>
              <w:rPr>
                <w:noProof/>
                <w:webHidden/>
              </w:rPr>
              <w:instrText xml:space="preserve"> PAGEREF _Toc191908804 \h </w:instrText>
            </w:r>
            <w:r>
              <w:rPr>
                <w:noProof/>
                <w:webHidden/>
              </w:rPr>
            </w:r>
          </w:ins>
          <w:r>
            <w:rPr>
              <w:noProof/>
              <w:webHidden/>
            </w:rPr>
            <w:fldChar w:fldCharType="separate"/>
          </w:r>
          <w:ins w:id="134" w:author="Andrew Instone-Cowie" w:date="2025-03-03T15:44:00Z" w16du:dateUtc="2025-03-03T15:44:00Z">
            <w:r w:rsidR="00AA5C58">
              <w:rPr>
                <w:noProof/>
                <w:webHidden/>
              </w:rPr>
              <w:t>25</w:t>
            </w:r>
          </w:ins>
          <w:ins w:id="135" w:author="Andrew Instone-Cowie" w:date="2025-03-03T15:39:00Z" w16du:dateUtc="2025-03-03T15:39:00Z">
            <w:r>
              <w:rPr>
                <w:noProof/>
                <w:webHidden/>
              </w:rPr>
              <w:fldChar w:fldCharType="end"/>
            </w:r>
            <w:r w:rsidRPr="004574E7">
              <w:rPr>
                <w:rStyle w:val="Hyperlink"/>
                <w:noProof/>
              </w:rPr>
              <w:fldChar w:fldCharType="end"/>
            </w:r>
          </w:ins>
        </w:p>
        <w:p w14:paraId="3B1DD6EE" w14:textId="4F2A3B08" w:rsidR="00871702" w:rsidRDefault="00871702">
          <w:pPr>
            <w:pStyle w:val="TOC2"/>
            <w:tabs>
              <w:tab w:val="right" w:leader="dot" w:pos="9016"/>
            </w:tabs>
            <w:rPr>
              <w:ins w:id="136" w:author="Andrew Instone-Cowie" w:date="2025-03-03T15:39:00Z" w16du:dateUtc="2025-03-03T15:39:00Z"/>
              <w:rFonts w:eastAsiaTheme="minorEastAsia"/>
              <w:noProof/>
              <w:kern w:val="2"/>
              <w:sz w:val="24"/>
              <w:szCs w:val="24"/>
              <w:lang w:eastAsia="en-GB"/>
              <w14:ligatures w14:val="standardContextual"/>
            </w:rPr>
          </w:pPr>
          <w:ins w:id="13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Overview</w:t>
            </w:r>
            <w:r>
              <w:rPr>
                <w:noProof/>
                <w:webHidden/>
              </w:rPr>
              <w:tab/>
            </w:r>
            <w:r>
              <w:rPr>
                <w:noProof/>
                <w:webHidden/>
              </w:rPr>
              <w:fldChar w:fldCharType="begin"/>
            </w:r>
            <w:r>
              <w:rPr>
                <w:noProof/>
                <w:webHidden/>
              </w:rPr>
              <w:instrText xml:space="preserve"> PAGEREF _Toc191908805 \h </w:instrText>
            </w:r>
            <w:r>
              <w:rPr>
                <w:noProof/>
                <w:webHidden/>
              </w:rPr>
            </w:r>
          </w:ins>
          <w:r>
            <w:rPr>
              <w:noProof/>
              <w:webHidden/>
            </w:rPr>
            <w:fldChar w:fldCharType="separate"/>
          </w:r>
          <w:ins w:id="138" w:author="Andrew Instone-Cowie" w:date="2025-03-03T15:44:00Z" w16du:dateUtc="2025-03-03T15:44:00Z">
            <w:r w:rsidR="00AA5C58">
              <w:rPr>
                <w:noProof/>
                <w:webHidden/>
              </w:rPr>
              <w:t>25</w:t>
            </w:r>
          </w:ins>
          <w:ins w:id="139" w:author="Andrew Instone-Cowie" w:date="2025-03-03T15:39:00Z" w16du:dateUtc="2025-03-03T15:39:00Z">
            <w:r>
              <w:rPr>
                <w:noProof/>
                <w:webHidden/>
              </w:rPr>
              <w:fldChar w:fldCharType="end"/>
            </w:r>
            <w:r w:rsidRPr="004574E7">
              <w:rPr>
                <w:rStyle w:val="Hyperlink"/>
                <w:noProof/>
              </w:rPr>
              <w:fldChar w:fldCharType="end"/>
            </w:r>
          </w:ins>
        </w:p>
        <w:p w14:paraId="02CB3378" w14:textId="5EBD8BD3" w:rsidR="00871702" w:rsidRDefault="00871702">
          <w:pPr>
            <w:pStyle w:val="TOC2"/>
            <w:tabs>
              <w:tab w:val="right" w:leader="dot" w:pos="9016"/>
            </w:tabs>
            <w:rPr>
              <w:ins w:id="140" w:author="Andrew Instone-Cowie" w:date="2025-03-03T15:39:00Z" w16du:dateUtc="2025-03-03T15:39:00Z"/>
              <w:rFonts w:eastAsiaTheme="minorEastAsia"/>
              <w:noProof/>
              <w:kern w:val="2"/>
              <w:sz w:val="24"/>
              <w:szCs w:val="24"/>
              <w:lang w:eastAsia="en-GB"/>
              <w14:ligatures w14:val="standardContextual"/>
            </w:rPr>
          </w:pPr>
          <w:ins w:id="14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Serial Line Drivers</w:t>
            </w:r>
            <w:r>
              <w:rPr>
                <w:noProof/>
                <w:webHidden/>
              </w:rPr>
              <w:tab/>
            </w:r>
            <w:r>
              <w:rPr>
                <w:noProof/>
                <w:webHidden/>
              </w:rPr>
              <w:fldChar w:fldCharType="begin"/>
            </w:r>
            <w:r>
              <w:rPr>
                <w:noProof/>
                <w:webHidden/>
              </w:rPr>
              <w:instrText xml:space="preserve"> PAGEREF _Toc191908806 \h </w:instrText>
            </w:r>
            <w:r>
              <w:rPr>
                <w:noProof/>
                <w:webHidden/>
              </w:rPr>
            </w:r>
          </w:ins>
          <w:r>
            <w:rPr>
              <w:noProof/>
              <w:webHidden/>
            </w:rPr>
            <w:fldChar w:fldCharType="separate"/>
          </w:r>
          <w:ins w:id="142" w:author="Andrew Instone-Cowie" w:date="2025-03-03T15:44:00Z" w16du:dateUtc="2025-03-03T15:44:00Z">
            <w:r w:rsidR="00AA5C58">
              <w:rPr>
                <w:noProof/>
                <w:webHidden/>
              </w:rPr>
              <w:t>25</w:t>
            </w:r>
          </w:ins>
          <w:ins w:id="143" w:author="Andrew Instone-Cowie" w:date="2025-03-03T15:39:00Z" w16du:dateUtc="2025-03-03T15:39:00Z">
            <w:r>
              <w:rPr>
                <w:noProof/>
                <w:webHidden/>
              </w:rPr>
              <w:fldChar w:fldCharType="end"/>
            </w:r>
            <w:r w:rsidRPr="004574E7">
              <w:rPr>
                <w:rStyle w:val="Hyperlink"/>
                <w:noProof/>
              </w:rPr>
              <w:fldChar w:fldCharType="end"/>
            </w:r>
          </w:ins>
        </w:p>
        <w:p w14:paraId="48822F40" w14:textId="1FEC5BE2" w:rsidR="00871702" w:rsidRDefault="00871702">
          <w:pPr>
            <w:pStyle w:val="TOC2"/>
            <w:tabs>
              <w:tab w:val="right" w:leader="dot" w:pos="9016"/>
            </w:tabs>
            <w:rPr>
              <w:ins w:id="144" w:author="Andrew Instone-Cowie" w:date="2025-03-03T15:39:00Z" w16du:dateUtc="2025-03-03T15:39:00Z"/>
              <w:rFonts w:eastAsiaTheme="minorEastAsia"/>
              <w:noProof/>
              <w:kern w:val="2"/>
              <w:sz w:val="24"/>
              <w:szCs w:val="24"/>
              <w:lang w:eastAsia="en-GB"/>
              <w14:ligatures w14:val="standardContextual"/>
            </w:rPr>
          </w:pPr>
          <w:ins w:id="14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PCB Design</w:t>
            </w:r>
            <w:r>
              <w:rPr>
                <w:noProof/>
                <w:webHidden/>
              </w:rPr>
              <w:tab/>
            </w:r>
            <w:r>
              <w:rPr>
                <w:noProof/>
                <w:webHidden/>
              </w:rPr>
              <w:fldChar w:fldCharType="begin"/>
            </w:r>
            <w:r>
              <w:rPr>
                <w:noProof/>
                <w:webHidden/>
              </w:rPr>
              <w:instrText xml:space="preserve"> PAGEREF _Toc191908807 \h </w:instrText>
            </w:r>
            <w:r>
              <w:rPr>
                <w:noProof/>
                <w:webHidden/>
              </w:rPr>
            </w:r>
          </w:ins>
          <w:r>
            <w:rPr>
              <w:noProof/>
              <w:webHidden/>
            </w:rPr>
            <w:fldChar w:fldCharType="separate"/>
          </w:r>
          <w:ins w:id="146" w:author="Andrew Instone-Cowie" w:date="2025-03-03T15:44:00Z" w16du:dateUtc="2025-03-03T15:44:00Z">
            <w:r w:rsidR="00AA5C58">
              <w:rPr>
                <w:noProof/>
                <w:webHidden/>
              </w:rPr>
              <w:t>25</w:t>
            </w:r>
          </w:ins>
          <w:ins w:id="147" w:author="Andrew Instone-Cowie" w:date="2025-03-03T15:39:00Z" w16du:dateUtc="2025-03-03T15:39:00Z">
            <w:r>
              <w:rPr>
                <w:noProof/>
                <w:webHidden/>
              </w:rPr>
              <w:fldChar w:fldCharType="end"/>
            </w:r>
            <w:r w:rsidRPr="004574E7">
              <w:rPr>
                <w:rStyle w:val="Hyperlink"/>
                <w:noProof/>
              </w:rPr>
              <w:fldChar w:fldCharType="end"/>
            </w:r>
          </w:ins>
        </w:p>
        <w:p w14:paraId="455B8DFB" w14:textId="59420057" w:rsidR="00871702" w:rsidRDefault="00871702">
          <w:pPr>
            <w:pStyle w:val="TOC2"/>
            <w:tabs>
              <w:tab w:val="right" w:leader="dot" w:pos="9016"/>
            </w:tabs>
            <w:rPr>
              <w:ins w:id="148" w:author="Andrew Instone-Cowie" w:date="2025-03-03T15:39:00Z" w16du:dateUtc="2025-03-03T15:39:00Z"/>
              <w:rFonts w:eastAsiaTheme="minorEastAsia"/>
              <w:noProof/>
              <w:kern w:val="2"/>
              <w:sz w:val="24"/>
              <w:szCs w:val="24"/>
              <w:lang w:eastAsia="en-GB"/>
              <w14:ligatures w14:val="standardContextual"/>
            </w:rPr>
          </w:pPr>
          <w:ins w:id="14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Supply</w:t>
            </w:r>
            <w:r>
              <w:rPr>
                <w:noProof/>
                <w:webHidden/>
              </w:rPr>
              <w:tab/>
            </w:r>
            <w:r>
              <w:rPr>
                <w:noProof/>
                <w:webHidden/>
              </w:rPr>
              <w:fldChar w:fldCharType="begin"/>
            </w:r>
            <w:r>
              <w:rPr>
                <w:noProof/>
                <w:webHidden/>
              </w:rPr>
              <w:instrText xml:space="preserve"> PAGEREF _Toc191908808 \h </w:instrText>
            </w:r>
            <w:r>
              <w:rPr>
                <w:noProof/>
                <w:webHidden/>
              </w:rPr>
            </w:r>
          </w:ins>
          <w:r>
            <w:rPr>
              <w:noProof/>
              <w:webHidden/>
            </w:rPr>
            <w:fldChar w:fldCharType="separate"/>
          </w:r>
          <w:ins w:id="150" w:author="Andrew Instone-Cowie" w:date="2025-03-03T15:44:00Z" w16du:dateUtc="2025-03-03T15:44:00Z">
            <w:r w:rsidR="00AA5C58">
              <w:rPr>
                <w:noProof/>
                <w:webHidden/>
              </w:rPr>
              <w:t>25</w:t>
            </w:r>
          </w:ins>
          <w:ins w:id="151" w:author="Andrew Instone-Cowie" w:date="2025-03-03T15:39:00Z" w16du:dateUtc="2025-03-03T15:39:00Z">
            <w:r>
              <w:rPr>
                <w:noProof/>
                <w:webHidden/>
              </w:rPr>
              <w:fldChar w:fldCharType="end"/>
            </w:r>
            <w:r w:rsidRPr="004574E7">
              <w:rPr>
                <w:rStyle w:val="Hyperlink"/>
                <w:noProof/>
              </w:rPr>
              <w:fldChar w:fldCharType="end"/>
            </w:r>
          </w:ins>
        </w:p>
        <w:p w14:paraId="6462BDF5" w14:textId="1E4ACD13" w:rsidR="00871702" w:rsidRDefault="00871702">
          <w:pPr>
            <w:pStyle w:val="TOC2"/>
            <w:tabs>
              <w:tab w:val="right" w:leader="dot" w:pos="9016"/>
            </w:tabs>
            <w:rPr>
              <w:ins w:id="152" w:author="Andrew Instone-Cowie" w:date="2025-03-03T15:39:00Z" w16du:dateUtc="2025-03-03T15:39:00Z"/>
              <w:rFonts w:eastAsiaTheme="minorEastAsia"/>
              <w:noProof/>
              <w:kern w:val="2"/>
              <w:sz w:val="24"/>
              <w:szCs w:val="24"/>
              <w:lang w:eastAsia="en-GB"/>
              <w14:ligatures w14:val="standardContextual"/>
            </w:rPr>
          </w:pPr>
          <w:ins w:id="15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"_Toc191908809"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Downstream Data</w:t>
            </w:r>
            <w:r>
              <w:rPr>
                <w:noProof/>
                <w:webHidden/>
              </w:rPr>
              <w:tab/>
            </w:r>
            <w:r>
              <w:rPr>
                <w:noProof/>
                <w:webHidden/>
              </w:rPr>
              <w:fldChar w:fldCharType="begin"/>
            </w:r>
            <w:r>
              <w:rPr>
                <w:noProof/>
                <w:webHidden/>
              </w:rPr>
              <w:instrText xml:space="preserve"> PAGEREF _Toc191908809 \h </w:instrText>
            </w:r>
            <w:r>
              <w:rPr>
                <w:noProof/>
                <w:webHidden/>
              </w:rPr>
            </w:r>
          </w:ins>
          <w:r>
            <w:rPr>
              <w:noProof/>
              <w:webHidden/>
            </w:rPr>
            <w:fldChar w:fldCharType="separate"/>
          </w:r>
          <w:ins w:id="154" w:author="Andrew Instone-Cowie" w:date="2025-03-03T15:44:00Z" w16du:dateUtc="2025-03-03T15:44:00Z">
            <w:r w:rsidR="00AA5C58">
              <w:rPr>
                <w:noProof/>
                <w:webHidden/>
              </w:rPr>
              <w:t>26</w:t>
            </w:r>
          </w:ins>
          <w:ins w:id="155" w:author="Andrew Instone-Cowie" w:date="2025-03-03T15:39:00Z" w16du:dateUtc="2025-03-03T15:39:00Z">
            <w:r>
              <w:rPr>
                <w:noProof/>
                <w:webHidden/>
              </w:rPr>
              <w:fldChar w:fldCharType="end"/>
            </w:r>
            <w:r w:rsidRPr="004574E7">
              <w:rPr>
                <w:rStyle w:val="Hyperlink"/>
                <w:noProof/>
              </w:rPr>
              <w:fldChar w:fldCharType="end"/>
            </w:r>
          </w:ins>
        </w:p>
        <w:p w14:paraId="3B1E4FCC" w14:textId="353279AD" w:rsidR="00871702" w:rsidRDefault="00871702">
          <w:pPr>
            <w:pStyle w:val="TOC3"/>
            <w:tabs>
              <w:tab w:val="right" w:leader="dot" w:pos="9016"/>
            </w:tabs>
            <w:rPr>
              <w:ins w:id="156" w:author="Andrew Instone-Cowie" w:date="2025-03-03T15:39:00Z" w16du:dateUtc="2025-03-03T15:39:00Z"/>
              <w:noProof/>
              <w:kern w:val="2"/>
              <w:sz w:val="24"/>
              <w:szCs w:val="24"/>
              <w:lang w:val="en-GB" w:eastAsia="en-GB"/>
              <w14:ligatures w14:val="standardContextual"/>
            </w:rPr>
          </w:pPr>
          <w:ins w:id="15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Fan-Out Calculation</w:t>
            </w:r>
            <w:r>
              <w:rPr>
                <w:noProof/>
                <w:webHidden/>
              </w:rPr>
              <w:tab/>
            </w:r>
            <w:r>
              <w:rPr>
                <w:noProof/>
                <w:webHidden/>
              </w:rPr>
              <w:fldChar w:fldCharType="begin"/>
            </w:r>
            <w:r>
              <w:rPr>
                <w:noProof/>
                <w:webHidden/>
              </w:rPr>
              <w:instrText xml:space="preserve"> PAGEREF _Toc191908810 \h </w:instrText>
            </w:r>
            <w:r>
              <w:rPr>
                <w:noProof/>
                <w:webHidden/>
              </w:rPr>
            </w:r>
          </w:ins>
          <w:r>
            <w:rPr>
              <w:noProof/>
              <w:webHidden/>
            </w:rPr>
            <w:fldChar w:fldCharType="separate"/>
          </w:r>
          <w:ins w:id="158" w:author="Andrew Instone-Cowie" w:date="2025-03-03T15:44:00Z" w16du:dateUtc="2025-03-03T15:44:00Z">
            <w:r w:rsidR="00AA5C58">
              <w:rPr>
                <w:noProof/>
                <w:webHidden/>
              </w:rPr>
              <w:t>27</w:t>
            </w:r>
          </w:ins>
          <w:ins w:id="159" w:author="Andrew Instone-Cowie" w:date="2025-03-03T15:39:00Z" w16du:dateUtc="2025-03-03T15:39:00Z">
            <w:r>
              <w:rPr>
                <w:noProof/>
                <w:webHidden/>
              </w:rPr>
              <w:fldChar w:fldCharType="end"/>
            </w:r>
            <w:r w:rsidRPr="004574E7">
              <w:rPr>
                <w:rStyle w:val="Hyperlink"/>
                <w:noProof/>
              </w:rPr>
              <w:fldChar w:fldCharType="end"/>
            </w:r>
          </w:ins>
        </w:p>
        <w:p w14:paraId="14E81F40" w14:textId="07AE4B17" w:rsidR="00871702" w:rsidRDefault="00871702">
          <w:pPr>
            <w:pStyle w:val="TOC2"/>
            <w:tabs>
              <w:tab w:val="right" w:leader="dot" w:pos="9016"/>
            </w:tabs>
            <w:rPr>
              <w:ins w:id="160" w:author="Andrew Instone-Cowie" w:date="2025-03-03T15:39:00Z" w16du:dateUtc="2025-03-03T15:39:00Z"/>
              <w:rFonts w:eastAsiaTheme="minorEastAsia"/>
              <w:noProof/>
              <w:kern w:val="2"/>
              <w:sz w:val="24"/>
              <w:szCs w:val="24"/>
              <w:lang w:eastAsia="en-GB"/>
              <w14:ligatures w14:val="standardContextual"/>
            </w:rPr>
          </w:pPr>
          <w:ins w:id="16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Upstream Data</w:t>
            </w:r>
            <w:r>
              <w:rPr>
                <w:noProof/>
                <w:webHidden/>
              </w:rPr>
              <w:tab/>
            </w:r>
            <w:r>
              <w:rPr>
                <w:noProof/>
                <w:webHidden/>
              </w:rPr>
              <w:fldChar w:fldCharType="begin"/>
            </w:r>
            <w:r>
              <w:rPr>
                <w:noProof/>
                <w:webHidden/>
              </w:rPr>
              <w:instrText xml:space="preserve"> PAGEREF _Toc191908811 \h </w:instrText>
            </w:r>
            <w:r>
              <w:rPr>
                <w:noProof/>
                <w:webHidden/>
              </w:rPr>
            </w:r>
          </w:ins>
          <w:r>
            <w:rPr>
              <w:noProof/>
              <w:webHidden/>
            </w:rPr>
            <w:fldChar w:fldCharType="separate"/>
          </w:r>
          <w:ins w:id="162" w:author="Andrew Instone-Cowie" w:date="2025-03-03T15:44:00Z" w16du:dateUtc="2025-03-03T15:44:00Z">
            <w:r w:rsidR="00AA5C58">
              <w:rPr>
                <w:noProof/>
                <w:webHidden/>
              </w:rPr>
              <w:t>28</w:t>
            </w:r>
          </w:ins>
          <w:ins w:id="163" w:author="Andrew Instone-Cowie" w:date="2025-03-03T15:39:00Z" w16du:dateUtc="2025-03-03T15:39:00Z">
            <w:r>
              <w:rPr>
                <w:noProof/>
                <w:webHidden/>
              </w:rPr>
              <w:fldChar w:fldCharType="end"/>
            </w:r>
            <w:r w:rsidRPr="004574E7">
              <w:rPr>
                <w:rStyle w:val="Hyperlink"/>
                <w:noProof/>
              </w:rPr>
              <w:fldChar w:fldCharType="end"/>
            </w:r>
          </w:ins>
        </w:p>
        <w:p w14:paraId="2803A16F" w14:textId="7DF9E57B" w:rsidR="00871702" w:rsidRDefault="00871702">
          <w:pPr>
            <w:pStyle w:val="TOC3"/>
            <w:tabs>
              <w:tab w:val="right" w:leader="dot" w:pos="9016"/>
            </w:tabs>
            <w:rPr>
              <w:ins w:id="164" w:author="Andrew Instone-Cowie" w:date="2025-03-03T15:39:00Z" w16du:dateUtc="2025-03-03T15:39:00Z"/>
              <w:noProof/>
              <w:kern w:val="2"/>
              <w:sz w:val="24"/>
              <w:szCs w:val="24"/>
              <w:lang w:val="en-GB" w:eastAsia="en-GB"/>
              <w14:ligatures w14:val="standardContextual"/>
            </w:rPr>
          </w:pPr>
          <w:ins w:id="16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Transmitter Disabling</w:t>
            </w:r>
            <w:r>
              <w:rPr>
                <w:noProof/>
                <w:webHidden/>
              </w:rPr>
              <w:tab/>
            </w:r>
            <w:r>
              <w:rPr>
                <w:noProof/>
                <w:webHidden/>
              </w:rPr>
              <w:fldChar w:fldCharType="begin"/>
            </w:r>
            <w:r>
              <w:rPr>
                <w:noProof/>
                <w:webHidden/>
              </w:rPr>
              <w:instrText xml:space="preserve"> PAGEREF _Toc191908812 \h </w:instrText>
            </w:r>
            <w:r>
              <w:rPr>
                <w:noProof/>
                <w:webHidden/>
              </w:rPr>
            </w:r>
          </w:ins>
          <w:r>
            <w:rPr>
              <w:noProof/>
              <w:webHidden/>
            </w:rPr>
            <w:fldChar w:fldCharType="separate"/>
          </w:r>
          <w:ins w:id="166" w:author="Andrew Instone-Cowie" w:date="2025-03-03T15:44:00Z" w16du:dateUtc="2025-03-03T15:44:00Z">
            <w:r w:rsidR="00AA5C58">
              <w:rPr>
                <w:noProof/>
                <w:webHidden/>
              </w:rPr>
              <w:t>29</w:t>
            </w:r>
          </w:ins>
          <w:ins w:id="167" w:author="Andrew Instone-Cowie" w:date="2025-03-03T15:39:00Z" w16du:dateUtc="2025-03-03T15:39:00Z">
            <w:r>
              <w:rPr>
                <w:noProof/>
                <w:webHidden/>
              </w:rPr>
              <w:fldChar w:fldCharType="end"/>
            </w:r>
            <w:r w:rsidRPr="004574E7">
              <w:rPr>
                <w:rStyle w:val="Hyperlink"/>
                <w:noProof/>
              </w:rPr>
              <w:fldChar w:fldCharType="end"/>
            </w:r>
          </w:ins>
        </w:p>
        <w:p w14:paraId="2E54E83B" w14:textId="61FA1BCC" w:rsidR="00871702" w:rsidRDefault="00871702">
          <w:pPr>
            <w:pStyle w:val="TOC1"/>
            <w:tabs>
              <w:tab w:val="right" w:leader="dot" w:pos="9016"/>
            </w:tabs>
            <w:rPr>
              <w:ins w:id="168" w:author="Andrew Instone-Cowie" w:date="2025-03-03T15:39:00Z" w16du:dateUtc="2025-03-03T15:39:00Z"/>
              <w:rFonts w:eastAsiaTheme="minorEastAsia"/>
              <w:noProof/>
              <w:kern w:val="2"/>
              <w:sz w:val="24"/>
              <w:szCs w:val="24"/>
              <w:lang w:eastAsia="en-GB"/>
              <w14:ligatures w14:val="standardContextual"/>
            </w:rPr>
          </w:pPr>
          <w:ins w:id="16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Circuit Protection</w:t>
            </w:r>
            <w:r>
              <w:rPr>
                <w:noProof/>
                <w:webHidden/>
              </w:rPr>
              <w:tab/>
            </w:r>
            <w:r>
              <w:rPr>
                <w:noProof/>
                <w:webHidden/>
              </w:rPr>
              <w:fldChar w:fldCharType="begin"/>
            </w:r>
            <w:r>
              <w:rPr>
                <w:noProof/>
                <w:webHidden/>
              </w:rPr>
              <w:instrText xml:space="preserve"> PAGEREF _Toc191908813 \h </w:instrText>
            </w:r>
            <w:r>
              <w:rPr>
                <w:noProof/>
                <w:webHidden/>
              </w:rPr>
            </w:r>
          </w:ins>
          <w:r>
            <w:rPr>
              <w:noProof/>
              <w:webHidden/>
            </w:rPr>
            <w:fldChar w:fldCharType="separate"/>
          </w:r>
          <w:ins w:id="170" w:author="Andrew Instone-Cowie" w:date="2025-03-03T15:44:00Z" w16du:dateUtc="2025-03-03T15:44:00Z">
            <w:r w:rsidR="00AA5C58">
              <w:rPr>
                <w:noProof/>
                <w:webHidden/>
              </w:rPr>
              <w:t>31</w:t>
            </w:r>
          </w:ins>
          <w:ins w:id="171" w:author="Andrew Instone-Cowie" w:date="2025-03-03T15:39:00Z" w16du:dateUtc="2025-03-03T15:39:00Z">
            <w:r>
              <w:rPr>
                <w:noProof/>
                <w:webHidden/>
              </w:rPr>
              <w:fldChar w:fldCharType="end"/>
            </w:r>
            <w:r w:rsidRPr="004574E7">
              <w:rPr>
                <w:rStyle w:val="Hyperlink"/>
                <w:noProof/>
              </w:rPr>
              <w:fldChar w:fldCharType="end"/>
            </w:r>
          </w:ins>
        </w:p>
        <w:p w14:paraId="0A5DEF29" w14:textId="25FEB8BE" w:rsidR="00871702" w:rsidRDefault="00871702">
          <w:pPr>
            <w:pStyle w:val="TOC2"/>
            <w:tabs>
              <w:tab w:val="right" w:leader="dot" w:pos="9016"/>
            </w:tabs>
            <w:rPr>
              <w:ins w:id="172" w:author="Andrew Instone-Cowie" w:date="2025-03-03T15:39:00Z" w16du:dateUtc="2025-03-03T15:39:00Z"/>
              <w:rFonts w:eastAsiaTheme="minorEastAsia"/>
              <w:noProof/>
              <w:kern w:val="2"/>
              <w:sz w:val="24"/>
              <w:szCs w:val="24"/>
              <w:lang w:eastAsia="en-GB"/>
              <w14:ligatures w14:val="standardContextual"/>
            </w:rPr>
          </w:pPr>
          <w:ins w:id="17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Over-Current Protection</w:t>
            </w:r>
            <w:r>
              <w:rPr>
                <w:noProof/>
                <w:webHidden/>
              </w:rPr>
              <w:tab/>
            </w:r>
            <w:r>
              <w:rPr>
                <w:noProof/>
                <w:webHidden/>
              </w:rPr>
              <w:fldChar w:fldCharType="begin"/>
            </w:r>
            <w:r>
              <w:rPr>
                <w:noProof/>
                <w:webHidden/>
              </w:rPr>
              <w:instrText xml:space="preserve"> PAGEREF _Toc191908814 \h </w:instrText>
            </w:r>
            <w:r>
              <w:rPr>
                <w:noProof/>
                <w:webHidden/>
              </w:rPr>
            </w:r>
          </w:ins>
          <w:r>
            <w:rPr>
              <w:noProof/>
              <w:webHidden/>
            </w:rPr>
            <w:fldChar w:fldCharType="separate"/>
          </w:r>
          <w:ins w:id="174" w:author="Andrew Instone-Cowie" w:date="2025-03-03T15:44:00Z" w16du:dateUtc="2025-03-03T15:44:00Z">
            <w:r w:rsidR="00AA5C58">
              <w:rPr>
                <w:noProof/>
                <w:webHidden/>
              </w:rPr>
              <w:t>31</w:t>
            </w:r>
          </w:ins>
          <w:ins w:id="175" w:author="Andrew Instone-Cowie" w:date="2025-03-03T15:39:00Z" w16du:dateUtc="2025-03-03T15:39:00Z">
            <w:r>
              <w:rPr>
                <w:noProof/>
                <w:webHidden/>
              </w:rPr>
              <w:fldChar w:fldCharType="end"/>
            </w:r>
            <w:r w:rsidRPr="004574E7">
              <w:rPr>
                <w:rStyle w:val="Hyperlink"/>
                <w:noProof/>
              </w:rPr>
              <w:fldChar w:fldCharType="end"/>
            </w:r>
          </w:ins>
        </w:p>
        <w:p w14:paraId="50ACB58F" w14:textId="42959B9A" w:rsidR="00871702" w:rsidRDefault="00871702">
          <w:pPr>
            <w:pStyle w:val="TOC2"/>
            <w:tabs>
              <w:tab w:val="right" w:leader="dot" w:pos="9016"/>
            </w:tabs>
            <w:rPr>
              <w:ins w:id="176" w:author="Andrew Instone-Cowie" w:date="2025-03-03T15:39:00Z" w16du:dateUtc="2025-03-03T15:39:00Z"/>
              <w:rFonts w:eastAsiaTheme="minorEastAsia"/>
              <w:noProof/>
              <w:kern w:val="2"/>
              <w:sz w:val="24"/>
              <w:szCs w:val="24"/>
              <w:lang w:eastAsia="en-GB"/>
              <w14:ligatures w14:val="standardContextual"/>
            </w:rPr>
          </w:pPr>
          <w:ins w:id="17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Polarity Protection</w:t>
            </w:r>
            <w:r>
              <w:rPr>
                <w:noProof/>
                <w:webHidden/>
              </w:rPr>
              <w:tab/>
            </w:r>
            <w:r>
              <w:rPr>
                <w:noProof/>
                <w:webHidden/>
              </w:rPr>
              <w:fldChar w:fldCharType="begin"/>
            </w:r>
            <w:r>
              <w:rPr>
                <w:noProof/>
                <w:webHidden/>
              </w:rPr>
              <w:instrText xml:space="preserve"> PAGEREF _Toc191908815 \h </w:instrText>
            </w:r>
            <w:r>
              <w:rPr>
                <w:noProof/>
                <w:webHidden/>
              </w:rPr>
            </w:r>
          </w:ins>
          <w:r>
            <w:rPr>
              <w:noProof/>
              <w:webHidden/>
            </w:rPr>
            <w:fldChar w:fldCharType="separate"/>
          </w:r>
          <w:ins w:id="178" w:author="Andrew Instone-Cowie" w:date="2025-03-03T15:44:00Z" w16du:dateUtc="2025-03-03T15:44:00Z">
            <w:r w:rsidR="00AA5C58">
              <w:rPr>
                <w:noProof/>
                <w:webHidden/>
              </w:rPr>
              <w:t>31</w:t>
            </w:r>
          </w:ins>
          <w:ins w:id="179" w:author="Andrew Instone-Cowie" w:date="2025-03-03T15:39:00Z" w16du:dateUtc="2025-03-03T15:39:00Z">
            <w:r>
              <w:rPr>
                <w:noProof/>
                <w:webHidden/>
              </w:rPr>
              <w:fldChar w:fldCharType="end"/>
            </w:r>
            <w:r w:rsidRPr="004574E7">
              <w:rPr>
                <w:rStyle w:val="Hyperlink"/>
                <w:noProof/>
              </w:rPr>
              <w:fldChar w:fldCharType="end"/>
            </w:r>
          </w:ins>
        </w:p>
        <w:p w14:paraId="0CBE1B99" w14:textId="29DED8A1" w:rsidR="00871702" w:rsidRDefault="00871702">
          <w:pPr>
            <w:pStyle w:val="TOC2"/>
            <w:tabs>
              <w:tab w:val="right" w:leader="dot" w:pos="9016"/>
            </w:tabs>
            <w:rPr>
              <w:ins w:id="180" w:author="Andrew Instone-Cowie" w:date="2025-03-03T15:39:00Z" w16du:dateUtc="2025-03-03T15:39:00Z"/>
              <w:rFonts w:eastAsiaTheme="minorEastAsia"/>
              <w:noProof/>
              <w:kern w:val="2"/>
              <w:sz w:val="24"/>
              <w:szCs w:val="24"/>
              <w:lang w:eastAsia="en-GB"/>
              <w14:ligatures w14:val="standardContextual"/>
            </w:rPr>
          </w:pPr>
          <w:ins w:id="18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Transient Voltage Suppression</w:t>
            </w:r>
            <w:r>
              <w:rPr>
                <w:noProof/>
                <w:webHidden/>
              </w:rPr>
              <w:tab/>
            </w:r>
            <w:r>
              <w:rPr>
                <w:noProof/>
                <w:webHidden/>
              </w:rPr>
              <w:fldChar w:fldCharType="begin"/>
            </w:r>
            <w:r>
              <w:rPr>
                <w:noProof/>
                <w:webHidden/>
              </w:rPr>
              <w:instrText xml:space="preserve"> PAGEREF _Toc191908816 \h </w:instrText>
            </w:r>
            <w:r>
              <w:rPr>
                <w:noProof/>
                <w:webHidden/>
              </w:rPr>
            </w:r>
          </w:ins>
          <w:r>
            <w:rPr>
              <w:noProof/>
              <w:webHidden/>
            </w:rPr>
            <w:fldChar w:fldCharType="separate"/>
          </w:r>
          <w:ins w:id="182" w:author="Andrew Instone-Cowie" w:date="2025-03-03T15:44:00Z" w16du:dateUtc="2025-03-03T15:44:00Z">
            <w:r w:rsidR="00AA5C58">
              <w:rPr>
                <w:noProof/>
                <w:webHidden/>
              </w:rPr>
              <w:t>32</w:t>
            </w:r>
          </w:ins>
          <w:ins w:id="183" w:author="Andrew Instone-Cowie" w:date="2025-03-03T15:39:00Z" w16du:dateUtc="2025-03-03T15:39:00Z">
            <w:r>
              <w:rPr>
                <w:noProof/>
                <w:webHidden/>
              </w:rPr>
              <w:fldChar w:fldCharType="end"/>
            </w:r>
            <w:r w:rsidRPr="004574E7">
              <w:rPr>
                <w:rStyle w:val="Hyperlink"/>
                <w:noProof/>
              </w:rPr>
              <w:fldChar w:fldCharType="end"/>
            </w:r>
          </w:ins>
        </w:p>
        <w:p w14:paraId="74357E97" w14:textId="7D6DD33A" w:rsidR="00871702" w:rsidRDefault="00871702">
          <w:pPr>
            <w:pStyle w:val="TOC3"/>
            <w:tabs>
              <w:tab w:val="right" w:leader="dot" w:pos="9016"/>
            </w:tabs>
            <w:rPr>
              <w:ins w:id="184" w:author="Andrew Instone-Cowie" w:date="2025-03-03T15:39:00Z" w16du:dateUtc="2025-03-03T15:39:00Z"/>
              <w:noProof/>
              <w:kern w:val="2"/>
              <w:sz w:val="24"/>
              <w:szCs w:val="24"/>
              <w:lang w:val="en-GB" w:eastAsia="en-GB"/>
              <w14:ligatures w14:val="standardContextual"/>
            </w:rPr>
          </w:pPr>
          <w:ins w:id="18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Uni-Directional TVS Diodes</w:t>
            </w:r>
            <w:r>
              <w:rPr>
                <w:noProof/>
                <w:webHidden/>
              </w:rPr>
              <w:tab/>
            </w:r>
            <w:r>
              <w:rPr>
                <w:noProof/>
                <w:webHidden/>
              </w:rPr>
              <w:fldChar w:fldCharType="begin"/>
            </w:r>
            <w:r>
              <w:rPr>
                <w:noProof/>
                <w:webHidden/>
              </w:rPr>
              <w:instrText xml:space="preserve"> PAGEREF _Toc191908817 \h </w:instrText>
            </w:r>
            <w:r>
              <w:rPr>
                <w:noProof/>
                <w:webHidden/>
              </w:rPr>
            </w:r>
          </w:ins>
          <w:r>
            <w:rPr>
              <w:noProof/>
              <w:webHidden/>
            </w:rPr>
            <w:fldChar w:fldCharType="separate"/>
          </w:r>
          <w:ins w:id="186" w:author="Andrew Instone-Cowie" w:date="2025-03-03T15:44:00Z" w16du:dateUtc="2025-03-03T15:44:00Z">
            <w:r w:rsidR="00AA5C58">
              <w:rPr>
                <w:noProof/>
                <w:webHidden/>
              </w:rPr>
              <w:t>33</w:t>
            </w:r>
          </w:ins>
          <w:ins w:id="187" w:author="Andrew Instone-Cowie" w:date="2025-03-03T15:39:00Z" w16du:dateUtc="2025-03-03T15:39:00Z">
            <w:r>
              <w:rPr>
                <w:noProof/>
                <w:webHidden/>
              </w:rPr>
              <w:fldChar w:fldCharType="end"/>
            </w:r>
            <w:r w:rsidRPr="004574E7">
              <w:rPr>
                <w:rStyle w:val="Hyperlink"/>
                <w:noProof/>
              </w:rPr>
              <w:fldChar w:fldCharType="end"/>
            </w:r>
          </w:ins>
        </w:p>
        <w:p w14:paraId="43466808" w14:textId="265771BB" w:rsidR="00871702" w:rsidRDefault="00871702">
          <w:pPr>
            <w:pStyle w:val="TOC3"/>
            <w:tabs>
              <w:tab w:val="right" w:leader="dot" w:pos="9016"/>
            </w:tabs>
            <w:rPr>
              <w:ins w:id="188" w:author="Andrew Instone-Cowie" w:date="2025-03-03T15:39:00Z" w16du:dateUtc="2025-03-03T15:39:00Z"/>
              <w:noProof/>
              <w:kern w:val="2"/>
              <w:sz w:val="24"/>
              <w:szCs w:val="24"/>
              <w:lang w:val="en-GB" w:eastAsia="en-GB"/>
              <w14:ligatures w14:val="standardContextual"/>
            </w:rPr>
          </w:pPr>
          <w:ins w:id="18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Bi-Directional TVS Diodes</w:t>
            </w:r>
            <w:r>
              <w:rPr>
                <w:noProof/>
                <w:webHidden/>
              </w:rPr>
              <w:tab/>
            </w:r>
            <w:r>
              <w:rPr>
                <w:noProof/>
                <w:webHidden/>
              </w:rPr>
              <w:fldChar w:fldCharType="begin"/>
            </w:r>
            <w:r>
              <w:rPr>
                <w:noProof/>
                <w:webHidden/>
              </w:rPr>
              <w:instrText xml:space="preserve"> PAGEREF _Toc191908818 \h </w:instrText>
            </w:r>
            <w:r>
              <w:rPr>
                <w:noProof/>
                <w:webHidden/>
              </w:rPr>
            </w:r>
          </w:ins>
          <w:r>
            <w:rPr>
              <w:noProof/>
              <w:webHidden/>
            </w:rPr>
            <w:fldChar w:fldCharType="separate"/>
          </w:r>
          <w:ins w:id="190" w:author="Andrew Instone-Cowie" w:date="2025-03-03T15:44:00Z" w16du:dateUtc="2025-03-03T15:44:00Z">
            <w:r w:rsidR="00AA5C58">
              <w:rPr>
                <w:noProof/>
                <w:webHidden/>
              </w:rPr>
              <w:t>35</w:t>
            </w:r>
          </w:ins>
          <w:ins w:id="191" w:author="Andrew Instone-Cowie" w:date="2025-03-03T15:39:00Z" w16du:dateUtc="2025-03-03T15:39:00Z">
            <w:r>
              <w:rPr>
                <w:noProof/>
                <w:webHidden/>
              </w:rPr>
              <w:fldChar w:fldCharType="end"/>
            </w:r>
            <w:r w:rsidRPr="004574E7">
              <w:rPr>
                <w:rStyle w:val="Hyperlink"/>
                <w:noProof/>
              </w:rPr>
              <w:fldChar w:fldCharType="end"/>
            </w:r>
          </w:ins>
        </w:p>
        <w:p w14:paraId="7F11DA70" w14:textId="7CC2F831" w:rsidR="00871702" w:rsidRDefault="00871702">
          <w:pPr>
            <w:pStyle w:val="TOC3"/>
            <w:tabs>
              <w:tab w:val="right" w:leader="dot" w:pos="9016"/>
            </w:tabs>
            <w:rPr>
              <w:ins w:id="192" w:author="Andrew Instone-Cowie" w:date="2025-03-03T15:39:00Z" w16du:dateUtc="2025-03-03T15:39:00Z"/>
              <w:noProof/>
              <w:kern w:val="2"/>
              <w:sz w:val="24"/>
              <w:szCs w:val="24"/>
              <w:lang w:val="en-GB" w:eastAsia="en-GB"/>
              <w14:ligatures w14:val="standardContextual"/>
            </w:rPr>
          </w:pPr>
          <w:ins w:id="19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"_Toc191908819"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Leakage Current Issues</w:t>
            </w:r>
            <w:r>
              <w:rPr>
                <w:noProof/>
                <w:webHidden/>
              </w:rPr>
              <w:tab/>
            </w:r>
            <w:r>
              <w:rPr>
                <w:noProof/>
                <w:webHidden/>
              </w:rPr>
              <w:fldChar w:fldCharType="begin"/>
            </w:r>
            <w:r>
              <w:rPr>
                <w:noProof/>
                <w:webHidden/>
              </w:rPr>
              <w:instrText xml:space="preserve"> PAGEREF _Toc191908819 \h </w:instrText>
            </w:r>
            <w:r>
              <w:rPr>
                <w:noProof/>
                <w:webHidden/>
              </w:rPr>
            </w:r>
          </w:ins>
          <w:r>
            <w:rPr>
              <w:noProof/>
              <w:webHidden/>
            </w:rPr>
            <w:fldChar w:fldCharType="separate"/>
          </w:r>
          <w:ins w:id="194" w:author="Andrew Instone-Cowie" w:date="2025-03-03T15:44:00Z" w16du:dateUtc="2025-03-03T15:44:00Z">
            <w:r w:rsidR="00AA5C58">
              <w:rPr>
                <w:noProof/>
                <w:webHidden/>
              </w:rPr>
              <w:t>36</w:t>
            </w:r>
          </w:ins>
          <w:ins w:id="195" w:author="Andrew Instone-Cowie" w:date="2025-03-03T15:39:00Z" w16du:dateUtc="2025-03-03T15:39:00Z">
            <w:r>
              <w:rPr>
                <w:noProof/>
                <w:webHidden/>
              </w:rPr>
              <w:fldChar w:fldCharType="end"/>
            </w:r>
            <w:r w:rsidRPr="004574E7">
              <w:rPr>
                <w:rStyle w:val="Hyperlink"/>
                <w:noProof/>
              </w:rPr>
              <w:fldChar w:fldCharType="end"/>
            </w:r>
          </w:ins>
        </w:p>
        <w:p w14:paraId="6AF5EB3A" w14:textId="6490E967" w:rsidR="00871702" w:rsidRDefault="00871702">
          <w:pPr>
            <w:pStyle w:val="TOC1"/>
            <w:tabs>
              <w:tab w:val="right" w:leader="dot" w:pos="9016"/>
            </w:tabs>
            <w:rPr>
              <w:ins w:id="196" w:author="Andrew Instone-Cowie" w:date="2025-03-03T15:39:00Z" w16du:dateUtc="2025-03-03T15:39:00Z"/>
              <w:rFonts w:eastAsiaTheme="minorEastAsia"/>
              <w:noProof/>
              <w:kern w:val="2"/>
              <w:sz w:val="24"/>
              <w:szCs w:val="24"/>
              <w:lang w:eastAsia="en-GB"/>
              <w14:ligatures w14:val="standardContextual"/>
            </w:rPr>
          </w:pPr>
          <w:ins w:id="19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Connector Pin-Outs</w:t>
            </w:r>
            <w:r>
              <w:rPr>
                <w:noProof/>
                <w:webHidden/>
              </w:rPr>
              <w:tab/>
            </w:r>
            <w:r>
              <w:rPr>
                <w:noProof/>
                <w:webHidden/>
              </w:rPr>
              <w:fldChar w:fldCharType="begin"/>
            </w:r>
            <w:r>
              <w:rPr>
                <w:noProof/>
                <w:webHidden/>
              </w:rPr>
              <w:instrText xml:space="preserve"> PAGEREF _Toc191908820 \h </w:instrText>
            </w:r>
            <w:r>
              <w:rPr>
                <w:noProof/>
                <w:webHidden/>
              </w:rPr>
            </w:r>
          </w:ins>
          <w:r>
            <w:rPr>
              <w:noProof/>
              <w:webHidden/>
            </w:rPr>
            <w:fldChar w:fldCharType="separate"/>
          </w:r>
          <w:ins w:id="198" w:author="Andrew Instone-Cowie" w:date="2025-03-03T15:44:00Z" w16du:dateUtc="2025-03-03T15:44:00Z">
            <w:r w:rsidR="00AA5C58">
              <w:rPr>
                <w:noProof/>
                <w:webHidden/>
              </w:rPr>
              <w:t>38</w:t>
            </w:r>
          </w:ins>
          <w:ins w:id="199" w:author="Andrew Instone-Cowie" w:date="2025-03-03T15:39:00Z" w16du:dateUtc="2025-03-03T15:39:00Z">
            <w:r>
              <w:rPr>
                <w:noProof/>
                <w:webHidden/>
              </w:rPr>
              <w:fldChar w:fldCharType="end"/>
            </w:r>
            <w:r w:rsidRPr="004574E7">
              <w:rPr>
                <w:rStyle w:val="Hyperlink"/>
                <w:noProof/>
              </w:rPr>
              <w:fldChar w:fldCharType="end"/>
            </w:r>
          </w:ins>
        </w:p>
        <w:p w14:paraId="774E09AD" w14:textId="71667B7B" w:rsidR="00871702" w:rsidRDefault="00871702">
          <w:pPr>
            <w:pStyle w:val="TOC2"/>
            <w:tabs>
              <w:tab w:val="right" w:leader="dot" w:pos="9016"/>
            </w:tabs>
            <w:rPr>
              <w:ins w:id="200" w:author="Andrew Instone-Cowie" w:date="2025-03-03T15:39:00Z" w16du:dateUtc="2025-03-03T15:39:00Z"/>
              <w:rFonts w:eastAsiaTheme="minorEastAsia"/>
              <w:noProof/>
              <w:kern w:val="2"/>
              <w:sz w:val="24"/>
              <w:szCs w:val="24"/>
              <w:lang w:eastAsia="en-GB"/>
              <w14:ligatures w14:val="standardContextual"/>
            </w:rPr>
          </w:pPr>
          <w:ins w:id="20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Multiple Device Conventions</w:t>
            </w:r>
            <w:r>
              <w:rPr>
                <w:noProof/>
                <w:webHidden/>
              </w:rPr>
              <w:tab/>
            </w:r>
            <w:r>
              <w:rPr>
                <w:noProof/>
                <w:webHidden/>
              </w:rPr>
              <w:fldChar w:fldCharType="begin"/>
            </w:r>
            <w:r>
              <w:rPr>
                <w:noProof/>
                <w:webHidden/>
              </w:rPr>
              <w:instrText xml:space="preserve"> PAGEREF _Toc191908821 \h </w:instrText>
            </w:r>
            <w:r>
              <w:rPr>
                <w:noProof/>
                <w:webHidden/>
              </w:rPr>
            </w:r>
          </w:ins>
          <w:r>
            <w:rPr>
              <w:noProof/>
              <w:webHidden/>
            </w:rPr>
            <w:fldChar w:fldCharType="separate"/>
          </w:r>
          <w:ins w:id="202" w:author="Andrew Instone-Cowie" w:date="2025-03-03T15:44:00Z" w16du:dateUtc="2025-03-03T15:44:00Z">
            <w:r w:rsidR="00AA5C58">
              <w:rPr>
                <w:noProof/>
                <w:webHidden/>
              </w:rPr>
              <w:t>38</w:t>
            </w:r>
          </w:ins>
          <w:ins w:id="203" w:author="Andrew Instone-Cowie" w:date="2025-03-03T15:39:00Z" w16du:dateUtc="2025-03-03T15:39:00Z">
            <w:r>
              <w:rPr>
                <w:noProof/>
                <w:webHidden/>
              </w:rPr>
              <w:fldChar w:fldCharType="end"/>
            </w:r>
            <w:r w:rsidRPr="004574E7">
              <w:rPr>
                <w:rStyle w:val="Hyperlink"/>
                <w:noProof/>
              </w:rPr>
              <w:fldChar w:fldCharType="end"/>
            </w:r>
          </w:ins>
        </w:p>
        <w:p w14:paraId="07D62A90" w14:textId="14AC9C63" w:rsidR="00871702" w:rsidRDefault="00871702">
          <w:pPr>
            <w:pStyle w:val="TOC2"/>
            <w:tabs>
              <w:tab w:val="right" w:leader="dot" w:pos="9016"/>
            </w:tabs>
            <w:rPr>
              <w:ins w:id="204" w:author="Andrew Instone-Cowie" w:date="2025-03-03T15:39:00Z" w16du:dateUtc="2025-03-03T15:39:00Z"/>
              <w:rFonts w:eastAsiaTheme="minorEastAsia"/>
              <w:noProof/>
              <w:kern w:val="2"/>
              <w:sz w:val="24"/>
              <w:szCs w:val="24"/>
              <w:lang w:eastAsia="en-GB"/>
              <w14:ligatures w14:val="standardContextual"/>
            </w:rPr>
          </w:pPr>
          <w:ins w:id="20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Module Connector</w:t>
            </w:r>
            <w:r>
              <w:rPr>
                <w:noProof/>
                <w:webHidden/>
              </w:rPr>
              <w:tab/>
            </w:r>
            <w:r>
              <w:rPr>
                <w:noProof/>
                <w:webHidden/>
              </w:rPr>
              <w:fldChar w:fldCharType="begin"/>
            </w:r>
            <w:r>
              <w:rPr>
                <w:noProof/>
                <w:webHidden/>
              </w:rPr>
              <w:instrText xml:space="preserve"> PAGEREF _Toc191908822 \h </w:instrText>
            </w:r>
            <w:r>
              <w:rPr>
                <w:noProof/>
                <w:webHidden/>
              </w:rPr>
            </w:r>
          </w:ins>
          <w:r>
            <w:rPr>
              <w:noProof/>
              <w:webHidden/>
            </w:rPr>
            <w:fldChar w:fldCharType="separate"/>
          </w:r>
          <w:ins w:id="206" w:author="Andrew Instone-Cowie" w:date="2025-03-03T15:44:00Z" w16du:dateUtc="2025-03-03T15:44:00Z">
            <w:r w:rsidR="00AA5C58">
              <w:rPr>
                <w:noProof/>
                <w:webHidden/>
              </w:rPr>
              <w:t>39</w:t>
            </w:r>
          </w:ins>
          <w:ins w:id="207" w:author="Andrew Instone-Cowie" w:date="2025-03-03T15:39:00Z" w16du:dateUtc="2025-03-03T15:39:00Z">
            <w:r>
              <w:rPr>
                <w:noProof/>
                <w:webHidden/>
              </w:rPr>
              <w:fldChar w:fldCharType="end"/>
            </w:r>
            <w:r w:rsidRPr="004574E7">
              <w:rPr>
                <w:rStyle w:val="Hyperlink"/>
                <w:noProof/>
              </w:rPr>
              <w:fldChar w:fldCharType="end"/>
            </w:r>
          </w:ins>
        </w:p>
        <w:p w14:paraId="3E2B7B67" w14:textId="1C267F32" w:rsidR="00871702" w:rsidRDefault="00871702">
          <w:pPr>
            <w:pStyle w:val="TOC2"/>
            <w:tabs>
              <w:tab w:val="right" w:leader="dot" w:pos="9016"/>
            </w:tabs>
            <w:rPr>
              <w:ins w:id="208" w:author="Andrew Instone-Cowie" w:date="2025-03-03T15:39:00Z" w16du:dateUtc="2025-03-03T15:39:00Z"/>
              <w:rFonts w:eastAsiaTheme="minorEastAsia"/>
              <w:noProof/>
              <w:kern w:val="2"/>
              <w:sz w:val="24"/>
              <w:szCs w:val="24"/>
              <w:lang w:eastAsia="en-GB"/>
              <w14:ligatures w14:val="standardContextual"/>
            </w:rPr>
          </w:pPr>
          <w:ins w:id="20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Sensor Connector</w:t>
            </w:r>
            <w:r>
              <w:rPr>
                <w:noProof/>
                <w:webHidden/>
              </w:rPr>
              <w:tab/>
            </w:r>
            <w:r>
              <w:rPr>
                <w:noProof/>
                <w:webHidden/>
              </w:rPr>
              <w:fldChar w:fldCharType="begin"/>
            </w:r>
            <w:r>
              <w:rPr>
                <w:noProof/>
                <w:webHidden/>
              </w:rPr>
              <w:instrText xml:space="preserve"> PAGEREF _Toc191908823 \h </w:instrText>
            </w:r>
            <w:r>
              <w:rPr>
                <w:noProof/>
                <w:webHidden/>
              </w:rPr>
            </w:r>
          </w:ins>
          <w:r>
            <w:rPr>
              <w:noProof/>
              <w:webHidden/>
            </w:rPr>
            <w:fldChar w:fldCharType="separate"/>
          </w:r>
          <w:ins w:id="210" w:author="Andrew Instone-Cowie" w:date="2025-03-03T15:44:00Z" w16du:dateUtc="2025-03-03T15:44:00Z">
            <w:r w:rsidR="00AA5C58">
              <w:rPr>
                <w:noProof/>
                <w:webHidden/>
              </w:rPr>
              <w:t>40</w:t>
            </w:r>
          </w:ins>
          <w:ins w:id="211" w:author="Andrew Instone-Cowie" w:date="2025-03-03T15:39:00Z" w16du:dateUtc="2025-03-03T15:39:00Z">
            <w:r>
              <w:rPr>
                <w:noProof/>
                <w:webHidden/>
              </w:rPr>
              <w:fldChar w:fldCharType="end"/>
            </w:r>
            <w:r w:rsidRPr="004574E7">
              <w:rPr>
                <w:rStyle w:val="Hyperlink"/>
                <w:noProof/>
              </w:rPr>
              <w:fldChar w:fldCharType="end"/>
            </w:r>
          </w:ins>
        </w:p>
        <w:p w14:paraId="2529F4E3" w14:textId="398134F2" w:rsidR="00871702" w:rsidRDefault="00871702">
          <w:pPr>
            <w:pStyle w:val="TOC2"/>
            <w:tabs>
              <w:tab w:val="right" w:leader="dot" w:pos="9016"/>
            </w:tabs>
            <w:rPr>
              <w:ins w:id="212" w:author="Andrew Instone-Cowie" w:date="2025-03-03T15:39:00Z" w16du:dateUtc="2025-03-03T15:39:00Z"/>
              <w:rFonts w:eastAsiaTheme="minorEastAsia"/>
              <w:noProof/>
              <w:kern w:val="2"/>
              <w:sz w:val="24"/>
              <w:szCs w:val="24"/>
              <w:lang w:eastAsia="en-GB"/>
              <w14:ligatures w14:val="standardContextual"/>
            </w:rPr>
          </w:pPr>
          <w:ins w:id="21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Power/Data Connector</w:t>
            </w:r>
            <w:r>
              <w:rPr>
                <w:noProof/>
                <w:webHidden/>
              </w:rPr>
              <w:tab/>
            </w:r>
            <w:r>
              <w:rPr>
                <w:noProof/>
                <w:webHidden/>
              </w:rPr>
              <w:fldChar w:fldCharType="begin"/>
            </w:r>
            <w:r>
              <w:rPr>
                <w:noProof/>
                <w:webHidden/>
              </w:rPr>
              <w:instrText xml:space="preserve"> PAGEREF _Toc191908824 \h </w:instrText>
            </w:r>
            <w:r>
              <w:rPr>
                <w:noProof/>
                <w:webHidden/>
              </w:rPr>
            </w:r>
          </w:ins>
          <w:r>
            <w:rPr>
              <w:noProof/>
              <w:webHidden/>
            </w:rPr>
            <w:fldChar w:fldCharType="separate"/>
          </w:r>
          <w:ins w:id="214" w:author="Andrew Instone-Cowie" w:date="2025-03-03T15:44:00Z" w16du:dateUtc="2025-03-03T15:44:00Z">
            <w:r w:rsidR="00AA5C58">
              <w:rPr>
                <w:noProof/>
                <w:webHidden/>
              </w:rPr>
              <w:t>41</w:t>
            </w:r>
          </w:ins>
          <w:ins w:id="215" w:author="Andrew Instone-Cowie" w:date="2025-03-03T15:39:00Z" w16du:dateUtc="2025-03-03T15:39:00Z">
            <w:r>
              <w:rPr>
                <w:noProof/>
                <w:webHidden/>
              </w:rPr>
              <w:fldChar w:fldCharType="end"/>
            </w:r>
            <w:r w:rsidRPr="004574E7">
              <w:rPr>
                <w:rStyle w:val="Hyperlink"/>
                <w:noProof/>
              </w:rPr>
              <w:fldChar w:fldCharType="end"/>
            </w:r>
          </w:ins>
        </w:p>
        <w:p w14:paraId="55A47378" w14:textId="1CDA32A4" w:rsidR="00871702" w:rsidRDefault="00871702">
          <w:pPr>
            <w:pStyle w:val="TOC2"/>
            <w:tabs>
              <w:tab w:val="right" w:leader="dot" w:pos="9016"/>
            </w:tabs>
            <w:rPr>
              <w:ins w:id="216" w:author="Andrew Instone-Cowie" w:date="2025-03-03T15:39:00Z" w16du:dateUtc="2025-03-03T15:39:00Z"/>
              <w:rFonts w:eastAsiaTheme="minorEastAsia"/>
              <w:noProof/>
              <w:kern w:val="2"/>
              <w:sz w:val="24"/>
              <w:szCs w:val="24"/>
              <w:lang w:eastAsia="en-GB"/>
              <w14:ligatures w14:val="standardContextual"/>
            </w:rPr>
          </w:pPr>
          <w:ins w:id="21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Module Power/Data Connector</w:t>
            </w:r>
            <w:r>
              <w:rPr>
                <w:noProof/>
                <w:webHidden/>
              </w:rPr>
              <w:tab/>
            </w:r>
            <w:r>
              <w:rPr>
                <w:noProof/>
                <w:webHidden/>
              </w:rPr>
              <w:fldChar w:fldCharType="begin"/>
            </w:r>
            <w:r>
              <w:rPr>
                <w:noProof/>
                <w:webHidden/>
              </w:rPr>
              <w:instrText xml:space="preserve"> PAGEREF _Toc191908825 \h </w:instrText>
            </w:r>
            <w:r>
              <w:rPr>
                <w:noProof/>
                <w:webHidden/>
              </w:rPr>
            </w:r>
          </w:ins>
          <w:r>
            <w:rPr>
              <w:noProof/>
              <w:webHidden/>
            </w:rPr>
            <w:fldChar w:fldCharType="separate"/>
          </w:r>
          <w:ins w:id="218" w:author="Andrew Instone-Cowie" w:date="2025-03-03T15:44:00Z" w16du:dateUtc="2025-03-03T15:44:00Z">
            <w:r w:rsidR="00AA5C58">
              <w:rPr>
                <w:noProof/>
                <w:webHidden/>
              </w:rPr>
              <w:t>42</w:t>
            </w:r>
          </w:ins>
          <w:ins w:id="219" w:author="Andrew Instone-Cowie" w:date="2025-03-03T15:39:00Z" w16du:dateUtc="2025-03-03T15:39:00Z">
            <w:r>
              <w:rPr>
                <w:noProof/>
                <w:webHidden/>
              </w:rPr>
              <w:fldChar w:fldCharType="end"/>
            </w:r>
            <w:r w:rsidRPr="004574E7">
              <w:rPr>
                <w:rStyle w:val="Hyperlink"/>
                <w:noProof/>
              </w:rPr>
              <w:fldChar w:fldCharType="end"/>
            </w:r>
          </w:ins>
        </w:p>
        <w:p w14:paraId="20EE959E" w14:textId="0DA3C926" w:rsidR="00871702" w:rsidRDefault="00871702">
          <w:pPr>
            <w:pStyle w:val="TOC2"/>
            <w:tabs>
              <w:tab w:val="right" w:leader="dot" w:pos="9016"/>
            </w:tabs>
            <w:rPr>
              <w:ins w:id="220" w:author="Andrew Instone-Cowie" w:date="2025-03-03T15:39:00Z" w16du:dateUtc="2025-03-03T15:39:00Z"/>
              <w:rFonts w:eastAsiaTheme="minorEastAsia"/>
              <w:noProof/>
              <w:kern w:val="2"/>
              <w:sz w:val="24"/>
              <w:szCs w:val="24"/>
              <w:lang w:eastAsia="en-GB"/>
              <w14:ligatures w14:val="standardContextual"/>
            </w:rPr>
          </w:pPr>
          <w:ins w:id="22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Second PC Module Connector</w:t>
            </w:r>
            <w:r>
              <w:rPr>
                <w:noProof/>
                <w:webHidden/>
              </w:rPr>
              <w:tab/>
            </w:r>
            <w:r>
              <w:rPr>
                <w:noProof/>
                <w:webHidden/>
              </w:rPr>
              <w:fldChar w:fldCharType="begin"/>
            </w:r>
            <w:r>
              <w:rPr>
                <w:noProof/>
                <w:webHidden/>
              </w:rPr>
              <w:instrText xml:space="preserve"> PAGEREF _Toc191908826 \h </w:instrText>
            </w:r>
            <w:r>
              <w:rPr>
                <w:noProof/>
                <w:webHidden/>
              </w:rPr>
            </w:r>
          </w:ins>
          <w:r>
            <w:rPr>
              <w:noProof/>
              <w:webHidden/>
            </w:rPr>
            <w:fldChar w:fldCharType="separate"/>
          </w:r>
          <w:ins w:id="222" w:author="Andrew Instone-Cowie" w:date="2025-03-03T15:44:00Z" w16du:dateUtc="2025-03-03T15:44:00Z">
            <w:r w:rsidR="00AA5C58">
              <w:rPr>
                <w:noProof/>
                <w:webHidden/>
              </w:rPr>
              <w:t>43</w:t>
            </w:r>
          </w:ins>
          <w:ins w:id="223" w:author="Andrew Instone-Cowie" w:date="2025-03-03T15:39:00Z" w16du:dateUtc="2025-03-03T15:39:00Z">
            <w:r>
              <w:rPr>
                <w:noProof/>
                <w:webHidden/>
              </w:rPr>
              <w:fldChar w:fldCharType="end"/>
            </w:r>
            <w:r w:rsidRPr="004574E7">
              <w:rPr>
                <w:rStyle w:val="Hyperlink"/>
                <w:noProof/>
              </w:rPr>
              <w:fldChar w:fldCharType="end"/>
            </w:r>
          </w:ins>
        </w:p>
        <w:p w14:paraId="7BEE8BC3" w14:textId="42E7A7A8" w:rsidR="00871702" w:rsidRDefault="00871702">
          <w:pPr>
            <w:pStyle w:val="TOC2"/>
            <w:tabs>
              <w:tab w:val="right" w:leader="dot" w:pos="9016"/>
            </w:tabs>
            <w:rPr>
              <w:ins w:id="224" w:author="Andrew Instone-Cowie" w:date="2025-03-03T15:39:00Z" w16du:dateUtc="2025-03-03T15:39:00Z"/>
              <w:rFonts w:eastAsiaTheme="minorEastAsia"/>
              <w:noProof/>
              <w:kern w:val="2"/>
              <w:sz w:val="24"/>
              <w:szCs w:val="24"/>
              <w:lang w:eastAsia="en-GB"/>
              <w14:ligatures w14:val="standardContextual"/>
            </w:rPr>
          </w:pPr>
          <w:ins w:id="22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 Connector</w:t>
            </w:r>
            <w:r>
              <w:rPr>
                <w:noProof/>
                <w:webHidden/>
              </w:rPr>
              <w:tab/>
            </w:r>
            <w:r>
              <w:rPr>
                <w:noProof/>
                <w:webHidden/>
              </w:rPr>
              <w:fldChar w:fldCharType="begin"/>
            </w:r>
            <w:r>
              <w:rPr>
                <w:noProof/>
                <w:webHidden/>
              </w:rPr>
              <w:instrText xml:space="preserve"> PAGEREF _Toc191908827 \h </w:instrText>
            </w:r>
            <w:r>
              <w:rPr>
                <w:noProof/>
                <w:webHidden/>
              </w:rPr>
            </w:r>
          </w:ins>
          <w:r>
            <w:rPr>
              <w:noProof/>
              <w:webHidden/>
            </w:rPr>
            <w:fldChar w:fldCharType="separate"/>
          </w:r>
          <w:ins w:id="226" w:author="Andrew Instone-Cowie" w:date="2025-03-03T15:44:00Z" w16du:dateUtc="2025-03-03T15:44:00Z">
            <w:r w:rsidR="00AA5C58">
              <w:rPr>
                <w:noProof/>
                <w:webHidden/>
              </w:rPr>
              <w:t>44</w:t>
            </w:r>
          </w:ins>
          <w:ins w:id="227" w:author="Andrew Instone-Cowie" w:date="2025-03-03T15:39:00Z" w16du:dateUtc="2025-03-03T15:39:00Z">
            <w:r>
              <w:rPr>
                <w:noProof/>
                <w:webHidden/>
              </w:rPr>
              <w:fldChar w:fldCharType="end"/>
            </w:r>
            <w:r w:rsidRPr="004574E7">
              <w:rPr>
                <w:rStyle w:val="Hyperlink"/>
                <w:noProof/>
              </w:rPr>
              <w:fldChar w:fldCharType="end"/>
            </w:r>
          </w:ins>
        </w:p>
        <w:p w14:paraId="0974AEFB" w14:textId="44EFBF99" w:rsidR="00871702" w:rsidRDefault="00871702">
          <w:pPr>
            <w:pStyle w:val="TOC2"/>
            <w:tabs>
              <w:tab w:val="right" w:leader="dot" w:pos="9016"/>
            </w:tabs>
            <w:rPr>
              <w:ins w:id="228" w:author="Andrew Instone-Cowie" w:date="2025-03-03T15:39:00Z" w16du:dateUtc="2025-03-03T15:39:00Z"/>
              <w:rFonts w:eastAsiaTheme="minorEastAsia"/>
              <w:noProof/>
              <w:kern w:val="2"/>
              <w:sz w:val="24"/>
              <w:szCs w:val="24"/>
              <w:lang w:eastAsia="en-GB"/>
              <w14:ligatures w14:val="standardContextual"/>
            </w:rPr>
          </w:pPr>
          <w:ins w:id="22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DB9 Serial Connectors</w:t>
            </w:r>
            <w:r>
              <w:rPr>
                <w:noProof/>
                <w:webHidden/>
              </w:rPr>
              <w:tab/>
            </w:r>
            <w:r>
              <w:rPr>
                <w:noProof/>
                <w:webHidden/>
              </w:rPr>
              <w:fldChar w:fldCharType="begin"/>
            </w:r>
            <w:r>
              <w:rPr>
                <w:noProof/>
                <w:webHidden/>
              </w:rPr>
              <w:instrText xml:space="preserve"> PAGEREF _Toc191908828 \h </w:instrText>
            </w:r>
            <w:r>
              <w:rPr>
                <w:noProof/>
                <w:webHidden/>
              </w:rPr>
            </w:r>
          </w:ins>
          <w:r>
            <w:rPr>
              <w:noProof/>
              <w:webHidden/>
            </w:rPr>
            <w:fldChar w:fldCharType="separate"/>
          </w:r>
          <w:ins w:id="230" w:author="Andrew Instone-Cowie" w:date="2025-03-03T15:44:00Z" w16du:dateUtc="2025-03-03T15:44:00Z">
            <w:r w:rsidR="00AA5C58">
              <w:rPr>
                <w:noProof/>
                <w:webHidden/>
              </w:rPr>
              <w:t>45</w:t>
            </w:r>
          </w:ins>
          <w:ins w:id="231" w:author="Andrew Instone-Cowie" w:date="2025-03-03T15:39:00Z" w16du:dateUtc="2025-03-03T15:39:00Z">
            <w:r>
              <w:rPr>
                <w:noProof/>
                <w:webHidden/>
              </w:rPr>
              <w:fldChar w:fldCharType="end"/>
            </w:r>
            <w:r w:rsidRPr="004574E7">
              <w:rPr>
                <w:rStyle w:val="Hyperlink"/>
                <w:noProof/>
              </w:rPr>
              <w:fldChar w:fldCharType="end"/>
            </w:r>
          </w:ins>
        </w:p>
        <w:p w14:paraId="5C697F77" w14:textId="65A75CC5" w:rsidR="00871702" w:rsidRDefault="00871702">
          <w:pPr>
            <w:pStyle w:val="TOC3"/>
            <w:tabs>
              <w:tab w:val="right" w:leader="dot" w:pos="9016"/>
            </w:tabs>
            <w:rPr>
              <w:ins w:id="232" w:author="Andrew Instone-Cowie" w:date="2025-03-03T15:39:00Z" w16du:dateUtc="2025-03-03T15:39:00Z"/>
              <w:noProof/>
              <w:kern w:val="2"/>
              <w:sz w:val="24"/>
              <w:szCs w:val="24"/>
              <w:lang w:val="en-GB" w:eastAsia="en-GB"/>
              <w14:ligatures w14:val="standardContextual"/>
            </w:rPr>
          </w:pPr>
          <w:ins w:id="23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"_Toc191908829"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DTEs &amp; DCEs</w:t>
            </w:r>
            <w:r>
              <w:rPr>
                <w:noProof/>
                <w:webHidden/>
              </w:rPr>
              <w:tab/>
            </w:r>
            <w:r>
              <w:rPr>
                <w:noProof/>
                <w:webHidden/>
              </w:rPr>
              <w:fldChar w:fldCharType="begin"/>
            </w:r>
            <w:r>
              <w:rPr>
                <w:noProof/>
                <w:webHidden/>
              </w:rPr>
              <w:instrText xml:space="preserve"> PAGEREF _Toc191908829 \h </w:instrText>
            </w:r>
            <w:r>
              <w:rPr>
                <w:noProof/>
                <w:webHidden/>
              </w:rPr>
            </w:r>
          </w:ins>
          <w:r>
            <w:rPr>
              <w:noProof/>
              <w:webHidden/>
            </w:rPr>
            <w:fldChar w:fldCharType="separate"/>
          </w:r>
          <w:ins w:id="234" w:author="Andrew Instone-Cowie" w:date="2025-03-03T15:44:00Z" w16du:dateUtc="2025-03-03T15:44:00Z">
            <w:r w:rsidR="00AA5C58">
              <w:rPr>
                <w:noProof/>
                <w:webHidden/>
              </w:rPr>
              <w:t>45</w:t>
            </w:r>
          </w:ins>
          <w:ins w:id="235" w:author="Andrew Instone-Cowie" w:date="2025-03-03T15:39:00Z" w16du:dateUtc="2025-03-03T15:39:00Z">
            <w:r>
              <w:rPr>
                <w:noProof/>
                <w:webHidden/>
              </w:rPr>
              <w:fldChar w:fldCharType="end"/>
            </w:r>
            <w:r w:rsidRPr="004574E7">
              <w:rPr>
                <w:rStyle w:val="Hyperlink"/>
                <w:noProof/>
              </w:rPr>
              <w:fldChar w:fldCharType="end"/>
            </w:r>
          </w:ins>
        </w:p>
        <w:p w14:paraId="564BDF7B" w14:textId="49A5C728" w:rsidR="00871702" w:rsidRDefault="00871702">
          <w:pPr>
            <w:pStyle w:val="TOC3"/>
            <w:tabs>
              <w:tab w:val="right" w:leader="dot" w:pos="9016"/>
            </w:tabs>
            <w:rPr>
              <w:ins w:id="236" w:author="Andrew Instone-Cowie" w:date="2025-03-03T15:39:00Z" w16du:dateUtc="2025-03-03T15:39:00Z"/>
              <w:noProof/>
              <w:kern w:val="2"/>
              <w:sz w:val="24"/>
              <w:szCs w:val="24"/>
              <w:lang w:val="en-GB" w:eastAsia="en-GB"/>
              <w14:ligatures w14:val="standardContextual"/>
            </w:rPr>
          </w:pPr>
          <w:ins w:id="23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Power Module</w:t>
            </w:r>
            <w:r>
              <w:rPr>
                <w:noProof/>
                <w:webHidden/>
              </w:rPr>
              <w:tab/>
            </w:r>
            <w:r>
              <w:rPr>
                <w:noProof/>
                <w:webHidden/>
              </w:rPr>
              <w:fldChar w:fldCharType="begin"/>
            </w:r>
            <w:r>
              <w:rPr>
                <w:noProof/>
                <w:webHidden/>
              </w:rPr>
              <w:instrText xml:space="preserve"> PAGEREF _Toc191908830 \h </w:instrText>
            </w:r>
            <w:r>
              <w:rPr>
                <w:noProof/>
                <w:webHidden/>
              </w:rPr>
            </w:r>
          </w:ins>
          <w:r>
            <w:rPr>
              <w:noProof/>
              <w:webHidden/>
            </w:rPr>
            <w:fldChar w:fldCharType="separate"/>
          </w:r>
          <w:ins w:id="238" w:author="Andrew Instone-Cowie" w:date="2025-03-03T15:44:00Z" w16du:dateUtc="2025-03-03T15:44:00Z">
            <w:r w:rsidR="00AA5C58">
              <w:rPr>
                <w:noProof/>
                <w:webHidden/>
              </w:rPr>
              <w:t>46</w:t>
            </w:r>
          </w:ins>
          <w:ins w:id="239" w:author="Andrew Instone-Cowie" w:date="2025-03-03T15:39:00Z" w16du:dateUtc="2025-03-03T15:39:00Z">
            <w:r>
              <w:rPr>
                <w:noProof/>
                <w:webHidden/>
              </w:rPr>
              <w:fldChar w:fldCharType="end"/>
            </w:r>
            <w:r w:rsidRPr="004574E7">
              <w:rPr>
                <w:rStyle w:val="Hyperlink"/>
                <w:noProof/>
              </w:rPr>
              <w:fldChar w:fldCharType="end"/>
            </w:r>
          </w:ins>
        </w:p>
        <w:p w14:paraId="37C95710" w14:textId="6D0C45B3" w:rsidR="00871702" w:rsidRDefault="00871702">
          <w:pPr>
            <w:pStyle w:val="TOC3"/>
            <w:tabs>
              <w:tab w:val="right" w:leader="dot" w:pos="9016"/>
            </w:tabs>
            <w:rPr>
              <w:ins w:id="240" w:author="Andrew Instone-Cowie" w:date="2025-03-03T15:39:00Z" w16du:dateUtc="2025-03-03T15:39:00Z"/>
              <w:noProof/>
              <w:kern w:val="2"/>
              <w:sz w:val="24"/>
              <w:szCs w:val="24"/>
              <w:lang w:val="en-GB" w:eastAsia="en-GB"/>
              <w14:ligatures w14:val="standardContextual"/>
            </w:rPr>
          </w:pPr>
          <w:ins w:id="24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Second PC Module</w:t>
            </w:r>
            <w:r>
              <w:rPr>
                <w:noProof/>
                <w:webHidden/>
              </w:rPr>
              <w:tab/>
            </w:r>
            <w:r>
              <w:rPr>
                <w:noProof/>
                <w:webHidden/>
              </w:rPr>
              <w:fldChar w:fldCharType="begin"/>
            </w:r>
            <w:r>
              <w:rPr>
                <w:noProof/>
                <w:webHidden/>
              </w:rPr>
              <w:instrText xml:space="preserve"> PAGEREF _Toc191908831 \h </w:instrText>
            </w:r>
            <w:r>
              <w:rPr>
                <w:noProof/>
                <w:webHidden/>
              </w:rPr>
            </w:r>
          </w:ins>
          <w:r>
            <w:rPr>
              <w:noProof/>
              <w:webHidden/>
            </w:rPr>
            <w:fldChar w:fldCharType="separate"/>
          </w:r>
          <w:ins w:id="242" w:author="Andrew Instone-Cowie" w:date="2025-03-03T15:44:00Z" w16du:dateUtc="2025-03-03T15:44:00Z">
            <w:r w:rsidR="00AA5C58">
              <w:rPr>
                <w:noProof/>
                <w:webHidden/>
              </w:rPr>
              <w:t>46</w:t>
            </w:r>
          </w:ins>
          <w:ins w:id="243" w:author="Andrew Instone-Cowie" w:date="2025-03-03T15:39:00Z" w16du:dateUtc="2025-03-03T15:39:00Z">
            <w:r>
              <w:rPr>
                <w:noProof/>
                <w:webHidden/>
              </w:rPr>
              <w:fldChar w:fldCharType="end"/>
            </w:r>
            <w:r w:rsidRPr="004574E7">
              <w:rPr>
                <w:rStyle w:val="Hyperlink"/>
                <w:noProof/>
              </w:rPr>
              <w:fldChar w:fldCharType="end"/>
            </w:r>
          </w:ins>
        </w:p>
        <w:p w14:paraId="421DD16F" w14:textId="071FA377" w:rsidR="00871702" w:rsidRDefault="00871702">
          <w:pPr>
            <w:pStyle w:val="TOC3"/>
            <w:tabs>
              <w:tab w:val="right" w:leader="dot" w:pos="9016"/>
            </w:tabs>
            <w:rPr>
              <w:ins w:id="244" w:author="Andrew Instone-Cowie" w:date="2025-03-03T15:39:00Z" w16du:dateUtc="2025-03-03T15:39:00Z"/>
              <w:noProof/>
              <w:kern w:val="2"/>
              <w:sz w:val="24"/>
              <w:szCs w:val="24"/>
              <w:lang w:val="en-GB" w:eastAsia="en-GB"/>
              <w14:ligatures w14:val="standardContextual"/>
            </w:rPr>
          </w:pPr>
          <w:ins w:id="24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Basic Serial Splitter Module</w:t>
            </w:r>
            <w:r>
              <w:rPr>
                <w:noProof/>
                <w:webHidden/>
              </w:rPr>
              <w:tab/>
            </w:r>
            <w:r>
              <w:rPr>
                <w:noProof/>
                <w:webHidden/>
              </w:rPr>
              <w:fldChar w:fldCharType="begin"/>
            </w:r>
            <w:r>
              <w:rPr>
                <w:noProof/>
                <w:webHidden/>
              </w:rPr>
              <w:instrText xml:space="preserve"> PAGEREF _Toc191908832 \h </w:instrText>
            </w:r>
            <w:r>
              <w:rPr>
                <w:noProof/>
                <w:webHidden/>
              </w:rPr>
            </w:r>
          </w:ins>
          <w:r>
            <w:rPr>
              <w:noProof/>
              <w:webHidden/>
            </w:rPr>
            <w:fldChar w:fldCharType="separate"/>
          </w:r>
          <w:ins w:id="246" w:author="Andrew Instone-Cowie" w:date="2025-03-03T15:44:00Z" w16du:dateUtc="2025-03-03T15:44:00Z">
            <w:r w:rsidR="00AA5C58">
              <w:rPr>
                <w:noProof/>
                <w:webHidden/>
              </w:rPr>
              <w:t>47</w:t>
            </w:r>
          </w:ins>
          <w:ins w:id="247" w:author="Andrew Instone-Cowie" w:date="2025-03-03T15:39:00Z" w16du:dateUtc="2025-03-03T15:39:00Z">
            <w:r>
              <w:rPr>
                <w:noProof/>
                <w:webHidden/>
              </w:rPr>
              <w:fldChar w:fldCharType="end"/>
            </w:r>
            <w:r w:rsidRPr="004574E7">
              <w:rPr>
                <w:rStyle w:val="Hyperlink"/>
                <w:noProof/>
              </w:rPr>
              <w:fldChar w:fldCharType="end"/>
            </w:r>
          </w:ins>
        </w:p>
        <w:p w14:paraId="0CF87A40" w14:textId="0D6C76A1" w:rsidR="00871702" w:rsidRDefault="00871702">
          <w:pPr>
            <w:pStyle w:val="TOC1"/>
            <w:tabs>
              <w:tab w:val="right" w:leader="dot" w:pos="9016"/>
            </w:tabs>
            <w:rPr>
              <w:ins w:id="248" w:author="Andrew Instone-Cowie" w:date="2025-03-03T15:39:00Z" w16du:dateUtc="2025-03-03T15:39:00Z"/>
              <w:rFonts w:eastAsiaTheme="minorEastAsia"/>
              <w:noProof/>
              <w:kern w:val="2"/>
              <w:sz w:val="24"/>
              <w:szCs w:val="24"/>
              <w:lang w:eastAsia="en-GB"/>
              <w14:ligatures w14:val="standardContextual"/>
            </w:rPr>
          </w:pPr>
          <w:ins w:id="24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Interface Module Firmware</w:t>
            </w:r>
            <w:r>
              <w:rPr>
                <w:noProof/>
                <w:webHidden/>
              </w:rPr>
              <w:tab/>
            </w:r>
            <w:r>
              <w:rPr>
                <w:noProof/>
                <w:webHidden/>
              </w:rPr>
              <w:fldChar w:fldCharType="begin"/>
            </w:r>
            <w:r>
              <w:rPr>
                <w:noProof/>
                <w:webHidden/>
              </w:rPr>
              <w:instrText xml:space="preserve"> PAGEREF _Toc191908833 \h </w:instrText>
            </w:r>
            <w:r>
              <w:rPr>
                <w:noProof/>
                <w:webHidden/>
              </w:rPr>
            </w:r>
          </w:ins>
          <w:r>
            <w:rPr>
              <w:noProof/>
              <w:webHidden/>
            </w:rPr>
            <w:fldChar w:fldCharType="separate"/>
          </w:r>
          <w:ins w:id="250" w:author="Andrew Instone-Cowie" w:date="2025-03-03T15:44:00Z" w16du:dateUtc="2025-03-03T15:44:00Z">
            <w:r w:rsidR="00AA5C58">
              <w:rPr>
                <w:noProof/>
                <w:webHidden/>
              </w:rPr>
              <w:t>48</w:t>
            </w:r>
          </w:ins>
          <w:ins w:id="251" w:author="Andrew Instone-Cowie" w:date="2025-03-03T15:39:00Z" w16du:dateUtc="2025-03-03T15:39:00Z">
            <w:r>
              <w:rPr>
                <w:noProof/>
                <w:webHidden/>
              </w:rPr>
              <w:fldChar w:fldCharType="end"/>
            </w:r>
            <w:r w:rsidRPr="004574E7">
              <w:rPr>
                <w:rStyle w:val="Hyperlink"/>
                <w:noProof/>
              </w:rPr>
              <w:fldChar w:fldCharType="end"/>
            </w:r>
          </w:ins>
        </w:p>
        <w:p w14:paraId="3376A472" w14:textId="151A0EB1" w:rsidR="00871702" w:rsidRDefault="00871702">
          <w:pPr>
            <w:pStyle w:val="TOC2"/>
            <w:tabs>
              <w:tab w:val="right" w:leader="dot" w:pos="9016"/>
            </w:tabs>
            <w:rPr>
              <w:ins w:id="252" w:author="Andrew Instone-Cowie" w:date="2025-03-03T15:39:00Z" w16du:dateUtc="2025-03-03T15:39:00Z"/>
              <w:rFonts w:eastAsiaTheme="minorEastAsia"/>
              <w:noProof/>
              <w:kern w:val="2"/>
              <w:sz w:val="24"/>
              <w:szCs w:val="24"/>
              <w:lang w:eastAsia="en-GB"/>
              <w14:ligatures w14:val="standardContextual"/>
            </w:rPr>
          </w:pPr>
          <w:ins w:id="25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Characteristics</w:t>
            </w:r>
            <w:r>
              <w:rPr>
                <w:noProof/>
                <w:webHidden/>
              </w:rPr>
              <w:tab/>
            </w:r>
            <w:r>
              <w:rPr>
                <w:noProof/>
                <w:webHidden/>
              </w:rPr>
              <w:fldChar w:fldCharType="begin"/>
            </w:r>
            <w:r>
              <w:rPr>
                <w:noProof/>
                <w:webHidden/>
              </w:rPr>
              <w:instrText xml:space="preserve"> PAGEREF _Toc191908834 \h </w:instrText>
            </w:r>
            <w:r>
              <w:rPr>
                <w:noProof/>
                <w:webHidden/>
              </w:rPr>
            </w:r>
          </w:ins>
          <w:r>
            <w:rPr>
              <w:noProof/>
              <w:webHidden/>
            </w:rPr>
            <w:fldChar w:fldCharType="separate"/>
          </w:r>
          <w:ins w:id="254" w:author="Andrew Instone-Cowie" w:date="2025-03-03T15:44:00Z" w16du:dateUtc="2025-03-03T15:44:00Z">
            <w:r w:rsidR="00AA5C58">
              <w:rPr>
                <w:noProof/>
                <w:webHidden/>
              </w:rPr>
              <w:t>48</w:t>
            </w:r>
          </w:ins>
          <w:ins w:id="255" w:author="Andrew Instone-Cowie" w:date="2025-03-03T15:39:00Z" w16du:dateUtc="2025-03-03T15:39:00Z">
            <w:r>
              <w:rPr>
                <w:noProof/>
                <w:webHidden/>
              </w:rPr>
              <w:fldChar w:fldCharType="end"/>
            </w:r>
            <w:r w:rsidRPr="004574E7">
              <w:rPr>
                <w:rStyle w:val="Hyperlink"/>
                <w:noProof/>
              </w:rPr>
              <w:fldChar w:fldCharType="end"/>
            </w:r>
          </w:ins>
        </w:p>
        <w:p w14:paraId="698F6FEB" w14:textId="0BC7EA2A" w:rsidR="00871702" w:rsidRDefault="00871702">
          <w:pPr>
            <w:pStyle w:val="TOC2"/>
            <w:tabs>
              <w:tab w:val="right" w:leader="dot" w:pos="9016"/>
            </w:tabs>
            <w:rPr>
              <w:ins w:id="256" w:author="Andrew Instone-Cowie" w:date="2025-03-03T15:39:00Z" w16du:dateUtc="2025-03-03T15:39:00Z"/>
              <w:rFonts w:eastAsiaTheme="minorEastAsia"/>
              <w:noProof/>
              <w:kern w:val="2"/>
              <w:sz w:val="24"/>
              <w:szCs w:val="24"/>
              <w:lang w:eastAsia="en-GB"/>
              <w14:ligatures w14:val="standardContextual"/>
            </w:rPr>
          </w:pPr>
          <w:ins w:id="25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Firmware Design</w:t>
            </w:r>
            <w:r>
              <w:rPr>
                <w:noProof/>
                <w:webHidden/>
              </w:rPr>
              <w:tab/>
            </w:r>
            <w:r>
              <w:rPr>
                <w:noProof/>
                <w:webHidden/>
              </w:rPr>
              <w:fldChar w:fldCharType="begin"/>
            </w:r>
            <w:r>
              <w:rPr>
                <w:noProof/>
                <w:webHidden/>
              </w:rPr>
              <w:instrText xml:space="preserve"> PAGEREF _Toc191908835 \h </w:instrText>
            </w:r>
            <w:r>
              <w:rPr>
                <w:noProof/>
                <w:webHidden/>
              </w:rPr>
            </w:r>
          </w:ins>
          <w:r>
            <w:rPr>
              <w:noProof/>
              <w:webHidden/>
            </w:rPr>
            <w:fldChar w:fldCharType="separate"/>
          </w:r>
          <w:ins w:id="258" w:author="Andrew Instone-Cowie" w:date="2025-03-03T15:44:00Z" w16du:dateUtc="2025-03-03T15:44:00Z">
            <w:r w:rsidR="00AA5C58">
              <w:rPr>
                <w:noProof/>
                <w:webHidden/>
              </w:rPr>
              <w:t>49</w:t>
            </w:r>
          </w:ins>
          <w:ins w:id="259" w:author="Andrew Instone-Cowie" w:date="2025-03-03T15:39:00Z" w16du:dateUtc="2025-03-03T15:39:00Z">
            <w:r>
              <w:rPr>
                <w:noProof/>
                <w:webHidden/>
              </w:rPr>
              <w:fldChar w:fldCharType="end"/>
            </w:r>
            <w:r w:rsidRPr="004574E7">
              <w:rPr>
                <w:rStyle w:val="Hyperlink"/>
                <w:noProof/>
              </w:rPr>
              <w:fldChar w:fldCharType="end"/>
            </w:r>
          </w:ins>
        </w:p>
        <w:p w14:paraId="3EC587A7" w14:textId="32844690" w:rsidR="00871702" w:rsidRDefault="00871702">
          <w:pPr>
            <w:pStyle w:val="TOC3"/>
            <w:tabs>
              <w:tab w:val="right" w:leader="dot" w:pos="9016"/>
            </w:tabs>
            <w:rPr>
              <w:ins w:id="260" w:author="Andrew Instone-Cowie" w:date="2025-03-03T15:39:00Z" w16du:dateUtc="2025-03-03T15:39:00Z"/>
              <w:noProof/>
              <w:kern w:val="2"/>
              <w:sz w:val="24"/>
              <w:szCs w:val="24"/>
              <w:lang w:val="en-GB" w:eastAsia="en-GB"/>
              <w14:ligatures w14:val="standardContextual"/>
            </w:rPr>
          </w:pPr>
          <w:ins w:id="26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Interrupt Driven vs Polling</w:t>
            </w:r>
            <w:r>
              <w:rPr>
                <w:noProof/>
                <w:webHidden/>
              </w:rPr>
              <w:tab/>
            </w:r>
            <w:r>
              <w:rPr>
                <w:noProof/>
                <w:webHidden/>
              </w:rPr>
              <w:fldChar w:fldCharType="begin"/>
            </w:r>
            <w:r>
              <w:rPr>
                <w:noProof/>
                <w:webHidden/>
              </w:rPr>
              <w:instrText xml:space="preserve"> PAGEREF _Toc191908836 \h </w:instrText>
            </w:r>
            <w:r>
              <w:rPr>
                <w:noProof/>
                <w:webHidden/>
              </w:rPr>
            </w:r>
          </w:ins>
          <w:r>
            <w:rPr>
              <w:noProof/>
              <w:webHidden/>
            </w:rPr>
            <w:fldChar w:fldCharType="separate"/>
          </w:r>
          <w:ins w:id="262" w:author="Andrew Instone-Cowie" w:date="2025-03-03T15:44:00Z" w16du:dateUtc="2025-03-03T15:44:00Z">
            <w:r w:rsidR="00AA5C58">
              <w:rPr>
                <w:noProof/>
                <w:webHidden/>
              </w:rPr>
              <w:t>49</w:t>
            </w:r>
          </w:ins>
          <w:ins w:id="263" w:author="Andrew Instone-Cowie" w:date="2025-03-03T15:39:00Z" w16du:dateUtc="2025-03-03T15:39:00Z">
            <w:r>
              <w:rPr>
                <w:noProof/>
                <w:webHidden/>
              </w:rPr>
              <w:fldChar w:fldCharType="end"/>
            </w:r>
            <w:r w:rsidRPr="004574E7">
              <w:rPr>
                <w:rStyle w:val="Hyperlink"/>
                <w:noProof/>
              </w:rPr>
              <w:fldChar w:fldCharType="end"/>
            </w:r>
          </w:ins>
        </w:p>
        <w:p w14:paraId="3AF1E01E" w14:textId="1BD3D3FA" w:rsidR="00871702" w:rsidRDefault="00871702">
          <w:pPr>
            <w:pStyle w:val="TOC3"/>
            <w:tabs>
              <w:tab w:val="right" w:leader="dot" w:pos="9016"/>
            </w:tabs>
            <w:rPr>
              <w:ins w:id="264" w:author="Andrew Instone-Cowie" w:date="2025-03-03T15:39:00Z" w16du:dateUtc="2025-03-03T15:39:00Z"/>
              <w:noProof/>
              <w:kern w:val="2"/>
              <w:sz w:val="24"/>
              <w:szCs w:val="24"/>
              <w:lang w:val="en-GB" w:eastAsia="en-GB"/>
              <w14:ligatures w14:val="standardContextual"/>
            </w:rPr>
          </w:pPr>
          <w:ins w:id="26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State Machine Operation</w:t>
            </w:r>
            <w:r>
              <w:rPr>
                <w:noProof/>
                <w:webHidden/>
              </w:rPr>
              <w:tab/>
            </w:r>
            <w:r>
              <w:rPr>
                <w:noProof/>
                <w:webHidden/>
              </w:rPr>
              <w:fldChar w:fldCharType="begin"/>
            </w:r>
            <w:r>
              <w:rPr>
                <w:noProof/>
                <w:webHidden/>
              </w:rPr>
              <w:instrText xml:space="preserve"> PAGEREF _Toc191908837 \h </w:instrText>
            </w:r>
            <w:r>
              <w:rPr>
                <w:noProof/>
                <w:webHidden/>
              </w:rPr>
            </w:r>
          </w:ins>
          <w:r>
            <w:rPr>
              <w:noProof/>
              <w:webHidden/>
            </w:rPr>
            <w:fldChar w:fldCharType="separate"/>
          </w:r>
          <w:ins w:id="266" w:author="Andrew Instone-Cowie" w:date="2025-03-03T15:44:00Z" w16du:dateUtc="2025-03-03T15:44:00Z">
            <w:r w:rsidR="00AA5C58">
              <w:rPr>
                <w:noProof/>
                <w:webHidden/>
              </w:rPr>
              <w:t>50</w:t>
            </w:r>
          </w:ins>
          <w:ins w:id="267" w:author="Andrew Instone-Cowie" w:date="2025-03-03T15:39:00Z" w16du:dateUtc="2025-03-03T15:39:00Z">
            <w:r>
              <w:rPr>
                <w:noProof/>
                <w:webHidden/>
              </w:rPr>
              <w:fldChar w:fldCharType="end"/>
            </w:r>
            <w:r w:rsidRPr="004574E7">
              <w:rPr>
                <w:rStyle w:val="Hyperlink"/>
                <w:noProof/>
              </w:rPr>
              <w:fldChar w:fldCharType="end"/>
            </w:r>
          </w:ins>
        </w:p>
        <w:p w14:paraId="6C2FBF8E" w14:textId="17BF011F" w:rsidR="00871702" w:rsidRDefault="00871702">
          <w:pPr>
            <w:pStyle w:val="TOC3"/>
            <w:tabs>
              <w:tab w:val="right" w:leader="dot" w:pos="9016"/>
            </w:tabs>
            <w:rPr>
              <w:ins w:id="268" w:author="Andrew Instone-Cowie" w:date="2025-03-03T15:39:00Z" w16du:dateUtc="2025-03-03T15:39:00Z"/>
              <w:noProof/>
              <w:kern w:val="2"/>
              <w:sz w:val="24"/>
              <w:szCs w:val="24"/>
              <w:lang w:val="en-GB" w:eastAsia="en-GB"/>
              <w14:ligatures w14:val="standardContextual"/>
            </w:rPr>
          </w:pPr>
          <w:ins w:id="269" w:author="Andrew Instone-Cowie" w:date="2025-03-03T15:39:00Z" w16du:dateUtc="2025-03-03T15:39:00Z">
            <w:r w:rsidRPr="004574E7">
              <w:rPr>
                <w:rStyle w:val="Hyperlink"/>
                <w:noProof/>
              </w:rPr>
              <w:lastRenderedPageBreak/>
              <w:fldChar w:fldCharType="begin"/>
            </w:r>
            <w:r w:rsidRPr="004574E7">
              <w:rPr>
                <w:rStyle w:val="Hyperlink"/>
                <w:noProof/>
              </w:rPr>
              <w:instrText xml:space="preserve"> </w:instrText>
            </w:r>
            <w:r>
              <w:rPr>
                <w:noProof/>
              </w:rPr>
              <w:instrText>HYPERLINK \l "_Toc191908838"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Timer Issues</w:t>
            </w:r>
            <w:r>
              <w:rPr>
                <w:noProof/>
                <w:webHidden/>
              </w:rPr>
              <w:tab/>
            </w:r>
            <w:r>
              <w:rPr>
                <w:noProof/>
                <w:webHidden/>
              </w:rPr>
              <w:fldChar w:fldCharType="begin"/>
            </w:r>
            <w:r>
              <w:rPr>
                <w:noProof/>
                <w:webHidden/>
              </w:rPr>
              <w:instrText xml:space="preserve"> PAGEREF _Toc191908838 \h </w:instrText>
            </w:r>
            <w:r>
              <w:rPr>
                <w:noProof/>
                <w:webHidden/>
              </w:rPr>
            </w:r>
          </w:ins>
          <w:r>
            <w:rPr>
              <w:noProof/>
              <w:webHidden/>
            </w:rPr>
            <w:fldChar w:fldCharType="separate"/>
          </w:r>
          <w:ins w:id="270" w:author="Andrew Instone-Cowie" w:date="2025-03-03T15:44:00Z" w16du:dateUtc="2025-03-03T15:44:00Z">
            <w:r w:rsidR="00AA5C58">
              <w:rPr>
                <w:noProof/>
                <w:webHidden/>
              </w:rPr>
              <w:t>52</w:t>
            </w:r>
          </w:ins>
          <w:ins w:id="271" w:author="Andrew Instone-Cowie" w:date="2025-03-03T15:39:00Z" w16du:dateUtc="2025-03-03T15:39:00Z">
            <w:r>
              <w:rPr>
                <w:noProof/>
                <w:webHidden/>
              </w:rPr>
              <w:fldChar w:fldCharType="end"/>
            </w:r>
            <w:r w:rsidRPr="004574E7">
              <w:rPr>
                <w:rStyle w:val="Hyperlink"/>
                <w:noProof/>
              </w:rPr>
              <w:fldChar w:fldCharType="end"/>
            </w:r>
          </w:ins>
        </w:p>
        <w:p w14:paraId="7ED4908F" w14:textId="6B5A83E8" w:rsidR="00871702" w:rsidRDefault="00871702">
          <w:pPr>
            <w:pStyle w:val="TOC3"/>
            <w:tabs>
              <w:tab w:val="right" w:leader="dot" w:pos="9016"/>
            </w:tabs>
            <w:rPr>
              <w:ins w:id="272" w:author="Andrew Instone-Cowie" w:date="2025-03-03T15:39:00Z" w16du:dateUtc="2025-03-03T15:39:00Z"/>
              <w:noProof/>
              <w:kern w:val="2"/>
              <w:sz w:val="24"/>
              <w:szCs w:val="24"/>
              <w:lang w:val="en-GB" w:eastAsia="en-GB"/>
              <w14:ligatures w14:val="standardContextual"/>
            </w:rPr>
          </w:pPr>
          <w:ins w:id="27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"_Toc191908839"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De-Bouncing</w:t>
            </w:r>
            <w:r>
              <w:rPr>
                <w:noProof/>
                <w:webHidden/>
              </w:rPr>
              <w:tab/>
            </w:r>
            <w:r>
              <w:rPr>
                <w:noProof/>
                <w:webHidden/>
              </w:rPr>
              <w:fldChar w:fldCharType="begin"/>
            </w:r>
            <w:r>
              <w:rPr>
                <w:noProof/>
                <w:webHidden/>
              </w:rPr>
              <w:instrText xml:space="preserve"> PAGEREF _Toc191908839 \h </w:instrText>
            </w:r>
            <w:r>
              <w:rPr>
                <w:noProof/>
                <w:webHidden/>
              </w:rPr>
            </w:r>
          </w:ins>
          <w:r>
            <w:rPr>
              <w:noProof/>
              <w:webHidden/>
            </w:rPr>
            <w:fldChar w:fldCharType="separate"/>
          </w:r>
          <w:ins w:id="274" w:author="Andrew Instone-Cowie" w:date="2025-03-03T15:44:00Z" w16du:dateUtc="2025-03-03T15:44:00Z">
            <w:r w:rsidR="00AA5C58">
              <w:rPr>
                <w:noProof/>
                <w:webHidden/>
              </w:rPr>
              <w:t>52</w:t>
            </w:r>
          </w:ins>
          <w:ins w:id="275" w:author="Andrew Instone-Cowie" w:date="2025-03-03T15:39:00Z" w16du:dateUtc="2025-03-03T15:39:00Z">
            <w:r>
              <w:rPr>
                <w:noProof/>
                <w:webHidden/>
              </w:rPr>
              <w:fldChar w:fldCharType="end"/>
            </w:r>
            <w:r w:rsidRPr="004574E7">
              <w:rPr>
                <w:rStyle w:val="Hyperlink"/>
                <w:noProof/>
              </w:rPr>
              <w:fldChar w:fldCharType="end"/>
            </w:r>
          </w:ins>
        </w:p>
        <w:p w14:paraId="3BBAC665" w14:textId="6B3CE285" w:rsidR="00871702" w:rsidRDefault="00871702">
          <w:pPr>
            <w:pStyle w:val="TOC3"/>
            <w:tabs>
              <w:tab w:val="right" w:leader="dot" w:pos="9016"/>
            </w:tabs>
            <w:rPr>
              <w:ins w:id="276" w:author="Andrew Instone-Cowie" w:date="2025-03-03T15:39:00Z" w16du:dateUtc="2025-03-03T15:39:00Z"/>
              <w:noProof/>
              <w:kern w:val="2"/>
              <w:sz w:val="24"/>
              <w:szCs w:val="24"/>
              <w:lang w:val="en-GB" w:eastAsia="en-GB"/>
              <w14:ligatures w14:val="standardContextual"/>
            </w:rPr>
          </w:pPr>
          <w:ins w:id="27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Debugging &amp; Timing Features</w:t>
            </w:r>
            <w:r>
              <w:rPr>
                <w:noProof/>
                <w:webHidden/>
              </w:rPr>
              <w:tab/>
            </w:r>
            <w:r>
              <w:rPr>
                <w:noProof/>
                <w:webHidden/>
              </w:rPr>
              <w:fldChar w:fldCharType="begin"/>
            </w:r>
            <w:r>
              <w:rPr>
                <w:noProof/>
                <w:webHidden/>
              </w:rPr>
              <w:instrText xml:space="preserve"> PAGEREF _Toc191908840 \h </w:instrText>
            </w:r>
            <w:r>
              <w:rPr>
                <w:noProof/>
                <w:webHidden/>
              </w:rPr>
            </w:r>
          </w:ins>
          <w:r>
            <w:rPr>
              <w:noProof/>
              <w:webHidden/>
            </w:rPr>
            <w:fldChar w:fldCharType="separate"/>
          </w:r>
          <w:ins w:id="278" w:author="Andrew Instone-Cowie" w:date="2025-03-03T15:44:00Z" w16du:dateUtc="2025-03-03T15:44:00Z">
            <w:r w:rsidR="00AA5C58">
              <w:rPr>
                <w:noProof/>
                <w:webHidden/>
              </w:rPr>
              <w:t>53</w:t>
            </w:r>
          </w:ins>
          <w:ins w:id="279" w:author="Andrew Instone-Cowie" w:date="2025-03-03T15:39:00Z" w16du:dateUtc="2025-03-03T15:39:00Z">
            <w:r>
              <w:rPr>
                <w:noProof/>
                <w:webHidden/>
              </w:rPr>
              <w:fldChar w:fldCharType="end"/>
            </w:r>
            <w:r w:rsidRPr="004574E7">
              <w:rPr>
                <w:rStyle w:val="Hyperlink"/>
                <w:noProof/>
              </w:rPr>
              <w:fldChar w:fldCharType="end"/>
            </w:r>
          </w:ins>
        </w:p>
        <w:p w14:paraId="0759E1B1" w14:textId="1AE7E11A" w:rsidR="00871702" w:rsidRDefault="00871702">
          <w:pPr>
            <w:pStyle w:val="TOC3"/>
            <w:tabs>
              <w:tab w:val="right" w:leader="dot" w:pos="9016"/>
            </w:tabs>
            <w:rPr>
              <w:ins w:id="280" w:author="Andrew Instone-Cowie" w:date="2025-03-03T15:39:00Z" w16du:dateUtc="2025-03-03T15:39:00Z"/>
              <w:noProof/>
              <w:kern w:val="2"/>
              <w:sz w:val="24"/>
              <w:szCs w:val="24"/>
              <w:lang w:val="en-GB" w:eastAsia="en-GB"/>
              <w14:ligatures w14:val="standardContextual"/>
            </w:rPr>
          </w:pPr>
          <w:ins w:id="28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Serial Input &amp; Command Line Interface</w:t>
            </w:r>
            <w:r>
              <w:rPr>
                <w:noProof/>
                <w:webHidden/>
              </w:rPr>
              <w:tab/>
            </w:r>
            <w:r>
              <w:rPr>
                <w:noProof/>
                <w:webHidden/>
              </w:rPr>
              <w:fldChar w:fldCharType="begin"/>
            </w:r>
            <w:r>
              <w:rPr>
                <w:noProof/>
                <w:webHidden/>
              </w:rPr>
              <w:instrText xml:space="preserve"> PAGEREF _Toc191908841 \h </w:instrText>
            </w:r>
            <w:r>
              <w:rPr>
                <w:noProof/>
                <w:webHidden/>
              </w:rPr>
            </w:r>
          </w:ins>
          <w:r>
            <w:rPr>
              <w:noProof/>
              <w:webHidden/>
            </w:rPr>
            <w:fldChar w:fldCharType="separate"/>
          </w:r>
          <w:ins w:id="282" w:author="Andrew Instone-Cowie" w:date="2025-03-03T15:44:00Z" w16du:dateUtc="2025-03-03T15:44:00Z">
            <w:r w:rsidR="00AA5C58">
              <w:rPr>
                <w:noProof/>
                <w:webHidden/>
              </w:rPr>
              <w:t>55</w:t>
            </w:r>
          </w:ins>
          <w:ins w:id="283" w:author="Andrew Instone-Cowie" w:date="2025-03-03T15:39:00Z" w16du:dateUtc="2025-03-03T15:39:00Z">
            <w:r>
              <w:rPr>
                <w:noProof/>
                <w:webHidden/>
              </w:rPr>
              <w:fldChar w:fldCharType="end"/>
            </w:r>
            <w:r w:rsidRPr="004574E7">
              <w:rPr>
                <w:rStyle w:val="Hyperlink"/>
                <w:noProof/>
              </w:rPr>
              <w:fldChar w:fldCharType="end"/>
            </w:r>
          </w:ins>
        </w:p>
        <w:p w14:paraId="1E340457" w14:textId="176FAAD9" w:rsidR="00871702" w:rsidRDefault="00871702">
          <w:pPr>
            <w:pStyle w:val="TOC3"/>
            <w:tabs>
              <w:tab w:val="right" w:leader="dot" w:pos="9016"/>
            </w:tabs>
            <w:rPr>
              <w:ins w:id="284" w:author="Andrew Instone-Cowie" w:date="2025-03-03T15:39:00Z" w16du:dateUtc="2025-03-03T15:39:00Z"/>
              <w:noProof/>
              <w:kern w:val="2"/>
              <w:sz w:val="24"/>
              <w:szCs w:val="24"/>
              <w:lang w:val="en-GB" w:eastAsia="en-GB"/>
              <w14:ligatures w14:val="standardContextual"/>
            </w:rPr>
          </w:pPr>
          <w:ins w:id="28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Enable/Disable</w:t>
            </w:r>
            <w:r>
              <w:rPr>
                <w:noProof/>
                <w:webHidden/>
              </w:rPr>
              <w:tab/>
            </w:r>
            <w:r>
              <w:rPr>
                <w:noProof/>
                <w:webHidden/>
              </w:rPr>
              <w:fldChar w:fldCharType="begin"/>
            </w:r>
            <w:r>
              <w:rPr>
                <w:noProof/>
                <w:webHidden/>
              </w:rPr>
              <w:instrText xml:space="preserve"> PAGEREF _Toc191908842 \h </w:instrText>
            </w:r>
            <w:r>
              <w:rPr>
                <w:noProof/>
                <w:webHidden/>
              </w:rPr>
            </w:r>
          </w:ins>
          <w:r>
            <w:rPr>
              <w:noProof/>
              <w:webHidden/>
            </w:rPr>
            <w:fldChar w:fldCharType="separate"/>
          </w:r>
          <w:ins w:id="286" w:author="Andrew Instone-Cowie" w:date="2025-03-03T15:44:00Z" w16du:dateUtc="2025-03-03T15:44:00Z">
            <w:r w:rsidR="00AA5C58">
              <w:rPr>
                <w:noProof/>
                <w:webHidden/>
              </w:rPr>
              <w:t>55</w:t>
            </w:r>
          </w:ins>
          <w:ins w:id="287" w:author="Andrew Instone-Cowie" w:date="2025-03-03T15:39:00Z" w16du:dateUtc="2025-03-03T15:39:00Z">
            <w:r>
              <w:rPr>
                <w:noProof/>
                <w:webHidden/>
              </w:rPr>
              <w:fldChar w:fldCharType="end"/>
            </w:r>
            <w:r w:rsidRPr="004574E7">
              <w:rPr>
                <w:rStyle w:val="Hyperlink"/>
                <w:noProof/>
              </w:rPr>
              <w:fldChar w:fldCharType="end"/>
            </w:r>
          </w:ins>
        </w:p>
        <w:p w14:paraId="4C974A8E" w14:textId="6023C1ED" w:rsidR="00871702" w:rsidRDefault="00871702">
          <w:pPr>
            <w:pStyle w:val="TOC3"/>
            <w:tabs>
              <w:tab w:val="right" w:leader="dot" w:pos="9016"/>
            </w:tabs>
            <w:rPr>
              <w:ins w:id="288" w:author="Andrew Instone-Cowie" w:date="2025-03-03T15:39:00Z" w16du:dateUtc="2025-03-03T15:39:00Z"/>
              <w:noProof/>
              <w:kern w:val="2"/>
              <w:sz w:val="24"/>
              <w:szCs w:val="24"/>
              <w:lang w:val="en-GB" w:eastAsia="en-GB"/>
              <w14:ligatures w14:val="standardContextual"/>
            </w:rPr>
          </w:pPr>
          <w:ins w:id="28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Memory Footprint</w:t>
            </w:r>
            <w:r>
              <w:rPr>
                <w:noProof/>
                <w:webHidden/>
              </w:rPr>
              <w:tab/>
            </w:r>
            <w:r>
              <w:rPr>
                <w:noProof/>
                <w:webHidden/>
              </w:rPr>
              <w:fldChar w:fldCharType="begin"/>
            </w:r>
            <w:r>
              <w:rPr>
                <w:noProof/>
                <w:webHidden/>
              </w:rPr>
              <w:instrText xml:space="preserve"> PAGEREF _Toc191908843 \h </w:instrText>
            </w:r>
            <w:r>
              <w:rPr>
                <w:noProof/>
                <w:webHidden/>
              </w:rPr>
            </w:r>
          </w:ins>
          <w:r>
            <w:rPr>
              <w:noProof/>
              <w:webHidden/>
            </w:rPr>
            <w:fldChar w:fldCharType="separate"/>
          </w:r>
          <w:ins w:id="290" w:author="Andrew Instone-Cowie" w:date="2025-03-03T15:44:00Z" w16du:dateUtc="2025-03-03T15:44:00Z">
            <w:r w:rsidR="00AA5C58">
              <w:rPr>
                <w:noProof/>
                <w:webHidden/>
              </w:rPr>
              <w:t>56</w:t>
            </w:r>
          </w:ins>
          <w:ins w:id="291" w:author="Andrew Instone-Cowie" w:date="2025-03-03T15:39:00Z" w16du:dateUtc="2025-03-03T15:39:00Z">
            <w:r>
              <w:rPr>
                <w:noProof/>
                <w:webHidden/>
              </w:rPr>
              <w:fldChar w:fldCharType="end"/>
            </w:r>
            <w:r w:rsidRPr="004574E7">
              <w:rPr>
                <w:rStyle w:val="Hyperlink"/>
                <w:noProof/>
              </w:rPr>
              <w:fldChar w:fldCharType="end"/>
            </w:r>
          </w:ins>
        </w:p>
        <w:p w14:paraId="63141854" w14:textId="0E110D78" w:rsidR="00871702" w:rsidRDefault="00871702">
          <w:pPr>
            <w:pStyle w:val="TOC2"/>
            <w:tabs>
              <w:tab w:val="right" w:leader="dot" w:pos="9016"/>
            </w:tabs>
            <w:rPr>
              <w:ins w:id="292" w:author="Andrew Instone-Cowie" w:date="2025-03-03T15:39:00Z" w16du:dateUtc="2025-03-03T15:39:00Z"/>
              <w:rFonts w:eastAsiaTheme="minorEastAsia"/>
              <w:noProof/>
              <w:kern w:val="2"/>
              <w:sz w:val="24"/>
              <w:szCs w:val="24"/>
              <w:lang w:eastAsia="en-GB"/>
              <w14:ligatures w14:val="standardContextual"/>
            </w:rPr>
          </w:pPr>
          <w:ins w:id="29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Metrics</w:t>
            </w:r>
            <w:r>
              <w:rPr>
                <w:noProof/>
                <w:webHidden/>
              </w:rPr>
              <w:tab/>
            </w:r>
            <w:r>
              <w:rPr>
                <w:noProof/>
                <w:webHidden/>
              </w:rPr>
              <w:fldChar w:fldCharType="begin"/>
            </w:r>
            <w:r>
              <w:rPr>
                <w:noProof/>
                <w:webHidden/>
              </w:rPr>
              <w:instrText xml:space="preserve"> PAGEREF _Toc191908844 \h </w:instrText>
            </w:r>
            <w:r>
              <w:rPr>
                <w:noProof/>
                <w:webHidden/>
              </w:rPr>
            </w:r>
          </w:ins>
          <w:r>
            <w:rPr>
              <w:noProof/>
              <w:webHidden/>
            </w:rPr>
            <w:fldChar w:fldCharType="separate"/>
          </w:r>
          <w:ins w:id="294" w:author="Andrew Instone-Cowie" w:date="2025-03-03T15:44:00Z" w16du:dateUtc="2025-03-03T15:44:00Z">
            <w:r w:rsidR="00AA5C58">
              <w:rPr>
                <w:noProof/>
                <w:webHidden/>
              </w:rPr>
              <w:t>57</w:t>
            </w:r>
          </w:ins>
          <w:ins w:id="295" w:author="Andrew Instone-Cowie" w:date="2025-03-03T15:39:00Z" w16du:dateUtc="2025-03-03T15:39:00Z">
            <w:r>
              <w:rPr>
                <w:noProof/>
                <w:webHidden/>
              </w:rPr>
              <w:fldChar w:fldCharType="end"/>
            </w:r>
            <w:r w:rsidRPr="004574E7">
              <w:rPr>
                <w:rStyle w:val="Hyperlink"/>
                <w:noProof/>
              </w:rPr>
              <w:fldChar w:fldCharType="end"/>
            </w:r>
          </w:ins>
        </w:p>
        <w:p w14:paraId="14F63A31" w14:textId="59CC1975" w:rsidR="00871702" w:rsidRDefault="00871702">
          <w:pPr>
            <w:pStyle w:val="TOC3"/>
            <w:tabs>
              <w:tab w:val="right" w:leader="dot" w:pos="9016"/>
            </w:tabs>
            <w:rPr>
              <w:ins w:id="296" w:author="Andrew Instone-Cowie" w:date="2025-03-03T15:39:00Z" w16du:dateUtc="2025-03-03T15:39:00Z"/>
              <w:noProof/>
              <w:kern w:val="2"/>
              <w:sz w:val="24"/>
              <w:szCs w:val="24"/>
              <w:lang w:val="en-GB" w:eastAsia="en-GB"/>
              <w14:ligatures w14:val="standardContextual"/>
            </w:rPr>
          </w:pPr>
          <w:ins w:id="29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Inter-Blow Interval Requirements</w:t>
            </w:r>
            <w:r>
              <w:rPr>
                <w:noProof/>
                <w:webHidden/>
              </w:rPr>
              <w:tab/>
            </w:r>
            <w:r>
              <w:rPr>
                <w:noProof/>
                <w:webHidden/>
              </w:rPr>
              <w:fldChar w:fldCharType="begin"/>
            </w:r>
            <w:r>
              <w:rPr>
                <w:noProof/>
                <w:webHidden/>
              </w:rPr>
              <w:instrText xml:space="preserve"> PAGEREF _Toc191908845 \h </w:instrText>
            </w:r>
            <w:r>
              <w:rPr>
                <w:noProof/>
                <w:webHidden/>
              </w:rPr>
            </w:r>
          </w:ins>
          <w:r>
            <w:rPr>
              <w:noProof/>
              <w:webHidden/>
            </w:rPr>
            <w:fldChar w:fldCharType="separate"/>
          </w:r>
          <w:ins w:id="298" w:author="Andrew Instone-Cowie" w:date="2025-03-03T15:44:00Z" w16du:dateUtc="2025-03-03T15:44:00Z">
            <w:r w:rsidR="00AA5C58">
              <w:rPr>
                <w:noProof/>
                <w:webHidden/>
              </w:rPr>
              <w:t>57</w:t>
            </w:r>
          </w:ins>
          <w:ins w:id="299" w:author="Andrew Instone-Cowie" w:date="2025-03-03T15:39:00Z" w16du:dateUtc="2025-03-03T15:39:00Z">
            <w:r>
              <w:rPr>
                <w:noProof/>
                <w:webHidden/>
              </w:rPr>
              <w:fldChar w:fldCharType="end"/>
            </w:r>
            <w:r w:rsidRPr="004574E7">
              <w:rPr>
                <w:rStyle w:val="Hyperlink"/>
                <w:noProof/>
              </w:rPr>
              <w:fldChar w:fldCharType="end"/>
            </w:r>
          </w:ins>
        </w:p>
        <w:p w14:paraId="45231DF3" w14:textId="50C2C15A" w:rsidR="00871702" w:rsidRDefault="00871702">
          <w:pPr>
            <w:pStyle w:val="TOC3"/>
            <w:tabs>
              <w:tab w:val="right" w:leader="dot" w:pos="9016"/>
            </w:tabs>
            <w:rPr>
              <w:ins w:id="300" w:author="Andrew Instone-Cowie" w:date="2025-03-03T15:39:00Z" w16du:dateUtc="2025-03-03T15:39:00Z"/>
              <w:noProof/>
              <w:kern w:val="2"/>
              <w:sz w:val="24"/>
              <w:szCs w:val="24"/>
              <w:lang w:val="en-GB" w:eastAsia="en-GB"/>
              <w14:ligatures w14:val="standardContextual"/>
            </w:rPr>
          </w:pPr>
          <w:ins w:id="30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Inter-Row Interval Requirements</w:t>
            </w:r>
            <w:r>
              <w:rPr>
                <w:noProof/>
                <w:webHidden/>
              </w:rPr>
              <w:tab/>
            </w:r>
            <w:r>
              <w:rPr>
                <w:noProof/>
                <w:webHidden/>
              </w:rPr>
              <w:fldChar w:fldCharType="begin"/>
            </w:r>
            <w:r>
              <w:rPr>
                <w:noProof/>
                <w:webHidden/>
              </w:rPr>
              <w:instrText xml:space="preserve"> PAGEREF _Toc191908846 \h </w:instrText>
            </w:r>
            <w:r>
              <w:rPr>
                <w:noProof/>
                <w:webHidden/>
              </w:rPr>
            </w:r>
          </w:ins>
          <w:r>
            <w:rPr>
              <w:noProof/>
              <w:webHidden/>
            </w:rPr>
            <w:fldChar w:fldCharType="separate"/>
          </w:r>
          <w:ins w:id="302" w:author="Andrew Instone-Cowie" w:date="2025-03-03T15:44:00Z" w16du:dateUtc="2025-03-03T15:44:00Z">
            <w:r w:rsidR="00AA5C58">
              <w:rPr>
                <w:noProof/>
                <w:webHidden/>
              </w:rPr>
              <w:t>58</w:t>
            </w:r>
          </w:ins>
          <w:ins w:id="303" w:author="Andrew Instone-Cowie" w:date="2025-03-03T15:39:00Z" w16du:dateUtc="2025-03-03T15:39:00Z">
            <w:r>
              <w:rPr>
                <w:noProof/>
                <w:webHidden/>
              </w:rPr>
              <w:fldChar w:fldCharType="end"/>
            </w:r>
            <w:r w:rsidRPr="004574E7">
              <w:rPr>
                <w:rStyle w:val="Hyperlink"/>
                <w:noProof/>
              </w:rPr>
              <w:fldChar w:fldCharType="end"/>
            </w:r>
          </w:ins>
        </w:p>
        <w:p w14:paraId="6F40DD4C" w14:textId="0EB76B1B" w:rsidR="00871702" w:rsidRDefault="00871702">
          <w:pPr>
            <w:pStyle w:val="TOC3"/>
            <w:tabs>
              <w:tab w:val="right" w:leader="dot" w:pos="9016"/>
            </w:tabs>
            <w:rPr>
              <w:ins w:id="304" w:author="Andrew Instone-Cowie" w:date="2025-03-03T15:39:00Z" w16du:dateUtc="2025-03-03T15:39:00Z"/>
              <w:noProof/>
              <w:kern w:val="2"/>
              <w:sz w:val="24"/>
              <w:szCs w:val="24"/>
              <w:lang w:val="en-GB" w:eastAsia="en-GB"/>
              <w14:ligatures w14:val="standardContextual"/>
            </w:rPr>
          </w:pPr>
          <w:ins w:id="30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Pulse Duration</w:t>
            </w:r>
            <w:r>
              <w:rPr>
                <w:noProof/>
                <w:webHidden/>
              </w:rPr>
              <w:tab/>
            </w:r>
            <w:r>
              <w:rPr>
                <w:noProof/>
                <w:webHidden/>
              </w:rPr>
              <w:fldChar w:fldCharType="begin"/>
            </w:r>
            <w:r>
              <w:rPr>
                <w:noProof/>
                <w:webHidden/>
              </w:rPr>
              <w:instrText xml:space="preserve"> PAGEREF _Toc191908847 \h </w:instrText>
            </w:r>
            <w:r>
              <w:rPr>
                <w:noProof/>
                <w:webHidden/>
              </w:rPr>
            </w:r>
          </w:ins>
          <w:r>
            <w:rPr>
              <w:noProof/>
              <w:webHidden/>
            </w:rPr>
            <w:fldChar w:fldCharType="separate"/>
          </w:r>
          <w:ins w:id="306" w:author="Andrew Instone-Cowie" w:date="2025-03-03T15:44:00Z" w16du:dateUtc="2025-03-03T15:44:00Z">
            <w:r w:rsidR="00AA5C58">
              <w:rPr>
                <w:noProof/>
                <w:webHidden/>
              </w:rPr>
              <w:t>58</w:t>
            </w:r>
          </w:ins>
          <w:ins w:id="307" w:author="Andrew Instone-Cowie" w:date="2025-03-03T15:39:00Z" w16du:dateUtc="2025-03-03T15:39:00Z">
            <w:r>
              <w:rPr>
                <w:noProof/>
                <w:webHidden/>
              </w:rPr>
              <w:fldChar w:fldCharType="end"/>
            </w:r>
            <w:r w:rsidRPr="004574E7">
              <w:rPr>
                <w:rStyle w:val="Hyperlink"/>
                <w:noProof/>
              </w:rPr>
              <w:fldChar w:fldCharType="end"/>
            </w:r>
          </w:ins>
        </w:p>
        <w:p w14:paraId="2676ADA3" w14:textId="3B0D36BC" w:rsidR="00871702" w:rsidRDefault="00871702">
          <w:pPr>
            <w:pStyle w:val="TOC2"/>
            <w:tabs>
              <w:tab w:val="right" w:leader="dot" w:pos="9016"/>
            </w:tabs>
            <w:rPr>
              <w:ins w:id="308" w:author="Andrew Instone-Cowie" w:date="2025-03-03T15:39:00Z" w16du:dateUtc="2025-03-03T15:39:00Z"/>
              <w:rFonts w:eastAsiaTheme="minorEastAsia"/>
              <w:noProof/>
              <w:kern w:val="2"/>
              <w:sz w:val="24"/>
              <w:szCs w:val="24"/>
              <w:lang w:eastAsia="en-GB"/>
              <w14:ligatures w14:val="standardContextual"/>
            </w:rPr>
          </w:pPr>
          <w:ins w:id="30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Potential Problems</w:t>
            </w:r>
            <w:r>
              <w:rPr>
                <w:noProof/>
                <w:webHidden/>
              </w:rPr>
              <w:tab/>
            </w:r>
            <w:r>
              <w:rPr>
                <w:noProof/>
                <w:webHidden/>
              </w:rPr>
              <w:fldChar w:fldCharType="begin"/>
            </w:r>
            <w:r>
              <w:rPr>
                <w:noProof/>
                <w:webHidden/>
              </w:rPr>
              <w:instrText xml:space="preserve"> PAGEREF _Toc191908848 \h </w:instrText>
            </w:r>
            <w:r>
              <w:rPr>
                <w:noProof/>
                <w:webHidden/>
              </w:rPr>
            </w:r>
          </w:ins>
          <w:r>
            <w:rPr>
              <w:noProof/>
              <w:webHidden/>
            </w:rPr>
            <w:fldChar w:fldCharType="separate"/>
          </w:r>
          <w:ins w:id="310" w:author="Andrew Instone-Cowie" w:date="2025-03-03T15:44:00Z" w16du:dateUtc="2025-03-03T15:44:00Z">
            <w:r w:rsidR="00AA5C58">
              <w:rPr>
                <w:noProof/>
                <w:webHidden/>
              </w:rPr>
              <w:t>60</w:t>
            </w:r>
          </w:ins>
          <w:ins w:id="311" w:author="Andrew Instone-Cowie" w:date="2025-03-03T15:39:00Z" w16du:dateUtc="2025-03-03T15:39:00Z">
            <w:r>
              <w:rPr>
                <w:noProof/>
                <w:webHidden/>
              </w:rPr>
              <w:fldChar w:fldCharType="end"/>
            </w:r>
            <w:r w:rsidRPr="004574E7">
              <w:rPr>
                <w:rStyle w:val="Hyperlink"/>
                <w:noProof/>
              </w:rPr>
              <w:fldChar w:fldCharType="end"/>
            </w:r>
          </w:ins>
        </w:p>
        <w:p w14:paraId="31F017F6" w14:textId="7526A665" w:rsidR="00871702" w:rsidRDefault="00871702">
          <w:pPr>
            <w:pStyle w:val="TOC3"/>
            <w:tabs>
              <w:tab w:val="right" w:leader="dot" w:pos="9016"/>
            </w:tabs>
            <w:rPr>
              <w:ins w:id="312" w:author="Andrew Instone-Cowie" w:date="2025-03-03T15:39:00Z" w16du:dateUtc="2025-03-03T15:39:00Z"/>
              <w:noProof/>
              <w:kern w:val="2"/>
              <w:sz w:val="24"/>
              <w:szCs w:val="24"/>
              <w:lang w:val="en-GB" w:eastAsia="en-GB"/>
              <w14:ligatures w14:val="standardContextual"/>
            </w:rPr>
          </w:pPr>
          <w:ins w:id="31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"_Toc191908849"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Missed Sensor Signals</w:t>
            </w:r>
            <w:r>
              <w:rPr>
                <w:noProof/>
                <w:webHidden/>
              </w:rPr>
              <w:tab/>
            </w:r>
            <w:r>
              <w:rPr>
                <w:noProof/>
                <w:webHidden/>
              </w:rPr>
              <w:fldChar w:fldCharType="begin"/>
            </w:r>
            <w:r>
              <w:rPr>
                <w:noProof/>
                <w:webHidden/>
              </w:rPr>
              <w:instrText xml:space="preserve"> PAGEREF _Toc191908849 \h </w:instrText>
            </w:r>
            <w:r>
              <w:rPr>
                <w:noProof/>
                <w:webHidden/>
              </w:rPr>
            </w:r>
          </w:ins>
          <w:r>
            <w:rPr>
              <w:noProof/>
              <w:webHidden/>
            </w:rPr>
            <w:fldChar w:fldCharType="separate"/>
          </w:r>
          <w:ins w:id="314" w:author="Andrew Instone-Cowie" w:date="2025-03-03T15:44:00Z" w16du:dateUtc="2025-03-03T15:44:00Z">
            <w:r w:rsidR="00AA5C58">
              <w:rPr>
                <w:noProof/>
                <w:webHidden/>
              </w:rPr>
              <w:t>60</w:t>
            </w:r>
          </w:ins>
          <w:ins w:id="315" w:author="Andrew Instone-Cowie" w:date="2025-03-03T15:39:00Z" w16du:dateUtc="2025-03-03T15:39:00Z">
            <w:r>
              <w:rPr>
                <w:noProof/>
                <w:webHidden/>
              </w:rPr>
              <w:fldChar w:fldCharType="end"/>
            </w:r>
            <w:r w:rsidRPr="004574E7">
              <w:rPr>
                <w:rStyle w:val="Hyperlink"/>
                <w:noProof/>
              </w:rPr>
              <w:fldChar w:fldCharType="end"/>
            </w:r>
          </w:ins>
        </w:p>
        <w:p w14:paraId="62D418B9" w14:textId="00BB631C" w:rsidR="00871702" w:rsidRDefault="00871702">
          <w:pPr>
            <w:pStyle w:val="TOC3"/>
            <w:tabs>
              <w:tab w:val="right" w:leader="dot" w:pos="9016"/>
            </w:tabs>
            <w:rPr>
              <w:ins w:id="316" w:author="Andrew Instone-Cowie" w:date="2025-03-03T15:39:00Z" w16du:dateUtc="2025-03-03T15:39:00Z"/>
              <w:noProof/>
              <w:kern w:val="2"/>
              <w:sz w:val="24"/>
              <w:szCs w:val="24"/>
              <w:lang w:val="en-GB" w:eastAsia="en-GB"/>
              <w14:ligatures w14:val="standardContextual"/>
            </w:rPr>
          </w:pPr>
          <w:ins w:id="31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Duplicated Sensor Signals</w:t>
            </w:r>
            <w:r>
              <w:rPr>
                <w:noProof/>
                <w:webHidden/>
              </w:rPr>
              <w:tab/>
            </w:r>
            <w:r>
              <w:rPr>
                <w:noProof/>
                <w:webHidden/>
              </w:rPr>
              <w:fldChar w:fldCharType="begin"/>
            </w:r>
            <w:r>
              <w:rPr>
                <w:noProof/>
                <w:webHidden/>
              </w:rPr>
              <w:instrText xml:space="preserve"> PAGEREF _Toc191908850 \h </w:instrText>
            </w:r>
            <w:r>
              <w:rPr>
                <w:noProof/>
                <w:webHidden/>
              </w:rPr>
            </w:r>
          </w:ins>
          <w:r>
            <w:rPr>
              <w:noProof/>
              <w:webHidden/>
            </w:rPr>
            <w:fldChar w:fldCharType="separate"/>
          </w:r>
          <w:ins w:id="318" w:author="Andrew Instone-Cowie" w:date="2025-03-03T15:44:00Z" w16du:dateUtc="2025-03-03T15:44:00Z">
            <w:r w:rsidR="00AA5C58">
              <w:rPr>
                <w:noProof/>
                <w:webHidden/>
              </w:rPr>
              <w:t>60</w:t>
            </w:r>
          </w:ins>
          <w:ins w:id="319" w:author="Andrew Instone-Cowie" w:date="2025-03-03T15:39:00Z" w16du:dateUtc="2025-03-03T15:39:00Z">
            <w:r>
              <w:rPr>
                <w:noProof/>
                <w:webHidden/>
              </w:rPr>
              <w:fldChar w:fldCharType="end"/>
            </w:r>
            <w:r w:rsidRPr="004574E7">
              <w:rPr>
                <w:rStyle w:val="Hyperlink"/>
                <w:noProof/>
              </w:rPr>
              <w:fldChar w:fldCharType="end"/>
            </w:r>
          </w:ins>
        </w:p>
        <w:p w14:paraId="7DC561AC" w14:textId="3B4AB4CC" w:rsidR="00871702" w:rsidRDefault="00871702">
          <w:pPr>
            <w:pStyle w:val="TOC3"/>
            <w:tabs>
              <w:tab w:val="right" w:leader="dot" w:pos="9016"/>
            </w:tabs>
            <w:rPr>
              <w:ins w:id="320" w:author="Andrew Instone-Cowie" w:date="2025-03-03T15:39:00Z" w16du:dateUtc="2025-03-03T15:39:00Z"/>
              <w:noProof/>
              <w:kern w:val="2"/>
              <w:sz w:val="24"/>
              <w:szCs w:val="24"/>
              <w:lang w:val="en-GB" w:eastAsia="en-GB"/>
              <w14:ligatures w14:val="standardContextual"/>
            </w:rPr>
          </w:pPr>
          <w:ins w:id="32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Variable Odd-Struckness</w:t>
            </w:r>
            <w:r>
              <w:rPr>
                <w:noProof/>
                <w:webHidden/>
              </w:rPr>
              <w:tab/>
            </w:r>
            <w:r>
              <w:rPr>
                <w:noProof/>
                <w:webHidden/>
              </w:rPr>
              <w:fldChar w:fldCharType="begin"/>
            </w:r>
            <w:r>
              <w:rPr>
                <w:noProof/>
                <w:webHidden/>
              </w:rPr>
              <w:instrText xml:space="preserve"> PAGEREF _Toc191908851 \h </w:instrText>
            </w:r>
            <w:r>
              <w:rPr>
                <w:noProof/>
                <w:webHidden/>
              </w:rPr>
            </w:r>
          </w:ins>
          <w:r>
            <w:rPr>
              <w:noProof/>
              <w:webHidden/>
            </w:rPr>
            <w:fldChar w:fldCharType="separate"/>
          </w:r>
          <w:ins w:id="322" w:author="Andrew Instone-Cowie" w:date="2025-03-03T15:44:00Z" w16du:dateUtc="2025-03-03T15:44:00Z">
            <w:r w:rsidR="00AA5C58">
              <w:rPr>
                <w:noProof/>
                <w:webHidden/>
              </w:rPr>
              <w:t>61</w:t>
            </w:r>
          </w:ins>
          <w:ins w:id="323" w:author="Andrew Instone-Cowie" w:date="2025-03-03T15:39:00Z" w16du:dateUtc="2025-03-03T15:39:00Z">
            <w:r>
              <w:rPr>
                <w:noProof/>
                <w:webHidden/>
              </w:rPr>
              <w:fldChar w:fldCharType="end"/>
            </w:r>
            <w:r w:rsidRPr="004574E7">
              <w:rPr>
                <w:rStyle w:val="Hyperlink"/>
                <w:noProof/>
              </w:rPr>
              <w:fldChar w:fldCharType="end"/>
            </w:r>
          </w:ins>
        </w:p>
        <w:p w14:paraId="1840F5FA" w14:textId="6A71B559" w:rsidR="00871702" w:rsidRDefault="00871702">
          <w:pPr>
            <w:pStyle w:val="TOC3"/>
            <w:tabs>
              <w:tab w:val="right" w:leader="dot" w:pos="9016"/>
            </w:tabs>
            <w:rPr>
              <w:ins w:id="324" w:author="Andrew Instone-Cowie" w:date="2025-03-03T15:39:00Z" w16du:dateUtc="2025-03-03T15:39:00Z"/>
              <w:noProof/>
              <w:kern w:val="2"/>
              <w:sz w:val="24"/>
              <w:szCs w:val="24"/>
              <w:lang w:val="en-GB" w:eastAsia="en-GB"/>
              <w14:ligatures w14:val="standardContextual"/>
            </w:rPr>
          </w:pPr>
          <w:ins w:id="32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Latency</w:t>
            </w:r>
            <w:r>
              <w:rPr>
                <w:noProof/>
                <w:webHidden/>
              </w:rPr>
              <w:tab/>
            </w:r>
            <w:r>
              <w:rPr>
                <w:noProof/>
                <w:webHidden/>
              </w:rPr>
              <w:fldChar w:fldCharType="begin"/>
            </w:r>
            <w:r>
              <w:rPr>
                <w:noProof/>
                <w:webHidden/>
              </w:rPr>
              <w:instrText xml:space="preserve"> PAGEREF _Toc191908852 \h </w:instrText>
            </w:r>
            <w:r>
              <w:rPr>
                <w:noProof/>
                <w:webHidden/>
              </w:rPr>
            </w:r>
          </w:ins>
          <w:r>
            <w:rPr>
              <w:noProof/>
              <w:webHidden/>
            </w:rPr>
            <w:fldChar w:fldCharType="separate"/>
          </w:r>
          <w:ins w:id="326" w:author="Andrew Instone-Cowie" w:date="2025-03-03T15:44:00Z" w16du:dateUtc="2025-03-03T15:44:00Z">
            <w:r w:rsidR="00AA5C58">
              <w:rPr>
                <w:noProof/>
                <w:webHidden/>
              </w:rPr>
              <w:t>62</w:t>
            </w:r>
          </w:ins>
          <w:ins w:id="327" w:author="Andrew Instone-Cowie" w:date="2025-03-03T15:39:00Z" w16du:dateUtc="2025-03-03T15:39:00Z">
            <w:r>
              <w:rPr>
                <w:noProof/>
                <w:webHidden/>
              </w:rPr>
              <w:fldChar w:fldCharType="end"/>
            </w:r>
            <w:r w:rsidRPr="004574E7">
              <w:rPr>
                <w:rStyle w:val="Hyperlink"/>
                <w:noProof/>
              </w:rPr>
              <w:fldChar w:fldCharType="end"/>
            </w:r>
          </w:ins>
        </w:p>
        <w:p w14:paraId="0F294047" w14:textId="6AB29338" w:rsidR="00871702" w:rsidRDefault="00871702">
          <w:pPr>
            <w:pStyle w:val="TOC2"/>
            <w:tabs>
              <w:tab w:val="right" w:leader="dot" w:pos="9016"/>
            </w:tabs>
            <w:rPr>
              <w:ins w:id="328" w:author="Andrew Instone-Cowie" w:date="2025-03-03T15:39:00Z" w16du:dateUtc="2025-03-03T15:39:00Z"/>
              <w:rFonts w:eastAsiaTheme="minorEastAsia"/>
              <w:noProof/>
              <w:kern w:val="2"/>
              <w:sz w:val="24"/>
              <w:szCs w:val="24"/>
              <w:lang w:eastAsia="en-GB"/>
              <w14:ligatures w14:val="standardContextual"/>
            </w:rPr>
          </w:pPr>
          <w:ins w:id="32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Software Development &amp; Compatibility</w:t>
            </w:r>
            <w:r>
              <w:rPr>
                <w:noProof/>
                <w:webHidden/>
              </w:rPr>
              <w:tab/>
            </w:r>
            <w:r>
              <w:rPr>
                <w:noProof/>
                <w:webHidden/>
              </w:rPr>
              <w:fldChar w:fldCharType="begin"/>
            </w:r>
            <w:r>
              <w:rPr>
                <w:noProof/>
                <w:webHidden/>
              </w:rPr>
              <w:instrText xml:space="preserve"> PAGEREF _Toc191908853 \h </w:instrText>
            </w:r>
            <w:r>
              <w:rPr>
                <w:noProof/>
                <w:webHidden/>
              </w:rPr>
            </w:r>
          </w:ins>
          <w:r>
            <w:rPr>
              <w:noProof/>
              <w:webHidden/>
            </w:rPr>
            <w:fldChar w:fldCharType="separate"/>
          </w:r>
          <w:ins w:id="330" w:author="Andrew Instone-Cowie" w:date="2025-03-03T15:44:00Z" w16du:dateUtc="2025-03-03T15:44:00Z">
            <w:r w:rsidR="00AA5C58">
              <w:rPr>
                <w:noProof/>
                <w:webHidden/>
              </w:rPr>
              <w:t>65</w:t>
            </w:r>
          </w:ins>
          <w:ins w:id="331" w:author="Andrew Instone-Cowie" w:date="2025-03-03T15:39:00Z" w16du:dateUtc="2025-03-03T15:39:00Z">
            <w:r>
              <w:rPr>
                <w:noProof/>
                <w:webHidden/>
              </w:rPr>
              <w:fldChar w:fldCharType="end"/>
            </w:r>
            <w:r w:rsidRPr="004574E7">
              <w:rPr>
                <w:rStyle w:val="Hyperlink"/>
                <w:noProof/>
              </w:rPr>
              <w:fldChar w:fldCharType="end"/>
            </w:r>
          </w:ins>
        </w:p>
        <w:p w14:paraId="3C93B012" w14:textId="65EC2904" w:rsidR="00871702" w:rsidRDefault="00871702">
          <w:pPr>
            <w:pStyle w:val="TOC3"/>
            <w:tabs>
              <w:tab w:val="right" w:leader="dot" w:pos="9016"/>
            </w:tabs>
            <w:rPr>
              <w:ins w:id="332" w:author="Andrew Instone-Cowie" w:date="2025-03-03T15:39:00Z" w16du:dateUtc="2025-03-03T15:39:00Z"/>
              <w:noProof/>
              <w:kern w:val="2"/>
              <w:sz w:val="24"/>
              <w:szCs w:val="24"/>
              <w:lang w:val="en-GB" w:eastAsia="en-GB"/>
              <w14:ligatures w14:val="standardContextual"/>
            </w:rPr>
          </w:pPr>
          <w:ins w:id="33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Development Environment</w:t>
            </w:r>
            <w:r>
              <w:rPr>
                <w:noProof/>
                <w:webHidden/>
              </w:rPr>
              <w:tab/>
            </w:r>
            <w:r>
              <w:rPr>
                <w:noProof/>
                <w:webHidden/>
              </w:rPr>
              <w:fldChar w:fldCharType="begin"/>
            </w:r>
            <w:r>
              <w:rPr>
                <w:noProof/>
                <w:webHidden/>
              </w:rPr>
              <w:instrText xml:space="preserve"> PAGEREF _Toc191908854 \h </w:instrText>
            </w:r>
            <w:r>
              <w:rPr>
                <w:noProof/>
                <w:webHidden/>
              </w:rPr>
            </w:r>
          </w:ins>
          <w:r>
            <w:rPr>
              <w:noProof/>
              <w:webHidden/>
            </w:rPr>
            <w:fldChar w:fldCharType="separate"/>
          </w:r>
          <w:ins w:id="334" w:author="Andrew Instone-Cowie" w:date="2025-03-03T15:44:00Z" w16du:dateUtc="2025-03-03T15:44:00Z">
            <w:r w:rsidR="00AA5C58">
              <w:rPr>
                <w:noProof/>
                <w:webHidden/>
              </w:rPr>
              <w:t>65</w:t>
            </w:r>
          </w:ins>
          <w:ins w:id="335" w:author="Andrew Instone-Cowie" w:date="2025-03-03T15:39:00Z" w16du:dateUtc="2025-03-03T15:39:00Z">
            <w:r>
              <w:rPr>
                <w:noProof/>
                <w:webHidden/>
              </w:rPr>
              <w:fldChar w:fldCharType="end"/>
            </w:r>
            <w:r w:rsidRPr="004574E7">
              <w:rPr>
                <w:rStyle w:val="Hyperlink"/>
                <w:noProof/>
              </w:rPr>
              <w:fldChar w:fldCharType="end"/>
            </w:r>
          </w:ins>
        </w:p>
        <w:p w14:paraId="08D678EF" w14:textId="6881271A" w:rsidR="00871702" w:rsidRDefault="00871702">
          <w:pPr>
            <w:pStyle w:val="TOC3"/>
            <w:tabs>
              <w:tab w:val="right" w:leader="dot" w:pos="9016"/>
            </w:tabs>
            <w:rPr>
              <w:ins w:id="336" w:author="Andrew Instone-Cowie" w:date="2025-03-03T15:39:00Z" w16du:dateUtc="2025-03-03T15:39:00Z"/>
              <w:noProof/>
              <w:kern w:val="2"/>
              <w:sz w:val="24"/>
              <w:szCs w:val="24"/>
              <w:lang w:val="en-GB" w:eastAsia="en-GB"/>
              <w14:ligatures w14:val="standardContextual"/>
            </w:rPr>
          </w:pPr>
          <w:ins w:id="33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Source Code Availability</w:t>
            </w:r>
            <w:r>
              <w:rPr>
                <w:noProof/>
                <w:webHidden/>
              </w:rPr>
              <w:tab/>
            </w:r>
            <w:r>
              <w:rPr>
                <w:noProof/>
                <w:webHidden/>
              </w:rPr>
              <w:fldChar w:fldCharType="begin"/>
            </w:r>
            <w:r>
              <w:rPr>
                <w:noProof/>
                <w:webHidden/>
              </w:rPr>
              <w:instrText xml:space="preserve"> PAGEREF _Toc191908855 \h </w:instrText>
            </w:r>
            <w:r>
              <w:rPr>
                <w:noProof/>
                <w:webHidden/>
              </w:rPr>
            </w:r>
          </w:ins>
          <w:r>
            <w:rPr>
              <w:noProof/>
              <w:webHidden/>
            </w:rPr>
            <w:fldChar w:fldCharType="separate"/>
          </w:r>
          <w:ins w:id="338" w:author="Andrew Instone-Cowie" w:date="2025-03-03T15:44:00Z" w16du:dateUtc="2025-03-03T15:44:00Z">
            <w:r w:rsidR="00AA5C58">
              <w:rPr>
                <w:noProof/>
                <w:webHidden/>
              </w:rPr>
              <w:t>65</w:t>
            </w:r>
          </w:ins>
          <w:ins w:id="339" w:author="Andrew Instone-Cowie" w:date="2025-03-03T15:39:00Z" w16du:dateUtc="2025-03-03T15:39:00Z">
            <w:r>
              <w:rPr>
                <w:noProof/>
                <w:webHidden/>
              </w:rPr>
              <w:fldChar w:fldCharType="end"/>
            </w:r>
            <w:r w:rsidRPr="004574E7">
              <w:rPr>
                <w:rStyle w:val="Hyperlink"/>
                <w:noProof/>
              </w:rPr>
              <w:fldChar w:fldCharType="end"/>
            </w:r>
          </w:ins>
        </w:p>
        <w:p w14:paraId="26EA2CDC" w14:textId="6FF59EF1" w:rsidR="00871702" w:rsidRDefault="00871702">
          <w:pPr>
            <w:pStyle w:val="TOC3"/>
            <w:tabs>
              <w:tab w:val="right" w:leader="dot" w:pos="9016"/>
            </w:tabs>
            <w:rPr>
              <w:ins w:id="340" w:author="Andrew Instone-Cowie" w:date="2025-03-03T15:39:00Z" w16du:dateUtc="2025-03-03T15:39:00Z"/>
              <w:noProof/>
              <w:kern w:val="2"/>
              <w:sz w:val="24"/>
              <w:szCs w:val="24"/>
              <w:lang w:val="en-GB" w:eastAsia="en-GB"/>
              <w14:ligatures w14:val="standardContextual"/>
            </w:rPr>
          </w:pPr>
          <w:ins w:id="34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Simulator Software Compatibility</w:t>
            </w:r>
            <w:r>
              <w:rPr>
                <w:noProof/>
                <w:webHidden/>
              </w:rPr>
              <w:tab/>
            </w:r>
            <w:r>
              <w:rPr>
                <w:noProof/>
                <w:webHidden/>
              </w:rPr>
              <w:fldChar w:fldCharType="begin"/>
            </w:r>
            <w:r>
              <w:rPr>
                <w:noProof/>
                <w:webHidden/>
              </w:rPr>
              <w:instrText xml:space="preserve"> PAGEREF _Toc191908856 \h </w:instrText>
            </w:r>
            <w:r>
              <w:rPr>
                <w:noProof/>
                <w:webHidden/>
              </w:rPr>
            </w:r>
          </w:ins>
          <w:r>
            <w:rPr>
              <w:noProof/>
              <w:webHidden/>
            </w:rPr>
            <w:fldChar w:fldCharType="separate"/>
          </w:r>
          <w:ins w:id="342" w:author="Andrew Instone-Cowie" w:date="2025-03-03T15:44:00Z" w16du:dateUtc="2025-03-03T15:44:00Z">
            <w:r w:rsidR="00AA5C58">
              <w:rPr>
                <w:noProof/>
                <w:webHidden/>
              </w:rPr>
              <w:t>65</w:t>
            </w:r>
          </w:ins>
          <w:ins w:id="343" w:author="Andrew Instone-Cowie" w:date="2025-03-03T15:39:00Z" w16du:dateUtc="2025-03-03T15:39:00Z">
            <w:r>
              <w:rPr>
                <w:noProof/>
                <w:webHidden/>
              </w:rPr>
              <w:fldChar w:fldCharType="end"/>
            </w:r>
            <w:r w:rsidRPr="004574E7">
              <w:rPr>
                <w:rStyle w:val="Hyperlink"/>
                <w:noProof/>
              </w:rPr>
              <w:fldChar w:fldCharType="end"/>
            </w:r>
          </w:ins>
        </w:p>
        <w:p w14:paraId="00C7CB11" w14:textId="6619117F" w:rsidR="00871702" w:rsidRDefault="00871702">
          <w:pPr>
            <w:pStyle w:val="TOC1"/>
            <w:tabs>
              <w:tab w:val="right" w:leader="dot" w:pos="9016"/>
            </w:tabs>
            <w:rPr>
              <w:ins w:id="344" w:author="Andrew Instone-Cowie" w:date="2025-03-03T15:39:00Z" w16du:dateUtc="2025-03-03T15:39:00Z"/>
              <w:rFonts w:eastAsiaTheme="minorEastAsia"/>
              <w:noProof/>
              <w:kern w:val="2"/>
              <w:sz w:val="24"/>
              <w:szCs w:val="24"/>
              <w:lang w:eastAsia="en-GB"/>
              <w14:ligatures w14:val="standardContextual"/>
            </w:rPr>
          </w:pPr>
          <w:ins w:id="34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USB-to-Serial Adapters</w:t>
            </w:r>
            <w:r>
              <w:rPr>
                <w:noProof/>
                <w:webHidden/>
              </w:rPr>
              <w:tab/>
            </w:r>
            <w:r>
              <w:rPr>
                <w:noProof/>
                <w:webHidden/>
              </w:rPr>
              <w:fldChar w:fldCharType="begin"/>
            </w:r>
            <w:r>
              <w:rPr>
                <w:noProof/>
                <w:webHidden/>
              </w:rPr>
              <w:instrText xml:space="preserve"> PAGEREF _Toc191908857 \h </w:instrText>
            </w:r>
            <w:r>
              <w:rPr>
                <w:noProof/>
                <w:webHidden/>
              </w:rPr>
            </w:r>
          </w:ins>
          <w:r>
            <w:rPr>
              <w:noProof/>
              <w:webHidden/>
            </w:rPr>
            <w:fldChar w:fldCharType="separate"/>
          </w:r>
          <w:ins w:id="346" w:author="Andrew Instone-Cowie" w:date="2025-03-03T15:44:00Z" w16du:dateUtc="2025-03-03T15:44:00Z">
            <w:r w:rsidR="00AA5C58">
              <w:rPr>
                <w:noProof/>
                <w:webHidden/>
              </w:rPr>
              <w:t>66</w:t>
            </w:r>
          </w:ins>
          <w:ins w:id="347" w:author="Andrew Instone-Cowie" w:date="2025-03-03T15:39:00Z" w16du:dateUtc="2025-03-03T15:39:00Z">
            <w:r>
              <w:rPr>
                <w:noProof/>
                <w:webHidden/>
              </w:rPr>
              <w:fldChar w:fldCharType="end"/>
            </w:r>
            <w:r w:rsidRPr="004574E7">
              <w:rPr>
                <w:rStyle w:val="Hyperlink"/>
                <w:noProof/>
              </w:rPr>
              <w:fldChar w:fldCharType="end"/>
            </w:r>
          </w:ins>
        </w:p>
        <w:p w14:paraId="0BC6082C" w14:textId="0D932589" w:rsidR="00871702" w:rsidRDefault="00871702">
          <w:pPr>
            <w:pStyle w:val="TOC3"/>
            <w:tabs>
              <w:tab w:val="right" w:leader="dot" w:pos="9016"/>
            </w:tabs>
            <w:rPr>
              <w:ins w:id="348" w:author="Andrew Instone-Cowie" w:date="2025-03-03T15:39:00Z" w16du:dateUtc="2025-03-03T15:39:00Z"/>
              <w:noProof/>
              <w:kern w:val="2"/>
              <w:sz w:val="24"/>
              <w:szCs w:val="24"/>
              <w:lang w:val="en-GB" w:eastAsia="en-GB"/>
              <w14:ligatures w14:val="standardContextual"/>
            </w:rPr>
          </w:pPr>
          <w:ins w:id="34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Driver Installation</w:t>
            </w:r>
            <w:r>
              <w:rPr>
                <w:noProof/>
                <w:webHidden/>
              </w:rPr>
              <w:tab/>
            </w:r>
            <w:r>
              <w:rPr>
                <w:noProof/>
                <w:webHidden/>
              </w:rPr>
              <w:fldChar w:fldCharType="begin"/>
            </w:r>
            <w:r>
              <w:rPr>
                <w:noProof/>
                <w:webHidden/>
              </w:rPr>
              <w:instrText xml:space="preserve"> PAGEREF _Toc191908858 \h </w:instrText>
            </w:r>
            <w:r>
              <w:rPr>
                <w:noProof/>
                <w:webHidden/>
              </w:rPr>
            </w:r>
          </w:ins>
          <w:r>
            <w:rPr>
              <w:noProof/>
              <w:webHidden/>
            </w:rPr>
            <w:fldChar w:fldCharType="separate"/>
          </w:r>
          <w:ins w:id="350" w:author="Andrew Instone-Cowie" w:date="2025-03-03T15:44:00Z" w16du:dateUtc="2025-03-03T15:44:00Z">
            <w:r w:rsidR="00AA5C58">
              <w:rPr>
                <w:noProof/>
                <w:webHidden/>
              </w:rPr>
              <w:t>67</w:t>
            </w:r>
          </w:ins>
          <w:ins w:id="351" w:author="Andrew Instone-Cowie" w:date="2025-03-03T15:39:00Z" w16du:dateUtc="2025-03-03T15:39:00Z">
            <w:r>
              <w:rPr>
                <w:noProof/>
                <w:webHidden/>
              </w:rPr>
              <w:fldChar w:fldCharType="end"/>
            </w:r>
            <w:r w:rsidRPr="004574E7">
              <w:rPr>
                <w:rStyle w:val="Hyperlink"/>
                <w:noProof/>
              </w:rPr>
              <w:fldChar w:fldCharType="end"/>
            </w:r>
          </w:ins>
        </w:p>
        <w:p w14:paraId="47342DEB" w14:textId="4C3C4D9E" w:rsidR="00871702" w:rsidRDefault="00871702">
          <w:pPr>
            <w:pStyle w:val="TOC3"/>
            <w:tabs>
              <w:tab w:val="right" w:leader="dot" w:pos="9016"/>
            </w:tabs>
            <w:rPr>
              <w:ins w:id="352" w:author="Andrew Instone-Cowie" w:date="2025-03-03T15:39:00Z" w16du:dateUtc="2025-03-03T15:39:00Z"/>
              <w:noProof/>
              <w:kern w:val="2"/>
              <w:sz w:val="24"/>
              <w:szCs w:val="24"/>
              <w:lang w:val="en-GB" w:eastAsia="en-GB"/>
              <w14:ligatures w14:val="standardContextual"/>
            </w:rPr>
          </w:pPr>
          <w:ins w:id="35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"_Toc191908859"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Driver Verification</w:t>
            </w:r>
            <w:r>
              <w:rPr>
                <w:noProof/>
                <w:webHidden/>
              </w:rPr>
              <w:tab/>
            </w:r>
            <w:r>
              <w:rPr>
                <w:noProof/>
                <w:webHidden/>
              </w:rPr>
              <w:fldChar w:fldCharType="begin"/>
            </w:r>
            <w:r>
              <w:rPr>
                <w:noProof/>
                <w:webHidden/>
              </w:rPr>
              <w:instrText xml:space="preserve"> PAGEREF _Toc191908859 \h </w:instrText>
            </w:r>
            <w:r>
              <w:rPr>
                <w:noProof/>
                <w:webHidden/>
              </w:rPr>
            </w:r>
          </w:ins>
          <w:r>
            <w:rPr>
              <w:noProof/>
              <w:webHidden/>
            </w:rPr>
            <w:fldChar w:fldCharType="separate"/>
          </w:r>
          <w:ins w:id="354" w:author="Andrew Instone-Cowie" w:date="2025-03-03T15:44:00Z" w16du:dateUtc="2025-03-03T15:44:00Z">
            <w:r w:rsidR="00AA5C58">
              <w:rPr>
                <w:noProof/>
                <w:webHidden/>
              </w:rPr>
              <w:t>69</w:t>
            </w:r>
          </w:ins>
          <w:ins w:id="355" w:author="Andrew Instone-Cowie" w:date="2025-03-03T15:39:00Z" w16du:dateUtc="2025-03-03T15:39:00Z">
            <w:r>
              <w:rPr>
                <w:noProof/>
                <w:webHidden/>
              </w:rPr>
              <w:fldChar w:fldCharType="end"/>
            </w:r>
            <w:r w:rsidRPr="004574E7">
              <w:rPr>
                <w:rStyle w:val="Hyperlink"/>
                <w:noProof/>
              </w:rPr>
              <w:fldChar w:fldCharType="end"/>
            </w:r>
          </w:ins>
        </w:p>
        <w:p w14:paraId="37D25C9D" w14:textId="361ADB65" w:rsidR="00871702" w:rsidRDefault="00871702">
          <w:pPr>
            <w:pStyle w:val="TOC3"/>
            <w:tabs>
              <w:tab w:val="right" w:leader="dot" w:pos="9016"/>
            </w:tabs>
            <w:rPr>
              <w:ins w:id="356" w:author="Andrew Instone-Cowie" w:date="2025-03-03T15:39:00Z" w16du:dateUtc="2025-03-03T15:39:00Z"/>
              <w:noProof/>
              <w:kern w:val="2"/>
              <w:sz w:val="24"/>
              <w:szCs w:val="24"/>
              <w:lang w:val="en-GB" w:eastAsia="en-GB"/>
              <w14:ligatures w14:val="standardContextual"/>
            </w:rPr>
          </w:pPr>
          <w:ins w:id="35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COM Port Reconfiguration</w:t>
            </w:r>
            <w:r>
              <w:rPr>
                <w:noProof/>
                <w:webHidden/>
              </w:rPr>
              <w:tab/>
            </w:r>
            <w:r>
              <w:rPr>
                <w:noProof/>
                <w:webHidden/>
              </w:rPr>
              <w:fldChar w:fldCharType="begin"/>
            </w:r>
            <w:r>
              <w:rPr>
                <w:noProof/>
                <w:webHidden/>
              </w:rPr>
              <w:instrText xml:space="preserve"> PAGEREF _Toc191908860 \h </w:instrText>
            </w:r>
            <w:r>
              <w:rPr>
                <w:noProof/>
                <w:webHidden/>
              </w:rPr>
            </w:r>
          </w:ins>
          <w:r>
            <w:rPr>
              <w:noProof/>
              <w:webHidden/>
            </w:rPr>
            <w:fldChar w:fldCharType="separate"/>
          </w:r>
          <w:ins w:id="358" w:author="Andrew Instone-Cowie" w:date="2025-03-03T15:44:00Z" w16du:dateUtc="2025-03-03T15:44:00Z">
            <w:r w:rsidR="00AA5C58">
              <w:rPr>
                <w:noProof/>
                <w:webHidden/>
              </w:rPr>
              <w:t>72</w:t>
            </w:r>
          </w:ins>
          <w:ins w:id="359" w:author="Andrew Instone-Cowie" w:date="2025-03-03T15:39:00Z" w16du:dateUtc="2025-03-03T15:39:00Z">
            <w:r>
              <w:rPr>
                <w:noProof/>
                <w:webHidden/>
              </w:rPr>
              <w:fldChar w:fldCharType="end"/>
            </w:r>
            <w:r w:rsidRPr="004574E7">
              <w:rPr>
                <w:rStyle w:val="Hyperlink"/>
                <w:noProof/>
              </w:rPr>
              <w:fldChar w:fldCharType="end"/>
            </w:r>
          </w:ins>
        </w:p>
        <w:p w14:paraId="1C37B2BA" w14:textId="4D36EC12" w:rsidR="00871702" w:rsidRDefault="00871702">
          <w:pPr>
            <w:pStyle w:val="TOC1"/>
            <w:tabs>
              <w:tab w:val="right" w:leader="dot" w:pos="9016"/>
            </w:tabs>
            <w:rPr>
              <w:ins w:id="360" w:author="Andrew Instone-Cowie" w:date="2025-03-03T15:39:00Z" w16du:dateUtc="2025-03-03T15:39:00Z"/>
              <w:rFonts w:eastAsiaTheme="minorEastAsia"/>
              <w:noProof/>
              <w:kern w:val="2"/>
              <w:sz w:val="24"/>
              <w:szCs w:val="24"/>
              <w:lang w:eastAsia="en-GB"/>
              <w14:ligatures w14:val="standardContextual"/>
            </w:rPr>
          </w:pPr>
          <w:ins w:id="36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Interconnecting Type 1 &amp; Type 2 Simulators</w:t>
            </w:r>
            <w:r>
              <w:rPr>
                <w:noProof/>
                <w:webHidden/>
              </w:rPr>
              <w:tab/>
            </w:r>
            <w:r>
              <w:rPr>
                <w:noProof/>
                <w:webHidden/>
              </w:rPr>
              <w:fldChar w:fldCharType="begin"/>
            </w:r>
            <w:r>
              <w:rPr>
                <w:noProof/>
                <w:webHidden/>
              </w:rPr>
              <w:instrText xml:space="preserve"> PAGEREF _Toc191908861 \h </w:instrText>
            </w:r>
            <w:r>
              <w:rPr>
                <w:noProof/>
                <w:webHidden/>
              </w:rPr>
            </w:r>
          </w:ins>
          <w:r>
            <w:rPr>
              <w:noProof/>
              <w:webHidden/>
            </w:rPr>
            <w:fldChar w:fldCharType="separate"/>
          </w:r>
          <w:ins w:id="362" w:author="Andrew Instone-Cowie" w:date="2025-03-03T15:44:00Z" w16du:dateUtc="2025-03-03T15:44:00Z">
            <w:r w:rsidR="00AA5C58">
              <w:rPr>
                <w:noProof/>
                <w:webHidden/>
              </w:rPr>
              <w:t>76</w:t>
            </w:r>
          </w:ins>
          <w:ins w:id="363" w:author="Andrew Instone-Cowie" w:date="2025-03-03T15:39:00Z" w16du:dateUtc="2025-03-03T15:39:00Z">
            <w:r>
              <w:rPr>
                <w:noProof/>
                <w:webHidden/>
              </w:rPr>
              <w:fldChar w:fldCharType="end"/>
            </w:r>
            <w:r w:rsidRPr="004574E7">
              <w:rPr>
                <w:rStyle w:val="Hyperlink"/>
                <w:noProof/>
              </w:rPr>
              <w:fldChar w:fldCharType="end"/>
            </w:r>
          </w:ins>
        </w:p>
        <w:p w14:paraId="1FD04C2F" w14:textId="023A3C81" w:rsidR="00871702" w:rsidRDefault="00871702">
          <w:pPr>
            <w:pStyle w:val="TOC2"/>
            <w:tabs>
              <w:tab w:val="right" w:leader="dot" w:pos="9016"/>
            </w:tabs>
            <w:rPr>
              <w:ins w:id="364" w:author="Andrew Instone-Cowie" w:date="2025-03-03T15:39:00Z" w16du:dateUtc="2025-03-03T15:39:00Z"/>
              <w:rFonts w:eastAsiaTheme="minorEastAsia"/>
              <w:noProof/>
              <w:kern w:val="2"/>
              <w:sz w:val="24"/>
              <w:szCs w:val="24"/>
              <w:lang w:eastAsia="en-GB"/>
              <w14:ligatures w14:val="standardContextual"/>
            </w:rPr>
          </w:pPr>
          <w:ins w:id="36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Compatibility</w:t>
            </w:r>
            <w:r>
              <w:rPr>
                <w:noProof/>
                <w:webHidden/>
              </w:rPr>
              <w:tab/>
            </w:r>
            <w:r>
              <w:rPr>
                <w:noProof/>
                <w:webHidden/>
              </w:rPr>
              <w:fldChar w:fldCharType="begin"/>
            </w:r>
            <w:r>
              <w:rPr>
                <w:noProof/>
                <w:webHidden/>
              </w:rPr>
              <w:instrText xml:space="preserve"> PAGEREF _Toc191908862 \h </w:instrText>
            </w:r>
            <w:r>
              <w:rPr>
                <w:noProof/>
                <w:webHidden/>
              </w:rPr>
            </w:r>
          </w:ins>
          <w:r>
            <w:rPr>
              <w:noProof/>
              <w:webHidden/>
            </w:rPr>
            <w:fldChar w:fldCharType="separate"/>
          </w:r>
          <w:ins w:id="366" w:author="Andrew Instone-Cowie" w:date="2025-03-03T15:44:00Z" w16du:dateUtc="2025-03-03T15:44:00Z">
            <w:r w:rsidR="00AA5C58">
              <w:rPr>
                <w:noProof/>
                <w:webHidden/>
              </w:rPr>
              <w:t>76</w:t>
            </w:r>
          </w:ins>
          <w:ins w:id="367" w:author="Andrew Instone-Cowie" w:date="2025-03-03T15:39:00Z" w16du:dateUtc="2025-03-03T15:39:00Z">
            <w:r>
              <w:rPr>
                <w:noProof/>
                <w:webHidden/>
              </w:rPr>
              <w:fldChar w:fldCharType="end"/>
            </w:r>
            <w:r w:rsidRPr="004574E7">
              <w:rPr>
                <w:rStyle w:val="Hyperlink"/>
                <w:noProof/>
              </w:rPr>
              <w:fldChar w:fldCharType="end"/>
            </w:r>
          </w:ins>
        </w:p>
        <w:p w14:paraId="15076CE9" w14:textId="396D79B8" w:rsidR="00871702" w:rsidRDefault="00871702">
          <w:pPr>
            <w:pStyle w:val="TOC2"/>
            <w:tabs>
              <w:tab w:val="right" w:leader="dot" w:pos="9016"/>
            </w:tabs>
            <w:rPr>
              <w:ins w:id="368" w:author="Andrew Instone-Cowie" w:date="2025-03-03T15:39:00Z" w16du:dateUtc="2025-03-03T15:39:00Z"/>
              <w:rFonts w:eastAsiaTheme="minorEastAsia"/>
              <w:noProof/>
              <w:kern w:val="2"/>
              <w:sz w:val="24"/>
              <w:szCs w:val="24"/>
              <w:lang w:eastAsia="en-GB"/>
              <w14:ligatures w14:val="standardContextual"/>
            </w:rPr>
          </w:pPr>
          <w:ins w:id="36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Type 1 – Type 2 Interface Adapter</w:t>
            </w:r>
            <w:r>
              <w:rPr>
                <w:noProof/>
                <w:webHidden/>
              </w:rPr>
              <w:tab/>
            </w:r>
            <w:r>
              <w:rPr>
                <w:noProof/>
                <w:webHidden/>
              </w:rPr>
              <w:fldChar w:fldCharType="begin"/>
            </w:r>
            <w:r>
              <w:rPr>
                <w:noProof/>
                <w:webHidden/>
              </w:rPr>
              <w:instrText xml:space="preserve"> PAGEREF _Toc191908863 \h </w:instrText>
            </w:r>
            <w:r>
              <w:rPr>
                <w:noProof/>
                <w:webHidden/>
              </w:rPr>
            </w:r>
          </w:ins>
          <w:r>
            <w:rPr>
              <w:noProof/>
              <w:webHidden/>
            </w:rPr>
            <w:fldChar w:fldCharType="separate"/>
          </w:r>
          <w:ins w:id="370" w:author="Andrew Instone-Cowie" w:date="2025-03-03T15:44:00Z" w16du:dateUtc="2025-03-03T15:44:00Z">
            <w:r w:rsidR="00AA5C58">
              <w:rPr>
                <w:noProof/>
                <w:webHidden/>
              </w:rPr>
              <w:t>76</w:t>
            </w:r>
          </w:ins>
          <w:ins w:id="371" w:author="Andrew Instone-Cowie" w:date="2025-03-03T15:39:00Z" w16du:dateUtc="2025-03-03T15:39:00Z">
            <w:r>
              <w:rPr>
                <w:noProof/>
                <w:webHidden/>
              </w:rPr>
              <w:fldChar w:fldCharType="end"/>
            </w:r>
            <w:r w:rsidRPr="004574E7">
              <w:rPr>
                <w:rStyle w:val="Hyperlink"/>
                <w:noProof/>
              </w:rPr>
              <w:fldChar w:fldCharType="end"/>
            </w:r>
          </w:ins>
        </w:p>
        <w:p w14:paraId="58E9E535" w14:textId="28F94A51" w:rsidR="00871702" w:rsidRDefault="00871702">
          <w:pPr>
            <w:pStyle w:val="TOC2"/>
            <w:tabs>
              <w:tab w:val="right" w:leader="dot" w:pos="9016"/>
            </w:tabs>
            <w:rPr>
              <w:ins w:id="372" w:author="Andrew Instone-Cowie" w:date="2025-03-03T15:39:00Z" w16du:dateUtc="2025-03-03T15:39:00Z"/>
              <w:rFonts w:eastAsiaTheme="minorEastAsia"/>
              <w:noProof/>
              <w:kern w:val="2"/>
              <w:sz w:val="24"/>
              <w:szCs w:val="24"/>
              <w:lang w:eastAsia="en-GB"/>
              <w14:ligatures w14:val="standardContextual"/>
            </w:rPr>
          </w:pPr>
          <w:ins w:id="37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Schematic</w:t>
            </w:r>
            <w:r>
              <w:rPr>
                <w:noProof/>
                <w:webHidden/>
              </w:rPr>
              <w:tab/>
            </w:r>
            <w:r>
              <w:rPr>
                <w:noProof/>
                <w:webHidden/>
              </w:rPr>
              <w:fldChar w:fldCharType="begin"/>
            </w:r>
            <w:r>
              <w:rPr>
                <w:noProof/>
                <w:webHidden/>
              </w:rPr>
              <w:instrText xml:space="preserve"> PAGEREF _Toc191908864 \h </w:instrText>
            </w:r>
            <w:r>
              <w:rPr>
                <w:noProof/>
                <w:webHidden/>
              </w:rPr>
            </w:r>
          </w:ins>
          <w:r>
            <w:rPr>
              <w:noProof/>
              <w:webHidden/>
            </w:rPr>
            <w:fldChar w:fldCharType="separate"/>
          </w:r>
          <w:ins w:id="374" w:author="Andrew Instone-Cowie" w:date="2025-03-03T15:44:00Z" w16du:dateUtc="2025-03-03T15:44:00Z">
            <w:r w:rsidR="00AA5C58">
              <w:rPr>
                <w:noProof/>
                <w:webHidden/>
              </w:rPr>
              <w:t>78</w:t>
            </w:r>
          </w:ins>
          <w:ins w:id="375" w:author="Andrew Instone-Cowie" w:date="2025-03-03T15:39:00Z" w16du:dateUtc="2025-03-03T15:39:00Z">
            <w:r>
              <w:rPr>
                <w:noProof/>
                <w:webHidden/>
              </w:rPr>
              <w:fldChar w:fldCharType="end"/>
            </w:r>
            <w:r w:rsidRPr="004574E7">
              <w:rPr>
                <w:rStyle w:val="Hyperlink"/>
                <w:noProof/>
              </w:rPr>
              <w:fldChar w:fldCharType="end"/>
            </w:r>
          </w:ins>
        </w:p>
        <w:p w14:paraId="200B15CC" w14:textId="1466D8C7" w:rsidR="00871702" w:rsidRDefault="00871702">
          <w:pPr>
            <w:pStyle w:val="TOC2"/>
            <w:tabs>
              <w:tab w:val="right" w:leader="dot" w:pos="9016"/>
            </w:tabs>
            <w:rPr>
              <w:ins w:id="376" w:author="Andrew Instone-Cowie" w:date="2025-03-03T15:39:00Z" w16du:dateUtc="2025-03-03T15:39:00Z"/>
              <w:rFonts w:eastAsiaTheme="minorEastAsia"/>
              <w:noProof/>
              <w:kern w:val="2"/>
              <w:sz w:val="24"/>
              <w:szCs w:val="24"/>
              <w:lang w:eastAsia="en-GB"/>
              <w14:ligatures w14:val="standardContextual"/>
            </w:rPr>
          </w:pPr>
          <w:ins w:id="37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Interface Adapter PCB</w:t>
            </w:r>
            <w:r>
              <w:rPr>
                <w:noProof/>
                <w:webHidden/>
              </w:rPr>
              <w:tab/>
            </w:r>
            <w:r>
              <w:rPr>
                <w:noProof/>
                <w:webHidden/>
              </w:rPr>
              <w:fldChar w:fldCharType="begin"/>
            </w:r>
            <w:r>
              <w:rPr>
                <w:noProof/>
                <w:webHidden/>
              </w:rPr>
              <w:instrText xml:space="preserve"> PAGEREF _Toc191908865 \h </w:instrText>
            </w:r>
            <w:r>
              <w:rPr>
                <w:noProof/>
                <w:webHidden/>
              </w:rPr>
            </w:r>
          </w:ins>
          <w:r>
            <w:rPr>
              <w:noProof/>
              <w:webHidden/>
            </w:rPr>
            <w:fldChar w:fldCharType="separate"/>
          </w:r>
          <w:ins w:id="378" w:author="Andrew Instone-Cowie" w:date="2025-03-03T15:44:00Z" w16du:dateUtc="2025-03-03T15:44:00Z">
            <w:r w:rsidR="00AA5C58">
              <w:rPr>
                <w:noProof/>
                <w:webHidden/>
              </w:rPr>
              <w:t>79</w:t>
            </w:r>
          </w:ins>
          <w:ins w:id="379" w:author="Andrew Instone-Cowie" w:date="2025-03-03T15:39:00Z" w16du:dateUtc="2025-03-03T15:39:00Z">
            <w:r>
              <w:rPr>
                <w:noProof/>
                <w:webHidden/>
              </w:rPr>
              <w:fldChar w:fldCharType="end"/>
            </w:r>
            <w:r w:rsidRPr="004574E7">
              <w:rPr>
                <w:rStyle w:val="Hyperlink"/>
                <w:noProof/>
              </w:rPr>
              <w:fldChar w:fldCharType="end"/>
            </w:r>
          </w:ins>
        </w:p>
        <w:p w14:paraId="644FEA08" w14:textId="6427B983" w:rsidR="00871702" w:rsidRDefault="00871702">
          <w:pPr>
            <w:pStyle w:val="TOC3"/>
            <w:tabs>
              <w:tab w:val="right" w:leader="dot" w:pos="9016"/>
            </w:tabs>
            <w:rPr>
              <w:ins w:id="380" w:author="Andrew Instone-Cowie" w:date="2025-03-03T15:39:00Z" w16du:dateUtc="2025-03-03T15:39:00Z"/>
              <w:noProof/>
              <w:kern w:val="2"/>
              <w:sz w:val="24"/>
              <w:szCs w:val="24"/>
              <w:lang w:val="en-GB" w:eastAsia="en-GB"/>
              <w14:ligatures w14:val="standardContextual"/>
            </w:rPr>
          </w:pPr>
          <w:ins w:id="38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Parts List</w:t>
            </w:r>
            <w:r>
              <w:rPr>
                <w:noProof/>
                <w:webHidden/>
              </w:rPr>
              <w:tab/>
            </w:r>
            <w:r>
              <w:rPr>
                <w:noProof/>
                <w:webHidden/>
              </w:rPr>
              <w:fldChar w:fldCharType="begin"/>
            </w:r>
            <w:r>
              <w:rPr>
                <w:noProof/>
                <w:webHidden/>
              </w:rPr>
              <w:instrText xml:space="preserve"> PAGEREF _Toc191908866 \h </w:instrText>
            </w:r>
            <w:r>
              <w:rPr>
                <w:noProof/>
                <w:webHidden/>
              </w:rPr>
            </w:r>
          </w:ins>
          <w:r>
            <w:rPr>
              <w:noProof/>
              <w:webHidden/>
            </w:rPr>
            <w:fldChar w:fldCharType="separate"/>
          </w:r>
          <w:ins w:id="382" w:author="Andrew Instone-Cowie" w:date="2025-03-03T15:44:00Z" w16du:dateUtc="2025-03-03T15:44:00Z">
            <w:r w:rsidR="00AA5C58">
              <w:rPr>
                <w:noProof/>
                <w:webHidden/>
              </w:rPr>
              <w:t>80</w:t>
            </w:r>
          </w:ins>
          <w:ins w:id="383" w:author="Andrew Instone-Cowie" w:date="2025-03-03T15:39:00Z" w16du:dateUtc="2025-03-03T15:39:00Z">
            <w:r>
              <w:rPr>
                <w:noProof/>
                <w:webHidden/>
              </w:rPr>
              <w:fldChar w:fldCharType="end"/>
            </w:r>
            <w:r w:rsidRPr="004574E7">
              <w:rPr>
                <w:rStyle w:val="Hyperlink"/>
                <w:noProof/>
              </w:rPr>
              <w:fldChar w:fldCharType="end"/>
            </w:r>
          </w:ins>
        </w:p>
        <w:p w14:paraId="68D21436" w14:textId="484162FE" w:rsidR="00871702" w:rsidRDefault="00871702">
          <w:pPr>
            <w:pStyle w:val="TOC2"/>
            <w:tabs>
              <w:tab w:val="right" w:leader="dot" w:pos="9016"/>
            </w:tabs>
            <w:rPr>
              <w:ins w:id="384" w:author="Andrew Instone-Cowie" w:date="2025-03-03T15:39:00Z" w16du:dateUtc="2025-03-03T15:39:00Z"/>
              <w:rFonts w:eastAsiaTheme="minorEastAsia"/>
              <w:noProof/>
              <w:kern w:val="2"/>
              <w:sz w:val="24"/>
              <w:szCs w:val="24"/>
              <w:lang w:eastAsia="en-GB"/>
              <w14:ligatures w14:val="standardContextual"/>
            </w:rPr>
          </w:pPr>
          <w:ins w:id="38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Interface Adapter Cabling</w:t>
            </w:r>
            <w:r>
              <w:rPr>
                <w:noProof/>
                <w:webHidden/>
              </w:rPr>
              <w:tab/>
            </w:r>
            <w:r>
              <w:rPr>
                <w:noProof/>
                <w:webHidden/>
              </w:rPr>
              <w:fldChar w:fldCharType="begin"/>
            </w:r>
            <w:r>
              <w:rPr>
                <w:noProof/>
                <w:webHidden/>
              </w:rPr>
              <w:instrText xml:space="preserve"> PAGEREF _Toc191908867 \h </w:instrText>
            </w:r>
            <w:r>
              <w:rPr>
                <w:noProof/>
                <w:webHidden/>
              </w:rPr>
            </w:r>
          </w:ins>
          <w:r>
            <w:rPr>
              <w:noProof/>
              <w:webHidden/>
            </w:rPr>
            <w:fldChar w:fldCharType="separate"/>
          </w:r>
          <w:ins w:id="386" w:author="Andrew Instone-Cowie" w:date="2025-03-03T15:44:00Z" w16du:dateUtc="2025-03-03T15:44:00Z">
            <w:r w:rsidR="00AA5C58">
              <w:rPr>
                <w:noProof/>
                <w:webHidden/>
              </w:rPr>
              <w:t>80</w:t>
            </w:r>
          </w:ins>
          <w:ins w:id="387" w:author="Andrew Instone-Cowie" w:date="2025-03-03T15:39:00Z" w16du:dateUtc="2025-03-03T15:39:00Z">
            <w:r>
              <w:rPr>
                <w:noProof/>
                <w:webHidden/>
              </w:rPr>
              <w:fldChar w:fldCharType="end"/>
            </w:r>
            <w:r w:rsidRPr="004574E7">
              <w:rPr>
                <w:rStyle w:val="Hyperlink"/>
                <w:noProof/>
              </w:rPr>
              <w:fldChar w:fldCharType="end"/>
            </w:r>
          </w:ins>
        </w:p>
        <w:p w14:paraId="5E5E5D9E" w14:textId="292D2785" w:rsidR="00871702" w:rsidRDefault="00871702">
          <w:pPr>
            <w:pStyle w:val="TOC2"/>
            <w:tabs>
              <w:tab w:val="right" w:leader="dot" w:pos="9016"/>
            </w:tabs>
            <w:rPr>
              <w:ins w:id="388" w:author="Andrew Instone-Cowie" w:date="2025-03-03T15:39:00Z" w16du:dateUtc="2025-03-03T15:39:00Z"/>
              <w:rFonts w:eastAsiaTheme="minorEastAsia"/>
              <w:noProof/>
              <w:kern w:val="2"/>
              <w:sz w:val="24"/>
              <w:szCs w:val="24"/>
              <w:lang w:eastAsia="en-GB"/>
              <w14:ligatures w14:val="standardContextual"/>
            </w:rPr>
          </w:pPr>
          <w:ins w:id="38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Type 1 Interface Wiring Modification</w:t>
            </w:r>
            <w:r>
              <w:rPr>
                <w:noProof/>
                <w:webHidden/>
              </w:rPr>
              <w:tab/>
            </w:r>
            <w:r>
              <w:rPr>
                <w:noProof/>
                <w:webHidden/>
              </w:rPr>
              <w:fldChar w:fldCharType="begin"/>
            </w:r>
            <w:r>
              <w:rPr>
                <w:noProof/>
                <w:webHidden/>
              </w:rPr>
              <w:instrText xml:space="preserve"> PAGEREF _Toc191908868 \h </w:instrText>
            </w:r>
            <w:r>
              <w:rPr>
                <w:noProof/>
                <w:webHidden/>
              </w:rPr>
            </w:r>
          </w:ins>
          <w:r>
            <w:rPr>
              <w:noProof/>
              <w:webHidden/>
            </w:rPr>
            <w:fldChar w:fldCharType="separate"/>
          </w:r>
          <w:ins w:id="390" w:author="Andrew Instone-Cowie" w:date="2025-03-03T15:44:00Z" w16du:dateUtc="2025-03-03T15:44:00Z">
            <w:r w:rsidR="00AA5C58">
              <w:rPr>
                <w:noProof/>
                <w:webHidden/>
              </w:rPr>
              <w:t>81</w:t>
            </w:r>
          </w:ins>
          <w:ins w:id="391" w:author="Andrew Instone-Cowie" w:date="2025-03-03T15:39:00Z" w16du:dateUtc="2025-03-03T15:39:00Z">
            <w:r>
              <w:rPr>
                <w:noProof/>
                <w:webHidden/>
              </w:rPr>
              <w:fldChar w:fldCharType="end"/>
            </w:r>
            <w:r w:rsidRPr="004574E7">
              <w:rPr>
                <w:rStyle w:val="Hyperlink"/>
                <w:noProof/>
              </w:rPr>
              <w:fldChar w:fldCharType="end"/>
            </w:r>
          </w:ins>
        </w:p>
        <w:p w14:paraId="653A55DB" w14:textId="1551E992" w:rsidR="00871702" w:rsidRDefault="00871702">
          <w:pPr>
            <w:pStyle w:val="TOC1"/>
            <w:tabs>
              <w:tab w:val="right" w:leader="dot" w:pos="9016"/>
            </w:tabs>
            <w:rPr>
              <w:ins w:id="392" w:author="Andrew Instone-Cowie" w:date="2025-03-03T15:39:00Z" w16du:dateUtc="2025-03-03T15:39:00Z"/>
              <w:rFonts w:eastAsiaTheme="minorEastAsia"/>
              <w:noProof/>
              <w:kern w:val="2"/>
              <w:sz w:val="24"/>
              <w:szCs w:val="24"/>
              <w:lang w:eastAsia="en-GB"/>
              <w14:ligatures w14:val="standardContextual"/>
            </w:rPr>
          </w:pPr>
          <w:ins w:id="39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"_Toc191908869"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Appendices</w:t>
            </w:r>
            <w:r>
              <w:rPr>
                <w:noProof/>
                <w:webHidden/>
              </w:rPr>
              <w:tab/>
            </w:r>
            <w:r>
              <w:rPr>
                <w:noProof/>
                <w:webHidden/>
              </w:rPr>
              <w:fldChar w:fldCharType="begin"/>
            </w:r>
            <w:r>
              <w:rPr>
                <w:noProof/>
                <w:webHidden/>
              </w:rPr>
              <w:instrText xml:space="preserve"> PAGEREF _Toc191908869 \h </w:instrText>
            </w:r>
            <w:r>
              <w:rPr>
                <w:noProof/>
                <w:webHidden/>
              </w:rPr>
            </w:r>
          </w:ins>
          <w:r>
            <w:rPr>
              <w:noProof/>
              <w:webHidden/>
            </w:rPr>
            <w:fldChar w:fldCharType="separate"/>
          </w:r>
          <w:ins w:id="394" w:author="Andrew Instone-Cowie" w:date="2025-03-03T15:44:00Z" w16du:dateUtc="2025-03-03T15:44:00Z">
            <w:r w:rsidR="00AA5C58">
              <w:rPr>
                <w:noProof/>
                <w:webHidden/>
              </w:rPr>
              <w:t>82</w:t>
            </w:r>
          </w:ins>
          <w:ins w:id="395" w:author="Andrew Instone-Cowie" w:date="2025-03-03T15:39:00Z" w16du:dateUtc="2025-03-03T15:39:00Z">
            <w:r>
              <w:rPr>
                <w:noProof/>
                <w:webHidden/>
              </w:rPr>
              <w:fldChar w:fldCharType="end"/>
            </w:r>
            <w:r w:rsidRPr="004574E7">
              <w:rPr>
                <w:rStyle w:val="Hyperlink"/>
                <w:noProof/>
              </w:rPr>
              <w:fldChar w:fldCharType="end"/>
            </w:r>
          </w:ins>
        </w:p>
        <w:p w14:paraId="09FC9C23" w14:textId="2761BE97" w:rsidR="00871702" w:rsidRDefault="00871702">
          <w:pPr>
            <w:pStyle w:val="TOC2"/>
            <w:tabs>
              <w:tab w:val="right" w:leader="dot" w:pos="9016"/>
            </w:tabs>
            <w:rPr>
              <w:ins w:id="396" w:author="Andrew Instone-Cowie" w:date="2025-03-03T15:39:00Z" w16du:dateUtc="2025-03-03T15:39:00Z"/>
              <w:rFonts w:eastAsiaTheme="minorEastAsia"/>
              <w:noProof/>
              <w:kern w:val="2"/>
              <w:sz w:val="24"/>
              <w:szCs w:val="24"/>
              <w:lang w:eastAsia="en-GB"/>
              <w14:ligatures w14:val="standardContextual"/>
            </w:rPr>
          </w:pPr>
          <w:ins w:id="39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A: MBI Protocol Description</w:t>
            </w:r>
            <w:r>
              <w:rPr>
                <w:noProof/>
                <w:webHidden/>
              </w:rPr>
              <w:tab/>
            </w:r>
            <w:r>
              <w:rPr>
                <w:noProof/>
                <w:webHidden/>
              </w:rPr>
              <w:fldChar w:fldCharType="begin"/>
            </w:r>
            <w:r>
              <w:rPr>
                <w:noProof/>
                <w:webHidden/>
              </w:rPr>
              <w:instrText xml:space="preserve"> PAGEREF _Toc191908870 \h </w:instrText>
            </w:r>
            <w:r>
              <w:rPr>
                <w:noProof/>
                <w:webHidden/>
              </w:rPr>
            </w:r>
          </w:ins>
          <w:r>
            <w:rPr>
              <w:noProof/>
              <w:webHidden/>
            </w:rPr>
            <w:fldChar w:fldCharType="separate"/>
          </w:r>
          <w:ins w:id="398" w:author="Andrew Instone-Cowie" w:date="2025-03-03T15:44:00Z" w16du:dateUtc="2025-03-03T15:44:00Z">
            <w:r w:rsidR="00AA5C58">
              <w:rPr>
                <w:noProof/>
                <w:webHidden/>
              </w:rPr>
              <w:t>82</w:t>
            </w:r>
          </w:ins>
          <w:ins w:id="399" w:author="Andrew Instone-Cowie" w:date="2025-03-03T15:39:00Z" w16du:dateUtc="2025-03-03T15:39:00Z">
            <w:r>
              <w:rPr>
                <w:noProof/>
                <w:webHidden/>
              </w:rPr>
              <w:fldChar w:fldCharType="end"/>
            </w:r>
            <w:r w:rsidRPr="004574E7">
              <w:rPr>
                <w:rStyle w:val="Hyperlink"/>
                <w:noProof/>
              </w:rPr>
              <w:fldChar w:fldCharType="end"/>
            </w:r>
          </w:ins>
        </w:p>
        <w:p w14:paraId="3AFE9B92" w14:textId="10426B54" w:rsidR="00871702" w:rsidRDefault="00871702">
          <w:pPr>
            <w:pStyle w:val="TOC2"/>
            <w:tabs>
              <w:tab w:val="right" w:leader="dot" w:pos="9016"/>
            </w:tabs>
            <w:rPr>
              <w:ins w:id="400" w:author="Andrew Instone-Cowie" w:date="2025-03-03T15:39:00Z" w16du:dateUtc="2025-03-03T15:39:00Z"/>
              <w:rFonts w:eastAsiaTheme="minorEastAsia"/>
              <w:noProof/>
              <w:kern w:val="2"/>
              <w:sz w:val="24"/>
              <w:szCs w:val="24"/>
              <w:lang w:eastAsia="en-GB"/>
              <w14:ligatures w14:val="standardContextual"/>
            </w:rPr>
          </w:pPr>
          <w:ins w:id="40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B: MBI Protocol Commands</w:t>
            </w:r>
            <w:r>
              <w:rPr>
                <w:noProof/>
                <w:webHidden/>
              </w:rPr>
              <w:tab/>
            </w:r>
            <w:r>
              <w:rPr>
                <w:noProof/>
                <w:webHidden/>
              </w:rPr>
              <w:fldChar w:fldCharType="begin"/>
            </w:r>
            <w:r>
              <w:rPr>
                <w:noProof/>
                <w:webHidden/>
              </w:rPr>
              <w:instrText xml:space="preserve"> PAGEREF _Toc191908871 \h </w:instrText>
            </w:r>
            <w:r>
              <w:rPr>
                <w:noProof/>
                <w:webHidden/>
              </w:rPr>
            </w:r>
          </w:ins>
          <w:r>
            <w:rPr>
              <w:noProof/>
              <w:webHidden/>
            </w:rPr>
            <w:fldChar w:fldCharType="separate"/>
          </w:r>
          <w:ins w:id="402" w:author="Andrew Instone-Cowie" w:date="2025-03-03T15:44:00Z" w16du:dateUtc="2025-03-03T15:44:00Z">
            <w:r w:rsidR="00AA5C58">
              <w:rPr>
                <w:noProof/>
                <w:webHidden/>
              </w:rPr>
              <w:t>83</w:t>
            </w:r>
          </w:ins>
          <w:ins w:id="403" w:author="Andrew Instone-Cowie" w:date="2025-03-03T15:39:00Z" w16du:dateUtc="2025-03-03T15:39:00Z">
            <w:r>
              <w:rPr>
                <w:noProof/>
                <w:webHidden/>
              </w:rPr>
              <w:fldChar w:fldCharType="end"/>
            </w:r>
            <w:r w:rsidRPr="004574E7">
              <w:rPr>
                <w:rStyle w:val="Hyperlink"/>
                <w:noProof/>
              </w:rPr>
              <w:fldChar w:fldCharType="end"/>
            </w:r>
          </w:ins>
        </w:p>
        <w:p w14:paraId="54A2F400" w14:textId="567468E9" w:rsidR="00871702" w:rsidRDefault="00871702">
          <w:pPr>
            <w:pStyle w:val="TOC2"/>
            <w:tabs>
              <w:tab w:val="right" w:leader="dot" w:pos="9016"/>
            </w:tabs>
            <w:rPr>
              <w:ins w:id="404" w:author="Andrew Instone-Cowie" w:date="2025-03-03T15:39:00Z" w16du:dateUtc="2025-03-03T15:39:00Z"/>
              <w:rFonts w:eastAsiaTheme="minorEastAsia"/>
              <w:noProof/>
              <w:kern w:val="2"/>
              <w:sz w:val="24"/>
              <w:szCs w:val="24"/>
              <w:lang w:eastAsia="en-GB"/>
              <w14:ligatures w14:val="standardContextual"/>
            </w:rPr>
          </w:pPr>
          <w:ins w:id="405" w:author="Andrew Instone-Cowie" w:date="2025-03-03T15:39:00Z" w16du:dateUtc="2025-03-03T15:39:00Z">
            <w:r w:rsidRPr="004574E7">
              <w:rPr>
                <w:rStyle w:val="Hyperlink"/>
                <w:noProof/>
              </w:rPr>
              <w:lastRenderedPageBreak/>
              <w:fldChar w:fldCharType="begin"/>
            </w:r>
            <w:r w:rsidRPr="004574E7">
              <w:rPr>
                <w:rStyle w:val="Hyperlink"/>
                <w:noProof/>
              </w:rPr>
              <w:instrText xml:space="preserve"> </w:instrText>
            </w:r>
            <w:r>
              <w:rPr>
                <w:noProof/>
              </w:rPr>
              <w:instrText>HYPERLINK \l "_Toc191908872"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C: Metrics Tables</w:t>
            </w:r>
            <w:r>
              <w:rPr>
                <w:noProof/>
                <w:webHidden/>
              </w:rPr>
              <w:tab/>
            </w:r>
            <w:r>
              <w:rPr>
                <w:noProof/>
                <w:webHidden/>
              </w:rPr>
              <w:fldChar w:fldCharType="begin"/>
            </w:r>
            <w:r>
              <w:rPr>
                <w:noProof/>
                <w:webHidden/>
              </w:rPr>
              <w:instrText xml:space="preserve"> PAGEREF _Toc191908872 \h </w:instrText>
            </w:r>
            <w:r>
              <w:rPr>
                <w:noProof/>
                <w:webHidden/>
              </w:rPr>
            </w:r>
          </w:ins>
          <w:r>
            <w:rPr>
              <w:noProof/>
              <w:webHidden/>
            </w:rPr>
            <w:fldChar w:fldCharType="separate"/>
          </w:r>
          <w:ins w:id="406" w:author="Andrew Instone-Cowie" w:date="2025-03-03T15:44:00Z" w16du:dateUtc="2025-03-03T15:44:00Z">
            <w:r w:rsidR="00AA5C58">
              <w:rPr>
                <w:noProof/>
                <w:webHidden/>
              </w:rPr>
              <w:t>84</w:t>
            </w:r>
          </w:ins>
          <w:ins w:id="407" w:author="Andrew Instone-Cowie" w:date="2025-03-03T15:39:00Z" w16du:dateUtc="2025-03-03T15:39:00Z">
            <w:r>
              <w:rPr>
                <w:noProof/>
                <w:webHidden/>
              </w:rPr>
              <w:fldChar w:fldCharType="end"/>
            </w:r>
            <w:r w:rsidRPr="004574E7">
              <w:rPr>
                <w:rStyle w:val="Hyperlink"/>
                <w:noProof/>
              </w:rPr>
              <w:fldChar w:fldCharType="end"/>
            </w:r>
          </w:ins>
        </w:p>
        <w:p w14:paraId="0A77742D" w14:textId="7D7CFA2E" w:rsidR="00871702" w:rsidRDefault="00871702">
          <w:pPr>
            <w:pStyle w:val="TOC3"/>
            <w:tabs>
              <w:tab w:val="right" w:leader="dot" w:pos="9016"/>
            </w:tabs>
            <w:rPr>
              <w:ins w:id="408" w:author="Andrew Instone-Cowie" w:date="2025-03-03T15:39:00Z" w16du:dateUtc="2025-03-03T15:39:00Z"/>
              <w:noProof/>
              <w:kern w:val="2"/>
              <w:sz w:val="24"/>
              <w:szCs w:val="24"/>
              <w:lang w:val="en-GB" w:eastAsia="en-GB"/>
              <w14:ligatures w14:val="standardContextual"/>
            </w:rPr>
          </w:pPr>
          <w:ins w:id="40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Inter-Blow &amp; Inter-Row Interval</w:t>
            </w:r>
            <w:r>
              <w:rPr>
                <w:noProof/>
                <w:webHidden/>
              </w:rPr>
              <w:tab/>
            </w:r>
            <w:r>
              <w:rPr>
                <w:noProof/>
                <w:webHidden/>
              </w:rPr>
              <w:fldChar w:fldCharType="begin"/>
            </w:r>
            <w:r>
              <w:rPr>
                <w:noProof/>
                <w:webHidden/>
              </w:rPr>
              <w:instrText xml:space="preserve"> PAGEREF _Toc191908873 \h </w:instrText>
            </w:r>
            <w:r>
              <w:rPr>
                <w:noProof/>
                <w:webHidden/>
              </w:rPr>
            </w:r>
          </w:ins>
          <w:r>
            <w:rPr>
              <w:noProof/>
              <w:webHidden/>
            </w:rPr>
            <w:fldChar w:fldCharType="separate"/>
          </w:r>
          <w:ins w:id="410" w:author="Andrew Instone-Cowie" w:date="2025-03-03T15:44:00Z" w16du:dateUtc="2025-03-03T15:44:00Z">
            <w:r w:rsidR="00AA5C58">
              <w:rPr>
                <w:noProof/>
                <w:webHidden/>
              </w:rPr>
              <w:t>84</w:t>
            </w:r>
          </w:ins>
          <w:ins w:id="411" w:author="Andrew Instone-Cowie" w:date="2025-03-03T15:39:00Z" w16du:dateUtc="2025-03-03T15:39:00Z">
            <w:r>
              <w:rPr>
                <w:noProof/>
                <w:webHidden/>
              </w:rPr>
              <w:fldChar w:fldCharType="end"/>
            </w:r>
            <w:r w:rsidRPr="004574E7">
              <w:rPr>
                <w:rStyle w:val="Hyperlink"/>
                <w:noProof/>
              </w:rPr>
              <w:fldChar w:fldCharType="end"/>
            </w:r>
          </w:ins>
        </w:p>
        <w:p w14:paraId="23B0A376" w14:textId="365E877B" w:rsidR="00871702" w:rsidRDefault="00871702">
          <w:pPr>
            <w:pStyle w:val="TOC3"/>
            <w:tabs>
              <w:tab w:val="right" w:leader="dot" w:pos="9016"/>
            </w:tabs>
            <w:rPr>
              <w:ins w:id="412" w:author="Andrew Instone-Cowie" w:date="2025-03-03T15:39:00Z" w16du:dateUtc="2025-03-03T15:39:00Z"/>
              <w:noProof/>
              <w:kern w:val="2"/>
              <w:sz w:val="24"/>
              <w:szCs w:val="24"/>
              <w:lang w:val="en-GB" w:eastAsia="en-GB"/>
              <w14:ligatures w14:val="standardContextual"/>
            </w:rPr>
          </w:pPr>
          <w:ins w:id="41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"_Toc191908874"</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Sensor Pulse Duration</w:t>
            </w:r>
            <w:r>
              <w:rPr>
                <w:noProof/>
                <w:webHidden/>
              </w:rPr>
              <w:tab/>
            </w:r>
            <w:r>
              <w:rPr>
                <w:noProof/>
                <w:webHidden/>
              </w:rPr>
              <w:fldChar w:fldCharType="begin"/>
            </w:r>
            <w:r>
              <w:rPr>
                <w:noProof/>
                <w:webHidden/>
              </w:rPr>
              <w:instrText xml:space="preserve"> PAGEREF _Toc191908874 \h </w:instrText>
            </w:r>
            <w:r>
              <w:rPr>
                <w:noProof/>
                <w:webHidden/>
              </w:rPr>
            </w:r>
          </w:ins>
          <w:r>
            <w:rPr>
              <w:noProof/>
              <w:webHidden/>
            </w:rPr>
            <w:fldChar w:fldCharType="separate"/>
          </w:r>
          <w:ins w:id="414" w:author="Andrew Instone-Cowie" w:date="2025-03-03T15:44:00Z" w16du:dateUtc="2025-03-03T15:44:00Z">
            <w:r w:rsidR="00AA5C58">
              <w:rPr>
                <w:noProof/>
                <w:webHidden/>
              </w:rPr>
              <w:t>85</w:t>
            </w:r>
          </w:ins>
          <w:ins w:id="415" w:author="Andrew Instone-Cowie" w:date="2025-03-03T15:39:00Z" w16du:dateUtc="2025-03-03T15:39:00Z">
            <w:r>
              <w:rPr>
                <w:noProof/>
                <w:webHidden/>
              </w:rPr>
              <w:fldChar w:fldCharType="end"/>
            </w:r>
            <w:r w:rsidRPr="004574E7">
              <w:rPr>
                <w:rStyle w:val="Hyperlink"/>
                <w:noProof/>
              </w:rPr>
              <w:fldChar w:fldCharType="end"/>
            </w:r>
          </w:ins>
        </w:p>
        <w:p w14:paraId="4A7BB9C9" w14:textId="4BA9BD84" w:rsidR="00871702" w:rsidRDefault="00871702">
          <w:pPr>
            <w:pStyle w:val="TOC3"/>
            <w:tabs>
              <w:tab w:val="right" w:leader="dot" w:pos="9016"/>
            </w:tabs>
            <w:rPr>
              <w:ins w:id="416" w:author="Andrew Instone-Cowie" w:date="2025-03-03T15:39:00Z" w16du:dateUtc="2025-03-03T15:39:00Z"/>
              <w:noProof/>
              <w:kern w:val="2"/>
              <w:sz w:val="24"/>
              <w:szCs w:val="24"/>
              <w:lang w:val="en-GB" w:eastAsia="en-GB"/>
              <w14:ligatures w14:val="standardContextual"/>
            </w:rPr>
          </w:pPr>
          <w:ins w:id="41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"_Toc191908875"</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BDC-to-Strike Intervals</w:t>
            </w:r>
            <w:r>
              <w:rPr>
                <w:noProof/>
                <w:webHidden/>
              </w:rPr>
              <w:tab/>
            </w:r>
            <w:r>
              <w:rPr>
                <w:noProof/>
                <w:webHidden/>
              </w:rPr>
              <w:fldChar w:fldCharType="begin"/>
            </w:r>
            <w:r>
              <w:rPr>
                <w:noProof/>
                <w:webHidden/>
              </w:rPr>
              <w:instrText xml:space="preserve"> PAGEREF _Toc191908875 \h </w:instrText>
            </w:r>
            <w:r>
              <w:rPr>
                <w:noProof/>
                <w:webHidden/>
              </w:rPr>
            </w:r>
          </w:ins>
          <w:r>
            <w:rPr>
              <w:noProof/>
              <w:webHidden/>
            </w:rPr>
            <w:fldChar w:fldCharType="separate"/>
          </w:r>
          <w:ins w:id="418" w:author="Andrew Instone-Cowie" w:date="2025-03-03T15:44:00Z" w16du:dateUtc="2025-03-03T15:44:00Z">
            <w:r w:rsidR="00AA5C58">
              <w:rPr>
                <w:noProof/>
                <w:webHidden/>
              </w:rPr>
              <w:t>86</w:t>
            </w:r>
          </w:ins>
          <w:ins w:id="419" w:author="Andrew Instone-Cowie" w:date="2025-03-03T15:39:00Z" w16du:dateUtc="2025-03-03T15:39:00Z">
            <w:r>
              <w:rPr>
                <w:noProof/>
                <w:webHidden/>
              </w:rPr>
              <w:fldChar w:fldCharType="end"/>
            </w:r>
            <w:r w:rsidRPr="004574E7">
              <w:rPr>
                <w:rStyle w:val="Hyperlink"/>
                <w:noProof/>
              </w:rPr>
              <w:fldChar w:fldCharType="end"/>
            </w:r>
          </w:ins>
        </w:p>
        <w:p w14:paraId="07933EA5" w14:textId="0C1E63E0" w:rsidR="00871702" w:rsidRDefault="00871702">
          <w:pPr>
            <w:pStyle w:val="TOC2"/>
            <w:tabs>
              <w:tab w:val="right" w:leader="dot" w:pos="9016"/>
            </w:tabs>
            <w:rPr>
              <w:ins w:id="420" w:author="Andrew Instone-Cowie" w:date="2025-03-03T15:39:00Z" w16du:dateUtc="2025-03-03T15:39:00Z"/>
              <w:rFonts w:eastAsiaTheme="minorEastAsia"/>
              <w:noProof/>
              <w:kern w:val="2"/>
              <w:sz w:val="24"/>
              <w:szCs w:val="24"/>
              <w:lang w:eastAsia="en-GB"/>
              <w14:ligatures w14:val="standardContextual"/>
            </w:rPr>
          </w:pPr>
          <w:ins w:id="42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"_Toc191908876"</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D: CLI Command Reference</w:t>
            </w:r>
            <w:r>
              <w:rPr>
                <w:noProof/>
                <w:webHidden/>
              </w:rPr>
              <w:tab/>
            </w:r>
            <w:r>
              <w:rPr>
                <w:noProof/>
                <w:webHidden/>
              </w:rPr>
              <w:fldChar w:fldCharType="begin"/>
            </w:r>
            <w:r>
              <w:rPr>
                <w:noProof/>
                <w:webHidden/>
              </w:rPr>
              <w:instrText xml:space="preserve"> PAGEREF _Toc191908876 \h </w:instrText>
            </w:r>
            <w:r>
              <w:rPr>
                <w:noProof/>
                <w:webHidden/>
              </w:rPr>
            </w:r>
          </w:ins>
          <w:r>
            <w:rPr>
              <w:noProof/>
              <w:webHidden/>
            </w:rPr>
            <w:fldChar w:fldCharType="separate"/>
          </w:r>
          <w:ins w:id="422" w:author="Andrew Instone-Cowie" w:date="2025-03-03T15:44:00Z" w16du:dateUtc="2025-03-03T15:44:00Z">
            <w:r w:rsidR="00AA5C58">
              <w:rPr>
                <w:noProof/>
                <w:webHidden/>
              </w:rPr>
              <w:t>87</w:t>
            </w:r>
          </w:ins>
          <w:ins w:id="423" w:author="Andrew Instone-Cowie" w:date="2025-03-03T15:39:00Z" w16du:dateUtc="2025-03-03T15:39:00Z">
            <w:r>
              <w:rPr>
                <w:noProof/>
                <w:webHidden/>
              </w:rPr>
              <w:fldChar w:fldCharType="end"/>
            </w:r>
            <w:r w:rsidRPr="004574E7">
              <w:rPr>
                <w:rStyle w:val="Hyperlink"/>
                <w:noProof/>
              </w:rPr>
              <w:fldChar w:fldCharType="end"/>
            </w:r>
          </w:ins>
        </w:p>
        <w:p w14:paraId="36D705A0" w14:textId="29A504C2" w:rsidR="00871702" w:rsidRDefault="00871702">
          <w:pPr>
            <w:pStyle w:val="TOC2"/>
            <w:tabs>
              <w:tab w:val="right" w:leader="dot" w:pos="9016"/>
            </w:tabs>
            <w:rPr>
              <w:ins w:id="424" w:author="Andrew Instone-Cowie" w:date="2025-03-03T15:39:00Z" w16du:dateUtc="2025-03-03T15:39:00Z"/>
              <w:rFonts w:eastAsiaTheme="minorEastAsia"/>
              <w:noProof/>
              <w:kern w:val="2"/>
              <w:sz w:val="24"/>
              <w:szCs w:val="24"/>
              <w:lang w:eastAsia="en-GB"/>
              <w14:ligatures w14:val="standardContextual"/>
            </w:rPr>
          </w:pPr>
          <w:ins w:id="42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"_Toc191908877"</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E: Diagnostic LED Codes</w:t>
            </w:r>
            <w:r>
              <w:rPr>
                <w:noProof/>
                <w:webHidden/>
              </w:rPr>
              <w:tab/>
            </w:r>
            <w:r>
              <w:rPr>
                <w:noProof/>
                <w:webHidden/>
              </w:rPr>
              <w:fldChar w:fldCharType="begin"/>
            </w:r>
            <w:r>
              <w:rPr>
                <w:noProof/>
                <w:webHidden/>
              </w:rPr>
              <w:instrText xml:space="preserve"> PAGEREF _Toc191908877 \h </w:instrText>
            </w:r>
            <w:r>
              <w:rPr>
                <w:noProof/>
                <w:webHidden/>
              </w:rPr>
            </w:r>
          </w:ins>
          <w:r>
            <w:rPr>
              <w:noProof/>
              <w:webHidden/>
            </w:rPr>
            <w:fldChar w:fldCharType="separate"/>
          </w:r>
          <w:ins w:id="426" w:author="Andrew Instone-Cowie" w:date="2025-03-03T15:44:00Z" w16du:dateUtc="2025-03-03T15:44:00Z">
            <w:r w:rsidR="00AA5C58">
              <w:rPr>
                <w:noProof/>
                <w:webHidden/>
              </w:rPr>
              <w:t>89</w:t>
            </w:r>
          </w:ins>
          <w:ins w:id="427" w:author="Andrew Instone-Cowie" w:date="2025-03-03T15:39:00Z" w16du:dateUtc="2025-03-03T15:39:00Z">
            <w:r>
              <w:rPr>
                <w:noProof/>
                <w:webHidden/>
              </w:rPr>
              <w:fldChar w:fldCharType="end"/>
            </w:r>
            <w:r w:rsidRPr="004574E7">
              <w:rPr>
                <w:rStyle w:val="Hyperlink"/>
                <w:noProof/>
              </w:rPr>
              <w:fldChar w:fldCharType="end"/>
            </w:r>
          </w:ins>
        </w:p>
        <w:p w14:paraId="71FFA21D" w14:textId="2F95F203" w:rsidR="00871702" w:rsidRDefault="00871702">
          <w:pPr>
            <w:pStyle w:val="TOC2"/>
            <w:tabs>
              <w:tab w:val="right" w:leader="dot" w:pos="9016"/>
            </w:tabs>
            <w:rPr>
              <w:ins w:id="428" w:author="Andrew Instone-Cowie" w:date="2025-03-03T15:39:00Z" w16du:dateUtc="2025-03-03T15:39:00Z"/>
              <w:rFonts w:eastAsiaTheme="minorEastAsia"/>
              <w:noProof/>
              <w:kern w:val="2"/>
              <w:sz w:val="24"/>
              <w:szCs w:val="24"/>
              <w:lang w:eastAsia="en-GB"/>
              <w14:ligatures w14:val="standardContextual"/>
            </w:rPr>
          </w:pPr>
          <w:ins w:id="42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"_Toc191908878"</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F: Useful Links</w:t>
            </w:r>
            <w:r>
              <w:rPr>
                <w:noProof/>
                <w:webHidden/>
              </w:rPr>
              <w:tab/>
            </w:r>
            <w:r>
              <w:rPr>
                <w:noProof/>
                <w:webHidden/>
              </w:rPr>
              <w:fldChar w:fldCharType="begin"/>
            </w:r>
            <w:r>
              <w:rPr>
                <w:noProof/>
                <w:webHidden/>
              </w:rPr>
              <w:instrText xml:space="preserve"> PAGEREF _Toc191908878 \h </w:instrText>
            </w:r>
            <w:r>
              <w:rPr>
                <w:noProof/>
                <w:webHidden/>
              </w:rPr>
            </w:r>
          </w:ins>
          <w:r>
            <w:rPr>
              <w:noProof/>
              <w:webHidden/>
            </w:rPr>
            <w:fldChar w:fldCharType="separate"/>
          </w:r>
          <w:ins w:id="430" w:author="Andrew Instone-Cowie" w:date="2025-03-03T15:44:00Z" w16du:dateUtc="2025-03-03T15:44:00Z">
            <w:r w:rsidR="00AA5C58">
              <w:rPr>
                <w:noProof/>
                <w:webHidden/>
              </w:rPr>
              <w:t>90</w:t>
            </w:r>
          </w:ins>
          <w:ins w:id="431" w:author="Andrew Instone-Cowie" w:date="2025-03-03T15:39:00Z" w16du:dateUtc="2025-03-03T15:39:00Z">
            <w:r>
              <w:rPr>
                <w:noProof/>
                <w:webHidden/>
              </w:rPr>
              <w:fldChar w:fldCharType="end"/>
            </w:r>
            <w:r w:rsidRPr="004574E7">
              <w:rPr>
                <w:rStyle w:val="Hyperlink"/>
                <w:noProof/>
              </w:rPr>
              <w:fldChar w:fldCharType="end"/>
            </w:r>
          </w:ins>
        </w:p>
        <w:p w14:paraId="76FB2E50" w14:textId="044DD5AF" w:rsidR="00871702" w:rsidRDefault="00871702">
          <w:pPr>
            <w:pStyle w:val="TOC2"/>
            <w:tabs>
              <w:tab w:val="right" w:leader="dot" w:pos="9016"/>
            </w:tabs>
            <w:rPr>
              <w:ins w:id="432" w:author="Andrew Instone-Cowie" w:date="2025-03-03T15:39:00Z" w16du:dateUtc="2025-03-03T15:39:00Z"/>
              <w:rFonts w:eastAsiaTheme="minorEastAsia"/>
              <w:noProof/>
              <w:kern w:val="2"/>
              <w:sz w:val="24"/>
              <w:szCs w:val="24"/>
              <w:lang w:eastAsia="en-GB"/>
              <w14:ligatures w14:val="standardContextual"/>
            </w:rPr>
          </w:pPr>
          <w:ins w:id="433"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"_Toc191908879"</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_Toc191908879 \h </w:instrText>
            </w:r>
            <w:r>
              <w:rPr>
                <w:noProof/>
                <w:webHidden/>
              </w:rPr>
            </w:r>
          </w:ins>
          <w:r>
            <w:rPr>
              <w:noProof/>
              <w:webHidden/>
            </w:rPr>
            <w:fldChar w:fldCharType="separate"/>
          </w:r>
          <w:ins w:id="434" w:author="Andrew Instone-Cowie" w:date="2025-03-03T15:44:00Z" w16du:dateUtc="2025-03-03T15:44:00Z">
            <w:r w:rsidR="00AA5C58">
              <w:rPr>
                <w:noProof/>
                <w:webHidden/>
              </w:rPr>
              <w:t>91</w:t>
            </w:r>
          </w:ins>
          <w:ins w:id="435" w:author="Andrew Instone-Cowie" w:date="2025-03-03T15:39:00Z" w16du:dateUtc="2025-03-03T15:39:00Z">
            <w:r>
              <w:rPr>
                <w:noProof/>
                <w:webHidden/>
              </w:rPr>
              <w:fldChar w:fldCharType="end"/>
            </w:r>
            <w:r w:rsidRPr="004574E7">
              <w:rPr>
                <w:rStyle w:val="Hyperlink"/>
                <w:noProof/>
              </w:rPr>
              <w:fldChar w:fldCharType="end"/>
            </w:r>
          </w:ins>
        </w:p>
        <w:p w14:paraId="1D2CB5F7" w14:textId="00FD8310" w:rsidR="00871702" w:rsidRDefault="00871702">
          <w:pPr>
            <w:pStyle w:val="TOC1"/>
            <w:tabs>
              <w:tab w:val="right" w:leader="dot" w:pos="9016"/>
            </w:tabs>
            <w:rPr>
              <w:ins w:id="436" w:author="Andrew Instone-Cowie" w:date="2025-03-03T15:39:00Z" w16du:dateUtc="2025-03-03T15:39:00Z"/>
              <w:rFonts w:eastAsiaTheme="minorEastAsia"/>
              <w:noProof/>
              <w:kern w:val="2"/>
              <w:sz w:val="24"/>
              <w:szCs w:val="24"/>
              <w:lang w:eastAsia="en-GB"/>
              <w14:ligatures w14:val="standardContextual"/>
            </w:rPr>
          </w:pPr>
          <w:ins w:id="437"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"_Toc191908880"</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Licensing &amp; Disclaimers</w:t>
            </w:r>
            <w:r>
              <w:rPr>
                <w:noProof/>
                <w:webHidden/>
              </w:rPr>
              <w:tab/>
            </w:r>
            <w:r>
              <w:rPr>
                <w:noProof/>
                <w:webHidden/>
              </w:rPr>
              <w:fldChar w:fldCharType="begin"/>
            </w:r>
            <w:r>
              <w:rPr>
                <w:noProof/>
                <w:webHidden/>
              </w:rPr>
              <w:instrText xml:space="preserve"> PAGEREF _Toc191908880 \h </w:instrText>
            </w:r>
            <w:r>
              <w:rPr>
                <w:noProof/>
                <w:webHidden/>
              </w:rPr>
            </w:r>
          </w:ins>
          <w:r>
            <w:rPr>
              <w:noProof/>
              <w:webHidden/>
            </w:rPr>
            <w:fldChar w:fldCharType="separate"/>
          </w:r>
          <w:ins w:id="438" w:author="Andrew Instone-Cowie" w:date="2025-03-03T15:44:00Z" w16du:dateUtc="2025-03-03T15:44:00Z">
            <w:r w:rsidR="00AA5C58">
              <w:rPr>
                <w:noProof/>
                <w:webHidden/>
              </w:rPr>
              <w:t>92</w:t>
            </w:r>
          </w:ins>
          <w:ins w:id="439" w:author="Andrew Instone-Cowie" w:date="2025-03-03T15:39:00Z" w16du:dateUtc="2025-03-03T15:39:00Z">
            <w:r>
              <w:rPr>
                <w:noProof/>
                <w:webHidden/>
              </w:rPr>
              <w:fldChar w:fldCharType="end"/>
            </w:r>
            <w:r w:rsidRPr="004574E7">
              <w:rPr>
                <w:rStyle w:val="Hyperlink"/>
                <w:noProof/>
              </w:rPr>
              <w:fldChar w:fldCharType="end"/>
            </w:r>
          </w:ins>
        </w:p>
        <w:p w14:paraId="574D84CB" w14:textId="5C1DEC45" w:rsidR="00871702" w:rsidRDefault="00871702">
          <w:pPr>
            <w:pStyle w:val="TOC2"/>
            <w:tabs>
              <w:tab w:val="right" w:leader="dot" w:pos="9016"/>
            </w:tabs>
            <w:rPr>
              <w:ins w:id="440" w:author="Andrew Instone-Cowie" w:date="2025-03-03T15:39:00Z" w16du:dateUtc="2025-03-03T15:39:00Z"/>
              <w:rFonts w:eastAsiaTheme="minorEastAsia"/>
              <w:noProof/>
              <w:kern w:val="2"/>
              <w:sz w:val="24"/>
              <w:szCs w:val="24"/>
              <w:lang w:eastAsia="en-GB"/>
              <w14:ligatures w14:val="standardContextual"/>
            </w:rPr>
          </w:pPr>
          <w:ins w:id="441"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"_Toc191908881"</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Documentation</w:t>
            </w:r>
            <w:r>
              <w:rPr>
                <w:noProof/>
                <w:webHidden/>
              </w:rPr>
              <w:tab/>
            </w:r>
            <w:r>
              <w:rPr>
                <w:noProof/>
                <w:webHidden/>
              </w:rPr>
              <w:fldChar w:fldCharType="begin"/>
            </w:r>
            <w:r>
              <w:rPr>
                <w:noProof/>
                <w:webHidden/>
              </w:rPr>
              <w:instrText xml:space="preserve"> PAGEREF _Toc191908881 \h </w:instrText>
            </w:r>
            <w:r>
              <w:rPr>
                <w:noProof/>
                <w:webHidden/>
              </w:rPr>
            </w:r>
          </w:ins>
          <w:r>
            <w:rPr>
              <w:noProof/>
              <w:webHidden/>
            </w:rPr>
            <w:fldChar w:fldCharType="separate"/>
          </w:r>
          <w:ins w:id="442" w:author="Andrew Instone-Cowie" w:date="2025-03-03T15:44:00Z" w16du:dateUtc="2025-03-03T15:44:00Z">
            <w:r w:rsidR="00AA5C58">
              <w:rPr>
                <w:noProof/>
                <w:webHidden/>
              </w:rPr>
              <w:t>92</w:t>
            </w:r>
          </w:ins>
          <w:ins w:id="443" w:author="Andrew Instone-Cowie" w:date="2025-03-03T15:39:00Z" w16du:dateUtc="2025-03-03T15:39:00Z">
            <w:r>
              <w:rPr>
                <w:noProof/>
                <w:webHidden/>
              </w:rPr>
              <w:fldChar w:fldCharType="end"/>
            </w:r>
            <w:r w:rsidRPr="004574E7">
              <w:rPr>
                <w:rStyle w:val="Hyperlink"/>
                <w:noProof/>
              </w:rPr>
              <w:fldChar w:fldCharType="end"/>
            </w:r>
          </w:ins>
        </w:p>
        <w:p w14:paraId="53EC4533" w14:textId="62F07C6B" w:rsidR="00871702" w:rsidRDefault="00871702">
          <w:pPr>
            <w:pStyle w:val="TOC2"/>
            <w:tabs>
              <w:tab w:val="right" w:leader="dot" w:pos="9016"/>
            </w:tabs>
            <w:rPr>
              <w:ins w:id="444" w:author="Andrew Instone-Cowie" w:date="2025-03-03T15:39:00Z" w16du:dateUtc="2025-03-03T15:39:00Z"/>
              <w:rFonts w:eastAsiaTheme="minorEastAsia"/>
              <w:noProof/>
              <w:kern w:val="2"/>
              <w:sz w:val="24"/>
              <w:szCs w:val="24"/>
              <w:lang w:eastAsia="en-GB"/>
              <w14:ligatures w14:val="standardContextual"/>
            </w:rPr>
          </w:pPr>
          <w:ins w:id="445"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"_Toc191908882"</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Software</w:t>
            </w:r>
            <w:r>
              <w:rPr>
                <w:noProof/>
                <w:webHidden/>
              </w:rPr>
              <w:tab/>
            </w:r>
            <w:r>
              <w:rPr>
                <w:noProof/>
                <w:webHidden/>
              </w:rPr>
              <w:fldChar w:fldCharType="begin"/>
            </w:r>
            <w:r>
              <w:rPr>
                <w:noProof/>
                <w:webHidden/>
              </w:rPr>
              <w:instrText xml:space="preserve"> PAGEREF _Toc191908882 \h </w:instrText>
            </w:r>
            <w:r>
              <w:rPr>
                <w:noProof/>
                <w:webHidden/>
              </w:rPr>
            </w:r>
          </w:ins>
          <w:r>
            <w:rPr>
              <w:noProof/>
              <w:webHidden/>
            </w:rPr>
            <w:fldChar w:fldCharType="separate"/>
          </w:r>
          <w:ins w:id="446" w:author="Andrew Instone-Cowie" w:date="2025-03-03T15:44:00Z" w16du:dateUtc="2025-03-03T15:44:00Z">
            <w:r w:rsidR="00AA5C58">
              <w:rPr>
                <w:noProof/>
                <w:webHidden/>
              </w:rPr>
              <w:t>92</w:t>
            </w:r>
          </w:ins>
          <w:ins w:id="447" w:author="Andrew Instone-Cowie" w:date="2025-03-03T15:39:00Z" w16du:dateUtc="2025-03-03T15:39:00Z">
            <w:r>
              <w:rPr>
                <w:noProof/>
                <w:webHidden/>
              </w:rPr>
              <w:fldChar w:fldCharType="end"/>
            </w:r>
            <w:r w:rsidRPr="004574E7">
              <w:rPr>
                <w:rStyle w:val="Hyperlink"/>
                <w:noProof/>
              </w:rPr>
              <w:fldChar w:fldCharType="end"/>
            </w:r>
          </w:ins>
        </w:p>
        <w:p w14:paraId="2A278D1F" w14:textId="7E784ECE" w:rsidR="00871702" w:rsidRDefault="00871702">
          <w:pPr>
            <w:pStyle w:val="TOC1"/>
            <w:tabs>
              <w:tab w:val="right" w:leader="dot" w:pos="9016"/>
            </w:tabs>
            <w:rPr>
              <w:ins w:id="448" w:author="Andrew Instone-Cowie" w:date="2025-03-03T15:39:00Z" w16du:dateUtc="2025-03-03T15:39:00Z"/>
              <w:rFonts w:eastAsiaTheme="minorEastAsia"/>
              <w:noProof/>
              <w:kern w:val="2"/>
              <w:sz w:val="24"/>
              <w:szCs w:val="24"/>
              <w:lang w:eastAsia="en-GB"/>
              <w14:ligatures w14:val="standardContextual"/>
            </w:rPr>
          </w:pPr>
          <w:ins w:id="449" w:author="Andrew Instone-Cowie" w:date="2025-03-03T15:39:00Z" w16du:dateUtc="2025-03-03T15:39:00Z">
            <w:r w:rsidRPr="004574E7">
              <w:rPr>
                <w:rStyle w:val="Hyperlink"/>
                <w:noProof/>
              </w:rPr>
              <w:fldChar w:fldCharType="begin"/>
            </w:r>
            <w:r w:rsidRPr="004574E7">
              <w:rPr>
                <w:rStyle w:val="Hyperlink"/>
                <w:noProof/>
              </w:rPr>
              <w:instrText xml:space="preserve"> </w:instrText>
            </w:r>
            <w:r>
              <w:rPr>
                <w:noProof/>
              </w:rPr>
              <w:instrText>HYPERLINK \l "_Toc191908883"</w:instrText>
            </w:r>
            <w:r w:rsidRPr="004574E7">
              <w:rPr>
                <w:rStyle w:val="Hyperlink"/>
                <w:noProof/>
              </w:rPr>
              <w:instrText xml:space="preserve"> </w:instrText>
            </w:r>
            <w:r w:rsidRPr="004574E7">
              <w:rPr>
                <w:rStyle w:val="Hyperlink"/>
                <w:noProof/>
              </w:rPr>
            </w:r>
            <w:r w:rsidRPr="004574E7">
              <w:rPr>
                <w:rStyle w:val="Hyperlink"/>
                <w:noProof/>
              </w:rPr>
              <w:fldChar w:fldCharType="separate"/>
            </w:r>
            <w:r w:rsidRPr="004574E7">
              <w:rPr>
                <w:rStyle w:val="Hyperlink"/>
                <w:noProof/>
              </w:rPr>
              <w:t>Acknowledgements</w:t>
            </w:r>
            <w:r>
              <w:rPr>
                <w:noProof/>
                <w:webHidden/>
              </w:rPr>
              <w:tab/>
            </w:r>
            <w:r>
              <w:rPr>
                <w:noProof/>
                <w:webHidden/>
              </w:rPr>
              <w:fldChar w:fldCharType="begin"/>
            </w:r>
            <w:r>
              <w:rPr>
                <w:noProof/>
                <w:webHidden/>
              </w:rPr>
              <w:instrText xml:space="preserve"> PAGEREF _Toc191908883 \h </w:instrText>
            </w:r>
            <w:r>
              <w:rPr>
                <w:noProof/>
                <w:webHidden/>
              </w:rPr>
            </w:r>
          </w:ins>
          <w:r>
            <w:rPr>
              <w:noProof/>
              <w:webHidden/>
            </w:rPr>
            <w:fldChar w:fldCharType="separate"/>
          </w:r>
          <w:ins w:id="450" w:author="Andrew Instone-Cowie" w:date="2025-03-03T15:44:00Z" w16du:dateUtc="2025-03-03T15:44:00Z">
            <w:r w:rsidR="00AA5C58">
              <w:rPr>
                <w:noProof/>
                <w:webHidden/>
              </w:rPr>
              <w:t>93</w:t>
            </w:r>
          </w:ins>
          <w:ins w:id="451" w:author="Andrew Instone-Cowie" w:date="2025-03-03T15:39:00Z" w16du:dateUtc="2025-03-03T15:39:00Z">
            <w:r>
              <w:rPr>
                <w:noProof/>
                <w:webHidden/>
              </w:rPr>
              <w:fldChar w:fldCharType="end"/>
            </w:r>
            <w:r w:rsidRPr="004574E7">
              <w:rPr>
                <w:rStyle w:val="Hyperlink"/>
                <w:noProof/>
              </w:rPr>
              <w:fldChar w:fldCharType="end"/>
            </w:r>
          </w:ins>
        </w:p>
        <w:p w14:paraId="1F33535D" w14:textId="4A5D9EB3" w:rsidR="00CD5701" w:rsidDel="00871702" w:rsidRDefault="00CD5701">
          <w:pPr>
            <w:pStyle w:val="TOC1"/>
            <w:tabs>
              <w:tab w:val="right" w:leader="dot" w:pos="9016"/>
            </w:tabs>
            <w:rPr>
              <w:del w:id="452" w:author="Andrew Instone-Cowie" w:date="2025-03-03T15:39:00Z" w16du:dateUtc="2025-03-03T15:39:00Z"/>
              <w:rFonts w:eastAsiaTheme="minorEastAsia"/>
              <w:noProof/>
              <w:lang w:eastAsia="en-GB"/>
            </w:rPr>
          </w:pPr>
          <w:del w:id="453" w:author="Andrew Instone-Cowie" w:date="2025-03-03T15:39:00Z" w16du:dateUtc="2025-03-03T15:39:00Z">
            <w:r w:rsidRPr="00871702" w:rsidDel="00871702">
              <w:rPr>
                <w:noProof/>
                <w:rPrChange w:id="454" w:author="Andrew Instone-Cowie" w:date="2025-03-03T15:39:00Z" w16du:dateUtc="2025-03-03T15:39:00Z">
                  <w:rPr>
                    <w:rStyle w:val="Hyperlink"/>
                    <w:noProof/>
                  </w:rPr>
                </w:rPrChange>
              </w:rPr>
              <w:delText>Index of Figures</w:delText>
            </w:r>
            <w:r w:rsidDel="00871702">
              <w:rPr>
                <w:noProof/>
                <w:webHidden/>
              </w:rPr>
              <w:tab/>
            </w:r>
            <w:r w:rsidR="007E2D4F" w:rsidDel="00871702">
              <w:rPr>
                <w:noProof/>
                <w:webHidden/>
              </w:rPr>
              <w:delText>5</w:delText>
            </w:r>
          </w:del>
        </w:p>
        <w:p w14:paraId="0F11CA14" w14:textId="617932BE" w:rsidR="00CD5701" w:rsidDel="00871702" w:rsidRDefault="00CD5701">
          <w:pPr>
            <w:pStyle w:val="TOC1"/>
            <w:tabs>
              <w:tab w:val="right" w:leader="dot" w:pos="9016"/>
            </w:tabs>
            <w:rPr>
              <w:del w:id="455" w:author="Andrew Instone-Cowie" w:date="2025-03-03T15:39:00Z" w16du:dateUtc="2025-03-03T15:39:00Z"/>
              <w:rFonts w:eastAsiaTheme="minorEastAsia"/>
              <w:noProof/>
              <w:lang w:eastAsia="en-GB"/>
            </w:rPr>
          </w:pPr>
          <w:del w:id="456" w:author="Andrew Instone-Cowie" w:date="2025-03-03T15:39:00Z" w16du:dateUtc="2025-03-03T15:39:00Z">
            <w:r w:rsidRPr="00871702" w:rsidDel="00871702">
              <w:rPr>
                <w:noProof/>
                <w:rPrChange w:id="457" w:author="Andrew Instone-Cowie" w:date="2025-03-03T15:39:00Z" w16du:dateUtc="2025-03-03T15:39:00Z">
                  <w:rPr>
                    <w:rStyle w:val="Hyperlink"/>
                    <w:noProof/>
                  </w:rPr>
                </w:rPrChange>
              </w:rPr>
              <w:delText>Index of Tables</w:delText>
            </w:r>
            <w:r w:rsidDel="00871702">
              <w:rPr>
                <w:noProof/>
                <w:webHidden/>
              </w:rPr>
              <w:tab/>
            </w:r>
            <w:r w:rsidR="007E2D4F" w:rsidDel="00871702">
              <w:rPr>
                <w:noProof/>
                <w:webHidden/>
              </w:rPr>
              <w:delText>7</w:delText>
            </w:r>
          </w:del>
        </w:p>
        <w:p w14:paraId="38820E56" w14:textId="3B1ECEE3" w:rsidR="00CD5701" w:rsidDel="00871702" w:rsidRDefault="00CD5701">
          <w:pPr>
            <w:pStyle w:val="TOC1"/>
            <w:tabs>
              <w:tab w:val="right" w:leader="dot" w:pos="9016"/>
            </w:tabs>
            <w:rPr>
              <w:del w:id="458" w:author="Andrew Instone-Cowie" w:date="2025-03-03T15:39:00Z" w16du:dateUtc="2025-03-03T15:39:00Z"/>
              <w:rFonts w:eastAsiaTheme="minorEastAsia"/>
              <w:noProof/>
              <w:lang w:eastAsia="en-GB"/>
            </w:rPr>
          </w:pPr>
          <w:del w:id="459" w:author="Andrew Instone-Cowie" w:date="2025-03-03T15:39:00Z" w16du:dateUtc="2025-03-03T15:39:00Z">
            <w:r w:rsidRPr="00871702" w:rsidDel="00871702">
              <w:rPr>
                <w:noProof/>
                <w:rPrChange w:id="460" w:author="Andrew Instone-Cowie" w:date="2025-03-03T15:39:00Z" w16du:dateUtc="2025-03-03T15:39:00Z">
                  <w:rPr>
                    <w:rStyle w:val="Hyperlink"/>
                    <w:noProof/>
                  </w:rPr>
                </w:rPrChange>
              </w:rPr>
              <w:delText>Document History</w:delText>
            </w:r>
            <w:r w:rsidDel="00871702">
              <w:rPr>
                <w:noProof/>
                <w:webHidden/>
              </w:rPr>
              <w:tab/>
            </w:r>
            <w:r w:rsidR="007E2D4F" w:rsidDel="00871702">
              <w:rPr>
                <w:noProof/>
                <w:webHidden/>
              </w:rPr>
              <w:delText>8</w:delText>
            </w:r>
          </w:del>
        </w:p>
        <w:p w14:paraId="706CC9C0" w14:textId="30C3794B" w:rsidR="00CD5701" w:rsidDel="00871702" w:rsidRDefault="00CD5701">
          <w:pPr>
            <w:pStyle w:val="TOC1"/>
            <w:tabs>
              <w:tab w:val="right" w:leader="dot" w:pos="9016"/>
            </w:tabs>
            <w:rPr>
              <w:del w:id="461" w:author="Andrew Instone-Cowie" w:date="2025-03-03T15:39:00Z" w16du:dateUtc="2025-03-03T15:39:00Z"/>
              <w:rFonts w:eastAsiaTheme="minorEastAsia"/>
              <w:noProof/>
              <w:lang w:eastAsia="en-GB"/>
            </w:rPr>
          </w:pPr>
          <w:del w:id="462" w:author="Andrew Instone-Cowie" w:date="2025-03-03T15:39:00Z" w16du:dateUtc="2025-03-03T15:39:00Z">
            <w:r w:rsidRPr="00871702" w:rsidDel="00871702">
              <w:rPr>
                <w:noProof/>
                <w:rPrChange w:id="463" w:author="Andrew Instone-Cowie" w:date="2025-03-03T15:39:00Z" w16du:dateUtc="2025-03-03T15:39:00Z">
                  <w:rPr>
                    <w:rStyle w:val="Hyperlink"/>
                    <w:noProof/>
                  </w:rPr>
                </w:rPrChange>
              </w:rPr>
              <w:delText>Licence</w:delText>
            </w:r>
            <w:r w:rsidDel="00871702">
              <w:rPr>
                <w:noProof/>
                <w:webHidden/>
              </w:rPr>
              <w:tab/>
            </w:r>
            <w:r w:rsidR="007E2D4F" w:rsidDel="00871702">
              <w:rPr>
                <w:noProof/>
                <w:webHidden/>
              </w:rPr>
              <w:delText>8</w:delText>
            </w:r>
          </w:del>
        </w:p>
        <w:p w14:paraId="1884BE71" w14:textId="57A7A29B" w:rsidR="00CD5701" w:rsidDel="00871702" w:rsidRDefault="00CD5701">
          <w:pPr>
            <w:pStyle w:val="TOC1"/>
            <w:tabs>
              <w:tab w:val="right" w:leader="dot" w:pos="9016"/>
            </w:tabs>
            <w:rPr>
              <w:del w:id="464" w:author="Andrew Instone-Cowie" w:date="2025-03-03T15:39:00Z" w16du:dateUtc="2025-03-03T15:39:00Z"/>
              <w:rFonts w:eastAsiaTheme="minorEastAsia"/>
              <w:noProof/>
              <w:lang w:eastAsia="en-GB"/>
            </w:rPr>
          </w:pPr>
          <w:del w:id="465" w:author="Andrew Instone-Cowie" w:date="2025-03-03T15:39:00Z" w16du:dateUtc="2025-03-03T15:39:00Z">
            <w:r w:rsidRPr="00871702" w:rsidDel="00871702">
              <w:rPr>
                <w:noProof/>
                <w:rPrChange w:id="466" w:author="Andrew Instone-Cowie" w:date="2025-03-03T15:39:00Z" w16du:dateUtc="2025-03-03T15:39:00Z">
                  <w:rPr>
                    <w:rStyle w:val="Hyperlink"/>
                    <w:noProof/>
                  </w:rPr>
                </w:rPrChange>
              </w:rPr>
              <w:delText>Documentation Map</w:delText>
            </w:r>
            <w:r w:rsidDel="00871702">
              <w:rPr>
                <w:noProof/>
                <w:webHidden/>
              </w:rPr>
              <w:tab/>
            </w:r>
            <w:r w:rsidR="007E2D4F" w:rsidDel="00871702">
              <w:rPr>
                <w:noProof/>
                <w:webHidden/>
              </w:rPr>
              <w:delText>9</w:delText>
            </w:r>
          </w:del>
        </w:p>
        <w:p w14:paraId="378AB9E9" w14:textId="1F304AD6" w:rsidR="00CD5701" w:rsidDel="00871702" w:rsidRDefault="00CD5701">
          <w:pPr>
            <w:pStyle w:val="TOC1"/>
            <w:tabs>
              <w:tab w:val="right" w:leader="dot" w:pos="9016"/>
            </w:tabs>
            <w:rPr>
              <w:del w:id="467" w:author="Andrew Instone-Cowie" w:date="2025-03-03T15:39:00Z" w16du:dateUtc="2025-03-03T15:39:00Z"/>
              <w:rFonts w:eastAsiaTheme="minorEastAsia"/>
              <w:noProof/>
              <w:lang w:eastAsia="en-GB"/>
            </w:rPr>
          </w:pPr>
          <w:del w:id="468" w:author="Andrew Instone-Cowie" w:date="2025-03-03T15:39:00Z" w16du:dateUtc="2025-03-03T15:39:00Z">
            <w:r w:rsidRPr="00871702" w:rsidDel="00871702">
              <w:rPr>
                <w:noProof/>
                <w:rPrChange w:id="469" w:author="Andrew Instone-Cowie" w:date="2025-03-03T15:39:00Z" w16du:dateUtc="2025-03-03T15:39:00Z">
                  <w:rPr>
                    <w:rStyle w:val="Hyperlink"/>
                    <w:noProof/>
                  </w:rPr>
                </w:rPrChange>
              </w:rPr>
              <w:delText>About This Guide</w:delText>
            </w:r>
            <w:r w:rsidDel="00871702">
              <w:rPr>
                <w:noProof/>
                <w:webHidden/>
              </w:rPr>
              <w:tab/>
            </w:r>
            <w:r w:rsidR="007E2D4F" w:rsidDel="00871702">
              <w:rPr>
                <w:noProof/>
                <w:webHidden/>
              </w:rPr>
              <w:delText>10</w:delText>
            </w:r>
          </w:del>
        </w:p>
        <w:p w14:paraId="600AF6B6" w14:textId="2065B3A4" w:rsidR="00CD5701" w:rsidDel="00871702" w:rsidRDefault="00CD5701">
          <w:pPr>
            <w:pStyle w:val="TOC1"/>
            <w:tabs>
              <w:tab w:val="right" w:leader="dot" w:pos="9016"/>
            </w:tabs>
            <w:rPr>
              <w:del w:id="470" w:author="Andrew Instone-Cowie" w:date="2025-03-03T15:39:00Z" w16du:dateUtc="2025-03-03T15:39:00Z"/>
              <w:rFonts w:eastAsiaTheme="minorEastAsia"/>
              <w:noProof/>
              <w:lang w:eastAsia="en-GB"/>
            </w:rPr>
          </w:pPr>
          <w:del w:id="471" w:author="Andrew Instone-Cowie" w:date="2025-03-03T15:39:00Z" w16du:dateUtc="2025-03-03T15:39:00Z">
            <w:r w:rsidRPr="00871702" w:rsidDel="00871702">
              <w:rPr>
                <w:noProof/>
                <w:rPrChange w:id="472" w:author="Andrew Instone-Cowie" w:date="2025-03-03T15:39:00Z" w16du:dateUtc="2025-03-03T15:39:00Z">
                  <w:rPr>
                    <w:rStyle w:val="Hyperlink"/>
                    <w:noProof/>
                  </w:rPr>
                </w:rPrChange>
              </w:rPr>
              <w:delText>Typical Type 2 Simulator Installations</w:delText>
            </w:r>
            <w:r w:rsidDel="00871702">
              <w:rPr>
                <w:noProof/>
                <w:webHidden/>
              </w:rPr>
              <w:tab/>
            </w:r>
            <w:r w:rsidR="007E2D4F" w:rsidDel="00871702">
              <w:rPr>
                <w:noProof/>
                <w:webHidden/>
              </w:rPr>
              <w:delText>11</w:delText>
            </w:r>
          </w:del>
        </w:p>
        <w:p w14:paraId="1FA78082" w14:textId="6AB5515D" w:rsidR="00CD5701" w:rsidDel="00871702" w:rsidRDefault="00CD5701">
          <w:pPr>
            <w:pStyle w:val="TOC2"/>
            <w:tabs>
              <w:tab w:val="right" w:leader="dot" w:pos="9016"/>
            </w:tabs>
            <w:rPr>
              <w:del w:id="473" w:author="Andrew Instone-Cowie" w:date="2025-03-03T15:39:00Z" w16du:dateUtc="2025-03-03T15:39:00Z"/>
              <w:rFonts w:eastAsiaTheme="minorEastAsia"/>
              <w:noProof/>
              <w:lang w:eastAsia="en-GB"/>
            </w:rPr>
          </w:pPr>
          <w:del w:id="474" w:author="Andrew Instone-Cowie" w:date="2025-03-03T15:39:00Z" w16du:dateUtc="2025-03-03T15:39:00Z">
            <w:r w:rsidRPr="00871702" w:rsidDel="00871702">
              <w:rPr>
                <w:noProof/>
                <w:rPrChange w:id="475" w:author="Andrew Instone-Cowie" w:date="2025-03-03T15:39:00Z" w16du:dateUtc="2025-03-03T15:39:00Z">
                  <w:rPr>
                    <w:rStyle w:val="Hyperlink"/>
                    <w:noProof/>
                  </w:rPr>
                </w:rPrChange>
              </w:rPr>
              <w:delText>Basic Configuration</w:delText>
            </w:r>
            <w:r w:rsidDel="00871702">
              <w:rPr>
                <w:noProof/>
                <w:webHidden/>
              </w:rPr>
              <w:tab/>
            </w:r>
            <w:r w:rsidR="007E2D4F" w:rsidDel="00871702">
              <w:rPr>
                <w:noProof/>
                <w:webHidden/>
              </w:rPr>
              <w:delText>11</w:delText>
            </w:r>
          </w:del>
        </w:p>
        <w:p w14:paraId="77F9AD47" w14:textId="6DFE3ACB" w:rsidR="00CD5701" w:rsidDel="00871702" w:rsidRDefault="00CD5701">
          <w:pPr>
            <w:pStyle w:val="TOC2"/>
            <w:tabs>
              <w:tab w:val="right" w:leader="dot" w:pos="9016"/>
            </w:tabs>
            <w:rPr>
              <w:del w:id="476" w:author="Andrew Instone-Cowie" w:date="2025-03-03T15:39:00Z" w16du:dateUtc="2025-03-03T15:39:00Z"/>
              <w:rFonts w:eastAsiaTheme="minorEastAsia"/>
              <w:noProof/>
              <w:lang w:eastAsia="en-GB"/>
            </w:rPr>
          </w:pPr>
          <w:del w:id="477" w:author="Andrew Instone-Cowie" w:date="2025-03-03T15:39:00Z" w16du:dateUtc="2025-03-03T15:39:00Z">
            <w:r w:rsidRPr="00871702" w:rsidDel="00871702">
              <w:rPr>
                <w:noProof/>
                <w:rPrChange w:id="478" w:author="Andrew Instone-Cowie" w:date="2025-03-03T15:39:00Z" w16du:dateUtc="2025-03-03T15:39:00Z">
                  <w:rPr>
                    <w:rStyle w:val="Hyperlink"/>
                    <w:noProof/>
                  </w:rPr>
                </w:rPrChange>
              </w:rPr>
              <w:delText>Second PC Module</w:delText>
            </w:r>
            <w:r w:rsidDel="00871702">
              <w:rPr>
                <w:noProof/>
                <w:webHidden/>
              </w:rPr>
              <w:tab/>
            </w:r>
            <w:r w:rsidR="007E2D4F" w:rsidDel="00871702">
              <w:rPr>
                <w:noProof/>
                <w:webHidden/>
              </w:rPr>
              <w:delText>12</w:delText>
            </w:r>
          </w:del>
        </w:p>
        <w:p w14:paraId="40796385" w14:textId="712EFFD3" w:rsidR="00CD5701" w:rsidDel="00871702" w:rsidRDefault="00CD5701">
          <w:pPr>
            <w:pStyle w:val="TOC2"/>
            <w:tabs>
              <w:tab w:val="right" w:leader="dot" w:pos="9016"/>
            </w:tabs>
            <w:rPr>
              <w:del w:id="479" w:author="Andrew Instone-Cowie" w:date="2025-03-03T15:39:00Z" w16du:dateUtc="2025-03-03T15:39:00Z"/>
              <w:rFonts w:eastAsiaTheme="minorEastAsia"/>
              <w:noProof/>
              <w:lang w:eastAsia="en-GB"/>
            </w:rPr>
          </w:pPr>
          <w:del w:id="480" w:author="Andrew Instone-Cowie" w:date="2025-03-03T15:39:00Z" w16du:dateUtc="2025-03-03T15:39:00Z">
            <w:r w:rsidRPr="00871702" w:rsidDel="00871702">
              <w:rPr>
                <w:noProof/>
                <w:rPrChange w:id="481" w:author="Andrew Instone-Cowie" w:date="2025-03-03T15:39:00Z" w16du:dateUtc="2025-03-03T15:39:00Z">
                  <w:rPr>
                    <w:rStyle w:val="Hyperlink"/>
                    <w:noProof/>
                  </w:rPr>
                </w:rPrChange>
              </w:rPr>
              <w:delText>Basic Serial Splitter Module</w:delText>
            </w:r>
            <w:r w:rsidDel="00871702">
              <w:rPr>
                <w:noProof/>
                <w:webHidden/>
              </w:rPr>
              <w:tab/>
            </w:r>
            <w:r w:rsidR="007E2D4F" w:rsidDel="00871702">
              <w:rPr>
                <w:noProof/>
                <w:webHidden/>
              </w:rPr>
              <w:delText>13</w:delText>
            </w:r>
          </w:del>
        </w:p>
        <w:p w14:paraId="0BEBC05C" w14:textId="192AF17D" w:rsidR="00CD5701" w:rsidDel="00871702" w:rsidRDefault="00CD5701">
          <w:pPr>
            <w:pStyle w:val="TOC1"/>
            <w:tabs>
              <w:tab w:val="right" w:leader="dot" w:pos="9016"/>
            </w:tabs>
            <w:rPr>
              <w:del w:id="482" w:author="Andrew Instone-Cowie" w:date="2025-03-03T15:39:00Z" w16du:dateUtc="2025-03-03T15:39:00Z"/>
              <w:rFonts w:eastAsiaTheme="minorEastAsia"/>
              <w:noProof/>
              <w:lang w:eastAsia="en-GB"/>
            </w:rPr>
          </w:pPr>
          <w:del w:id="483" w:author="Andrew Instone-Cowie" w:date="2025-03-03T15:39:00Z" w16du:dateUtc="2025-03-03T15:39:00Z">
            <w:r w:rsidRPr="00871702" w:rsidDel="00871702">
              <w:rPr>
                <w:noProof/>
                <w:rPrChange w:id="484" w:author="Andrew Instone-Cowie" w:date="2025-03-03T15:39:00Z" w16du:dateUtc="2025-03-03T15:39:00Z">
                  <w:rPr>
                    <w:rStyle w:val="Hyperlink"/>
                    <w:noProof/>
                  </w:rPr>
                </w:rPrChange>
              </w:rPr>
              <w:delText>Simulator Overview</w:delText>
            </w:r>
            <w:r w:rsidDel="00871702">
              <w:rPr>
                <w:noProof/>
                <w:webHidden/>
              </w:rPr>
              <w:tab/>
            </w:r>
            <w:r w:rsidR="007E2D4F" w:rsidDel="00871702">
              <w:rPr>
                <w:noProof/>
                <w:webHidden/>
              </w:rPr>
              <w:delText>14</w:delText>
            </w:r>
          </w:del>
        </w:p>
        <w:p w14:paraId="6E3F3122" w14:textId="5B2977EA" w:rsidR="00CD5701" w:rsidDel="00871702" w:rsidRDefault="00CD5701">
          <w:pPr>
            <w:pStyle w:val="TOC2"/>
            <w:tabs>
              <w:tab w:val="right" w:leader="dot" w:pos="9016"/>
            </w:tabs>
            <w:rPr>
              <w:del w:id="485" w:author="Andrew Instone-Cowie" w:date="2025-03-03T15:39:00Z" w16du:dateUtc="2025-03-03T15:39:00Z"/>
              <w:rFonts w:eastAsiaTheme="minorEastAsia"/>
              <w:noProof/>
              <w:lang w:eastAsia="en-GB"/>
            </w:rPr>
          </w:pPr>
          <w:del w:id="486" w:author="Andrew Instone-Cowie" w:date="2025-03-03T15:39:00Z" w16du:dateUtc="2025-03-03T15:39:00Z">
            <w:r w:rsidRPr="00871702" w:rsidDel="00871702">
              <w:rPr>
                <w:noProof/>
                <w:rPrChange w:id="487" w:author="Andrew Instone-Cowie" w:date="2025-03-03T15:39:00Z" w16du:dateUtc="2025-03-03T15:39:00Z">
                  <w:rPr>
                    <w:rStyle w:val="Hyperlink"/>
                    <w:noProof/>
                  </w:rPr>
                </w:rPrChange>
              </w:rPr>
              <w:delText>Bell Sensing Methods</w:delText>
            </w:r>
            <w:r w:rsidDel="00871702">
              <w:rPr>
                <w:noProof/>
                <w:webHidden/>
              </w:rPr>
              <w:tab/>
            </w:r>
            <w:r w:rsidR="007E2D4F" w:rsidDel="00871702">
              <w:rPr>
                <w:noProof/>
                <w:webHidden/>
              </w:rPr>
              <w:delText>14</w:delText>
            </w:r>
          </w:del>
        </w:p>
        <w:p w14:paraId="094CC989" w14:textId="0D2B8866" w:rsidR="00CD5701" w:rsidDel="00871702" w:rsidRDefault="00CD5701">
          <w:pPr>
            <w:pStyle w:val="TOC3"/>
            <w:tabs>
              <w:tab w:val="right" w:leader="dot" w:pos="9016"/>
            </w:tabs>
            <w:rPr>
              <w:del w:id="488" w:author="Andrew Instone-Cowie" w:date="2025-03-03T15:39:00Z" w16du:dateUtc="2025-03-03T15:39:00Z"/>
              <w:noProof/>
              <w:lang w:val="en-GB" w:eastAsia="en-GB"/>
            </w:rPr>
          </w:pPr>
          <w:del w:id="489" w:author="Andrew Instone-Cowie" w:date="2025-03-03T15:39:00Z" w16du:dateUtc="2025-03-03T15:39:00Z">
            <w:r w:rsidRPr="00871702" w:rsidDel="00871702">
              <w:rPr>
                <w:noProof/>
                <w:rPrChange w:id="490" w:author="Andrew Instone-Cowie" w:date="2025-03-03T15:39:00Z" w16du:dateUtc="2025-03-03T15:39:00Z">
                  <w:rPr>
                    <w:rStyle w:val="Hyperlink"/>
                    <w:noProof/>
                  </w:rPr>
                </w:rPrChange>
              </w:rPr>
              <w:delText>Sensor Types</w:delText>
            </w:r>
            <w:r w:rsidDel="00871702">
              <w:rPr>
                <w:noProof/>
                <w:webHidden/>
              </w:rPr>
              <w:tab/>
            </w:r>
            <w:r w:rsidR="007E2D4F" w:rsidDel="00871702">
              <w:rPr>
                <w:noProof/>
                <w:webHidden/>
              </w:rPr>
              <w:delText>14</w:delText>
            </w:r>
          </w:del>
        </w:p>
        <w:p w14:paraId="61DC3AB3" w14:textId="75A34A62" w:rsidR="00CD5701" w:rsidDel="00871702" w:rsidRDefault="00CD5701">
          <w:pPr>
            <w:pStyle w:val="TOC2"/>
            <w:tabs>
              <w:tab w:val="right" w:leader="dot" w:pos="9016"/>
            </w:tabs>
            <w:rPr>
              <w:del w:id="491" w:author="Andrew Instone-Cowie" w:date="2025-03-03T15:39:00Z" w16du:dateUtc="2025-03-03T15:39:00Z"/>
              <w:rFonts w:eastAsiaTheme="minorEastAsia"/>
              <w:noProof/>
              <w:lang w:eastAsia="en-GB"/>
            </w:rPr>
          </w:pPr>
          <w:del w:id="492" w:author="Andrew Instone-Cowie" w:date="2025-03-03T15:39:00Z" w16du:dateUtc="2025-03-03T15:39:00Z">
            <w:r w:rsidRPr="00871702" w:rsidDel="00871702">
              <w:rPr>
                <w:noProof/>
                <w:rPrChange w:id="493" w:author="Andrew Instone-Cowie" w:date="2025-03-03T15:39:00Z" w16du:dateUtc="2025-03-03T15:39:00Z">
                  <w:rPr>
                    <w:rStyle w:val="Hyperlink"/>
                    <w:noProof/>
                  </w:rPr>
                </w:rPrChange>
              </w:rPr>
              <w:delText>Single vs Dual Trigger</w:delText>
            </w:r>
            <w:r w:rsidDel="00871702">
              <w:rPr>
                <w:noProof/>
                <w:webHidden/>
              </w:rPr>
              <w:tab/>
            </w:r>
            <w:r w:rsidR="007E2D4F" w:rsidDel="00871702">
              <w:rPr>
                <w:noProof/>
                <w:webHidden/>
              </w:rPr>
              <w:delText>15</w:delText>
            </w:r>
          </w:del>
        </w:p>
        <w:p w14:paraId="58C4CC21" w14:textId="73C1D950" w:rsidR="00CD5701" w:rsidDel="00871702" w:rsidRDefault="00CD5701">
          <w:pPr>
            <w:pStyle w:val="TOC3"/>
            <w:tabs>
              <w:tab w:val="right" w:leader="dot" w:pos="9016"/>
            </w:tabs>
            <w:rPr>
              <w:del w:id="494" w:author="Andrew Instone-Cowie" w:date="2025-03-03T15:39:00Z" w16du:dateUtc="2025-03-03T15:39:00Z"/>
              <w:noProof/>
              <w:lang w:val="en-GB" w:eastAsia="en-GB"/>
            </w:rPr>
          </w:pPr>
          <w:del w:id="495" w:author="Andrew Instone-Cowie" w:date="2025-03-03T15:39:00Z" w16du:dateUtc="2025-03-03T15:39:00Z">
            <w:r w:rsidRPr="00871702" w:rsidDel="00871702">
              <w:rPr>
                <w:noProof/>
                <w:rPrChange w:id="496" w:author="Andrew Instone-Cowie" w:date="2025-03-03T15:39:00Z" w16du:dateUtc="2025-03-03T15:39:00Z">
                  <w:rPr>
                    <w:rStyle w:val="Hyperlink"/>
                    <w:noProof/>
                  </w:rPr>
                </w:rPrChange>
              </w:rPr>
              <w:delText>Dual Triggers</w:delText>
            </w:r>
            <w:r w:rsidDel="00871702">
              <w:rPr>
                <w:noProof/>
                <w:webHidden/>
              </w:rPr>
              <w:tab/>
            </w:r>
            <w:r w:rsidR="007E2D4F" w:rsidDel="00871702">
              <w:rPr>
                <w:noProof/>
                <w:webHidden/>
              </w:rPr>
              <w:delText>15</w:delText>
            </w:r>
          </w:del>
        </w:p>
        <w:p w14:paraId="10D7E56F" w14:textId="757F1F1B" w:rsidR="00CD5701" w:rsidDel="00871702" w:rsidRDefault="00CD5701">
          <w:pPr>
            <w:pStyle w:val="TOC3"/>
            <w:tabs>
              <w:tab w:val="right" w:leader="dot" w:pos="9016"/>
            </w:tabs>
            <w:rPr>
              <w:del w:id="497" w:author="Andrew Instone-Cowie" w:date="2025-03-03T15:39:00Z" w16du:dateUtc="2025-03-03T15:39:00Z"/>
              <w:noProof/>
              <w:lang w:val="en-GB" w:eastAsia="en-GB"/>
            </w:rPr>
          </w:pPr>
          <w:del w:id="498" w:author="Andrew Instone-Cowie" w:date="2025-03-03T15:39:00Z" w16du:dateUtc="2025-03-03T15:39:00Z">
            <w:r w:rsidRPr="00871702" w:rsidDel="00871702">
              <w:rPr>
                <w:noProof/>
                <w:rPrChange w:id="499" w:author="Andrew Instone-Cowie" w:date="2025-03-03T15:39:00Z" w16du:dateUtc="2025-03-03T15:39:00Z">
                  <w:rPr>
                    <w:rStyle w:val="Hyperlink"/>
                    <w:noProof/>
                  </w:rPr>
                </w:rPrChange>
              </w:rPr>
              <w:delText>Single Trigger</w:delText>
            </w:r>
            <w:r w:rsidDel="00871702">
              <w:rPr>
                <w:noProof/>
                <w:webHidden/>
              </w:rPr>
              <w:tab/>
            </w:r>
            <w:r w:rsidR="007E2D4F" w:rsidDel="00871702">
              <w:rPr>
                <w:noProof/>
                <w:webHidden/>
              </w:rPr>
              <w:delText>16</w:delText>
            </w:r>
          </w:del>
        </w:p>
        <w:p w14:paraId="458985D3" w14:textId="09A5054D" w:rsidR="00CD5701" w:rsidDel="00871702" w:rsidRDefault="00CD5701">
          <w:pPr>
            <w:pStyle w:val="TOC1"/>
            <w:tabs>
              <w:tab w:val="right" w:leader="dot" w:pos="9016"/>
            </w:tabs>
            <w:rPr>
              <w:del w:id="500" w:author="Andrew Instone-Cowie" w:date="2025-03-03T15:39:00Z" w16du:dateUtc="2025-03-03T15:39:00Z"/>
              <w:rFonts w:eastAsiaTheme="minorEastAsia"/>
              <w:noProof/>
              <w:lang w:eastAsia="en-GB"/>
            </w:rPr>
          </w:pPr>
          <w:del w:id="501" w:author="Andrew Instone-Cowie" w:date="2025-03-03T15:39:00Z" w16du:dateUtc="2025-03-03T15:39:00Z">
            <w:r w:rsidRPr="00871702" w:rsidDel="00871702">
              <w:rPr>
                <w:noProof/>
                <w:rPrChange w:id="502" w:author="Andrew Instone-Cowie" w:date="2025-03-03T15:39:00Z" w16du:dateUtc="2025-03-03T15:39:00Z">
                  <w:rPr>
                    <w:rStyle w:val="Hyperlink"/>
                    <w:noProof/>
                  </w:rPr>
                </w:rPrChange>
              </w:rPr>
              <w:delText>Simulator Interface Module Hardware</w:delText>
            </w:r>
            <w:r w:rsidDel="00871702">
              <w:rPr>
                <w:noProof/>
                <w:webHidden/>
              </w:rPr>
              <w:tab/>
            </w:r>
            <w:r w:rsidR="007E2D4F" w:rsidDel="00871702">
              <w:rPr>
                <w:noProof/>
                <w:webHidden/>
              </w:rPr>
              <w:delText>18</w:delText>
            </w:r>
          </w:del>
        </w:p>
        <w:p w14:paraId="47DFD9D3" w14:textId="78683BC0" w:rsidR="00CD5701" w:rsidDel="00871702" w:rsidRDefault="00CD5701">
          <w:pPr>
            <w:pStyle w:val="TOC2"/>
            <w:tabs>
              <w:tab w:val="right" w:leader="dot" w:pos="9016"/>
            </w:tabs>
            <w:rPr>
              <w:del w:id="503" w:author="Andrew Instone-Cowie" w:date="2025-03-03T15:39:00Z" w16du:dateUtc="2025-03-03T15:39:00Z"/>
              <w:rFonts w:eastAsiaTheme="minorEastAsia"/>
              <w:noProof/>
              <w:lang w:eastAsia="en-GB"/>
            </w:rPr>
          </w:pPr>
          <w:del w:id="504" w:author="Andrew Instone-Cowie" w:date="2025-03-03T15:39:00Z" w16du:dateUtc="2025-03-03T15:39:00Z">
            <w:r w:rsidRPr="00871702" w:rsidDel="00871702">
              <w:rPr>
                <w:noProof/>
                <w:rPrChange w:id="505" w:author="Andrew Instone-Cowie" w:date="2025-03-03T15:39:00Z" w16du:dateUtc="2025-03-03T15:39:00Z">
                  <w:rPr>
                    <w:rStyle w:val="Hyperlink"/>
                    <w:noProof/>
                  </w:rPr>
                </w:rPrChange>
              </w:rPr>
              <w:delText>Overview</w:delText>
            </w:r>
            <w:r w:rsidDel="00871702">
              <w:rPr>
                <w:noProof/>
                <w:webHidden/>
              </w:rPr>
              <w:tab/>
            </w:r>
            <w:r w:rsidR="007E2D4F" w:rsidDel="00871702">
              <w:rPr>
                <w:noProof/>
                <w:webHidden/>
              </w:rPr>
              <w:delText>18</w:delText>
            </w:r>
          </w:del>
        </w:p>
        <w:p w14:paraId="71B45C40" w14:textId="4A73317C" w:rsidR="00CD5701" w:rsidDel="00871702" w:rsidRDefault="00CD5701">
          <w:pPr>
            <w:pStyle w:val="TOC2"/>
            <w:tabs>
              <w:tab w:val="right" w:leader="dot" w:pos="9016"/>
            </w:tabs>
            <w:rPr>
              <w:del w:id="506" w:author="Andrew Instone-Cowie" w:date="2025-03-03T15:39:00Z" w16du:dateUtc="2025-03-03T15:39:00Z"/>
              <w:rFonts w:eastAsiaTheme="minorEastAsia"/>
              <w:noProof/>
              <w:lang w:eastAsia="en-GB"/>
            </w:rPr>
          </w:pPr>
          <w:del w:id="507" w:author="Andrew Instone-Cowie" w:date="2025-03-03T15:39:00Z" w16du:dateUtc="2025-03-03T15:39:00Z">
            <w:r w:rsidRPr="00871702" w:rsidDel="00871702">
              <w:rPr>
                <w:noProof/>
                <w:rPrChange w:id="508" w:author="Andrew Instone-Cowie" w:date="2025-03-03T15:39:00Z" w16du:dateUtc="2025-03-03T15:39:00Z">
                  <w:rPr>
                    <w:rStyle w:val="Hyperlink"/>
                    <w:noProof/>
                  </w:rPr>
                </w:rPrChange>
              </w:rPr>
              <w:delText>Hardware Options</w:delText>
            </w:r>
            <w:r w:rsidDel="00871702">
              <w:rPr>
                <w:noProof/>
                <w:webHidden/>
              </w:rPr>
              <w:tab/>
            </w:r>
            <w:r w:rsidR="007E2D4F" w:rsidDel="00871702">
              <w:rPr>
                <w:noProof/>
                <w:webHidden/>
              </w:rPr>
              <w:delText>18</w:delText>
            </w:r>
          </w:del>
        </w:p>
        <w:p w14:paraId="2F43F2F8" w14:textId="3FC478CB" w:rsidR="00CD5701" w:rsidDel="00871702" w:rsidRDefault="00CD5701">
          <w:pPr>
            <w:pStyle w:val="TOC2"/>
            <w:tabs>
              <w:tab w:val="right" w:leader="dot" w:pos="9016"/>
            </w:tabs>
            <w:rPr>
              <w:del w:id="509" w:author="Andrew Instone-Cowie" w:date="2025-03-03T15:39:00Z" w16du:dateUtc="2025-03-03T15:39:00Z"/>
              <w:rFonts w:eastAsiaTheme="minorEastAsia"/>
              <w:noProof/>
              <w:lang w:eastAsia="en-GB"/>
            </w:rPr>
          </w:pPr>
          <w:del w:id="510" w:author="Andrew Instone-Cowie" w:date="2025-03-03T15:39:00Z" w16du:dateUtc="2025-03-03T15:39:00Z">
            <w:r w:rsidRPr="00871702" w:rsidDel="00871702">
              <w:rPr>
                <w:noProof/>
                <w:rPrChange w:id="511" w:author="Andrew Instone-Cowie" w:date="2025-03-03T15:39:00Z" w16du:dateUtc="2025-03-03T15:39:00Z">
                  <w:rPr>
                    <w:rStyle w:val="Hyperlink"/>
                    <w:noProof/>
                  </w:rPr>
                </w:rPrChange>
              </w:rPr>
              <w:delText>Hardware Interrupts</w:delText>
            </w:r>
            <w:r w:rsidDel="00871702">
              <w:rPr>
                <w:noProof/>
                <w:webHidden/>
              </w:rPr>
              <w:tab/>
            </w:r>
            <w:r w:rsidR="007E2D4F" w:rsidDel="00871702">
              <w:rPr>
                <w:noProof/>
                <w:webHidden/>
              </w:rPr>
              <w:delText>18</w:delText>
            </w:r>
          </w:del>
        </w:p>
        <w:p w14:paraId="5CCCE756" w14:textId="2ECCE8A6" w:rsidR="00CD5701" w:rsidDel="00871702" w:rsidRDefault="00CD5701">
          <w:pPr>
            <w:pStyle w:val="TOC2"/>
            <w:tabs>
              <w:tab w:val="right" w:leader="dot" w:pos="9016"/>
            </w:tabs>
            <w:rPr>
              <w:del w:id="512" w:author="Andrew Instone-Cowie" w:date="2025-03-03T15:39:00Z" w16du:dateUtc="2025-03-03T15:39:00Z"/>
              <w:rFonts w:eastAsiaTheme="minorEastAsia"/>
              <w:noProof/>
              <w:lang w:eastAsia="en-GB"/>
            </w:rPr>
          </w:pPr>
          <w:del w:id="513" w:author="Andrew Instone-Cowie" w:date="2025-03-03T15:39:00Z" w16du:dateUtc="2025-03-03T15:39:00Z">
            <w:r w:rsidRPr="00871702" w:rsidDel="00871702">
              <w:rPr>
                <w:noProof/>
                <w:rPrChange w:id="514" w:author="Andrew Instone-Cowie" w:date="2025-03-03T15:39:00Z" w16du:dateUtc="2025-03-03T15:39:00Z">
                  <w:rPr>
                    <w:rStyle w:val="Hyperlink"/>
                    <w:noProof/>
                  </w:rPr>
                </w:rPrChange>
              </w:rPr>
              <w:delText>Microcontroller Hardware</w:delText>
            </w:r>
            <w:r w:rsidDel="00871702">
              <w:rPr>
                <w:noProof/>
                <w:webHidden/>
              </w:rPr>
              <w:tab/>
            </w:r>
            <w:r w:rsidR="007E2D4F" w:rsidDel="00871702">
              <w:rPr>
                <w:noProof/>
                <w:webHidden/>
              </w:rPr>
              <w:delText>19</w:delText>
            </w:r>
          </w:del>
        </w:p>
        <w:p w14:paraId="3BD3C6E1" w14:textId="1A98CA06" w:rsidR="00CD5701" w:rsidDel="00871702" w:rsidRDefault="00CD5701">
          <w:pPr>
            <w:pStyle w:val="TOC2"/>
            <w:tabs>
              <w:tab w:val="right" w:leader="dot" w:pos="9016"/>
            </w:tabs>
            <w:rPr>
              <w:del w:id="515" w:author="Andrew Instone-Cowie" w:date="2025-03-03T15:39:00Z" w16du:dateUtc="2025-03-03T15:39:00Z"/>
              <w:rFonts w:eastAsiaTheme="minorEastAsia"/>
              <w:noProof/>
              <w:lang w:eastAsia="en-GB"/>
            </w:rPr>
          </w:pPr>
          <w:del w:id="516" w:author="Andrew Instone-Cowie" w:date="2025-03-03T15:39:00Z" w16du:dateUtc="2025-03-03T15:39:00Z">
            <w:r w:rsidRPr="00871702" w:rsidDel="00871702">
              <w:rPr>
                <w:noProof/>
                <w:rPrChange w:id="517" w:author="Andrew Instone-Cowie" w:date="2025-03-03T15:39:00Z" w16du:dateUtc="2025-03-03T15:39:00Z">
                  <w:rPr>
                    <w:rStyle w:val="Hyperlink"/>
                    <w:noProof/>
                  </w:rPr>
                </w:rPrChange>
              </w:rPr>
              <w:delText>Serial Line Driver</w:delText>
            </w:r>
            <w:r w:rsidDel="00871702">
              <w:rPr>
                <w:noProof/>
                <w:webHidden/>
              </w:rPr>
              <w:tab/>
            </w:r>
            <w:r w:rsidR="007E2D4F" w:rsidDel="00871702">
              <w:rPr>
                <w:noProof/>
                <w:webHidden/>
              </w:rPr>
              <w:delText>19</w:delText>
            </w:r>
          </w:del>
        </w:p>
        <w:p w14:paraId="46816A26" w14:textId="7DC96EE6" w:rsidR="00CD5701" w:rsidDel="00871702" w:rsidRDefault="00CD5701">
          <w:pPr>
            <w:pStyle w:val="TOC2"/>
            <w:tabs>
              <w:tab w:val="right" w:leader="dot" w:pos="9016"/>
            </w:tabs>
            <w:rPr>
              <w:del w:id="518" w:author="Andrew Instone-Cowie" w:date="2025-03-03T15:39:00Z" w16du:dateUtc="2025-03-03T15:39:00Z"/>
              <w:rFonts w:eastAsiaTheme="minorEastAsia"/>
              <w:noProof/>
              <w:lang w:eastAsia="en-GB"/>
            </w:rPr>
          </w:pPr>
          <w:del w:id="519" w:author="Andrew Instone-Cowie" w:date="2025-03-03T15:39:00Z" w16du:dateUtc="2025-03-03T15:39:00Z">
            <w:r w:rsidRPr="00871702" w:rsidDel="00871702">
              <w:rPr>
                <w:noProof/>
                <w:rPrChange w:id="520" w:author="Andrew Instone-Cowie" w:date="2025-03-03T15:39:00Z" w16du:dateUtc="2025-03-03T15:39:00Z">
                  <w:rPr>
                    <w:rStyle w:val="Hyperlink"/>
                    <w:noProof/>
                  </w:rPr>
                </w:rPrChange>
              </w:rPr>
              <w:delText>Microcontroller Configuration</w:delText>
            </w:r>
            <w:r w:rsidDel="00871702">
              <w:rPr>
                <w:noProof/>
                <w:webHidden/>
              </w:rPr>
              <w:tab/>
            </w:r>
            <w:r w:rsidR="007E2D4F" w:rsidDel="00871702">
              <w:rPr>
                <w:noProof/>
                <w:webHidden/>
              </w:rPr>
              <w:delText>20</w:delText>
            </w:r>
          </w:del>
        </w:p>
        <w:p w14:paraId="6DD2076C" w14:textId="109CC60D" w:rsidR="00CD5701" w:rsidDel="00871702" w:rsidRDefault="00CD5701">
          <w:pPr>
            <w:pStyle w:val="TOC3"/>
            <w:tabs>
              <w:tab w:val="right" w:leader="dot" w:pos="9016"/>
            </w:tabs>
            <w:rPr>
              <w:del w:id="521" w:author="Andrew Instone-Cowie" w:date="2025-03-03T15:39:00Z" w16du:dateUtc="2025-03-03T15:39:00Z"/>
              <w:noProof/>
              <w:lang w:val="en-GB" w:eastAsia="en-GB"/>
            </w:rPr>
          </w:pPr>
          <w:del w:id="522" w:author="Andrew Instone-Cowie" w:date="2025-03-03T15:39:00Z" w16du:dateUtc="2025-03-03T15:39:00Z">
            <w:r w:rsidRPr="00871702" w:rsidDel="00871702">
              <w:rPr>
                <w:noProof/>
                <w:rPrChange w:id="523" w:author="Andrew Instone-Cowie" w:date="2025-03-03T15:39:00Z" w16du:dateUtc="2025-03-03T15:39:00Z">
                  <w:rPr>
                    <w:rStyle w:val="Hyperlink"/>
                    <w:noProof/>
                  </w:rPr>
                </w:rPrChange>
              </w:rPr>
              <w:delText>Microcontroller I/O Pins</w:delText>
            </w:r>
            <w:r w:rsidDel="00871702">
              <w:rPr>
                <w:noProof/>
                <w:webHidden/>
              </w:rPr>
              <w:tab/>
            </w:r>
            <w:r w:rsidR="007E2D4F" w:rsidDel="00871702">
              <w:rPr>
                <w:noProof/>
                <w:webHidden/>
              </w:rPr>
              <w:delText>20</w:delText>
            </w:r>
          </w:del>
        </w:p>
        <w:p w14:paraId="2D73AF59" w14:textId="4641E8A8" w:rsidR="00CD5701" w:rsidDel="00871702" w:rsidRDefault="00CD5701">
          <w:pPr>
            <w:pStyle w:val="TOC3"/>
            <w:tabs>
              <w:tab w:val="right" w:leader="dot" w:pos="9016"/>
            </w:tabs>
            <w:rPr>
              <w:del w:id="524" w:author="Andrew Instone-Cowie" w:date="2025-03-03T15:39:00Z" w16du:dateUtc="2025-03-03T15:39:00Z"/>
              <w:noProof/>
              <w:lang w:val="en-GB" w:eastAsia="en-GB"/>
            </w:rPr>
          </w:pPr>
          <w:del w:id="525" w:author="Andrew Instone-Cowie" w:date="2025-03-03T15:39:00Z" w16du:dateUtc="2025-03-03T15:39:00Z">
            <w:r w:rsidRPr="00871702" w:rsidDel="00871702">
              <w:rPr>
                <w:noProof/>
                <w:rPrChange w:id="526" w:author="Andrew Instone-Cowie" w:date="2025-03-03T15:39:00Z" w16du:dateUtc="2025-03-03T15:39:00Z">
                  <w:rPr>
                    <w:rStyle w:val="Hyperlink"/>
                    <w:noProof/>
                  </w:rPr>
                </w:rPrChange>
              </w:rPr>
              <w:delText>Microcontroller Fuse Settings</w:delText>
            </w:r>
            <w:r w:rsidDel="00871702">
              <w:rPr>
                <w:noProof/>
                <w:webHidden/>
              </w:rPr>
              <w:tab/>
            </w:r>
            <w:r w:rsidR="007E2D4F" w:rsidDel="00871702">
              <w:rPr>
                <w:noProof/>
                <w:webHidden/>
              </w:rPr>
              <w:delText>21</w:delText>
            </w:r>
          </w:del>
        </w:p>
        <w:p w14:paraId="4A1ABF93" w14:textId="00DA6363" w:rsidR="00CD5701" w:rsidDel="00871702" w:rsidRDefault="00CD5701">
          <w:pPr>
            <w:pStyle w:val="TOC2"/>
            <w:tabs>
              <w:tab w:val="right" w:leader="dot" w:pos="9016"/>
            </w:tabs>
            <w:rPr>
              <w:del w:id="527" w:author="Andrew Instone-Cowie" w:date="2025-03-03T15:39:00Z" w16du:dateUtc="2025-03-03T15:39:00Z"/>
              <w:rFonts w:eastAsiaTheme="minorEastAsia"/>
              <w:noProof/>
              <w:lang w:eastAsia="en-GB"/>
            </w:rPr>
          </w:pPr>
          <w:del w:id="528" w:author="Andrew Instone-Cowie" w:date="2025-03-03T15:39:00Z" w16du:dateUtc="2025-03-03T15:39:00Z">
            <w:r w:rsidRPr="00871702" w:rsidDel="00871702">
              <w:rPr>
                <w:noProof/>
                <w:rPrChange w:id="529" w:author="Andrew Instone-Cowie" w:date="2025-03-03T15:39:00Z" w16du:dateUtc="2025-03-03T15:39:00Z">
                  <w:rPr>
                    <w:rStyle w:val="Hyperlink"/>
                    <w:noProof/>
                  </w:rPr>
                </w:rPrChange>
              </w:rPr>
              <w:delText>Power Supply</w:delText>
            </w:r>
            <w:r w:rsidDel="00871702">
              <w:rPr>
                <w:noProof/>
                <w:webHidden/>
              </w:rPr>
              <w:tab/>
            </w:r>
            <w:r w:rsidR="007E2D4F" w:rsidDel="00871702">
              <w:rPr>
                <w:noProof/>
                <w:webHidden/>
              </w:rPr>
              <w:delText>22</w:delText>
            </w:r>
          </w:del>
        </w:p>
        <w:p w14:paraId="7F3446DC" w14:textId="45B8B4FB" w:rsidR="00CD5701" w:rsidDel="00871702" w:rsidRDefault="00CD5701">
          <w:pPr>
            <w:pStyle w:val="TOC3"/>
            <w:tabs>
              <w:tab w:val="right" w:leader="dot" w:pos="9016"/>
            </w:tabs>
            <w:rPr>
              <w:del w:id="530" w:author="Andrew Instone-Cowie" w:date="2025-03-03T15:39:00Z" w16du:dateUtc="2025-03-03T15:39:00Z"/>
              <w:noProof/>
              <w:lang w:val="en-GB" w:eastAsia="en-GB"/>
            </w:rPr>
          </w:pPr>
          <w:del w:id="531" w:author="Andrew Instone-Cowie" w:date="2025-03-03T15:39:00Z" w16du:dateUtc="2025-03-03T15:39:00Z">
            <w:r w:rsidRPr="00871702" w:rsidDel="00871702">
              <w:rPr>
                <w:noProof/>
                <w:rPrChange w:id="532" w:author="Andrew Instone-Cowie" w:date="2025-03-03T15:39:00Z" w16du:dateUtc="2025-03-03T15:39:00Z">
                  <w:rPr>
                    <w:rStyle w:val="Hyperlink"/>
                    <w:noProof/>
                  </w:rPr>
                </w:rPrChange>
              </w:rPr>
              <w:delText>Typical Current Requirements</w:delText>
            </w:r>
            <w:r w:rsidDel="00871702">
              <w:rPr>
                <w:noProof/>
                <w:webHidden/>
              </w:rPr>
              <w:tab/>
            </w:r>
            <w:r w:rsidR="007E2D4F" w:rsidDel="00871702">
              <w:rPr>
                <w:noProof/>
                <w:webHidden/>
              </w:rPr>
              <w:delText>22</w:delText>
            </w:r>
          </w:del>
        </w:p>
        <w:p w14:paraId="138F6BAC" w14:textId="08C39CAE" w:rsidR="00CD5701" w:rsidDel="00871702" w:rsidRDefault="00CD5701">
          <w:pPr>
            <w:pStyle w:val="TOC3"/>
            <w:tabs>
              <w:tab w:val="right" w:leader="dot" w:pos="9016"/>
            </w:tabs>
            <w:rPr>
              <w:del w:id="533" w:author="Andrew Instone-Cowie" w:date="2025-03-03T15:39:00Z" w16du:dateUtc="2025-03-03T15:39:00Z"/>
              <w:noProof/>
              <w:lang w:val="en-GB" w:eastAsia="en-GB"/>
            </w:rPr>
          </w:pPr>
          <w:del w:id="534" w:author="Andrew Instone-Cowie" w:date="2025-03-03T15:39:00Z" w16du:dateUtc="2025-03-03T15:39:00Z">
            <w:r w:rsidRPr="00871702" w:rsidDel="00871702">
              <w:rPr>
                <w:noProof/>
                <w:rPrChange w:id="535" w:author="Andrew Instone-Cowie" w:date="2025-03-03T15:39:00Z" w16du:dateUtc="2025-03-03T15:39:00Z">
                  <w:rPr>
                    <w:rStyle w:val="Hyperlink"/>
                    <w:noProof/>
                  </w:rPr>
                </w:rPrChange>
              </w:rPr>
              <w:delText>Microcontroller Package Ratings</w:delText>
            </w:r>
            <w:r w:rsidDel="00871702">
              <w:rPr>
                <w:noProof/>
                <w:webHidden/>
              </w:rPr>
              <w:tab/>
            </w:r>
            <w:r w:rsidR="007E2D4F" w:rsidDel="00871702">
              <w:rPr>
                <w:noProof/>
                <w:webHidden/>
              </w:rPr>
              <w:delText>22</w:delText>
            </w:r>
          </w:del>
        </w:p>
        <w:p w14:paraId="002261CE" w14:textId="781125EC" w:rsidR="00CD5701" w:rsidDel="00871702" w:rsidRDefault="00CD5701">
          <w:pPr>
            <w:pStyle w:val="TOC3"/>
            <w:tabs>
              <w:tab w:val="right" w:leader="dot" w:pos="9016"/>
            </w:tabs>
            <w:rPr>
              <w:del w:id="536" w:author="Andrew Instone-Cowie" w:date="2025-03-03T15:39:00Z" w16du:dateUtc="2025-03-03T15:39:00Z"/>
              <w:noProof/>
              <w:lang w:val="en-GB" w:eastAsia="en-GB"/>
            </w:rPr>
          </w:pPr>
          <w:del w:id="537" w:author="Andrew Instone-Cowie" w:date="2025-03-03T15:39:00Z" w16du:dateUtc="2025-03-03T15:39:00Z">
            <w:r w:rsidRPr="00871702" w:rsidDel="00871702">
              <w:rPr>
                <w:noProof/>
                <w:rPrChange w:id="538" w:author="Andrew Instone-Cowie" w:date="2025-03-03T15:39:00Z" w16du:dateUtc="2025-03-03T15:39:00Z">
                  <w:rPr>
                    <w:rStyle w:val="Hyperlink"/>
                    <w:noProof/>
                  </w:rPr>
                </w:rPrChange>
              </w:rPr>
              <w:delText>Voltage Regulator</w:delText>
            </w:r>
            <w:r w:rsidDel="00871702">
              <w:rPr>
                <w:noProof/>
                <w:webHidden/>
              </w:rPr>
              <w:tab/>
            </w:r>
            <w:r w:rsidR="007E2D4F" w:rsidDel="00871702">
              <w:rPr>
                <w:noProof/>
                <w:webHidden/>
              </w:rPr>
              <w:delText>22</w:delText>
            </w:r>
          </w:del>
        </w:p>
        <w:p w14:paraId="420ED7C7" w14:textId="0C4999AA" w:rsidR="00CD5701" w:rsidDel="00871702" w:rsidRDefault="00CD5701">
          <w:pPr>
            <w:pStyle w:val="TOC3"/>
            <w:tabs>
              <w:tab w:val="right" w:leader="dot" w:pos="9016"/>
            </w:tabs>
            <w:rPr>
              <w:del w:id="539" w:author="Andrew Instone-Cowie" w:date="2025-03-03T15:39:00Z" w16du:dateUtc="2025-03-03T15:39:00Z"/>
              <w:noProof/>
              <w:lang w:val="en-GB" w:eastAsia="en-GB"/>
            </w:rPr>
          </w:pPr>
          <w:del w:id="540" w:author="Andrew Instone-Cowie" w:date="2025-03-03T15:39:00Z" w16du:dateUtc="2025-03-03T15:39:00Z">
            <w:r w:rsidRPr="00871702" w:rsidDel="00871702">
              <w:rPr>
                <w:noProof/>
                <w:rPrChange w:id="541" w:author="Andrew Instone-Cowie" w:date="2025-03-03T15:39:00Z" w16du:dateUtc="2025-03-03T15:39:00Z">
                  <w:rPr>
                    <w:rStyle w:val="Hyperlink"/>
                    <w:noProof/>
                  </w:rPr>
                </w:rPrChange>
              </w:rPr>
              <w:delText>Cable Voltage Drop</w:delText>
            </w:r>
            <w:r w:rsidDel="00871702">
              <w:rPr>
                <w:noProof/>
                <w:webHidden/>
              </w:rPr>
              <w:tab/>
            </w:r>
            <w:r w:rsidR="007E2D4F" w:rsidDel="00871702">
              <w:rPr>
                <w:noProof/>
                <w:webHidden/>
              </w:rPr>
              <w:delText>22</w:delText>
            </w:r>
          </w:del>
        </w:p>
        <w:p w14:paraId="4E78D31F" w14:textId="44B547C5" w:rsidR="00CD5701" w:rsidDel="00871702" w:rsidRDefault="00CD5701">
          <w:pPr>
            <w:pStyle w:val="TOC3"/>
            <w:tabs>
              <w:tab w:val="right" w:leader="dot" w:pos="9016"/>
            </w:tabs>
            <w:rPr>
              <w:del w:id="542" w:author="Andrew Instone-Cowie" w:date="2025-03-03T15:39:00Z" w16du:dateUtc="2025-03-03T15:39:00Z"/>
              <w:noProof/>
              <w:lang w:val="en-GB" w:eastAsia="en-GB"/>
            </w:rPr>
          </w:pPr>
          <w:del w:id="543" w:author="Andrew Instone-Cowie" w:date="2025-03-03T15:39:00Z" w16du:dateUtc="2025-03-03T15:39:00Z">
            <w:r w:rsidRPr="00871702" w:rsidDel="00871702">
              <w:rPr>
                <w:noProof/>
                <w:rPrChange w:id="544" w:author="Andrew Instone-Cowie" w:date="2025-03-03T15:39:00Z" w16du:dateUtc="2025-03-03T15:39:00Z">
                  <w:rPr>
                    <w:rStyle w:val="Hyperlink"/>
                    <w:noProof/>
                  </w:rPr>
                </w:rPrChange>
              </w:rPr>
              <w:delText>Heat Dissipation</w:delText>
            </w:r>
            <w:r w:rsidDel="00871702">
              <w:rPr>
                <w:noProof/>
                <w:webHidden/>
              </w:rPr>
              <w:tab/>
            </w:r>
            <w:r w:rsidR="007E2D4F" w:rsidDel="00871702">
              <w:rPr>
                <w:noProof/>
                <w:webHidden/>
              </w:rPr>
              <w:delText>23</w:delText>
            </w:r>
          </w:del>
        </w:p>
        <w:p w14:paraId="0C482EB9" w14:textId="3833673D" w:rsidR="00CD5701" w:rsidDel="00871702" w:rsidRDefault="00CD5701">
          <w:pPr>
            <w:pStyle w:val="TOC2"/>
            <w:tabs>
              <w:tab w:val="right" w:leader="dot" w:pos="9016"/>
            </w:tabs>
            <w:rPr>
              <w:del w:id="545" w:author="Andrew Instone-Cowie" w:date="2025-03-03T15:39:00Z" w16du:dateUtc="2025-03-03T15:39:00Z"/>
              <w:rFonts w:eastAsiaTheme="minorEastAsia"/>
              <w:noProof/>
              <w:lang w:eastAsia="en-GB"/>
            </w:rPr>
          </w:pPr>
          <w:del w:id="546" w:author="Andrew Instone-Cowie" w:date="2025-03-03T15:39:00Z" w16du:dateUtc="2025-03-03T15:39:00Z">
            <w:r w:rsidRPr="00871702" w:rsidDel="00871702">
              <w:rPr>
                <w:noProof/>
                <w:rPrChange w:id="547" w:author="Andrew Instone-Cowie" w:date="2025-03-03T15:39:00Z" w16du:dateUtc="2025-03-03T15:39:00Z">
                  <w:rPr>
                    <w:rStyle w:val="Hyperlink"/>
                    <w:noProof/>
                  </w:rPr>
                </w:rPrChange>
              </w:rPr>
              <w:delText>Hardware Compatibility</w:delText>
            </w:r>
            <w:r w:rsidDel="00871702">
              <w:rPr>
                <w:noProof/>
                <w:webHidden/>
              </w:rPr>
              <w:tab/>
            </w:r>
            <w:r w:rsidR="007E2D4F" w:rsidDel="00871702">
              <w:rPr>
                <w:noProof/>
                <w:webHidden/>
              </w:rPr>
              <w:delText>24</w:delText>
            </w:r>
          </w:del>
        </w:p>
        <w:p w14:paraId="4835163F" w14:textId="70F523B8" w:rsidR="00CD5701" w:rsidDel="00871702" w:rsidRDefault="00CD5701">
          <w:pPr>
            <w:pStyle w:val="TOC1"/>
            <w:tabs>
              <w:tab w:val="right" w:leader="dot" w:pos="9016"/>
            </w:tabs>
            <w:rPr>
              <w:del w:id="548" w:author="Andrew Instone-Cowie" w:date="2025-03-03T15:39:00Z" w16du:dateUtc="2025-03-03T15:39:00Z"/>
              <w:rFonts w:eastAsiaTheme="minorEastAsia"/>
              <w:noProof/>
              <w:lang w:eastAsia="en-GB"/>
            </w:rPr>
          </w:pPr>
          <w:del w:id="549" w:author="Andrew Instone-Cowie" w:date="2025-03-03T15:39:00Z" w16du:dateUtc="2025-03-03T15:39:00Z">
            <w:r w:rsidRPr="00871702" w:rsidDel="00871702">
              <w:rPr>
                <w:noProof/>
                <w:rPrChange w:id="550" w:author="Andrew Instone-Cowie" w:date="2025-03-03T15:39:00Z" w16du:dateUtc="2025-03-03T15:39:00Z">
                  <w:rPr>
                    <w:rStyle w:val="Hyperlink"/>
                    <w:noProof/>
                  </w:rPr>
                </w:rPrChange>
              </w:rPr>
              <w:delText>Basic Serial Splitter Module Hardware</w:delText>
            </w:r>
            <w:r w:rsidDel="00871702">
              <w:rPr>
                <w:noProof/>
                <w:webHidden/>
              </w:rPr>
              <w:tab/>
            </w:r>
            <w:r w:rsidR="007E2D4F" w:rsidDel="00871702">
              <w:rPr>
                <w:noProof/>
                <w:webHidden/>
              </w:rPr>
              <w:delText>25</w:delText>
            </w:r>
          </w:del>
        </w:p>
        <w:p w14:paraId="37A33AB7" w14:textId="2F594293" w:rsidR="00CD5701" w:rsidDel="00871702" w:rsidRDefault="00CD5701">
          <w:pPr>
            <w:pStyle w:val="TOC2"/>
            <w:tabs>
              <w:tab w:val="right" w:leader="dot" w:pos="9016"/>
            </w:tabs>
            <w:rPr>
              <w:del w:id="551" w:author="Andrew Instone-Cowie" w:date="2025-03-03T15:39:00Z" w16du:dateUtc="2025-03-03T15:39:00Z"/>
              <w:rFonts w:eastAsiaTheme="minorEastAsia"/>
              <w:noProof/>
              <w:lang w:eastAsia="en-GB"/>
            </w:rPr>
          </w:pPr>
          <w:del w:id="552" w:author="Andrew Instone-Cowie" w:date="2025-03-03T15:39:00Z" w16du:dateUtc="2025-03-03T15:39:00Z">
            <w:r w:rsidRPr="00871702" w:rsidDel="00871702">
              <w:rPr>
                <w:noProof/>
                <w:rPrChange w:id="553" w:author="Andrew Instone-Cowie" w:date="2025-03-03T15:39:00Z" w16du:dateUtc="2025-03-03T15:39:00Z">
                  <w:rPr>
                    <w:rStyle w:val="Hyperlink"/>
                    <w:noProof/>
                  </w:rPr>
                </w:rPrChange>
              </w:rPr>
              <w:delText>Overview</w:delText>
            </w:r>
            <w:r w:rsidDel="00871702">
              <w:rPr>
                <w:noProof/>
                <w:webHidden/>
              </w:rPr>
              <w:tab/>
            </w:r>
            <w:r w:rsidR="007E2D4F" w:rsidDel="00871702">
              <w:rPr>
                <w:noProof/>
                <w:webHidden/>
              </w:rPr>
              <w:delText>25</w:delText>
            </w:r>
          </w:del>
        </w:p>
        <w:p w14:paraId="0C10516E" w14:textId="31C9B900" w:rsidR="00CD5701" w:rsidDel="00871702" w:rsidRDefault="00CD5701">
          <w:pPr>
            <w:pStyle w:val="TOC2"/>
            <w:tabs>
              <w:tab w:val="right" w:leader="dot" w:pos="9016"/>
            </w:tabs>
            <w:rPr>
              <w:del w:id="554" w:author="Andrew Instone-Cowie" w:date="2025-03-03T15:39:00Z" w16du:dateUtc="2025-03-03T15:39:00Z"/>
              <w:rFonts w:eastAsiaTheme="minorEastAsia"/>
              <w:noProof/>
              <w:lang w:eastAsia="en-GB"/>
            </w:rPr>
          </w:pPr>
          <w:del w:id="555" w:author="Andrew Instone-Cowie" w:date="2025-03-03T15:39:00Z" w16du:dateUtc="2025-03-03T15:39:00Z">
            <w:r w:rsidRPr="00871702" w:rsidDel="00871702">
              <w:rPr>
                <w:noProof/>
                <w:rPrChange w:id="556" w:author="Andrew Instone-Cowie" w:date="2025-03-03T15:39:00Z" w16du:dateUtc="2025-03-03T15:39:00Z">
                  <w:rPr>
                    <w:rStyle w:val="Hyperlink"/>
                    <w:noProof/>
                  </w:rPr>
                </w:rPrChange>
              </w:rPr>
              <w:delText>Serial Line Drivers</w:delText>
            </w:r>
            <w:r w:rsidDel="00871702">
              <w:rPr>
                <w:noProof/>
                <w:webHidden/>
              </w:rPr>
              <w:tab/>
            </w:r>
            <w:r w:rsidR="007E2D4F" w:rsidDel="00871702">
              <w:rPr>
                <w:noProof/>
                <w:webHidden/>
              </w:rPr>
              <w:delText>25</w:delText>
            </w:r>
          </w:del>
        </w:p>
        <w:p w14:paraId="69109F5B" w14:textId="6E509F5F" w:rsidR="00CD5701" w:rsidDel="00871702" w:rsidRDefault="00CD5701">
          <w:pPr>
            <w:pStyle w:val="TOC2"/>
            <w:tabs>
              <w:tab w:val="right" w:leader="dot" w:pos="9016"/>
            </w:tabs>
            <w:rPr>
              <w:del w:id="557" w:author="Andrew Instone-Cowie" w:date="2025-03-03T15:39:00Z" w16du:dateUtc="2025-03-03T15:39:00Z"/>
              <w:rFonts w:eastAsiaTheme="minorEastAsia"/>
              <w:noProof/>
              <w:lang w:eastAsia="en-GB"/>
            </w:rPr>
          </w:pPr>
          <w:del w:id="558" w:author="Andrew Instone-Cowie" w:date="2025-03-03T15:39:00Z" w16du:dateUtc="2025-03-03T15:39:00Z">
            <w:r w:rsidRPr="00871702" w:rsidDel="00871702">
              <w:rPr>
                <w:noProof/>
                <w:rPrChange w:id="559" w:author="Andrew Instone-Cowie" w:date="2025-03-03T15:39:00Z" w16du:dateUtc="2025-03-03T15:39:00Z">
                  <w:rPr>
                    <w:rStyle w:val="Hyperlink"/>
                    <w:noProof/>
                  </w:rPr>
                </w:rPrChange>
              </w:rPr>
              <w:delText>PCB Design</w:delText>
            </w:r>
            <w:r w:rsidDel="00871702">
              <w:rPr>
                <w:noProof/>
                <w:webHidden/>
              </w:rPr>
              <w:tab/>
            </w:r>
            <w:r w:rsidR="007E2D4F" w:rsidDel="00871702">
              <w:rPr>
                <w:noProof/>
                <w:webHidden/>
              </w:rPr>
              <w:delText>25</w:delText>
            </w:r>
          </w:del>
        </w:p>
        <w:p w14:paraId="3DBE6151" w14:textId="263E79D4" w:rsidR="00CD5701" w:rsidDel="00871702" w:rsidRDefault="00CD5701">
          <w:pPr>
            <w:pStyle w:val="TOC2"/>
            <w:tabs>
              <w:tab w:val="right" w:leader="dot" w:pos="9016"/>
            </w:tabs>
            <w:rPr>
              <w:del w:id="560" w:author="Andrew Instone-Cowie" w:date="2025-03-03T15:39:00Z" w16du:dateUtc="2025-03-03T15:39:00Z"/>
              <w:rFonts w:eastAsiaTheme="minorEastAsia"/>
              <w:noProof/>
              <w:lang w:eastAsia="en-GB"/>
            </w:rPr>
          </w:pPr>
          <w:del w:id="561" w:author="Andrew Instone-Cowie" w:date="2025-03-03T15:39:00Z" w16du:dateUtc="2025-03-03T15:39:00Z">
            <w:r w:rsidRPr="00871702" w:rsidDel="00871702">
              <w:rPr>
                <w:noProof/>
                <w:rPrChange w:id="562" w:author="Andrew Instone-Cowie" w:date="2025-03-03T15:39:00Z" w16du:dateUtc="2025-03-03T15:39:00Z">
                  <w:rPr>
                    <w:rStyle w:val="Hyperlink"/>
                    <w:noProof/>
                  </w:rPr>
                </w:rPrChange>
              </w:rPr>
              <w:delText>Power Supply</w:delText>
            </w:r>
            <w:r w:rsidDel="00871702">
              <w:rPr>
                <w:noProof/>
                <w:webHidden/>
              </w:rPr>
              <w:tab/>
            </w:r>
            <w:r w:rsidR="007E2D4F" w:rsidDel="00871702">
              <w:rPr>
                <w:noProof/>
                <w:webHidden/>
              </w:rPr>
              <w:delText>25</w:delText>
            </w:r>
          </w:del>
        </w:p>
        <w:p w14:paraId="4BA8328C" w14:textId="72FBB6D9" w:rsidR="00CD5701" w:rsidDel="00871702" w:rsidRDefault="00CD5701">
          <w:pPr>
            <w:pStyle w:val="TOC2"/>
            <w:tabs>
              <w:tab w:val="right" w:leader="dot" w:pos="9016"/>
            </w:tabs>
            <w:rPr>
              <w:del w:id="563" w:author="Andrew Instone-Cowie" w:date="2025-03-03T15:39:00Z" w16du:dateUtc="2025-03-03T15:39:00Z"/>
              <w:rFonts w:eastAsiaTheme="minorEastAsia"/>
              <w:noProof/>
              <w:lang w:eastAsia="en-GB"/>
            </w:rPr>
          </w:pPr>
          <w:del w:id="564" w:author="Andrew Instone-Cowie" w:date="2025-03-03T15:39:00Z" w16du:dateUtc="2025-03-03T15:39:00Z">
            <w:r w:rsidRPr="00871702" w:rsidDel="00871702">
              <w:rPr>
                <w:noProof/>
                <w:rPrChange w:id="565" w:author="Andrew Instone-Cowie" w:date="2025-03-03T15:39:00Z" w16du:dateUtc="2025-03-03T15:39:00Z">
                  <w:rPr>
                    <w:rStyle w:val="Hyperlink"/>
                    <w:noProof/>
                  </w:rPr>
                </w:rPrChange>
              </w:rPr>
              <w:delText>Downstream Data</w:delText>
            </w:r>
            <w:r w:rsidDel="00871702">
              <w:rPr>
                <w:noProof/>
                <w:webHidden/>
              </w:rPr>
              <w:tab/>
            </w:r>
            <w:r w:rsidR="007E2D4F" w:rsidDel="00871702">
              <w:rPr>
                <w:noProof/>
                <w:webHidden/>
              </w:rPr>
              <w:delText>26</w:delText>
            </w:r>
          </w:del>
        </w:p>
        <w:p w14:paraId="0EA801B3" w14:textId="70767E8D" w:rsidR="00CD5701" w:rsidDel="00871702" w:rsidRDefault="00CD5701">
          <w:pPr>
            <w:pStyle w:val="TOC3"/>
            <w:tabs>
              <w:tab w:val="right" w:leader="dot" w:pos="9016"/>
            </w:tabs>
            <w:rPr>
              <w:del w:id="566" w:author="Andrew Instone-Cowie" w:date="2025-03-03T15:39:00Z" w16du:dateUtc="2025-03-03T15:39:00Z"/>
              <w:noProof/>
              <w:lang w:val="en-GB" w:eastAsia="en-GB"/>
            </w:rPr>
          </w:pPr>
          <w:del w:id="567" w:author="Andrew Instone-Cowie" w:date="2025-03-03T15:39:00Z" w16du:dateUtc="2025-03-03T15:39:00Z">
            <w:r w:rsidRPr="00871702" w:rsidDel="00871702">
              <w:rPr>
                <w:noProof/>
                <w:rPrChange w:id="568" w:author="Andrew Instone-Cowie" w:date="2025-03-03T15:39:00Z" w16du:dateUtc="2025-03-03T15:39:00Z">
                  <w:rPr>
                    <w:rStyle w:val="Hyperlink"/>
                    <w:noProof/>
                  </w:rPr>
                </w:rPrChange>
              </w:rPr>
              <w:delText>Fan-Out Calculation</w:delText>
            </w:r>
            <w:r w:rsidDel="00871702">
              <w:rPr>
                <w:noProof/>
                <w:webHidden/>
              </w:rPr>
              <w:tab/>
            </w:r>
            <w:r w:rsidR="007E2D4F" w:rsidDel="00871702">
              <w:rPr>
                <w:noProof/>
                <w:webHidden/>
              </w:rPr>
              <w:delText>27</w:delText>
            </w:r>
          </w:del>
        </w:p>
        <w:p w14:paraId="5E55E586" w14:textId="758E0A68" w:rsidR="00CD5701" w:rsidDel="00871702" w:rsidRDefault="00CD5701">
          <w:pPr>
            <w:pStyle w:val="TOC2"/>
            <w:tabs>
              <w:tab w:val="right" w:leader="dot" w:pos="9016"/>
            </w:tabs>
            <w:rPr>
              <w:del w:id="569" w:author="Andrew Instone-Cowie" w:date="2025-03-03T15:39:00Z" w16du:dateUtc="2025-03-03T15:39:00Z"/>
              <w:rFonts w:eastAsiaTheme="minorEastAsia"/>
              <w:noProof/>
              <w:lang w:eastAsia="en-GB"/>
            </w:rPr>
          </w:pPr>
          <w:del w:id="570" w:author="Andrew Instone-Cowie" w:date="2025-03-03T15:39:00Z" w16du:dateUtc="2025-03-03T15:39:00Z">
            <w:r w:rsidRPr="00871702" w:rsidDel="00871702">
              <w:rPr>
                <w:noProof/>
                <w:rPrChange w:id="571" w:author="Andrew Instone-Cowie" w:date="2025-03-03T15:39:00Z" w16du:dateUtc="2025-03-03T15:39:00Z">
                  <w:rPr>
                    <w:rStyle w:val="Hyperlink"/>
                    <w:noProof/>
                  </w:rPr>
                </w:rPrChange>
              </w:rPr>
              <w:delText>Upstream Data</w:delText>
            </w:r>
            <w:r w:rsidDel="00871702">
              <w:rPr>
                <w:noProof/>
                <w:webHidden/>
              </w:rPr>
              <w:tab/>
            </w:r>
            <w:r w:rsidR="007E2D4F" w:rsidDel="00871702">
              <w:rPr>
                <w:noProof/>
                <w:webHidden/>
              </w:rPr>
              <w:delText>28</w:delText>
            </w:r>
          </w:del>
        </w:p>
        <w:p w14:paraId="20533A0C" w14:textId="1653B2DB" w:rsidR="00CD5701" w:rsidDel="00871702" w:rsidRDefault="00CD5701">
          <w:pPr>
            <w:pStyle w:val="TOC3"/>
            <w:tabs>
              <w:tab w:val="right" w:leader="dot" w:pos="9016"/>
            </w:tabs>
            <w:rPr>
              <w:del w:id="572" w:author="Andrew Instone-Cowie" w:date="2025-03-03T15:39:00Z" w16du:dateUtc="2025-03-03T15:39:00Z"/>
              <w:noProof/>
              <w:lang w:val="en-GB" w:eastAsia="en-GB"/>
            </w:rPr>
          </w:pPr>
          <w:del w:id="573" w:author="Andrew Instone-Cowie" w:date="2025-03-03T15:39:00Z" w16du:dateUtc="2025-03-03T15:39:00Z">
            <w:r w:rsidRPr="00871702" w:rsidDel="00871702">
              <w:rPr>
                <w:noProof/>
                <w:rPrChange w:id="574" w:author="Andrew Instone-Cowie" w:date="2025-03-03T15:39:00Z" w16du:dateUtc="2025-03-03T15:39:00Z">
                  <w:rPr>
                    <w:rStyle w:val="Hyperlink"/>
                    <w:noProof/>
                  </w:rPr>
                </w:rPrChange>
              </w:rPr>
              <w:delText>Transmitter Disabling</w:delText>
            </w:r>
            <w:r w:rsidDel="00871702">
              <w:rPr>
                <w:noProof/>
                <w:webHidden/>
              </w:rPr>
              <w:tab/>
            </w:r>
            <w:r w:rsidR="007E2D4F" w:rsidDel="00871702">
              <w:rPr>
                <w:noProof/>
                <w:webHidden/>
              </w:rPr>
              <w:delText>29</w:delText>
            </w:r>
          </w:del>
        </w:p>
        <w:p w14:paraId="33E69535" w14:textId="38221FF3" w:rsidR="00CD5701" w:rsidDel="00871702" w:rsidRDefault="00CD5701">
          <w:pPr>
            <w:pStyle w:val="TOC1"/>
            <w:tabs>
              <w:tab w:val="right" w:leader="dot" w:pos="9016"/>
            </w:tabs>
            <w:rPr>
              <w:del w:id="575" w:author="Andrew Instone-Cowie" w:date="2025-03-03T15:39:00Z" w16du:dateUtc="2025-03-03T15:39:00Z"/>
              <w:rFonts w:eastAsiaTheme="minorEastAsia"/>
              <w:noProof/>
              <w:lang w:eastAsia="en-GB"/>
            </w:rPr>
          </w:pPr>
          <w:del w:id="576" w:author="Andrew Instone-Cowie" w:date="2025-03-03T15:39:00Z" w16du:dateUtc="2025-03-03T15:39:00Z">
            <w:r w:rsidRPr="00871702" w:rsidDel="00871702">
              <w:rPr>
                <w:noProof/>
                <w:rPrChange w:id="577" w:author="Andrew Instone-Cowie" w:date="2025-03-03T15:39:00Z" w16du:dateUtc="2025-03-03T15:39:00Z">
                  <w:rPr>
                    <w:rStyle w:val="Hyperlink"/>
                    <w:noProof/>
                  </w:rPr>
                </w:rPrChange>
              </w:rPr>
              <w:delText>Circuit Protection</w:delText>
            </w:r>
            <w:r w:rsidDel="00871702">
              <w:rPr>
                <w:noProof/>
                <w:webHidden/>
              </w:rPr>
              <w:tab/>
            </w:r>
            <w:r w:rsidR="007E2D4F" w:rsidDel="00871702">
              <w:rPr>
                <w:noProof/>
                <w:webHidden/>
              </w:rPr>
              <w:delText>31</w:delText>
            </w:r>
          </w:del>
        </w:p>
        <w:p w14:paraId="2FF6EA98" w14:textId="66E920F7" w:rsidR="00CD5701" w:rsidDel="00871702" w:rsidRDefault="00CD5701">
          <w:pPr>
            <w:pStyle w:val="TOC2"/>
            <w:tabs>
              <w:tab w:val="right" w:leader="dot" w:pos="9016"/>
            </w:tabs>
            <w:rPr>
              <w:del w:id="578" w:author="Andrew Instone-Cowie" w:date="2025-03-03T15:39:00Z" w16du:dateUtc="2025-03-03T15:39:00Z"/>
              <w:rFonts w:eastAsiaTheme="minorEastAsia"/>
              <w:noProof/>
              <w:lang w:eastAsia="en-GB"/>
            </w:rPr>
          </w:pPr>
          <w:del w:id="579" w:author="Andrew Instone-Cowie" w:date="2025-03-03T15:39:00Z" w16du:dateUtc="2025-03-03T15:39:00Z">
            <w:r w:rsidRPr="00871702" w:rsidDel="00871702">
              <w:rPr>
                <w:noProof/>
                <w:rPrChange w:id="580" w:author="Andrew Instone-Cowie" w:date="2025-03-03T15:39:00Z" w16du:dateUtc="2025-03-03T15:39:00Z">
                  <w:rPr>
                    <w:rStyle w:val="Hyperlink"/>
                    <w:noProof/>
                  </w:rPr>
                </w:rPrChange>
              </w:rPr>
              <w:delText>Over-Current Protection</w:delText>
            </w:r>
            <w:r w:rsidDel="00871702">
              <w:rPr>
                <w:noProof/>
                <w:webHidden/>
              </w:rPr>
              <w:tab/>
            </w:r>
            <w:r w:rsidR="007E2D4F" w:rsidDel="00871702">
              <w:rPr>
                <w:noProof/>
                <w:webHidden/>
              </w:rPr>
              <w:delText>31</w:delText>
            </w:r>
          </w:del>
        </w:p>
        <w:p w14:paraId="2E92A8FA" w14:textId="7FF6884E" w:rsidR="00CD5701" w:rsidDel="00871702" w:rsidRDefault="00CD5701">
          <w:pPr>
            <w:pStyle w:val="TOC2"/>
            <w:tabs>
              <w:tab w:val="right" w:leader="dot" w:pos="9016"/>
            </w:tabs>
            <w:rPr>
              <w:del w:id="581" w:author="Andrew Instone-Cowie" w:date="2025-03-03T15:39:00Z" w16du:dateUtc="2025-03-03T15:39:00Z"/>
              <w:rFonts w:eastAsiaTheme="minorEastAsia"/>
              <w:noProof/>
              <w:lang w:eastAsia="en-GB"/>
            </w:rPr>
          </w:pPr>
          <w:del w:id="582" w:author="Andrew Instone-Cowie" w:date="2025-03-03T15:39:00Z" w16du:dateUtc="2025-03-03T15:39:00Z">
            <w:r w:rsidRPr="00871702" w:rsidDel="00871702">
              <w:rPr>
                <w:noProof/>
                <w:rPrChange w:id="583" w:author="Andrew Instone-Cowie" w:date="2025-03-03T15:39:00Z" w16du:dateUtc="2025-03-03T15:39:00Z">
                  <w:rPr>
                    <w:rStyle w:val="Hyperlink"/>
                    <w:noProof/>
                  </w:rPr>
                </w:rPrChange>
              </w:rPr>
              <w:delText>Polarity Protection</w:delText>
            </w:r>
            <w:r w:rsidDel="00871702">
              <w:rPr>
                <w:noProof/>
                <w:webHidden/>
              </w:rPr>
              <w:tab/>
            </w:r>
            <w:r w:rsidR="007E2D4F" w:rsidDel="00871702">
              <w:rPr>
                <w:noProof/>
                <w:webHidden/>
              </w:rPr>
              <w:delText>31</w:delText>
            </w:r>
          </w:del>
        </w:p>
        <w:p w14:paraId="4B695DE7" w14:textId="5BF3E17D" w:rsidR="00CD5701" w:rsidDel="00871702" w:rsidRDefault="00CD5701">
          <w:pPr>
            <w:pStyle w:val="TOC2"/>
            <w:tabs>
              <w:tab w:val="right" w:leader="dot" w:pos="9016"/>
            </w:tabs>
            <w:rPr>
              <w:del w:id="584" w:author="Andrew Instone-Cowie" w:date="2025-03-03T15:39:00Z" w16du:dateUtc="2025-03-03T15:39:00Z"/>
              <w:rFonts w:eastAsiaTheme="minorEastAsia"/>
              <w:noProof/>
              <w:lang w:eastAsia="en-GB"/>
            </w:rPr>
          </w:pPr>
          <w:del w:id="585" w:author="Andrew Instone-Cowie" w:date="2025-03-03T15:39:00Z" w16du:dateUtc="2025-03-03T15:39:00Z">
            <w:r w:rsidRPr="00871702" w:rsidDel="00871702">
              <w:rPr>
                <w:noProof/>
                <w:rPrChange w:id="586" w:author="Andrew Instone-Cowie" w:date="2025-03-03T15:39:00Z" w16du:dateUtc="2025-03-03T15:39:00Z">
                  <w:rPr>
                    <w:rStyle w:val="Hyperlink"/>
                    <w:noProof/>
                  </w:rPr>
                </w:rPrChange>
              </w:rPr>
              <w:delText>Transient Voltage Suppression</w:delText>
            </w:r>
            <w:r w:rsidDel="00871702">
              <w:rPr>
                <w:noProof/>
                <w:webHidden/>
              </w:rPr>
              <w:tab/>
            </w:r>
            <w:r w:rsidR="007E2D4F" w:rsidDel="00871702">
              <w:rPr>
                <w:noProof/>
                <w:webHidden/>
              </w:rPr>
              <w:delText>32</w:delText>
            </w:r>
          </w:del>
        </w:p>
        <w:p w14:paraId="24445404" w14:textId="410C472A" w:rsidR="00CD5701" w:rsidDel="00871702" w:rsidRDefault="00CD5701">
          <w:pPr>
            <w:pStyle w:val="TOC3"/>
            <w:tabs>
              <w:tab w:val="right" w:leader="dot" w:pos="9016"/>
            </w:tabs>
            <w:rPr>
              <w:del w:id="587" w:author="Andrew Instone-Cowie" w:date="2025-03-03T15:39:00Z" w16du:dateUtc="2025-03-03T15:39:00Z"/>
              <w:noProof/>
              <w:lang w:val="en-GB" w:eastAsia="en-GB"/>
            </w:rPr>
          </w:pPr>
          <w:del w:id="588" w:author="Andrew Instone-Cowie" w:date="2025-03-03T15:39:00Z" w16du:dateUtc="2025-03-03T15:39:00Z">
            <w:r w:rsidRPr="00871702" w:rsidDel="00871702">
              <w:rPr>
                <w:noProof/>
                <w:rPrChange w:id="589" w:author="Andrew Instone-Cowie" w:date="2025-03-03T15:39:00Z" w16du:dateUtc="2025-03-03T15:39:00Z">
                  <w:rPr>
                    <w:rStyle w:val="Hyperlink"/>
                    <w:noProof/>
                  </w:rPr>
                </w:rPrChange>
              </w:rPr>
              <w:delText>Uni-Directional TVS Diodes</w:delText>
            </w:r>
            <w:r w:rsidDel="00871702">
              <w:rPr>
                <w:noProof/>
                <w:webHidden/>
              </w:rPr>
              <w:tab/>
            </w:r>
            <w:r w:rsidR="007E2D4F" w:rsidDel="00871702">
              <w:rPr>
                <w:noProof/>
                <w:webHidden/>
              </w:rPr>
              <w:delText>33</w:delText>
            </w:r>
          </w:del>
        </w:p>
        <w:p w14:paraId="6C57E2E9" w14:textId="36E0591C" w:rsidR="00CD5701" w:rsidDel="00871702" w:rsidRDefault="00CD5701">
          <w:pPr>
            <w:pStyle w:val="TOC3"/>
            <w:tabs>
              <w:tab w:val="right" w:leader="dot" w:pos="9016"/>
            </w:tabs>
            <w:rPr>
              <w:del w:id="590" w:author="Andrew Instone-Cowie" w:date="2025-03-03T15:39:00Z" w16du:dateUtc="2025-03-03T15:39:00Z"/>
              <w:noProof/>
              <w:lang w:val="en-GB" w:eastAsia="en-GB"/>
            </w:rPr>
          </w:pPr>
          <w:del w:id="591" w:author="Andrew Instone-Cowie" w:date="2025-03-03T15:39:00Z" w16du:dateUtc="2025-03-03T15:39:00Z">
            <w:r w:rsidRPr="00871702" w:rsidDel="00871702">
              <w:rPr>
                <w:noProof/>
                <w:rPrChange w:id="592" w:author="Andrew Instone-Cowie" w:date="2025-03-03T15:39:00Z" w16du:dateUtc="2025-03-03T15:39:00Z">
                  <w:rPr>
                    <w:rStyle w:val="Hyperlink"/>
                    <w:noProof/>
                  </w:rPr>
                </w:rPrChange>
              </w:rPr>
              <w:delText>Bi-Directional TVS Diodes</w:delText>
            </w:r>
            <w:r w:rsidDel="00871702">
              <w:rPr>
                <w:noProof/>
                <w:webHidden/>
              </w:rPr>
              <w:tab/>
            </w:r>
            <w:r w:rsidR="007E2D4F" w:rsidDel="00871702">
              <w:rPr>
                <w:noProof/>
                <w:webHidden/>
              </w:rPr>
              <w:delText>35</w:delText>
            </w:r>
          </w:del>
        </w:p>
        <w:p w14:paraId="02A8ED19" w14:textId="2D203155" w:rsidR="00CD5701" w:rsidDel="00871702" w:rsidRDefault="00CD5701">
          <w:pPr>
            <w:pStyle w:val="TOC3"/>
            <w:tabs>
              <w:tab w:val="right" w:leader="dot" w:pos="9016"/>
            </w:tabs>
            <w:rPr>
              <w:del w:id="593" w:author="Andrew Instone-Cowie" w:date="2025-03-03T15:39:00Z" w16du:dateUtc="2025-03-03T15:39:00Z"/>
              <w:noProof/>
              <w:lang w:val="en-GB" w:eastAsia="en-GB"/>
            </w:rPr>
          </w:pPr>
          <w:del w:id="594" w:author="Andrew Instone-Cowie" w:date="2025-03-03T15:39:00Z" w16du:dateUtc="2025-03-03T15:39:00Z">
            <w:r w:rsidRPr="00871702" w:rsidDel="00871702">
              <w:rPr>
                <w:noProof/>
                <w:rPrChange w:id="595" w:author="Andrew Instone-Cowie" w:date="2025-03-03T15:39:00Z" w16du:dateUtc="2025-03-03T15:39:00Z">
                  <w:rPr>
                    <w:rStyle w:val="Hyperlink"/>
                    <w:noProof/>
                  </w:rPr>
                </w:rPrChange>
              </w:rPr>
              <w:delText>Leakage Current Issues</w:delText>
            </w:r>
            <w:r w:rsidDel="00871702">
              <w:rPr>
                <w:noProof/>
                <w:webHidden/>
              </w:rPr>
              <w:tab/>
            </w:r>
            <w:r w:rsidR="007E2D4F" w:rsidDel="00871702">
              <w:rPr>
                <w:noProof/>
                <w:webHidden/>
              </w:rPr>
              <w:delText>36</w:delText>
            </w:r>
          </w:del>
        </w:p>
        <w:p w14:paraId="259C93A7" w14:textId="19C4651F" w:rsidR="00CD5701" w:rsidDel="00871702" w:rsidRDefault="00CD5701">
          <w:pPr>
            <w:pStyle w:val="TOC1"/>
            <w:tabs>
              <w:tab w:val="right" w:leader="dot" w:pos="9016"/>
            </w:tabs>
            <w:rPr>
              <w:del w:id="596" w:author="Andrew Instone-Cowie" w:date="2025-03-03T15:39:00Z" w16du:dateUtc="2025-03-03T15:39:00Z"/>
              <w:rFonts w:eastAsiaTheme="minorEastAsia"/>
              <w:noProof/>
              <w:lang w:eastAsia="en-GB"/>
            </w:rPr>
          </w:pPr>
          <w:del w:id="597" w:author="Andrew Instone-Cowie" w:date="2025-03-03T15:39:00Z" w16du:dateUtc="2025-03-03T15:39:00Z">
            <w:r w:rsidRPr="00871702" w:rsidDel="00871702">
              <w:rPr>
                <w:noProof/>
                <w:rPrChange w:id="598" w:author="Andrew Instone-Cowie" w:date="2025-03-03T15:39:00Z" w16du:dateUtc="2025-03-03T15:39:00Z">
                  <w:rPr>
                    <w:rStyle w:val="Hyperlink"/>
                    <w:noProof/>
                  </w:rPr>
                </w:rPrChange>
              </w:rPr>
              <w:delText>Connector Pin-Outs</w:delText>
            </w:r>
            <w:r w:rsidDel="00871702">
              <w:rPr>
                <w:noProof/>
                <w:webHidden/>
              </w:rPr>
              <w:tab/>
            </w:r>
            <w:r w:rsidR="007E2D4F" w:rsidDel="00871702">
              <w:rPr>
                <w:noProof/>
                <w:webHidden/>
              </w:rPr>
              <w:delText>38</w:delText>
            </w:r>
          </w:del>
        </w:p>
        <w:p w14:paraId="02D930A9" w14:textId="209446F6" w:rsidR="00CD5701" w:rsidDel="00871702" w:rsidRDefault="00CD5701">
          <w:pPr>
            <w:pStyle w:val="TOC2"/>
            <w:tabs>
              <w:tab w:val="right" w:leader="dot" w:pos="9016"/>
            </w:tabs>
            <w:rPr>
              <w:del w:id="599" w:author="Andrew Instone-Cowie" w:date="2025-03-03T15:39:00Z" w16du:dateUtc="2025-03-03T15:39:00Z"/>
              <w:rFonts w:eastAsiaTheme="minorEastAsia"/>
              <w:noProof/>
              <w:lang w:eastAsia="en-GB"/>
            </w:rPr>
          </w:pPr>
          <w:del w:id="600" w:author="Andrew Instone-Cowie" w:date="2025-03-03T15:39:00Z" w16du:dateUtc="2025-03-03T15:39:00Z">
            <w:r w:rsidRPr="00871702" w:rsidDel="00871702">
              <w:rPr>
                <w:noProof/>
                <w:rPrChange w:id="601" w:author="Andrew Instone-Cowie" w:date="2025-03-03T15:39:00Z" w16du:dateUtc="2025-03-03T15:39:00Z">
                  <w:rPr>
                    <w:rStyle w:val="Hyperlink"/>
                    <w:noProof/>
                  </w:rPr>
                </w:rPrChange>
              </w:rPr>
              <w:delText>Multiple Device Conventions</w:delText>
            </w:r>
            <w:r w:rsidDel="00871702">
              <w:rPr>
                <w:noProof/>
                <w:webHidden/>
              </w:rPr>
              <w:tab/>
            </w:r>
            <w:r w:rsidR="007E2D4F" w:rsidDel="00871702">
              <w:rPr>
                <w:noProof/>
                <w:webHidden/>
              </w:rPr>
              <w:delText>38</w:delText>
            </w:r>
          </w:del>
        </w:p>
        <w:p w14:paraId="612C7658" w14:textId="6C13A99D" w:rsidR="00CD5701" w:rsidDel="00871702" w:rsidRDefault="00CD5701">
          <w:pPr>
            <w:pStyle w:val="TOC2"/>
            <w:tabs>
              <w:tab w:val="right" w:leader="dot" w:pos="9016"/>
            </w:tabs>
            <w:rPr>
              <w:del w:id="602" w:author="Andrew Instone-Cowie" w:date="2025-03-03T15:39:00Z" w16du:dateUtc="2025-03-03T15:39:00Z"/>
              <w:rFonts w:eastAsiaTheme="minorEastAsia"/>
              <w:noProof/>
              <w:lang w:eastAsia="en-GB"/>
            </w:rPr>
          </w:pPr>
          <w:del w:id="603" w:author="Andrew Instone-Cowie" w:date="2025-03-03T15:39:00Z" w16du:dateUtc="2025-03-03T15:39:00Z">
            <w:r w:rsidRPr="00871702" w:rsidDel="00871702">
              <w:rPr>
                <w:noProof/>
                <w:rPrChange w:id="604" w:author="Andrew Instone-Cowie" w:date="2025-03-03T15:39:00Z" w16du:dateUtc="2025-03-03T15:39:00Z">
                  <w:rPr>
                    <w:rStyle w:val="Hyperlink"/>
                    <w:noProof/>
                  </w:rPr>
                </w:rPrChange>
              </w:rPr>
              <w:delText>Sensor Module Connector</w:delText>
            </w:r>
            <w:r w:rsidDel="00871702">
              <w:rPr>
                <w:noProof/>
                <w:webHidden/>
              </w:rPr>
              <w:tab/>
            </w:r>
            <w:r w:rsidR="007E2D4F" w:rsidDel="00871702">
              <w:rPr>
                <w:noProof/>
                <w:webHidden/>
              </w:rPr>
              <w:delText>39</w:delText>
            </w:r>
          </w:del>
        </w:p>
        <w:p w14:paraId="01C4FB98" w14:textId="02DC28E2" w:rsidR="00CD5701" w:rsidDel="00871702" w:rsidRDefault="00CD5701">
          <w:pPr>
            <w:pStyle w:val="TOC2"/>
            <w:tabs>
              <w:tab w:val="right" w:leader="dot" w:pos="9016"/>
            </w:tabs>
            <w:rPr>
              <w:del w:id="605" w:author="Andrew Instone-Cowie" w:date="2025-03-03T15:39:00Z" w16du:dateUtc="2025-03-03T15:39:00Z"/>
              <w:rFonts w:eastAsiaTheme="minorEastAsia"/>
              <w:noProof/>
              <w:lang w:eastAsia="en-GB"/>
            </w:rPr>
          </w:pPr>
          <w:del w:id="606" w:author="Andrew Instone-Cowie" w:date="2025-03-03T15:39:00Z" w16du:dateUtc="2025-03-03T15:39:00Z">
            <w:r w:rsidRPr="00871702" w:rsidDel="00871702">
              <w:rPr>
                <w:noProof/>
                <w:rPrChange w:id="607" w:author="Andrew Instone-Cowie" w:date="2025-03-03T15:39:00Z" w16du:dateUtc="2025-03-03T15:39:00Z">
                  <w:rPr>
                    <w:rStyle w:val="Hyperlink"/>
                    <w:noProof/>
                  </w:rPr>
                </w:rPrChange>
              </w:rPr>
              <w:delText>Simulator Interface Module Sensor Connector</w:delText>
            </w:r>
            <w:r w:rsidDel="00871702">
              <w:rPr>
                <w:noProof/>
                <w:webHidden/>
              </w:rPr>
              <w:tab/>
            </w:r>
            <w:r w:rsidR="007E2D4F" w:rsidDel="00871702">
              <w:rPr>
                <w:noProof/>
                <w:webHidden/>
              </w:rPr>
              <w:delText>40</w:delText>
            </w:r>
          </w:del>
        </w:p>
        <w:p w14:paraId="7CF4B6BB" w14:textId="3CA41D32" w:rsidR="00CD5701" w:rsidDel="00871702" w:rsidRDefault="00CD5701">
          <w:pPr>
            <w:pStyle w:val="TOC2"/>
            <w:tabs>
              <w:tab w:val="right" w:leader="dot" w:pos="9016"/>
            </w:tabs>
            <w:rPr>
              <w:del w:id="608" w:author="Andrew Instone-Cowie" w:date="2025-03-03T15:39:00Z" w16du:dateUtc="2025-03-03T15:39:00Z"/>
              <w:rFonts w:eastAsiaTheme="minorEastAsia"/>
              <w:noProof/>
              <w:lang w:eastAsia="en-GB"/>
            </w:rPr>
          </w:pPr>
          <w:del w:id="609" w:author="Andrew Instone-Cowie" w:date="2025-03-03T15:39:00Z" w16du:dateUtc="2025-03-03T15:39:00Z">
            <w:r w:rsidRPr="00871702" w:rsidDel="00871702">
              <w:rPr>
                <w:noProof/>
                <w:rPrChange w:id="610" w:author="Andrew Instone-Cowie" w:date="2025-03-03T15:39:00Z" w16du:dateUtc="2025-03-03T15:39:00Z">
                  <w:rPr>
                    <w:rStyle w:val="Hyperlink"/>
                    <w:noProof/>
                  </w:rPr>
                </w:rPrChange>
              </w:rPr>
              <w:delText>Simulator Interface Module Power/Data Connector</w:delText>
            </w:r>
            <w:r w:rsidDel="00871702">
              <w:rPr>
                <w:noProof/>
                <w:webHidden/>
              </w:rPr>
              <w:tab/>
            </w:r>
            <w:r w:rsidR="007E2D4F" w:rsidDel="00871702">
              <w:rPr>
                <w:noProof/>
                <w:webHidden/>
              </w:rPr>
              <w:delText>41</w:delText>
            </w:r>
          </w:del>
        </w:p>
        <w:p w14:paraId="53130CD6" w14:textId="607426AA" w:rsidR="00CD5701" w:rsidDel="00871702" w:rsidRDefault="00CD5701">
          <w:pPr>
            <w:pStyle w:val="TOC2"/>
            <w:tabs>
              <w:tab w:val="right" w:leader="dot" w:pos="9016"/>
            </w:tabs>
            <w:rPr>
              <w:del w:id="611" w:author="Andrew Instone-Cowie" w:date="2025-03-03T15:39:00Z" w16du:dateUtc="2025-03-03T15:39:00Z"/>
              <w:rFonts w:eastAsiaTheme="minorEastAsia"/>
              <w:noProof/>
              <w:lang w:eastAsia="en-GB"/>
            </w:rPr>
          </w:pPr>
          <w:del w:id="612" w:author="Andrew Instone-Cowie" w:date="2025-03-03T15:39:00Z" w16du:dateUtc="2025-03-03T15:39:00Z">
            <w:r w:rsidRPr="00871702" w:rsidDel="00871702">
              <w:rPr>
                <w:noProof/>
                <w:rPrChange w:id="613" w:author="Andrew Instone-Cowie" w:date="2025-03-03T15:39:00Z" w16du:dateUtc="2025-03-03T15:39:00Z">
                  <w:rPr>
                    <w:rStyle w:val="Hyperlink"/>
                    <w:noProof/>
                  </w:rPr>
                </w:rPrChange>
              </w:rPr>
              <w:delText>Power Module Power/Data Connector</w:delText>
            </w:r>
            <w:r w:rsidDel="00871702">
              <w:rPr>
                <w:noProof/>
                <w:webHidden/>
              </w:rPr>
              <w:tab/>
            </w:r>
            <w:r w:rsidR="007E2D4F" w:rsidDel="00871702">
              <w:rPr>
                <w:noProof/>
                <w:webHidden/>
              </w:rPr>
              <w:delText>42</w:delText>
            </w:r>
          </w:del>
        </w:p>
        <w:p w14:paraId="1CE043B0" w14:textId="3003C1C8" w:rsidR="00CD5701" w:rsidDel="00871702" w:rsidRDefault="00CD5701">
          <w:pPr>
            <w:pStyle w:val="TOC2"/>
            <w:tabs>
              <w:tab w:val="right" w:leader="dot" w:pos="9016"/>
            </w:tabs>
            <w:rPr>
              <w:del w:id="614" w:author="Andrew Instone-Cowie" w:date="2025-03-03T15:39:00Z" w16du:dateUtc="2025-03-03T15:39:00Z"/>
              <w:rFonts w:eastAsiaTheme="minorEastAsia"/>
              <w:noProof/>
              <w:lang w:eastAsia="en-GB"/>
            </w:rPr>
          </w:pPr>
          <w:del w:id="615" w:author="Andrew Instone-Cowie" w:date="2025-03-03T15:39:00Z" w16du:dateUtc="2025-03-03T15:39:00Z">
            <w:r w:rsidRPr="00871702" w:rsidDel="00871702">
              <w:rPr>
                <w:noProof/>
                <w:rPrChange w:id="616" w:author="Andrew Instone-Cowie" w:date="2025-03-03T15:39:00Z" w16du:dateUtc="2025-03-03T15:39:00Z">
                  <w:rPr>
                    <w:rStyle w:val="Hyperlink"/>
                    <w:noProof/>
                  </w:rPr>
                </w:rPrChange>
              </w:rPr>
              <w:delText>Second PC Module Connector</w:delText>
            </w:r>
            <w:r w:rsidDel="00871702">
              <w:rPr>
                <w:noProof/>
                <w:webHidden/>
              </w:rPr>
              <w:tab/>
            </w:r>
            <w:r w:rsidR="007E2D4F" w:rsidDel="00871702">
              <w:rPr>
                <w:noProof/>
                <w:webHidden/>
              </w:rPr>
              <w:delText>43</w:delText>
            </w:r>
          </w:del>
        </w:p>
        <w:p w14:paraId="62917786" w14:textId="4EE17E28" w:rsidR="00CD5701" w:rsidDel="00871702" w:rsidRDefault="00CD5701">
          <w:pPr>
            <w:pStyle w:val="TOC2"/>
            <w:tabs>
              <w:tab w:val="right" w:leader="dot" w:pos="9016"/>
            </w:tabs>
            <w:rPr>
              <w:del w:id="617" w:author="Andrew Instone-Cowie" w:date="2025-03-03T15:39:00Z" w16du:dateUtc="2025-03-03T15:39:00Z"/>
              <w:rFonts w:eastAsiaTheme="minorEastAsia"/>
              <w:noProof/>
              <w:lang w:eastAsia="en-GB"/>
            </w:rPr>
          </w:pPr>
          <w:del w:id="618" w:author="Andrew Instone-Cowie" w:date="2025-03-03T15:39:00Z" w16du:dateUtc="2025-03-03T15:39:00Z">
            <w:r w:rsidRPr="00871702" w:rsidDel="00871702">
              <w:rPr>
                <w:noProof/>
                <w:rPrChange w:id="619" w:author="Andrew Instone-Cowie" w:date="2025-03-03T15:39:00Z" w16du:dateUtc="2025-03-03T15:39:00Z">
                  <w:rPr>
                    <w:rStyle w:val="Hyperlink"/>
                    <w:noProof/>
                  </w:rPr>
                </w:rPrChange>
              </w:rPr>
              <w:delText>Basic Serial Splitter Module Connector</w:delText>
            </w:r>
            <w:r w:rsidDel="00871702">
              <w:rPr>
                <w:noProof/>
                <w:webHidden/>
              </w:rPr>
              <w:tab/>
            </w:r>
            <w:r w:rsidR="007E2D4F" w:rsidDel="00871702">
              <w:rPr>
                <w:noProof/>
                <w:webHidden/>
              </w:rPr>
              <w:delText>44</w:delText>
            </w:r>
          </w:del>
        </w:p>
        <w:p w14:paraId="01A33F8D" w14:textId="1C2686B4" w:rsidR="00CD5701" w:rsidDel="00871702" w:rsidRDefault="00CD5701">
          <w:pPr>
            <w:pStyle w:val="TOC2"/>
            <w:tabs>
              <w:tab w:val="right" w:leader="dot" w:pos="9016"/>
            </w:tabs>
            <w:rPr>
              <w:del w:id="620" w:author="Andrew Instone-Cowie" w:date="2025-03-03T15:39:00Z" w16du:dateUtc="2025-03-03T15:39:00Z"/>
              <w:rFonts w:eastAsiaTheme="minorEastAsia"/>
              <w:noProof/>
              <w:lang w:eastAsia="en-GB"/>
            </w:rPr>
          </w:pPr>
          <w:del w:id="621" w:author="Andrew Instone-Cowie" w:date="2025-03-03T15:39:00Z" w16du:dateUtc="2025-03-03T15:39:00Z">
            <w:r w:rsidRPr="00871702" w:rsidDel="00871702">
              <w:rPr>
                <w:noProof/>
                <w:rPrChange w:id="622" w:author="Andrew Instone-Cowie" w:date="2025-03-03T15:39:00Z" w16du:dateUtc="2025-03-03T15:39:00Z">
                  <w:rPr>
                    <w:rStyle w:val="Hyperlink"/>
                    <w:noProof/>
                  </w:rPr>
                </w:rPrChange>
              </w:rPr>
              <w:delText>DB9 Serial Connectors</w:delText>
            </w:r>
            <w:r w:rsidDel="00871702">
              <w:rPr>
                <w:noProof/>
                <w:webHidden/>
              </w:rPr>
              <w:tab/>
            </w:r>
            <w:r w:rsidR="007E2D4F" w:rsidDel="00871702">
              <w:rPr>
                <w:noProof/>
                <w:webHidden/>
              </w:rPr>
              <w:delText>45</w:delText>
            </w:r>
          </w:del>
        </w:p>
        <w:p w14:paraId="6EC9BEF7" w14:textId="28E8D76F" w:rsidR="00CD5701" w:rsidDel="00871702" w:rsidRDefault="00CD5701">
          <w:pPr>
            <w:pStyle w:val="TOC3"/>
            <w:tabs>
              <w:tab w:val="right" w:leader="dot" w:pos="9016"/>
            </w:tabs>
            <w:rPr>
              <w:del w:id="623" w:author="Andrew Instone-Cowie" w:date="2025-03-03T15:39:00Z" w16du:dateUtc="2025-03-03T15:39:00Z"/>
              <w:noProof/>
              <w:lang w:val="en-GB" w:eastAsia="en-GB"/>
            </w:rPr>
          </w:pPr>
          <w:del w:id="624" w:author="Andrew Instone-Cowie" w:date="2025-03-03T15:39:00Z" w16du:dateUtc="2025-03-03T15:39:00Z">
            <w:r w:rsidRPr="00871702" w:rsidDel="00871702">
              <w:rPr>
                <w:noProof/>
                <w:rPrChange w:id="625" w:author="Andrew Instone-Cowie" w:date="2025-03-03T15:39:00Z" w16du:dateUtc="2025-03-03T15:39:00Z">
                  <w:rPr>
                    <w:rStyle w:val="Hyperlink"/>
                    <w:noProof/>
                  </w:rPr>
                </w:rPrChange>
              </w:rPr>
              <w:delText>DTEs &amp; DCEs</w:delText>
            </w:r>
            <w:r w:rsidDel="00871702">
              <w:rPr>
                <w:noProof/>
                <w:webHidden/>
              </w:rPr>
              <w:tab/>
            </w:r>
            <w:r w:rsidR="007E2D4F" w:rsidDel="00871702">
              <w:rPr>
                <w:noProof/>
                <w:webHidden/>
              </w:rPr>
              <w:delText>45</w:delText>
            </w:r>
          </w:del>
        </w:p>
        <w:p w14:paraId="4CAFF328" w14:textId="292D9381" w:rsidR="00CD5701" w:rsidDel="00871702" w:rsidRDefault="00CD5701">
          <w:pPr>
            <w:pStyle w:val="TOC3"/>
            <w:tabs>
              <w:tab w:val="right" w:leader="dot" w:pos="9016"/>
            </w:tabs>
            <w:rPr>
              <w:del w:id="626" w:author="Andrew Instone-Cowie" w:date="2025-03-03T15:39:00Z" w16du:dateUtc="2025-03-03T15:39:00Z"/>
              <w:noProof/>
              <w:lang w:val="en-GB" w:eastAsia="en-GB"/>
            </w:rPr>
          </w:pPr>
          <w:del w:id="627" w:author="Andrew Instone-Cowie" w:date="2025-03-03T15:39:00Z" w16du:dateUtc="2025-03-03T15:39:00Z">
            <w:r w:rsidRPr="00871702" w:rsidDel="00871702">
              <w:rPr>
                <w:noProof/>
                <w:rPrChange w:id="628" w:author="Andrew Instone-Cowie" w:date="2025-03-03T15:39:00Z" w16du:dateUtc="2025-03-03T15:39:00Z">
                  <w:rPr>
                    <w:rStyle w:val="Hyperlink"/>
                    <w:noProof/>
                  </w:rPr>
                </w:rPrChange>
              </w:rPr>
              <w:delText>Power Module</w:delText>
            </w:r>
            <w:r w:rsidDel="00871702">
              <w:rPr>
                <w:noProof/>
                <w:webHidden/>
              </w:rPr>
              <w:tab/>
            </w:r>
            <w:r w:rsidR="007E2D4F" w:rsidDel="00871702">
              <w:rPr>
                <w:noProof/>
                <w:webHidden/>
              </w:rPr>
              <w:delText>46</w:delText>
            </w:r>
          </w:del>
        </w:p>
        <w:p w14:paraId="15101A6E" w14:textId="7B2D994F" w:rsidR="00CD5701" w:rsidDel="00871702" w:rsidRDefault="00CD5701">
          <w:pPr>
            <w:pStyle w:val="TOC3"/>
            <w:tabs>
              <w:tab w:val="right" w:leader="dot" w:pos="9016"/>
            </w:tabs>
            <w:rPr>
              <w:del w:id="629" w:author="Andrew Instone-Cowie" w:date="2025-03-03T15:39:00Z" w16du:dateUtc="2025-03-03T15:39:00Z"/>
              <w:noProof/>
              <w:lang w:val="en-GB" w:eastAsia="en-GB"/>
            </w:rPr>
          </w:pPr>
          <w:del w:id="630" w:author="Andrew Instone-Cowie" w:date="2025-03-03T15:39:00Z" w16du:dateUtc="2025-03-03T15:39:00Z">
            <w:r w:rsidRPr="00871702" w:rsidDel="00871702">
              <w:rPr>
                <w:noProof/>
                <w:rPrChange w:id="631" w:author="Andrew Instone-Cowie" w:date="2025-03-03T15:39:00Z" w16du:dateUtc="2025-03-03T15:39:00Z">
                  <w:rPr>
                    <w:rStyle w:val="Hyperlink"/>
                    <w:noProof/>
                  </w:rPr>
                </w:rPrChange>
              </w:rPr>
              <w:delText>Second PC Module</w:delText>
            </w:r>
            <w:r w:rsidDel="00871702">
              <w:rPr>
                <w:noProof/>
                <w:webHidden/>
              </w:rPr>
              <w:tab/>
            </w:r>
            <w:r w:rsidR="007E2D4F" w:rsidDel="00871702">
              <w:rPr>
                <w:noProof/>
                <w:webHidden/>
              </w:rPr>
              <w:delText>46</w:delText>
            </w:r>
          </w:del>
        </w:p>
        <w:p w14:paraId="25D299B9" w14:textId="4F692CDD" w:rsidR="00CD5701" w:rsidDel="00871702" w:rsidRDefault="00CD5701">
          <w:pPr>
            <w:pStyle w:val="TOC3"/>
            <w:tabs>
              <w:tab w:val="right" w:leader="dot" w:pos="9016"/>
            </w:tabs>
            <w:rPr>
              <w:del w:id="632" w:author="Andrew Instone-Cowie" w:date="2025-03-03T15:39:00Z" w16du:dateUtc="2025-03-03T15:39:00Z"/>
              <w:noProof/>
              <w:lang w:val="en-GB" w:eastAsia="en-GB"/>
            </w:rPr>
          </w:pPr>
          <w:del w:id="633" w:author="Andrew Instone-Cowie" w:date="2025-03-03T15:39:00Z" w16du:dateUtc="2025-03-03T15:39:00Z">
            <w:r w:rsidRPr="00871702" w:rsidDel="00871702">
              <w:rPr>
                <w:noProof/>
                <w:rPrChange w:id="634" w:author="Andrew Instone-Cowie" w:date="2025-03-03T15:39:00Z" w16du:dateUtc="2025-03-03T15:39:00Z">
                  <w:rPr>
                    <w:rStyle w:val="Hyperlink"/>
                    <w:noProof/>
                  </w:rPr>
                </w:rPrChange>
              </w:rPr>
              <w:delText>Basic Serial Splitter Module</w:delText>
            </w:r>
            <w:r w:rsidDel="00871702">
              <w:rPr>
                <w:noProof/>
                <w:webHidden/>
              </w:rPr>
              <w:tab/>
            </w:r>
            <w:r w:rsidR="007E2D4F" w:rsidDel="00871702">
              <w:rPr>
                <w:noProof/>
                <w:webHidden/>
              </w:rPr>
              <w:delText>47</w:delText>
            </w:r>
          </w:del>
        </w:p>
        <w:p w14:paraId="1B6004AF" w14:textId="65EC4774" w:rsidR="00CD5701" w:rsidDel="00871702" w:rsidRDefault="00CD5701">
          <w:pPr>
            <w:pStyle w:val="TOC1"/>
            <w:tabs>
              <w:tab w:val="right" w:leader="dot" w:pos="9016"/>
            </w:tabs>
            <w:rPr>
              <w:del w:id="635" w:author="Andrew Instone-Cowie" w:date="2025-03-03T15:39:00Z" w16du:dateUtc="2025-03-03T15:39:00Z"/>
              <w:rFonts w:eastAsiaTheme="minorEastAsia"/>
              <w:noProof/>
              <w:lang w:eastAsia="en-GB"/>
            </w:rPr>
          </w:pPr>
          <w:del w:id="636" w:author="Andrew Instone-Cowie" w:date="2025-03-03T15:39:00Z" w16du:dateUtc="2025-03-03T15:39:00Z">
            <w:r w:rsidRPr="00871702" w:rsidDel="00871702">
              <w:rPr>
                <w:noProof/>
                <w:rPrChange w:id="637" w:author="Andrew Instone-Cowie" w:date="2025-03-03T15:39:00Z" w16du:dateUtc="2025-03-03T15:39:00Z">
                  <w:rPr>
                    <w:rStyle w:val="Hyperlink"/>
                    <w:noProof/>
                  </w:rPr>
                </w:rPrChange>
              </w:rPr>
              <w:delText>Simulator Interface Module Firmware</w:delText>
            </w:r>
            <w:r w:rsidDel="00871702">
              <w:rPr>
                <w:noProof/>
                <w:webHidden/>
              </w:rPr>
              <w:tab/>
            </w:r>
            <w:r w:rsidR="007E2D4F" w:rsidDel="00871702">
              <w:rPr>
                <w:noProof/>
                <w:webHidden/>
              </w:rPr>
              <w:delText>48</w:delText>
            </w:r>
          </w:del>
        </w:p>
        <w:p w14:paraId="4DA06313" w14:textId="6AF22F5E" w:rsidR="00CD5701" w:rsidDel="00871702" w:rsidRDefault="00CD5701">
          <w:pPr>
            <w:pStyle w:val="TOC2"/>
            <w:tabs>
              <w:tab w:val="right" w:leader="dot" w:pos="9016"/>
            </w:tabs>
            <w:rPr>
              <w:del w:id="638" w:author="Andrew Instone-Cowie" w:date="2025-03-03T15:39:00Z" w16du:dateUtc="2025-03-03T15:39:00Z"/>
              <w:rFonts w:eastAsiaTheme="minorEastAsia"/>
              <w:noProof/>
              <w:lang w:eastAsia="en-GB"/>
            </w:rPr>
          </w:pPr>
          <w:del w:id="639" w:author="Andrew Instone-Cowie" w:date="2025-03-03T15:39:00Z" w16du:dateUtc="2025-03-03T15:39:00Z">
            <w:r w:rsidRPr="00871702" w:rsidDel="00871702">
              <w:rPr>
                <w:noProof/>
                <w:rPrChange w:id="640" w:author="Andrew Instone-Cowie" w:date="2025-03-03T15:39:00Z" w16du:dateUtc="2025-03-03T15:39:00Z">
                  <w:rPr>
                    <w:rStyle w:val="Hyperlink"/>
                    <w:noProof/>
                  </w:rPr>
                </w:rPrChange>
              </w:rPr>
              <w:delText>Sensor Characteristics</w:delText>
            </w:r>
            <w:r w:rsidDel="00871702">
              <w:rPr>
                <w:noProof/>
                <w:webHidden/>
              </w:rPr>
              <w:tab/>
            </w:r>
            <w:r w:rsidR="007E2D4F" w:rsidDel="00871702">
              <w:rPr>
                <w:noProof/>
                <w:webHidden/>
              </w:rPr>
              <w:delText>48</w:delText>
            </w:r>
          </w:del>
        </w:p>
        <w:p w14:paraId="1D059DE8" w14:textId="43E8343D" w:rsidR="00CD5701" w:rsidDel="00871702" w:rsidRDefault="00CD5701">
          <w:pPr>
            <w:pStyle w:val="TOC2"/>
            <w:tabs>
              <w:tab w:val="right" w:leader="dot" w:pos="9016"/>
            </w:tabs>
            <w:rPr>
              <w:del w:id="641" w:author="Andrew Instone-Cowie" w:date="2025-03-03T15:39:00Z" w16du:dateUtc="2025-03-03T15:39:00Z"/>
              <w:rFonts w:eastAsiaTheme="minorEastAsia"/>
              <w:noProof/>
              <w:lang w:eastAsia="en-GB"/>
            </w:rPr>
          </w:pPr>
          <w:del w:id="642" w:author="Andrew Instone-Cowie" w:date="2025-03-03T15:39:00Z" w16du:dateUtc="2025-03-03T15:39:00Z">
            <w:r w:rsidRPr="00871702" w:rsidDel="00871702">
              <w:rPr>
                <w:noProof/>
                <w:rPrChange w:id="643" w:author="Andrew Instone-Cowie" w:date="2025-03-03T15:39:00Z" w16du:dateUtc="2025-03-03T15:39:00Z">
                  <w:rPr>
                    <w:rStyle w:val="Hyperlink"/>
                    <w:noProof/>
                  </w:rPr>
                </w:rPrChange>
              </w:rPr>
              <w:delText>Firmware Design</w:delText>
            </w:r>
            <w:r w:rsidDel="00871702">
              <w:rPr>
                <w:noProof/>
                <w:webHidden/>
              </w:rPr>
              <w:tab/>
            </w:r>
            <w:r w:rsidR="007E2D4F" w:rsidDel="00871702">
              <w:rPr>
                <w:noProof/>
                <w:webHidden/>
              </w:rPr>
              <w:delText>49</w:delText>
            </w:r>
          </w:del>
        </w:p>
        <w:p w14:paraId="7B878420" w14:textId="0DD3A1EC" w:rsidR="00CD5701" w:rsidDel="00871702" w:rsidRDefault="00CD5701">
          <w:pPr>
            <w:pStyle w:val="TOC3"/>
            <w:tabs>
              <w:tab w:val="right" w:leader="dot" w:pos="9016"/>
            </w:tabs>
            <w:rPr>
              <w:del w:id="644" w:author="Andrew Instone-Cowie" w:date="2025-03-03T15:39:00Z" w16du:dateUtc="2025-03-03T15:39:00Z"/>
              <w:noProof/>
              <w:lang w:val="en-GB" w:eastAsia="en-GB"/>
            </w:rPr>
          </w:pPr>
          <w:del w:id="645" w:author="Andrew Instone-Cowie" w:date="2025-03-03T15:39:00Z" w16du:dateUtc="2025-03-03T15:39:00Z">
            <w:r w:rsidRPr="00871702" w:rsidDel="00871702">
              <w:rPr>
                <w:noProof/>
                <w:rPrChange w:id="646" w:author="Andrew Instone-Cowie" w:date="2025-03-03T15:39:00Z" w16du:dateUtc="2025-03-03T15:39:00Z">
                  <w:rPr>
                    <w:rStyle w:val="Hyperlink"/>
                    <w:noProof/>
                  </w:rPr>
                </w:rPrChange>
              </w:rPr>
              <w:delText>Interrupt Driven vs Polling</w:delText>
            </w:r>
            <w:r w:rsidDel="00871702">
              <w:rPr>
                <w:noProof/>
                <w:webHidden/>
              </w:rPr>
              <w:tab/>
            </w:r>
            <w:r w:rsidR="007E2D4F" w:rsidDel="00871702">
              <w:rPr>
                <w:noProof/>
                <w:webHidden/>
              </w:rPr>
              <w:delText>49</w:delText>
            </w:r>
          </w:del>
        </w:p>
        <w:p w14:paraId="18E4BE55" w14:textId="01A6B92F" w:rsidR="00CD5701" w:rsidDel="00871702" w:rsidRDefault="00CD5701">
          <w:pPr>
            <w:pStyle w:val="TOC3"/>
            <w:tabs>
              <w:tab w:val="right" w:leader="dot" w:pos="9016"/>
            </w:tabs>
            <w:rPr>
              <w:del w:id="647" w:author="Andrew Instone-Cowie" w:date="2025-03-03T15:39:00Z" w16du:dateUtc="2025-03-03T15:39:00Z"/>
              <w:noProof/>
              <w:lang w:val="en-GB" w:eastAsia="en-GB"/>
            </w:rPr>
          </w:pPr>
          <w:del w:id="648" w:author="Andrew Instone-Cowie" w:date="2025-03-03T15:39:00Z" w16du:dateUtc="2025-03-03T15:39:00Z">
            <w:r w:rsidRPr="00871702" w:rsidDel="00871702">
              <w:rPr>
                <w:noProof/>
                <w:rPrChange w:id="649" w:author="Andrew Instone-Cowie" w:date="2025-03-03T15:39:00Z" w16du:dateUtc="2025-03-03T15:39:00Z">
                  <w:rPr>
                    <w:rStyle w:val="Hyperlink"/>
                    <w:noProof/>
                  </w:rPr>
                </w:rPrChange>
              </w:rPr>
              <w:delText>State Machine Operation</w:delText>
            </w:r>
            <w:r w:rsidDel="00871702">
              <w:rPr>
                <w:noProof/>
                <w:webHidden/>
              </w:rPr>
              <w:tab/>
            </w:r>
            <w:r w:rsidR="007E2D4F" w:rsidDel="00871702">
              <w:rPr>
                <w:noProof/>
                <w:webHidden/>
              </w:rPr>
              <w:delText>50</w:delText>
            </w:r>
          </w:del>
        </w:p>
        <w:p w14:paraId="1A667C5A" w14:textId="7A1D936B" w:rsidR="00CD5701" w:rsidDel="00871702" w:rsidRDefault="00CD5701">
          <w:pPr>
            <w:pStyle w:val="TOC3"/>
            <w:tabs>
              <w:tab w:val="right" w:leader="dot" w:pos="9016"/>
            </w:tabs>
            <w:rPr>
              <w:del w:id="650" w:author="Andrew Instone-Cowie" w:date="2025-03-03T15:39:00Z" w16du:dateUtc="2025-03-03T15:39:00Z"/>
              <w:noProof/>
              <w:lang w:val="en-GB" w:eastAsia="en-GB"/>
            </w:rPr>
          </w:pPr>
          <w:del w:id="651" w:author="Andrew Instone-Cowie" w:date="2025-03-03T15:39:00Z" w16du:dateUtc="2025-03-03T15:39:00Z">
            <w:r w:rsidRPr="00871702" w:rsidDel="00871702">
              <w:rPr>
                <w:noProof/>
                <w:rPrChange w:id="652" w:author="Andrew Instone-Cowie" w:date="2025-03-03T15:39:00Z" w16du:dateUtc="2025-03-03T15:39:00Z">
                  <w:rPr>
                    <w:rStyle w:val="Hyperlink"/>
                    <w:noProof/>
                  </w:rPr>
                </w:rPrChange>
              </w:rPr>
              <w:delText>Timer Issues</w:delText>
            </w:r>
            <w:r w:rsidDel="00871702">
              <w:rPr>
                <w:noProof/>
                <w:webHidden/>
              </w:rPr>
              <w:tab/>
            </w:r>
            <w:r w:rsidR="007E2D4F" w:rsidDel="00871702">
              <w:rPr>
                <w:noProof/>
                <w:webHidden/>
              </w:rPr>
              <w:delText>52</w:delText>
            </w:r>
          </w:del>
        </w:p>
        <w:p w14:paraId="68BD4862" w14:textId="1319BA13" w:rsidR="00CD5701" w:rsidDel="00871702" w:rsidRDefault="00CD5701">
          <w:pPr>
            <w:pStyle w:val="TOC3"/>
            <w:tabs>
              <w:tab w:val="right" w:leader="dot" w:pos="9016"/>
            </w:tabs>
            <w:rPr>
              <w:del w:id="653" w:author="Andrew Instone-Cowie" w:date="2025-03-03T15:39:00Z" w16du:dateUtc="2025-03-03T15:39:00Z"/>
              <w:noProof/>
              <w:lang w:val="en-GB" w:eastAsia="en-GB"/>
            </w:rPr>
          </w:pPr>
          <w:del w:id="654" w:author="Andrew Instone-Cowie" w:date="2025-03-03T15:39:00Z" w16du:dateUtc="2025-03-03T15:39:00Z">
            <w:r w:rsidRPr="00871702" w:rsidDel="00871702">
              <w:rPr>
                <w:noProof/>
                <w:rPrChange w:id="655" w:author="Andrew Instone-Cowie" w:date="2025-03-03T15:39:00Z" w16du:dateUtc="2025-03-03T15:39:00Z">
                  <w:rPr>
                    <w:rStyle w:val="Hyperlink"/>
                    <w:noProof/>
                  </w:rPr>
                </w:rPrChange>
              </w:rPr>
              <w:delText>Sensor De-Bouncing</w:delText>
            </w:r>
            <w:r w:rsidDel="00871702">
              <w:rPr>
                <w:noProof/>
                <w:webHidden/>
              </w:rPr>
              <w:tab/>
            </w:r>
            <w:r w:rsidR="007E2D4F" w:rsidDel="00871702">
              <w:rPr>
                <w:noProof/>
                <w:webHidden/>
              </w:rPr>
              <w:delText>52</w:delText>
            </w:r>
          </w:del>
        </w:p>
        <w:p w14:paraId="408EC094" w14:textId="63958545" w:rsidR="00CD5701" w:rsidDel="00871702" w:rsidRDefault="00CD5701">
          <w:pPr>
            <w:pStyle w:val="TOC3"/>
            <w:tabs>
              <w:tab w:val="right" w:leader="dot" w:pos="9016"/>
            </w:tabs>
            <w:rPr>
              <w:del w:id="656" w:author="Andrew Instone-Cowie" w:date="2025-03-03T15:39:00Z" w16du:dateUtc="2025-03-03T15:39:00Z"/>
              <w:noProof/>
              <w:lang w:val="en-GB" w:eastAsia="en-GB"/>
            </w:rPr>
          </w:pPr>
          <w:del w:id="657" w:author="Andrew Instone-Cowie" w:date="2025-03-03T15:39:00Z" w16du:dateUtc="2025-03-03T15:39:00Z">
            <w:r w:rsidRPr="00871702" w:rsidDel="00871702">
              <w:rPr>
                <w:noProof/>
                <w:rPrChange w:id="658" w:author="Andrew Instone-Cowie" w:date="2025-03-03T15:39:00Z" w16du:dateUtc="2025-03-03T15:39:00Z">
                  <w:rPr>
                    <w:rStyle w:val="Hyperlink"/>
                    <w:noProof/>
                  </w:rPr>
                </w:rPrChange>
              </w:rPr>
              <w:delText>Debugging &amp; Timing Features</w:delText>
            </w:r>
            <w:r w:rsidDel="00871702">
              <w:rPr>
                <w:noProof/>
                <w:webHidden/>
              </w:rPr>
              <w:tab/>
            </w:r>
            <w:r w:rsidR="007E2D4F" w:rsidDel="00871702">
              <w:rPr>
                <w:noProof/>
                <w:webHidden/>
              </w:rPr>
              <w:delText>53</w:delText>
            </w:r>
          </w:del>
        </w:p>
        <w:p w14:paraId="3F7EB399" w14:textId="030C49DC" w:rsidR="00CD5701" w:rsidDel="00871702" w:rsidRDefault="00CD5701">
          <w:pPr>
            <w:pStyle w:val="TOC3"/>
            <w:tabs>
              <w:tab w:val="right" w:leader="dot" w:pos="9016"/>
            </w:tabs>
            <w:rPr>
              <w:del w:id="659" w:author="Andrew Instone-Cowie" w:date="2025-03-03T15:39:00Z" w16du:dateUtc="2025-03-03T15:39:00Z"/>
              <w:noProof/>
              <w:lang w:val="en-GB" w:eastAsia="en-GB"/>
            </w:rPr>
          </w:pPr>
          <w:del w:id="660" w:author="Andrew Instone-Cowie" w:date="2025-03-03T15:39:00Z" w16du:dateUtc="2025-03-03T15:39:00Z">
            <w:r w:rsidRPr="00871702" w:rsidDel="00871702">
              <w:rPr>
                <w:noProof/>
                <w:rPrChange w:id="661" w:author="Andrew Instone-Cowie" w:date="2025-03-03T15:39:00Z" w16du:dateUtc="2025-03-03T15:39:00Z">
                  <w:rPr>
                    <w:rStyle w:val="Hyperlink"/>
                    <w:noProof/>
                  </w:rPr>
                </w:rPrChange>
              </w:rPr>
              <w:delText>Serial Input &amp; Command Line Interface</w:delText>
            </w:r>
            <w:r w:rsidDel="00871702">
              <w:rPr>
                <w:noProof/>
                <w:webHidden/>
              </w:rPr>
              <w:tab/>
            </w:r>
            <w:r w:rsidR="007E2D4F" w:rsidDel="00871702">
              <w:rPr>
                <w:noProof/>
                <w:webHidden/>
              </w:rPr>
              <w:delText>55</w:delText>
            </w:r>
          </w:del>
        </w:p>
        <w:p w14:paraId="7ABCD982" w14:textId="5A20CA5F" w:rsidR="00CD5701" w:rsidDel="00871702" w:rsidRDefault="00CD5701">
          <w:pPr>
            <w:pStyle w:val="TOC3"/>
            <w:tabs>
              <w:tab w:val="right" w:leader="dot" w:pos="9016"/>
            </w:tabs>
            <w:rPr>
              <w:del w:id="662" w:author="Andrew Instone-Cowie" w:date="2025-03-03T15:39:00Z" w16du:dateUtc="2025-03-03T15:39:00Z"/>
              <w:noProof/>
              <w:lang w:val="en-GB" w:eastAsia="en-GB"/>
            </w:rPr>
          </w:pPr>
          <w:del w:id="663" w:author="Andrew Instone-Cowie" w:date="2025-03-03T15:39:00Z" w16du:dateUtc="2025-03-03T15:39:00Z">
            <w:r w:rsidRPr="00871702" w:rsidDel="00871702">
              <w:rPr>
                <w:noProof/>
                <w:rPrChange w:id="664" w:author="Andrew Instone-Cowie" w:date="2025-03-03T15:39:00Z" w16du:dateUtc="2025-03-03T15:39:00Z">
                  <w:rPr>
                    <w:rStyle w:val="Hyperlink"/>
                    <w:noProof/>
                  </w:rPr>
                </w:rPrChange>
              </w:rPr>
              <w:delText>Sensor Enable/Disable</w:delText>
            </w:r>
            <w:r w:rsidDel="00871702">
              <w:rPr>
                <w:noProof/>
                <w:webHidden/>
              </w:rPr>
              <w:tab/>
            </w:r>
            <w:r w:rsidR="007E2D4F" w:rsidDel="00871702">
              <w:rPr>
                <w:noProof/>
                <w:webHidden/>
              </w:rPr>
              <w:delText>55</w:delText>
            </w:r>
          </w:del>
        </w:p>
        <w:p w14:paraId="39F143C4" w14:textId="1581F54E" w:rsidR="00CD5701" w:rsidDel="00871702" w:rsidRDefault="00CD5701">
          <w:pPr>
            <w:pStyle w:val="TOC3"/>
            <w:tabs>
              <w:tab w:val="right" w:leader="dot" w:pos="9016"/>
            </w:tabs>
            <w:rPr>
              <w:del w:id="665" w:author="Andrew Instone-Cowie" w:date="2025-03-03T15:39:00Z" w16du:dateUtc="2025-03-03T15:39:00Z"/>
              <w:noProof/>
              <w:lang w:val="en-GB" w:eastAsia="en-GB"/>
            </w:rPr>
          </w:pPr>
          <w:del w:id="666" w:author="Andrew Instone-Cowie" w:date="2025-03-03T15:39:00Z" w16du:dateUtc="2025-03-03T15:39:00Z">
            <w:r w:rsidRPr="00871702" w:rsidDel="00871702">
              <w:rPr>
                <w:noProof/>
                <w:rPrChange w:id="667" w:author="Andrew Instone-Cowie" w:date="2025-03-03T15:39:00Z" w16du:dateUtc="2025-03-03T15:39:00Z">
                  <w:rPr>
                    <w:rStyle w:val="Hyperlink"/>
                    <w:noProof/>
                  </w:rPr>
                </w:rPrChange>
              </w:rPr>
              <w:delText>Memory Footprint</w:delText>
            </w:r>
            <w:r w:rsidDel="00871702">
              <w:rPr>
                <w:noProof/>
                <w:webHidden/>
              </w:rPr>
              <w:tab/>
            </w:r>
            <w:r w:rsidR="007E2D4F" w:rsidDel="00871702">
              <w:rPr>
                <w:noProof/>
                <w:webHidden/>
              </w:rPr>
              <w:delText>56</w:delText>
            </w:r>
          </w:del>
        </w:p>
        <w:p w14:paraId="77C193A3" w14:textId="4E580A13" w:rsidR="00CD5701" w:rsidDel="00871702" w:rsidRDefault="00CD5701">
          <w:pPr>
            <w:pStyle w:val="TOC2"/>
            <w:tabs>
              <w:tab w:val="right" w:leader="dot" w:pos="9016"/>
            </w:tabs>
            <w:rPr>
              <w:del w:id="668" w:author="Andrew Instone-Cowie" w:date="2025-03-03T15:39:00Z" w16du:dateUtc="2025-03-03T15:39:00Z"/>
              <w:rFonts w:eastAsiaTheme="minorEastAsia"/>
              <w:noProof/>
              <w:lang w:eastAsia="en-GB"/>
            </w:rPr>
          </w:pPr>
          <w:del w:id="669" w:author="Andrew Instone-Cowie" w:date="2025-03-03T15:39:00Z" w16du:dateUtc="2025-03-03T15:39:00Z">
            <w:r w:rsidRPr="00871702" w:rsidDel="00871702">
              <w:rPr>
                <w:noProof/>
                <w:rPrChange w:id="670" w:author="Andrew Instone-Cowie" w:date="2025-03-03T15:39:00Z" w16du:dateUtc="2025-03-03T15:39:00Z">
                  <w:rPr>
                    <w:rStyle w:val="Hyperlink"/>
                    <w:noProof/>
                  </w:rPr>
                </w:rPrChange>
              </w:rPr>
              <w:delText>Metrics</w:delText>
            </w:r>
            <w:r w:rsidDel="00871702">
              <w:rPr>
                <w:noProof/>
                <w:webHidden/>
              </w:rPr>
              <w:tab/>
            </w:r>
            <w:r w:rsidR="007E2D4F" w:rsidDel="00871702">
              <w:rPr>
                <w:noProof/>
                <w:webHidden/>
              </w:rPr>
              <w:delText>57</w:delText>
            </w:r>
          </w:del>
        </w:p>
        <w:p w14:paraId="5849C176" w14:textId="3DB2FABE" w:rsidR="00CD5701" w:rsidDel="00871702" w:rsidRDefault="00CD5701">
          <w:pPr>
            <w:pStyle w:val="TOC3"/>
            <w:tabs>
              <w:tab w:val="right" w:leader="dot" w:pos="9016"/>
            </w:tabs>
            <w:rPr>
              <w:del w:id="671" w:author="Andrew Instone-Cowie" w:date="2025-03-03T15:39:00Z" w16du:dateUtc="2025-03-03T15:39:00Z"/>
              <w:noProof/>
              <w:lang w:val="en-GB" w:eastAsia="en-GB"/>
            </w:rPr>
          </w:pPr>
          <w:del w:id="672" w:author="Andrew Instone-Cowie" w:date="2025-03-03T15:39:00Z" w16du:dateUtc="2025-03-03T15:39:00Z">
            <w:r w:rsidRPr="00871702" w:rsidDel="00871702">
              <w:rPr>
                <w:noProof/>
                <w:rPrChange w:id="673" w:author="Andrew Instone-Cowie" w:date="2025-03-03T15:39:00Z" w16du:dateUtc="2025-03-03T15:39:00Z">
                  <w:rPr>
                    <w:rStyle w:val="Hyperlink"/>
                    <w:noProof/>
                  </w:rPr>
                </w:rPrChange>
              </w:rPr>
              <w:delText>Inter-Blow Interval Requirements</w:delText>
            </w:r>
            <w:r w:rsidDel="00871702">
              <w:rPr>
                <w:noProof/>
                <w:webHidden/>
              </w:rPr>
              <w:tab/>
            </w:r>
            <w:r w:rsidR="007E2D4F" w:rsidDel="00871702">
              <w:rPr>
                <w:noProof/>
                <w:webHidden/>
              </w:rPr>
              <w:delText>57</w:delText>
            </w:r>
          </w:del>
        </w:p>
        <w:p w14:paraId="208F9F6A" w14:textId="665F86AB" w:rsidR="00CD5701" w:rsidDel="00871702" w:rsidRDefault="00CD5701">
          <w:pPr>
            <w:pStyle w:val="TOC3"/>
            <w:tabs>
              <w:tab w:val="right" w:leader="dot" w:pos="9016"/>
            </w:tabs>
            <w:rPr>
              <w:del w:id="674" w:author="Andrew Instone-Cowie" w:date="2025-03-03T15:39:00Z" w16du:dateUtc="2025-03-03T15:39:00Z"/>
              <w:noProof/>
              <w:lang w:val="en-GB" w:eastAsia="en-GB"/>
            </w:rPr>
          </w:pPr>
          <w:del w:id="675" w:author="Andrew Instone-Cowie" w:date="2025-03-03T15:39:00Z" w16du:dateUtc="2025-03-03T15:39:00Z">
            <w:r w:rsidRPr="00871702" w:rsidDel="00871702">
              <w:rPr>
                <w:noProof/>
                <w:rPrChange w:id="676" w:author="Andrew Instone-Cowie" w:date="2025-03-03T15:39:00Z" w16du:dateUtc="2025-03-03T15:39:00Z">
                  <w:rPr>
                    <w:rStyle w:val="Hyperlink"/>
                    <w:noProof/>
                  </w:rPr>
                </w:rPrChange>
              </w:rPr>
              <w:delText>Inter-Row Interval Requirements</w:delText>
            </w:r>
            <w:r w:rsidDel="00871702">
              <w:rPr>
                <w:noProof/>
                <w:webHidden/>
              </w:rPr>
              <w:tab/>
            </w:r>
            <w:r w:rsidR="007E2D4F" w:rsidDel="00871702">
              <w:rPr>
                <w:noProof/>
                <w:webHidden/>
              </w:rPr>
              <w:delText>58</w:delText>
            </w:r>
          </w:del>
        </w:p>
        <w:p w14:paraId="40E36D4A" w14:textId="37032312" w:rsidR="00CD5701" w:rsidDel="00871702" w:rsidRDefault="00CD5701">
          <w:pPr>
            <w:pStyle w:val="TOC3"/>
            <w:tabs>
              <w:tab w:val="right" w:leader="dot" w:pos="9016"/>
            </w:tabs>
            <w:rPr>
              <w:del w:id="677" w:author="Andrew Instone-Cowie" w:date="2025-03-03T15:39:00Z" w16du:dateUtc="2025-03-03T15:39:00Z"/>
              <w:noProof/>
              <w:lang w:val="en-GB" w:eastAsia="en-GB"/>
            </w:rPr>
          </w:pPr>
          <w:del w:id="678" w:author="Andrew Instone-Cowie" w:date="2025-03-03T15:39:00Z" w16du:dateUtc="2025-03-03T15:39:00Z">
            <w:r w:rsidRPr="00871702" w:rsidDel="00871702">
              <w:rPr>
                <w:noProof/>
                <w:rPrChange w:id="679" w:author="Andrew Instone-Cowie" w:date="2025-03-03T15:39:00Z" w16du:dateUtc="2025-03-03T15:39:00Z">
                  <w:rPr>
                    <w:rStyle w:val="Hyperlink"/>
                    <w:noProof/>
                  </w:rPr>
                </w:rPrChange>
              </w:rPr>
              <w:delText>Sensor Pulse Duration</w:delText>
            </w:r>
            <w:r w:rsidDel="00871702">
              <w:rPr>
                <w:noProof/>
                <w:webHidden/>
              </w:rPr>
              <w:tab/>
            </w:r>
            <w:r w:rsidR="007E2D4F" w:rsidDel="00871702">
              <w:rPr>
                <w:noProof/>
                <w:webHidden/>
              </w:rPr>
              <w:delText>58</w:delText>
            </w:r>
          </w:del>
        </w:p>
        <w:p w14:paraId="6FE48A2B" w14:textId="2430F12F" w:rsidR="00CD5701" w:rsidDel="00871702" w:rsidRDefault="00CD5701">
          <w:pPr>
            <w:pStyle w:val="TOC2"/>
            <w:tabs>
              <w:tab w:val="right" w:leader="dot" w:pos="9016"/>
            </w:tabs>
            <w:rPr>
              <w:del w:id="680" w:author="Andrew Instone-Cowie" w:date="2025-03-03T15:39:00Z" w16du:dateUtc="2025-03-03T15:39:00Z"/>
              <w:rFonts w:eastAsiaTheme="minorEastAsia"/>
              <w:noProof/>
              <w:lang w:eastAsia="en-GB"/>
            </w:rPr>
          </w:pPr>
          <w:del w:id="681" w:author="Andrew Instone-Cowie" w:date="2025-03-03T15:39:00Z" w16du:dateUtc="2025-03-03T15:39:00Z">
            <w:r w:rsidRPr="00871702" w:rsidDel="00871702">
              <w:rPr>
                <w:noProof/>
                <w:rPrChange w:id="682" w:author="Andrew Instone-Cowie" w:date="2025-03-03T15:39:00Z" w16du:dateUtc="2025-03-03T15:39:00Z">
                  <w:rPr>
                    <w:rStyle w:val="Hyperlink"/>
                    <w:noProof/>
                  </w:rPr>
                </w:rPrChange>
              </w:rPr>
              <w:delText>Potential Problems</w:delText>
            </w:r>
            <w:r w:rsidDel="00871702">
              <w:rPr>
                <w:noProof/>
                <w:webHidden/>
              </w:rPr>
              <w:tab/>
            </w:r>
            <w:r w:rsidR="007E2D4F" w:rsidDel="00871702">
              <w:rPr>
                <w:noProof/>
                <w:webHidden/>
              </w:rPr>
              <w:delText>60</w:delText>
            </w:r>
          </w:del>
        </w:p>
        <w:p w14:paraId="2D958F1B" w14:textId="016DD2C0" w:rsidR="00CD5701" w:rsidDel="00871702" w:rsidRDefault="00CD5701">
          <w:pPr>
            <w:pStyle w:val="TOC3"/>
            <w:tabs>
              <w:tab w:val="right" w:leader="dot" w:pos="9016"/>
            </w:tabs>
            <w:rPr>
              <w:del w:id="683" w:author="Andrew Instone-Cowie" w:date="2025-03-03T15:39:00Z" w16du:dateUtc="2025-03-03T15:39:00Z"/>
              <w:noProof/>
              <w:lang w:val="en-GB" w:eastAsia="en-GB"/>
            </w:rPr>
          </w:pPr>
          <w:del w:id="684" w:author="Andrew Instone-Cowie" w:date="2025-03-03T15:39:00Z" w16du:dateUtc="2025-03-03T15:39:00Z">
            <w:r w:rsidRPr="00871702" w:rsidDel="00871702">
              <w:rPr>
                <w:noProof/>
                <w:rPrChange w:id="685" w:author="Andrew Instone-Cowie" w:date="2025-03-03T15:39:00Z" w16du:dateUtc="2025-03-03T15:39:00Z">
                  <w:rPr>
                    <w:rStyle w:val="Hyperlink"/>
                    <w:noProof/>
                  </w:rPr>
                </w:rPrChange>
              </w:rPr>
              <w:delText>Missed Sensor Signals</w:delText>
            </w:r>
            <w:r w:rsidDel="00871702">
              <w:rPr>
                <w:noProof/>
                <w:webHidden/>
              </w:rPr>
              <w:tab/>
            </w:r>
            <w:r w:rsidR="007E2D4F" w:rsidDel="00871702">
              <w:rPr>
                <w:noProof/>
                <w:webHidden/>
              </w:rPr>
              <w:delText>60</w:delText>
            </w:r>
          </w:del>
        </w:p>
        <w:p w14:paraId="5D9FBF78" w14:textId="07AF8A06" w:rsidR="00CD5701" w:rsidDel="00871702" w:rsidRDefault="00CD5701">
          <w:pPr>
            <w:pStyle w:val="TOC3"/>
            <w:tabs>
              <w:tab w:val="right" w:leader="dot" w:pos="9016"/>
            </w:tabs>
            <w:rPr>
              <w:del w:id="686" w:author="Andrew Instone-Cowie" w:date="2025-03-03T15:39:00Z" w16du:dateUtc="2025-03-03T15:39:00Z"/>
              <w:noProof/>
              <w:lang w:val="en-GB" w:eastAsia="en-GB"/>
            </w:rPr>
          </w:pPr>
          <w:del w:id="687" w:author="Andrew Instone-Cowie" w:date="2025-03-03T15:39:00Z" w16du:dateUtc="2025-03-03T15:39:00Z">
            <w:r w:rsidRPr="00871702" w:rsidDel="00871702">
              <w:rPr>
                <w:noProof/>
                <w:rPrChange w:id="688" w:author="Andrew Instone-Cowie" w:date="2025-03-03T15:39:00Z" w16du:dateUtc="2025-03-03T15:39:00Z">
                  <w:rPr>
                    <w:rStyle w:val="Hyperlink"/>
                    <w:noProof/>
                  </w:rPr>
                </w:rPrChange>
              </w:rPr>
              <w:delText>Duplicated Sensor Signals</w:delText>
            </w:r>
            <w:r w:rsidDel="00871702">
              <w:rPr>
                <w:noProof/>
                <w:webHidden/>
              </w:rPr>
              <w:tab/>
            </w:r>
            <w:r w:rsidR="007E2D4F" w:rsidDel="00871702">
              <w:rPr>
                <w:noProof/>
                <w:webHidden/>
              </w:rPr>
              <w:delText>60</w:delText>
            </w:r>
          </w:del>
        </w:p>
        <w:p w14:paraId="5481556E" w14:textId="2ED76CB6" w:rsidR="00CD5701" w:rsidDel="00871702" w:rsidRDefault="00CD5701">
          <w:pPr>
            <w:pStyle w:val="TOC3"/>
            <w:tabs>
              <w:tab w:val="right" w:leader="dot" w:pos="9016"/>
            </w:tabs>
            <w:rPr>
              <w:del w:id="689" w:author="Andrew Instone-Cowie" w:date="2025-03-03T15:39:00Z" w16du:dateUtc="2025-03-03T15:39:00Z"/>
              <w:noProof/>
              <w:lang w:val="en-GB" w:eastAsia="en-GB"/>
            </w:rPr>
          </w:pPr>
          <w:del w:id="690" w:author="Andrew Instone-Cowie" w:date="2025-03-03T15:39:00Z" w16du:dateUtc="2025-03-03T15:39:00Z">
            <w:r w:rsidRPr="00871702" w:rsidDel="00871702">
              <w:rPr>
                <w:noProof/>
                <w:rPrChange w:id="691" w:author="Andrew Instone-Cowie" w:date="2025-03-03T15:39:00Z" w16du:dateUtc="2025-03-03T15:39:00Z">
                  <w:rPr>
                    <w:rStyle w:val="Hyperlink"/>
                    <w:noProof/>
                  </w:rPr>
                </w:rPrChange>
              </w:rPr>
              <w:delText>Variable Odd-Struckness</w:delText>
            </w:r>
            <w:r w:rsidDel="00871702">
              <w:rPr>
                <w:noProof/>
                <w:webHidden/>
              </w:rPr>
              <w:tab/>
            </w:r>
            <w:r w:rsidR="007E2D4F" w:rsidDel="00871702">
              <w:rPr>
                <w:noProof/>
                <w:webHidden/>
              </w:rPr>
              <w:delText>61</w:delText>
            </w:r>
          </w:del>
        </w:p>
        <w:p w14:paraId="00B739F3" w14:textId="1A292A27" w:rsidR="00CD5701" w:rsidDel="00871702" w:rsidRDefault="00CD5701">
          <w:pPr>
            <w:pStyle w:val="TOC3"/>
            <w:tabs>
              <w:tab w:val="right" w:leader="dot" w:pos="9016"/>
            </w:tabs>
            <w:rPr>
              <w:del w:id="692" w:author="Andrew Instone-Cowie" w:date="2025-03-03T15:39:00Z" w16du:dateUtc="2025-03-03T15:39:00Z"/>
              <w:noProof/>
              <w:lang w:val="en-GB" w:eastAsia="en-GB"/>
            </w:rPr>
          </w:pPr>
          <w:del w:id="693" w:author="Andrew Instone-Cowie" w:date="2025-03-03T15:39:00Z" w16du:dateUtc="2025-03-03T15:39:00Z">
            <w:r w:rsidRPr="00871702" w:rsidDel="00871702">
              <w:rPr>
                <w:noProof/>
                <w:rPrChange w:id="694" w:author="Andrew Instone-Cowie" w:date="2025-03-03T15:39:00Z" w16du:dateUtc="2025-03-03T15:39:00Z">
                  <w:rPr>
                    <w:rStyle w:val="Hyperlink"/>
                    <w:noProof/>
                  </w:rPr>
                </w:rPrChange>
              </w:rPr>
              <w:delText>Latency</w:delText>
            </w:r>
            <w:r w:rsidDel="00871702">
              <w:rPr>
                <w:noProof/>
                <w:webHidden/>
              </w:rPr>
              <w:tab/>
            </w:r>
            <w:r w:rsidR="007E2D4F" w:rsidDel="00871702">
              <w:rPr>
                <w:noProof/>
                <w:webHidden/>
              </w:rPr>
              <w:delText>62</w:delText>
            </w:r>
          </w:del>
        </w:p>
        <w:p w14:paraId="1036E2B7" w14:textId="7EE81E0B" w:rsidR="00CD5701" w:rsidDel="00871702" w:rsidRDefault="00CD5701">
          <w:pPr>
            <w:pStyle w:val="TOC2"/>
            <w:tabs>
              <w:tab w:val="right" w:leader="dot" w:pos="9016"/>
            </w:tabs>
            <w:rPr>
              <w:del w:id="695" w:author="Andrew Instone-Cowie" w:date="2025-03-03T15:39:00Z" w16du:dateUtc="2025-03-03T15:39:00Z"/>
              <w:rFonts w:eastAsiaTheme="minorEastAsia"/>
              <w:noProof/>
              <w:lang w:eastAsia="en-GB"/>
            </w:rPr>
          </w:pPr>
          <w:del w:id="696" w:author="Andrew Instone-Cowie" w:date="2025-03-03T15:39:00Z" w16du:dateUtc="2025-03-03T15:39:00Z">
            <w:r w:rsidRPr="00871702" w:rsidDel="00871702">
              <w:rPr>
                <w:noProof/>
                <w:rPrChange w:id="697" w:author="Andrew Instone-Cowie" w:date="2025-03-03T15:39:00Z" w16du:dateUtc="2025-03-03T15:39:00Z">
                  <w:rPr>
                    <w:rStyle w:val="Hyperlink"/>
                    <w:noProof/>
                  </w:rPr>
                </w:rPrChange>
              </w:rPr>
              <w:delText>Software Development &amp; Compatibility</w:delText>
            </w:r>
            <w:r w:rsidDel="00871702">
              <w:rPr>
                <w:noProof/>
                <w:webHidden/>
              </w:rPr>
              <w:tab/>
            </w:r>
            <w:r w:rsidR="007E2D4F" w:rsidDel="00871702">
              <w:rPr>
                <w:noProof/>
                <w:webHidden/>
              </w:rPr>
              <w:delText>65</w:delText>
            </w:r>
          </w:del>
        </w:p>
        <w:p w14:paraId="24A44C3E" w14:textId="5BC9340B" w:rsidR="00CD5701" w:rsidDel="00871702" w:rsidRDefault="00CD5701">
          <w:pPr>
            <w:pStyle w:val="TOC3"/>
            <w:tabs>
              <w:tab w:val="right" w:leader="dot" w:pos="9016"/>
            </w:tabs>
            <w:rPr>
              <w:del w:id="698" w:author="Andrew Instone-Cowie" w:date="2025-03-03T15:39:00Z" w16du:dateUtc="2025-03-03T15:39:00Z"/>
              <w:noProof/>
              <w:lang w:val="en-GB" w:eastAsia="en-GB"/>
            </w:rPr>
          </w:pPr>
          <w:del w:id="699" w:author="Andrew Instone-Cowie" w:date="2025-03-03T15:39:00Z" w16du:dateUtc="2025-03-03T15:39:00Z">
            <w:r w:rsidRPr="00871702" w:rsidDel="00871702">
              <w:rPr>
                <w:noProof/>
                <w:rPrChange w:id="700" w:author="Andrew Instone-Cowie" w:date="2025-03-03T15:39:00Z" w16du:dateUtc="2025-03-03T15:39:00Z">
                  <w:rPr>
                    <w:rStyle w:val="Hyperlink"/>
                    <w:noProof/>
                  </w:rPr>
                </w:rPrChange>
              </w:rPr>
              <w:delText>Development Environment</w:delText>
            </w:r>
            <w:r w:rsidDel="00871702">
              <w:rPr>
                <w:noProof/>
                <w:webHidden/>
              </w:rPr>
              <w:tab/>
            </w:r>
            <w:r w:rsidR="007E2D4F" w:rsidDel="00871702">
              <w:rPr>
                <w:noProof/>
                <w:webHidden/>
              </w:rPr>
              <w:delText>65</w:delText>
            </w:r>
          </w:del>
        </w:p>
        <w:p w14:paraId="4E0DA99F" w14:textId="0B747629" w:rsidR="00CD5701" w:rsidDel="00871702" w:rsidRDefault="00CD5701">
          <w:pPr>
            <w:pStyle w:val="TOC3"/>
            <w:tabs>
              <w:tab w:val="right" w:leader="dot" w:pos="9016"/>
            </w:tabs>
            <w:rPr>
              <w:del w:id="701" w:author="Andrew Instone-Cowie" w:date="2025-03-03T15:39:00Z" w16du:dateUtc="2025-03-03T15:39:00Z"/>
              <w:noProof/>
              <w:lang w:val="en-GB" w:eastAsia="en-GB"/>
            </w:rPr>
          </w:pPr>
          <w:del w:id="702" w:author="Andrew Instone-Cowie" w:date="2025-03-03T15:39:00Z" w16du:dateUtc="2025-03-03T15:39:00Z">
            <w:r w:rsidRPr="00871702" w:rsidDel="00871702">
              <w:rPr>
                <w:noProof/>
                <w:rPrChange w:id="703" w:author="Andrew Instone-Cowie" w:date="2025-03-03T15:39:00Z" w16du:dateUtc="2025-03-03T15:39:00Z">
                  <w:rPr>
                    <w:rStyle w:val="Hyperlink"/>
                    <w:noProof/>
                  </w:rPr>
                </w:rPrChange>
              </w:rPr>
              <w:delText>Source Code Availability</w:delText>
            </w:r>
            <w:r w:rsidDel="00871702">
              <w:rPr>
                <w:noProof/>
                <w:webHidden/>
              </w:rPr>
              <w:tab/>
            </w:r>
            <w:r w:rsidR="007E2D4F" w:rsidDel="00871702">
              <w:rPr>
                <w:noProof/>
                <w:webHidden/>
              </w:rPr>
              <w:delText>65</w:delText>
            </w:r>
          </w:del>
        </w:p>
        <w:p w14:paraId="7D3118B4" w14:textId="41F1A8F0" w:rsidR="00CD5701" w:rsidDel="00871702" w:rsidRDefault="00CD5701">
          <w:pPr>
            <w:pStyle w:val="TOC3"/>
            <w:tabs>
              <w:tab w:val="right" w:leader="dot" w:pos="9016"/>
            </w:tabs>
            <w:rPr>
              <w:del w:id="704" w:author="Andrew Instone-Cowie" w:date="2025-03-03T15:39:00Z" w16du:dateUtc="2025-03-03T15:39:00Z"/>
              <w:noProof/>
              <w:lang w:val="en-GB" w:eastAsia="en-GB"/>
            </w:rPr>
          </w:pPr>
          <w:del w:id="705" w:author="Andrew Instone-Cowie" w:date="2025-03-03T15:39:00Z" w16du:dateUtc="2025-03-03T15:39:00Z">
            <w:r w:rsidRPr="00871702" w:rsidDel="00871702">
              <w:rPr>
                <w:noProof/>
                <w:rPrChange w:id="706" w:author="Andrew Instone-Cowie" w:date="2025-03-03T15:39:00Z" w16du:dateUtc="2025-03-03T15:39:00Z">
                  <w:rPr>
                    <w:rStyle w:val="Hyperlink"/>
                    <w:noProof/>
                  </w:rPr>
                </w:rPrChange>
              </w:rPr>
              <w:delText>Simulator Software Compatibility</w:delText>
            </w:r>
            <w:r w:rsidDel="00871702">
              <w:rPr>
                <w:noProof/>
                <w:webHidden/>
              </w:rPr>
              <w:tab/>
            </w:r>
            <w:r w:rsidR="007E2D4F" w:rsidDel="00871702">
              <w:rPr>
                <w:noProof/>
                <w:webHidden/>
              </w:rPr>
              <w:delText>65</w:delText>
            </w:r>
          </w:del>
        </w:p>
        <w:p w14:paraId="5F8DB51D" w14:textId="4B4E73F4" w:rsidR="00CD5701" w:rsidDel="00871702" w:rsidRDefault="00CD5701">
          <w:pPr>
            <w:pStyle w:val="TOC1"/>
            <w:tabs>
              <w:tab w:val="right" w:leader="dot" w:pos="9016"/>
            </w:tabs>
            <w:rPr>
              <w:del w:id="707" w:author="Andrew Instone-Cowie" w:date="2025-03-03T15:39:00Z" w16du:dateUtc="2025-03-03T15:39:00Z"/>
              <w:rFonts w:eastAsiaTheme="minorEastAsia"/>
              <w:noProof/>
              <w:lang w:eastAsia="en-GB"/>
            </w:rPr>
          </w:pPr>
          <w:del w:id="708" w:author="Andrew Instone-Cowie" w:date="2025-03-03T15:39:00Z" w16du:dateUtc="2025-03-03T15:39:00Z">
            <w:r w:rsidRPr="00871702" w:rsidDel="00871702">
              <w:rPr>
                <w:noProof/>
                <w:rPrChange w:id="709" w:author="Andrew Instone-Cowie" w:date="2025-03-03T15:39:00Z" w16du:dateUtc="2025-03-03T15:39:00Z">
                  <w:rPr>
                    <w:rStyle w:val="Hyperlink"/>
                    <w:noProof/>
                  </w:rPr>
                </w:rPrChange>
              </w:rPr>
              <w:delText>USB-to-Serial Adapters</w:delText>
            </w:r>
            <w:r w:rsidDel="00871702">
              <w:rPr>
                <w:noProof/>
                <w:webHidden/>
              </w:rPr>
              <w:tab/>
            </w:r>
            <w:r w:rsidR="007E2D4F" w:rsidDel="00871702">
              <w:rPr>
                <w:noProof/>
                <w:webHidden/>
              </w:rPr>
              <w:delText>66</w:delText>
            </w:r>
          </w:del>
        </w:p>
        <w:p w14:paraId="5A69FFF6" w14:textId="00AFA80D" w:rsidR="00CD5701" w:rsidDel="00871702" w:rsidRDefault="00CD5701">
          <w:pPr>
            <w:pStyle w:val="TOC3"/>
            <w:tabs>
              <w:tab w:val="right" w:leader="dot" w:pos="9016"/>
            </w:tabs>
            <w:rPr>
              <w:del w:id="710" w:author="Andrew Instone-Cowie" w:date="2025-03-03T15:39:00Z" w16du:dateUtc="2025-03-03T15:39:00Z"/>
              <w:noProof/>
              <w:lang w:val="en-GB" w:eastAsia="en-GB"/>
            </w:rPr>
          </w:pPr>
          <w:del w:id="711" w:author="Andrew Instone-Cowie" w:date="2025-03-03T15:39:00Z" w16du:dateUtc="2025-03-03T15:39:00Z">
            <w:r w:rsidRPr="00871702" w:rsidDel="00871702">
              <w:rPr>
                <w:noProof/>
                <w:rPrChange w:id="712" w:author="Andrew Instone-Cowie" w:date="2025-03-03T15:39:00Z" w16du:dateUtc="2025-03-03T15:39:00Z">
                  <w:rPr>
                    <w:rStyle w:val="Hyperlink"/>
                    <w:noProof/>
                  </w:rPr>
                </w:rPrChange>
              </w:rPr>
              <w:delText>Driver Installation</w:delText>
            </w:r>
            <w:r w:rsidDel="00871702">
              <w:rPr>
                <w:noProof/>
                <w:webHidden/>
              </w:rPr>
              <w:tab/>
            </w:r>
            <w:r w:rsidR="007E2D4F" w:rsidDel="00871702">
              <w:rPr>
                <w:noProof/>
                <w:webHidden/>
              </w:rPr>
              <w:delText>67</w:delText>
            </w:r>
          </w:del>
        </w:p>
        <w:p w14:paraId="2F8D65D2" w14:textId="7849756E" w:rsidR="00CD5701" w:rsidDel="00871702" w:rsidRDefault="00CD5701">
          <w:pPr>
            <w:pStyle w:val="TOC3"/>
            <w:tabs>
              <w:tab w:val="right" w:leader="dot" w:pos="9016"/>
            </w:tabs>
            <w:rPr>
              <w:del w:id="713" w:author="Andrew Instone-Cowie" w:date="2025-03-03T15:39:00Z" w16du:dateUtc="2025-03-03T15:39:00Z"/>
              <w:noProof/>
              <w:lang w:val="en-GB" w:eastAsia="en-GB"/>
            </w:rPr>
          </w:pPr>
          <w:del w:id="714" w:author="Andrew Instone-Cowie" w:date="2025-03-03T15:39:00Z" w16du:dateUtc="2025-03-03T15:39:00Z">
            <w:r w:rsidRPr="00871702" w:rsidDel="00871702">
              <w:rPr>
                <w:noProof/>
                <w:rPrChange w:id="715" w:author="Andrew Instone-Cowie" w:date="2025-03-03T15:39:00Z" w16du:dateUtc="2025-03-03T15:39:00Z">
                  <w:rPr>
                    <w:rStyle w:val="Hyperlink"/>
                    <w:noProof/>
                  </w:rPr>
                </w:rPrChange>
              </w:rPr>
              <w:delText>Driver Verification</w:delText>
            </w:r>
            <w:r w:rsidDel="00871702">
              <w:rPr>
                <w:noProof/>
                <w:webHidden/>
              </w:rPr>
              <w:tab/>
            </w:r>
            <w:r w:rsidR="007E2D4F" w:rsidDel="00871702">
              <w:rPr>
                <w:noProof/>
                <w:webHidden/>
              </w:rPr>
              <w:delText>69</w:delText>
            </w:r>
          </w:del>
        </w:p>
        <w:p w14:paraId="5E8800E1" w14:textId="43A19358" w:rsidR="00CD5701" w:rsidDel="00871702" w:rsidRDefault="00CD5701">
          <w:pPr>
            <w:pStyle w:val="TOC3"/>
            <w:tabs>
              <w:tab w:val="right" w:leader="dot" w:pos="9016"/>
            </w:tabs>
            <w:rPr>
              <w:del w:id="716" w:author="Andrew Instone-Cowie" w:date="2025-03-03T15:39:00Z" w16du:dateUtc="2025-03-03T15:39:00Z"/>
              <w:noProof/>
              <w:lang w:val="en-GB" w:eastAsia="en-GB"/>
            </w:rPr>
          </w:pPr>
          <w:del w:id="717" w:author="Andrew Instone-Cowie" w:date="2025-03-03T15:39:00Z" w16du:dateUtc="2025-03-03T15:39:00Z">
            <w:r w:rsidRPr="00871702" w:rsidDel="00871702">
              <w:rPr>
                <w:noProof/>
                <w:rPrChange w:id="718" w:author="Andrew Instone-Cowie" w:date="2025-03-03T15:39:00Z" w16du:dateUtc="2025-03-03T15:39:00Z">
                  <w:rPr>
                    <w:rStyle w:val="Hyperlink"/>
                    <w:noProof/>
                  </w:rPr>
                </w:rPrChange>
              </w:rPr>
              <w:delText>COM Port Reconfiguration</w:delText>
            </w:r>
            <w:r w:rsidDel="00871702">
              <w:rPr>
                <w:noProof/>
                <w:webHidden/>
              </w:rPr>
              <w:tab/>
            </w:r>
            <w:r w:rsidR="007E2D4F" w:rsidDel="00871702">
              <w:rPr>
                <w:noProof/>
                <w:webHidden/>
              </w:rPr>
              <w:delText>72</w:delText>
            </w:r>
          </w:del>
        </w:p>
        <w:p w14:paraId="22969E8B" w14:textId="62717C33" w:rsidR="00CD5701" w:rsidDel="00871702" w:rsidRDefault="00CD5701">
          <w:pPr>
            <w:pStyle w:val="TOC1"/>
            <w:tabs>
              <w:tab w:val="right" w:leader="dot" w:pos="9016"/>
            </w:tabs>
            <w:rPr>
              <w:del w:id="719" w:author="Andrew Instone-Cowie" w:date="2025-03-03T15:39:00Z" w16du:dateUtc="2025-03-03T15:39:00Z"/>
              <w:rFonts w:eastAsiaTheme="minorEastAsia"/>
              <w:noProof/>
              <w:lang w:eastAsia="en-GB"/>
            </w:rPr>
          </w:pPr>
          <w:del w:id="720" w:author="Andrew Instone-Cowie" w:date="2025-03-03T15:39:00Z" w16du:dateUtc="2025-03-03T15:39:00Z">
            <w:r w:rsidRPr="00871702" w:rsidDel="00871702">
              <w:rPr>
                <w:noProof/>
                <w:rPrChange w:id="721" w:author="Andrew Instone-Cowie" w:date="2025-03-03T15:39:00Z" w16du:dateUtc="2025-03-03T15:39:00Z">
                  <w:rPr>
                    <w:rStyle w:val="Hyperlink"/>
                    <w:noProof/>
                  </w:rPr>
                </w:rPrChange>
              </w:rPr>
              <w:delText>Appendices</w:delText>
            </w:r>
            <w:r w:rsidDel="00871702">
              <w:rPr>
                <w:noProof/>
                <w:webHidden/>
              </w:rPr>
              <w:tab/>
            </w:r>
            <w:r w:rsidR="007E2D4F" w:rsidDel="00871702">
              <w:rPr>
                <w:noProof/>
                <w:webHidden/>
              </w:rPr>
              <w:delText>76</w:delText>
            </w:r>
          </w:del>
        </w:p>
        <w:p w14:paraId="074CF611" w14:textId="54DA90EE" w:rsidR="00CD5701" w:rsidDel="00871702" w:rsidRDefault="00CD5701">
          <w:pPr>
            <w:pStyle w:val="TOC2"/>
            <w:tabs>
              <w:tab w:val="right" w:leader="dot" w:pos="9016"/>
            </w:tabs>
            <w:rPr>
              <w:del w:id="722" w:author="Andrew Instone-Cowie" w:date="2025-03-03T15:39:00Z" w16du:dateUtc="2025-03-03T15:39:00Z"/>
              <w:rFonts w:eastAsiaTheme="minorEastAsia"/>
              <w:noProof/>
              <w:lang w:eastAsia="en-GB"/>
            </w:rPr>
          </w:pPr>
          <w:del w:id="723" w:author="Andrew Instone-Cowie" w:date="2025-03-03T15:39:00Z" w16du:dateUtc="2025-03-03T15:39:00Z">
            <w:r w:rsidRPr="00871702" w:rsidDel="00871702">
              <w:rPr>
                <w:noProof/>
                <w:rPrChange w:id="724" w:author="Andrew Instone-Cowie" w:date="2025-03-03T15:39:00Z" w16du:dateUtc="2025-03-03T15:39:00Z">
                  <w:rPr>
                    <w:rStyle w:val="Hyperlink"/>
                    <w:noProof/>
                  </w:rPr>
                </w:rPrChange>
              </w:rPr>
              <w:delText>Appendix A: MBI Protocol Description</w:delText>
            </w:r>
            <w:r w:rsidDel="00871702">
              <w:rPr>
                <w:noProof/>
                <w:webHidden/>
              </w:rPr>
              <w:tab/>
            </w:r>
            <w:r w:rsidR="007E2D4F" w:rsidDel="00871702">
              <w:rPr>
                <w:noProof/>
                <w:webHidden/>
              </w:rPr>
              <w:delText>76</w:delText>
            </w:r>
          </w:del>
        </w:p>
        <w:p w14:paraId="2E88AD2A" w14:textId="0253084E" w:rsidR="00CD5701" w:rsidDel="00871702" w:rsidRDefault="00CD5701">
          <w:pPr>
            <w:pStyle w:val="TOC2"/>
            <w:tabs>
              <w:tab w:val="right" w:leader="dot" w:pos="9016"/>
            </w:tabs>
            <w:rPr>
              <w:del w:id="725" w:author="Andrew Instone-Cowie" w:date="2025-03-03T15:39:00Z" w16du:dateUtc="2025-03-03T15:39:00Z"/>
              <w:rFonts w:eastAsiaTheme="minorEastAsia"/>
              <w:noProof/>
              <w:lang w:eastAsia="en-GB"/>
            </w:rPr>
          </w:pPr>
          <w:del w:id="726" w:author="Andrew Instone-Cowie" w:date="2025-03-03T15:39:00Z" w16du:dateUtc="2025-03-03T15:39:00Z">
            <w:r w:rsidRPr="00871702" w:rsidDel="00871702">
              <w:rPr>
                <w:noProof/>
                <w:rPrChange w:id="727" w:author="Andrew Instone-Cowie" w:date="2025-03-03T15:39:00Z" w16du:dateUtc="2025-03-03T15:39:00Z">
                  <w:rPr>
                    <w:rStyle w:val="Hyperlink"/>
                    <w:noProof/>
                  </w:rPr>
                </w:rPrChange>
              </w:rPr>
              <w:delText>Appendix B: MBI Protocol Commands</w:delText>
            </w:r>
            <w:r w:rsidDel="00871702">
              <w:rPr>
                <w:noProof/>
                <w:webHidden/>
              </w:rPr>
              <w:tab/>
            </w:r>
            <w:r w:rsidR="007E2D4F" w:rsidDel="00871702">
              <w:rPr>
                <w:noProof/>
                <w:webHidden/>
              </w:rPr>
              <w:delText>77</w:delText>
            </w:r>
          </w:del>
        </w:p>
        <w:p w14:paraId="4C67E692" w14:textId="5433FAD1" w:rsidR="00CD5701" w:rsidDel="00871702" w:rsidRDefault="00CD5701">
          <w:pPr>
            <w:pStyle w:val="TOC2"/>
            <w:tabs>
              <w:tab w:val="right" w:leader="dot" w:pos="9016"/>
            </w:tabs>
            <w:rPr>
              <w:del w:id="728" w:author="Andrew Instone-Cowie" w:date="2025-03-03T15:39:00Z" w16du:dateUtc="2025-03-03T15:39:00Z"/>
              <w:rFonts w:eastAsiaTheme="minorEastAsia"/>
              <w:noProof/>
              <w:lang w:eastAsia="en-GB"/>
            </w:rPr>
          </w:pPr>
          <w:del w:id="729" w:author="Andrew Instone-Cowie" w:date="2025-03-03T15:39:00Z" w16du:dateUtc="2025-03-03T15:39:00Z">
            <w:r w:rsidRPr="00871702" w:rsidDel="00871702">
              <w:rPr>
                <w:noProof/>
                <w:rPrChange w:id="730" w:author="Andrew Instone-Cowie" w:date="2025-03-03T15:39:00Z" w16du:dateUtc="2025-03-03T15:39:00Z">
                  <w:rPr>
                    <w:rStyle w:val="Hyperlink"/>
                    <w:noProof/>
                  </w:rPr>
                </w:rPrChange>
              </w:rPr>
              <w:delText>Appendix C: Metrics Tables</w:delText>
            </w:r>
            <w:r w:rsidDel="00871702">
              <w:rPr>
                <w:noProof/>
                <w:webHidden/>
              </w:rPr>
              <w:tab/>
            </w:r>
            <w:r w:rsidR="007E2D4F" w:rsidDel="00871702">
              <w:rPr>
                <w:noProof/>
                <w:webHidden/>
              </w:rPr>
              <w:delText>78</w:delText>
            </w:r>
          </w:del>
        </w:p>
        <w:p w14:paraId="49053F5D" w14:textId="4EC0DD35" w:rsidR="00CD5701" w:rsidDel="00871702" w:rsidRDefault="00CD5701">
          <w:pPr>
            <w:pStyle w:val="TOC3"/>
            <w:tabs>
              <w:tab w:val="right" w:leader="dot" w:pos="9016"/>
            </w:tabs>
            <w:rPr>
              <w:del w:id="731" w:author="Andrew Instone-Cowie" w:date="2025-03-03T15:39:00Z" w16du:dateUtc="2025-03-03T15:39:00Z"/>
              <w:noProof/>
              <w:lang w:val="en-GB" w:eastAsia="en-GB"/>
            </w:rPr>
          </w:pPr>
          <w:del w:id="732" w:author="Andrew Instone-Cowie" w:date="2025-03-03T15:39:00Z" w16du:dateUtc="2025-03-03T15:39:00Z">
            <w:r w:rsidRPr="00871702" w:rsidDel="00871702">
              <w:rPr>
                <w:noProof/>
                <w:rPrChange w:id="733" w:author="Andrew Instone-Cowie" w:date="2025-03-03T15:39:00Z" w16du:dateUtc="2025-03-03T15:39:00Z">
                  <w:rPr>
                    <w:rStyle w:val="Hyperlink"/>
                    <w:noProof/>
                  </w:rPr>
                </w:rPrChange>
              </w:rPr>
              <w:delText>Inter-Blow &amp; Inter-Row Interval</w:delText>
            </w:r>
            <w:r w:rsidDel="00871702">
              <w:rPr>
                <w:noProof/>
                <w:webHidden/>
              </w:rPr>
              <w:tab/>
            </w:r>
            <w:r w:rsidR="007E2D4F" w:rsidDel="00871702">
              <w:rPr>
                <w:noProof/>
                <w:webHidden/>
              </w:rPr>
              <w:delText>78</w:delText>
            </w:r>
          </w:del>
        </w:p>
        <w:p w14:paraId="695CA1D5" w14:textId="0044BA11" w:rsidR="00CD5701" w:rsidDel="00871702" w:rsidRDefault="00CD5701">
          <w:pPr>
            <w:pStyle w:val="TOC3"/>
            <w:tabs>
              <w:tab w:val="right" w:leader="dot" w:pos="9016"/>
            </w:tabs>
            <w:rPr>
              <w:del w:id="734" w:author="Andrew Instone-Cowie" w:date="2025-03-03T15:39:00Z" w16du:dateUtc="2025-03-03T15:39:00Z"/>
              <w:noProof/>
              <w:lang w:val="en-GB" w:eastAsia="en-GB"/>
            </w:rPr>
          </w:pPr>
          <w:del w:id="735" w:author="Andrew Instone-Cowie" w:date="2025-03-03T15:39:00Z" w16du:dateUtc="2025-03-03T15:39:00Z">
            <w:r w:rsidRPr="00871702" w:rsidDel="00871702">
              <w:rPr>
                <w:noProof/>
                <w:rPrChange w:id="736" w:author="Andrew Instone-Cowie" w:date="2025-03-03T15:39:00Z" w16du:dateUtc="2025-03-03T15:39:00Z">
                  <w:rPr>
                    <w:rStyle w:val="Hyperlink"/>
                    <w:noProof/>
                  </w:rPr>
                </w:rPrChange>
              </w:rPr>
              <w:delText>Sensor Pulse Duration</w:delText>
            </w:r>
            <w:r w:rsidDel="00871702">
              <w:rPr>
                <w:noProof/>
                <w:webHidden/>
              </w:rPr>
              <w:tab/>
            </w:r>
            <w:r w:rsidR="007E2D4F" w:rsidDel="00871702">
              <w:rPr>
                <w:noProof/>
                <w:webHidden/>
              </w:rPr>
              <w:delText>79</w:delText>
            </w:r>
          </w:del>
        </w:p>
        <w:p w14:paraId="21B95A6C" w14:textId="752D7B1D" w:rsidR="00CD5701" w:rsidDel="00871702" w:rsidRDefault="00CD5701">
          <w:pPr>
            <w:pStyle w:val="TOC3"/>
            <w:tabs>
              <w:tab w:val="right" w:leader="dot" w:pos="9016"/>
            </w:tabs>
            <w:rPr>
              <w:del w:id="737" w:author="Andrew Instone-Cowie" w:date="2025-03-03T15:39:00Z" w16du:dateUtc="2025-03-03T15:39:00Z"/>
              <w:noProof/>
              <w:lang w:val="en-GB" w:eastAsia="en-GB"/>
            </w:rPr>
          </w:pPr>
          <w:del w:id="738" w:author="Andrew Instone-Cowie" w:date="2025-03-03T15:39:00Z" w16du:dateUtc="2025-03-03T15:39:00Z">
            <w:r w:rsidRPr="00871702" w:rsidDel="00871702">
              <w:rPr>
                <w:noProof/>
                <w:rPrChange w:id="739" w:author="Andrew Instone-Cowie" w:date="2025-03-03T15:39:00Z" w16du:dateUtc="2025-03-03T15:39:00Z">
                  <w:rPr>
                    <w:rStyle w:val="Hyperlink"/>
                    <w:noProof/>
                  </w:rPr>
                </w:rPrChange>
              </w:rPr>
              <w:delText>BDC-to-Strike Intervals</w:delText>
            </w:r>
            <w:r w:rsidDel="00871702">
              <w:rPr>
                <w:noProof/>
                <w:webHidden/>
              </w:rPr>
              <w:tab/>
            </w:r>
            <w:r w:rsidR="007E2D4F" w:rsidDel="00871702">
              <w:rPr>
                <w:noProof/>
                <w:webHidden/>
              </w:rPr>
              <w:delText>80</w:delText>
            </w:r>
          </w:del>
        </w:p>
        <w:p w14:paraId="5ECEA63E" w14:textId="162D33F7" w:rsidR="00CD5701" w:rsidDel="00871702" w:rsidRDefault="00CD5701">
          <w:pPr>
            <w:pStyle w:val="TOC2"/>
            <w:tabs>
              <w:tab w:val="right" w:leader="dot" w:pos="9016"/>
            </w:tabs>
            <w:rPr>
              <w:del w:id="740" w:author="Andrew Instone-Cowie" w:date="2025-03-03T15:39:00Z" w16du:dateUtc="2025-03-03T15:39:00Z"/>
              <w:rFonts w:eastAsiaTheme="minorEastAsia"/>
              <w:noProof/>
              <w:lang w:eastAsia="en-GB"/>
            </w:rPr>
          </w:pPr>
          <w:del w:id="741" w:author="Andrew Instone-Cowie" w:date="2025-03-03T15:39:00Z" w16du:dateUtc="2025-03-03T15:39:00Z">
            <w:r w:rsidRPr="00871702" w:rsidDel="00871702">
              <w:rPr>
                <w:noProof/>
                <w:rPrChange w:id="742" w:author="Andrew Instone-Cowie" w:date="2025-03-03T15:39:00Z" w16du:dateUtc="2025-03-03T15:39:00Z">
                  <w:rPr>
                    <w:rStyle w:val="Hyperlink"/>
                    <w:noProof/>
                  </w:rPr>
                </w:rPrChange>
              </w:rPr>
              <w:delText>Appendix D: CLI Command Reference</w:delText>
            </w:r>
            <w:r w:rsidDel="00871702">
              <w:rPr>
                <w:noProof/>
                <w:webHidden/>
              </w:rPr>
              <w:tab/>
            </w:r>
            <w:r w:rsidR="007E2D4F" w:rsidDel="00871702">
              <w:rPr>
                <w:noProof/>
                <w:webHidden/>
              </w:rPr>
              <w:delText>81</w:delText>
            </w:r>
          </w:del>
        </w:p>
        <w:p w14:paraId="38CC7D87" w14:textId="5255D716" w:rsidR="00CD5701" w:rsidDel="00871702" w:rsidRDefault="00CD5701">
          <w:pPr>
            <w:pStyle w:val="TOC2"/>
            <w:tabs>
              <w:tab w:val="right" w:leader="dot" w:pos="9016"/>
            </w:tabs>
            <w:rPr>
              <w:del w:id="743" w:author="Andrew Instone-Cowie" w:date="2025-03-03T15:39:00Z" w16du:dateUtc="2025-03-03T15:39:00Z"/>
              <w:rFonts w:eastAsiaTheme="minorEastAsia"/>
              <w:noProof/>
              <w:lang w:eastAsia="en-GB"/>
            </w:rPr>
          </w:pPr>
          <w:del w:id="744" w:author="Andrew Instone-Cowie" w:date="2025-03-03T15:39:00Z" w16du:dateUtc="2025-03-03T15:39:00Z">
            <w:r w:rsidRPr="00871702" w:rsidDel="00871702">
              <w:rPr>
                <w:noProof/>
                <w:rPrChange w:id="745" w:author="Andrew Instone-Cowie" w:date="2025-03-03T15:39:00Z" w16du:dateUtc="2025-03-03T15:39:00Z">
                  <w:rPr>
                    <w:rStyle w:val="Hyperlink"/>
                    <w:noProof/>
                  </w:rPr>
                </w:rPrChange>
              </w:rPr>
              <w:delText>Appendix E: Diagnostic LED Codes</w:delText>
            </w:r>
            <w:r w:rsidDel="00871702">
              <w:rPr>
                <w:noProof/>
                <w:webHidden/>
              </w:rPr>
              <w:tab/>
            </w:r>
            <w:r w:rsidR="007E2D4F" w:rsidDel="00871702">
              <w:rPr>
                <w:noProof/>
                <w:webHidden/>
              </w:rPr>
              <w:delText>83</w:delText>
            </w:r>
          </w:del>
        </w:p>
        <w:p w14:paraId="17F87831" w14:textId="58E78A5B" w:rsidR="00CD5701" w:rsidDel="00871702" w:rsidRDefault="00CD5701">
          <w:pPr>
            <w:pStyle w:val="TOC2"/>
            <w:tabs>
              <w:tab w:val="right" w:leader="dot" w:pos="9016"/>
            </w:tabs>
            <w:rPr>
              <w:del w:id="746" w:author="Andrew Instone-Cowie" w:date="2025-03-03T15:39:00Z" w16du:dateUtc="2025-03-03T15:39:00Z"/>
              <w:rFonts w:eastAsiaTheme="minorEastAsia"/>
              <w:noProof/>
              <w:lang w:eastAsia="en-GB"/>
            </w:rPr>
          </w:pPr>
          <w:del w:id="747" w:author="Andrew Instone-Cowie" w:date="2025-03-03T15:39:00Z" w16du:dateUtc="2025-03-03T15:39:00Z">
            <w:r w:rsidRPr="00871702" w:rsidDel="00871702">
              <w:rPr>
                <w:noProof/>
                <w:rPrChange w:id="748" w:author="Andrew Instone-Cowie" w:date="2025-03-03T15:39:00Z" w16du:dateUtc="2025-03-03T15:39:00Z">
                  <w:rPr>
                    <w:rStyle w:val="Hyperlink"/>
                    <w:noProof/>
                  </w:rPr>
                </w:rPrChange>
              </w:rPr>
              <w:delText>Appendix F: Useful Links</w:delText>
            </w:r>
            <w:r w:rsidDel="00871702">
              <w:rPr>
                <w:noProof/>
                <w:webHidden/>
              </w:rPr>
              <w:tab/>
            </w:r>
            <w:r w:rsidR="007E2D4F" w:rsidDel="00871702">
              <w:rPr>
                <w:noProof/>
                <w:webHidden/>
              </w:rPr>
              <w:delText>84</w:delText>
            </w:r>
          </w:del>
        </w:p>
        <w:p w14:paraId="3227A29A" w14:textId="1FF7B056" w:rsidR="00CD5701" w:rsidDel="00871702" w:rsidRDefault="00CD5701">
          <w:pPr>
            <w:pStyle w:val="TOC2"/>
            <w:tabs>
              <w:tab w:val="right" w:leader="dot" w:pos="9016"/>
            </w:tabs>
            <w:rPr>
              <w:del w:id="749" w:author="Andrew Instone-Cowie" w:date="2025-03-03T15:39:00Z" w16du:dateUtc="2025-03-03T15:39:00Z"/>
              <w:rFonts w:eastAsiaTheme="minorEastAsia"/>
              <w:noProof/>
              <w:lang w:eastAsia="en-GB"/>
            </w:rPr>
          </w:pPr>
          <w:del w:id="750" w:author="Andrew Instone-Cowie" w:date="2025-03-03T15:39:00Z" w16du:dateUtc="2025-03-03T15:39:00Z">
            <w:r w:rsidRPr="00871702" w:rsidDel="00871702">
              <w:rPr>
                <w:noProof/>
                <w:rPrChange w:id="751" w:author="Andrew Instone-Cowie" w:date="2025-03-03T15:39:00Z" w16du:dateUtc="2025-03-03T15:39:00Z">
                  <w:rPr>
                    <w:rStyle w:val="Hyperlink"/>
                    <w:noProof/>
                  </w:rPr>
                </w:rPrChange>
              </w:rPr>
              <w:delText>Appendix G: A Quarter Peal of Cambridge Surprise Minor</w:delText>
            </w:r>
            <w:r w:rsidDel="00871702">
              <w:rPr>
                <w:noProof/>
                <w:webHidden/>
              </w:rPr>
              <w:tab/>
            </w:r>
            <w:r w:rsidR="007E2D4F" w:rsidDel="00871702">
              <w:rPr>
                <w:noProof/>
                <w:webHidden/>
              </w:rPr>
              <w:delText>85</w:delText>
            </w:r>
          </w:del>
        </w:p>
        <w:p w14:paraId="3595CDA1" w14:textId="27FB8AE8" w:rsidR="00CD5701" w:rsidDel="00871702" w:rsidRDefault="00CD5701">
          <w:pPr>
            <w:pStyle w:val="TOC1"/>
            <w:tabs>
              <w:tab w:val="right" w:leader="dot" w:pos="9016"/>
            </w:tabs>
            <w:rPr>
              <w:del w:id="752" w:author="Andrew Instone-Cowie" w:date="2025-03-03T15:39:00Z" w16du:dateUtc="2025-03-03T15:39:00Z"/>
              <w:rFonts w:eastAsiaTheme="minorEastAsia"/>
              <w:noProof/>
              <w:lang w:eastAsia="en-GB"/>
            </w:rPr>
          </w:pPr>
          <w:del w:id="753" w:author="Andrew Instone-Cowie" w:date="2025-03-03T15:39:00Z" w16du:dateUtc="2025-03-03T15:39:00Z">
            <w:r w:rsidRPr="00871702" w:rsidDel="00871702">
              <w:rPr>
                <w:noProof/>
                <w:rPrChange w:id="754" w:author="Andrew Instone-Cowie" w:date="2025-03-03T15:39:00Z" w16du:dateUtc="2025-03-03T15:39:00Z">
                  <w:rPr>
                    <w:rStyle w:val="Hyperlink"/>
                    <w:noProof/>
                  </w:rPr>
                </w:rPrChange>
              </w:rPr>
              <w:delText>Licensing &amp; Disclaimers</w:delText>
            </w:r>
            <w:r w:rsidDel="00871702">
              <w:rPr>
                <w:noProof/>
                <w:webHidden/>
              </w:rPr>
              <w:tab/>
            </w:r>
            <w:r w:rsidR="007E2D4F" w:rsidDel="00871702">
              <w:rPr>
                <w:noProof/>
                <w:webHidden/>
              </w:rPr>
              <w:delText>86</w:delText>
            </w:r>
          </w:del>
        </w:p>
        <w:p w14:paraId="4EFE719A" w14:textId="2C5E8F39" w:rsidR="00CD5701" w:rsidDel="00871702" w:rsidRDefault="00CD5701">
          <w:pPr>
            <w:pStyle w:val="TOC2"/>
            <w:tabs>
              <w:tab w:val="right" w:leader="dot" w:pos="9016"/>
            </w:tabs>
            <w:rPr>
              <w:del w:id="755" w:author="Andrew Instone-Cowie" w:date="2025-03-03T15:39:00Z" w16du:dateUtc="2025-03-03T15:39:00Z"/>
              <w:rFonts w:eastAsiaTheme="minorEastAsia"/>
              <w:noProof/>
              <w:lang w:eastAsia="en-GB"/>
            </w:rPr>
          </w:pPr>
          <w:del w:id="756" w:author="Andrew Instone-Cowie" w:date="2025-03-03T15:39:00Z" w16du:dateUtc="2025-03-03T15:39:00Z">
            <w:r w:rsidRPr="00871702" w:rsidDel="00871702">
              <w:rPr>
                <w:noProof/>
                <w:rPrChange w:id="757" w:author="Andrew Instone-Cowie" w:date="2025-03-03T15:39:00Z" w16du:dateUtc="2025-03-03T15:39:00Z">
                  <w:rPr>
                    <w:rStyle w:val="Hyperlink"/>
                    <w:noProof/>
                  </w:rPr>
                </w:rPrChange>
              </w:rPr>
              <w:delText>Documentation</w:delText>
            </w:r>
            <w:r w:rsidDel="00871702">
              <w:rPr>
                <w:noProof/>
                <w:webHidden/>
              </w:rPr>
              <w:tab/>
            </w:r>
            <w:r w:rsidR="007E2D4F" w:rsidDel="00871702">
              <w:rPr>
                <w:noProof/>
                <w:webHidden/>
              </w:rPr>
              <w:delText>86</w:delText>
            </w:r>
          </w:del>
        </w:p>
        <w:p w14:paraId="1259122A" w14:textId="7C244C67" w:rsidR="00CD5701" w:rsidDel="00871702" w:rsidRDefault="00CD5701">
          <w:pPr>
            <w:pStyle w:val="TOC2"/>
            <w:tabs>
              <w:tab w:val="right" w:leader="dot" w:pos="9016"/>
            </w:tabs>
            <w:rPr>
              <w:del w:id="758" w:author="Andrew Instone-Cowie" w:date="2025-03-03T15:39:00Z" w16du:dateUtc="2025-03-03T15:39:00Z"/>
              <w:rFonts w:eastAsiaTheme="minorEastAsia"/>
              <w:noProof/>
              <w:lang w:eastAsia="en-GB"/>
            </w:rPr>
          </w:pPr>
          <w:del w:id="759" w:author="Andrew Instone-Cowie" w:date="2025-03-03T15:39:00Z" w16du:dateUtc="2025-03-03T15:39:00Z">
            <w:r w:rsidRPr="00871702" w:rsidDel="00871702">
              <w:rPr>
                <w:noProof/>
                <w:rPrChange w:id="760" w:author="Andrew Instone-Cowie" w:date="2025-03-03T15:39:00Z" w16du:dateUtc="2025-03-03T15:39:00Z">
                  <w:rPr>
                    <w:rStyle w:val="Hyperlink"/>
                    <w:noProof/>
                  </w:rPr>
                </w:rPrChange>
              </w:rPr>
              <w:delText>Software</w:delText>
            </w:r>
            <w:r w:rsidDel="00871702">
              <w:rPr>
                <w:noProof/>
                <w:webHidden/>
              </w:rPr>
              <w:tab/>
            </w:r>
            <w:r w:rsidR="007E2D4F" w:rsidDel="00871702">
              <w:rPr>
                <w:noProof/>
                <w:webHidden/>
              </w:rPr>
              <w:delText>86</w:delText>
            </w:r>
          </w:del>
        </w:p>
        <w:p w14:paraId="7E1A9A57" w14:textId="583CEF2E" w:rsidR="00CD5701" w:rsidDel="00871702" w:rsidRDefault="00CD5701">
          <w:pPr>
            <w:pStyle w:val="TOC1"/>
            <w:tabs>
              <w:tab w:val="right" w:leader="dot" w:pos="9016"/>
            </w:tabs>
            <w:rPr>
              <w:del w:id="761" w:author="Andrew Instone-Cowie" w:date="2025-03-03T15:39:00Z" w16du:dateUtc="2025-03-03T15:39:00Z"/>
              <w:rFonts w:eastAsiaTheme="minorEastAsia"/>
              <w:noProof/>
              <w:lang w:eastAsia="en-GB"/>
            </w:rPr>
          </w:pPr>
          <w:del w:id="762" w:author="Andrew Instone-Cowie" w:date="2025-03-03T15:39:00Z" w16du:dateUtc="2025-03-03T15:39:00Z">
            <w:r w:rsidRPr="00871702" w:rsidDel="00871702">
              <w:rPr>
                <w:noProof/>
                <w:rPrChange w:id="763" w:author="Andrew Instone-Cowie" w:date="2025-03-03T15:39:00Z" w16du:dateUtc="2025-03-03T15:39:00Z">
                  <w:rPr>
                    <w:rStyle w:val="Hyperlink"/>
                    <w:noProof/>
                  </w:rPr>
                </w:rPrChange>
              </w:rPr>
              <w:delText>Acknowledgements</w:delText>
            </w:r>
            <w:r w:rsidDel="00871702">
              <w:rPr>
                <w:noProof/>
                <w:webHidden/>
              </w:rPr>
              <w:tab/>
            </w:r>
            <w:r w:rsidR="007E2D4F" w:rsidDel="00871702">
              <w:rPr>
                <w:noProof/>
                <w:webHidden/>
              </w:rPr>
              <w:delText>87</w:delText>
            </w:r>
          </w:del>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764" w:name="_Toc191908772"/>
      <w:r>
        <w:t>I</w:t>
      </w:r>
      <w:r w:rsidR="00E35852">
        <w:t>ndex</w:t>
      </w:r>
      <w:r w:rsidR="003A3D10">
        <w:t xml:space="preserve"> of Figures</w:t>
      </w:r>
      <w:bookmarkEnd w:id="764"/>
    </w:p>
    <w:p w14:paraId="65B45130" w14:textId="53615D9D" w:rsidR="00871702" w:rsidRDefault="003A3D10" w:rsidP="001E792C">
      <w:pPr>
        <w:pStyle w:val="TableofFigures"/>
        <w:tabs>
          <w:tab w:val="right" w:leader="dot" w:pos="9016"/>
        </w:tabs>
        <w:spacing w:after="120"/>
        <w:rPr>
          <w:ins w:id="765" w:author="Andrew Instone-Cowie" w:date="2025-03-03T15:39:00Z" w16du:dateUtc="2025-03-03T15:39:00Z"/>
          <w:rFonts w:eastAsiaTheme="minorEastAsia"/>
          <w:noProof/>
          <w:kern w:val="2"/>
          <w:sz w:val="24"/>
          <w:szCs w:val="24"/>
          <w:lang w:eastAsia="en-GB"/>
          <w14:ligatures w14:val="standardContextual"/>
        </w:rPr>
        <w:pPrChange w:id="766" w:author="Andrew Instone-Cowie" w:date="2025-03-03T15:40:00Z" w16du:dateUtc="2025-03-03T15:40: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767" w:author="Andrew Instone-Cowie" w:date="2025-03-03T15:39:00Z" w16du:dateUtc="2025-03-03T15:39:00Z">
        <w:r w:rsidR="00871702" w:rsidRPr="00F10965">
          <w:rPr>
            <w:rStyle w:val="Hyperlink"/>
            <w:noProof/>
          </w:rPr>
          <w:fldChar w:fldCharType="begin"/>
        </w:r>
        <w:r w:rsidR="00871702" w:rsidRPr="00F10965">
          <w:rPr>
            <w:rStyle w:val="Hyperlink"/>
            <w:noProof/>
          </w:rPr>
          <w:instrText xml:space="preserve"> </w:instrText>
        </w:r>
        <w:r w:rsidR="00871702">
          <w:rPr>
            <w:noProof/>
          </w:rPr>
          <w:instrText>HYPERLINK \l "_Toc191908884"</w:instrText>
        </w:r>
        <w:r w:rsidR="00871702" w:rsidRPr="00F10965">
          <w:rPr>
            <w:rStyle w:val="Hyperlink"/>
            <w:noProof/>
          </w:rPr>
          <w:instrText xml:space="preserve"> </w:instrText>
        </w:r>
        <w:r w:rsidR="00871702" w:rsidRPr="00F10965">
          <w:rPr>
            <w:rStyle w:val="Hyperlink"/>
            <w:noProof/>
          </w:rPr>
        </w:r>
        <w:r w:rsidR="00871702" w:rsidRPr="00F10965">
          <w:rPr>
            <w:rStyle w:val="Hyperlink"/>
            <w:noProof/>
          </w:rPr>
          <w:fldChar w:fldCharType="separate"/>
        </w:r>
        <w:r w:rsidR="00871702" w:rsidRPr="00F10965">
          <w:rPr>
            <w:rStyle w:val="Hyperlink"/>
            <w:noProof/>
          </w:rPr>
          <w:t>Figure 1 – Documentation Map</w:t>
        </w:r>
        <w:r w:rsidR="00871702">
          <w:rPr>
            <w:noProof/>
            <w:webHidden/>
          </w:rPr>
          <w:tab/>
        </w:r>
        <w:r w:rsidR="00871702">
          <w:rPr>
            <w:noProof/>
            <w:webHidden/>
          </w:rPr>
          <w:fldChar w:fldCharType="begin"/>
        </w:r>
        <w:r w:rsidR="00871702">
          <w:rPr>
            <w:noProof/>
            <w:webHidden/>
          </w:rPr>
          <w:instrText xml:space="preserve"> PAGEREF _Toc191908884 \h </w:instrText>
        </w:r>
        <w:r w:rsidR="00871702">
          <w:rPr>
            <w:noProof/>
            <w:webHidden/>
          </w:rPr>
        </w:r>
      </w:ins>
      <w:r w:rsidR="00871702">
        <w:rPr>
          <w:noProof/>
          <w:webHidden/>
        </w:rPr>
        <w:fldChar w:fldCharType="separate"/>
      </w:r>
      <w:ins w:id="768" w:author="Andrew Instone-Cowie" w:date="2025-03-03T15:44:00Z" w16du:dateUtc="2025-03-03T15:44:00Z">
        <w:r w:rsidR="00AA5C58">
          <w:rPr>
            <w:noProof/>
            <w:webHidden/>
          </w:rPr>
          <w:t>9</w:t>
        </w:r>
      </w:ins>
      <w:ins w:id="769" w:author="Andrew Instone-Cowie" w:date="2025-03-03T15:39:00Z" w16du:dateUtc="2025-03-03T15:39:00Z">
        <w:r w:rsidR="00871702">
          <w:rPr>
            <w:noProof/>
            <w:webHidden/>
          </w:rPr>
          <w:fldChar w:fldCharType="end"/>
        </w:r>
        <w:r w:rsidR="00871702" w:rsidRPr="00F10965">
          <w:rPr>
            <w:rStyle w:val="Hyperlink"/>
            <w:noProof/>
          </w:rPr>
          <w:fldChar w:fldCharType="end"/>
        </w:r>
      </w:ins>
    </w:p>
    <w:p w14:paraId="519B85FD" w14:textId="186477B3" w:rsidR="00871702" w:rsidRDefault="00871702" w:rsidP="001E792C">
      <w:pPr>
        <w:pStyle w:val="TableofFigures"/>
        <w:tabs>
          <w:tab w:val="right" w:leader="dot" w:pos="9016"/>
        </w:tabs>
        <w:spacing w:after="120"/>
        <w:rPr>
          <w:ins w:id="770" w:author="Andrew Instone-Cowie" w:date="2025-03-03T15:39:00Z" w16du:dateUtc="2025-03-03T15:39:00Z"/>
          <w:rFonts w:eastAsiaTheme="minorEastAsia"/>
          <w:noProof/>
          <w:kern w:val="2"/>
          <w:sz w:val="24"/>
          <w:szCs w:val="24"/>
          <w:lang w:eastAsia="en-GB"/>
          <w14:ligatures w14:val="standardContextual"/>
        </w:rPr>
        <w:pPrChange w:id="771" w:author="Andrew Instone-Cowie" w:date="2025-03-03T15:40:00Z" w16du:dateUtc="2025-03-03T15:40:00Z">
          <w:pPr>
            <w:pStyle w:val="TableofFigures"/>
            <w:tabs>
              <w:tab w:val="right" w:leader="dot" w:pos="9016"/>
            </w:tabs>
          </w:pPr>
        </w:pPrChange>
      </w:pPr>
      <w:ins w:id="77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"_Toc191908885"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 – Simulator General Arrangement</w:t>
        </w:r>
        <w:r>
          <w:rPr>
            <w:noProof/>
            <w:webHidden/>
          </w:rPr>
          <w:tab/>
        </w:r>
        <w:r>
          <w:rPr>
            <w:noProof/>
            <w:webHidden/>
          </w:rPr>
          <w:fldChar w:fldCharType="begin"/>
        </w:r>
        <w:r>
          <w:rPr>
            <w:noProof/>
            <w:webHidden/>
          </w:rPr>
          <w:instrText xml:space="preserve"> PAGEREF _Toc191908885 \h </w:instrText>
        </w:r>
        <w:r>
          <w:rPr>
            <w:noProof/>
            <w:webHidden/>
          </w:rPr>
        </w:r>
      </w:ins>
      <w:r>
        <w:rPr>
          <w:noProof/>
          <w:webHidden/>
        </w:rPr>
        <w:fldChar w:fldCharType="separate"/>
      </w:r>
      <w:ins w:id="773" w:author="Andrew Instone-Cowie" w:date="2025-03-03T15:44:00Z" w16du:dateUtc="2025-03-03T15:44:00Z">
        <w:r w:rsidR="00AA5C58">
          <w:rPr>
            <w:noProof/>
            <w:webHidden/>
          </w:rPr>
          <w:t>11</w:t>
        </w:r>
      </w:ins>
      <w:ins w:id="774" w:author="Andrew Instone-Cowie" w:date="2025-03-03T15:39:00Z" w16du:dateUtc="2025-03-03T15:39:00Z">
        <w:r>
          <w:rPr>
            <w:noProof/>
            <w:webHidden/>
          </w:rPr>
          <w:fldChar w:fldCharType="end"/>
        </w:r>
        <w:r w:rsidRPr="00F10965">
          <w:rPr>
            <w:rStyle w:val="Hyperlink"/>
            <w:noProof/>
          </w:rPr>
          <w:fldChar w:fldCharType="end"/>
        </w:r>
      </w:ins>
    </w:p>
    <w:p w14:paraId="567015CC" w14:textId="72082470" w:rsidR="00871702" w:rsidRDefault="00871702" w:rsidP="001E792C">
      <w:pPr>
        <w:pStyle w:val="TableofFigures"/>
        <w:tabs>
          <w:tab w:val="right" w:leader="dot" w:pos="9016"/>
        </w:tabs>
        <w:spacing w:after="120"/>
        <w:rPr>
          <w:ins w:id="775" w:author="Andrew Instone-Cowie" w:date="2025-03-03T15:39:00Z" w16du:dateUtc="2025-03-03T15:39:00Z"/>
          <w:rFonts w:eastAsiaTheme="minorEastAsia"/>
          <w:noProof/>
          <w:kern w:val="2"/>
          <w:sz w:val="24"/>
          <w:szCs w:val="24"/>
          <w:lang w:eastAsia="en-GB"/>
          <w14:ligatures w14:val="standardContextual"/>
        </w:rPr>
        <w:pPrChange w:id="776" w:author="Andrew Instone-Cowie" w:date="2025-03-03T15:40:00Z" w16du:dateUtc="2025-03-03T15:40:00Z">
          <w:pPr>
            <w:pStyle w:val="TableofFigures"/>
            <w:tabs>
              <w:tab w:val="right" w:leader="dot" w:pos="9016"/>
            </w:tabs>
          </w:pPr>
        </w:pPrChange>
      </w:pPr>
      <w:ins w:id="77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"_Toc191908886"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 – Second PC Module General Arrangement</w:t>
        </w:r>
        <w:r>
          <w:rPr>
            <w:noProof/>
            <w:webHidden/>
          </w:rPr>
          <w:tab/>
        </w:r>
        <w:r>
          <w:rPr>
            <w:noProof/>
            <w:webHidden/>
          </w:rPr>
          <w:fldChar w:fldCharType="begin"/>
        </w:r>
        <w:r>
          <w:rPr>
            <w:noProof/>
            <w:webHidden/>
          </w:rPr>
          <w:instrText xml:space="preserve"> PAGEREF _Toc191908886 \h </w:instrText>
        </w:r>
        <w:r>
          <w:rPr>
            <w:noProof/>
            <w:webHidden/>
          </w:rPr>
        </w:r>
      </w:ins>
      <w:r>
        <w:rPr>
          <w:noProof/>
          <w:webHidden/>
        </w:rPr>
        <w:fldChar w:fldCharType="separate"/>
      </w:r>
      <w:ins w:id="778" w:author="Andrew Instone-Cowie" w:date="2025-03-03T15:44:00Z" w16du:dateUtc="2025-03-03T15:44:00Z">
        <w:r w:rsidR="00AA5C58">
          <w:rPr>
            <w:noProof/>
            <w:webHidden/>
          </w:rPr>
          <w:t>12</w:t>
        </w:r>
      </w:ins>
      <w:ins w:id="779" w:author="Andrew Instone-Cowie" w:date="2025-03-03T15:39:00Z" w16du:dateUtc="2025-03-03T15:39:00Z">
        <w:r>
          <w:rPr>
            <w:noProof/>
            <w:webHidden/>
          </w:rPr>
          <w:fldChar w:fldCharType="end"/>
        </w:r>
        <w:r w:rsidRPr="00F10965">
          <w:rPr>
            <w:rStyle w:val="Hyperlink"/>
            <w:noProof/>
          </w:rPr>
          <w:fldChar w:fldCharType="end"/>
        </w:r>
      </w:ins>
    </w:p>
    <w:p w14:paraId="2501199D" w14:textId="462A99DA" w:rsidR="00871702" w:rsidRDefault="00871702" w:rsidP="001E792C">
      <w:pPr>
        <w:pStyle w:val="TableofFigures"/>
        <w:tabs>
          <w:tab w:val="right" w:leader="dot" w:pos="9016"/>
        </w:tabs>
        <w:spacing w:after="120"/>
        <w:rPr>
          <w:ins w:id="780" w:author="Andrew Instone-Cowie" w:date="2025-03-03T15:39:00Z" w16du:dateUtc="2025-03-03T15:39:00Z"/>
          <w:rFonts w:eastAsiaTheme="minorEastAsia"/>
          <w:noProof/>
          <w:kern w:val="2"/>
          <w:sz w:val="24"/>
          <w:szCs w:val="24"/>
          <w:lang w:eastAsia="en-GB"/>
          <w14:ligatures w14:val="standardContextual"/>
        </w:rPr>
        <w:pPrChange w:id="781" w:author="Andrew Instone-Cowie" w:date="2025-03-03T15:40:00Z" w16du:dateUtc="2025-03-03T15:40:00Z">
          <w:pPr>
            <w:pStyle w:val="TableofFigures"/>
            <w:tabs>
              <w:tab w:val="right" w:leader="dot" w:pos="9016"/>
            </w:tabs>
          </w:pPr>
        </w:pPrChange>
      </w:pPr>
      <w:ins w:id="78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"_Toc191908887"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_Toc191908887 \h </w:instrText>
        </w:r>
        <w:r>
          <w:rPr>
            <w:noProof/>
            <w:webHidden/>
          </w:rPr>
        </w:r>
      </w:ins>
      <w:r>
        <w:rPr>
          <w:noProof/>
          <w:webHidden/>
        </w:rPr>
        <w:fldChar w:fldCharType="separate"/>
      </w:r>
      <w:ins w:id="783" w:author="Andrew Instone-Cowie" w:date="2025-03-03T15:44:00Z" w16du:dateUtc="2025-03-03T15:44:00Z">
        <w:r w:rsidR="00AA5C58">
          <w:rPr>
            <w:noProof/>
            <w:webHidden/>
          </w:rPr>
          <w:t>13</w:t>
        </w:r>
      </w:ins>
      <w:ins w:id="784" w:author="Andrew Instone-Cowie" w:date="2025-03-03T15:39:00Z" w16du:dateUtc="2025-03-03T15:39:00Z">
        <w:r>
          <w:rPr>
            <w:noProof/>
            <w:webHidden/>
          </w:rPr>
          <w:fldChar w:fldCharType="end"/>
        </w:r>
        <w:r w:rsidRPr="00F10965">
          <w:rPr>
            <w:rStyle w:val="Hyperlink"/>
            <w:noProof/>
          </w:rPr>
          <w:fldChar w:fldCharType="end"/>
        </w:r>
      </w:ins>
    </w:p>
    <w:p w14:paraId="36406218" w14:textId="6BA8D4DD" w:rsidR="00871702" w:rsidRDefault="00871702" w:rsidP="001E792C">
      <w:pPr>
        <w:pStyle w:val="TableofFigures"/>
        <w:tabs>
          <w:tab w:val="right" w:leader="dot" w:pos="9016"/>
        </w:tabs>
        <w:spacing w:after="120"/>
        <w:rPr>
          <w:ins w:id="785" w:author="Andrew Instone-Cowie" w:date="2025-03-03T15:39:00Z" w16du:dateUtc="2025-03-03T15:39:00Z"/>
          <w:rFonts w:eastAsiaTheme="minorEastAsia"/>
          <w:noProof/>
          <w:kern w:val="2"/>
          <w:sz w:val="24"/>
          <w:szCs w:val="24"/>
          <w:lang w:eastAsia="en-GB"/>
          <w14:ligatures w14:val="standardContextual"/>
        </w:rPr>
        <w:pPrChange w:id="786" w:author="Andrew Instone-Cowie" w:date="2025-03-03T15:40:00Z" w16du:dateUtc="2025-03-03T15:40:00Z">
          <w:pPr>
            <w:pStyle w:val="TableofFigures"/>
            <w:tabs>
              <w:tab w:val="right" w:leader="dot" w:pos="9016"/>
            </w:tabs>
          </w:pPr>
        </w:pPrChange>
      </w:pPr>
      <w:ins w:id="78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"_Toc191908888"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 – Dual Triggers – Backstroke Strike Point</w:t>
        </w:r>
        <w:r>
          <w:rPr>
            <w:noProof/>
            <w:webHidden/>
          </w:rPr>
          <w:tab/>
        </w:r>
        <w:r>
          <w:rPr>
            <w:noProof/>
            <w:webHidden/>
          </w:rPr>
          <w:fldChar w:fldCharType="begin"/>
        </w:r>
        <w:r>
          <w:rPr>
            <w:noProof/>
            <w:webHidden/>
          </w:rPr>
          <w:instrText xml:space="preserve"> PAGEREF _Toc191908888 \h </w:instrText>
        </w:r>
        <w:r>
          <w:rPr>
            <w:noProof/>
            <w:webHidden/>
          </w:rPr>
        </w:r>
      </w:ins>
      <w:r>
        <w:rPr>
          <w:noProof/>
          <w:webHidden/>
        </w:rPr>
        <w:fldChar w:fldCharType="separate"/>
      </w:r>
      <w:ins w:id="788" w:author="Andrew Instone-Cowie" w:date="2025-03-03T15:44:00Z" w16du:dateUtc="2025-03-03T15:44:00Z">
        <w:r w:rsidR="00AA5C58">
          <w:rPr>
            <w:noProof/>
            <w:webHidden/>
          </w:rPr>
          <w:t>15</w:t>
        </w:r>
      </w:ins>
      <w:ins w:id="789" w:author="Andrew Instone-Cowie" w:date="2025-03-03T15:39:00Z" w16du:dateUtc="2025-03-03T15:39:00Z">
        <w:r>
          <w:rPr>
            <w:noProof/>
            <w:webHidden/>
          </w:rPr>
          <w:fldChar w:fldCharType="end"/>
        </w:r>
        <w:r w:rsidRPr="00F10965">
          <w:rPr>
            <w:rStyle w:val="Hyperlink"/>
            <w:noProof/>
          </w:rPr>
          <w:fldChar w:fldCharType="end"/>
        </w:r>
      </w:ins>
    </w:p>
    <w:p w14:paraId="5F000630" w14:textId="2A9DB036" w:rsidR="00871702" w:rsidRDefault="00871702" w:rsidP="001E792C">
      <w:pPr>
        <w:pStyle w:val="TableofFigures"/>
        <w:tabs>
          <w:tab w:val="right" w:leader="dot" w:pos="9016"/>
        </w:tabs>
        <w:spacing w:after="120"/>
        <w:rPr>
          <w:ins w:id="790" w:author="Andrew Instone-Cowie" w:date="2025-03-03T15:39:00Z" w16du:dateUtc="2025-03-03T15:39:00Z"/>
          <w:rFonts w:eastAsiaTheme="minorEastAsia"/>
          <w:noProof/>
          <w:kern w:val="2"/>
          <w:sz w:val="24"/>
          <w:szCs w:val="24"/>
          <w:lang w:eastAsia="en-GB"/>
          <w14:ligatures w14:val="standardContextual"/>
        </w:rPr>
        <w:pPrChange w:id="791" w:author="Andrew Instone-Cowie" w:date="2025-03-03T15:40:00Z" w16du:dateUtc="2025-03-03T15:40:00Z">
          <w:pPr>
            <w:pStyle w:val="TableofFigures"/>
            <w:tabs>
              <w:tab w:val="right" w:leader="dot" w:pos="9016"/>
            </w:tabs>
          </w:pPr>
        </w:pPrChange>
      </w:pPr>
      <w:ins w:id="79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"_Toc191908889"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 – Dual Triggers – Handstroke Strike Point</w:t>
        </w:r>
        <w:r>
          <w:rPr>
            <w:noProof/>
            <w:webHidden/>
          </w:rPr>
          <w:tab/>
        </w:r>
        <w:r>
          <w:rPr>
            <w:noProof/>
            <w:webHidden/>
          </w:rPr>
          <w:fldChar w:fldCharType="begin"/>
        </w:r>
        <w:r>
          <w:rPr>
            <w:noProof/>
            <w:webHidden/>
          </w:rPr>
          <w:instrText xml:space="preserve"> PAGEREF _Toc191908889 \h </w:instrText>
        </w:r>
        <w:r>
          <w:rPr>
            <w:noProof/>
            <w:webHidden/>
          </w:rPr>
        </w:r>
      </w:ins>
      <w:r>
        <w:rPr>
          <w:noProof/>
          <w:webHidden/>
        </w:rPr>
        <w:fldChar w:fldCharType="separate"/>
      </w:r>
      <w:ins w:id="793" w:author="Andrew Instone-Cowie" w:date="2025-03-03T15:44:00Z" w16du:dateUtc="2025-03-03T15:44:00Z">
        <w:r w:rsidR="00AA5C58">
          <w:rPr>
            <w:noProof/>
            <w:webHidden/>
          </w:rPr>
          <w:t>15</w:t>
        </w:r>
      </w:ins>
      <w:ins w:id="794" w:author="Andrew Instone-Cowie" w:date="2025-03-03T15:39:00Z" w16du:dateUtc="2025-03-03T15:39:00Z">
        <w:r>
          <w:rPr>
            <w:noProof/>
            <w:webHidden/>
          </w:rPr>
          <w:fldChar w:fldCharType="end"/>
        </w:r>
        <w:r w:rsidRPr="00F10965">
          <w:rPr>
            <w:rStyle w:val="Hyperlink"/>
            <w:noProof/>
          </w:rPr>
          <w:fldChar w:fldCharType="end"/>
        </w:r>
      </w:ins>
    </w:p>
    <w:p w14:paraId="1EFA469E" w14:textId="3C760BBD" w:rsidR="00871702" w:rsidRDefault="00871702" w:rsidP="001E792C">
      <w:pPr>
        <w:pStyle w:val="TableofFigures"/>
        <w:tabs>
          <w:tab w:val="right" w:leader="dot" w:pos="9016"/>
        </w:tabs>
        <w:spacing w:after="120"/>
        <w:rPr>
          <w:ins w:id="795" w:author="Andrew Instone-Cowie" w:date="2025-03-03T15:39:00Z" w16du:dateUtc="2025-03-03T15:39:00Z"/>
          <w:rFonts w:eastAsiaTheme="minorEastAsia"/>
          <w:noProof/>
          <w:kern w:val="2"/>
          <w:sz w:val="24"/>
          <w:szCs w:val="24"/>
          <w:lang w:eastAsia="en-GB"/>
          <w14:ligatures w14:val="standardContextual"/>
        </w:rPr>
        <w:pPrChange w:id="796" w:author="Andrew Instone-Cowie" w:date="2025-03-03T15:40:00Z" w16du:dateUtc="2025-03-03T15:40:00Z">
          <w:pPr>
            <w:pStyle w:val="TableofFigures"/>
            <w:tabs>
              <w:tab w:val="right" w:leader="dot" w:pos="9016"/>
            </w:tabs>
          </w:pPr>
        </w:pPrChange>
      </w:pPr>
      <w:ins w:id="79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7 – Single Trigger – Backstroke Strike Point</w:t>
        </w:r>
        <w:r>
          <w:rPr>
            <w:noProof/>
            <w:webHidden/>
          </w:rPr>
          <w:tab/>
        </w:r>
        <w:r>
          <w:rPr>
            <w:noProof/>
            <w:webHidden/>
          </w:rPr>
          <w:fldChar w:fldCharType="begin"/>
        </w:r>
        <w:r>
          <w:rPr>
            <w:noProof/>
            <w:webHidden/>
          </w:rPr>
          <w:instrText xml:space="preserve"> PAGEREF _Toc191908890 \h </w:instrText>
        </w:r>
        <w:r>
          <w:rPr>
            <w:noProof/>
            <w:webHidden/>
          </w:rPr>
        </w:r>
      </w:ins>
      <w:r>
        <w:rPr>
          <w:noProof/>
          <w:webHidden/>
        </w:rPr>
        <w:fldChar w:fldCharType="separate"/>
      </w:r>
      <w:ins w:id="798" w:author="Andrew Instone-Cowie" w:date="2025-03-03T15:44:00Z" w16du:dateUtc="2025-03-03T15:44:00Z">
        <w:r w:rsidR="00AA5C58">
          <w:rPr>
            <w:noProof/>
            <w:webHidden/>
          </w:rPr>
          <w:t>16</w:t>
        </w:r>
      </w:ins>
      <w:ins w:id="799" w:author="Andrew Instone-Cowie" w:date="2025-03-03T15:39:00Z" w16du:dateUtc="2025-03-03T15:39:00Z">
        <w:r>
          <w:rPr>
            <w:noProof/>
            <w:webHidden/>
          </w:rPr>
          <w:fldChar w:fldCharType="end"/>
        </w:r>
        <w:r w:rsidRPr="00F10965">
          <w:rPr>
            <w:rStyle w:val="Hyperlink"/>
            <w:noProof/>
          </w:rPr>
          <w:fldChar w:fldCharType="end"/>
        </w:r>
      </w:ins>
    </w:p>
    <w:p w14:paraId="0273D373" w14:textId="69D21A84" w:rsidR="00871702" w:rsidRDefault="00871702" w:rsidP="001E792C">
      <w:pPr>
        <w:pStyle w:val="TableofFigures"/>
        <w:tabs>
          <w:tab w:val="right" w:leader="dot" w:pos="9016"/>
        </w:tabs>
        <w:spacing w:after="120"/>
        <w:rPr>
          <w:ins w:id="800" w:author="Andrew Instone-Cowie" w:date="2025-03-03T15:39:00Z" w16du:dateUtc="2025-03-03T15:39:00Z"/>
          <w:rFonts w:eastAsiaTheme="minorEastAsia"/>
          <w:noProof/>
          <w:kern w:val="2"/>
          <w:sz w:val="24"/>
          <w:szCs w:val="24"/>
          <w:lang w:eastAsia="en-GB"/>
          <w14:ligatures w14:val="standardContextual"/>
        </w:rPr>
        <w:pPrChange w:id="801" w:author="Andrew Instone-Cowie" w:date="2025-03-03T15:40:00Z" w16du:dateUtc="2025-03-03T15:40:00Z">
          <w:pPr>
            <w:pStyle w:val="TableofFigures"/>
            <w:tabs>
              <w:tab w:val="right" w:leader="dot" w:pos="9016"/>
            </w:tabs>
          </w:pPr>
        </w:pPrChange>
      </w:pPr>
      <w:ins w:id="80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8 – Single Trigger – Handstroke Strike Point</w:t>
        </w:r>
        <w:r>
          <w:rPr>
            <w:noProof/>
            <w:webHidden/>
          </w:rPr>
          <w:tab/>
        </w:r>
        <w:r>
          <w:rPr>
            <w:noProof/>
            <w:webHidden/>
          </w:rPr>
          <w:fldChar w:fldCharType="begin"/>
        </w:r>
        <w:r>
          <w:rPr>
            <w:noProof/>
            <w:webHidden/>
          </w:rPr>
          <w:instrText xml:space="preserve"> PAGEREF _Toc191908891 \h </w:instrText>
        </w:r>
        <w:r>
          <w:rPr>
            <w:noProof/>
            <w:webHidden/>
          </w:rPr>
        </w:r>
      </w:ins>
      <w:r>
        <w:rPr>
          <w:noProof/>
          <w:webHidden/>
        </w:rPr>
        <w:fldChar w:fldCharType="separate"/>
      </w:r>
      <w:ins w:id="803" w:author="Andrew Instone-Cowie" w:date="2025-03-03T15:44:00Z" w16du:dateUtc="2025-03-03T15:44:00Z">
        <w:r w:rsidR="00AA5C58">
          <w:rPr>
            <w:noProof/>
            <w:webHidden/>
          </w:rPr>
          <w:t>16</w:t>
        </w:r>
      </w:ins>
      <w:ins w:id="804" w:author="Andrew Instone-Cowie" w:date="2025-03-03T15:39:00Z" w16du:dateUtc="2025-03-03T15:39:00Z">
        <w:r>
          <w:rPr>
            <w:noProof/>
            <w:webHidden/>
          </w:rPr>
          <w:fldChar w:fldCharType="end"/>
        </w:r>
        <w:r w:rsidRPr="00F10965">
          <w:rPr>
            <w:rStyle w:val="Hyperlink"/>
            <w:noProof/>
          </w:rPr>
          <w:fldChar w:fldCharType="end"/>
        </w:r>
      </w:ins>
    </w:p>
    <w:p w14:paraId="30839129" w14:textId="67C65C66" w:rsidR="00871702" w:rsidRDefault="00871702" w:rsidP="001E792C">
      <w:pPr>
        <w:pStyle w:val="TableofFigures"/>
        <w:tabs>
          <w:tab w:val="right" w:leader="dot" w:pos="9016"/>
        </w:tabs>
        <w:spacing w:after="120"/>
        <w:rPr>
          <w:ins w:id="805" w:author="Andrew Instone-Cowie" w:date="2025-03-03T15:39:00Z" w16du:dateUtc="2025-03-03T15:39:00Z"/>
          <w:rFonts w:eastAsiaTheme="minorEastAsia"/>
          <w:noProof/>
          <w:kern w:val="2"/>
          <w:sz w:val="24"/>
          <w:szCs w:val="24"/>
          <w:lang w:eastAsia="en-GB"/>
          <w14:ligatures w14:val="standardContextual"/>
        </w:rPr>
        <w:pPrChange w:id="806" w:author="Andrew Instone-Cowie" w:date="2025-03-03T15:40:00Z" w16du:dateUtc="2025-03-03T15:40:00Z">
          <w:pPr>
            <w:pStyle w:val="TableofFigures"/>
            <w:tabs>
              <w:tab w:val="right" w:leader="dot" w:pos="9016"/>
            </w:tabs>
          </w:pPr>
        </w:pPrChange>
      </w:pPr>
      <w:ins w:id="80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9 – Basic Serial Splitter Downstream Data Flow</w:t>
        </w:r>
        <w:r>
          <w:rPr>
            <w:noProof/>
            <w:webHidden/>
          </w:rPr>
          <w:tab/>
        </w:r>
        <w:r>
          <w:rPr>
            <w:noProof/>
            <w:webHidden/>
          </w:rPr>
          <w:fldChar w:fldCharType="begin"/>
        </w:r>
        <w:r>
          <w:rPr>
            <w:noProof/>
            <w:webHidden/>
          </w:rPr>
          <w:instrText xml:space="preserve"> PAGEREF _Toc191908892 \h </w:instrText>
        </w:r>
        <w:r>
          <w:rPr>
            <w:noProof/>
            <w:webHidden/>
          </w:rPr>
        </w:r>
      </w:ins>
      <w:r>
        <w:rPr>
          <w:noProof/>
          <w:webHidden/>
        </w:rPr>
        <w:fldChar w:fldCharType="separate"/>
      </w:r>
      <w:ins w:id="808" w:author="Andrew Instone-Cowie" w:date="2025-03-03T15:44:00Z" w16du:dateUtc="2025-03-03T15:44:00Z">
        <w:r w:rsidR="00AA5C58">
          <w:rPr>
            <w:noProof/>
            <w:webHidden/>
          </w:rPr>
          <w:t>26</w:t>
        </w:r>
      </w:ins>
      <w:ins w:id="809" w:author="Andrew Instone-Cowie" w:date="2025-03-03T15:39:00Z" w16du:dateUtc="2025-03-03T15:39:00Z">
        <w:r>
          <w:rPr>
            <w:noProof/>
            <w:webHidden/>
          </w:rPr>
          <w:fldChar w:fldCharType="end"/>
        </w:r>
        <w:r w:rsidRPr="00F10965">
          <w:rPr>
            <w:rStyle w:val="Hyperlink"/>
            <w:noProof/>
          </w:rPr>
          <w:fldChar w:fldCharType="end"/>
        </w:r>
      </w:ins>
    </w:p>
    <w:p w14:paraId="42649615" w14:textId="3400A323" w:rsidR="00871702" w:rsidRDefault="00871702" w:rsidP="001E792C">
      <w:pPr>
        <w:pStyle w:val="TableofFigures"/>
        <w:tabs>
          <w:tab w:val="right" w:leader="dot" w:pos="9016"/>
        </w:tabs>
        <w:spacing w:after="120"/>
        <w:rPr>
          <w:ins w:id="810" w:author="Andrew Instone-Cowie" w:date="2025-03-03T15:39:00Z" w16du:dateUtc="2025-03-03T15:39:00Z"/>
          <w:rFonts w:eastAsiaTheme="minorEastAsia"/>
          <w:noProof/>
          <w:kern w:val="2"/>
          <w:sz w:val="24"/>
          <w:szCs w:val="24"/>
          <w:lang w:eastAsia="en-GB"/>
          <w14:ligatures w14:val="standardContextual"/>
        </w:rPr>
        <w:pPrChange w:id="811" w:author="Andrew Instone-Cowie" w:date="2025-03-03T15:40:00Z" w16du:dateUtc="2025-03-03T15:40:00Z">
          <w:pPr>
            <w:pStyle w:val="TableofFigures"/>
            <w:tabs>
              <w:tab w:val="right" w:leader="dot" w:pos="9016"/>
            </w:tabs>
          </w:pPr>
        </w:pPrChange>
      </w:pPr>
      <w:ins w:id="81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10 – Basic Serial Splitter Upstream Data Flow</w:t>
        </w:r>
        <w:r>
          <w:rPr>
            <w:noProof/>
            <w:webHidden/>
          </w:rPr>
          <w:tab/>
        </w:r>
        <w:r>
          <w:rPr>
            <w:noProof/>
            <w:webHidden/>
          </w:rPr>
          <w:fldChar w:fldCharType="begin"/>
        </w:r>
        <w:r>
          <w:rPr>
            <w:noProof/>
            <w:webHidden/>
          </w:rPr>
          <w:instrText xml:space="preserve"> PAGEREF _Toc191908893 \h </w:instrText>
        </w:r>
        <w:r>
          <w:rPr>
            <w:noProof/>
            <w:webHidden/>
          </w:rPr>
        </w:r>
      </w:ins>
      <w:r>
        <w:rPr>
          <w:noProof/>
          <w:webHidden/>
        </w:rPr>
        <w:fldChar w:fldCharType="separate"/>
      </w:r>
      <w:ins w:id="813" w:author="Andrew Instone-Cowie" w:date="2025-03-03T15:44:00Z" w16du:dateUtc="2025-03-03T15:44:00Z">
        <w:r w:rsidR="00AA5C58">
          <w:rPr>
            <w:noProof/>
            <w:webHidden/>
          </w:rPr>
          <w:t>28</w:t>
        </w:r>
      </w:ins>
      <w:ins w:id="814" w:author="Andrew Instone-Cowie" w:date="2025-03-03T15:39:00Z" w16du:dateUtc="2025-03-03T15:39:00Z">
        <w:r>
          <w:rPr>
            <w:noProof/>
            <w:webHidden/>
          </w:rPr>
          <w:fldChar w:fldCharType="end"/>
        </w:r>
        <w:r w:rsidRPr="00F10965">
          <w:rPr>
            <w:rStyle w:val="Hyperlink"/>
            <w:noProof/>
          </w:rPr>
          <w:fldChar w:fldCharType="end"/>
        </w:r>
      </w:ins>
    </w:p>
    <w:p w14:paraId="27DE7959" w14:textId="09C59024" w:rsidR="00871702" w:rsidRDefault="00871702" w:rsidP="001E792C">
      <w:pPr>
        <w:pStyle w:val="TableofFigures"/>
        <w:tabs>
          <w:tab w:val="right" w:leader="dot" w:pos="9016"/>
        </w:tabs>
        <w:spacing w:after="120"/>
        <w:rPr>
          <w:ins w:id="815" w:author="Andrew Instone-Cowie" w:date="2025-03-03T15:39:00Z" w16du:dateUtc="2025-03-03T15:39:00Z"/>
          <w:rFonts w:eastAsiaTheme="minorEastAsia"/>
          <w:noProof/>
          <w:kern w:val="2"/>
          <w:sz w:val="24"/>
          <w:szCs w:val="24"/>
          <w:lang w:eastAsia="en-GB"/>
          <w14:ligatures w14:val="standardContextual"/>
        </w:rPr>
        <w:pPrChange w:id="816" w:author="Andrew Instone-Cowie" w:date="2025-03-03T15:40:00Z" w16du:dateUtc="2025-03-03T15:40:00Z">
          <w:pPr>
            <w:pStyle w:val="TableofFigures"/>
            <w:tabs>
              <w:tab w:val="right" w:leader="dot" w:pos="9016"/>
            </w:tabs>
          </w:pPr>
        </w:pPrChange>
      </w:pPr>
      <w:ins w:id="81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11 – Basic Serial Splitter Transmitter Control</w:t>
        </w:r>
        <w:r>
          <w:rPr>
            <w:noProof/>
            <w:webHidden/>
          </w:rPr>
          <w:tab/>
        </w:r>
        <w:r>
          <w:rPr>
            <w:noProof/>
            <w:webHidden/>
          </w:rPr>
          <w:fldChar w:fldCharType="begin"/>
        </w:r>
        <w:r>
          <w:rPr>
            <w:noProof/>
            <w:webHidden/>
          </w:rPr>
          <w:instrText xml:space="preserve"> PAGEREF _Toc191908894 \h </w:instrText>
        </w:r>
        <w:r>
          <w:rPr>
            <w:noProof/>
            <w:webHidden/>
          </w:rPr>
        </w:r>
      </w:ins>
      <w:r>
        <w:rPr>
          <w:noProof/>
          <w:webHidden/>
        </w:rPr>
        <w:fldChar w:fldCharType="separate"/>
      </w:r>
      <w:ins w:id="818" w:author="Andrew Instone-Cowie" w:date="2025-03-03T15:44:00Z" w16du:dateUtc="2025-03-03T15:44:00Z">
        <w:r w:rsidR="00AA5C58">
          <w:rPr>
            <w:noProof/>
            <w:webHidden/>
          </w:rPr>
          <w:t>29</w:t>
        </w:r>
      </w:ins>
      <w:ins w:id="819" w:author="Andrew Instone-Cowie" w:date="2025-03-03T15:39:00Z" w16du:dateUtc="2025-03-03T15:39:00Z">
        <w:r>
          <w:rPr>
            <w:noProof/>
            <w:webHidden/>
          </w:rPr>
          <w:fldChar w:fldCharType="end"/>
        </w:r>
        <w:r w:rsidRPr="00F10965">
          <w:rPr>
            <w:rStyle w:val="Hyperlink"/>
            <w:noProof/>
          </w:rPr>
          <w:fldChar w:fldCharType="end"/>
        </w:r>
      </w:ins>
    </w:p>
    <w:p w14:paraId="1CE21D62" w14:textId="18E9534B" w:rsidR="00871702" w:rsidRDefault="00871702" w:rsidP="001E792C">
      <w:pPr>
        <w:pStyle w:val="TableofFigures"/>
        <w:tabs>
          <w:tab w:val="right" w:leader="dot" w:pos="9016"/>
        </w:tabs>
        <w:spacing w:after="120"/>
        <w:rPr>
          <w:ins w:id="820" w:author="Andrew Instone-Cowie" w:date="2025-03-03T15:39:00Z" w16du:dateUtc="2025-03-03T15:39:00Z"/>
          <w:rFonts w:eastAsiaTheme="minorEastAsia"/>
          <w:noProof/>
          <w:kern w:val="2"/>
          <w:sz w:val="24"/>
          <w:szCs w:val="24"/>
          <w:lang w:eastAsia="en-GB"/>
          <w14:ligatures w14:val="standardContextual"/>
        </w:rPr>
        <w:pPrChange w:id="821" w:author="Andrew Instone-Cowie" w:date="2025-03-03T15:40:00Z" w16du:dateUtc="2025-03-03T15:40:00Z">
          <w:pPr>
            <w:pStyle w:val="TableofFigures"/>
            <w:tabs>
              <w:tab w:val="right" w:leader="dot" w:pos="9016"/>
            </w:tabs>
          </w:pPr>
        </w:pPrChange>
      </w:pPr>
      <w:ins w:id="82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12 – Polarity Protection – Correct</w:t>
        </w:r>
        <w:r>
          <w:rPr>
            <w:noProof/>
            <w:webHidden/>
          </w:rPr>
          <w:tab/>
        </w:r>
        <w:r>
          <w:rPr>
            <w:noProof/>
            <w:webHidden/>
          </w:rPr>
          <w:fldChar w:fldCharType="begin"/>
        </w:r>
        <w:r>
          <w:rPr>
            <w:noProof/>
            <w:webHidden/>
          </w:rPr>
          <w:instrText xml:space="preserve"> PAGEREF _Toc191908895 \h </w:instrText>
        </w:r>
        <w:r>
          <w:rPr>
            <w:noProof/>
            <w:webHidden/>
          </w:rPr>
        </w:r>
      </w:ins>
      <w:r>
        <w:rPr>
          <w:noProof/>
          <w:webHidden/>
        </w:rPr>
        <w:fldChar w:fldCharType="separate"/>
      </w:r>
      <w:ins w:id="823" w:author="Andrew Instone-Cowie" w:date="2025-03-03T15:44:00Z" w16du:dateUtc="2025-03-03T15:44:00Z">
        <w:r w:rsidR="00AA5C58">
          <w:rPr>
            <w:noProof/>
            <w:webHidden/>
          </w:rPr>
          <w:t>31</w:t>
        </w:r>
      </w:ins>
      <w:ins w:id="824" w:author="Andrew Instone-Cowie" w:date="2025-03-03T15:39:00Z" w16du:dateUtc="2025-03-03T15:39:00Z">
        <w:r>
          <w:rPr>
            <w:noProof/>
            <w:webHidden/>
          </w:rPr>
          <w:fldChar w:fldCharType="end"/>
        </w:r>
        <w:r w:rsidRPr="00F10965">
          <w:rPr>
            <w:rStyle w:val="Hyperlink"/>
            <w:noProof/>
          </w:rPr>
          <w:fldChar w:fldCharType="end"/>
        </w:r>
      </w:ins>
    </w:p>
    <w:p w14:paraId="298DE81C" w14:textId="4132CC04" w:rsidR="00871702" w:rsidRDefault="00871702" w:rsidP="001E792C">
      <w:pPr>
        <w:pStyle w:val="TableofFigures"/>
        <w:tabs>
          <w:tab w:val="right" w:leader="dot" w:pos="9016"/>
        </w:tabs>
        <w:spacing w:after="120"/>
        <w:rPr>
          <w:ins w:id="825" w:author="Andrew Instone-Cowie" w:date="2025-03-03T15:39:00Z" w16du:dateUtc="2025-03-03T15:39:00Z"/>
          <w:rFonts w:eastAsiaTheme="minorEastAsia"/>
          <w:noProof/>
          <w:kern w:val="2"/>
          <w:sz w:val="24"/>
          <w:szCs w:val="24"/>
          <w:lang w:eastAsia="en-GB"/>
          <w14:ligatures w14:val="standardContextual"/>
        </w:rPr>
        <w:pPrChange w:id="826" w:author="Andrew Instone-Cowie" w:date="2025-03-03T15:40:00Z" w16du:dateUtc="2025-03-03T15:40:00Z">
          <w:pPr>
            <w:pStyle w:val="TableofFigures"/>
            <w:tabs>
              <w:tab w:val="right" w:leader="dot" w:pos="9016"/>
            </w:tabs>
          </w:pPr>
        </w:pPrChange>
      </w:pPr>
      <w:ins w:id="82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13 – Polarity Protection – Reversed</w:t>
        </w:r>
        <w:r>
          <w:rPr>
            <w:noProof/>
            <w:webHidden/>
          </w:rPr>
          <w:tab/>
        </w:r>
        <w:r>
          <w:rPr>
            <w:noProof/>
            <w:webHidden/>
          </w:rPr>
          <w:fldChar w:fldCharType="begin"/>
        </w:r>
        <w:r>
          <w:rPr>
            <w:noProof/>
            <w:webHidden/>
          </w:rPr>
          <w:instrText xml:space="preserve"> PAGEREF _Toc191908896 \h </w:instrText>
        </w:r>
        <w:r>
          <w:rPr>
            <w:noProof/>
            <w:webHidden/>
          </w:rPr>
        </w:r>
      </w:ins>
      <w:r>
        <w:rPr>
          <w:noProof/>
          <w:webHidden/>
        </w:rPr>
        <w:fldChar w:fldCharType="separate"/>
      </w:r>
      <w:ins w:id="828" w:author="Andrew Instone-Cowie" w:date="2025-03-03T15:44:00Z" w16du:dateUtc="2025-03-03T15:44:00Z">
        <w:r w:rsidR="00AA5C58">
          <w:rPr>
            <w:noProof/>
            <w:webHidden/>
          </w:rPr>
          <w:t>32</w:t>
        </w:r>
      </w:ins>
      <w:ins w:id="829" w:author="Andrew Instone-Cowie" w:date="2025-03-03T15:39:00Z" w16du:dateUtc="2025-03-03T15:39:00Z">
        <w:r>
          <w:rPr>
            <w:noProof/>
            <w:webHidden/>
          </w:rPr>
          <w:fldChar w:fldCharType="end"/>
        </w:r>
        <w:r w:rsidRPr="00F10965">
          <w:rPr>
            <w:rStyle w:val="Hyperlink"/>
            <w:noProof/>
          </w:rPr>
          <w:fldChar w:fldCharType="end"/>
        </w:r>
      </w:ins>
    </w:p>
    <w:p w14:paraId="440E33CB" w14:textId="50B0E2C4" w:rsidR="00871702" w:rsidRDefault="00871702" w:rsidP="001E792C">
      <w:pPr>
        <w:pStyle w:val="TableofFigures"/>
        <w:tabs>
          <w:tab w:val="right" w:leader="dot" w:pos="9016"/>
        </w:tabs>
        <w:spacing w:after="120"/>
        <w:rPr>
          <w:ins w:id="830" w:author="Andrew Instone-Cowie" w:date="2025-03-03T15:39:00Z" w16du:dateUtc="2025-03-03T15:39:00Z"/>
          <w:rFonts w:eastAsiaTheme="minorEastAsia"/>
          <w:noProof/>
          <w:kern w:val="2"/>
          <w:sz w:val="24"/>
          <w:szCs w:val="24"/>
          <w:lang w:eastAsia="en-GB"/>
          <w14:ligatures w14:val="standardContextual"/>
        </w:rPr>
        <w:pPrChange w:id="831" w:author="Andrew Instone-Cowie" w:date="2025-03-03T15:40:00Z" w16du:dateUtc="2025-03-03T15:40:00Z">
          <w:pPr>
            <w:pStyle w:val="TableofFigures"/>
            <w:tabs>
              <w:tab w:val="right" w:leader="dot" w:pos="9016"/>
            </w:tabs>
          </w:pPr>
        </w:pPrChange>
      </w:pPr>
      <w:ins w:id="83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14 – TVS Diode Characteristic Curves</w:t>
        </w:r>
        <w:r>
          <w:rPr>
            <w:noProof/>
            <w:webHidden/>
          </w:rPr>
          <w:tab/>
        </w:r>
        <w:r>
          <w:rPr>
            <w:noProof/>
            <w:webHidden/>
          </w:rPr>
          <w:fldChar w:fldCharType="begin"/>
        </w:r>
        <w:r>
          <w:rPr>
            <w:noProof/>
            <w:webHidden/>
          </w:rPr>
          <w:instrText xml:space="preserve"> PAGEREF _Toc191908897 \h </w:instrText>
        </w:r>
        <w:r>
          <w:rPr>
            <w:noProof/>
            <w:webHidden/>
          </w:rPr>
        </w:r>
      </w:ins>
      <w:r>
        <w:rPr>
          <w:noProof/>
          <w:webHidden/>
        </w:rPr>
        <w:fldChar w:fldCharType="separate"/>
      </w:r>
      <w:ins w:id="833" w:author="Andrew Instone-Cowie" w:date="2025-03-03T15:44:00Z" w16du:dateUtc="2025-03-03T15:44:00Z">
        <w:r w:rsidR="00AA5C58">
          <w:rPr>
            <w:noProof/>
            <w:webHidden/>
          </w:rPr>
          <w:t>33</w:t>
        </w:r>
      </w:ins>
      <w:ins w:id="834" w:author="Andrew Instone-Cowie" w:date="2025-03-03T15:39:00Z" w16du:dateUtc="2025-03-03T15:39:00Z">
        <w:r>
          <w:rPr>
            <w:noProof/>
            <w:webHidden/>
          </w:rPr>
          <w:fldChar w:fldCharType="end"/>
        </w:r>
        <w:r w:rsidRPr="00F10965">
          <w:rPr>
            <w:rStyle w:val="Hyperlink"/>
            <w:noProof/>
          </w:rPr>
          <w:fldChar w:fldCharType="end"/>
        </w:r>
      </w:ins>
    </w:p>
    <w:p w14:paraId="6FE5C05F" w14:textId="4F290C90" w:rsidR="00871702" w:rsidRDefault="00871702" w:rsidP="001E792C">
      <w:pPr>
        <w:pStyle w:val="TableofFigures"/>
        <w:tabs>
          <w:tab w:val="right" w:leader="dot" w:pos="9016"/>
        </w:tabs>
        <w:spacing w:after="120"/>
        <w:rPr>
          <w:ins w:id="835" w:author="Andrew Instone-Cowie" w:date="2025-03-03T15:39:00Z" w16du:dateUtc="2025-03-03T15:39:00Z"/>
          <w:rFonts w:eastAsiaTheme="minorEastAsia"/>
          <w:noProof/>
          <w:kern w:val="2"/>
          <w:sz w:val="24"/>
          <w:szCs w:val="24"/>
          <w:lang w:eastAsia="en-GB"/>
          <w14:ligatures w14:val="standardContextual"/>
        </w:rPr>
        <w:pPrChange w:id="836" w:author="Andrew Instone-Cowie" w:date="2025-03-03T15:40:00Z" w16du:dateUtc="2025-03-03T15:40:00Z">
          <w:pPr>
            <w:pStyle w:val="TableofFigures"/>
            <w:tabs>
              <w:tab w:val="right" w:leader="dot" w:pos="9016"/>
            </w:tabs>
          </w:pPr>
        </w:pPrChange>
      </w:pPr>
      <w:ins w:id="83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15 – Uni-Directional TVS Diode</w:t>
        </w:r>
        <w:r>
          <w:rPr>
            <w:noProof/>
            <w:webHidden/>
          </w:rPr>
          <w:tab/>
        </w:r>
        <w:r>
          <w:rPr>
            <w:noProof/>
            <w:webHidden/>
          </w:rPr>
          <w:fldChar w:fldCharType="begin"/>
        </w:r>
        <w:r>
          <w:rPr>
            <w:noProof/>
            <w:webHidden/>
          </w:rPr>
          <w:instrText xml:space="preserve"> PAGEREF _Toc191908898 \h </w:instrText>
        </w:r>
        <w:r>
          <w:rPr>
            <w:noProof/>
            <w:webHidden/>
          </w:rPr>
        </w:r>
      </w:ins>
      <w:r>
        <w:rPr>
          <w:noProof/>
          <w:webHidden/>
        </w:rPr>
        <w:fldChar w:fldCharType="separate"/>
      </w:r>
      <w:ins w:id="838" w:author="Andrew Instone-Cowie" w:date="2025-03-03T15:44:00Z" w16du:dateUtc="2025-03-03T15:44:00Z">
        <w:r w:rsidR="00AA5C58">
          <w:rPr>
            <w:noProof/>
            <w:webHidden/>
          </w:rPr>
          <w:t>34</w:t>
        </w:r>
      </w:ins>
      <w:ins w:id="839" w:author="Andrew Instone-Cowie" w:date="2025-03-03T15:39:00Z" w16du:dateUtc="2025-03-03T15:39:00Z">
        <w:r>
          <w:rPr>
            <w:noProof/>
            <w:webHidden/>
          </w:rPr>
          <w:fldChar w:fldCharType="end"/>
        </w:r>
        <w:r w:rsidRPr="00F10965">
          <w:rPr>
            <w:rStyle w:val="Hyperlink"/>
            <w:noProof/>
          </w:rPr>
          <w:fldChar w:fldCharType="end"/>
        </w:r>
      </w:ins>
    </w:p>
    <w:p w14:paraId="5C11DD3E" w14:textId="7BB44F33" w:rsidR="00871702" w:rsidRDefault="00871702" w:rsidP="001E792C">
      <w:pPr>
        <w:pStyle w:val="TableofFigures"/>
        <w:tabs>
          <w:tab w:val="right" w:leader="dot" w:pos="9016"/>
        </w:tabs>
        <w:spacing w:after="120"/>
        <w:rPr>
          <w:ins w:id="840" w:author="Andrew Instone-Cowie" w:date="2025-03-03T15:39:00Z" w16du:dateUtc="2025-03-03T15:39:00Z"/>
          <w:rFonts w:eastAsiaTheme="minorEastAsia"/>
          <w:noProof/>
          <w:kern w:val="2"/>
          <w:sz w:val="24"/>
          <w:szCs w:val="24"/>
          <w:lang w:eastAsia="en-GB"/>
          <w14:ligatures w14:val="standardContextual"/>
        </w:rPr>
        <w:pPrChange w:id="841" w:author="Andrew Instone-Cowie" w:date="2025-03-03T15:40:00Z" w16du:dateUtc="2025-03-03T15:40:00Z">
          <w:pPr>
            <w:pStyle w:val="TableofFigures"/>
            <w:tabs>
              <w:tab w:val="right" w:leader="dot" w:pos="9016"/>
            </w:tabs>
          </w:pPr>
        </w:pPrChange>
      </w:pPr>
      <w:ins w:id="84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"_Toc191908899"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16 – Spike Dissipation (Uni-Directional)</w:t>
        </w:r>
        <w:r>
          <w:rPr>
            <w:noProof/>
            <w:webHidden/>
          </w:rPr>
          <w:tab/>
        </w:r>
        <w:r>
          <w:rPr>
            <w:noProof/>
            <w:webHidden/>
          </w:rPr>
          <w:fldChar w:fldCharType="begin"/>
        </w:r>
        <w:r>
          <w:rPr>
            <w:noProof/>
            <w:webHidden/>
          </w:rPr>
          <w:instrText xml:space="preserve"> PAGEREF _Toc191908899 \h </w:instrText>
        </w:r>
        <w:r>
          <w:rPr>
            <w:noProof/>
            <w:webHidden/>
          </w:rPr>
        </w:r>
      </w:ins>
      <w:r>
        <w:rPr>
          <w:noProof/>
          <w:webHidden/>
        </w:rPr>
        <w:fldChar w:fldCharType="separate"/>
      </w:r>
      <w:ins w:id="843" w:author="Andrew Instone-Cowie" w:date="2025-03-03T15:44:00Z" w16du:dateUtc="2025-03-03T15:44:00Z">
        <w:r w:rsidR="00AA5C58">
          <w:rPr>
            <w:noProof/>
            <w:webHidden/>
          </w:rPr>
          <w:t>34</w:t>
        </w:r>
      </w:ins>
      <w:ins w:id="844" w:author="Andrew Instone-Cowie" w:date="2025-03-03T15:39:00Z" w16du:dateUtc="2025-03-03T15:39:00Z">
        <w:r>
          <w:rPr>
            <w:noProof/>
            <w:webHidden/>
          </w:rPr>
          <w:fldChar w:fldCharType="end"/>
        </w:r>
        <w:r w:rsidRPr="00F10965">
          <w:rPr>
            <w:rStyle w:val="Hyperlink"/>
            <w:noProof/>
          </w:rPr>
          <w:fldChar w:fldCharType="end"/>
        </w:r>
      </w:ins>
    </w:p>
    <w:p w14:paraId="3461808C" w14:textId="30A3812B" w:rsidR="00871702" w:rsidRDefault="00871702" w:rsidP="001E792C">
      <w:pPr>
        <w:pStyle w:val="TableofFigures"/>
        <w:tabs>
          <w:tab w:val="right" w:leader="dot" w:pos="9016"/>
        </w:tabs>
        <w:spacing w:after="120"/>
        <w:rPr>
          <w:ins w:id="845" w:author="Andrew Instone-Cowie" w:date="2025-03-03T15:39:00Z" w16du:dateUtc="2025-03-03T15:39:00Z"/>
          <w:rFonts w:eastAsiaTheme="minorEastAsia"/>
          <w:noProof/>
          <w:kern w:val="2"/>
          <w:sz w:val="24"/>
          <w:szCs w:val="24"/>
          <w:lang w:eastAsia="en-GB"/>
          <w14:ligatures w14:val="standardContextual"/>
        </w:rPr>
        <w:pPrChange w:id="846" w:author="Andrew Instone-Cowie" w:date="2025-03-03T15:40:00Z" w16du:dateUtc="2025-03-03T15:40:00Z">
          <w:pPr>
            <w:pStyle w:val="TableofFigures"/>
            <w:tabs>
              <w:tab w:val="right" w:leader="dot" w:pos="9016"/>
            </w:tabs>
          </w:pPr>
        </w:pPrChange>
      </w:pPr>
      <w:ins w:id="84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17 – Bi-Directional TVS Diode</w:t>
        </w:r>
        <w:r>
          <w:rPr>
            <w:noProof/>
            <w:webHidden/>
          </w:rPr>
          <w:tab/>
        </w:r>
        <w:r>
          <w:rPr>
            <w:noProof/>
            <w:webHidden/>
          </w:rPr>
          <w:fldChar w:fldCharType="begin"/>
        </w:r>
        <w:r>
          <w:rPr>
            <w:noProof/>
            <w:webHidden/>
          </w:rPr>
          <w:instrText xml:space="preserve"> PAGEREF _Toc191908900 \h </w:instrText>
        </w:r>
        <w:r>
          <w:rPr>
            <w:noProof/>
            <w:webHidden/>
          </w:rPr>
        </w:r>
      </w:ins>
      <w:r>
        <w:rPr>
          <w:noProof/>
          <w:webHidden/>
        </w:rPr>
        <w:fldChar w:fldCharType="separate"/>
      </w:r>
      <w:ins w:id="848" w:author="Andrew Instone-Cowie" w:date="2025-03-03T15:44:00Z" w16du:dateUtc="2025-03-03T15:44:00Z">
        <w:r w:rsidR="00AA5C58">
          <w:rPr>
            <w:noProof/>
            <w:webHidden/>
          </w:rPr>
          <w:t>35</w:t>
        </w:r>
      </w:ins>
      <w:ins w:id="849" w:author="Andrew Instone-Cowie" w:date="2025-03-03T15:39:00Z" w16du:dateUtc="2025-03-03T15:39:00Z">
        <w:r>
          <w:rPr>
            <w:noProof/>
            <w:webHidden/>
          </w:rPr>
          <w:fldChar w:fldCharType="end"/>
        </w:r>
        <w:r w:rsidRPr="00F10965">
          <w:rPr>
            <w:rStyle w:val="Hyperlink"/>
            <w:noProof/>
          </w:rPr>
          <w:fldChar w:fldCharType="end"/>
        </w:r>
      </w:ins>
    </w:p>
    <w:p w14:paraId="1B8D395A" w14:textId="6F485D6E" w:rsidR="00871702" w:rsidRDefault="00871702" w:rsidP="001E792C">
      <w:pPr>
        <w:pStyle w:val="TableofFigures"/>
        <w:tabs>
          <w:tab w:val="right" w:leader="dot" w:pos="9016"/>
        </w:tabs>
        <w:spacing w:after="120"/>
        <w:rPr>
          <w:ins w:id="850" w:author="Andrew Instone-Cowie" w:date="2025-03-03T15:39:00Z" w16du:dateUtc="2025-03-03T15:39:00Z"/>
          <w:rFonts w:eastAsiaTheme="minorEastAsia"/>
          <w:noProof/>
          <w:kern w:val="2"/>
          <w:sz w:val="24"/>
          <w:szCs w:val="24"/>
          <w:lang w:eastAsia="en-GB"/>
          <w14:ligatures w14:val="standardContextual"/>
        </w:rPr>
        <w:pPrChange w:id="851" w:author="Andrew Instone-Cowie" w:date="2025-03-03T15:40:00Z" w16du:dateUtc="2025-03-03T15:40:00Z">
          <w:pPr>
            <w:pStyle w:val="TableofFigures"/>
            <w:tabs>
              <w:tab w:val="right" w:leader="dot" w:pos="9016"/>
            </w:tabs>
          </w:pPr>
        </w:pPrChange>
      </w:pPr>
      <w:ins w:id="85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18 – Spike Dissipation (Bi-Directional)</w:t>
        </w:r>
        <w:r>
          <w:rPr>
            <w:noProof/>
            <w:webHidden/>
          </w:rPr>
          <w:tab/>
        </w:r>
        <w:r>
          <w:rPr>
            <w:noProof/>
            <w:webHidden/>
          </w:rPr>
          <w:fldChar w:fldCharType="begin"/>
        </w:r>
        <w:r>
          <w:rPr>
            <w:noProof/>
            <w:webHidden/>
          </w:rPr>
          <w:instrText xml:space="preserve"> PAGEREF _Toc191908901 \h </w:instrText>
        </w:r>
        <w:r>
          <w:rPr>
            <w:noProof/>
            <w:webHidden/>
          </w:rPr>
        </w:r>
      </w:ins>
      <w:r>
        <w:rPr>
          <w:noProof/>
          <w:webHidden/>
        </w:rPr>
        <w:fldChar w:fldCharType="separate"/>
      </w:r>
      <w:ins w:id="853" w:author="Andrew Instone-Cowie" w:date="2025-03-03T15:44:00Z" w16du:dateUtc="2025-03-03T15:44:00Z">
        <w:r w:rsidR="00AA5C58">
          <w:rPr>
            <w:noProof/>
            <w:webHidden/>
          </w:rPr>
          <w:t>36</w:t>
        </w:r>
      </w:ins>
      <w:ins w:id="854" w:author="Andrew Instone-Cowie" w:date="2025-03-03T15:39:00Z" w16du:dateUtc="2025-03-03T15:39:00Z">
        <w:r>
          <w:rPr>
            <w:noProof/>
            <w:webHidden/>
          </w:rPr>
          <w:fldChar w:fldCharType="end"/>
        </w:r>
        <w:r w:rsidRPr="00F10965">
          <w:rPr>
            <w:rStyle w:val="Hyperlink"/>
            <w:noProof/>
          </w:rPr>
          <w:fldChar w:fldCharType="end"/>
        </w:r>
      </w:ins>
    </w:p>
    <w:p w14:paraId="13DDF7E8" w14:textId="043B12FA" w:rsidR="00871702" w:rsidRDefault="00871702" w:rsidP="001E792C">
      <w:pPr>
        <w:pStyle w:val="TableofFigures"/>
        <w:tabs>
          <w:tab w:val="right" w:leader="dot" w:pos="9016"/>
        </w:tabs>
        <w:spacing w:after="120"/>
        <w:rPr>
          <w:ins w:id="855" w:author="Andrew Instone-Cowie" w:date="2025-03-03T15:39:00Z" w16du:dateUtc="2025-03-03T15:39:00Z"/>
          <w:rFonts w:eastAsiaTheme="minorEastAsia"/>
          <w:noProof/>
          <w:kern w:val="2"/>
          <w:sz w:val="24"/>
          <w:szCs w:val="24"/>
          <w:lang w:eastAsia="en-GB"/>
          <w14:ligatures w14:val="standardContextual"/>
        </w:rPr>
        <w:pPrChange w:id="856" w:author="Andrew Instone-Cowie" w:date="2025-03-03T15:40:00Z" w16du:dateUtc="2025-03-03T15:40:00Z">
          <w:pPr>
            <w:pStyle w:val="TableofFigures"/>
            <w:tabs>
              <w:tab w:val="right" w:leader="dot" w:pos="9016"/>
            </w:tabs>
          </w:pPr>
        </w:pPrChange>
      </w:pPr>
      <w:ins w:id="857" w:author="Andrew Instone-Cowie" w:date="2025-03-03T15:39:00Z" w16du:dateUtc="2025-03-03T15:39:00Z">
        <w:r w:rsidRPr="00F10965">
          <w:rPr>
            <w:rStyle w:val="Hyperlink"/>
            <w:noProof/>
          </w:rPr>
          <w:lastRenderedPageBreak/>
          <w:fldChar w:fldCharType="begin"/>
        </w:r>
        <w:r w:rsidRPr="00F10965">
          <w:rPr>
            <w:rStyle w:val="Hyperlink"/>
            <w:noProof/>
          </w:rPr>
          <w:instrText xml:space="preserve"> </w:instrText>
        </w:r>
        <w:r>
          <w:rPr>
            <w:noProof/>
          </w:rPr>
          <w:instrText>HYPERLINK \l "_Toc191908902"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19 – Leakage Current "Voltage Divider" Effect</w:t>
        </w:r>
        <w:r>
          <w:rPr>
            <w:noProof/>
            <w:webHidden/>
          </w:rPr>
          <w:tab/>
        </w:r>
        <w:r>
          <w:rPr>
            <w:noProof/>
            <w:webHidden/>
          </w:rPr>
          <w:fldChar w:fldCharType="begin"/>
        </w:r>
        <w:r>
          <w:rPr>
            <w:noProof/>
            <w:webHidden/>
          </w:rPr>
          <w:instrText xml:space="preserve"> PAGEREF _Toc191908902 \h </w:instrText>
        </w:r>
        <w:r>
          <w:rPr>
            <w:noProof/>
            <w:webHidden/>
          </w:rPr>
        </w:r>
      </w:ins>
      <w:r>
        <w:rPr>
          <w:noProof/>
          <w:webHidden/>
        </w:rPr>
        <w:fldChar w:fldCharType="separate"/>
      </w:r>
      <w:ins w:id="858" w:author="Andrew Instone-Cowie" w:date="2025-03-03T15:44:00Z" w16du:dateUtc="2025-03-03T15:44:00Z">
        <w:r w:rsidR="00AA5C58">
          <w:rPr>
            <w:noProof/>
            <w:webHidden/>
          </w:rPr>
          <w:t>37</w:t>
        </w:r>
      </w:ins>
      <w:ins w:id="859" w:author="Andrew Instone-Cowie" w:date="2025-03-03T15:39:00Z" w16du:dateUtc="2025-03-03T15:39:00Z">
        <w:r>
          <w:rPr>
            <w:noProof/>
            <w:webHidden/>
          </w:rPr>
          <w:fldChar w:fldCharType="end"/>
        </w:r>
        <w:r w:rsidRPr="00F10965">
          <w:rPr>
            <w:rStyle w:val="Hyperlink"/>
            <w:noProof/>
          </w:rPr>
          <w:fldChar w:fldCharType="end"/>
        </w:r>
      </w:ins>
    </w:p>
    <w:p w14:paraId="457C3A53" w14:textId="4C3E2D83" w:rsidR="00871702" w:rsidRDefault="00871702" w:rsidP="001E792C">
      <w:pPr>
        <w:pStyle w:val="TableofFigures"/>
        <w:tabs>
          <w:tab w:val="right" w:leader="dot" w:pos="9016"/>
        </w:tabs>
        <w:spacing w:after="120"/>
        <w:rPr>
          <w:ins w:id="860" w:author="Andrew Instone-Cowie" w:date="2025-03-03T15:39:00Z" w16du:dateUtc="2025-03-03T15:39:00Z"/>
          <w:rFonts w:eastAsiaTheme="minorEastAsia"/>
          <w:noProof/>
          <w:kern w:val="2"/>
          <w:sz w:val="24"/>
          <w:szCs w:val="24"/>
          <w:lang w:eastAsia="en-GB"/>
          <w14:ligatures w14:val="standardContextual"/>
        </w:rPr>
        <w:pPrChange w:id="861" w:author="Andrew Instone-Cowie" w:date="2025-03-03T15:40:00Z" w16du:dateUtc="2025-03-03T15:40:00Z">
          <w:pPr>
            <w:pStyle w:val="TableofFigures"/>
            <w:tabs>
              <w:tab w:val="right" w:leader="dot" w:pos="9016"/>
            </w:tabs>
          </w:pPr>
        </w:pPrChange>
      </w:pPr>
      <w:ins w:id="86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_Toc191908903 \h </w:instrText>
        </w:r>
        <w:r>
          <w:rPr>
            <w:noProof/>
            <w:webHidden/>
          </w:rPr>
        </w:r>
      </w:ins>
      <w:r>
        <w:rPr>
          <w:noProof/>
          <w:webHidden/>
        </w:rPr>
        <w:fldChar w:fldCharType="separate"/>
      </w:r>
      <w:ins w:id="863" w:author="Andrew Instone-Cowie" w:date="2025-03-03T15:44:00Z" w16du:dateUtc="2025-03-03T15:44:00Z">
        <w:r w:rsidR="00AA5C58">
          <w:rPr>
            <w:noProof/>
            <w:webHidden/>
          </w:rPr>
          <w:t>37</w:t>
        </w:r>
      </w:ins>
      <w:ins w:id="864" w:author="Andrew Instone-Cowie" w:date="2025-03-03T15:39:00Z" w16du:dateUtc="2025-03-03T15:39:00Z">
        <w:r>
          <w:rPr>
            <w:noProof/>
            <w:webHidden/>
          </w:rPr>
          <w:fldChar w:fldCharType="end"/>
        </w:r>
        <w:r w:rsidRPr="00F10965">
          <w:rPr>
            <w:rStyle w:val="Hyperlink"/>
            <w:noProof/>
          </w:rPr>
          <w:fldChar w:fldCharType="end"/>
        </w:r>
      </w:ins>
    </w:p>
    <w:p w14:paraId="49D66116" w14:textId="206FA38A" w:rsidR="00871702" w:rsidRDefault="00871702" w:rsidP="001E792C">
      <w:pPr>
        <w:pStyle w:val="TableofFigures"/>
        <w:tabs>
          <w:tab w:val="right" w:leader="dot" w:pos="9016"/>
        </w:tabs>
        <w:spacing w:after="120"/>
        <w:rPr>
          <w:ins w:id="865" w:author="Andrew Instone-Cowie" w:date="2025-03-03T15:39:00Z" w16du:dateUtc="2025-03-03T15:39:00Z"/>
          <w:rFonts w:eastAsiaTheme="minorEastAsia"/>
          <w:noProof/>
          <w:kern w:val="2"/>
          <w:sz w:val="24"/>
          <w:szCs w:val="24"/>
          <w:lang w:eastAsia="en-GB"/>
          <w14:ligatures w14:val="standardContextual"/>
        </w:rPr>
        <w:pPrChange w:id="866" w:author="Andrew Instone-Cowie" w:date="2025-03-03T15:40:00Z" w16du:dateUtc="2025-03-03T15:40:00Z">
          <w:pPr>
            <w:pStyle w:val="TableofFigures"/>
            <w:tabs>
              <w:tab w:val="right" w:leader="dot" w:pos="9016"/>
            </w:tabs>
          </w:pPr>
        </w:pPrChange>
      </w:pPr>
      <w:ins w:id="86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21 – Sensor Module Connector</w:t>
        </w:r>
        <w:r>
          <w:rPr>
            <w:noProof/>
            <w:webHidden/>
          </w:rPr>
          <w:tab/>
        </w:r>
        <w:r>
          <w:rPr>
            <w:noProof/>
            <w:webHidden/>
          </w:rPr>
          <w:fldChar w:fldCharType="begin"/>
        </w:r>
        <w:r>
          <w:rPr>
            <w:noProof/>
            <w:webHidden/>
          </w:rPr>
          <w:instrText xml:space="preserve"> PAGEREF _Toc191908904 \h </w:instrText>
        </w:r>
        <w:r>
          <w:rPr>
            <w:noProof/>
            <w:webHidden/>
          </w:rPr>
        </w:r>
      </w:ins>
      <w:r>
        <w:rPr>
          <w:noProof/>
          <w:webHidden/>
        </w:rPr>
        <w:fldChar w:fldCharType="separate"/>
      </w:r>
      <w:ins w:id="868" w:author="Andrew Instone-Cowie" w:date="2025-03-03T15:44:00Z" w16du:dateUtc="2025-03-03T15:44:00Z">
        <w:r w:rsidR="00AA5C58">
          <w:rPr>
            <w:noProof/>
            <w:webHidden/>
          </w:rPr>
          <w:t>39</w:t>
        </w:r>
      </w:ins>
      <w:ins w:id="869" w:author="Andrew Instone-Cowie" w:date="2025-03-03T15:39:00Z" w16du:dateUtc="2025-03-03T15:39:00Z">
        <w:r>
          <w:rPr>
            <w:noProof/>
            <w:webHidden/>
          </w:rPr>
          <w:fldChar w:fldCharType="end"/>
        </w:r>
        <w:r w:rsidRPr="00F10965">
          <w:rPr>
            <w:rStyle w:val="Hyperlink"/>
            <w:noProof/>
          </w:rPr>
          <w:fldChar w:fldCharType="end"/>
        </w:r>
      </w:ins>
    </w:p>
    <w:p w14:paraId="40576827" w14:textId="6C4377D9" w:rsidR="00871702" w:rsidRDefault="00871702" w:rsidP="001E792C">
      <w:pPr>
        <w:pStyle w:val="TableofFigures"/>
        <w:tabs>
          <w:tab w:val="right" w:leader="dot" w:pos="9016"/>
        </w:tabs>
        <w:spacing w:after="120"/>
        <w:rPr>
          <w:ins w:id="870" w:author="Andrew Instone-Cowie" w:date="2025-03-03T15:39:00Z" w16du:dateUtc="2025-03-03T15:39:00Z"/>
          <w:rFonts w:eastAsiaTheme="minorEastAsia"/>
          <w:noProof/>
          <w:kern w:val="2"/>
          <w:sz w:val="24"/>
          <w:szCs w:val="24"/>
          <w:lang w:eastAsia="en-GB"/>
          <w14:ligatures w14:val="standardContextual"/>
        </w:rPr>
        <w:pPrChange w:id="871" w:author="Andrew Instone-Cowie" w:date="2025-03-03T15:40:00Z" w16du:dateUtc="2025-03-03T15:40:00Z">
          <w:pPr>
            <w:pStyle w:val="TableofFigures"/>
            <w:tabs>
              <w:tab w:val="right" w:leader="dot" w:pos="9016"/>
            </w:tabs>
          </w:pPr>
        </w:pPrChange>
      </w:pPr>
      <w:ins w:id="87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22 – Sensor Chain Inter-Connection</w:t>
        </w:r>
        <w:r>
          <w:rPr>
            <w:noProof/>
            <w:webHidden/>
          </w:rPr>
          <w:tab/>
        </w:r>
        <w:r>
          <w:rPr>
            <w:noProof/>
            <w:webHidden/>
          </w:rPr>
          <w:fldChar w:fldCharType="begin"/>
        </w:r>
        <w:r>
          <w:rPr>
            <w:noProof/>
            <w:webHidden/>
          </w:rPr>
          <w:instrText xml:space="preserve"> PAGEREF _Toc191908905 \h </w:instrText>
        </w:r>
        <w:r>
          <w:rPr>
            <w:noProof/>
            <w:webHidden/>
          </w:rPr>
        </w:r>
      </w:ins>
      <w:r>
        <w:rPr>
          <w:noProof/>
          <w:webHidden/>
        </w:rPr>
        <w:fldChar w:fldCharType="separate"/>
      </w:r>
      <w:ins w:id="873" w:author="Andrew Instone-Cowie" w:date="2025-03-03T15:44:00Z" w16du:dateUtc="2025-03-03T15:44:00Z">
        <w:r w:rsidR="00AA5C58">
          <w:rPr>
            <w:noProof/>
            <w:webHidden/>
          </w:rPr>
          <w:t>39</w:t>
        </w:r>
      </w:ins>
      <w:ins w:id="874" w:author="Andrew Instone-Cowie" w:date="2025-03-03T15:39:00Z" w16du:dateUtc="2025-03-03T15:39:00Z">
        <w:r>
          <w:rPr>
            <w:noProof/>
            <w:webHidden/>
          </w:rPr>
          <w:fldChar w:fldCharType="end"/>
        </w:r>
        <w:r w:rsidRPr="00F10965">
          <w:rPr>
            <w:rStyle w:val="Hyperlink"/>
            <w:noProof/>
          </w:rPr>
          <w:fldChar w:fldCharType="end"/>
        </w:r>
      </w:ins>
    </w:p>
    <w:p w14:paraId="74436DDE" w14:textId="5306C396" w:rsidR="00871702" w:rsidRDefault="00871702" w:rsidP="001E792C">
      <w:pPr>
        <w:pStyle w:val="TableofFigures"/>
        <w:tabs>
          <w:tab w:val="right" w:leader="dot" w:pos="9016"/>
        </w:tabs>
        <w:spacing w:after="120"/>
        <w:rPr>
          <w:ins w:id="875" w:author="Andrew Instone-Cowie" w:date="2025-03-03T15:39:00Z" w16du:dateUtc="2025-03-03T15:39:00Z"/>
          <w:rFonts w:eastAsiaTheme="minorEastAsia"/>
          <w:noProof/>
          <w:kern w:val="2"/>
          <w:sz w:val="24"/>
          <w:szCs w:val="24"/>
          <w:lang w:eastAsia="en-GB"/>
          <w14:ligatures w14:val="standardContextual"/>
        </w:rPr>
        <w:pPrChange w:id="876" w:author="Andrew Instone-Cowie" w:date="2025-03-03T15:40:00Z" w16du:dateUtc="2025-03-03T15:40:00Z">
          <w:pPr>
            <w:pStyle w:val="TableofFigures"/>
            <w:tabs>
              <w:tab w:val="right" w:leader="dot" w:pos="9016"/>
            </w:tabs>
          </w:pPr>
        </w:pPrChange>
      </w:pPr>
      <w:ins w:id="87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_Toc191908906 \h </w:instrText>
        </w:r>
        <w:r>
          <w:rPr>
            <w:noProof/>
            <w:webHidden/>
          </w:rPr>
        </w:r>
      </w:ins>
      <w:r>
        <w:rPr>
          <w:noProof/>
          <w:webHidden/>
        </w:rPr>
        <w:fldChar w:fldCharType="separate"/>
      </w:r>
      <w:ins w:id="878" w:author="Andrew Instone-Cowie" w:date="2025-03-03T15:44:00Z" w16du:dateUtc="2025-03-03T15:44:00Z">
        <w:r w:rsidR="00AA5C58">
          <w:rPr>
            <w:noProof/>
            <w:webHidden/>
          </w:rPr>
          <w:t>40</w:t>
        </w:r>
      </w:ins>
      <w:ins w:id="879" w:author="Andrew Instone-Cowie" w:date="2025-03-03T15:39:00Z" w16du:dateUtc="2025-03-03T15:39:00Z">
        <w:r>
          <w:rPr>
            <w:noProof/>
            <w:webHidden/>
          </w:rPr>
          <w:fldChar w:fldCharType="end"/>
        </w:r>
        <w:r w:rsidRPr="00F10965">
          <w:rPr>
            <w:rStyle w:val="Hyperlink"/>
            <w:noProof/>
          </w:rPr>
          <w:fldChar w:fldCharType="end"/>
        </w:r>
      </w:ins>
    </w:p>
    <w:p w14:paraId="59DAC559" w14:textId="6405C702" w:rsidR="00871702" w:rsidRDefault="00871702" w:rsidP="001E792C">
      <w:pPr>
        <w:pStyle w:val="TableofFigures"/>
        <w:tabs>
          <w:tab w:val="right" w:leader="dot" w:pos="9016"/>
        </w:tabs>
        <w:spacing w:after="120"/>
        <w:rPr>
          <w:ins w:id="880" w:author="Andrew Instone-Cowie" w:date="2025-03-03T15:39:00Z" w16du:dateUtc="2025-03-03T15:39:00Z"/>
          <w:rFonts w:eastAsiaTheme="minorEastAsia"/>
          <w:noProof/>
          <w:kern w:val="2"/>
          <w:sz w:val="24"/>
          <w:szCs w:val="24"/>
          <w:lang w:eastAsia="en-GB"/>
          <w14:ligatures w14:val="standardContextual"/>
        </w:rPr>
        <w:pPrChange w:id="881" w:author="Andrew Instone-Cowie" w:date="2025-03-03T15:40:00Z" w16du:dateUtc="2025-03-03T15:40:00Z">
          <w:pPr>
            <w:pStyle w:val="TableofFigures"/>
            <w:tabs>
              <w:tab w:val="right" w:leader="dot" w:pos="9016"/>
            </w:tabs>
          </w:pPr>
        </w:pPrChange>
      </w:pPr>
      <w:ins w:id="88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24 – Simulator Interface 4-Gang Connector</w:t>
        </w:r>
        <w:r>
          <w:rPr>
            <w:noProof/>
            <w:webHidden/>
          </w:rPr>
          <w:tab/>
        </w:r>
        <w:r>
          <w:rPr>
            <w:noProof/>
            <w:webHidden/>
          </w:rPr>
          <w:fldChar w:fldCharType="begin"/>
        </w:r>
        <w:r>
          <w:rPr>
            <w:noProof/>
            <w:webHidden/>
          </w:rPr>
          <w:instrText xml:space="preserve"> PAGEREF _Toc191908907 \h </w:instrText>
        </w:r>
        <w:r>
          <w:rPr>
            <w:noProof/>
            <w:webHidden/>
          </w:rPr>
        </w:r>
      </w:ins>
      <w:r>
        <w:rPr>
          <w:noProof/>
          <w:webHidden/>
        </w:rPr>
        <w:fldChar w:fldCharType="separate"/>
      </w:r>
      <w:ins w:id="883" w:author="Andrew Instone-Cowie" w:date="2025-03-03T15:44:00Z" w16du:dateUtc="2025-03-03T15:44:00Z">
        <w:r w:rsidR="00AA5C58">
          <w:rPr>
            <w:noProof/>
            <w:webHidden/>
          </w:rPr>
          <w:t>40</w:t>
        </w:r>
      </w:ins>
      <w:ins w:id="884" w:author="Andrew Instone-Cowie" w:date="2025-03-03T15:39:00Z" w16du:dateUtc="2025-03-03T15:39:00Z">
        <w:r>
          <w:rPr>
            <w:noProof/>
            <w:webHidden/>
          </w:rPr>
          <w:fldChar w:fldCharType="end"/>
        </w:r>
        <w:r w:rsidRPr="00F10965">
          <w:rPr>
            <w:rStyle w:val="Hyperlink"/>
            <w:noProof/>
          </w:rPr>
          <w:fldChar w:fldCharType="end"/>
        </w:r>
      </w:ins>
    </w:p>
    <w:p w14:paraId="38D1D028" w14:textId="2D9ED8B0" w:rsidR="00871702" w:rsidRDefault="00871702" w:rsidP="001E792C">
      <w:pPr>
        <w:pStyle w:val="TableofFigures"/>
        <w:tabs>
          <w:tab w:val="right" w:leader="dot" w:pos="9016"/>
        </w:tabs>
        <w:spacing w:after="120"/>
        <w:rPr>
          <w:ins w:id="885" w:author="Andrew Instone-Cowie" w:date="2025-03-03T15:39:00Z" w16du:dateUtc="2025-03-03T15:39:00Z"/>
          <w:rFonts w:eastAsiaTheme="minorEastAsia"/>
          <w:noProof/>
          <w:kern w:val="2"/>
          <w:sz w:val="24"/>
          <w:szCs w:val="24"/>
          <w:lang w:eastAsia="en-GB"/>
          <w14:ligatures w14:val="standardContextual"/>
        </w:rPr>
        <w:pPrChange w:id="886" w:author="Andrew Instone-Cowie" w:date="2025-03-03T15:40:00Z" w16du:dateUtc="2025-03-03T15:40:00Z">
          <w:pPr>
            <w:pStyle w:val="TableofFigures"/>
            <w:tabs>
              <w:tab w:val="right" w:leader="dot" w:pos="9016"/>
            </w:tabs>
          </w:pPr>
        </w:pPrChange>
      </w:pPr>
      <w:ins w:id="88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_Toc191908908 \h </w:instrText>
        </w:r>
        <w:r>
          <w:rPr>
            <w:noProof/>
            <w:webHidden/>
          </w:rPr>
        </w:r>
      </w:ins>
      <w:r>
        <w:rPr>
          <w:noProof/>
          <w:webHidden/>
        </w:rPr>
        <w:fldChar w:fldCharType="separate"/>
      </w:r>
      <w:ins w:id="888" w:author="Andrew Instone-Cowie" w:date="2025-03-03T15:44:00Z" w16du:dateUtc="2025-03-03T15:44:00Z">
        <w:r w:rsidR="00AA5C58">
          <w:rPr>
            <w:noProof/>
            <w:webHidden/>
          </w:rPr>
          <w:t>41</w:t>
        </w:r>
      </w:ins>
      <w:ins w:id="889" w:author="Andrew Instone-Cowie" w:date="2025-03-03T15:39:00Z" w16du:dateUtc="2025-03-03T15:39:00Z">
        <w:r>
          <w:rPr>
            <w:noProof/>
            <w:webHidden/>
          </w:rPr>
          <w:fldChar w:fldCharType="end"/>
        </w:r>
        <w:r w:rsidRPr="00F10965">
          <w:rPr>
            <w:rStyle w:val="Hyperlink"/>
            <w:noProof/>
          </w:rPr>
          <w:fldChar w:fldCharType="end"/>
        </w:r>
      </w:ins>
    </w:p>
    <w:p w14:paraId="642B6CCA" w14:textId="05E860D2" w:rsidR="00871702" w:rsidRDefault="00871702" w:rsidP="001E792C">
      <w:pPr>
        <w:pStyle w:val="TableofFigures"/>
        <w:tabs>
          <w:tab w:val="right" w:leader="dot" w:pos="9016"/>
        </w:tabs>
        <w:spacing w:after="120"/>
        <w:rPr>
          <w:ins w:id="890" w:author="Andrew Instone-Cowie" w:date="2025-03-03T15:39:00Z" w16du:dateUtc="2025-03-03T15:39:00Z"/>
          <w:rFonts w:eastAsiaTheme="minorEastAsia"/>
          <w:noProof/>
          <w:kern w:val="2"/>
          <w:sz w:val="24"/>
          <w:szCs w:val="24"/>
          <w:lang w:eastAsia="en-GB"/>
          <w14:ligatures w14:val="standardContextual"/>
        </w:rPr>
        <w:pPrChange w:id="891" w:author="Andrew Instone-Cowie" w:date="2025-03-03T15:40:00Z" w16du:dateUtc="2025-03-03T15:40:00Z">
          <w:pPr>
            <w:pStyle w:val="TableofFigures"/>
            <w:tabs>
              <w:tab w:val="right" w:leader="dot" w:pos="9016"/>
            </w:tabs>
          </w:pPr>
        </w:pPrChange>
      </w:pPr>
      <w:ins w:id="89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"_Toc191908909"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26 – Power Module Power/Data Connector</w:t>
        </w:r>
        <w:r>
          <w:rPr>
            <w:noProof/>
            <w:webHidden/>
          </w:rPr>
          <w:tab/>
        </w:r>
        <w:r>
          <w:rPr>
            <w:noProof/>
            <w:webHidden/>
          </w:rPr>
          <w:fldChar w:fldCharType="begin"/>
        </w:r>
        <w:r>
          <w:rPr>
            <w:noProof/>
            <w:webHidden/>
          </w:rPr>
          <w:instrText xml:space="preserve"> PAGEREF _Toc191908909 \h </w:instrText>
        </w:r>
        <w:r>
          <w:rPr>
            <w:noProof/>
            <w:webHidden/>
          </w:rPr>
        </w:r>
      </w:ins>
      <w:r>
        <w:rPr>
          <w:noProof/>
          <w:webHidden/>
        </w:rPr>
        <w:fldChar w:fldCharType="separate"/>
      </w:r>
      <w:ins w:id="893" w:author="Andrew Instone-Cowie" w:date="2025-03-03T15:44:00Z" w16du:dateUtc="2025-03-03T15:44:00Z">
        <w:r w:rsidR="00AA5C58">
          <w:rPr>
            <w:noProof/>
            <w:webHidden/>
          </w:rPr>
          <w:t>42</w:t>
        </w:r>
      </w:ins>
      <w:ins w:id="894" w:author="Andrew Instone-Cowie" w:date="2025-03-03T15:39:00Z" w16du:dateUtc="2025-03-03T15:39:00Z">
        <w:r>
          <w:rPr>
            <w:noProof/>
            <w:webHidden/>
          </w:rPr>
          <w:fldChar w:fldCharType="end"/>
        </w:r>
        <w:r w:rsidRPr="00F10965">
          <w:rPr>
            <w:rStyle w:val="Hyperlink"/>
            <w:noProof/>
          </w:rPr>
          <w:fldChar w:fldCharType="end"/>
        </w:r>
      </w:ins>
    </w:p>
    <w:p w14:paraId="70F96E8D" w14:textId="59644176" w:rsidR="00871702" w:rsidRDefault="00871702" w:rsidP="001E792C">
      <w:pPr>
        <w:pStyle w:val="TableofFigures"/>
        <w:tabs>
          <w:tab w:val="right" w:leader="dot" w:pos="9016"/>
        </w:tabs>
        <w:spacing w:after="120"/>
        <w:rPr>
          <w:ins w:id="895" w:author="Andrew Instone-Cowie" w:date="2025-03-03T15:39:00Z" w16du:dateUtc="2025-03-03T15:39:00Z"/>
          <w:rFonts w:eastAsiaTheme="minorEastAsia"/>
          <w:noProof/>
          <w:kern w:val="2"/>
          <w:sz w:val="24"/>
          <w:szCs w:val="24"/>
          <w:lang w:eastAsia="en-GB"/>
          <w14:ligatures w14:val="standardContextual"/>
        </w:rPr>
        <w:pPrChange w:id="896" w:author="Andrew Instone-Cowie" w:date="2025-03-03T15:40:00Z" w16du:dateUtc="2025-03-03T15:40:00Z">
          <w:pPr>
            <w:pStyle w:val="TableofFigures"/>
            <w:tabs>
              <w:tab w:val="right" w:leader="dot" w:pos="9016"/>
            </w:tabs>
          </w:pPr>
        </w:pPrChange>
      </w:pPr>
      <w:ins w:id="89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27 – Second PC Module Connector</w:t>
        </w:r>
        <w:r>
          <w:rPr>
            <w:noProof/>
            <w:webHidden/>
          </w:rPr>
          <w:tab/>
        </w:r>
        <w:r>
          <w:rPr>
            <w:noProof/>
            <w:webHidden/>
          </w:rPr>
          <w:fldChar w:fldCharType="begin"/>
        </w:r>
        <w:r>
          <w:rPr>
            <w:noProof/>
            <w:webHidden/>
          </w:rPr>
          <w:instrText xml:space="preserve"> PAGEREF _Toc191908910 \h </w:instrText>
        </w:r>
        <w:r>
          <w:rPr>
            <w:noProof/>
            <w:webHidden/>
          </w:rPr>
        </w:r>
      </w:ins>
      <w:r>
        <w:rPr>
          <w:noProof/>
          <w:webHidden/>
        </w:rPr>
        <w:fldChar w:fldCharType="separate"/>
      </w:r>
      <w:ins w:id="898" w:author="Andrew Instone-Cowie" w:date="2025-03-03T15:44:00Z" w16du:dateUtc="2025-03-03T15:44:00Z">
        <w:r w:rsidR="00AA5C58">
          <w:rPr>
            <w:noProof/>
            <w:webHidden/>
          </w:rPr>
          <w:t>43</w:t>
        </w:r>
      </w:ins>
      <w:ins w:id="899" w:author="Andrew Instone-Cowie" w:date="2025-03-03T15:39:00Z" w16du:dateUtc="2025-03-03T15:39:00Z">
        <w:r>
          <w:rPr>
            <w:noProof/>
            <w:webHidden/>
          </w:rPr>
          <w:fldChar w:fldCharType="end"/>
        </w:r>
        <w:r w:rsidRPr="00F10965">
          <w:rPr>
            <w:rStyle w:val="Hyperlink"/>
            <w:noProof/>
          </w:rPr>
          <w:fldChar w:fldCharType="end"/>
        </w:r>
      </w:ins>
    </w:p>
    <w:p w14:paraId="2C130A04" w14:textId="3392FADA" w:rsidR="00871702" w:rsidRDefault="00871702" w:rsidP="001E792C">
      <w:pPr>
        <w:pStyle w:val="TableofFigures"/>
        <w:tabs>
          <w:tab w:val="right" w:leader="dot" w:pos="9016"/>
        </w:tabs>
        <w:spacing w:after="120"/>
        <w:rPr>
          <w:ins w:id="900" w:author="Andrew Instone-Cowie" w:date="2025-03-03T15:39:00Z" w16du:dateUtc="2025-03-03T15:39:00Z"/>
          <w:rFonts w:eastAsiaTheme="minorEastAsia"/>
          <w:noProof/>
          <w:kern w:val="2"/>
          <w:sz w:val="24"/>
          <w:szCs w:val="24"/>
          <w:lang w:eastAsia="en-GB"/>
          <w14:ligatures w14:val="standardContextual"/>
        </w:rPr>
        <w:pPrChange w:id="901" w:author="Andrew Instone-Cowie" w:date="2025-03-03T15:40:00Z" w16du:dateUtc="2025-03-03T15:40:00Z">
          <w:pPr>
            <w:pStyle w:val="TableofFigures"/>
            <w:tabs>
              <w:tab w:val="right" w:leader="dot" w:pos="9016"/>
            </w:tabs>
          </w:pPr>
        </w:pPrChange>
      </w:pPr>
      <w:ins w:id="90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28 – Basic Serial Splitter Connector</w:t>
        </w:r>
        <w:r>
          <w:rPr>
            <w:noProof/>
            <w:webHidden/>
          </w:rPr>
          <w:tab/>
        </w:r>
        <w:r>
          <w:rPr>
            <w:noProof/>
            <w:webHidden/>
          </w:rPr>
          <w:fldChar w:fldCharType="begin"/>
        </w:r>
        <w:r>
          <w:rPr>
            <w:noProof/>
            <w:webHidden/>
          </w:rPr>
          <w:instrText xml:space="preserve"> PAGEREF _Toc191908911 \h </w:instrText>
        </w:r>
        <w:r>
          <w:rPr>
            <w:noProof/>
            <w:webHidden/>
          </w:rPr>
        </w:r>
      </w:ins>
      <w:r>
        <w:rPr>
          <w:noProof/>
          <w:webHidden/>
        </w:rPr>
        <w:fldChar w:fldCharType="separate"/>
      </w:r>
      <w:ins w:id="903" w:author="Andrew Instone-Cowie" w:date="2025-03-03T15:44:00Z" w16du:dateUtc="2025-03-03T15:44:00Z">
        <w:r w:rsidR="00AA5C58">
          <w:rPr>
            <w:noProof/>
            <w:webHidden/>
          </w:rPr>
          <w:t>44</w:t>
        </w:r>
      </w:ins>
      <w:ins w:id="904" w:author="Andrew Instone-Cowie" w:date="2025-03-03T15:39:00Z" w16du:dateUtc="2025-03-03T15:39:00Z">
        <w:r>
          <w:rPr>
            <w:noProof/>
            <w:webHidden/>
          </w:rPr>
          <w:fldChar w:fldCharType="end"/>
        </w:r>
        <w:r w:rsidRPr="00F10965">
          <w:rPr>
            <w:rStyle w:val="Hyperlink"/>
            <w:noProof/>
          </w:rPr>
          <w:fldChar w:fldCharType="end"/>
        </w:r>
      </w:ins>
    </w:p>
    <w:p w14:paraId="7173F96B" w14:textId="43FA3E2F" w:rsidR="00871702" w:rsidRDefault="00871702" w:rsidP="001E792C">
      <w:pPr>
        <w:pStyle w:val="TableofFigures"/>
        <w:tabs>
          <w:tab w:val="right" w:leader="dot" w:pos="9016"/>
        </w:tabs>
        <w:spacing w:after="120"/>
        <w:rPr>
          <w:ins w:id="905" w:author="Andrew Instone-Cowie" w:date="2025-03-03T15:39:00Z" w16du:dateUtc="2025-03-03T15:39:00Z"/>
          <w:rFonts w:eastAsiaTheme="minorEastAsia"/>
          <w:noProof/>
          <w:kern w:val="2"/>
          <w:sz w:val="24"/>
          <w:szCs w:val="24"/>
          <w:lang w:eastAsia="en-GB"/>
          <w14:ligatures w14:val="standardContextual"/>
        </w:rPr>
        <w:pPrChange w:id="906" w:author="Andrew Instone-Cowie" w:date="2025-03-03T15:40:00Z" w16du:dateUtc="2025-03-03T15:40:00Z">
          <w:pPr>
            <w:pStyle w:val="TableofFigures"/>
            <w:tabs>
              <w:tab w:val="right" w:leader="dot" w:pos="9016"/>
            </w:tabs>
          </w:pPr>
        </w:pPrChange>
      </w:pPr>
      <w:ins w:id="90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29 – Power Module DB9 Serial Connector</w:t>
        </w:r>
        <w:r>
          <w:rPr>
            <w:noProof/>
            <w:webHidden/>
          </w:rPr>
          <w:tab/>
        </w:r>
        <w:r>
          <w:rPr>
            <w:noProof/>
            <w:webHidden/>
          </w:rPr>
          <w:fldChar w:fldCharType="begin"/>
        </w:r>
        <w:r>
          <w:rPr>
            <w:noProof/>
            <w:webHidden/>
          </w:rPr>
          <w:instrText xml:space="preserve"> PAGEREF _Toc191908912 \h </w:instrText>
        </w:r>
        <w:r>
          <w:rPr>
            <w:noProof/>
            <w:webHidden/>
          </w:rPr>
        </w:r>
      </w:ins>
      <w:r>
        <w:rPr>
          <w:noProof/>
          <w:webHidden/>
        </w:rPr>
        <w:fldChar w:fldCharType="separate"/>
      </w:r>
      <w:ins w:id="908" w:author="Andrew Instone-Cowie" w:date="2025-03-03T15:44:00Z" w16du:dateUtc="2025-03-03T15:44:00Z">
        <w:r w:rsidR="00AA5C58">
          <w:rPr>
            <w:noProof/>
            <w:webHidden/>
          </w:rPr>
          <w:t>46</w:t>
        </w:r>
      </w:ins>
      <w:ins w:id="909" w:author="Andrew Instone-Cowie" w:date="2025-03-03T15:39:00Z" w16du:dateUtc="2025-03-03T15:39:00Z">
        <w:r>
          <w:rPr>
            <w:noProof/>
            <w:webHidden/>
          </w:rPr>
          <w:fldChar w:fldCharType="end"/>
        </w:r>
        <w:r w:rsidRPr="00F10965">
          <w:rPr>
            <w:rStyle w:val="Hyperlink"/>
            <w:noProof/>
          </w:rPr>
          <w:fldChar w:fldCharType="end"/>
        </w:r>
      </w:ins>
    </w:p>
    <w:p w14:paraId="09346008" w14:textId="43E1C2F1" w:rsidR="00871702" w:rsidRDefault="00871702" w:rsidP="001E792C">
      <w:pPr>
        <w:pStyle w:val="TableofFigures"/>
        <w:tabs>
          <w:tab w:val="right" w:leader="dot" w:pos="9016"/>
        </w:tabs>
        <w:spacing w:after="120"/>
        <w:rPr>
          <w:ins w:id="910" w:author="Andrew Instone-Cowie" w:date="2025-03-03T15:39:00Z" w16du:dateUtc="2025-03-03T15:39:00Z"/>
          <w:rFonts w:eastAsiaTheme="minorEastAsia"/>
          <w:noProof/>
          <w:kern w:val="2"/>
          <w:sz w:val="24"/>
          <w:szCs w:val="24"/>
          <w:lang w:eastAsia="en-GB"/>
          <w14:ligatures w14:val="standardContextual"/>
        </w:rPr>
        <w:pPrChange w:id="911" w:author="Andrew Instone-Cowie" w:date="2025-03-03T15:40:00Z" w16du:dateUtc="2025-03-03T15:40:00Z">
          <w:pPr>
            <w:pStyle w:val="TableofFigures"/>
            <w:tabs>
              <w:tab w:val="right" w:leader="dot" w:pos="9016"/>
            </w:tabs>
          </w:pPr>
        </w:pPrChange>
      </w:pPr>
      <w:ins w:id="91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30 – Second PC Module DB9 Serial Connector</w:t>
        </w:r>
        <w:r>
          <w:rPr>
            <w:noProof/>
            <w:webHidden/>
          </w:rPr>
          <w:tab/>
        </w:r>
        <w:r>
          <w:rPr>
            <w:noProof/>
            <w:webHidden/>
          </w:rPr>
          <w:fldChar w:fldCharType="begin"/>
        </w:r>
        <w:r>
          <w:rPr>
            <w:noProof/>
            <w:webHidden/>
          </w:rPr>
          <w:instrText xml:space="preserve"> PAGEREF _Toc191908913 \h </w:instrText>
        </w:r>
        <w:r>
          <w:rPr>
            <w:noProof/>
            <w:webHidden/>
          </w:rPr>
        </w:r>
      </w:ins>
      <w:r>
        <w:rPr>
          <w:noProof/>
          <w:webHidden/>
        </w:rPr>
        <w:fldChar w:fldCharType="separate"/>
      </w:r>
      <w:ins w:id="913" w:author="Andrew Instone-Cowie" w:date="2025-03-03T15:44:00Z" w16du:dateUtc="2025-03-03T15:44:00Z">
        <w:r w:rsidR="00AA5C58">
          <w:rPr>
            <w:noProof/>
            <w:webHidden/>
          </w:rPr>
          <w:t>46</w:t>
        </w:r>
      </w:ins>
      <w:ins w:id="914" w:author="Andrew Instone-Cowie" w:date="2025-03-03T15:39:00Z" w16du:dateUtc="2025-03-03T15:39:00Z">
        <w:r>
          <w:rPr>
            <w:noProof/>
            <w:webHidden/>
          </w:rPr>
          <w:fldChar w:fldCharType="end"/>
        </w:r>
        <w:r w:rsidRPr="00F10965">
          <w:rPr>
            <w:rStyle w:val="Hyperlink"/>
            <w:noProof/>
          </w:rPr>
          <w:fldChar w:fldCharType="end"/>
        </w:r>
      </w:ins>
    </w:p>
    <w:p w14:paraId="3954C496" w14:textId="77C2D2B8" w:rsidR="00871702" w:rsidRDefault="00871702" w:rsidP="001E792C">
      <w:pPr>
        <w:pStyle w:val="TableofFigures"/>
        <w:tabs>
          <w:tab w:val="right" w:leader="dot" w:pos="9016"/>
        </w:tabs>
        <w:spacing w:after="120"/>
        <w:rPr>
          <w:ins w:id="915" w:author="Andrew Instone-Cowie" w:date="2025-03-03T15:39:00Z" w16du:dateUtc="2025-03-03T15:39:00Z"/>
          <w:rFonts w:eastAsiaTheme="minorEastAsia"/>
          <w:noProof/>
          <w:kern w:val="2"/>
          <w:sz w:val="24"/>
          <w:szCs w:val="24"/>
          <w:lang w:eastAsia="en-GB"/>
          <w14:ligatures w14:val="standardContextual"/>
        </w:rPr>
        <w:pPrChange w:id="916" w:author="Andrew Instone-Cowie" w:date="2025-03-03T15:40:00Z" w16du:dateUtc="2025-03-03T15:40:00Z">
          <w:pPr>
            <w:pStyle w:val="TableofFigures"/>
            <w:tabs>
              <w:tab w:val="right" w:leader="dot" w:pos="9016"/>
            </w:tabs>
          </w:pPr>
        </w:pPrChange>
      </w:pPr>
      <w:ins w:id="91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_Toc191908914 \h </w:instrText>
        </w:r>
        <w:r>
          <w:rPr>
            <w:noProof/>
            <w:webHidden/>
          </w:rPr>
        </w:r>
      </w:ins>
      <w:r>
        <w:rPr>
          <w:noProof/>
          <w:webHidden/>
        </w:rPr>
        <w:fldChar w:fldCharType="separate"/>
      </w:r>
      <w:ins w:id="918" w:author="Andrew Instone-Cowie" w:date="2025-03-03T15:44:00Z" w16du:dateUtc="2025-03-03T15:44:00Z">
        <w:r w:rsidR="00AA5C58">
          <w:rPr>
            <w:noProof/>
            <w:webHidden/>
          </w:rPr>
          <w:t>47</w:t>
        </w:r>
      </w:ins>
      <w:ins w:id="919" w:author="Andrew Instone-Cowie" w:date="2025-03-03T15:39:00Z" w16du:dateUtc="2025-03-03T15:39:00Z">
        <w:r>
          <w:rPr>
            <w:noProof/>
            <w:webHidden/>
          </w:rPr>
          <w:fldChar w:fldCharType="end"/>
        </w:r>
        <w:r w:rsidRPr="00F10965">
          <w:rPr>
            <w:rStyle w:val="Hyperlink"/>
            <w:noProof/>
          </w:rPr>
          <w:fldChar w:fldCharType="end"/>
        </w:r>
      </w:ins>
    </w:p>
    <w:p w14:paraId="04067262" w14:textId="0A459F9C" w:rsidR="00871702" w:rsidRDefault="00871702" w:rsidP="001E792C">
      <w:pPr>
        <w:pStyle w:val="TableofFigures"/>
        <w:tabs>
          <w:tab w:val="right" w:leader="dot" w:pos="9016"/>
        </w:tabs>
        <w:spacing w:after="120"/>
        <w:rPr>
          <w:ins w:id="920" w:author="Andrew Instone-Cowie" w:date="2025-03-03T15:39:00Z" w16du:dateUtc="2025-03-03T15:39:00Z"/>
          <w:rFonts w:eastAsiaTheme="minorEastAsia"/>
          <w:noProof/>
          <w:kern w:val="2"/>
          <w:sz w:val="24"/>
          <w:szCs w:val="24"/>
          <w:lang w:eastAsia="en-GB"/>
          <w14:ligatures w14:val="standardContextual"/>
        </w:rPr>
        <w:pPrChange w:id="921" w:author="Andrew Instone-Cowie" w:date="2025-03-03T15:40:00Z" w16du:dateUtc="2025-03-03T15:40:00Z">
          <w:pPr>
            <w:pStyle w:val="TableofFigures"/>
            <w:tabs>
              <w:tab w:val="right" w:leader="dot" w:pos="9016"/>
            </w:tabs>
          </w:pPr>
        </w:pPrChange>
      </w:pPr>
      <w:ins w:id="92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32 – Simulator Interface Main Loop Timing</w:t>
        </w:r>
        <w:r>
          <w:rPr>
            <w:noProof/>
            <w:webHidden/>
          </w:rPr>
          <w:tab/>
        </w:r>
        <w:r>
          <w:rPr>
            <w:noProof/>
            <w:webHidden/>
          </w:rPr>
          <w:fldChar w:fldCharType="begin"/>
        </w:r>
        <w:r>
          <w:rPr>
            <w:noProof/>
            <w:webHidden/>
          </w:rPr>
          <w:instrText xml:space="preserve"> PAGEREF _Toc191908915 \h </w:instrText>
        </w:r>
        <w:r>
          <w:rPr>
            <w:noProof/>
            <w:webHidden/>
          </w:rPr>
        </w:r>
      </w:ins>
      <w:r>
        <w:rPr>
          <w:noProof/>
          <w:webHidden/>
        </w:rPr>
        <w:fldChar w:fldCharType="separate"/>
      </w:r>
      <w:ins w:id="923" w:author="Andrew Instone-Cowie" w:date="2025-03-03T15:44:00Z" w16du:dateUtc="2025-03-03T15:44:00Z">
        <w:r w:rsidR="00AA5C58">
          <w:rPr>
            <w:noProof/>
            <w:webHidden/>
          </w:rPr>
          <w:t>49</w:t>
        </w:r>
      </w:ins>
      <w:ins w:id="924" w:author="Andrew Instone-Cowie" w:date="2025-03-03T15:39:00Z" w16du:dateUtc="2025-03-03T15:39:00Z">
        <w:r>
          <w:rPr>
            <w:noProof/>
            <w:webHidden/>
          </w:rPr>
          <w:fldChar w:fldCharType="end"/>
        </w:r>
        <w:r w:rsidRPr="00F10965">
          <w:rPr>
            <w:rStyle w:val="Hyperlink"/>
            <w:noProof/>
          </w:rPr>
          <w:fldChar w:fldCharType="end"/>
        </w:r>
      </w:ins>
    </w:p>
    <w:p w14:paraId="065EBC72" w14:textId="69D9827C" w:rsidR="00871702" w:rsidRDefault="00871702" w:rsidP="001E792C">
      <w:pPr>
        <w:pStyle w:val="TableofFigures"/>
        <w:tabs>
          <w:tab w:val="right" w:leader="dot" w:pos="9016"/>
        </w:tabs>
        <w:spacing w:after="120"/>
        <w:rPr>
          <w:ins w:id="925" w:author="Andrew Instone-Cowie" w:date="2025-03-03T15:39:00Z" w16du:dateUtc="2025-03-03T15:39:00Z"/>
          <w:rFonts w:eastAsiaTheme="minorEastAsia"/>
          <w:noProof/>
          <w:kern w:val="2"/>
          <w:sz w:val="24"/>
          <w:szCs w:val="24"/>
          <w:lang w:eastAsia="en-GB"/>
          <w14:ligatures w14:val="standardContextual"/>
        </w:rPr>
        <w:pPrChange w:id="926" w:author="Andrew Instone-Cowie" w:date="2025-03-03T15:40:00Z" w16du:dateUtc="2025-03-03T15:40:00Z">
          <w:pPr>
            <w:pStyle w:val="TableofFigures"/>
            <w:tabs>
              <w:tab w:val="right" w:leader="dot" w:pos="9016"/>
            </w:tabs>
          </w:pPr>
        </w:pPrChange>
      </w:pPr>
      <w:ins w:id="92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33 – State Machine Transitions Illustration</w:t>
        </w:r>
        <w:r>
          <w:rPr>
            <w:noProof/>
            <w:webHidden/>
          </w:rPr>
          <w:tab/>
        </w:r>
        <w:r>
          <w:rPr>
            <w:noProof/>
            <w:webHidden/>
          </w:rPr>
          <w:fldChar w:fldCharType="begin"/>
        </w:r>
        <w:r>
          <w:rPr>
            <w:noProof/>
            <w:webHidden/>
          </w:rPr>
          <w:instrText xml:space="preserve"> PAGEREF _Toc191908916 \h </w:instrText>
        </w:r>
        <w:r>
          <w:rPr>
            <w:noProof/>
            <w:webHidden/>
          </w:rPr>
        </w:r>
      </w:ins>
      <w:r>
        <w:rPr>
          <w:noProof/>
          <w:webHidden/>
        </w:rPr>
        <w:fldChar w:fldCharType="separate"/>
      </w:r>
      <w:ins w:id="928" w:author="Andrew Instone-Cowie" w:date="2025-03-03T15:44:00Z" w16du:dateUtc="2025-03-03T15:44:00Z">
        <w:r w:rsidR="00AA5C58">
          <w:rPr>
            <w:noProof/>
            <w:webHidden/>
          </w:rPr>
          <w:t>50</w:t>
        </w:r>
      </w:ins>
      <w:ins w:id="929" w:author="Andrew Instone-Cowie" w:date="2025-03-03T15:39:00Z" w16du:dateUtc="2025-03-03T15:39:00Z">
        <w:r>
          <w:rPr>
            <w:noProof/>
            <w:webHidden/>
          </w:rPr>
          <w:fldChar w:fldCharType="end"/>
        </w:r>
        <w:r w:rsidRPr="00F10965">
          <w:rPr>
            <w:rStyle w:val="Hyperlink"/>
            <w:noProof/>
          </w:rPr>
          <w:fldChar w:fldCharType="end"/>
        </w:r>
      </w:ins>
    </w:p>
    <w:p w14:paraId="7B7026A5" w14:textId="5083690E" w:rsidR="00871702" w:rsidRDefault="00871702" w:rsidP="001E792C">
      <w:pPr>
        <w:pStyle w:val="TableofFigures"/>
        <w:tabs>
          <w:tab w:val="right" w:leader="dot" w:pos="9016"/>
        </w:tabs>
        <w:spacing w:after="120"/>
        <w:rPr>
          <w:ins w:id="930" w:author="Andrew Instone-Cowie" w:date="2025-03-03T15:39:00Z" w16du:dateUtc="2025-03-03T15:39:00Z"/>
          <w:rFonts w:eastAsiaTheme="minorEastAsia"/>
          <w:noProof/>
          <w:kern w:val="2"/>
          <w:sz w:val="24"/>
          <w:szCs w:val="24"/>
          <w:lang w:eastAsia="en-GB"/>
          <w14:ligatures w14:val="standardContextual"/>
        </w:rPr>
        <w:pPrChange w:id="931" w:author="Andrew Instone-Cowie" w:date="2025-03-03T15:40:00Z" w16du:dateUtc="2025-03-03T15:40:00Z">
          <w:pPr>
            <w:pStyle w:val="TableofFigures"/>
            <w:tabs>
              <w:tab w:val="right" w:leader="dot" w:pos="9016"/>
            </w:tabs>
          </w:pPr>
        </w:pPrChange>
      </w:pPr>
      <w:ins w:id="93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34 – Sensor De-Bounce Illustration</w:t>
        </w:r>
        <w:r>
          <w:rPr>
            <w:noProof/>
            <w:webHidden/>
          </w:rPr>
          <w:tab/>
        </w:r>
        <w:r>
          <w:rPr>
            <w:noProof/>
            <w:webHidden/>
          </w:rPr>
          <w:fldChar w:fldCharType="begin"/>
        </w:r>
        <w:r>
          <w:rPr>
            <w:noProof/>
            <w:webHidden/>
          </w:rPr>
          <w:instrText xml:space="preserve"> PAGEREF _Toc191908917 \h </w:instrText>
        </w:r>
        <w:r>
          <w:rPr>
            <w:noProof/>
            <w:webHidden/>
          </w:rPr>
        </w:r>
      </w:ins>
      <w:r>
        <w:rPr>
          <w:noProof/>
          <w:webHidden/>
        </w:rPr>
        <w:fldChar w:fldCharType="separate"/>
      </w:r>
      <w:ins w:id="933" w:author="Andrew Instone-Cowie" w:date="2025-03-03T15:44:00Z" w16du:dateUtc="2025-03-03T15:44:00Z">
        <w:r w:rsidR="00AA5C58">
          <w:rPr>
            <w:noProof/>
            <w:webHidden/>
          </w:rPr>
          <w:t>52</w:t>
        </w:r>
      </w:ins>
      <w:ins w:id="934" w:author="Andrew Instone-Cowie" w:date="2025-03-03T15:39:00Z" w16du:dateUtc="2025-03-03T15:39:00Z">
        <w:r>
          <w:rPr>
            <w:noProof/>
            <w:webHidden/>
          </w:rPr>
          <w:fldChar w:fldCharType="end"/>
        </w:r>
        <w:r w:rsidRPr="00F10965">
          <w:rPr>
            <w:rStyle w:val="Hyperlink"/>
            <w:noProof/>
          </w:rPr>
          <w:fldChar w:fldCharType="end"/>
        </w:r>
      </w:ins>
    </w:p>
    <w:p w14:paraId="188781DA" w14:textId="3CFCF116" w:rsidR="00871702" w:rsidRDefault="00871702" w:rsidP="001E792C">
      <w:pPr>
        <w:pStyle w:val="TableofFigures"/>
        <w:tabs>
          <w:tab w:val="right" w:leader="dot" w:pos="9016"/>
        </w:tabs>
        <w:spacing w:after="120"/>
        <w:rPr>
          <w:ins w:id="935" w:author="Andrew Instone-Cowie" w:date="2025-03-03T15:39:00Z" w16du:dateUtc="2025-03-03T15:39:00Z"/>
          <w:rFonts w:eastAsiaTheme="minorEastAsia"/>
          <w:noProof/>
          <w:kern w:val="2"/>
          <w:sz w:val="24"/>
          <w:szCs w:val="24"/>
          <w:lang w:eastAsia="en-GB"/>
          <w14:ligatures w14:val="standardContextual"/>
        </w:rPr>
        <w:pPrChange w:id="936" w:author="Andrew Instone-Cowie" w:date="2025-03-03T15:40:00Z" w16du:dateUtc="2025-03-03T15:40:00Z">
          <w:pPr>
            <w:pStyle w:val="TableofFigures"/>
            <w:tabs>
              <w:tab w:val="right" w:leader="dot" w:pos="9016"/>
            </w:tabs>
          </w:pPr>
        </w:pPrChange>
      </w:pPr>
      <w:ins w:id="93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35 – Sensor Pulse Duration Illustration</w:t>
        </w:r>
        <w:r>
          <w:rPr>
            <w:noProof/>
            <w:webHidden/>
          </w:rPr>
          <w:tab/>
        </w:r>
        <w:r>
          <w:rPr>
            <w:noProof/>
            <w:webHidden/>
          </w:rPr>
          <w:fldChar w:fldCharType="begin"/>
        </w:r>
        <w:r>
          <w:rPr>
            <w:noProof/>
            <w:webHidden/>
          </w:rPr>
          <w:instrText xml:space="preserve"> PAGEREF _Toc191908918 \h </w:instrText>
        </w:r>
        <w:r>
          <w:rPr>
            <w:noProof/>
            <w:webHidden/>
          </w:rPr>
        </w:r>
      </w:ins>
      <w:r>
        <w:rPr>
          <w:noProof/>
          <w:webHidden/>
        </w:rPr>
        <w:fldChar w:fldCharType="separate"/>
      </w:r>
      <w:ins w:id="938" w:author="Andrew Instone-Cowie" w:date="2025-03-03T15:44:00Z" w16du:dateUtc="2025-03-03T15:44:00Z">
        <w:r w:rsidR="00AA5C58">
          <w:rPr>
            <w:noProof/>
            <w:webHidden/>
          </w:rPr>
          <w:t>59</w:t>
        </w:r>
      </w:ins>
      <w:ins w:id="939" w:author="Andrew Instone-Cowie" w:date="2025-03-03T15:39:00Z" w16du:dateUtc="2025-03-03T15:39:00Z">
        <w:r>
          <w:rPr>
            <w:noProof/>
            <w:webHidden/>
          </w:rPr>
          <w:fldChar w:fldCharType="end"/>
        </w:r>
        <w:r w:rsidRPr="00F10965">
          <w:rPr>
            <w:rStyle w:val="Hyperlink"/>
            <w:noProof/>
          </w:rPr>
          <w:fldChar w:fldCharType="end"/>
        </w:r>
      </w:ins>
    </w:p>
    <w:p w14:paraId="218D500E" w14:textId="43289CE8" w:rsidR="00871702" w:rsidRDefault="00871702" w:rsidP="001E792C">
      <w:pPr>
        <w:pStyle w:val="TableofFigures"/>
        <w:tabs>
          <w:tab w:val="right" w:leader="dot" w:pos="9016"/>
        </w:tabs>
        <w:spacing w:after="120"/>
        <w:rPr>
          <w:ins w:id="940" w:author="Andrew Instone-Cowie" w:date="2025-03-03T15:39:00Z" w16du:dateUtc="2025-03-03T15:39:00Z"/>
          <w:rFonts w:eastAsiaTheme="minorEastAsia"/>
          <w:noProof/>
          <w:kern w:val="2"/>
          <w:sz w:val="24"/>
          <w:szCs w:val="24"/>
          <w:lang w:eastAsia="en-GB"/>
          <w14:ligatures w14:val="standardContextual"/>
        </w:rPr>
        <w:pPrChange w:id="941" w:author="Andrew Instone-Cowie" w:date="2025-03-03T15:40:00Z" w16du:dateUtc="2025-03-03T15:40:00Z">
          <w:pPr>
            <w:pStyle w:val="TableofFigures"/>
            <w:tabs>
              <w:tab w:val="right" w:leader="dot" w:pos="9016"/>
            </w:tabs>
          </w:pPr>
        </w:pPrChange>
      </w:pPr>
      <w:ins w:id="94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"_Toc191908919"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36 – Missed Sensor Signals Illustration</w:t>
        </w:r>
        <w:r>
          <w:rPr>
            <w:noProof/>
            <w:webHidden/>
          </w:rPr>
          <w:tab/>
        </w:r>
        <w:r>
          <w:rPr>
            <w:noProof/>
            <w:webHidden/>
          </w:rPr>
          <w:fldChar w:fldCharType="begin"/>
        </w:r>
        <w:r>
          <w:rPr>
            <w:noProof/>
            <w:webHidden/>
          </w:rPr>
          <w:instrText xml:space="preserve"> PAGEREF _Toc191908919 \h </w:instrText>
        </w:r>
        <w:r>
          <w:rPr>
            <w:noProof/>
            <w:webHidden/>
          </w:rPr>
        </w:r>
      </w:ins>
      <w:r>
        <w:rPr>
          <w:noProof/>
          <w:webHidden/>
        </w:rPr>
        <w:fldChar w:fldCharType="separate"/>
      </w:r>
      <w:ins w:id="943" w:author="Andrew Instone-Cowie" w:date="2025-03-03T15:44:00Z" w16du:dateUtc="2025-03-03T15:44:00Z">
        <w:r w:rsidR="00AA5C58">
          <w:rPr>
            <w:noProof/>
            <w:webHidden/>
          </w:rPr>
          <w:t>60</w:t>
        </w:r>
      </w:ins>
      <w:ins w:id="944" w:author="Andrew Instone-Cowie" w:date="2025-03-03T15:39:00Z" w16du:dateUtc="2025-03-03T15:39:00Z">
        <w:r>
          <w:rPr>
            <w:noProof/>
            <w:webHidden/>
          </w:rPr>
          <w:fldChar w:fldCharType="end"/>
        </w:r>
        <w:r w:rsidRPr="00F10965">
          <w:rPr>
            <w:rStyle w:val="Hyperlink"/>
            <w:noProof/>
          </w:rPr>
          <w:fldChar w:fldCharType="end"/>
        </w:r>
      </w:ins>
    </w:p>
    <w:p w14:paraId="4544E3FB" w14:textId="27B22F7F" w:rsidR="00871702" w:rsidRDefault="00871702" w:rsidP="001E792C">
      <w:pPr>
        <w:pStyle w:val="TableofFigures"/>
        <w:tabs>
          <w:tab w:val="right" w:leader="dot" w:pos="9016"/>
        </w:tabs>
        <w:spacing w:after="120"/>
        <w:rPr>
          <w:ins w:id="945" w:author="Andrew Instone-Cowie" w:date="2025-03-03T15:39:00Z" w16du:dateUtc="2025-03-03T15:39:00Z"/>
          <w:rFonts w:eastAsiaTheme="minorEastAsia"/>
          <w:noProof/>
          <w:kern w:val="2"/>
          <w:sz w:val="24"/>
          <w:szCs w:val="24"/>
          <w:lang w:eastAsia="en-GB"/>
          <w14:ligatures w14:val="standardContextual"/>
        </w:rPr>
        <w:pPrChange w:id="946" w:author="Andrew Instone-Cowie" w:date="2025-03-03T15:40:00Z" w16du:dateUtc="2025-03-03T15:40:00Z">
          <w:pPr>
            <w:pStyle w:val="TableofFigures"/>
            <w:tabs>
              <w:tab w:val="right" w:leader="dot" w:pos="9016"/>
            </w:tabs>
          </w:pPr>
        </w:pPrChange>
      </w:pPr>
      <w:ins w:id="94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37 – Duplicated Sensor Signals Illustration</w:t>
        </w:r>
        <w:r>
          <w:rPr>
            <w:noProof/>
            <w:webHidden/>
          </w:rPr>
          <w:tab/>
        </w:r>
        <w:r>
          <w:rPr>
            <w:noProof/>
            <w:webHidden/>
          </w:rPr>
          <w:fldChar w:fldCharType="begin"/>
        </w:r>
        <w:r>
          <w:rPr>
            <w:noProof/>
            <w:webHidden/>
          </w:rPr>
          <w:instrText xml:space="preserve"> PAGEREF _Toc191908920 \h </w:instrText>
        </w:r>
        <w:r>
          <w:rPr>
            <w:noProof/>
            <w:webHidden/>
          </w:rPr>
        </w:r>
      </w:ins>
      <w:r>
        <w:rPr>
          <w:noProof/>
          <w:webHidden/>
        </w:rPr>
        <w:fldChar w:fldCharType="separate"/>
      </w:r>
      <w:ins w:id="948" w:author="Andrew Instone-Cowie" w:date="2025-03-03T15:44:00Z" w16du:dateUtc="2025-03-03T15:44:00Z">
        <w:r w:rsidR="00AA5C58">
          <w:rPr>
            <w:noProof/>
            <w:webHidden/>
          </w:rPr>
          <w:t>61</w:t>
        </w:r>
      </w:ins>
      <w:ins w:id="949" w:author="Andrew Instone-Cowie" w:date="2025-03-03T15:39:00Z" w16du:dateUtc="2025-03-03T15:39:00Z">
        <w:r>
          <w:rPr>
            <w:noProof/>
            <w:webHidden/>
          </w:rPr>
          <w:fldChar w:fldCharType="end"/>
        </w:r>
        <w:r w:rsidRPr="00F10965">
          <w:rPr>
            <w:rStyle w:val="Hyperlink"/>
            <w:noProof/>
          </w:rPr>
          <w:fldChar w:fldCharType="end"/>
        </w:r>
      </w:ins>
    </w:p>
    <w:p w14:paraId="7EEAE52D" w14:textId="74DEC501" w:rsidR="00871702" w:rsidRDefault="00871702" w:rsidP="001E792C">
      <w:pPr>
        <w:pStyle w:val="TableofFigures"/>
        <w:tabs>
          <w:tab w:val="right" w:leader="dot" w:pos="9016"/>
        </w:tabs>
        <w:spacing w:after="120"/>
        <w:rPr>
          <w:ins w:id="950" w:author="Andrew Instone-Cowie" w:date="2025-03-03T15:39:00Z" w16du:dateUtc="2025-03-03T15:39:00Z"/>
          <w:rFonts w:eastAsiaTheme="minorEastAsia"/>
          <w:noProof/>
          <w:kern w:val="2"/>
          <w:sz w:val="24"/>
          <w:szCs w:val="24"/>
          <w:lang w:eastAsia="en-GB"/>
          <w14:ligatures w14:val="standardContextual"/>
        </w:rPr>
        <w:pPrChange w:id="951" w:author="Andrew Instone-Cowie" w:date="2025-03-03T15:40:00Z" w16du:dateUtc="2025-03-03T15:40:00Z">
          <w:pPr>
            <w:pStyle w:val="TableofFigures"/>
            <w:tabs>
              <w:tab w:val="right" w:leader="dot" w:pos="9016"/>
            </w:tabs>
          </w:pPr>
        </w:pPrChange>
      </w:pPr>
      <w:ins w:id="95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38 – Variable Odd-Struckness Illustration</w:t>
        </w:r>
        <w:r>
          <w:rPr>
            <w:noProof/>
            <w:webHidden/>
          </w:rPr>
          <w:tab/>
        </w:r>
        <w:r>
          <w:rPr>
            <w:noProof/>
            <w:webHidden/>
          </w:rPr>
          <w:fldChar w:fldCharType="begin"/>
        </w:r>
        <w:r>
          <w:rPr>
            <w:noProof/>
            <w:webHidden/>
          </w:rPr>
          <w:instrText xml:space="preserve"> PAGEREF _Toc191908921 \h </w:instrText>
        </w:r>
        <w:r>
          <w:rPr>
            <w:noProof/>
            <w:webHidden/>
          </w:rPr>
        </w:r>
      </w:ins>
      <w:r>
        <w:rPr>
          <w:noProof/>
          <w:webHidden/>
        </w:rPr>
        <w:fldChar w:fldCharType="separate"/>
      </w:r>
      <w:ins w:id="953" w:author="Andrew Instone-Cowie" w:date="2025-03-03T15:44:00Z" w16du:dateUtc="2025-03-03T15:44:00Z">
        <w:r w:rsidR="00AA5C58">
          <w:rPr>
            <w:noProof/>
            <w:webHidden/>
          </w:rPr>
          <w:t>62</w:t>
        </w:r>
      </w:ins>
      <w:ins w:id="954" w:author="Andrew Instone-Cowie" w:date="2025-03-03T15:39:00Z" w16du:dateUtc="2025-03-03T15:39:00Z">
        <w:r>
          <w:rPr>
            <w:noProof/>
            <w:webHidden/>
          </w:rPr>
          <w:fldChar w:fldCharType="end"/>
        </w:r>
        <w:r w:rsidRPr="00F10965">
          <w:rPr>
            <w:rStyle w:val="Hyperlink"/>
            <w:noProof/>
          </w:rPr>
          <w:fldChar w:fldCharType="end"/>
        </w:r>
      </w:ins>
    </w:p>
    <w:p w14:paraId="1466FD1D" w14:textId="17854BD3" w:rsidR="00871702" w:rsidRDefault="00871702" w:rsidP="001E792C">
      <w:pPr>
        <w:pStyle w:val="TableofFigures"/>
        <w:tabs>
          <w:tab w:val="right" w:leader="dot" w:pos="9016"/>
        </w:tabs>
        <w:spacing w:after="120"/>
        <w:rPr>
          <w:ins w:id="955" w:author="Andrew Instone-Cowie" w:date="2025-03-03T15:39:00Z" w16du:dateUtc="2025-03-03T15:39:00Z"/>
          <w:rFonts w:eastAsiaTheme="minorEastAsia"/>
          <w:noProof/>
          <w:kern w:val="2"/>
          <w:sz w:val="24"/>
          <w:szCs w:val="24"/>
          <w:lang w:eastAsia="en-GB"/>
          <w14:ligatures w14:val="standardContextual"/>
        </w:rPr>
        <w:pPrChange w:id="956" w:author="Andrew Instone-Cowie" w:date="2025-03-03T15:40:00Z" w16du:dateUtc="2025-03-03T15:40:00Z">
          <w:pPr>
            <w:pStyle w:val="TableofFigures"/>
            <w:tabs>
              <w:tab w:val="right" w:leader="dot" w:pos="9016"/>
            </w:tabs>
          </w:pPr>
        </w:pPrChange>
      </w:pPr>
      <w:ins w:id="95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39 – Simulator Interface Latency</w:t>
        </w:r>
        <w:r>
          <w:rPr>
            <w:noProof/>
            <w:webHidden/>
          </w:rPr>
          <w:tab/>
        </w:r>
        <w:r>
          <w:rPr>
            <w:noProof/>
            <w:webHidden/>
          </w:rPr>
          <w:fldChar w:fldCharType="begin"/>
        </w:r>
        <w:r>
          <w:rPr>
            <w:noProof/>
            <w:webHidden/>
          </w:rPr>
          <w:instrText xml:space="preserve"> PAGEREF _Toc191908922 \h </w:instrText>
        </w:r>
        <w:r>
          <w:rPr>
            <w:noProof/>
            <w:webHidden/>
          </w:rPr>
        </w:r>
      </w:ins>
      <w:r>
        <w:rPr>
          <w:noProof/>
          <w:webHidden/>
        </w:rPr>
        <w:fldChar w:fldCharType="separate"/>
      </w:r>
      <w:ins w:id="958" w:author="Andrew Instone-Cowie" w:date="2025-03-03T15:44:00Z" w16du:dateUtc="2025-03-03T15:44:00Z">
        <w:r w:rsidR="00AA5C58">
          <w:rPr>
            <w:noProof/>
            <w:webHidden/>
          </w:rPr>
          <w:t>63</w:t>
        </w:r>
      </w:ins>
      <w:ins w:id="959" w:author="Andrew Instone-Cowie" w:date="2025-03-03T15:39:00Z" w16du:dateUtc="2025-03-03T15:39:00Z">
        <w:r>
          <w:rPr>
            <w:noProof/>
            <w:webHidden/>
          </w:rPr>
          <w:fldChar w:fldCharType="end"/>
        </w:r>
        <w:r w:rsidRPr="00F10965">
          <w:rPr>
            <w:rStyle w:val="Hyperlink"/>
            <w:noProof/>
          </w:rPr>
          <w:fldChar w:fldCharType="end"/>
        </w:r>
      </w:ins>
    </w:p>
    <w:p w14:paraId="4E090E7C" w14:textId="6258DC6D" w:rsidR="00871702" w:rsidRDefault="00871702" w:rsidP="001E792C">
      <w:pPr>
        <w:pStyle w:val="TableofFigures"/>
        <w:tabs>
          <w:tab w:val="right" w:leader="dot" w:pos="9016"/>
        </w:tabs>
        <w:spacing w:after="120"/>
        <w:rPr>
          <w:ins w:id="960" w:author="Andrew Instone-Cowie" w:date="2025-03-03T15:39:00Z" w16du:dateUtc="2025-03-03T15:39:00Z"/>
          <w:rFonts w:eastAsiaTheme="minorEastAsia"/>
          <w:noProof/>
          <w:kern w:val="2"/>
          <w:sz w:val="24"/>
          <w:szCs w:val="24"/>
          <w:lang w:eastAsia="en-GB"/>
          <w14:ligatures w14:val="standardContextual"/>
        </w:rPr>
        <w:pPrChange w:id="961" w:author="Andrew Instone-Cowie" w:date="2025-03-03T15:40:00Z" w16du:dateUtc="2025-03-03T15:40:00Z">
          <w:pPr>
            <w:pStyle w:val="TableofFigures"/>
            <w:tabs>
              <w:tab w:val="right" w:leader="dot" w:pos="9016"/>
            </w:tabs>
          </w:pPr>
        </w:pPrChange>
      </w:pPr>
      <w:ins w:id="96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40 – Logic Analyser Decode</w:t>
        </w:r>
        <w:r>
          <w:rPr>
            <w:noProof/>
            <w:webHidden/>
          </w:rPr>
          <w:tab/>
        </w:r>
        <w:r>
          <w:rPr>
            <w:noProof/>
            <w:webHidden/>
          </w:rPr>
          <w:fldChar w:fldCharType="begin"/>
        </w:r>
        <w:r>
          <w:rPr>
            <w:noProof/>
            <w:webHidden/>
          </w:rPr>
          <w:instrText xml:space="preserve"> PAGEREF _Toc191908923 \h </w:instrText>
        </w:r>
        <w:r>
          <w:rPr>
            <w:noProof/>
            <w:webHidden/>
          </w:rPr>
        </w:r>
      </w:ins>
      <w:r>
        <w:rPr>
          <w:noProof/>
          <w:webHidden/>
        </w:rPr>
        <w:fldChar w:fldCharType="separate"/>
      </w:r>
      <w:ins w:id="963" w:author="Andrew Instone-Cowie" w:date="2025-03-03T15:44:00Z" w16du:dateUtc="2025-03-03T15:44:00Z">
        <w:r w:rsidR="00AA5C58">
          <w:rPr>
            <w:noProof/>
            <w:webHidden/>
          </w:rPr>
          <w:t>64</w:t>
        </w:r>
      </w:ins>
      <w:ins w:id="964" w:author="Andrew Instone-Cowie" w:date="2025-03-03T15:39:00Z" w16du:dateUtc="2025-03-03T15:39:00Z">
        <w:r>
          <w:rPr>
            <w:noProof/>
            <w:webHidden/>
          </w:rPr>
          <w:fldChar w:fldCharType="end"/>
        </w:r>
        <w:r w:rsidRPr="00F10965">
          <w:rPr>
            <w:rStyle w:val="Hyperlink"/>
            <w:noProof/>
          </w:rPr>
          <w:fldChar w:fldCharType="end"/>
        </w:r>
      </w:ins>
    </w:p>
    <w:p w14:paraId="4C7D99CA" w14:textId="444936AA" w:rsidR="00871702" w:rsidRDefault="00871702" w:rsidP="001E792C">
      <w:pPr>
        <w:pStyle w:val="TableofFigures"/>
        <w:tabs>
          <w:tab w:val="right" w:leader="dot" w:pos="9016"/>
        </w:tabs>
        <w:spacing w:after="120"/>
        <w:rPr>
          <w:ins w:id="965" w:author="Andrew Instone-Cowie" w:date="2025-03-03T15:39:00Z" w16du:dateUtc="2025-03-03T15:39:00Z"/>
          <w:rFonts w:eastAsiaTheme="minorEastAsia"/>
          <w:noProof/>
          <w:kern w:val="2"/>
          <w:sz w:val="24"/>
          <w:szCs w:val="24"/>
          <w:lang w:eastAsia="en-GB"/>
          <w14:ligatures w14:val="standardContextual"/>
        </w:rPr>
        <w:pPrChange w:id="966" w:author="Andrew Instone-Cowie" w:date="2025-03-03T15:40:00Z" w16du:dateUtc="2025-03-03T15:40:00Z">
          <w:pPr>
            <w:pStyle w:val="TableofFigures"/>
            <w:tabs>
              <w:tab w:val="right" w:leader="dot" w:pos="9016"/>
            </w:tabs>
          </w:pPr>
        </w:pPrChange>
      </w:pPr>
      <w:ins w:id="96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41 – Example of a USB-to-Serial Adapter</w:t>
        </w:r>
        <w:r>
          <w:rPr>
            <w:noProof/>
            <w:webHidden/>
          </w:rPr>
          <w:tab/>
        </w:r>
        <w:r>
          <w:rPr>
            <w:noProof/>
            <w:webHidden/>
          </w:rPr>
          <w:fldChar w:fldCharType="begin"/>
        </w:r>
        <w:r>
          <w:rPr>
            <w:noProof/>
            <w:webHidden/>
          </w:rPr>
          <w:instrText xml:space="preserve"> PAGEREF _Toc191908924 \h </w:instrText>
        </w:r>
        <w:r>
          <w:rPr>
            <w:noProof/>
            <w:webHidden/>
          </w:rPr>
        </w:r>
      </w:ins>
      <w:r>
        <w:rPr>
          <w:noProof/>
          <w:webHidden/>
        </w:rPr>
        <w:fldChar w:fldCharType="separate"/>
      </w:r>
      <w:ins w:id="968" w:author="Andrew Instone-Cowie" w:date="2025-03-03T15:44:00Z" w16du:dateUtc="2025-03-03T15:44:00Z">
        <w:r w:rsidR="00AA5C58">
          <w:rPr>
            <w:noProof/>
            <w:webHidden/>
          </w:rPr>
          <w:t>66</w:t>
        </w:r>
      </w:ins>
      <w:ins w:id="969" w:author="Andrew Instone-Cowie" w:date="2025-03-03T15:39:00Z" w16du:dateUtc="2025-03-03T15:39:00Z">
        <w:r>
          <w:rPr>
            <w:noProof/>
            <w:webHidden/>
          </w:rPr>
          <w:fldChar w:fldCharType="end"/>
        </w:r>
        <w:r w:rsidRPr="00F10965">
          <w:rPr>
            <w:rStyle w:val="Hyperlink"/>
            <w:noProof/>
          </w:rPr>
          <w:fldChar w:fldCharType="end"/>
        </w:r>
      </w:ins>
    </w:p>
    <w:p w14:paraId="0981C60F" w14:textId="1C091446" w:rsidR="00871702" w:rsidRDefault="00871702" w:rsidP="001E792C">
      <w:pPr>
        <w:pStyle w:val="TableofFigures"/>
        <w:tabs>
          <w:tab w:val="right" w:leader="dot" w:pos="9016"/>
        </w:tabs>
        <w:spacing w:after="120"/>
        <w:rPr>
          <w:ins w:id="970" w:author="Andrew Instone-Cowie" w:date="2025-03-03T15:39:00Z" w16du:dateUtc="2025-03-03T15:39:00Z"/>
          <w:rFonts w:eastAsiaTheme="minorEastAsia"/>
          <w:noProof/>
          <w:kern w:val="2"/>
          <w:sz w:val="24"/>
          <w:szCs w:val="24"/>
          <w:lang w:eastAsia="en-GB"/>
          <w14:ligatures w14:val="standardContextual"/>
        </w:rPr>
        <w:pPrChange w:id="971" w:author="Andrew Instone-Cowie" w:date="2025-03-03T15:40:00Z" w16du:dateUtc="2025-03-03T15:40:00Z">
          <w:pPr>
            <w:pStyle w:val="TableofFigures"/>
            <w:tabs>
              <w:tab w:val="right" w:leader="dot" w:pos="9016"/>
            </w:tabs>
          </w:pPr>
        </w:pPrChange>
      </w:pPr>
      <w:ins w:id="97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42 – Prolific Driver Installation</w:t>
        </w:r>
        <w:r>
          <w:rPr>
            <w:noProof/>
            <w:webHidden/>
          </w:rPr>
          <w:tab/>
        </w:r>
        <w:r>
          <w:rPr>
            <w:noProof/>
            <w:webHidden/>
          </w:rPr>
          <w:fldChar w:fldCharType="begin"/>
        </w:r>
        <w:r>
          <w:rPr>
            <w:noProof/>
            <w:webHidden/>
          </w:rPr>
          <w:instrText xml:space="preserve"> PAGEREF _Toc191908925 \h </w:instrText>
        </w:r>
        <w:r>
          <w:rPr>
            <w:noProof/>
            <w:webHidden/>
          </w:rPr>
        </w:r>
      </w:ins>
      <w:r>
        <w:rPr>
          <w:noProof/>
          <w:webHidden/>
        </w:rPr>
        <w:fldChar w:fldCharType="separate"/>
      </w:r>
      <w:ins w:id="973" w:author="Andrew Instone-Cowie" w:date="2025-03-03T15:44:00Z" w16du:dateUtc="2025-03-03T15:44:00Z">
        <w:r w:rsidR="00AA5C58">
          <w:rPr>
            <w:noProof/>
            <w:webHidden/>
          </w:rPr>
          <w:t>67</w:t>
        </w:r>
      </w:ins>
      <w:ins w:id="974" w:author="Andrew Instone-Cowie" w:date="2025-03-03T15:39:00Z" w16du:dateUtc="2025-03-03T15:39:00Z">
        <w:r>
          <w:rPr>
            <w:noProof/>
            <w:webHidden/>
          </w:rPr>
          <w:fldChar w:fldCharType="end"/>
        </w:r>
        <w:r w:rsidRPr="00F10965">
          <w:rPr>
            <w:rStyle w:val="Hyperlink"/>
            <w:noProof/>
          </w:rPr>
          <w:fldChar w:fldCharType="end"/>
        </w:r>
      </w:ins>
    </w:p>
    <w:p w14:paraId="5297E199" w14:textId="0A5B0F05" w:rsidR="00871702" w:rsidRDefault="00871702" w:rsidP="001E792C">
      <w:pPr>
        <w:pStyle w:val="TableofFigures"/>
        <w:tabs>
          <w:tab w:val="right" w:leader="dot" w:pos="9016"/>
        </w:tabs>
        <w:spacing w:after="120"/>
        <w:rPr>
          <w:ins w:id="975" w:author="Andrew Instone-Cowie" w:date="2025-03-03T15:39:00Z" w16du:dateUtc="2025-03-03T15:39:00Z"/>
          <w:rFonts w:eastAsiaTheme="minorEastAsia"/>
          <w:noProof/>
          <w:kern w:val="2"/>
          <w:sz w:val="24"/>
          <w:szCs w:val="24"/>
          <w:lang w:eastAsia="en-GB"/>
          <w14:ligatures w14:val="standardContextual"/>
        </w:rPr>
        <w:pPrChange w:id="976" w:author="Andrew Instone-Cowie" w:date="2025-03-03T15:40:00Z" w16du:dateUtc="2025-03-03T15:40:00Z">
          <w:pPr>
            <w:pStyle w:val="TableofFigures"/>
            <w:tabs>
              <w:tab w:val="right" w:leader="dot" w:pos="9016"/>
            </w:tabs>
          </w:pPr>
        </w:pPrChange>
      </w:pPr>
      <w:ins w:id="97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43 – Driver Installation Complete</w:t>
        </w:r>
        <w:r>
          <w:rPr>
            <w:noProof/>
            <w:webHidden/>
          </w:rPr>
          <w:tab/>
        </w:r>
        <w:r>
          <w:rPr>
            <w:noProof/>
            <w:webHidden/>
          </w:rPr>
          <w:fldChar w:fldCharType="begin"/>
        </w:r>
        <w:r>
          <w:rPr>
            <w:noProof/>
            <w:webHidden/>
          </w:rPr>
          <w:instrText xml:space="preserve"> PAGEREF _Toc191908926 \h </w:instrText>
        </w:r>
        <w:r>
          <w:rPr>
            <w:noProof/>
            <w:webHidden/>
          </w:rPr>
        </w:r>
      </w:ins>
      <w:r>
        <w:rPr>
          <w:noProof/>
          <w:webHidden/>
        </w:rPr>
        <w:fldChar w:fldCharType="separate"/>
      </w:r>
      <w:ins w:id="978" w:author="Andrew Instone-Cowie" w:date="2025-03-03T15:44:00Z" w16du:dateUtc="2025-03-03T15:44:00Z">
        <w:r w:rsidR="00AA5C58">
          <w:rPr>
            <w:noProof/>
            <w:webHidden/>
          </w:rPr>
          <w:t>68</w:t>
        </w:r>
      </w:ins>
      <w:ins w:id="979" w:author="Andrew Instone-Cowie" w:date="2025-03-03T15:39:00Z" w16du:dateUtc="2025-03-03T15:39:00Z">
        <w:r>
          <w:rPr>
            <w:noProof/>
            <w:webHidden/>
          </w:rPr>
          <w:fldChar w:fldCharType="end"/>
        </w:r>
        <w:r w:rsidRPr="00F10965">
          <w:rPr>
            <w:rStyle w:val="Hyperlink"/>
            <w:noProof/>
          </w:rPr>
          <w:fldChar w:fldCharType="end"/>
        </w:r>
      </w:ins>
    </w:p>
    <w:p w14:paraId="27B6949B" w14:textId="7C7BC772" w:rsidR="00871702" w:rsidRDefault="00871702" w:rsidP="001E792C">
      <w:pPr>
        <w:pStyle w:val="TableofFigures"/>
        <w:tabs>
          <w:tab w:val="right" w:leader="dot" w:pos="9016"/>
        </w:tabs>
        <w:spacing w:after="120"/>
        <w:rPr>
          <w:ins w:id="980" w:author="Andrew Instone-Cowie" w:date="2025-03-03T15:39:00Z" w16du:dateUtc="2025-03-03T15:39:00Z"/>
          <w:rFonts w:eastAsiaTheme="minorEastAsia"/>
          <w:noProof/>
          <w:kern w:val="2"/>
          <w:sz w:val="24"/>
          <w:szCs w:val="24"/>
          <w:lang w:eastAsia="en-GB"/>
          <w14:ligatures w14:val="standardContextual"/>
        </w:rPr>
        <w:pPrChange w:id="981" w:author="Andrew Instone-Cowie" w:date="2025-03-03T15:40:00Z" w16du:dateUtc="2025-03-03T15:40:00Z">
          <w:pPr>
            <w:pStyle w:val="TableofFigures"/>
            <w:tabs>
              <w:tab w:val="right" w:leader="dot" w:pos="9016"/>
            </w:tabs>
          </w:pPr>
        </w:pPrChange>
      </w:pPr>
      <w:ins w:id="98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44 – Found New Hardware Message</w:t>
        </w:r>
        <w:r>
          <w:rPr>
            <w:noProof/>
            <w:webHidden/>
          </w:rPr>
          <w:tab/>
        </w:r>
        <w:r>
          <w:rPr>
            <w:noProof/>
            <w:webHidden/>
          </w:rPr>
          <w:fldChar w:fldCharType="begin"/>
        </w:r>
        <w:r>
          <w:rPr>
            <w:noProof/>
            <w:webHidden/>
          </w:rPr>
          <w:instrText xml:space="preserve"> PAGEREF _Toc191908927 \h </w:instrText>
        </w:r>
        <w:r>
          <w:rPr>
            <w:noProof/>
            <w:webHidden/>
          </w:rPr>
        </w:r>
      </w:ins>
      <w:r>
        <w:rPr>
          <w:noProof/>
          <w:webHidden/>
        </w:rPr>
        <w:fldChar w:fldCharType="separate"/>
      </w:r>
      <w:ins w:id="983" w:author="Andrew Instone-Cowie" w:date="2025-03-03T15:44:00Z" w16du:dateUtc="2025-03-03T15:44:00Z">
        <w:r w:rsidR="00AA5C58">
          <w:rPr>
            <w:noProof/>
            <w:webHidden/>
          </w:rPr>
          <w:t>68</w:t>
        </w:r>
      </w:ins>
      <w:ins w:id="984" w:author="Andrew Instone-Cowie" w:date="2025-03-03T15:39:00Z" w16du:dateUtc="2025-03-03T15:39:00Z">
        <w:r>
          <w:rPr>
            <w:noProof/>
            <w:webHidden/>
          </w:rPr>
          <w:fldChar w:fldCharType="end"/>
        </w:r>
        <w:r w:rsidRPr="00F10965">
          <w:rPr>
            <w:rStyle w:val="Hyperlink"/>
            <w:noProof/>
          </w:rPr>
          <w:fldChar w:fldCharType="end"/>
        </w:r>
      </w:ins>
    </w:p>
    <w:p w14:paraId="226FD8F9" w14:textId="053054CE" w:rsidR="00871702" w:rsidRDefault="00871702" w:rsidP="001E792C">
      <w:pPr>
        <w:pStyle w:val="TableofFigures"/>
        <w:tabs>
          <w:tab w:val="right" w:leader="dot" w:pos="9016"/>
        </w:tabs>
        <w:spacing w:after="120"/>
        <w:rPr>
          <w:ins w:id="985" w:author="Andrew Instone-Cowie" w:date="2025-03-03T15:39:00Z" w16du:dateUtc="2025-03-03T15:39:00Z"/>
          <w:rFonts w:eastAsiaTheme="minorEastAsia"/>
          <w:noProof/>
          <w:kern w:val="2"/>
          <w:sz w:val="24"/>
          <w:szCs w:val="24"/>
          <w:lang w:eastAsia="en-GB"/>
          <w14:ligatures w14:val="standardContextual"/>
        </w:rPr>
        <w:pPrChange w:id="986" w:author="Andrew Instone-Cowie" w:date="2025-03-03T15:40:00Z" w16du:dateUtc="2025-03-03T15:40:00Z">
          <w:pPr>
            <w:pStyle w:val="TableofFigures"/>
            <w:tabs>
              <w:tab w:val="right" w:leader="dot" w:pos="9016"/>
            </w:tabs>
          </w:pPr>
        </w:pPrChange>
      </w:pPr>
      <w:ins w:id="98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45 – My Computer Context Menu (Windows XP)</w:t>
        </w:r>
        <w:r>
          <w:rPr>
            <w:noProof/>
            <w:webHidden/>
          </w:rPr>
          <w:tab/>
        </w:r>
        <w:r>
          <w:rPr>
            <w:noProof/>
            <w:webHidden/>
          </w:rPr>
          <w:fldChar w:fldCharType="begin"/>
        </w:r>
        <w:r>
          <w:rPr>
            <w:noProof/>
            <w:webHidden/>
          </w:rPr>
          <w:instrText xml:space="preserve"> PAGEREF _Toc191908928 \h </w:instrText>
        </w:r>
        <w:r>
          <w:rPr>
            <w:noProof/>
            <w:webHidden/>
          </w:rPr>
        </w:r>
      </w:ins>
      <w:r>
        <w:rPr>
          <w:noProof/>
          <w:webHidden/>
        </w:rPr>
        <w:fldChar w:fldCharType="separate"/>
      </w:r>
      <w:ins w:id="988" w:author="Andrew Instone-Cowie" w:date="2025-03-03T15:44:00Z" w16du:dateUtc="2025-03-03T15:44:00Z">
        <w:r w:rsidR="00AA5C58">
          <w:rPr>
            <w:noProof/>
            <w:webHidden/>
          </w:rPr>
          <w:t>69</w:t>
        </w:r>
      </w:ins>
      <w:ins w:id="989" w:author="Andrew Instone-Cowie" w:date="2025-03-03T15:39:00Z" w16du:dateUtc="2025-03-03T15:39:00Z">
        <w:r>
          <w:rPr>
            <w:noProof/>
            <w:webHidden/>
          </w:rPr>
          <w:fldChar w:fldCharType="end"/>
        </w:r>
        <w:r w:rsidRPr="00F10965">
          <w:rPr>
            <w:rStyle w:val="Hyperlink"/>
            <w:noProof/>
          </w:rPr>
          <w:fldChar w:fldCharType="end"/>
        </w:r>
      </w:ins>
    </w:p>
    <w:p w14:paraId="37E39A0E" w14:textId="5C1F08CC" w:rsidR="00871702" w:rsidRDefault="00871702" w:rsidP="001E792C">
      <w:pPr>
        <w:pStyle w:val="TableofFigures"/>
        <w:tabs>
          <w:tab w:val="right" w:leader="dot" w:pos="9016"/>
        </w:tabs>
        <w:spacing w:after="120"/>
        <w:rPr>
          <w:ins w:id="990" w:author="Andrew Instone-Cowie" w:date="2025-03-03T15:39:00Z" w16du:dateUtc="2025-03-03T15:39:00Z"/>
          <w:rFonts w:eastAsiaTheme="minorEastAsia"/>
          <w:noProof/>
          <w:kern w:val="2"/>
          <w:sz w:val="24"/>
          <w:szCs w:val="24"/>
          <w:lang w:eastAsia="en-GB"/>
          <w14:ligatures w14:val="standardContextual"/>
        </w:rPr>
        <w:pPrChange w:id="991" w:author="Andrew Instone-Cowie" w:date="2025-03-03T15:40:00Z" w16du:dateUtc="2025-03-03T15:40:00Z">
          <w:pPr>
            <w:pStyle w:val="TableofFigures"/>
            <w:tabs>
              <w:tab w:val="right" w:leader="dot" w:pos="9016"/>
            </w:tabs>
          </w:pPr>
        </w:pPrChange>
      </w:pPr>
      <w:ins w:id="99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"_Toc191908929"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46 – Computer Context Menu (Windows 7)</w:t>
        </w:r>
        <w:r>
          <w:rPr>
            <w:noProof/>
            <w:webHidden/>
          </w:rPr>
          <w:tab/>
        </w:r>
        <w:r>
          <w:rPr>
            <w:noProof/>
            <w:webHidden/>
          </w:rPr>
          <w:fldChar w:fldCharType="begin"/>
        </w:r>
        <w:r>
          <w:rPr>
            <w:noProof/>
            <w:webHidden/>
          </w:rPr>
          <w:instrText xml:space="preserve"> PAGEREF _Toc191908929 \h </w:instrText>
        </w:r>
        <w:r>
          <w:rPr>
            <w:noProof/>
            <w:webHidden/>
          </w:rPr>
        </w:r>
      </w:ins>
      <w:r>
        <w:rPr>
          <w:noProof/>
          <w:webHidden/>
        </w:rPr>
        <w:fldChar w:fldCharType="separate"/>
      </w:r>
      <w:ins w:id="993" w:author="Andrew Instone-Cowie" w:date="2025-03-03T15:44:00Z" w16du:dateUtc="2025-03-03T15:44:00Z">
        <w:r w:rsidR="00AA5C58">
          <w:rPr>
            <w:noProof/>
            <w:webHidden/>
          </w:rPr>
          <w:t>69</w:t>
        </w:r>
      </w:ins>
      <w:ins w:id="994" w:author="Andrew Instone-Cowie" w:date="2025-03-03T15:39:00Z" w16du:dateUtc="2025-03-03T15:39:00Z">
        <w:r>
          <w:rPr>
            <w:noProof/>
            <w:webHidden/>
          </w:rPr>
          <w:fldChar w:fldCharType="end"/>
        </w:r>
        <w:r w:rsidRPr="00F10965">
          <w:rPr>
            <w:rStyle w:val="Hyperlink"/>
            <w:noProof/>
          </w:rPr>
          <w:fldChar w:fldCharType="end"/>
        </w:r>
      </w:ins>
    </w:p>
    <w:p w14:paraId="3199DD82" w14:textId="22D62F2A" w:rsidR="00871702" w:rsidRDefault="00871702" w:rsidP="001E792C">
      <w:pPr>
        <w:pStyle w:val="TableofFigures"/>
        <w:tabs>
          <w:tab w:val="right" w:leader="dot" w:pos="9016"/>
        </w:tabs>
        <w:spacing w:after="120"/>
        <w:rPr>
          <w:ins w:id="995" w:author="Andrew Instone-Cowie" w:date="2025-03-03T15:39:00Z" w16du:dateUtc="2025-03-03T15:39:00Z"/>
          <w:rFonts w:eastAsiaTheme="minorEastAsia"/>
          <w:noProof/>
          <w:kern w:val="2"/>
          <w:sz w:val="24"/>
          <w:szCs w:val="24"/>
          <w:lang w:eastAsia="en-GB"/>
          <w14:ligatures w14:val="standardContextual"/>
        </w:rPr>
        <w:pPrChange w:id="996" w:author="Andrew Instone-Cowie" w:date="2025-03-03T15:40:00Z" w16du:dateUtc="2025-03-03T15:40:00Z">
          <w:pPr>
            <w:pStyle w:val="TableofFigures"/>
            <w:tabs>
              <w:tab w:val="right" w:leader="dot" w:pos="9016"/>
            </w:tabs>
          </w:pPr>
        </w:pPrChange>
      </w:pPr>
      <w:ins w:id="99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47 – System Properties Hardware Tab (Windows XP)</w:t>
        </w:r>
        <w:r>
          <w:rPr>
            <w:noProof/>
            <w:webHidden/>
          </w:rPr>
          <w:tab/>
        </w:r>
        <w:r>
          <w:rPr>
            <w:noProof/>
            <w:webHidden/>
          </w:rPr>
          <w:fldChar w:fldCharType="begin"/>
        </w:r>
        <w:r>
          <w:rPr>
            <w:noProof/>
            <w:webHidden/>
          </w:rPr>
          <w:instrText xml:space="preserve"> PAGEREF _Toc191908930 \h </w:instrText>
        </w:r>
        <w:r>
          <w:rPr>
            <w:noProof/>
            <w:webHidden/>
          </w:rPr>
        </w:r>
      </w:ins>
      <w:r>
        <w:rPr>
          <w:noProof/>
          <w:webHidden/>
        </w:rPr>
        <w:fldChar w:fldCharType="separate"/>
      </w:r>
      <w:ins w:id="998" w:author="Andrew Instone-Cowie" w:date="2025-03-03T15:44:00Z" w16du:dateUtc="2025-03-03T15:44:00Z">
        <w:r w:rsidR="00AA5C58">
          <w:rPr>
            <w:noProof/>
            <w:webHidden/>
          </w:rPr>
          <w:t>70</w:t>
        </w:r>
      </w:ins>
      <w:ins w:id="999" w:author="Andrew Instone-Cowie" w:date="2025-03-03T15:39:00Z" w16du:dateUtc="2025-03-03T15:39:00Z">
        <w:r>
          <w:rPr>
            <w:noProof/>
            <w:webHidden/>
          </w:rPr>
          <w:fldChar w:fldCharType="end"/>
        </w:r>
        <w:r w:rsidRPr="00F10965">
          <w:rPr>
            <w:rStyle w:val="Hyperlink"/>
            <w:noProof/>
          </w:rPr>
          <w:fldChar w:fldCharType="end"/>
        </w:r>
      </w:ins>
    </w:p>
    <w:p w14:paraId="76D39692" w14:textId="51CEA65E" w:rsidR="00871702" w:rsidRDefault="00871702" w:rsidP="001E792C">
      <w:pPr>
        <w:pStyle w:val="TableofFigures"/>
        <w:tabs>
          <w:tab w:val="right" w:leader="dot" w:pos="9016"/>
        </w:tabs>
        <w:spacing w:after="120"/>
        <w:rPr>
          <w:ins w:id="1000" w:author="Andrew Instone-Cowie" w:date="2025-03-03T15:39:00Z" w16du:dateUtc="2025-03-03T15:39:00Z"/>
          <w:rFonts w:eastAsiaTheme="minorEastAsia"/>
          <w:noProof/>
          <w:kern w:val="2"/>
          <w:sz w:val="24"/>
          <w:szCs w:val="24"/>
          <w:lang w:eastAsia="en-GB"/>
          <w14:ligatures w14:val="standardContextual"/>
        </w:rPr>
        <w:pPrChange w:id="1001" w:author="Andrew Instone-Cowie" w:date="2025-03-03T15:40:00Z" w16du:dateUtc="2025-03-03T15:40:00Z">
          <w:pPr>
            <w:pStyle w:val="TableofFigures"/>
            <w:tabs>
              <w:tab w:val="right" w:leader="dot" w:pos="9016"/>
            </w:tabs>
          </w:pPr>
        </w:pPrChange>
      </w:pPr>
      <w:ins w:id="100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48 – System Properties Hardware Tab (Windows 7)</w:t>
        </w:r>
        <w:r>
          <w:rPr>
            <w:noProof/>
            <w:webHidden/>
          </w:rPr>
          <w:tab/>
        </w:r>
        <w:r>
          <w:rPr>
            <w:noProof/>
            <w:webHidden/>
          </w:rPr>
          <w:fldChar w:fldCharType="begin"/>
        </w:r>
        <w:r>
          <w:rPr>
            <w:noProof/>
            <w:webHidden/>
          </w:rPr>
          <w:instrText xml:space="preserve"> PAGEREF _Toc191908931 \h </w:instrText>
        </w:r>
        <w:r>
          <w:rPr>
            <w:noProof/>
            <w:webHidden/>
          </w:rPr>
        </w:r>
      </w:ins>
      <w:r>
        <w:rPr>
          <w:noProof/>
          <w:webHidden/>
        </w:rPr>
        <w:fldChar w:fldCharType="separate"/>
      </w:r>
      <w:ins w:id="1003" w:author="Andrew Instone-Cowie" w:date="2025-03-03T15:44:00Z" w16du:dateUtc="2025-03-03T15:44:00Z">
        <w:r w:rsidR="00AA5C58">
          <w:rPr>
            <w:noProof/>
            <w:webHidden/>
          </w:rPr>
          <w:t>70</w:t>
        </w:r>
      </w:ins>
      <w:ins w:id="1004" w:author="Andrew Instone-Cowie" w:date="2025-03-03T15:39:00Z" w16du:dateUtc="2025-03-03T15:39:00Z">
        <w:r>
          <w:rPr>
            <w:noProof/>
            <w:webHidden/>
          </w:rPr>
          <w:fldChar w:fldCharType="end"/>
        </w:r>
        <w:r w:rsidRPr="00F10965">
          <w:rPr>
            <w:rStyle w:val="Hyperlink"/>
            <w:noProof/>
          </w:rPr>
          <w:fldChar w:fldCharType="end"/>
        </w:r>
      </w:ins>
    </w:p>
    <w:p w14:paraId="2E4450C8" w14:textId="1CA51DA8" w:rsidR="00871702" w:rsidRDefault="00871702" w:rsidP="001E792C">
      <w:pPr>
        <w:pStyle w:val="TableofFigures"/>
        <w:tabs>
          <w:tab w:val="right" w:leader="dot" w:pos="9016"/>
        </w:tabs>
        <w:spacing w:after="120"/>
        <w:rPr>
          <w:ins w:id="1005" w:author="Andrew Instone-Cowie" w:date="2025-03-03T15:39:00Z" w16du:dateUtc="2025-03-03T15:39:00Z"/>
          <w:rFonts w:eastAsiaTheme="minorEastAsia"/>
          <w:noProof/>
          <w:kern w:val="2"/>
          <w:sz w:val="24"/>
          <w:szCs w:val="24"/>
          <w:lang w:eastAsia="en-GB"/>
          <w14:ligatures w14:val="standardContextual"/>
        </w:rPr>
        <w:pPrChange w:id="1006" w:author="Andrew Instone-Cowie" w:date="2025-03-03T15:40:00Z" w16du:dateUtc="2025-03-03T15:40:00Z">
          <w:pPr>
            <w:pStyle w:val="TableofFigures"/>
            <w:tabs>
              <w:tab w:val="right" w:leader="dot" w:pos="9016"/>
            </w:tabs>
          </w:pPr>
        </w:pPrChange>
      </w:pPr>
      <w:ins w:id="100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49 – Device Manager (Driver Installed)</w:t>
        </w:r>
        <w:r>
          <w:rPr>
            <w:noProof/>
            <w:webHidden/>
          </w:rPr>
          <w:tab/>
        </w:r>
        <w:r>
          <w:rPr>
            <w:noProof/>
            <w:webHidden/>
          </w:rPr>
          <w:fldChar w:fldCharType="begin"/>
        </w:r>
        <w:r>
          <w:rPr>
            <w:noProof/>
            <w:webHidden/>
          </w:rPr>
          <w:instrText xml:space="preserve"> PAGEREF _Toc191908932 \h </w:instrText>
        </w:r>
        <w:r>
          <w:rPr>
            <w:noProof/>
            <w:webHidden/>
          </w:rPr>
        </w:r>
      </w:ins>
      <w:r>
        <w:rPr>
          <w:noProof/>
          <w:webHidden/>
        </w:rPr>
        <w:fldChar w:fldCharType="separate"/>
      </w:r>
      <w:ins w:id="1008" w:author="Andrew Instone-Cowie" w:date="2025-03-03T15:44:00Z" w16du:dateUtc="2025-03-03T15:44:00Z">
        <w:r w:rsidR="00AA5C58">
          <w:rPr>
            <w:noProof/>
            <w:webHidden/>
          </w:rPr>
          <w:t>71</w:t>
        </w:r>
      </w:ins>
      <w:ins w:id="1009" w:author="Andrew Instone-Cowie" w:date="2025-03-03T15:39:00Z" w16du:dateUtc="2025-03-03T15:39:00Z">
        <w:r>
          <w:rPr>
            <w:noProof/>
            <w:webHidden/>
          </w:rPr>
          <w:fldChar w:fldCharType="end"/>
        </w:r>
        <w:r w:rsidRPr="00F10965">
          <w:rPr>
            <w:rStyle w:val="Hyperlink"/>
            <w:noProof/>
          </w:rPr>
          <w:fldChar w:fldCharType="end"/>
        </w:r>
      </w:ins>
    </w:p>
    <w:p w14:paraId="0DDBD84F" w14:textId="21F54672" w:rsidR="00871702" w:rsidRDefault="00871702" w:rsidP="001E792C">
      <w:pPr>
        <w:pStyle w:val="TableofFigures"/>
        <w:tabs>
          <w:tab w:val="right" w:leader="dot" w:pos="9016"/>
        </w:tabs>
        <w:spacing w:after="120"/>
        <w:rPr>
          <w:ins w:id="1010" w:author="Andrew Instone-Cowie" w:date="2025-03-03T15:39:00Z" w16du:dateUtc="2025-03-03T15:39:00Z"/>
          <w:rFonts w:eastAsiaTheme="minorEastAsia"/>
          <w:noProof/>
          <w:kern w:val="2"/>
          <w:sz w:val="24"/>
          <w:szCs w:val="24"/>
          <w:lang w:eastAsia="en-GB"/>
          <w14:ligatures w14:val="standardContextual"/>
        </w:rPr>
        <w:pPrChange w:id="1011" w:author="Andrew Instone-Cowie" w:date="2025-03-03T15:40:00Z" w16du:dateUtc="2025-03-03T15:40:00Z">
          <w:pPr>
            <w:pStyle w:val="TableofFigures"/>
            <w:tabs>
              <w:tab w:val="right" w:leader="dot" w:pos="9016"/>
            </w:tabs>
          </w:pPr>
        </w:pPrChange>
      </w:pPr>
      <w:ins w:id="101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"_Toc191908933"</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50 – Device Manager (Driver Missing)</w:t>
        </w:r>
        <w:r>
          <w:rPr>
            <w:noProof/>
            <w:webHidden/>
          </w:rPr>
          <w:tab/>
        </w:r>
        <w:r>
          <w:rPr>
            <w:noProof/>
            <w:webHidden/>
          </w:rPr>
          <w:fldChar w:fldCharType="begin"/>
        </w:r>
        <w:r>
          <w:rPr>
            <w:noProof/>
            <w:webHidden/>
          </w:rPr>
          <w:instrText xml:space="preserve"> PAGEREF _Toc191908933 \h </w:instrText>
        </w:r>
        <w:r>
          <w:rPr>
            <w:noProof/>
            <w:webHidden/>
          </w:rPr>
        </w:r>
      </w:ins>
      <w:r>
        <w:rPr>
          <w:noProof/>
          <w:webHidden/>
        </w:rPr>
        <w:fldChar w:fldCharType="separate"/>
      </w:r>
      <w:ins w:id="1013" w:author="Andrew Instone-Cowie" w:date="2025-03-03T15:44:00Z" w16du:dateUtc="2025-03-03T15:44:00Z">
        <w:r w:rsidR="00AA5C58">
          <w:rPr>
            <w:noProof/>
            <w:webHidden/>
          </w:rPr>
          <w:t>71</w:t>
        </w:r>
      </w:ins>
      <w:ins w:id="1014" w:author="Andrew Instone-Cowie" w:date="2025-03-03T15:39:00Z" w16du:dateUtc="2025-03-03T15:39:00Z">
        <w:r>
          <w:rPr>
            <w:noProof/>
            <w:webHidden/>
          </w:rPr>
          <w:fldChar w:fldCharType="end"/>
        </w:r>
        <w:r w:rsidRPr="00F10965">
          <w:rPr>
            <w:rStyle w:val="Hyperlink"/>
            <w:noProof/>
          </w:rPr>
          <w:fldChar w:fldCharType="end"/>
        </w:r>
      </w:ins>
    </w:p>
    <w:p w14:paraId="46060566" w14:textId="5E171F44" w:rsidR="00871702" w:rsidRDefault="00871702" w:rsidP="001E792C">
      <w:pPr>
        <w:pStyle w:val="TableofFigures"/>
        <w:tabs>
          <w:tab w:val="right" w:leader="dot" w:pos="9016"/>
        </w:tabs>
        <w:spacing w:after="120"/>
        <w:rPr>
          <w:ins w:id="1015" w:author="Andrew Instone-Cowie" w:date="2025-03-03T15:39:00Z" w16du:dateUtc="2025-03-03T15:39:00Z"/>
          <w:rFonts w:eastAsiaTheme="minorEastAsia"/>
          <w:noProof/>
          <w:kern w:val="2"/>
          <w:sz w:val="24"/>
          <w:szCs w:val="24"/>
          <w:lang w:eastAsia="en-GB"/>
          <w14:ligatures w14:val="standardContextual"/>
        </w:rPr>
        <w:pPrChange w:id="1016" w:author="Andrew Instone-Cowie" w:date="2025-03-03T15:40:00Z" w16du:dateUtc="2025-03-03T15:40:00Z">
          <w:pPr>
            <w:pStyle w:val="TableofFigures"/>
            <w:tabs>
              <w:tab w:val="right" w:leader="dot" w:pos="9016"/>
            </w:tabs>
          </w:pPr>
        </w:pPrChange>
      </w:pPr>
      <w:ins w:id="1017" w:author="Andrew Instone-Cowie" w:date="2025-03-03T15:39:00Z" w16du:dateUtc="2025-03-03T15:39:00Z">
        <w:r w:rsidRPr="00F10965">
          <w:rPr>
            <w:rStyle w:val="Hyperlink"/>
            <w:noProof/>
          </w:rPr>
          <w:lastRenderedPageBreak/>
          <w:fldChar w:fldCharType="begin"/>
        </w:r>
        <w:r w:rsidRPr="00F10965">
          <w:rPr>
            <w:rStyle w:val="Hyperlink"/>
            <w:noProof/>
          </w:rPr>
          <w:instrText xml:space="preserve"> </w:instrText>
        </w:r>
        <w:r>
          <w:rPr>
            <w:noProof/>
          </w:rPr>
          <w:instrText>HYPERLINK \l "_Toc191908934"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51 – Device Manager (Port COM14)</w:t>
        </w:r>
        <w:r>
          <w:rPr>
            <w:noProof/>
            <w:webHidden/>
          </w:rPr>
          <w:tab/>
        </w:r>
        <w:r>
          <w:rPr>
            <w:noProof/>
            <w:webHidden/>
          </w:rPr>
          <w:fldChar w:fldCharType="begin"/>
        </w:r>
        <w:r>
          <w:rPr>
            <w:noProof/>
            <w:webHidden/>
          </w:rPr>
          <w:instrText xml:space="preserve"> PAGEREF _Toc191908934 \h </w:instrText>
        </w:r>
        <w:r>
          <w:rPr>
            <w:noProof/>
            <w:webHidden/>
          </w:rPr>
        </w:r>
      </w:ins>
      <w:r>
        <w:rPr>
          <w:noProof/>
          <w:webHidden/>
        </w:rPr>
        <w:fldChar w:fldCharType="separate"/>
      </w:r>
      <w:ins w:id="1018" w:author="Andrew Instone-Cowie" w:date="2025-03-03T15:44:00Z" w16du:dateUtc="2025-03-03T15:44:00Z">
        <w:r w:rsidR="00AA5C58">
          <w:rPr>
            <w:noProof/>
            <w:webHidden/>
          </w:rPr>
          <w:t>72</w:t>
        </w:r>
      </w:ins>
      <w:ins w:id="1019" w:author="Andrew Instone-Cowie" w:date="2025-03-03T15:39:00Z" w16du:dateUtc="2025-03-03T15:39:00Z">
        <w:r>
          <w:rPr>
            <w:noProof/>
            <w:webHidden/>
          </w:rPr>
          <w:fldChar w:fldCharType="end"/>
        </w:r>
        <w:r w:rsidRPr="00F10965">
          <w:rPr>
            <w:rStyle w:val="Hyperlink"/>
            <w:noProof/>
          </w:rPr>
          <w:fldChar w:fldCharType="end"/>
        </w:r>
      </w:ins>
    </w:p>
    <w:p w14:paraId="7009E475" w14:textId="758FEAEB" w:rsidR="00871702" w:rsidRDefault="00871702" w:rsidP="001E792C">
      <w:pPr>
        <w:pStyle w:val="TableofFigures"/>
        <w:tabs>
          <w:tab w:val="right" w:leader="dot" w:pos="9016"/>
        </w:tabs>
        <w:spacing w:after="120"/>
        <w:rPr>
          <w:ins w:id="1020" w:author="Andrew Instone-Cowie" w:date="2025-03-03T15:39:00Z" w16du:dateUtc="2025-03-03T15:39:00Z"/>
          <w:rFonts w:eastAsiaTheme="minorEastAsia"/>
          <w:noProof/>
          <w:kern w:val="2"/>
          <w:sz w:val="24"/>
          <w:szCs w:val="24"/>
          <w:lang w:eastAsia="en-GB"/>
          <w14:ligatures w14:val="standardContextual"/>
        </w:rPr>
        <w:pPrChange w:id="1021" w:author="Andrew Instone-Cowie" w:date="2025-03-03T15:40:00Z" w16du:dateUtc="2025-03-03T15:40:00Z">
          <w:pPr>
            <w:pStyle w:val="TableofFigures"/>
            <w:tabs>
              <w:tab w:val="right" w:leader="dot" w:pos="9016"/>
            </w:tabs>
          </w:pPr>
        </w:pPrChange>
      </w:pPr>
      <w:ins w:id="102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52 – Device Manager Context Menu</w:t>
        </w:r>
        <w:r>
          <w:rPr>
            <w:noProof/>
            <w:webHidden/>
          </w:rPr>
          <w:tab/>
        </w:r>
        <w:r>
          <w:rPr>
            <w:noProof/>
            <w:webHidden/>
          </w:rPr>
          <w:fldChar w:fldCharType="begin"/>
        </w:r>
        <w:r>
          <w:rPr>
            <w:noProof/>
            <w:webHidden/>
          </w:rPr>
          <w:instrText xml:space="preserve"> PAGEREF _Toc191908935 \h </w:instrText>
        </w:r>
        <w:r>
          <w:rPr>
            <w:noProof/>
            <w:webHidden/>
          </w:rPr>
        </w:r>
      </w:ins>
      <w:r>
        <w:rPr>
          <w:noProof/>
          <w:webHidden/>
        </w:rPr>
        <w:fldChar w:fldCharType="separate"/>
      </w:r>
      <w:ins w:id="1023" w:author="Andrew Instone-Cowie" w:date="2025-03-03T15:44:00Z" w16du:dateUtc="2025-03-03T15:44:00Z">
        <w:r w:rsidR="00AA5C58">
          <w:rPr>
            <w:noProof/>
            <w:webHidden/>
          </w:rPr>
          <w:t>73</w:t>
        </w:r>
      </w:ins>
      <w:ins w:id="1024" w:author="Andrew Instone-Cowie" w:date="2025-03-03T15:39:00Z" w16du:dateUtc="2025-03-03T15:39:00Z">
        <w:r>
          <w:rPr>
            <w:noProof/>
            <w:webHidden/>
          </w:rPr>
          <w:fldChar w:fldCharType="end"/>
        </w:r>
        <w:r w:rsidRPr="00F10965">
          <w:rPr>
            <w:rStyle w:val="Hyperlink"/>
            <w:noProof/>
          </w:rPr>
          <w:fldChar w:fldCharType="end"/>
        </w:r>
      </w:ins>
    </w:p>
    <w:p w14:paraId="468E4481" w14:textId="4535E94F" w:rsidR="00871702" w:rsidRDefault="00871702" w:rsidP="001E792C">
      <w:pPr>
        <w:pStyle w:val="TableofFigures"/>
        <w:tabs>
          <w:tab w:val="right" w:leader="dot" w:pos="9016"/>
        </w:tabs>
        <w:spacing w:after="120"/>
        <w:rPr>
          <w:ins w:id="1025" w:author="Andrew Instone-Cowie" w:date="2025-03-03T15:39:00Z" w16du:dateUtc="2025-03-03T15:39:00Z"/>
          <w:rFonts w:eastAsiaTheme="minorEastAsia"/>
          <w:noProof/>
          <w:kern w:val="2"/>
          <w:sz w:val="24"/>
          <w:szCs w:val="24"/>
          <w:lang w:eastAsia="en-GB"/>
          <w14:ligatures w14:val="standardContextual"/>
        </w:rPr>
        <w:pPrChange w:id="1026" w:author="Andrew Instone-Cowie" w:date="2025-03-03T15:40:00Z" w16du:dateUtc="2025-03-03T15:40:00Z">
          <w:pPr>
            <w:pStyle w:val="TableofFigures"/>
            <w:tabs>
              <w:tab w:val="right" w:leader="dot" w:pos="9016"/>
            </w:tabs>
          </w:pPr>
        </w:pPrChange>
      </w:pPr>
      <w:ins w:id="102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53 – COM Port Properties</w:t>
        </w:r>
        <w:r>
          <w:rPr>
            <w:noProof/>
            <w:webHidden/>
          </w:rPr>
          <w:tab/>
        </w:r>
        <w:r>
          <w:rPr>
            <w:noProof/>
            <w:webHidden/>
          </w:rPr>
          <w:fldChar w:fldCharType="begin"/>
        </w:r>
        <w:r>
          <w:rPr>
            <w:noProof/>
            <w:webHidden/>
          </w:rPr>
          <w:instrText xml:space="preserve"> PAGEREF _Toc191908936 \h </w:instrText>
        </w:r>
        <w:r>
          <w:rPr>
            <w:noProof/>
            <w:webHidden/>
          </w:rPr>
        </w:r>
      </w:ins>
      <w:r>
        <w:rPr>
          <w:noProof/>
          <w:webHidden/>
        </w:rPr>
        <w:fldChar w:fldCharType="separate"/>
      </w:r>
      <w:ins w:id="1028" w:author="Andrew Instone-Cowie" w:date="2025-03-03T15:44:00Z" w16du:dateUtc="2025-03-03T15:44:00Z">
        <w:r w:rsidR="00AA5C58">
          <w:rPr>
            <w:noProof/>
            <w:webHidden/>
          </w:rPr>
          <w:t>73</w:t>
        </w:r>
      </w:ins>
      <w:ins w:id="1029" w:author="Andrew Instone-Cowie" w:date="2025-03-03T15:39:00Z" w16du:dateUtc="2025-03-03T15:39:00Z">
        <w:r>
          <w:rPr>
            <w:noProof/>
            <w:webHidden/>
          </w:rPr>
          <w:fldChar w:fldCharType="end"/>
        </w:r>
        <w:r w:rsidRPr="00F10965">
          <w:rPr>
            <w:rStyle w:val="Hyperlink"/>
            <w:noProof/>
          </w:rPr>
          <w:fldChar w:fldCharType="end"/>
        </w:r>
      </w:ins>
    </w:p>
    <w:p w14:paraId="5AE6E732" w14:textId="1702D2C9" w:rsidR="00871702" w:rsidRDefault="00871702" w:rsidP="001E792C">
      <w:pPr>
        <w:pStyle w:val="TableofFigures"/>
        <w:tabs>
          <w:tab w:val="right" w:leader="dot" w:pos="9016"/>
        </w:tabs>
        <w:spacing w:after="120"/>
        <w:rPr>
          <w:ins w:id="1030" w:author="Andrew Instone-Cowie" w:date="2025-03-03T15:39:00Z" w16du:dateUtc="2025-03-03T15:39:00Z"/>
          <w:rFonts w:eastAsiaTheme="minorEastAsia"/>
          <w:noProof/>
          <w:kern w:val="2"/>
          <w:sz w:val="24"/>
          <w:szCs w:val="24"/>
          <w:lang w:eastAsia="en-GB"/>
          <w14:ligatures w14:val="standardContextual"/>
        </w:rPr>
        <w:pPrChange w:id="1031" w:author="Andrew Instone-Cowie" w:date="2025-03-03T15:40:00Z" w16du:dateUtc="2025-03-03T15:40:00Z">
          <w:pPr>
            <w:pStyle w:val="TableofFigures"/>
            <w:tabs>
              <w:tab w:val="right" w:leader="dot" w:pos="9016"/>
            </w:tabs>
          </w:pPr>
        </w:pPrChange>
      </w:pPr>
      <w:ins w:id="103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"_Toc191908937"</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54 – COM Port Advanced Settings (Prolific)</w:t>
        </w:r>
        <w:r>
          <w:rPr>
            <w:noProof/>
            <w:webHidden/>
          </w:rPr>
          <w:tab/>
        </w:r>
        <w:r>
          <w:rPr>
            <w:noProof/>
            <w:webHidden/>
          </w:rPr>
          <w:fldChar w:fldCharType="begin"/>
        </w:r>
        <w:r>
          <w:rPr>
            <w:noProof/>
            <w:webHidden/>
          </w:rPr>
          <w:instrText xml:space="preserve"> PAGEREF _Toc191908937 \h </w:instrText>
        </w:r>
        <w:r>
          <w:rPr>
            <w:noProof/>
            <w:webHidden/>
          </w:rPr>
        </w:r>
      </w:ins>
      <w:r>
        <w:rPr>
          <w:noProof/>
          <w:webHidden/>
        </w:rPr>
        <w:fldChar w:fldCharType="separate"/>
      </w:r>
      <w:ins w:id="1033" w:author="Andrew Instone-Cowie" w:date="2025-03-03T15:44:00Z" w16du:dateUtc="2025-03-03T15:44:00Z">
        <w:r w:rsidR="00AA5C58">
          <w:rPr>
            <w:noProof/>
            <w:webHidden/>
          </w:rPr>
          <w:t>74</w:t>
        </w:r>
      </w:ins>
      <w:ins w:id="1034" w:author="Andrew Instone-Cowie" w:date="2025-03-03T15:39:00Z" w16du:dateUtc="2025-03-03T15:39:00Z">
        <w:r>
          <w:rPr>
            <w:noProof/>
            <w:webHidden/>
          </w:rPr>
          <w:fldChar w:fldCharType="end"/>
        </w:r>
        <w:r w:rsidRPr="00F10965">
          <w:rPr>
            <w:rStyle w:val="Hyperlink"/>
            <w:noProof/>
          </w:rPr>
          <w:fldChar w:fldCharType="end"/>
        </w:r>
      </w:ins>
    </w:p>
    <w:p w14:paraId="67405D4D" w14:textId="28A52B1D" w:rsidR="00871702" w:rsidRDefault="00871702" w:rsidP="001E792C">
      <w:pPr>
        <w:pStyle w:val="TableofFigures"/>
        <w:tabs>
          <w:tab w:val="right" w:leader="dot" w:pos="9016"/>
        </w:tabs>
        <w:spacing w:after="120"/>
        <w:rPr>
          <w:ins w:id="1035" w:author="Andrew Instone-Cowie" w:date="2025-03-03T15:39:00Z" w16du:dateUtc="2025-03-03T15:39:00Z"/>
          <w:rFonts w:eastAsiaTheme="minorEastAsia"/>
          <w:noProof/>
          <w:kern w:val="2"/>
          <w:sz w:val="24"/>
          <w:szCs w:val="24"/>
          <w:lang w:eastAsia="en-GB"/>
          <w14:ligatures w14:val="standardContextual"/>
        </w:rPr>
        <w:pPrChange w:id="1036" w:author="Andrew Instone-Cowie" w:date="2025-03-03T15:40:00Z" w16du:dateUtc="2025-03-03T15:40:00Z">
          <w:pPr>
            <w:pStyle w:val="TableofFigures"/>
            <w:tabs>
              <w:tab w:val="right" w:leader="dot" w:pos="9016"/>
            </w:tabs>
          </w:pPr>
        </w:pPrChange>
      </w:pPr>
      <w:ins w:id="103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"_Toc191908938"</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55 – COM Port Advanced Settings (FTDI)</w:t>
        </w:r>
        <w:r>
          <w:rPr>
            <w:noProof/>
            <w:webHidden/>
          </w:rPr>
          <w:tab/>
        </w:r>
        <w:r>
          <w:rPr>
            <w:noProof/>
            <w:webHidden/>
          </w:rPr>
          <w:fldChar w:fldCharType="begin"/>
        </w:r>
        <w:r>
          <w:rPr>
            <w:noProof/>
            <w:webHidden/>
          </w:rPr>
          <w:instrText xml:space="preserve"> PAGEREF _Toc191908938 \h </w:instrText>
        </w:r>
        <w:r>
          <w:rPr>
            <w:noProof/>
            <w:webHidden/>
          </w:rPr>
        </w:r>
      </w:ins>
      <w:r>
        <w:rPr>
          <w:noProof/>
          <w:webHidden/>
        </w:rPr>
        <w:fldChar w:fldCharType="separate"/>
      </w:r>
      <w:ins w:id="1038" w:author="Andrew Instone-Cowie" w:date="2025-03-03T15:44:00Z" w16du:dateUtc="2025-03-03T15:44:00Z">
        <w:r w:rsidR="00AA5C58">
          <w:rPr>
            <w:noProof/>
            <w:webHidden/>
          </w:rPr>
          <w:t>74</w:t>
        </w:r>
      </w:ins>
      <w:ins w:id="1039" w:author="Andrew Instone-Cowie" w:date="2025-03-03T15:39:00Z" w16du:dateUtc="2025-03-03T15:39:00Z">
        <w:r>
          <w:rPr>
            <w:noProof/>
            <w:webHidden/>
          </w:rPr>
          <w:fldChar w:fldCharType="end"/>
        </w:r>
        <w:r w:rsidRPr="00F10965">
          <w:rPr>
            <w:rStyle w:val="Hyperlink"/>
            <w:noProof/>
          </w:rPr>
          <w:fldChar w:fldCharType="end"/>
        </w:r>
      </w:ins>
    </w:p>
    <w:p w14:paraId="2B4841A5" w14:textId="69B629C4" w:rsidR="00871702" w:rsidRDefault="00871702" w:rsidP="001E792C">
      <w:pPr>
        <w:pStyle w:val="TableofFigures"/>
        <w:tabs>
          <w:tab w:val="right" w:leader="dot" w:pos="9016"/>
        </w:tabs>
        <w:spacing w:after="120"/>
        <w:rPr>
          <w:ins w:id="1040" w:author="Andrew Instone-Cowie" w:date="2025-03-03T15:39:00Z" w16du:dateUtc="2025-03-03T15:39:00Z"/>
          <w:rFonts w:eastAsiaTheme="minorEastAsia"/>
          <w:noProof/>
          <w:kern w:val="2"/>
          <w:sz w:val="24"/>
          <w:szCs w:val="24"/>
          <w:lang w:eastAsia="en-GB"/>
          <w14:ligatures w14:val="standardContextual"/>
        </w:rPr>
        <w:pPrChange w:id="1041" w:author="Andrew Instone-Cowie" w:date="2025-03-03T15:40:00Z" w16du:dateUtc="2025-03-03T15:40:00Z">
          <w:pPr>
            <w:pStyle w:val="TableofFigures"/>
            <w:tabs>
              <w:tab w:val="right" w:leader="dot" w:pos="9016"/>
            </w:tabs>
          </w:pPr>
        </w:pPrChange>
      </w:pPr>
      <w:ins w:id="104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"_Toc191908939"</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56 – Device Manager (Reconfigured Port COM3)</w:t>
        </w:r>
        <w:r>
          <w:rPr>
            <w:noProof/>
            <w:webHidden/>
          </w:rPr>
          <w:tab/>
        </w:r>
        <w:r>
          <w:rPr>
            <w:noProof/>
            <w:webHidden/>
          </w:rPr>
          <w:fldChar w:fldCharType="begin"/>
        </w:r>
        <w:r>
          <w:rPr>
            <w:noProof/>
            <w:webHidden/>
          </w:rPr>
          <w:instrText xml:space="preserve"> PAGEREF _Toc191908939 \h </w:instrText>
        </w:r>
        <w:r>
          <w:rPr>
            <w:noProof/>
            <w:webHidden/>
          </w:rPr>
        </w:r>
      </w:ins>
      <w:r>
        <w:rPr>
          <w:noProof/>
          <w:webHidden/>
        </w:rPr>
        <w:fldChar w:fldCharType="separate"/>
      </w:r>
      <w:ins w:id="1043" w:author="Andrew Instone-Cowie" w:date="2025-03-03T15:44:00Z" w16du:dateUtc="2025-03-03T15:44:00Z">
        <w:r w:rsidR="00AA5C58">
          <w:rPr>
            <w:noProof/>
            <w:webHidden/>
          </w:rPr>
          <w:t>75</w:t>
        </w:r>
      </w:ins>
      <w:ins w:id="1044" w:author="Andrew Instone-Cowie" w:date="2025-03-03T15:39:00Z" w16du:dateUtc="2025-03-03T15:39:00Z">
        <w:r>
          <w:rPr>
            <w:noProof/>
            <w:webHidden/>
          </w:rPr>
          <w:fldChar w:fldCharType="end"/>
        </w:r>
        <w:r w:rsidRPr="00F10965">
          <w:rPr>
            <w:rStyle w:val="Hyperlink"/>
            <w:noProof/>
          </w:rPr>
          <w:fldChar w:fldCharType="end"/>
        </w:r>
      </w:ins>
    </w:p>
    <w:p w14:paraId="0E0B1549" w14:textId="536DE36A" w:rsidR="00871702" w:rsidRDefault="00871702" w:rsidP="001E792C">
      <w:pPr>
        <w:pStyle w:val="TableofFigures"/>
        <w:tabs>
          <w:tab w:val="right" w:leader="dot" w:pos="9016"/>
        </w:tabs>
        <w:spacing w:after="120"/>
        <w:rPr>
          <w:ins w:id="1045" w:author="Andrew Instone-Cowie" w:date="2025-03-03T15:39:00Z" w16du:dateUtc="2025-03-03T15:39:00Z"/>
          <w:rFonts w:eastAsiaTheme="minorEastAsia"/>
          <w:noProof/>
          <w:kern w:val="2"/>
          <w:sz w:val="24"/>
          <w:szCs w:val="24"/>
          <w:lang w:eastAsia="en-GB"/>
          <w14:ligatures w14:val="standardContextual"/>
        </w:rPr>
        <w:pPrChange w:id="1046" w:author="Andrew Instone-Cowie" w:date="2025-03-03T15:40:00Z" w16du:dateUtc="2025-03-03T15:40:00Z">
          <w:pPr>
            <w:pStyle w:val="TableofFigures"/>
            <w:tabs>
              <w:tab w:val="right" w:leader="dot" w:pos="9016"/>
            </w:tabs>
          </w:pPr>
        </w:pPrChange>
      </w:pPr>
      <w:ins w:id="104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"_Toc191908940"</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57 - Type 1 - Type 2 Adapter</w:t>
        </w:r>
        <w:r>
          <w:rPr>
            <w:noProof/>
            <w:webHidden/>
          </w:rPr>
          <w:tab/>
        </w:r>
        <w:r>
          <w:rPr>
            <w:noProof/>
            <w:webHidden/>
          </w:rPr>
          <w:fldChar w:fldCharType="begin"/>
        </w:r>
        <w:r>
          <w:rPr>
            <w:noProof/>
            <w:webHidden/>
          </w:rPr>
          <w:instrText xml:space="preserve"> PAGEREF _Toc191908940 \h </w:instrText>
        </w:r>
        <w:r>
          <w:rPr>
            <w:noProof/>
            <w:webHidden/>
          </w:rPr>
        </w:r>
      </w:ins>
      <w:r>
        <w:rPr>
          <w:noProof/>
          <w:webHidden/>
        </w:rPr>
        <w:fldChar w:fldCharType="separate"/>
      </w:r>
      <w:ins w:id="1048" w:author="Andrew Instone-Cowie" w:date="2025-03-03T15:44:00Z" w16du:dateUtc="2025-03-03T15:44:00Z">
        <w:r w:rsidR="00AA5C58">
          <w:rPr>
            <w:noProof/>
            <w:webHidden/>
          </w:rPr>
          <w:t>76</w:t>
        </w:r>
      </w:ins>
      <w:ins w:id="1049" w:author="Andrew Instone-Cowie" w:date="2025-03-03T15:39:00Z" w16du:dateUtc="2025-03-03T15:39:00Z">
        <w:r>
          <w:rPr>
            <w:noProof/>
            <w:webHidden/>
          </w:rPr>
          <w:fldChar w:fldCharType="end"/>
        </w:r>
        <w:r w:rsidRPr="00F10965">
          <w:rPr>
            <w:rStyle w:val="Hyperlink"/>
            <w:noProof/>
          </w:rPr>
          <w:fldChar w:fldCharType="end"/>
        </w:r>
      </w:ins>
    </w:p>
    <w:p w14:paraId="5A3C49CA" w14:textId="385C02FA" w:rsidR="00871702" w:rsidRDefault="00871702" w:rsidP="001E792C">
      <w:pPr>
        <w:pStyle w:val="TableofFigures"/>
        <w:tabs>
          <w:tab w:val="right" w:leader="dot" w:pos="9016"/>
        </w:tabs>
        <w:spacing w:after="120"/>
        <w:rPr>
          <w:ins w:id="1050" w:author="Andrew Instone-Cowie" w:date="2025-03-03T15:39:00Z" w16du:dateUtc="2025-03-03T15:39:00Z"/>
          <w:rFonts w:eastAsiaTheme="minorEastAsia"/>
          <w:noProof/>
          <w:kern w:val="2"/>
          <w:sz w:val="24"/>
          <w:szCs w:val="24"/>
          <w:lang w:eastAsia="en-GB"/>
          <w14:ligatures w14:val="standardContextual"/>
        </w:rPr>
        <w:pPrChange w:id="1051" w:author="Andrew Instone-Cowie" w:date="2025-03-03T15:40:00Z" w16du:dateUtc="2025-03-03T15:40:00Z">
          <w:pPr>
            <w:pStyle w:val="TableofFigures"/>
            <w:tabs>
              <w:tab w:val="right" w:leader="dot" w:pos="9016"/>
            </w:tabs>
          </w:pPr>
        </w:pPrChange>
      </w:pPr>
      <w:ins w:id="1052"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"_Toc191908941"</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58 - Type 1 - Type 2 Adapter Board Layout</w:t>
        </w:r>
        <w:r>
          <w:rPr>
            <w:noProof/>
            <w:webHidden/>
          </w:rPr>
          <w:tab/>
        </w:r>
        <w:r>
          <w:rPr>
            <w:noProof/>
            <w:webHidden/>
          </w:rPr>
          <w:fldChar w:fldCharType="begin"/>
        </w:r>
        <w:r>
          <w:rPr>
            <w:noProof/>
            <w:webHidden/>
          </w:rPr>
          <w:instrText xml:space="preserve"> PAGEREF _Toc191908941 \h </w:instrText>
        </w:r>
        <w:r>
          <w:rPr>
            <w:noProof/>
            <w:webHidden/>
          </w:rPr>
        </w:r>
      </w:ins>
      <w:r>
        <w:rPr>
          <w:noProof/>
          <w:webHidden/>
        </w:rPr>
        <w:fldChar w:fldCharType="separate"/>
      </w:r>
      <w:ins w:id="1053" w:author="Andrew Instone-Cowie" w:date="2025-03-03T15:44:00Z" w16du:dateUtc="2025-03-03T15:44:00Z">
        <w:r w:rsidR="00AA5C58">
          <w:rPr>
            <w:noProof/>
            <w:webHidden/>
          </w:rPr>
          <w:t>79</w:t>
        </w:r>
      </w:ins>
      <w:ins w:id="1054" w:author="Andrew Instone-Cowie" w:date="2025-03-03T15:39:00Z" w16du:dateUtc="2025-03-03T15:39:00Z">
        <w:r>
          <w:rPr>
            <w:noProof/>
            <w:webHidden/>
          </w:rPr>
          <w:fldChar w:fldCharType="end"/>
        </w:r>
        <w:r w:rsidRPr="00F10965">
          <w:rPr>
            <w:rStyle w:val="Hyperlink"/>
            <w:noProof/>
          </w:rPr>
          <w:fldChar w:fldCharType="end"/>
        </w:r>
      </w:ins>
    </w:p>
    <w:p w14:paraId="55E7B408" w14:textId="2001E733" w:rsidR="00871702" w:rsidRDefault="00871702" w:rsidP="001E792C">
      <w:pPr>
        <w:pStyle w:val="TableofFigures"/>
        <w:tabs>
          <w:tab w:val="right" w:leader="dot" w:pos="9016"/>
        </w:tabs>
        <w:spacing w:after="120"/>
        <w:rPr>
          <w:ins w:id="1055" w:author="Andrew Instone-Cowie" w:date="2025-03-03T15:39:00Z" w16du:dateUtc="2025-03-03T15:39:00Z"/>
          <w:rFonts w:eastAsiaTheme="minorEastAsia"/>
          <w:noProof/>
          <w:kern w:val="2"/>
          <w:sz w:val="24"/>
          <w:szCs w:val="24"/>
          <w:lang w:eastAsia="en-GB"/>
          <w14:ligatures w14:val="standardContextual"/>
        </w:rPr>
        <w:pPrChange w:id="1056" w:author="Andrew Instone-Cowie" w:date="2025-03-03T15:40:00Z" w16du:dateUtc="2025-03-03T15:40:00Z">
          <w:pPr>
            <w:pStyle w:val="TableofFigures"/>
            <w:tabs>
              <w:tab w:val="right" w:leader="dot" w:pos="9016"/>
            </w:tabs>
          </w:pPr>
        </w:pPrChange>
      </w:pPr>
      <w:ins w:id="1057"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"_Toc191908942"</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59 - Type 1 - Type 2 Adapter PCB</w:t>
        </w:r>
        <w:r>
          <w:rPr>
            <w:noProof/>
            <w:webHidden/>
          </w:rPr>
          <w:tab/>
        </w:r>
        <w:r>
          <w:rPr>
            <w:noProof/>
            <w:webHidden/>
          </w:rPr>
          <w:fldChar w:fldCharType="begin"/>
        </w:r>
        <w:r>
          <w:rPr>
            <w:noProof/>
            <w:webHidden/>
          </w:rPr>
          <w:instrText xml:space="preserve"> PAGEREF _Toc191908942 \h </w:instrText>
        </w:r>
        <w:r>
          <w:rPr>
            <w:noProof/>
            <w:webHidden/>
          </w:rPr>
        </w:r>
      </w:ins>
      <w:r>
        <w:rPr>
          <w:noProof/>
          <w:webHidden/>
        </w:rPr>
        <w:fldChar w:fldCharType="separate"/>
      </w:r>
      <w:ins w:id="1058" w:author="Andrew Instone-Cowie" w:date="2025-03-03T15:44:00Z" w16du:dateUtc="2025-03-03T15:44:00Z">
        <w:r w:rsidR="00AA5C58">
          <w:rPr>
            <w:noProof/>
            <w:webHidden/>
          </w:rPr>
          <w:t>79</w:t>
        </w:r>
      </w:ins>
      <w:ins w:id="1059" w:author="Andrew Instone-Cowie" w:date="2025-03-03T15:39:00Z" w16du:dateUtc="2025-03-03T15:39:00Z">
        <w:r>
          <w:rPr>
            <w:noProof/>
            <w:webHidden/>
          </w:rPr>
          <w:fldChar w:fldCharType="end"/>
        </w:r>
        <w:r w:rsidRPr="00F10965">
          <w:rPr>
            <w:rStyle w:val="Hyperlink"/>
            <w:noProof/>
          </w:rPr>
          <w:fldChar w:fldCharType="end"/>
        </w:r>
      </w:ins>
    </w:p>
    <w:p w14:paraId="34F27518" w14:textId="591728B2" w:rsidR="00871702" w:rsidRPr="001E792C" w:rsidRDefault="00871702" w:rsidP="001E792C">
      <w:pPr>
        <w:pStyle w:val="TableofFigures"/>
        <w:tabs>
          <w:tab w:val="right" w:leader="dot" w:pos="9016"/>
        </w:tabs>
        <w:spacing w:after="120"/>
        <w:rPr>
          <w:ins w:id="1060" w:author="Andrew Instone-Cowie" w:date="2025-03-03T15:39:00Z" w16du:dateUtc="2025-03-03T15:39:00Z"/>
          <w:rFonts w:eastAsiaTheme="minorEastAsia"/>
          <w:noProof/>
          <w:kern w:val="2"/>
          <w:sz w:val="24"/>
          <w:szCs w:val="24"/>
          <w:lang w:eastAsia="en-GB"/>
          <w14:ligatures w14:val="standardContextual"/>
        </w:rPr>
        <w:pPrChange w:id="1061" w:author="Andrew Instone-Cowie" w:date="2025-03-03T15:40:00Z" w16du:dateUtc="2025-03-03T15:40:00Z">
          <w:pPr>
            <w:pStyle w:val="TableofFigures"/>
            <w:tabs>
              <w:tab w:val="right" w:leader="dot" w:pos="9016"/>
            </w:tabs>
          </w:pPr>
        </w:pPrChange>
      </w:pPr>
      <w:ins w:id="1062" w:author="Andrew Instone-Cowie" w:date="2025-03-03T15:39:00Z" w16du:dateUtc="2025-03-03T15:39:00Z">
        <w:r w:rsidRPr="001E792C">
          <w:rPr>
            <w:rStyle w:val="Hyperlink"/>
            <w:noProof/>
          </w:rPr>
          <w:fldChar w:fldCharType="begin"/>
        </w:r>
        <w:r w:rsidRPr="001E792C">
          <w:rPr>
            <w:rStyle w:val="Hyperlink"/>
            <w:noProof/>
          </w:rPr>
          <w:instrText xml:space="preserve"> </w:instrText>
        </w:r>
        <w:r w:rsidRPr="001E792C">
          <w:rPr>
            <w:noProof/>
          </w:rPr>
          <w:instrText>HYPERLINK \l "_Toc191908943"</w:instrText>
        </w:r>
        <w:r w:rsidRPr="001E792C">
          <w:rPr>
            <w:rStyle w:val="Hyperlink"/>
            <w:noProof/>
          </w:rPr>
          <w:instrText xml:space="preserve"> </w:instrText>
        </w:r>
        <w:r w:rsidRPr="001E792C">
          <w:rPr>
            <w:rStyle w:val="Hyperlink"/>
            <w:noProof/>
          </w:rPr>
        </w:r>
        <w:r w:rsidRPr="001E792C">
          <w:rPr>
            <w:rStyle w:val="Hyperlink"/>
            <w:noProof/>
          </w:rPr>
          <w:fldChar w:fldCharType="separate"/>
        </w:r>
        <w:r w:rsidRPr="001E792C">
          <w:rPr>
            <w:rStyle w:val="Hyperlink"/>
            <w:noProof/>
            <w:rPrChange w:id="1063" w:author="Andrew Instone-Cowie" w:date="2025-03-03T15:41:00Z" w16du:dateUtc="2025-03-03T15:41:00Z">
              <w:rPr>
                <w:rStyle w:val="Hyperlink"/>
                <w:b/>
                <w:bCs/>
                <w:noProof/>
              </w:rPr>
            </w:rPrChange>
          </w:rPr>
          <w:t>Figure 60 - Type 1 - Type 2</w:t>
        </w:r>
        <w:r w:rsidRPr="001E792C">
          <w:rPr>
            <w:rStyle w:val="Hyperlink"/>
            <w:noProof/>
            <w:rPrChange w:id="1064" w:author="Andrew Instone-Cowie" w:date="2025-03-03T15:41:00Z" w16du:dateUtc="2025-03-03T15:41:00Z">
              <w:rPr>
                <w:rStyle w:val="Hyperlink"/>
                <w:b/>
                <w:bCs/>
                <w:noProof/>
              </w:rPr>
            </w:rPrChange>
          </w:rPr>
          <w:t xml:space="preserve"> </w:t>
        </w:r>
        <w:r w:rsidRPr="001E792C">
          <w:rPr>
            <w:rStyle w:val="Hyperlink"/>
            <w:noProof/>
            <w:rPrChange w:id="1065" w:author="Andrew Instone-Cowie" w:date="2025-03-03T15:41:00Z" w16du:dateUtc="2025-03-03T15:41:00Z">
              <w:rPr>
                <w:rStyle w:val="Hyperlink"/>
                <w:b/>
                <w:bCs/>
                <w:noProof/>
              </w:rPr>
            </w:rPrChange>
          </w:rPr>
          <w:t>Adapter Cable</w:t>
        </w:r>
        <w:r w:rsidRPr="001E792C">
          <w:rPr>
            <w:noProof/>
            <w:webHidden/>
          </w:rPr>
          <w:tab/>
        </w:r>
        <w:r w:rsidRPr="001E792C">
          <w:rPr>
            <w:noProof/>
            <w:webHidden/>
          </w:rPr>
          <w:fldChar w:fldCharType="begin"/>
        </w:r>
        <w:r w:rsidRPr="001E792C">
          <w:rPr>
            <w:noProof/>
            <w:webHidden/>
          </w:rPr>
          <w:instrText xml:space="preserve"> PAGEREF _Toc191908943 \h </w:instrText>
        </w:r>
        <w:r w:rsidRPr="001E792C">
          <w:rPr>
            <w:noProof/>
            <w:webHidden/>
          </w:rPr>
        </w:r>
      </w:ins>
      <w:r w:rsidRPr="001E792C">
        <w:rPr>
          <w:noProof/>
          <w:webHidden/>
        </w:rPr>
        <w:fldChar w:fldCharType="separate"/>
      </w:r>
      <w:ins w:id="1066" w:author="Andrew Instone-Cowie" w:date="2025-03-03T15:44:00Z" w16du:dateUtc="2025-03-03T15:44:00Z">
        <w:r w:rsidR="00AA5C58">
          <w:rPr>
            <w:noProof/>
            <w:webHidden/>
          </w:rPr>
          <w:t>80</w:t>
        </w:r>
      </w:ins>
      <w:ins w:id="1067" w:author="Andrew Instone-Cowie" w:date="2025-03-03T15:39:00Z" w16du:dateUtc="2025-03-03T15:39:00Z">
        <w:r w:rsidRPr="001E792C">
          <w:rPr>
            <w:noProof/>
            <w:webHidden/>
          </w:rPr>
          <w:fldChar w:fldCharType="end"/>
        </w:r>
        <w:r w:rsidRPr="001E792C">
          <w:rPr>
            <w:rStyle w:val="Hyperlink"/>
            <w:noProof/>
          </w:rPr>
          <w:fldChar w:fldCharType="end"/>
        </w:r>
      </w:ins>
    </w:p>
    <w:p w14:paraId="5482D98F" w14:textId="3E40AC8E" w:rsidR="00871702" w:rsidRDefault="00871702" w:rsidP="001E792C">
      <w:pPr>
        <w:pStyle w:val="TableofFigures"/>
        <w:tabs>
          <w:tab w:val="right" w:leader="dot" w:pos="9016"/>
        </w:tabs>
        <w:spacing w:after="120"/>
        <w:rPr>
          <w:ins w:id="1068" w:author="Andrew Instone-Cowie" w:date="2025-03-03T15:39:00Z" w16du:dateUtc="2025-03-03T15:39:00Z"/>
          <w:rFonts w:eastAsiaTheme="minorEastAsia"/>
          <w:noProof/>
          <w:kern w:val="2"/>
          <w:sz w:val="24"/>
          <w:szCs w:val="24"/>
          <w:lang w:eastAsia="en-GB"/>
          <w14:ligatures w14:val="standardContextual"/>
        </w:rPr>
        <w:pPrChange w:id="1069" w:author="Andrew Instone-Cowie" w:date="2025-03-03T15:40:00Z" w16du:dateUtc="2025-03-03T15:40:00Z">
          <w:pPr>
            <w:pStyle w:val="TableofFigures"/>
            <w:tabs>
              <w:tab w:val="right" w:leader="dot" w:pos="9016"/>
            </w:tabs>
          </w:pPr>
        </w:pPrChange>
      </w:pPr>
      <w:ins w:id="1070"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"_Toc191908944"</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61 - Type 1 Interface Connector Wiring Modification</w:t>
        </w:r>
        <w:r>
          <w:rPr>
            <w:noProof/>
            <w:webHidden/>
          </w:rPr>
          <w:tab/>
        </w:r>
        <w:r>
          <w:rPr>
            <w:noProof/>
            <w:webHidden/>
          </w:rPr>
          <w:fldChar w:fldCharType="begin"/>
        </w:r>
        <w:r>
          <w:rPr>
            <w:noProof/>
            <w:webHidden/>
          </w:rPr>
          <w:instrText xml:space="preserve"> PAGEREF _Toc191908944 \h </w:instrText>
        </w:r>
        <w:r>
          <w:rPr>
            <w:noProof/>
            <w:webHidden/>
          </w:rPr>
        </w:r>
      </w:ins>
      <w:r>
        <w:rPr>
          <w:noProof/>
          <w:webHidden/>
        </w:rPr>
        <w:fldChar w:fldCharType="separate"/>
      </w:r>
      <w:ins w:id="1071" w:author="Andrew Instone-Cowie" w:date="2025-03-03T15:44:00Z" w16du:dateUtc="2025-03-03T15:44:00Z">
        <w:r w:rsidR="00AA5C58">
          <w:rPr>
            <w:noProof/>
            <w:webHidden/>
          </w:rPr>
          <w:t>81</w:t>
        </w:r>
      </w:ins>
      <w:ins w:id="1072" w:author="Andrew Instone-Cowie" w:date="2025-03-03T15:39:00Z" w16du:dateUtc="2025-03-03T15:39:00Z">
        <w:r>
          <w:rPr>
            <w:noProof/>
            <w:webHidden/>
          </w:rPr>
          <w:fldChar w:fldCharType="end"/>
        </w:r>
        <w:r w:rsidRPr="00F10965">
          <w:rPr>
            <w:rStyle w:val="Hyperlink"/>
            <w:noProof/>
          </w:rPr>
          <w:fldChar w:fldCharType="end"/>
        </w:r>
      </w:ins>
    </w:p>
    <w:p w14:paraId="3AE1137F" w14:textId="7BF28758" w:rsidR="00871702" w:rsidRDefault="00871702" w:rsidP="001E792C">
      <w:pPr>
        <w:pStyle w:val="TableofFigures"/>
        <w:tabs>
          <w:tab w:val="right" w:leader="dot" w:pos="9016"/>
        </w:tabs>
        <w:spacing w:after="120"/>
        <w:rPr>
          <w:ins w:id="1073" w:author="Andrew Instone-Cowie" w:date="2025-03-03T15:39:00Z" w16du:dateUtc="2025-03-03T15:39:00Z"/>
          <w:rFonts w:eastAsiaTheme="minorEastAsia"/>
          <w:noProof/>
          <w:kern w:val="2"/>
          <w:sz w:val="24"/>
          <w:szCs w:val="24"/>
          <w:lang w:eastAsia="en-GB"/>
          <w14:ligatures w14:val="standardContextual"/>
        </w:rPr>
        <w:pPrChange w:id="1074" w:author="Andrew Instone-Cowie" w:date="2025-03-03T15:40:00Z" w16du:dateUtc="2025-03-03T15:40:00Z">
          <w:pPr>
            <w:pStyle w:val="TableofFigures"/>
            <w:tabs>
              <w:tab w:val="right" w:leader="dot" w:pos="9016"/>
            </w:tabs>
          </w:pPr>
        </w:pPrChange>
      </w:pPr>
      <w:ins w:id="1075"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"_Toc191908945"</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62 – Liverpool Cathedral Odd-Struckness Chart</w:t>
        </w:r>
        <w:r>
          <w:rPr>
            <w:noProof/>
            <w:webHidden/>
          </w:rPr>
          <w:tab/>
        </w:r>
        <w:r>
          <w:rPr>
            <w:noProof/>
            <w:webHidden/>
          </w:rPr>
          <w:fldChar w:fldCharType="begin"/>
        </w:r>
        <w:r>
          <w:rPr>
            <w:noProof/>
            <w:webHidden/>
          </w:rPr>
          <w:instrText xml:space="preserve"> PAGEREF _Toc191908945 \h </w:instrText>
        </w:r>
        <w:r>
          <w:rPr>
            <w:noProof/>
            <w:webHidden/>
          </w:rPr>
        </w:r>
      </w:ins>
      <w:r>
        <w:rPr>
          <w:noProof/>
          <w:webHidden/>
        </w:rPr>
        <w:fldChar w:fldCharType="separate"/>
      </w:r>
      <w:ins w:id="1076" w:author="Andrew Instone-Cowie" w:date="2025-03-03T15:44:00Z" w16du:dateUtc="2025-03-03T15:44:00Z">
        <w:r w:rsidR="00AA5C58">
          <w:rPr>
            <w:noProof/>
            <w:webHidden/>
          </w:rPr>
          <w:t>86</w:t>
        </w:r>
      </w:ins>
      <w:ins w:id="1077" w:author="Andrew Instone-Cowie" w:date="2025-03-03T15:39:00Z" w16du:dateUtc="2025-03-03T15:39:00Z">
        <w:r>
          <w:rPr>
            <w:noProof/>
            <w:webHidden/>
          </w:rPr>
          <w:fldChar w:fldCharType="end"/>
        </w:r>
        <w:r w:rsidRPr="00F10965">
          <w:rPr>
            <w:rStyle w:val="Hyperlink"/>
            <w:noProof/>
          </w:rPr>
          <w:fldChar w:fldCharType="end"/>
        </w:r>
      </w:ins>
    </w:p>
    <w:p w14:paraId="67B5D317" w14:textId="6C5E14DE" w:rsidR="00871702" w:rsidRDefault="00871702">
      <w:pPr>
        <w:pStyle w:val="TableofFigures"/>
        <w:tabs>
          <w:tab w:val="right" w:leader="dot" w:pos="9016"/>
        </w:tabs>
        <w:rPr>
          <w:ins w:id="1078" w:author="Andrew Instone-Cowie" w:date="2025-03-03T15:39:00Z" w16du:dateUtc="2025-03-03T15:39:00Z"/>
          <w:rFonts w:eastAsiaTheme="minorEastAsia"/>
          <w:noProof/>
          <w:kern w:val="2"/>
          <w:sz w:val="24"/>
          <w:szCs w:val="24"/>
          <w:lang w:eastAsia="en-GB"/>
          <w14:ligatures w14:val="standardContextual"/>
        </w:rPr>
      </w:pPr>
      <w:ins w:id="1079" w:author="Andrew Instone-Cowie" w:date="2025-03-03T15:39:00Z" w16du:dateUtc="2025-03-03T15:39:00Z">
        <w:r w:rsidRPr="00F10965">
          <w:rPr>
            <w:rStyle w:val="Hyperlink"/>
            <w:noProof/>
          </w:rPr>
          <w:fldChar w:fldCharType="begin"/>
        </w:r>
        <w:r w:rsidRPr="00F10965">
          <w:rPr>
            <w:rStyle w:val="Hyperlink"/>
            <w:noProof/>
          </w:rPr>
          <w:instrText xml:space="preserve"> </w:instrText>
        </w:r>
        <w:r>
          <w:rPr>
            <w:noProof/>
          </w:rPr>
          <w:instrText>HYPERLINK \l "_Toc191908946"</w:instrText>
        </w:r>
        <w:r w:rsidRPr="00F10965">
          <w:rPr>
            <w:rStyle w:val="Hyperlink"/>
            <w:noProof/>
          </w:rPr>
          <w:instrText xml:space="preserve"> </w:instrText>
        </w:r>
        <w:r w:rsidRPr="00F10965">
          <w:rPr>
            <w:rStyle w:val="Hyperlink"/>
            <w:noProof/>
          </w:rPr>
        </w:r>
        <w:r w:rsidRPr="00F10965">
          <w:rPr>
            <w:rStyle w:val="Hyperlink"/>
            <w:noProof/>
          </w:rPr>
          <w:fldChar w:fldCharType="separate"/>
        </w:r>
        <w:r w:rsidRPr="00F10965">
          <w:rPr>
            <w:rStyle w:val="Hyperlink"/>
            <w:noProof/>
          </w:rPr>
          <w:t>Figure 63 – Quarter Peal Sensor Head Test Timings</w:t>
        </w:r>
        <w:r>
          <w:rPr>
            <w:noProof/>
            <w:webHidden/>
          </w:rPr>
          <w:tab/>
        </w:r>
        <w:r>
          <w:rPr>
            <w:noProof/>
            <w:webHidden/>
          </w:rPr>
          <w:fldChar w:fldCharType="begin"/>
        </w:r>
        <w:r>
          <w:rPr>
            <w:noProof/>
            <w:webHidden/>
          </w:rPr>
          <w:instrText xml:space="preserve"> PAGEREF _Toc191908946 \h </w:instrText>
        </w:r>
        <w:r>
          <w:rPr>
            <w:noProof/>
            <w:webHidden/>
          </w:rPr>
        </w:r>
      </w:ins>
      <w:r>
        <w:rPr>
          <w:noProof/>
          <w:webHidden/>
        </w:rPr>
        <w:fldChar w:fldCharType="separate"/>
      </w:r>
      <w:ins w:id="1080" w:author="Andrew Instone-Cowie" w:date="2025-03-03T15:44:00Z" w16du:dateUtc="2025-03-03T15:44:00Z">
        <w:r w:rsidR="00AA5C58">
          <w:rPr>
            <w:noProof/>
            <w:webHidden/>
          </w:rPr>
          <w:t>91</w:t>
        </w:r>
      </w:ins>
      <w:ins w:id="1081" w:author="Andrew Instone-Cowie" w:date="2025-03-03T15:39:00Z" w16du:dateUtc="2025-03-03T15:39:00Z">
        <w:r>
          <w:rPr>
            <w:noProof/>
            <w:webHidden/>
          </w:rPr>
          <w:fldChar w:fldCharType="end"/>
        </w:r>
        <w:r w:rsidRPr="00F10965">
          <w:rPr>
            <w:rStyle w:val="Hyperlink"/>
            <w:noProof/>
          </w:rPr>
          <w:fldChar w:fldCharType="end"/>
        </w:r>
      </w:ins>
    </w:p>
    <w:p w14:paraId="26ACB0BD" w14:textId="456FFF08" w:rsidR="00CD5701" w:rsidDel="00871702" w:rsidRDefault="00CD5701" w:rsidP="00EE121F">
      <w:pPr>
        <w:pStyle w:val="TableofFigures"/>
        <w:tabs>
          <w:tab w:val="right" w:leader="dot" w:pos="9016"/>
        </w:tabs>
        <w:spacing w:after="120"/>
        <w:rPr>
          <w:del w:id="1082" w:author="Andrew Instone-Cowie" w:date="2025-03-03T15:39:00Z" w16du:dateUtc="2025-03-03T15:39:00Z"/>
          <w:rFonts w:eastAsiaTheme="minorEastAsia"/>
          <w:noProof/>
          <w:lang w:eastAsia="en-GB"/>
        </w:rPr>
      </w:pPr>
      <w:del w:id="1083" w:author="Andrew Instone-Cowie" w:date="2025-03-03T15:39:00Z" w16du:dateUtc="2025-03-03T15:39:00Z">
        <w:r w:rsidRPr="00871702" w:rsidDel="00871702">
          <w:rPr>
            <w:noProof/>
            <w:rPrChange w:id="1084" w:author="Andrew Instone-Cowie" w:date="2025-03-03T15:39:00Z" w16du:dateUtc="2025-03-03T15:39:00Z">
              <w:rPr>
                <w:rStyle w:val="Hyperlink"/>
                <w:noProof/>
              </w:rPr>
            </w:rPrChange>
          </w:rPr>
          <w:delText>Figure 1 – Documentation Map</w:delText>
        </w:r>
        <w:r w:rsidDel="00871702">
          <w:rPr>
            <w:noProof/>
            <w:webHidden/>
          </w:rPr>
          <w:tab/>
        </w:r>
        <w:r w:rsidR="007E2D4F" w:rsidDel="00871702">
          <w:rPr>
            <w:noProof/>
            <w:webHidden/>
          </w:rPr>
          <w:delText>9</w:delText>
        </w:r>
      </w:del>
    </w:p>
    <w:p w14:paraId="4A051023" w14:textId="46AE3CB3" w:rsidR="00CD5701" w:rsidDel="00871702" w:rsidRDefault="00CD5701" w:rsidP="00EE121F">
      <w:pPr>
        <w:pStyle w:val="TableofFigures"/>
        <w:tabs>
          <w:tab w:val="right" w:leader="dot" w:pos="9016"/>
        </w:tabs>
        <w:spacing w:after="120"/>
        <w:rPr>
          <w:del w:id="1085" w:author="Andrew Instone-Cowie" w:date="2025-03-03T15:39:00Z" w16du:dateUtc="2025-03-03T15:39:00Z"/>
          <w:rFonts w:eastAsiaTheme="minorEastAsia"/>
          <w:noProof/>
          <w:lang w:eastAsia="en-GB"/>
        </w:rPr>
      </w:pPr>
      <w:del w:id="1086" w:author="Andrew Instone-Cowie" w:date="2025-03-03T15:39:00Z" w16du:dateUtc="2025-03-03T15:39:00Z">
        <w:r w:rsidRPr="00871702" w:rsidDel="00871702">
          <w:rPr>
            <w:noProof/>
            <w:rPrChange w:id="1087" w:author="Andrew Instone-Cowie" w:date="2025-03-03T15:39:00Z" w16du:dateUtc="2025-03-03T15:39:00Z">
              <w:rPr>
                <w:rStyle w:val="Hyperlink"/>
                <w:noProof/>
              </w:rPr>
            </w:rPrChange>
          </w:rPr>
          <w:delText>Figure 2 – Simulator General Arrangement</w:delText>
        </w:r>
        <w:r w:rsidDel="00871702">
          <w:rPr>
            <w:noProof/>
            <w:webHidden/>
          </w:rPr>
          <w:tab/>
        </w:r>
        <w:r w:rsidR="007E2D4F" w:rsidDel="00871702">
          <w:rPr>
            <w:noProof/>
            <w:webHidden/>
          </w:rPr>
          <w:delText>11</w:delText>
        </w:r>
      </w:del>
    </w:p>
    <w:p w14:paraId="3F48E183" w14:textId="55F8E7DA" w:rsidR="00CD5701" w:rsidDel="00871702" w:rsidRDefault="00CD5701" w:rsidP="00EE121F">
      <w:pPr>
        <w:pStyle w:val="TableofFigures"/>
        <w:tabs>
          <w:tab w:val="right" w:leader="dot" w:pos="9016"/>
        </w:tabs>
        <w:spacing w:after="120"/>
        <w:rPr>
          <w:del w:id="1088" w:author="Andrew Instone-Cowie" w:date="2025-03-03T15:39:00Z" w16du:dateUtc="2025-03-03T15:39:00Z"/>
          <w:rFonts w:eastAsiaTheme="minorEastAsia"/>
          <w:noProof/>
          <w:lang w:eastAsia="en-GB"/>
        </w:rPr>
      </w:pPr>
      <w:del w:id="1089" w:author="Andrew Instone-Cowie" w:date="2025-03-03T15:39:00Z" w16du:dateUtc="2025-03-03T15:39:00Z">
        <w:r w:rsidRPr="00871702" w:rsidDel="00871702">
          <w:rPr>
            <w:noProof/>
            <w:rPrChange w:id="1090" w:author="Andrew Instone-Cowie" w:date="2025-03-03T15:39:00Z" w16du:dateUtc="2025-03-03T15:39:00Z">
              <w:rPr>
                <w:rStyle w:val="Hyperlink"/>
                <w:noProof/>
              </w:rPr>
            </w:rPrChange>
          </w:rPr>
          <w:delText>Figure 3 – Second PC Module General Arrangement</w:delText>
        </w:r>
        <w:r w:rsidDel="00871702">
          <w:rPr>
            <w:noProof/>
            <w:webHidden/>
          </w:rPr>
          <w:tab/>
        </w:r>
        <w:r w:rsidR="007E2D4F" w:rsidDel="00871702">
          <w:rPr>
            <w:noProof/>
            <w:webHidden/>
          </w:rPr>
          <w:delText>12</w:delText>
        </w:r>
      </w:del>
    </w:p>
    <w:p w14:paraId="6A002D6A" w14:textId="5A5FA347" w:rsidR="00CD5701" w:rsidDel="00871702" w:rsidRDefault="00CD5701" w:rsidP="00EE121F">
      <w:pPr>
        <w:pStyle w:val="TableofFigures"/>
        <w:tabs>
          <w:tab w:val="right" w:leader="dot" w:pos="9016"/>
        </w:tabs>
        <w:spacing w:after="120"/>
        <w:rPr>
          <w:del w:id="1091" w:author="Andrew Instone-Cowie" w:date="2025-03-03T15:39:00Z" w16du:dateUtc="2025-03-03T15:39:00Z"/>
          <w:rFonts w:eastAsiaTheme="minorEastAsia"/>
          <w:noProof/>
          <w:lang w:eastAsia="en-GB"/>
        </w:rPr>
      </w:pPr>
      <w:del w:id="1092" w:author="Andrew Instone-Cowie" w:date="2025-03-03T15:39:00Z" w16du:dateUtc="2025-03-03T15:39:00Z">
        <w:r w:rsidRPr="00871702" w:rsidDel="00871702">
          <w:rPr>
            <w:noProof/>
            <w:rPrChange w:id="1093" w:author="Andrew Instone-Cowie" w:date="2025-03-03T15:39:00Z" w16du:dateUtc="2025-03-03T15:39:00Z">
              <w:rPr>
                <w:rStyle w:val="Hyperlink"/>
                <w:noProof/>
              </w:rPr>
            </w:rPrChange>
          </w:rPr>
          <w:delText>Figure 4 – Basic Serial Splitter Modules General Arrangement</w:delText>
        </w:r>
        <w:r w:rsidDel="00871702">
          <w:rPr>
            <w:noProof/>
            <w:webHidden/>
          </w:rPr>
          <w:tab/>
        </w:r>
        <w:r w:rsidR="007E2D4F" w:rsidDel="00871702">
          <w:rPr>
            <w:noProof/>
            <w:webHidden/>
          </w:rPr>
          <w:delText>13</w:delText>
        </w:r>
      </w:del>
    </w:p>
    <w:p w14:paraId="23DB18A5" w14:textId="2858D632" w:rsidR="00CD5701" w:rsidDel="00871702" w:rsidRDefault="00CD5701" w:rsidP="00EE121F">
      <w:pPr>
        <w:pStyle w:val="TableofFigures"/>
        <w:tabs>
          <w:tab w:val="right" w:leader="dot" w:pos="9016"/>
        </w:tabs>
        <w:spacing w:after="120"/>
        <w:rPr>
          <w:del w:id="1094" w:author="Andrew Instone-Cowie" w:date="2025-03-03T15:39:00Z" w16du:dateUtc="2025-03-03T15:39:00Z"/>
          <w:rFonts w:eastAsiaTheme="minorEastAsia"/>
          <w:noProof/>
          <w:lang w:eastAsia="en-GB"/>
        </w:rPr>
      </w:pPr>
      <w:del w:id="1095" w:author="Andrew Instone-Cowie" w:date="2025-03-03T15:39:00Z" w16du:dateUtc="2025-03-03T15:39:00Z">
        <w:r w:rsidRPr="00871702" w:rsidDel="00871702">
          <w:rPr>
            <w:noProof/>
            <w:rPrChange w:id="1096" w:author="Andrew Instone-Cowie" w:date="2025-03-03T15:39:00Z" w16du:dateUtc="2025-03-03T15:39:00Z">
              <w:rPr>
                <w:rStyle w:val="Hyperlink"/>
                <w:noProof/>
              </w:rPr>
            </w:rPrChange>
          </w:rPr>
          <w:delText>Figure 5 – Dual Triggers – Backstroke Strike Point</w:delText>
        </w:r>
        <w:r w:rsidDel="00871702">
          <w:rPr>
            <w:noProof/>
            <w:webHidden/>
          </w:rPr>
          <w:tab/>
        </w:r>
        <w:r w:rsidR="007E2D4F" w:rsidDel="00871702">
          <w:rPr>
            <w:noProof/>
            <w:webHidden/>
          </w:rPr>
          <w:delText>15</w:delText>
        </w:r>
      </w:del>
    </w:p>
    <w:p w14:paraId="274D4351" w14:textId="5370183F" w:rsidR="00CD5701" w:rsidDel="00871702" w:rsidRDefault="00CD5701" w:rsidP="00EE121F">
      <w:pPr>
        <w:pStyle w:val="TableofFigures"/>
        <w:tabs>
          <w:tab w:val="right" w:leader="dot" w:pos="9016"/>
        </w:tabs>
        <w:spacing w:after="120"/>
        <w:rPr>
          <w:del w:id="1097" w:author="Andrew Instone-Cowie" w:date="2025-03-03T15:39:00Z" w16du:dateUtc="2025-03-03T15:39:00Z"/>
          <w:rFonts w:eastAsiaTheme="minorEastAsia"/>
          <w:noProof/>
          <w:lang w:eastAsia="en-GB"/>
        </w:rPr>
      </w:pPr>
      <w:del w:id="1098" w:author="Andrew Instone-Cowie" w:date="2025-03-03T15:39:00Z" w16du:dateUtc="2025-03-03T15:39:00Z">
        <w:r w:rsidRPr="00871702" w:rsidDel="00871702">
          <w:rPr>
            <w:noProof/>
            <w:rPrChange w:id="1099" w:author="Andrew Instone-Cowie" w:date="2025-03-03T15:39:00Z" w16du:dateUtc="2025-03-03T15:39:00Z">
              <w:rPr>
                <w:rStyle w:val="Hyperlink"/>
                <w:noProof/>
              </w:rPr>
            </w:rPrChange>
          </w:rPr>
          <w:delText>Figure 6 – Dual Triggers – Handstroke Strike Point</w:delText>
        </w:r>
        <w:r w:rsidDel="00871702">
          <w:rPr>
            <w:noProof/>
            <w:webHidden/>
          </w:rPr>
          <w:tab/>
        </w:r>
        <w:r w:rsidR="007E2D4F" w:rsidDel="00871702">
          <w:rPr>
            <w:noProof/>
            <w:webHidden/>
          </w:rPr>
          <w:delText>15</w:delText>
        </w:r>
      </w:del>
    </w:p>
    <w:p w14:paraId="5A1C37F1" w14:textId="119A604C" w:rsidR="00CD5701" w:rsidDel="00871702" w:rsidRDefault="00CD5701" w:rsidP="00EE121F">
      <w:pPr>
        <w:pStyle w:val="TableofFigures"/>
        <w:tabs>
          <w:tab w:val="right" w:leader="dot" w:pos="9016"/>
        </w:tabs>
        <w:spacing w:after="120"/>
        <w:rPr>
          <w:del w:id="1100" w:author="Andrew Instone-Cowie" w:date="2025-03-03T15:39:00Z" w16du:dateUtc="2025-03-03T15:39:00Z"/>
          <w:rFonts w:eastAsiaTheme="minorEastAsia"/>
          <w:noProof/>
          <w:lang w:eastAsia="en-GB"/>
        </w:rPr>
      </w:pPr>
      <w:del w:id="1101" w:author="Andrew Instone-Cowie" w:date="2025-03-03T15:39:00Z" w16du:dateUtc="2025-03-03T15:39:00Z">
        <w:r w:rsidRPr="00871702" w:rsidDel="00871702">
          <w:rPr>
            <w:noProof/>
            <w:rPrChange w:id="1102" w:author="Andrew Instone-Cowie" w:date="2025-03-03T15:39:00Z" w16du:dateUtc="2025-03-03T15:39:00Z">
              <w:rPr>
                <w:rStyle w:val="Hyperlink"/>
                <w:noProof/>
              </w:rPr>
            </w:rPrChange>
          </w:rPr>
          <w:delText>Figure 7 – Single Trigger – Backstroke Strike Point</w:delText>
        </w:r>
        <w:r w:rsidDel="00871702">
          <w:rPr>
            <w:noProof/>
            <w:webHidden/>
          </w:rPr>
          <w:tab/>
        </w:r>
        <w:r w:rsidR="007E2D4F" w:rsidDel="00871702">
          <w:rPr>
            <w:noProof/>
            <w:webHidden/>
          </w:rPr>
          <w:delText>16</w:delText>
        </w:r>
      </w:del>
    </w:p>
    <w:p w14:paraId="079AF744" w14:textId="1DDEF698" w:rsidR="00CD5701" w:rsidDel="00871702" w:rsidRDefault="00CD5701" w:rsidP="00EE121F">
      <w:pPr>
        <w:pStyle w:val="TableofFigures"/>
        <w:tabs>
          <w:tab w:val="right" w:leader="dot" w:pos="9016"/>
        </w:tabs>
        <w:spacing w:after="120"/>
        <w:rPr>
          <w:del w:id="1103" w:author="Andrew Instone-Cowie" w:date="2025-03-03T15:39:00Z" w16du:dateUtc="2025-03-03T15:39:00Z"/>
          <w:rFonts w:eastAsiaTheme="minorEastAsia"/>
          <w:noProof/>
          <w:lang w:eastAsia="en-GB"/>
        </w:rPr>
      </w:pPr>
      <w:del w:id="1104" w:author="Andrew Instone-Cowie" w:date="2025-03-03T15:39:00Z" w16du:dateUtc="2025-03-03T15:39:00Z">
        <w:r w:rsidRPr="00871702" w:rsidDel="00871702">
          <w:rPr>
            <w:noProof/>
            <w:rPrChange w:id="1105" w:author="Andrew Instone-Cowie" w:date="2025-03-03T15:39:00Z" w16du:dateUtc="2025-03-03T15:39:00Z">
              <w:rPr>
                <w:rStyle w:val="Hyperlink"/>
                <w:noProof/>
              </w:rPr>
            </w:rPrChange>
          </w:rPr>
          <w:delText>Figure 8 – Single Trigger – Handstroke Strike Point</w:delText>
        </w:r>
        <w:r w:rsidDel="00871702">
          <w:rPr>
            <w:noProof/>
            <w:webHidden/>
          </w:rPr>
          <w:tab/>
        </w:r>
        <w:r w:rsidR="007E2D4F" w:rsidDel="00871702">
          <w:rPr>
            <w:noProof/>
            <w:webHidden/>
          </w:rPr>
          <w:delText>16</w:delText>
        </w:r>
      </w:del>
    </w:p>
    <w:p w14:paraId="5F0C8F98" w14:textId="2811D341" w:rsidR="00CD5701" w:rsidDel="00871702" w:rsidRDefault="00CD5701" w:rsidP="00EE121F">
      <w:pPr>
        <w:pStyle w:val="TableofFigures"/>
        <w:tabs>
          <w:tab w:val="right" w:leader="dot" w:pos="9016"/>
        </w:tabs>
        <w:spacing w:after="120"/>
        <w:rPr>
          <w:del w:id="1106" w:author="Andrew Instone-Cowie" w:date="2025-03-03T15:39:00Z" w16du:dateUtc="2025-03-03T15:39:00Z"/>
          <w:rFonts w:eastAsiaTheme="minorEastAsia"/>
          <w:noProof/>
          <w:lang w:eastAsia="en-GB"/>
        </w:rPr>
      </w:pPr>
      <w:del w:id="1107" w:author="Andrew Instone-Cowie" w:date="2025-03-03T15:39:00Z" w16du:dateUtc="2025-03-03T15:39:00Z">
        <w:r w:rsidRPr="00871702" w:rsidDel="00871702">
          <w:rPr>
            <w:noProof/>
            <w:rPrChange w:id="1108" w:author="Andrew Instone-Cowie" w:date="2025-03-03T15:39:00Z" w16du:dateUtc="2025-03-03T15:39:00Z">
              <w:rPr>
                <w:rStyle w:val="Hyperlink"/>
                <w:noProof/>
              </w:rPr>
            </w:rPrChange>
          </w:rPr>
          <w:delText>Figure 9 – Basic Serial Splitter Downstream Data Flow</w:delText>
        </w:r>
        <w:r w:rsidDel="00871702">
          <w:rPr>
            <w:noProof/>
            <w:webHidden/>
          </w:rPr>
          <w:tab/>
        </w:r>
        <w:r w:rsidR="007E2D4F" w:rsidDel="00871702">
          <w:rPr>
            <w:noProof/>
            <w:webHidden/>
          </w:rPr>
          <w:delText>26</w:delText>
        </w:r>
      </w:del>
    </w:p>
    <w:p w14:paraId="7FED9447" w14:textId="177941A5" w:rsidR="00CD5701" w:rsidDel="00871702" w:rsidRDefault="00CD5701" w:rsidP="00EE121F">
      <w:pPr>
        <w:pStyle w:val="TableofFigures"/>
        <w:tabs>
          <w:tab w:val="right" w:leader="dot" w:pos="9016"/>
        </w:tabs>
        <w:spacing w:after="120"/>
        <w:rPr>
          <w:del w:id="1109" w:author="Andrew Instone-Cowie" w:date="2025-03-03T15:39:00Z" w16du:dateUtc="2025-03-03T15:39:00Z"/>
          <w:rFonts w:eastAsiaTheme="minorEastAsia"/>
          <w:noProof/>
          <w:lang w:eastAsia="en-GB"/>
        </w:rPr>
      </w:pPr>
      <w:del w:id="1110" w:author="Andrew Instone-Cowie" w:date="2025-03-03T15:39:00Z" w16du:dateUtc="2025-03-03T15:39:00Z">
        <w:r w:rsidRPr="00871702" w:rsidDel="00871702">
          <w:rPr>
            <w:noProof/>
            <w:rPrChange w:id="1111" w:author="Andrew Instone-Cowie" w:date="2025-03-03T15:39:00Z" w16du:dateUtc="2025-03-03T15:39:00Z">
              <w:rPr>
                <w:rStyle w:val="Hyperlink"/>
                <w:noProof/>
              </w:rPr>
            </w:rPrChange>
          </w:rPr>
          <w:delText>Figure 10 – Basic Serial Splitter Upstream Data Flow</w:delText>
        </w:r>
        <w:r w:rsidDel="00871702">
          <w:rPr>
            <w:noProof/>
            <w:webHidden/>
          </w:rPr>
          <w:tab/>
        </w:r>
        <w:r w:rsidR="007E2D4F" w:rsidDel="00871702">
          <w:rPr>
            <w:noProof/>
            <w:webHidden/>
          </w:rPr>
          <w:delText>28</w:delText>
        </w:r>
      </w:del>
    </w:p>
    <w:p w14:paraId="585E74BB" w14:textId="60B5D9ED" w:rsidR="00CD5701" w:rsidDel="00871702" w:rsidRDefault="00CD5701" w:rsidP="00EE121F">
      <w:pPr>
        <w:pStyle w:val="TableofFigures"/>
        <w:tabs>
          <w:tab w:val="right" w:leader="dot" w:pos="9016"/>
        </w:tabs>
        <w:spacing w:after="120"/>
        <w:rPr>
          <w:del w:id="1112" w:author="Andrew Instone-Cowie" w:date="2025-03-03T15:39:00Z" w16du:dateUtc="2025-03-03T15:39:00Z"/>
          <w:rFonts w:eastAsiaTheme="minorEastAsia"/>
          <w:noProof/>
          <w:lang w:eastAsia="en-GB"/>
        </w:rPr>
      </w:pPr>
      <w:del w:id="1113" w:author="Andrew Instone-Cowie" w:date="2025-03-03T15:39:00Z" w16du:dateUtc="2025-03-03T15:39:00Z">
        <w:r w:rsidRPr="00871702" w:rsidDel="00871702">
          <w:rPr>
            <w:noProof/>
            <w:rPrChange w:id="1114" w:author="Andrew Instone-Cowie" w:date="2025-03-03T15:39:00Z" w16du:dateUtc="2025-03-03T15:39:00Z">
              <w:rPr>
                <w:rStyle w:val="Hyperlink"/>
                <w:noProof/>
              </w:rPr>
            </w:rPrChange>
          </w:rPr>
          <w:delText>Figure 11 – Basic Serial Splitter Transmitter Control</w:delText>
        </w:r>
        <w:r w:rsidDel="00871702">
          <w:rPr>
            <w:noProof/>
            <w:webHidden/>
          </w:rPr>
          <w:tab/>
        </w:r>
        <w:r w:rsidR="007E2D4F" w:rsidDel="00871702">
          <w:rPr>
            <w:noProof/>
            <w:webHidden/>
          </w:rPr>
          <w:delText>29</w:delText>
        </w:r>
      </w:del>
    </w:p>
    <w:p w14:paraId="3AB11D66" w14:textId="294EF7BB" w:rsidR="00CD5701" w:rsidDel="00871702" w:rsidRDefault="00CD5701" w:rsidP="00EE121F">
      <w:pPr>
        <w:pStyle w:val="TableofFigures"/>
        <w:tabs>
          <w:tab w:val="right" w:leader="dot" w:pos="9016"/>
        </w:tabs>
        <w:spacing w:after="120"/>
        <w:rPr>
          <w:del w:id="1115" w:author="Andrew Instone-Cowie" w:date="2025-03-03T15:39:00Z" w16du:dateUtc="2025-03-03T15:39:00Z"/>
          <w:rFonts w:eastAsiaTheme="minorEastAsia"/>
          <w:noProof/>
          <w:lang w:eastAsia="en-GB"/>
        </w:rPr>
      </w:pPr>
      <w:del w:id="1116" w:author="Andrew Instone-Cowie" w:date="2025-03-03T15:39:00Z" w16du:dateUtc="2025-03-03T15:39:00Z">
        <w:r w:rsidRPr="00871702" w:rsidDel="00871702">
          <w:rPr>
            <w:noProof/>
            <w:rPrChange w:id="1117" w:author="Andrew Instone-Cowie" w:date="2025-03-03T15:39:00Z" w16du:dateUtc="2025-03-03T15:39:00Z">
              <w:rPr>
                <w:rStyle w:val="Hyperlink"/>
                <w:noProof/>
              </w:rPr>
            </w:rPrChange>
          </w:rPr>
          <w:delText>Figure 12 – Polarity Protection – Correct</w:delText>
        </w:r>
        <w:r w:rsidDel="00871702">
          <w:rPr>
            <w:noProof/>
            <w:webHidden/>
          </w:rPr>
          <w:tab/>
        </w:r>
        <w:r w:rsidR="007E2D4F" w:rsidDel="00871702">
          <w:rPr>
            <w:noProof/>
            <w:webHidden/>
          </w:rPr>
          <w:delText>31</w:delText>
        </w:r>
      </w:del>
    </w:p>
    <w:p w14:paraId="37C1A85F" w14:textId="4D88D1F2" w:rsidR="00CD5701" w:rsidDel="00871702" w:rsidRDefault="00CD5701" w:rsidP="00EE121F">
      <w:pPr>
        <w:pStyle w:val="TableofFigures"/>
        <w:tabs>
          <w:tab w:val="right" w:leader="dot" w:pos="9016"/>
        </w:tabs>
        <w:spacing w:after="120"/>
        <w:rPr>
          <w:del w:id="1118" w:author="Andrew Instone-Cowie" w:date="2025-03-03T15:39:00Z" w16du:dateUtc="2025-03-03T15:39:00Z"/>
          <w:rFonts w:eastAsiaTheme="minorEastAsia"/>
          <w:noProof/>
          <w:lang w:eastAsia="en-GB"/>
        </w:rPr>
      </w:pPr>
      <w:del w:id="1119" w:author="Andrew Instone-Cowie" w:date="2025-03-03T15:39:00Z" w16du:dateUtc="2025-03-03T15:39:00Z">
        <w:r w:rsidRPr="00871702" w:rsidDel="00871702">
          <w:rPr>
            <w:noProof/>
            <w:rPrChange w:id="1120" w:author="Andrew Instone-Cowie" w:date="2025-03-03T15:39:00Z" w16du:dateUtc="2025-03-03T15:39:00Z">
              <w:rPr>
                <w:rStyle w:val="Hyperlink"/>
                <w:noProof/>
              </w:rPr>
            </w:rPrChange>
          </w:rPr>
          <w:delText>Figure 13 – Polarity Protection – Reversed</w:delText>
        </w:r>
        <w:r w:rsidDel="00871702">
          <w:rPr>
            <w:noProof/>
            <w:webHidden/>
          </w:rPr>
          <w:tab/>
        </w:r>
        <w:r w:rsidR="007E2D4F" w:rsidDel="00871702">
          <w:rPr>
            <w:noProof/>
            <w:webHidden/>
          </w:rPr>
          <w:delText>32</w:delText>
        </w:r>
      </w:del>
    </w:p>
    <w:p w14:paraId="1B6527F2" w14:textId="7358BFA9" w:rsidR="00CD5701" w:rsidDel="00871702" w:rsidRDefault="00CD5701" w:rsidP="00EE121F">
      <w:pPr>
        <w:pStyle w:val="TableofFigures"/>
        <w:tabs>
          <w:tab w:val="right" w:leader="dot" w:pos="9016"/>
        </w:tabs>
        <w:spacing w:after="120"/>
        <w:rPr>
          <w:del w:id="1121" w:author="Andrew Instone-Cowie" w:date="2025-03-03T15:39:00Z" w16du:dateUtc="2025-03-03T15:39:00Z"/>
          <w:rFonts w:eastAsiaTheme="minorEastAsia"/>
          <w:noProof/>
          <w:lang w:eastAsia="en-GB"/>
        </w:rPr>
      </w:pPr>
      <w:del w:id="1122" w:author="Andrew Instone-Cowie" w:date="2025-03-03T15:39:00Z" w16du:dateUtc="2025-03-03T15:39:00Z">
        <w:r w:rsidRPr="00871702" w:rsidDel="00871702">
          <w:rPr>
            <w:noProof/>
            <w:rPrChange w:id="1123" w:author="Andrew Instone-Cowie" w:date="2025-03-03T15:39:00Z" w16du:dateUtc="2025-03-03T15:39:00Z">
              <w:rPr>
                <w:rStyle w:val="Hyperlink"/>
                <w:noProof/>
              </w:rPr>
            </w:rPrChange>
          </w:rPr>
          <w:delText>Figure 14 – TVS Diode Characteristic Curves</w:delText>
        </w:r>
        <w:r w:rsidDel="00871702">
          <w:rPr>
            <w:noProof/>
            <w:webHidden/>
          </w:rPr>
          <w:tab/>
        </w:r>
        <w:r w:rsidR="007E2D4F" w:rsidDel="00871702">
          <w:rPr>
            <w:noProof/>
            <w:webHidden/>
          </w:rPr>
          <w:delText>33</w:delText>
        </w:r>
      </w:del>
    </w:p>
    <w:p w14:paraId="12BA23D1" w14:textId="420A96AE" w:rsidR="00CD5701" w:rsidDel="00871702" w:rsidRDefault="00CD5701" w:rsidP="00EE121F">
      <w:pPr>
        <w:pStyle w:val="TableofFigures"/>
        <w:tabs>
          <w:tab w:val="right" w:leader="dot" w:pos="9016"/>
        </w:tabs>
        <w:spacing w:after="120"/>
        <w:rPr>
          <w:del w:id="1124" w:author="Andrew Instone-Cowie" w:date="2025-03-03T15:39:00Z" w16du:dateUtc="2025-03-03T15:39:00Z"/>
          <w:rFonts w:eastAsiaTheme="minorEastAsia"/>
          <w:noProof/>
          <w:lang w:eastAsia="en-GB"/>
        </w:rPr>
      </w:pPr>
      <w:del w:id="1125" w:author="Andrew Instone-Cowie" w:date="2025-03-03T15:39:00Z" w16du:dateUtc="2025-03-03T15:39:00Z">
        <w:r w:rsidRPr="00871702" w:rsidDel="00871702">
          <w:rPr>
            <w:noProof/>
            <w:rPrChange w:id="1126" w:author="Andrew Instone-Cowie" w:date="2025-03-03T15:39:00Z" w16du:dateUtc="2025-03-03T15:39:00Z">
              <w:rPr>
                <w:rStyle w:val="Hyperlink"/>
                <w:noProof/>
              </w:rPr>
            </w:rPrChange>
          </w:rPr>
          <w:delText>Figure 15 – Uni-Directional TVS Diode</w:delText>
        </w:r>
        <w:r w:rsidDel="00871702">
          <w:rPr>
            <w:noProof/>
            <w:webHidden/>
          </w:rPr>
          <w:tab/>
        </w:r>
        <w:r w:rsidR="007E2D4F" w:rsidDel="00871702">
          <w:rPr>
            <w:noProof/>
            <w:webHidden/>
          </w:rPr>
          <w:delText>34</w:delText>
        </w:r>
      </w:del>
    </w:p>
    <w:p w14:paraId="09FCC58C" w14:textId="66D7C7CB" w:rsidR="00CD5701" w:rsidDel="00871702" w:rsidRDefault="00CD5701" w:rsidP="00EE121F">
      <w:pPr>
        <w:pStyle w:val="TableofFigures"/>
        <w:tabs>
          <w:tab w:val="right" w:leader="dot" w:pos="9016"/>
        </w:tabs>
        <w:spacing w:after="120"/>
        <w:rPr>
          <w:del w:id="1127" w:author="Andrew Instone-Cowie" w:date="2025-03-03T15:39:00Z" w16du:dateUtc="2025-03-03T15:39:00Z"/>
          <w:rFonts w:eastAsiaTheme="minorEastAsia"/>
          <w:noProof/>
          <w:lang w:eastAsia="en-GB"/>
        </w:rPr>
      </w:pPr>
      <w:del w:id="1128" w:author="Andrew Instone-Cowie" w:date="2025-03-03T15:39:00Z" w16du:dateUtc="2025-03-03T15:39:00Z">
        <w:r w:rsidRPr="00871702" w:rsidDel="00871702">
          <w:rPr>
            <w:noProof/>
            <w:rPrChange w:id="1129" w:author="Andrew Instone-Cowie" w:date="2025-03-03T15:39:00Z" w16du:dateUtc="2025-03-03T15:39:00Z">
              <w:rPr>
                <w:rStyle w:val="Hyperlink"/>
                <w:noProof/>
              </w:rPr>
            </w:rPrChange>
          </w:rPr>
          <w:delText>Figure 16 – Spike Dissipation (Uni-Directional)</w:delText>
        </w:r>
        <w:r w:rsidDel="00871702">
          <w:rPr>
            <w:noProof/>
            <w:webHidden/>
          </w:rPr>
          <w:tab/>
        </w:r>
        <w:r w:rsidR="007E2D4F" w:rsidDel="00871702">
          <w:rPr>
            <w:noProof/>
            <w:webHidden/>
          </w:rPr>
          <w:delText>34</w:delText>
        </w:r>
      </w:del>
    </w:p>
    <w:p w14:paraId="41333D50" w14:textId="60DD3F75" w:rsidR="00CD5701" w:rsidDel="00871702" w:rsidRDefault="00CD5701" w:rsidP="00EE121F">
      <w:pPr>
        <w:pStyle w:val="TableofFigures"/>
        <w:tabs>
          <w:tab w:val="right" w:leader="dot" w:pos="9016"/>
        </w:tabs>
        <w:spacing w:after="120"/>
        <w:rPr>
          <w:del w:id="1130" w:author="Andrew Instone-Cowie" w:date="2025-03-03T15:39:00Z" w16du:dateUtc="2025-03-03T15:39:00Z"/>
          <w:rFonts w:eastAsiaTheme="minorEastAsia"/>
          <w:noProof/>
          <w:lang w:eastAsia="en-GB"/>
        </w:rPr>
      </w:pPr>
      <w:del w:id="1131" w:author="Andrew Instone-Cowie" w:date="2025-03-03T15:39:00Z" w16du:dateUtc="2025-03-03T15:39:00Z">
        <w:r w:rsidRPr="00871702" w:rsidDel="00871702">
          <w:rPr>
            <w:noProof/>
            <w:rPrChange w:id="1132" w:author="Andrew Instone-Cowie" w:date="2025-03-03T15:39:00Z" w16du:dateUtc="2025-03-03T15:39:00Z">
              <w:rPr>
                <w:rStyle w:val="Hyperlink"/>
                <w:noProof/>
              </w:rPr>
            </w:rPrChange>
          </w:rPr>
          <w:delText>Figure 17 – Bi-Directional TVS Diode</w:delText>
        </w:r>
        <w:r w:rsidDel="00871702">
          <w:rPr>
            <w:noProof/>
            <w:webHidden/>
          </w:rPr>
          <w:tab/>
        </w:r>
        <w:r w:rsidR="007E2D4F" w:rsidDel="00871702">
          <w:rPr>
            <w:noProof/>
            <w:webHidden/>
          </w:rPr>
          <w:delText>35</w:delText>
        </w:r>
      </w:del>
    </w:p>
    <w:p w14:paraId="65C3FB67" w14:textId="3D01BB58" w:rsidR="00CD5701" w:rsidDel="00871702" w:rsidRDefault="00CD5701" w:rsidP="00EE121F">
      <w:pPr>
        <w:pStyle w:val="TableofFigures"/>
        <w:tabs>
          <w:tab w:val="right" w:leader="dot" w:pos="9016"/>
        </w:tabs>
        <w:spacing w:after="120"/>
        <w:rPr>
          <w:del w:id="1133" w:author="Andrew Instone-Cowie" w:date="2025-03-03T15:39:00Z" w16du:dateUtc="2025-03-03T15:39:00Z"/>
          <w:rFonts w:eastAsiaTheme="minorEastAsia"/>
          <w:noProof/>
          <w:lang w:eastAsia="en-GB"/>
        </w:rPr>
      </w:pPr>
      <w:del w:id="1134" w:author="Andrew Instone-Cowie" w:date="2025-03-03T15:39:00Z" w16du:dateUtc="2025-03-03T15:39:00Z">
        <w:r w:rsidRPr="00871702" w:rsidDel="00871702">
          <w:rPr>
            <w:noProof/>
            <w:rPrChange w:id="1135" w:author="Andrew Instone-Cowie" w:date="2025-03-03T15:39:00Z" w16du:dateUtc="2025-03-03T15:39:00Z">
              <w:rPr>
                <w:rStyle w:val="Hyperlink"/>
                <w:noProof/>
              </w:rPr>
            </w:rPrChange>
          </w:rPr>
          <w:delText>Figure 18 – Spike Dissipation (Bi-Directional)</w:delText>
        </w:r>
        <w:r w:rsidDel="00871702">
          <w:rPr>
            <w:noProof/>
            <w:webHidden/>
          </w:rPr>
          <w:tab/>
        </w:r>
        <w:r w:rsidR="007E2D4F" w:rsidDel="00871702">
          <w:rPr>
            <w:noProof/>
            <w:webHidden/>
          </w:rPr>
          <w:delText>36</w:delText>
        </w:r>
      </w:del>
    </w:p>
    <w:p w14:paraId="2A909A5A" w14:textId="5305B321" w:rsidR="00CD5701" w:rsidDel="00871702" w:rsidRDefault="00CD5701" w:rsidP="00EE121F">
      <w:pPr>
        <w:pStyle w:val="TableofFigures"/>
        <w:tabs>
          <w:tab w:val="right" w:leader="dot" w:pos="9016"/>
        </w:tabs>
        <w:spacing w:after="120"/>
        <w:rPr>
          <w:del w:id="1136" w:author="Andrew Instone-Cowie" w:date="2025-03-03T15:39:00Z" w16du:dateUtc="2025-03-03T15:39:00Z"/>
          <w:rFonts w:eastAsiaTheme="minorEastAsia"/>
          <w:noProof/>
          <w:lang w:eastAsia="en-GB"/>
        </w:rPr>
      </w:pPr>
      <w:del w:id="1137" w:author="Andrew Instone-Cowie" w:date="2025-03-03T15:39:00Z" w16du:dateUtc="2025-03-03T15:39:00Z">
        <w:r w:rsidRPr="00871702" w:rsidDel="00871702">
          <w:rPr>
            <w:noProof/>
            <w:rPrChange w:id="1138" w:author="Andrew Instone-Cowie" w:date="2025-03-03T15:39:00Z" w16du:dateUtc="2025-03-03T15:39:00Z">
              <w:rPr>
                <w:rStyle w:val="Hyperlink"/>
                <w:noProof/>
              </w:rPr>
            </w:rPrChange>
          </w:rPr>
          <w:delText>Figure 19 – Leakage Current "Voltage Divider" Effect</w:delText>
        </w:r>
        <w:r w:rsidDel="00871702">
          <w:rPr>
            <w:noProof/>
            <w:webHidden/>
          </w:rPr>
          <w:tab/>
        </w:r>
        <w:r w:rsidR="007E2D4F" w:rsidDel="00871702">
          <w:rPr>
            <w:noProof/>
            <w:webHidden/>
          </w:rPr>
          <w:delText>37</w:delText>
        </w:r>
      </w:del>
    </w:p>
    <w:p w14:paraId="087E32CF" w14:textId="7AEAE243" w:rsidR="00CD5701" w:rsidDel="00871702" w:rsidRDefault="00CD5701" w:rsidP="00EE121F">
      <w:pPr>
        <w:pStyle w:val="TableofFigures"/>
        <w:tabs>
          <w:tab w:val="right" w:leader="dot" w:pos="9016"/>
        </w:tabs>
        <w:spacing w:after="120"/>
        <w:rPr>
          <w:del w:id="1139" w:author="Andrew Instone-Cowie" w:date="2025-03-03T15:39:00Z" w16du:dateUtc="2025-03-03T15:39:00Z"/>
          <w:rFonts w:eastAsiaTheme="minorEastAsia"/>
          <w:noProof/>
          <w:lang w:eastAsia="en-GB"/>
        </w:rPr>
      </w:pPr>
      <w:del w:id="1140" w:author="Andrew Instone-Cowie" w:date="2025-03-03T15:39:00Z" w16du:dateUtc="2025-03-03T15:39:00Z">
        <w:r w:rsidRPr="00871702" w:rsidDel="00871702">
          <w:rPr>
            <w:noProof/>
            <w:rPrChange w:id="1141" w:author="Andrew Instone-Cowie" w:date="2025-03-03T15:39:00Z" w16du:dateUtc="2025-03-03T15:39:00Z">
              <w:rPr>
                <w:rStyle w:val="Hyperlink"/>
                <w:noProof/>
              </w:rPr>
            </w:rPrChange>
          </w:rPr>
          <w:delText>Figure 20 – Leakage Current – Supplementary Pull-Up Resistor</w:delText>
        </w:r>
        <w:r w:rsidDel="00871702">
          <w:rPr>
            <w:noProof/>
            <w:webHidden/>
          </w:rPr>
          <w:tab/>
        </w:r>
        <w:r w:rsidR="007E2D4F" w:rsidDel="00871702">
          <w:rPr>
            <w:noProof/>
            <w:webHidden/>
          </w:rPr>
          <w:delText>37</w:delText>
        </w:r>
      </w:del>
    </w:p>
    <w:p w14:paraId="6C6FE6F2" w14:textId="5362551D" w:rsidR="00CD5701" w:rsidDel="00871702" w:rsidRDefault="00CD5701" w:rsidP="00EE121F">
      <w:pPr>
        <w:pStyle w:val="TableofFigures"/>
        <w:tabs>
          <w:tab w:val="right" w:leader="dot" w:pos="9016"/>
        </w:tabs>
        <w:spacing w:after="120"/>
        <w:rPr>
          <w:del w:id="1142" w:author="Andrew Instone-Cowie" w:date="2025-03-03T15:39:00Z" w16du:dateUtc="2025-03-03T15:39:00Z"/>
          <w:rFonts w:eastAsiaTheme="minorEastAsia"/>
          <w:noProof/>
          <w:lang w:eastAsia="en-GB"/>
        </w:rPr>
      </w:pPr>
      <w:del w:id="1143" w:author="Andrew Instone-Cowie" w:date="2025-03-03T15:39:00Z" w16du:dateUtc="2025-03-03T15:39:00Z">
        <w:r w:rsidRPr="00871702" w:rsidDel="00871702">
          <w:rPr>
            <w:noProof/>
            <w:rPrChange w:id="1144" w:author="Andrew Instone-Cowie" w:date="2025-03-03T15:39:00Z" w16du:dateUtc="2025-03-03T15:39:00Z">
              <w:rPr>
                <w:rStyle w:val="Hyperlink"/>
                <w:noProof/>
              </w:rPr>
            </w:rPrChange>
          </w:rPr>
          <w:delText>Figure 21 – Sensor Module Connector</w:delText>
        </w:r>
        <w:r w:rsidDel="00871702">
          <w:rPr>
            <w:noProof/>
            <w:webHidden/>
          </w:rPr>
          <w:tab/>
        </w:r>
        <w:r w:rsidR="007E2D4F" w:rsidDel="00871702">
          <w:rPr>
            <w:noProof/>
            <w:webHidden/>
          </w:rPr>
          <w:delText>39</w:delText>
        </w:r>
      </w:del>
    </w:p>
    <w:p w14:paraId="1BFBB127" w14:textId="5F9BB327" w:rsidR="00CD5701" w:rsidDel="00871702" w:rsidRDefault="00CD5701" w:rsidP="00EE121F">
      <w:pPr>
        <w:pStyle w:val="TableofFigures"/>
        <w:tabs>
          <w:tab w:val="right" w:leader="dot" w:pos="9016"/>
        </w:tabs>
        <w:spacing w:after="120"/>
        <w:rPr>
          <w:del w:id="1145" w:author="Andrew Instone-Cowie" w:date="2025-03-03T15:39:00Z" w16du:dateUtc="2025-03-03T15:39:00Z"/>
          <w:rFonts w:eastAsiaTheme="minorEastAsia"/>
          <w:noProof/>
          <w:lang w:eastAsia="en-GB"/>
        </w:rPr>
      </w:pPr>
      <w:del w:id="1146" w:author="Andrew Instone-Cowie" w:date="2025-03-03T15:39:00Z" w16du:dateUtc="2025-03-03T15:39:00Z">
        <w:r w:rsidRPr="00871702" w:rsidDel="00871702">
          <w:rPr>
            <w:noProof/>
            <w:rPrChange w:id="1147" w:author="Andrew Instone-Cowie" w:date="2025-03-03T15:39:00Z" w16du:dateUtc="2025-03-03T15:39:00Z">
              <w:rPr>
                <w:rStyle w:val="Hyperlink"/>
                <w:noProof/>
              </w:rPr>
            </w:rPrChange>
          </w:rPr>
          <w:delText>Figure 22 – Sensor Chain Inter-Connection</w:delText>
        </w:r>
        <w:r w:rsidDel="00871702">
          <w:rPr>
            <w:noProof/>
            <w:webHidden/>
          </w:rPr>
          <w:tab/>
        </w:r>
        <w:r w:rsidR="007E2D4F" w:rsidDel="00871702">
          <w:rPr>
            <w:noProof/>
            <w:webHidden/>
          </w:rPr>
          <w:delText>39</w:delText>
        </w:r>
      </w:del>
    </w:p>
    <w:p w14:paraId="21C7D38D" w14:textId="2372AB33" w:rsidR="00CD5701" w:rsidDel="00871702" w:rsidRDefault="00CD5701" w:rsidP="00EE121F">
      <w:pPr>
        <w:pStyle w:val="TableofFigures"/>
        <w:tabs>
          <w:tab w:val="right" w:leader="dot" w:pos="9016"/>
        </w:tabs>
        <w:spacing w:after="120"/>
        <w:rPr>
          <w:del w:id="1148" w:author="Andrew Instone-Cowie" w:date="2025-03-03T15:39:00Z" w16du:dateUtc="2025-03-03T15:39:00Z"/>
          <w:rFonts w:eastAsiaTheme="minorEastAsia"/>
          <w:noProof/>
          <w:lang w:eastAsia="en-GB"/>
        </w:rPr>
      </w:pPr>
      <w:del w:id="1149" w:author="Andrew Instone-Cowie" w:date="2025-03-03T15:39:00Z" w16du:dateUtc="2025-03-03T15:39:00Z">
        <w:r w:rsidRPr="00871702" w:rsidDel="00871702">
          <w:rPr>
            <w:noProof/>
            <w:rPrChange w:id="1150" w:author="Andrew Instone-Cowie" w:date="2025-03-03T15:39:00Z" w16du:dateUtc="2025-03-03T15:39:00Z">
              <w:rPr>
                <w:rStyle w:val="Hyperlink"/>
                <w:noProof/>
              </w:rPr>
            </w:rPrChange>
          </w:rPr>
          <w:delText>Figure 23 – Simulator Interface Module Sensor Connector</w:delText>
        </w:r>
        <w:r w:rsidDel="00871702">
          <w:rPr>
            <w:noProof/>
            <w:webHidden/>
          </w:rPr>
          <w:tab/>
        </w:r>
        <w:r w:rsidR="007E2D4F" w:rsidDel="00871702">
          <w:rPr>
            <w:noProof/>
            <w:webHidden/>
          </w:rPr>
          <w:delText>40</w:delText>
        </w:r>
      </w:del>
    </w:p>
    <w:p w14:paraId="0A0B8C69" w14:textId="4B992177" w:rsidR="00CD5701" w:rsidDel="00871702" w:rsidRDefault="00CD5701" w:rsidP="00EE121F">
      <w:pPr>
        <w:pStyle w:val="TableofFigures"/>
        <w:tabs>
          <w:tab w:val="right" w:leader="dot" w:pos="9016"/>
        </w:tabs>
        <w:spacing w:after="120"/>
        <w:rPr>
          <w:del w:id="1151" w:author="Andrew Instone-Cowie" w:date="2025-03-03T15:39:00Z" w16du:dateUtc="2025-03-03T15:39:00Z"/>
          <w:rFonts w:eastAsiaTheme="minorEastAsia"/>
          <w:noProof/>
          <w:lang w:eastAsia="en-GB"/>
        </w:rPr>
      </w:pPr>
      <w:del w:id="1152" w:author="Andrew Instone-Cowie" w:date="2025-03-03T15:39:00Z" w16du:dateUtc="2025-03-03T15:39:00Z">
        <w:r w:rsidRPr="00871702" w:rsidDel="00871702">
          <w:rPr>
            <w:noProof/>
            <w:rPrChange w:id="1153" w:author="Andrew Instone-Cowie" w:date="2025-03-03T15:39:00Z" w16du:dateUtc="2025-03-03T15:39:00Z">
              <w:rPr>
                <w:rStyle w:val="Hyperlink"/>
                <w:noProof/>
              </w:rPr>
            </w:rPrChange>
          </w:rPr>
          <w:delText>Figure 24 – Simulator Interface 4-Gang Connector</w:delText>
        </w:r>
        <w:r w:rsidDel="00871702">
          <w:rPr>
            <w:noProof/>
            <w:webHidden/>
          </w:rPr>
          <w:tab/>
        </w:r>
        <w:r w:rsidR="007E2D4F" w:rsidDel="00871702">
          <w:rPr>
            <w:noProof/>
            <w:webHidden/>
          </w:rPr>
          <w:delText>40</w:delText>
        </w:r>
      </w:del>
    </w:p>
    <w:p w14:paraId="781656DB" w14:textId="0F8DA73C" w:rsidR="00CD5701" w:rsidDel="00871702" w:rsidRDefault="00CD5701" w:rsidP="00EE121F">
      <w:pPr>
        <w:pStyle w:val="TableofFigures"/>
        <w:tabs>
          <w:tab w:val="right" w:leader="dot" w:pos="9016"/>
        </w:tabs>
        <w:spacing w:after="120"/>
        <w:rPr>
          <w:del w:id="1154" w:author="Andrew Instone-Cowie" w:date="2025-03-03T15:39:00Z" w16du:dateUtc="2025-03-03T15:39:00Z"/>
          <w:rFonts w:eastAsiaTheme="minorEastAsia"/>
          <w:noProof/>
          <w:lang w:eastAsia="en-GB"/>
        </w:rPr>
      </w:pPr>
      <w:del w:id="1155" w:author="Andrew Instone-Cowie" w:date="2025-03-03T15:39:00Z" w16du:dateUtc="2025-03-03T15:39:00Z">
        <w:r w:rsidRPr="00871702" w:rsidDel="00871702">
          <w:rPr>
            <w:noProof/>
            <w:rPrChange w:id="1156" w:author="Andrew Instone-Cowie" w:date="2025-03-03T15:39:00Z" w16du:dateUtc="2025-03-03T15:39:00Z">
              <w:rPr>
                <w:rStyle w:val="Hyperlink"/>
                <w:noProof/>
              </w:rPr>
            </w:rPrChange>
          </w:rPr>
          <w:delText>Figure 25 – Simulator Interface Module Power/Data Connector</w:delText>
        </w:r>
        <w:r w:rsidDel="00871702">
          <w:rPr>
            <w:noProof/>
            <w:webHidden/>
          </w:rPr>
          <w:tab/>
        </w:r>
        <w:r w:rsidR="007E2D4F" w:rsidDel="00871702">
          <w:rPr>
            <w:noProof/>
            <w:webHidden/>
          </w:rPr>
          <w:delText>41</w:delText>
        </w:r>
      </w:del>
    </w:p>
    <w:p w14:paraId="0C0F110A" w14:textId="3CF1CE9E" w:rsidR="00CD5701" w:rsidDel="00871702" w:rsidRDefault="00CD5701" w:rsidP="00EE121F">
      <w:pPr>
        <w:pStyle w:val="TableofFigures"/>
        <w:tabs>
          <w:tab w:val="right" w:leader="dot" w:pos="9016"/>
        </w:tabs>
        <w:spacing w:after="120"/>
        <w:rPr>
          <w:del w:id="1157" w:author="Andrew Instone-Cowie" w:date="2025-03-03T15:39:00Z" w16du:dateUtc="2025-03-03T15:39:00Z"/>
          <w:rFonts w:eastAsiaTheme="minorEastAsia"/>
          <w:noProof/>
          <w:lang w:eastAsia="en-GB"/>
        </w:rPr>
      </w:pPr>
      <w:del w:id="1158" w:author="Andrew Instone-Cowie" w:date="2025-03-03T15:39:00Z" w16du:dateUtc="2025-03-03T15:39:00Z">
        <w:r w:rsidRPr="00871702" w:rsidDel="00871702">
          <w:rPr>
            <w:noProof/>
            <w:rPrChange w:id="1159" w:author="Andrew Instone-Cowie" w:date="2025-03-03T15:39:00Z" w16du:dateUtc="2025-03-03T15:39:00Z">
              <w:rPr>
                <w:rStyle w:val="Hyperlink"/>
                <w:noProof/>
              </w:rPr>
            </w:rPrChange>
          </w:rPr>
          <w:delText>Figure 26 – Power Module Power/Data Connector</w:delText>
        </w:r>
        <w:r w:rsidDel="00871702">
          <w:rPr>
            <w:noProof/>
            <w:webHidden/>
          </w:rPr>
          <w:tab/>
        </w:r>
        <w:r w:rsidR="007E2D4F" w:rsidDel="00871702">
          <w:rPr>
            <w:noProof/>
            <w:webHidden/>
          </w:rPr>
          <w:delText>42</w:delText>
        </w:r>
      </w:del>
    </w:p>
    <w:p w14:paraId="390D5B50" w14:textId="74F4A8D1" w:rsidR="00CD5701" w:rsidDel="00871702" w:rsidRDefault="00CD5701" w:rsidP="00EE121F">
      <w:pPr>
        <w:pStyle w:val="TableofFigures"/>
        <w:tabs>
          <w:tab w:val="right" w:leader="dot" w:pos="9016"/>
        </w:tabs>
        <w:spacing w:after="120"/>
        <w:rPr>
          <w:del w:id="1160" w:author="Andrew Instone-Cowie" w:date="2025-03-03T15:39:00Z" w16du:dateUtc="2025-03-03T15:39:00Z"/>
          <w:rFonts w:eastAsiaTheme="minorEastAsia"/>
          <w:noProof/>
          <w:lang w:eastAsia="en-GB"/>
        </w:rPr>
      </w:pPr>
      <w:del w:id="1161" w:author="Andrew Instone-Cowie" w:date="2025-03-03T15:39:00Z" w16du:dateUtc="2025-03-03T15:39:00Z">
        <w:r w:rsidRPr="00871702" w:rsidDel="00871702">
          <w:rPr>
            <w:noProof/>
            <w:rPrChange w:id="1162" w:author="Andrew Instone-Cowie" w:date="2025-03-03T15:39:00Z" w16du:dateUtc="2025-03-03T15:39:00Z">
              <w:rPr>
                <w:rStyle w:val="Hyperlink"/>
                <w:noProof/>
              </w:rPr>
            </w:rPrChange>
          </w:rPr>
          <w:delText>Figure 27 – Second PC Module Connector</w:delText>
        </w:r>
        <w:r w:rsidDel="00871702">
          <w:rPr>
            <w:noProof/>
            <w:webHidden/>
          </w:rPr>
          <w:tab/>
        </w:r>
        <w:r w:rsidR="007E2D4F" w:rsidDel="00871702">
          <w:rPr>
            <w:noProof/>
            <w:webHidden/>
          </w:rPr>
          <w:delText>43</w:delText>
        </w:r>
      </w:del>
    </w:p>
    <w:p w14:paraId="5074EC1F" w14:textId="586D3AEC" w:rsidR="00CD5701" w:rsidDel="00871702" w:rsidRDefault="00CD5701" w:rsidP="00EE121F">
      <w:pPr>
        <w:pStyle w:val="TableofFigures"/>
        <w:tabs>
          <w:tab w:val="right" w:leader="dot" w:pos="9016"/>
        </w:tabs>
        <w:spacing w:after="120"/>
        <w:rPr>
          <w:del w:id="1163" w:author="Andrew Instone-Cowie" w:date="2025-03-03T15:39:00Z" w16du:dateUtc="2025-03-03T15:39:00Z"/>
          <w:rFonts w:eastAsiaTheme="minorEastAsia"/>
          <w:noProof/>
          <w:lang w:eastAsia="en-GB"/>
        </w:rPr>
      </w:pPr>
      <w:del w:id="1164" w:author="Andrew Instone-Cowie" w:date="2025-03-03T15:39:00Z" w16du:dateUtc="2025-03-03T15:39:00Z">
        <w:r w:rsidRPr="00871702" w:rsidDel="00871702">
          <w:rPr>
            <w:noProof/>
            <w:rPrChange w:id="1165" w:author="Andrew Instone-Cowie" w:date="2025-03-03T15:39:00Z" w16du:dateUtc="2025-03-03T15:39:00Z">
              <w:rPr>
                <w:rStyle w:val="Hyperlink"/>
                <w:noProof/>
              </w:rPr>
            </w:rPrChange>
          </w:rPr>
          <w:delText>Figure 28 – Basic Serial Splitter Connector</w:delText>
        </w:r>
        <w:r w:rsidDel="00871702">
          <w:rPr>
            <w:noProof/>
            <w:webHidden/>
          </w:rPr>
          <w:tab/>
        </w:r>
        <w:r w:rsidR="007E2D4F" w:rsidDel="00871702">
          <w:rPr>
            <w:noProof/>
            <w:webHidden/>
          </w:rPr>
          <w:delText>44</w:delText>
        </w:r>
      </w:del>
    </w:p>
    <w:p w14:paraId="309335DB" w14:textId="20AA7B54" w:rsidR="00CD5701" w:rsidDel="00871702" w:rsidRDefault="00CD5701" w:rsidP="00EE121F">
      <w:pPr>
        <w:pStyle w:val="TableofFigures"/>
        <w:tabs>
          <w:tab w:val="right" w:leader="dot" w:pos="9016"/>
        </w:tabs>
        <w:spacing w:after="120"/>
        <w:rPr>
          <w:del w:id="1166" w:author="Andrew Instone-Cowie" w:date="2025-03-03T15:39:00Z" w16du:dateUtc="2025-03-03T15:39:00Z"/>
          <w:rFonts w:eastAsiaTheme="minorEastAsia"/>
          <w:noProof/>
          <w:lang w:eastAsia="en-GB"/>
        </w:rPr>
      </w:pPr>
      <w:del w:id="1167" w:author="Andrew Instone-Cowie" w:date="2025-03-03T15:39:00Z" w16du:dateUtc="2025-03-03T15:39:00Z">
        <w:r w:rsidRPr="00871702" w:rsidDel="00871702">
          <w:rPr>
            <w:noProof/>
            <w:rPrChange w:id="1168" w:author="Andrew Instone-Cowie" w:date="2025-03-03T15:39:00Z" w16du:dateUtc="2025-03-03T15:39:00Z">
              <w:rPr>
                <w:rStyle w:val="Hyperlink"/>
                <w:noProof/>
              </w:rPr>
            </w:rPrChange>
          </w:rPr>
          <w:delText>Figure 29 – Power Module DB9 Serial Connector</w:delText>
        </w:r>
        <w:r w:rsidDel="00871702">
          <w:rPr>
            <w:noProof/>
            <w:webHidden/>
          </w:rPr>
          <w:tab/>
        </w:r>
        <w:r w:rsidR="007E2D4F" w:rsidDel="00871702">
          <w:rPr>
            <w:noProof/>
            <w:webHidden/>
          </w:rPr>
          <w:delText>46</w:delText>
        </w:r>
      </w:del>
    </w:p>
    <w:p w14:paraId="1A85EF2C" w14:textId="1357F722" w:rsidR="00CD5701" w:rsidDel="00871702" w:rsidRDefault="00CD5701" w:rsidP="00EE121F">
      <w:pPr>
        <w:pStyle w:val="TableofFigures"/>
        <w:tabs>
          <w:tab w:val="right" w:leader="dot" w:pos="9016"/>
        </w:tabs>
        <w:spacing w:after="120"/>
        <w:rPr>
          <w:del w:id="1169" w:author="Andrew Instone-Cowie" w:date="2025-03-03T15:39:00Z" w16du:dateUtc="2025-03-03T15:39:00Z"/>
          <w:rFonts w:eastAsiaTheme="minorEastAsia"/>
          <w:noProof/>
          <w:lang w:eastAsia="en-GB"/>
        </w:rPr>
      </w:pPr>
      <w:del w:id="1170" w:author="Andrew Instone-Cowie" w:date="2025-03-03T15:39:00Z" w16du:dateUtc="2025-03-03T15:39:00Z">
        <w:r w:rsidRPr="00871702" w:rsidDel="00871702">
          <w:rPr>
            <w:noProof/>
            <w:rPrChange w:id="1171" w:author="Andrew Instone-Cowie" w:date="2025-03-03T15:39:00Z" w16du:dateUtc="2025-03-03T15:39:00Z">
              <w:rPr>
                <w:rStyle w:val="Hyperlink"/>
                <w:noProof/>
              </w:rPr>
            </w:rPrChange>
          </w:rPr>
          <w:delText>Figure 30 – Second PC Module DB9 Serial Connector</w:delText>
        </w:r>
        <w:r w:rsidDel="00871702">
          <w:rPr>
            <w:noProof/>
            <w:webHidden/>
          </w:rPr>
          <w:tab/>
        </w:r>
        <w:r w:rsidR="007E2D4F" w:rsidDel="00871702">
          <w:rPr>
            <w:noProof/>
            <w:webHidden/>
          </w:rPr>
          <w:delText>46</w:delText>
        </w:r>
      </w:del>
    </w:p>
    <w:p w14:paraId="1F3531F2" w14:textId="61C7AD03" w:rsidR="00CD5701" w:rsidDel="00871702" w:rsidRDefault="00CD5701" w:rsidP="00EE121F">
      <w:pPr>
        <w:pStyle w:val="TableofFigures"/>
        <w:tabs>
          <w:tab w:val="right" w:leader="dot" w:pos="9016"/>
        </w:tabs>
        <w:spacing w:after="120"/>
        <w:rPr>
          <w:del w:id="1172" w:author="Andrew Instone-Cowie" w:date="2025-03-03T15:39:00Z" w16du:dateUtc="2025-03-03T15:39:00Z"/>
          <w:rFonts w:eastAsiaTheme="minorEastAsia"/>
          <w:noProof/>
          <w:lang w:eastAsia="en-GB"/>
        </w:rPr>
      </w:pPr>
      <w:del w:id="1173" w:author="Andrew Instone-Cowie" w:date="2025-03-03T15:39:00Z" w16du:dateUtc="2025-03-03T15:39:00Z">
        <w:r w:rsidRPr="00871702" w:rsidDel="00871702">
          <w:rPr>
            <w:noProof/>
            <w:rPrChange w:id="1174" w:author="Andrew Instone-Cowie" w:date="2025-03-03T15:39:00Z" w16du:dateUtc="2025-03-03T15:39:00Z">
              <w:rPr>
                <w:rStyle w:val="Hyperlink"/>
                <w:noProof/>
              </w:rPr>
            </w:rPrChange>
          </w:rPr>
          <w:delText>Figure 31 – Basic Serial Splitter DB9 Serial Connectors</w:delText>
        </w:r>
        <w:r w:rsidDel="00871702">
          <w:rPr>
            <w:noProof/>
            <w:webHidden/>
          </w:rPr>
          <w:tab/>
        </w:r>
        <w:r w:rsidR="007E2D4F" w:rsidDel="00871702">
          <w:rPr>
            <w:noProof/>
            <w:webHidden/>
          </w:rPr>
          <w:delText>47</w:delText>
        </w:r>
      </w:del>
    </w:p>
    <w:p w14:paraId="56C9C4EA" w14:textId="18249013" w:rsidR="00CD5701" w:rsidDel="00871702" w:rsidRDefault="00CD5701" w:rsidP="00EE121F">
      <w:pPr>
        <w:pStyle w:val="TableofFigures"/>
        <w:tabs>
          <w:tab w:val="right" w:leader="dot" w:pos="9016"/>
        </w:tabs>
        <w:spacing w:after="120"/>
        <w:rPr>
          <w:del w:id="1175" w:author="Andrew Instone-Cowie" w:date="2025-03-03T15:39:00Z" w16du:dateUtc="2025-03-03T15:39:00Z"/>
          <w:rFonts w:eastAsiaTheme="minorEastAsia"/>
          <w:noProof/>
          <w:lang w:eastAsia="en-GB"/>
        </w:rPr>
      </w:pPr>
      <w:del w:id="1176" w:author="Andrew Instone-Cowie" w:date="2025-03-03T15:39:00Z" w16du:dateUtc="2025-03-03T15:39:00Z">
        <w:r w:rsidRPr="00871702" w:rsidDel="00871702">
          <w:rPr>
            <w:noProof/>
            <w:rPrChange w:id="1177" w:author="Andrew Instone-Cowie" w:date="2025-03-03T15:39:00Z" w16du:dateUtc="2025-03-03T15:39:00Z">
              <w:rPr>
                <w:rStyle w:val="Hyperlink"/>
                <w:noProof/>
              </w:rPr>
            </w:rPrChange>
          </w:rPr>
          <w:delText>Figure 32 – Simulator Interface Main Loop Timing</w:delText>
        </w:r>
        <w:r w:rsidDel="00871702">
          <w:rPr>
            <w:noProof/>
            <w:webHidden/>
          </w:rPr>
          <w:tab/>
        </w:r>
        <w:r w:rsidR="007E2D4F" w:rsidDel="00871702">
          <w:rPr>
            <w:noProof/>
            <w:webHidden/>
          </w:rPr>
          <w:delText>49</w:delText>
        </w:r>
      </w:del>
    </w:p>
    <w:p w14:paraId="15942119" w14:textId="10D31D82" w:rsidR="00CD5701" w:rsidDel="00871702" w:rsidRDefault="00CD5701" w:rsidP="00EE121F">
      <w:pPr>
        <w:pStyle w:val="TableofFigures"/>
        <w:tabs>
          <w:tab w:val="right" w:leader="dot" w:pos="9016"/>
        </w:tabs>
        <w:spacing w:after="120"/>
        <w:rPr>
          <w:del w:id="1178" w:author="Andrew Instone-Cowie" w:date="2025-03-03T15:39:00Z" w16du:dateUtc="2025-03-03T15:39:00Z"/>
          <w:rFonts w:eastAsiaTheme="minorEastAsia"/>
          <w:noProof/>
          <w:lang w:eastAsia="en-GB"/>
        </w:rPr>
      </w:pPr>
      <w:del w:id="1179" w:author="Andrew Instone-Cowie" w:date="2025-03-03T15:39:00Z" w16du:dateUtc="2025-03-03T15:39:00Z">
        <w:r w:rsidRPr="00871702" w:rsidDel="00871702">
          <w:rPr>
            <w:noProof/>
            <w:rPrChange w:id="1180" w:author="Andrew Instone-Cowie" w:date="2025-03-03T15:39:00Z" w16du:dateUtc="2025-03-03T15:39:00Z">
              <w:rPr>
                <w:rStyle w:val="Hyperlink"/>
                <w:noProof/>
              </w:rPr>
            </w:rPrChange>
          </w:rPr>
          <w:delText>Figure 33 – State Machine Transitions Illustration</w:delText>
        </w:r>
        <w:r w:rsidDel="00871702">
          <w:rPr>
            <w:noProof/>
            <w:webHidden/>
          </w:rPr>
          <w:tab/>
        </w:r>
        <w:r w:rsidR="007E2D4F" w:rsidDel="00871702">
          <w:rPr>
            <w:noProof/>
            <w:webHidden/>
          </w:rPr>
          <w:delText>50</w:delText>
        </w:r>
      </w:del>
    </w:p>
    <w:p w14:paraId="6EC6789F" w14:textId="6F2571B7" w:rsidR="00CD5701" w:rsidDel="00871702" w:rsidRDefault="00CD5701" w:rsidP="00EE121F">
      <w:pPr>
        <w:pStyle w:val="TableofFigures"/>
        <w:tabs>
          <w:tab w:val="right" w:leader="dot" w:pos="9016"/>
        </w:tabs>
        <w:spacing w:after="120"/>
        <w:rPr>
          <w:del w:id="1181" w:author="Andrew Instone-Cowie" w:date="2025-03-03T15:39:00Z" w16du:dateUtc="2025-03-03T15:39:00Z"/>
          <w:rFonts w:eastAsiaTheme="minorEastAsia"/>
          <w:noProof/>
          <w:lang w:eastAsia="en-GB"/>
        </w:rPr>
      </w:pPr>
      <w:del w:id="1182" w:author="Andrew Instone-Cowie" w:date="2025-03-03T15:39:00Z" w16du:dateUtc="2025-03-03T15:39:00Z">
        <w:r w:rsidRPr="00871702" w:rsidDel="00871702">
          <w:rPr>
            <w:noProof/>
            <w:rPrChange w:id="1183" w:author="Andrew Instone-Cowie" w:date="2025-03-03T15:39:00Z" w16du:dateUtc="2025-03-03T15:39:00Z">
              <w:rPr>
                <w:rStyle w:val="Hyperlink"/>
                <w:noProof/>
              </w:rPr>
            </w:rPrChange>
          </w:rPr>
          <w:delText>Figure 34 – Sensor De-Bounce Illustration</w:delText>
        </w:r>
        <w:r w:rsidDel="00871702">
          <w:rPr>
            <w:noProof/>
            <w:webHidden/>
          </w:rPr>
          <w:tab/>
        </w:r>
        <w:r w:rsidR="007E2D4F" w:rsidDel="00871702">
          <w:rPr>
            <w:noProof/>
            <w:webHidden/>
          </w:rPr>
          <w:delText>52</w:delText>
        </w:r>
      </w:del>
    </w:p>
    <w:p w14:paraId="4F0E62F9" w14:textId="4007F87A" w:rsidR="00CD5701" w:rsidDel="00871702" w:rsidRDefault="00CD5701" w:rsidP="00EE121F">
      <w:pPr>
        <w:pStyle w:val="TableofFigures"/>
        <w:tabs>
          <w:tab w:val="right" w:leader="dot" w:pos="9016"/>
        </w:tabs>
        <w:spacing w:after="120"/>
        <w:rPr>
          <w:del w:id="1184" w:author="Andrew Instone-Cowie" w:date="2025-03-03T15:39:00Z" w16du:dateUtc="2025-03-03T15:39:00Z"/>
          <w:rFonts w:eastAsiaTheme="minorEastAsia"/>
          <w:noProof/>
          <w:lang w:eastAsia="en-GB"/>
        </w:rPr>
      </w:pPr>
      <w:del w:id="1185" w:author="Andrew Instone-Cowie" w:date="2025-03-03T15:39:00Z" w16du:dateUtc="2025-03-03T15:39:00Z">
        <w:r w:rsidRPr="00871702" w:rsidDel="00871702">
          <w:rPr>
            <w:noProof/>
            <w:rPrChange w:id="1186" w:author="Andrew Instone-Cowie" w:date="2025-03-03T15:39:00Z" w16du:dateUtc="2025-03-03T15:39:00Z">
              <w:rPr>
                <w:rStyle w:val="Hyperlink"/>
                <w:noProof/>
              </w:rPr>
            </w:rPrChange>
          </w:rPr>
          <w:delText>Figure 35 – Sensor Pulse Duration Illustration</w:delText>
        </w:r>
        <w:r w:rsidDel="00871702">
          <w:rPr>
            <w:noProof/>
            <w:webHidden/>
          </w:rPr>
          <w:tab/>
        </w:r>
        <w:r w:rsidR="007E2D4F" w:rsidDel="00871702">
          <w:rPr>
            <w:noProof/>
            <w:webHidden/>
          </w:rPr>
          <w:delText>59</w:delText>
        </w:r>
      </w:del>
    </w:p>
    <w:p w14:paraId="75F7C3FE" w14:textId="5C1A7FC0" w:rsidR="00CD5701" w:rsidDel="00871702" w:rsidRDefault="00CD5701" w:rsidP="00EE121F">
      <w:pPr>
        <w:pStyle w:val="TableofFigures"/>
        <w:tabs>
          <w:tab w:val="right" w:leader="dot" w:pos="9016"/>
        </w:tabs>
        <w:spacing w:after="120"/>
        <w:rPr>
          <w:del w:id="1187" w:author="Andrew Instone-Cowie" w:date="2025-03-03T15:39:00Z" w16du:dateUtc="2025-03-03T15:39:00Z"/>
          <w:rFonts w:eastAsiaTheme="minorEastAsia"/>
          <w:noProof/>
          <w:lang w:eastAsia="en-GB"/>
        </w:rPr>
      </w:pPr>
      <w:del w:id="1188" w:author="Andrew Instone-Cowie" w:date="2025-03-03T15:39:00Z" w16du:dateUtc="2025-03-03T15:39:00Z">
        <w:r w:rsidRPr="00871702" w:rsidDel="00871702">
          <w:rPr>
            <w:noProof/>
            <w:rPrChange w:id="1189" w:author="Andrew Instone-Cowie" w:date="2025-03-03T15:39:00Z" w16du:dateUtc="2025-03-03T15:39:00Z">
              <w:rPr>
                <w:rStyle w:val="Hyperlink"/>
                <w:noProof/>
              </w:rPr>
            </w:rPrChange>
          </w:rPr>
          <w:delText>Figure 36 – Missed Sensor Signals Illustration</w:delText>
        </w:r>
        <w:r w:rsidDel="00871702">
          <w:rPr>
            <w:noProof/>
            <w:webHidden/>
          </w:rPr>
          <w:tab/>
        </w:r>
        <w:r w:rsidR="007E2D4F" w:rsidDel="00871702">
          <w:rPr>
            <w:noProof/>
            <w:webHidden/>
          </w:rPr>
          <w:delText>60</w:delText>
        </w:r>
      </w:del>
    </w:p>
    <w:p w14:paraId="3D26E9CD" w14:textId="7FE09382" w:rsidR="00CD5701" w:rsidDel="00871702" w:rsidRDefault="00CD5701" w:rsidP="00EE121F">
      <w:pPr>
        <w:pStyle w:val="TableofFigures"/>
        <w:tabs>
          <w:tab w:val="right" w:leader="dot" w:pos="9016"/>
        </w:tabs>
        <w:spacing w:after="120"/>
        <w:rPr>
          <w:del w:id="1190" w:author="Andrew Instone-Cowie" w:date="2025-03-03T15:39:00Z" w16du:dateUtc="2025-03-03T15:39:00Z"/>
          <w:rFonts w:eastAsiaTheme="minorEastAsia"/>
          <w:noProof/>
          <w:lang w:eastAsia="en-GB"/>
        </w:rPr>
      </w:pPr>
      <w:del w:id="1191" w:author="Andrew Instone-Cowie" w:date="2025-03-03T15:39:00Z" w16du:dateUtc="2025-03-03T15:39:00Z">
        <w:r w:rsidRPr="00871702" w:rsidDel="00871702">
          <w:rPr>
            <w:noProof/>
            <w:rPrChange w:id="1192" w:author="Andrew Instone-Cowie" w:date="2025-03-03T15:39:00Z" w16du:dateUtc="2025-03-03T15:39:00Z">
              <w:rPr>
                <w:rStyle w:val="Hyperlink"/>
                <w:noProof/>
              </w:rPr>
            </w:rPrChange>
          </w:rPr>
          <w:delText>Figure 37 – Duplicated Sensor Signals Illustration</w:delText>
        </w:r>
        <w:r w:rsidDel="00871702">
          <w:rPr>
            <w:noProof/>
            <w:webHidden/>
          </w:rPr>
          <w:tab/>
        </w:r>
        <w:r w:rsidR="007E2D4F" w:rsidDel="00871702">
          <w:rPr>
            <w:noProof/>
            <w:webHidden/>
          </w:rPr>
          <w:delText>61</w:delText>
        </w:r>
      </w:del>
    </w:p>
    <w:p w14:paraId="18E42123" w14:textId="22274B6D" w:rsidR="00CD5701" w:rsidDel="00871702" w:rsidRDefault="00CD5701" w:rsidP="00EE121F">
      <w:pPr>
        <w:pStyle w:val="TableofFigures"/>
        <w:tabs>
          <w:tab w:val="right" w:leader="dot" w:pos="9016"/>
        </w:tabs>
        <w:spacing w:after="120"/>
        <w:rPr>
          <w:del w:id="1193" w:author="Andrew Instone-Cowie" w:date="2025-03-03T15:39:00Z" w16du:dateUtc="2025-03-03T15:39:00Z"/>
          <w:rFonts w:eastAsiaTheme="minorEastAsia"/>
          <w:noProof/>
          <w:lang w:eastAsia="en-GB"/>
        </w:rPr>
      </w:pPr>
      <w:del w:id="1194" w:author="Andrew Instone-Cowie" w:date="2025-03-03T15:39:00Z" w16du:dateUtc="2025-03-03T15:39:00Z">
        <w:r w:rsidRPr="00871702" w:rsidDel="00871702">
          <w:rPr>
            <w:noProof/>
            <w:rPrChange w:id="1195" w:author="Andrew Instone-Cowie" w:date="2025-03-03T15:39:00Z" w16du:dateUtc="2025-03-03T15:39:00Z">
              <w:rPr>
                <w:rStyle w:val="Hyperlink"/>
                <w:noProof/>
              </w:rPr>
            </w:rPrChange>
          </w:rPr>
          <w:delText>Figure 38 – Variable Odd-Struckness Illustration</w:delText>
        </w:r>
        <w:r w:rsidDel="00871702">
          <w:rPr>
            <w:noProof/>
            <w:webHidden/>
          </w:rPr>
          <w:tab/>
        </w:r>
        <w:r w:rsidR="007E2D4F" w:rsidDel="00871702">
          <w:rPr>
            <w:noProof/>
            <w:webHidden/>
          </w:rPr>
          <w:delText>62</w:delText>
        </w:r>
      </w:del>
    </w:p>
    <w:p w14:paraId="02D7F005" w14:textId="59445EAB" w:rsidR="00CD5701" w:rsidDel="00871702" w:rsidRDefault="00CD5701" w:rsidP="00EE121F">
      <w:pPr>
        <w:pStyle w:val="TableofFigures"/>
        <w:tabs>
          <w:tab w:val="right" w:leader="dot" w:pos="9016"/>
        </w:tabs>
        <w:spacing w:after="120"/>
        <w:rPr>
          <w:del w:id="1196" w:author="Andrew Instone-Cowie" w:date="2025-03-03T15:39:00Z" w16du:dateUtc="2025-03-03T15:39:00Z"/>
          <w:rFonts w:eastAsiaTheme="minorEastAsia"/>
          <w:noProof/>
          <w:lang w:eastAsia="en-GB"/>
        </w:rPr>
      </w:pPr>
      <w:del w:id="1197" w:author="Andrew Instone-Cowie" w:date="2025-03-03T15:39:00Z" w16du:dateUtc="2025-03-03T15:39:00Z">
        <w:r w:rsidRPr="00871702" w:rsidDel="00871702">
          <w:rPr>
            <w:noProof/>
            <w:rPrChange w:id="1198" w:author="Andrew Instone-Cowie" w:date="2025-03-03T15:39:00Z" w16du:dateUtc="2025-03-03T15:39:00Z">
              <w:rPr>
                <w:rStyle w:val="Hyperlink"/>
                <w:noProof/>
              </w:rPr>
            </w:rPrChange>
          </w:rPr>
          <w:delText>Figure 39 – Simulator Interface Latency</w:delText>
        </w:r>
        <w:r w:rsidDel="00871702">
          <w:rPr>
            <w:noProof/>
            <w:webHidden/>
          </w:rPr>
          <w:tab/>
        </w:r>
        <w:r w:rsidR="007E2D4F" w:rsidDel="00871702">
          <w:rPr>
            <w:noProof/>
            <w:webHidden/>
          </w:rPr>
          <w:delText>63</w:delText>
        </w:r>
      </w:del>
    </w:p>
    <w:p w14:paraId="311F9B0D" w14:textId="676E3C55" w:rsidR="00CD5701" w:rsidDel="00871702" w:rsidRDefault="00CD5701" w:rsidP="00EE121F">
      <w:pPr>
        <w:pStyle w:val="TableofFigures"/>
        <w:tabs>
          <w:tab w:val="right" w:leader="dot" w:pos="9016"/>
        </w:tabs>
        <w:spacing w:after="120"/>
        <w:rPr>
          <w:del w:id="1199" w:author="Andrew Instone-Cowie" w:date="2025-03-03T15:39:00Z" w16du:dateUtc="2025-03-03T15:39:00Z"/>
          <w:rFonts w:eastAsiaTheme="minorEastAsia"/>
          <w:noProof/>
          <w:lang w:eastAsia="en-GB"/>
        </w:rPr>
      </w:pPr>
      <w:del w:id="1200" w:author="Andrew Instone-Cowie" w:date="2025-03-03T15:39:00Z" w16du:dateUtc="2025-03-03T15:39:00Z">
        <w:r w:rsidRPr="00871702" w:rsidDel="00871702">
          <w:rPr>
            <w:noProof/>
            <w:rPrChange w:id="1201" w:author="Andrew Instone-Cowie" w:date="2025-03-03T15:39:00Z" w16du:dateUtc="2025-03-03T15:39:00Z">
              <w:rPr>
                <w:rStyle w:val="Hyperlink"/>
                <w:noProof/>
              </w:rPr>
            </w:rPrChange>
          </w:rPr>
          <w:delText>Figure 40 – Logic Analyser Decode</w:delText>
        </w:r>
        <w:r w:rsidDel="00871702">
          <w:rPr>
            <w:noProof/>
            <w:webHidden/>
          </w:rPr>
          <w:tab/>
        </w:r>
        <w:r w:rsidR="007E2D4F" w:rsidDel="00871702">
          <w:rPr>
            <w:noProof/>
            <w:webHidden/>
          </w:rPr>
          <w:delText>64</w:delText>
        </w:r>
      </w:del>
    </w:p>
    <w:p w14:paraId="248C1426" w14:textId="724E2CB0" w:rsidR="00CD5701" w:rsidDel="00871702" w:rsidRDefault="00CD5701" w:rsidP="00EE121F">
      <w:pPr>
        <w:pStyle w:val="TableofFigures"/>
        <w:tabs>
          <w:tab w:val="right" w:leader="dot" w:pos="9016"/>
        </w:tabs>
        <w:spacing w:after="120"/>
        <w:rPr>
          <w:del w:id="1202" w:author="Andrew Instone-Cowie" w:date="2025-03-03T15:39:00Z" w16du:dateUtc="2025-03-03T15:39:00Z"/>
          <w:rFonts w:eastAsiaTheme="minorEastAsia"/>
          <w:noProof/>
          <w:lang w:eastAsia="en-GB"/>
        </w:rPr>
      </w:pPr>
      <w:del w:id="1203" w:author="Andrew Instone-Cowie" w:date="2025-03-03T15:39:00Z" w16du:dateUtc="2025-03-03T15:39:00Z">
        <w:r w:rsidRPr="00871702" w:rsidDel="00871702">
          <w:rPr>
            <w:noProof/>
            <w:rPrChange w:id="1204" w:author="Andrew Instone-Cowie" w:date="2025-03-03T15:39:00Z" w16du:dateUtc="2025-03-03T15:39:00Z">
              <w:rPr>
                <w:rStyle w:val="Hyperlink"/>
                <w:noProof/>
              </w:rPr>
            </w:rPrChange>
          </w:rPr>
          <w:delText>Figure 41 – Example of a USB-to-Serial Adapter</w:delText>
        </w:r>
        <w:r w:rsidDel="00871702">
          <w:rPr>
            <w:noProof/>
            <w:webHidden/>
          </w:rPr>
          <w:tab/>
        </w:r>
        <w:r w:rsidR="007E2D4F" w:rsidDel="00871702">
          <w:rPr>
            <w:noProof/>
            <w:webHidden/>
          </w:rPr>
          <w:delText>66</w:delText>
        </w:r>
      </w:del>
    </w:p>
    <w:p w14:paraId="2CEDB8CB" w14:textId="46B5F2CB" w:rsidR="00CD5701" w:rsidDel="00871702" w:rsidRDefault="00CD5701" w:rsidP="00EE121F">
      <w:pPr>
        <w:pStyle w:val="TableofFigures"/>
        <w:tabs>
          <w:tab w:val="right" w:leader="dot" w:pos="9016"/>
        </w:tabs>
        <w:spacing w:after="120"/>
        <w:rPr>
          <w:del w:id="1205" w:author="Andrew Instone-Cowie" w:date="2025-03-03T15:39:00Z" w16du:dateUtc="2025-03-03T15:39:00Z"/>
          <w:rFonts w:eastAsiaTheme="minorEastAsia"/>
          <w:noProof/>
          <w:lang w:eastAsia="en-GB"/>
        </w:rPr>
      </w:pPr>
      <w:del w:id="1206" w:author="Andrew Instone-Cowie" w:date="2025-03-03T15:39:00Z" w16du:dateUtc="2025-03-03T15:39:00Z">
        <w:r w:rsidRPr="00871702" w:rsidDel="00871702">
          <w:rPr>
            <w:noProof/>
            <w:rPrChange w:id="1207" w:author="Andrew Instone-Cowie" w:date="2025-03-03T15:39:00Z" w16du:dateUtc="2025-03-03T15:39:00Z">
              <w:rPr>
                <w:rStyle w:val="Hyperlink"/>
                <w:noProof/>
              </w:rPr>
            </w:rPrChange>
          </w:rPr>
          <w:delText>Figure 42 – Prolific Driver Installation</w:delText>
        </w:r>
        <w:r w:rsidDel="00871702">
          <w:rPr>
            <w:noProof/>
            <w:webHidden/>
          </w:rPr>
          <w:tab/>
        </w:r>
        <w:r w:rsidR="007E2D4F" w:rsidDel="00871702">
          <w:rPr>
            <w:noProof/>
            <w:webHidden/>
          </w:rPr>
          <w:delText>67</w:delText>
        </w:r>
      </w:del>
    </w:p>
    <w:p w14:paraId="36D7060F" w14:textId="1EA27038" w:rsidR="00CD5701" w:rsidDel="00871702" w:rsidRDefault="00CD5701" w:rsidP="00EE121F">
      <w:pPr>
        <w:pStyle w:val="TableofFigures"/>
        <w:tabs>
          <w:tab w:val="right" w:leader="dot" w:pos="9016"/>
        </w:tabs>
        <w:spacing w:after="120"/>
        <w:rPr>
          <w:del w:id="1208" w:author="Andrew Instone-Cowie" w:date="2025-03-03T15:39:00Z" w16du:dateUtc="2025-03-03T15:39:00Z"/>
          <w:rFonts w:eastAsiaTheme="minorEastAsia"/>
          <w:noProof/>
          <w:lang w:eastAsia="en-GB"/>
        </w:rPr>
      </w:pPr>
      <w:del w:id="1209" w:author="Andrew Instone-Cowie" w:date="2025-03-03T15:39:00Z" w16du:dateUtc="2025-03-03T15:39:00Z">
        <w:r w:rsidRPr="00871702" w:rsidDel="00871702">
          <w:rPr>
            <w:noProof/>
            <w:rPrChange w:id="1210" w:author="Andrew Instone-Cowie" w:date="2025-03-03T15:39:00Z" w16du:dateUtc="2025-03-03T15:39:00Z">
              <w:rPr>
                <w:rStyle w:val="Hyperlink"/>
                <w:noProof/>
              </w:rPr>
            </w:rPrChange>
          </w:rPr>
          <w:delText>Figure 43 – Driver Installation Complete</w:delText>
        </w:r>
        <w:r w:rsidDel="00871702">
          <w:rPr>
            <w:noProof/>
            <w:webHidden/>
          </w:rPr>
          <w:tab/>
        </w:r>
        <w:r w:rsidR="007E2D4F" w:rsidDel="00871702">
          <w:rPr>
            <w:noProof/>
            <w:webHidden/>
          </w:rPr>
          <w:delText>68</w:delText>
        </w:r>
      </w:del>
    </w:p>
    <w:p w14:paraId="72103DC5" w14:textId="2140F03E" w:rsidR="00CD5701" w:rsidDel="00871702" w:rsidRDefault="00CD5701" w:rsidP="00EE121F">
      <w:pPr>
        <w:pStyle w:val="TableofFigures"/>
        <w:tabs>
          <w:tab w:val="right" w:leader="dot" w:pos="9016"/>
        </w:tabs>
        <w:spacing w:after="120"/>
        <w:rPr>
          <w:del w:id="1211" w:author="Andrew Instone-Cowie" w:date="2025-03-03T15:39:00Z" w16du:dateUtc="2025-03-03T15:39:00Z"/>
          <w:rFonts w:eastAsiaTheme="minorEastAsia"/>
          <w:noProof/>
          <w:lang w:eastAsia="en-GB"/>
        </w:rPr>
      </w:pPr>
      <w:del w:id="1212" w:author="Andrew Instone-Cowie" w:date="2025-03-03T15:39:00Z" w16du:dateUtc="2025-03-03T15:39:00Z">
        <w:r w:rsidRPr="00871702" w:rsidDel="00871702">
          <w:rPr>
            <w:noProof/>
            <w:rPrChange w:id="1213" w:author="Andrew Instone-Cowie" w:date="2025-03-03T15:39:00Z" w16du:dateUtc="2025-03-03T15:39:00Z">
              <w:rPr>
                <w:rStyle w:val="Hyperlink"/>
                <w:noProof/>
              </w:rPr>
            </w:rPrChange>
          </w:rPr>
          <w:delText>Figure 44 – Found New Hardware Message</w:delText>
        </w:r>
        <w:r w:rsidDel="00871702">
          <w:rPr>
            <w:noProof/>
            <w:webHidden/>
          </w:rPr>
          <w:tab/>
        </w:r>
        <w:r w:rsidR="007E2D4F" w:rsidDel="00871702">
          <w:rPr>
            <w:noProof/>
            <w:webHidden/>
          </w:rPr>
          <w:delText>68</w:delText>
        </w:r>
      </w:del>
    </w:p>
    <w:p w14:paraId="741EA3FA" w14:textId="65C1A1CF" w:rsidR="00CD5701" w:rsidDel="00871702" w:rsidRDefault="00CD5701" w:rsidP="00EE121F">
      <w:pPr>
        <w:pStyle w:val="TableofFigures"/>
        <w:tabs>
          <w:tab w:val="right" w:leader="dot" w:pos="9016"/>
        </w:tabs>
        <w:spacing w:after="120"/>
        <w:rPr>
          <w:del w:id="1214" w:author="Andrew Instone-Cowie" w:date="2025-03-03T15:39:00Z" w16du:dateUtc="2025-03-03T15:39:00Z"/>
          <w:rFonts w:eastAsiaTheme="minorEastAsia"/>
          <w:noProof/>
          <w:lang w:eastAsia="en-GB"/>
        </w:rPr>
      </w:pPr>
      <w:del w:id="1215" w:author="Andrew Instone-Cowie" w:date="2025-03-03T15:39:00Z" w16du:dateUtc="2025-03-03T15:39:00Z">
        <w:r w:rsidRPr="00871702" w:rsidDel="00871702">
          <w:rPr>
            <w:noProof/>
            <w:rPrChange w:id="1216" w:author="Andrew Instone-Cowie" w:date="2025-03-03T15:39:00Z" w16du:dateUtc="2025-03-03T15:39:00Z">
              <w:rPr>
                <w:rStyle w:val="Hyperlink"/>
                <w:noProof/>
              </w:rPr>
            </w:rPrChange>
          </w:rPr>
          <w:delText>Figure 45 – My Computer Context Menu (Windows XP)</w:delText>
        </w:r>
        <w:r w:rsidDel="00871702">
          <w:rPr>
            <w:noProof/>
            <w:webHidden/>
          </w:rPr>
          <w:tab/>
        </w:r>
        <w:r w:rsidR="007E2D4F" w:rsidDel="00871702">
          <w:rPr>
            <w:noProof/>
            <w:webHidden/>
          </w:rPr>
          <w:delText>69</w:delText>
        </w:r>
      </w:del>
    </w:p>
    <w:p w14:paraId="56859FEF" w14:textId="32F74448" w:rsidR="00CD5701" w:rsidDel="00871702" w:rsidRDefault="00CD5701" w:rsidP="00EE121F">
      <w:pPr>
        <w:pStyle w:val="TableofFigures"/>
        <w:tabs>
          <w:tab w:val="right" w:leader="dot" w:pos="9016"/>
        </w:tabs>
        <w:spacing w:after="120"/>
        <w:rPr>
          <w:del w:id="1217" w:author="Andrew Instone-Cowie" w:date="2025-03-03T15:39:00Z" w16du:dateUtc="2025-03-03T15:39:00Z"/>
          <w:rFonts w:eastAsiaTheme="minorEastAsia"/>
          <w:noProof/>
          <w:lang w:eastAsia="en-GB"/>
        </w:rPr>
      </w:pPr>
      <w:del w:id="1218" w:author="Andrew Instone-Cowie" w:date="2025-03-03T15:39:00Z" w16du:dateUtc="2025-03-03T15:39:00Z">
        <w:r w:rsidRPr="00871702" w:rsidDel="00871702">
          <w:rPr>
            <w:noProof/>
            <w:rPrChange w:id="1219" w:author="Andrew Instone-Cowie" w:date="2025-03-03T15:39:00Z" w16du:dateUtc="2025-03-03T15:39:00Z">
              <w:rPr>
                <w:rStyle w:val="Hyperlink"/>
                <w:noProof/>
              </w:rPr>
            </w:rPrChange>
          </w:rPr>
          <w:delText>Figure 46 – Computer Context Menu (Windows 7)</w:delText>
        </w:r>
        <w:r w:rsidDel="00871702">
          <w:rPr>
            <w:noProof/>
            <w:webHidden/>
          </w:rPr>
          <w:tab/>
        </w:r>
        <w:r w:rsidR="007E2D4F" w:rsidDel="00871702">
          <w:rPr>
            <w:noProof/>
            <w:webHidden/>
          </w:rPr>
          <w:delText>69</w:delText>
        </w:r>
      </w:del>
    </w:p>
    <w:p w14:paraId="5F55863D" w14:textId="301983B1" w:rsidR="00CD5701" w:rsidDel="00871702" w:rsidRDefault="00CD5701" w:rsidP="00EE121F">
      <w:pPr>
        <w:pStyle w:val="TableofFigures"/>
        <w:tabs>
          <w:tab w:val="right" w:leader="dot" w:pos="9016"/>
        </w:tabs>
        <w:spacing w:after="120"/>
        <w:rPr>
          <w:del w:id="1220" w:author="Andrew Instone-Cowie" w:date="2025-03-03T15:39:00Z" w16du:dateUtc="2025-03-03T15:39:00Z"/>
          <w:rFonts w:eastAsiaTheme="minorEastAsia"/>
          <w:noProof/>
          <w:lang w:eastAsia="en-GB"/>
        </w:rPr>
      </w:pPr>
      <w:del w:id="1221" w:author="Andrew Instone-Cowie" w:date="2025-03-03T15:39:00Z" w16du:dateUtc="2025-03-03T15:39:00Z">
        <w:r w:rsidRPr="00871702" w:rsidDel="00871702">
          <w:rPr>
            <w:noProof/>
            <w:rPrChange w:id="1222" w:author="Andrew Instone-Cowie" w:date="2025-03-03T15:39:00Z" w16du:dateUtc="2025-03-03T15:39:00Z">
              <w:rPr>
                <w:rStyle w:val="Hyperlink"/>
                <w:noProof/>
              </w:rPr>
            </w:rPrChange>
          </w:rPr>
          <w:delText>Figure 47 – System Properties Hardware Tab (Windows XP)</w:delText>
        </w:r>
        <w:r w:rsidDel="00871702">
          <w:rPr>
            <w:noProof/>
            <w:webHidden/>
          </w:rPr>
          <w:tab/>
        </w:r>
        <w:r w:rsidR="007E2D4F" w:rsidDel="00871702">
          <w:rPr>
            <w:noProof/>
            <w:webHidden/>
          </w:rPr>
          <w:delText>70</w:delText>
        </w:r>
      </w:del>
    </w:p>
    <w:p w14:paraId="6F0BBA02" w14:textId="1E9FCFC8" w:rsidR="00CD5701" w:rsidDel="00871702" w:rsidRDefault="00CD5701" w:rsidP="00EE121F">
      <w:pPr>
        <w:pStyle w:val="TableofFigures"/>
        <w:tabs>
          <w:tab w:val="right" w:leader="dot" w:pos="9016"/>
        </w:tabs>
        <w:spacing w:after="120"/>
        <w:rPr>
          <w:del w:id="1223" w:author="Andrew Instone-Cowie" w:date="2025-03-03T15:39:00Z" w16du:dateUtc="2025-03-03T15:39:00Z"/>
          <w:rFonts w:eastAsiaTheme="minorEastAsia"/>
          <w:noProof/>
          <w:lang w:eastAsia="en-GB"/>
        </w:rPr>
      </w:pPr>
      <w:del w:id="1224" w:author="Andrew Instone-Cowie" w:date="2025-03-03T15:39:00Z" w16du:dateUtc="2025-03-03T15:39:00Z">
        <w:r w:rsidRPr="00871702" w:rsidDel="00871702">
          <w:rPr>
            <w:noProof/>
            <w:rPrChange w:id="1225" w:author="Andrew Instone-Cowie" w:date="2025-03-03T15:39:00Z" w16du:dateUtc="2025-03-03T15:39:00Z">
              <w:rPr>
                <w:rStyle w:val="Hyperlink"/>
                <w:noProof/>
              </w:rPr>
            </w:rPrChange>
          </w:rPr>
          <w:delText>Figure 48 – System Properties Hardware Tab (Windows 7)</w:delText>
        </w:r>
        <w:r w:rsidDel="00871702">
          <w:rPr>
            <w:noProof/>
            <w:webHidden/>
          </w:rPr>
          <w:tab/>
        </w:r>
        <w:r w:rsidR="007E2D4F" w:rsidDel="00871702">
          <w:rPr>
            <w:noProof/>
            <w:webHidden/>
          </w:rPr>
          <w:delText>70</w:delText>
        </w:r>
      </w:del>
    </w:p>
    <w:p w14:paraId="2FEBD57D" w14:textId="7F443A96" w:rsidR="00CD5701" w:rsidDel="00871702" w:rsidRDefault="00CD5701" w:rsidP="00EE121F">
      <w:pPr>
        <w:pStyle w:val="TableofFigures"/>
        <w:tabs>
          <w:tab w:val="right" w:leader="dot" w:pos="9016"/>
        </w:tabs>
        <w:spacing w:after="120"/>
        <w:rPr>
          <w:del w:id="1226" w:author="Andrew Instone-Cowie" w:date="2025-03-03T15:39:00Z" w16du:dateUtc="2025-03-03T15:39:00Z"/>
          <w:rFonts w:eastAsiaTheme="minorEastAsia"/>
          <w:noProof/>
          <w:lang w:eastAsia="en-GB"/>
        </w:rPr>
      </w:pPr>
      <w:del w:id="1227" w:author="Andrew Instone-Cowie" w:date="2025-03-03T15:39:00Z" w16du:dateUtc="2025-03-03T15:39:00Z">
        <w:r w:rsidRPr="00871702" w:rsidDel="00871702">
          <w:rPr>
            <w:noProof/>
            <w:rPrChange w:id="1228" w:author="Andrew Instone-Cowie" w:date="2025-03-03T15:39:00Z" w16du:dateUtc="2025-03-03T15:39:00Z">
              <w:rPr>
                <w:rStyle w:val="Hyperlink"/>
                <w:noProof/>
              </w:rPr>
            </w:rPrChange>
          </w:rPr>
          <w:delText>Figure 49 – Device Manager (Driver Installed)</w:delText>
        </w:r>
        <w:r w:rsidDel="00871702">
          <w:rPr>
            <w:noProof/>
            <w:webHidden/>
          </w:rPr>
          <w:tab/>
        </w:r>
        <w:r w:rsidR="007E2D4F" w:rsidDel="00871702">
          <w:rPr>
            <w:noProof/>
            <w:webHidden/>
          </w:rPr>
          <w:delText>71</w:delText>
        </w:r>
      </w:del>
    </w:p>
    <w:p w14:paraId="0569F282" w14:textId="3BEB8BD3" w:rsidR="00CD5701" w:rsidDel="00871702" w:rsidRDefault="00CD5701" w:rsidP="00EE121F">
      <w:pPr>
        <w:pStyle w:val="TableofFigures"/>
        <w:tabs>
          <w:tab w:val="right" w:leader="dot" w:pos="9016"/>
        </w:tabs>
        <w:spacing w:after="120"/>
        <w:rPr>
          <w:del w:id="1229" w:author="Andrew Instone-Cowie" w:date="2025-03-03T15:39:00Z" w16du:dateUtc="2025-03-03T15:39:00Z"/>
          <w:rFonts w:eastAsiaTheme="minorEastAsia"/>
          <w:noProof/>
          <w:lang w:eastAsia="en-GB"/>
        </w:rPr>
      </w:pPr>
      <w:del w:id="1230" w:author="Andrew Instone-Cowie" w:date="2025-03-03T15:39:00Z" w16du:dateUtc="2025-03-03T15:39:00Z">
        <w:r w:rsidRPr="00871702" w:rsidDel="00871702">
          <w:rPr>
            <w:noProof/>
            <w:rPrChange w:id="1231" w:author="Andrew Instone-Cowie" w:date="2025-03-03T15:39:00Z" w16du:dateUtc="2025-03-03T15:39:00Z">
              <w:rPr>
                <w:rStyle w:val="Hyperlink"/>
                <w:noProof/>
              </w:rPr>
            </w:rPrChange>
          </w:rPr>
          <w:delText>Figure 50 – Device Manager (Driver Missing)</w:delText>
        </w:r>
        <w:r w:rsidDel="00871702">
          <w:rPr>
            <w:noProof/>
            <w:webHidden/>
          </w:rPr>
          <w:tab/>
        </w:r>
        <w:r w:rsidR="007E2D4F" w:rsidDel="00871702">
          <w:rPr>
            <w:noProof/>
            <w:webHidden/>
          </w:rPr>
          <w:delText>71</w:delText>
        </w:r>
      </w:del>
    </w:p>
    <w:p w14:paraId="4C890D63" w14:textId="4E1F53EA" w:rsidR="00CD5701" w:rsidDel="00871702" w:rsidRDefault="00CD5701" w:rsidP="00EE121F">
      <w:pPr>
        <w:pStyle w:val="TableofFigures"/>
        <w:tabs>
          <w:tab w:val="right" w:leader="dot" w:pos="9016"/>
        </w:tabs>
        <w:spacing w:after="120"/>
        <w:rPr>
          <w:del w:id="1232" w:author="Andrew Instone-Cowie" w:date="2025-03-03T15:39:00Z" w16du:dateUtc="2025-03-03T15:39:00Z"/>
          <w:rFonts w:eastAsiaTheme="minorEastAsia"/>
          <w:noProof/>
          <w:lang w:eastAsia="en-GB"/>
        </w:rPr>
      </w:pPr>
      <w:del w:id="1233" w:author="Andrew Instone-Cowie" w:date="2025-03-03T15:39:00Z" w16du:dateUtc="2025-03-03T15:39:00Z">
        <w:r w:rsidRPr="00871702" w:rsidDel="00871702">
          <w:rPr>
            <w:noProof/>
            <w:rPrChange w:id="1234" w:author="Andrew Instone-Cowie" w:date="2025-03-03T15:39:00Z" w16du:dateUtc="2025-03-03T15:39:00Z">
              <w:rPr>
                <w:rStyle w:val="Hyperlink"/>
                <w:noProof/>
              </w:rPr>
            </w:rPrChange>
          </w:rPr>
          <w:delText>Figure 51 – Device Manager (Port COM14)</w:delText>
        </w:r>
        <w:r w:rsidDel="00871702">
          <w:rPr>
            <w:noProof/>
            <w:webHidden/>
          </w:rPr>
          <w:tab/>
        </w:r>
        <w:r w:rsidR="007E2D4F" w:rsidDel="00871702">
          <w:rPr>
            <w:noProof/>
            <w:webHidden/>
          </w:rPr>
          <w:delText>72</w:delText>
        </w:r>
      </w:del>
    </w:p>
    <w:p w14:paraId="40D37697" w14:textId="13947030" w:rsidR="00CD5701" w:rsidDel="00871702" w:rsidRDefault="00CD5701" w:rsidP="00EE121F">
      <w:pPr>
        <w:pStyle w:val="TableofFigures"/>
        <w:tabs>
          <w:tab w:val="right" w:leader="dot" w:pos="9016"/>
        </w:tabs>
        <w:spacing w:after="120"/>
        <w:rPr>
          <w:del w:id="1235" w:author="Andrew Instone-Cowie" w:date="2025-03-03T15:39:00Z" w16du:dateUtc="2025-03-03T15:39:00Z"/>
          <w:rFonts w:eastAsiaTheme="minorEastAsia"/>
          <w:noProof/>
          <w:lang w:eastAsia="en-GB"/>
        </w:rPr>
      </w:pPr>
      <w:del w:id="1236" w:author="Andrew Instone-Cowie" w:date="2025-03-03T15:39:00Z" w16du:dateUtc="2025-03-03T15:39:00Z">
        <w:r w:rsidRPr="00871702" w:rsidDel="00871702">
          <w:rPr>
            <w:noProof/>
            <w:rPrChange w:id="1237" w:author="Andrew Instone-Cowie" w:date="2025-03-03T15:39:00Z" w16du:dateUtc="2025-03-03T15:39:00Z">
              <w:rPr>
                <w:rStyle w:val="Hyperlink"/>
                <w:noProof/>
              </w:rPr>
            </w:rPrChange>
          </w:rPr>
          <w:delText>Figure 52 – Device Manager Context Menu</w:delText>
        </w:r>
        <w:r w:rsidDel="00871702">
          <w:rPr>
            <w:noProof/>
            <w:webHidden/>
          </w:rPr>
          <w:tab/>
        </w:r>
        <w:r w:rsidR="007E2D4F" w:rsidDel="00871702">
          <w:rPr>
            <w:noProof/>
            <w:webHidden/>
          </w:rPr>
          <w:delText>73</w:delText>
        </w:r>
      </w:del>
    </w:p>
    <w:p w14:paraId="0B7960B7" w14:textId="38CF605D" w:rsidR="00CD5701" w:rsidDel="00871702" w:rsidRDefault="00CD5701" w:rsidP="00EE121F">
      <w:pPr>
        <w:pStyle w:val="TableofFigures"/>
        <w:tabs>
          <w:tab w:val="right" w:leader="dot" w:pos="9016"/>
        </w:tabs>
        <w:spacing w:after="120"/>
        <w:rPr>
          <w:del w:id="1238" w:author="Andrew Instone-Cowie" w:date="2025-03-03T15:39:00Z" w16du:dateUtc="2025-03-03T15:39:00Z"/>
          <w:rFonts w:eastAsiaTheme="minorEastAsia"/>
          <w:noProof/>
          <w:lang w:eastAsia="en-GB"/>
        </w:rPr>
      </w:pPr>
      <w:del w:id="1239" w:author="Andrew Instone-Cowie" w:date="2025-03-03T15:39:00Z" w16du:dateUtc="2025-03-03T15:39:00Z">
        <w:r w:rsidRPr="00871702" w:rsidDel="00871702">
          <w:rPr>
            <w:noProof/>
            <w:rPrChange w:id="1240" w:author="Andrew Instone-Cowie" w:date="2025-03-03T15:39:00Z" w16du:dateUtc="2025-03-03T15:39:00Z">
              <w:rPr>
                <w:rStyle w:val="Hyperlink"/>
                <w:noProof/>
              </w:rPr>
            </w:rPrChange>
          </w:rPr>
          <w:delText>Figure 53 – COM Port Properties</w:delText>
        </w:r>
        <w:r w:rsidDel="00871702">
          <w:rPr>
            <w:noProof/>
            <w:webHidden/>
          </w:rPr>
          <w:tab/>
        </w:r>
        <w:r w:rsidR="007E2D4F" w:rsidDel="00871702">
          <w:rPr>
            <w:noProof/>
            <w:webHidden/>
          </w:rPr>
          <w:delText>73</w:delText>
        </w:r>
      </w:del>
    </w:p>
    <w:p w14:paraId="4A80087F" w14:textId="3B0C02DD" w:rsidR="00CD5701" w:rsidDel="00871702" w:rsidRDefault="00CD5701" w:rsidP="00EE121F">
      <w:pPr>
        <w:pStyle w:val="TableofFigures"/>
        <w:tabs>
          <w:tab w:val="right" w:leader="dot" w:pos="9016"/>
        </w:tabs>
        <w:spacing w:after="120"/>
        <w:rPr>
          <w:del w:id="1241" w:author="Andrew Instone-Cowie" w:date="2025-03-03T15:39:00Z" w16du:dateUtc="2025-03-03T15:39:00Z"/>
          <w:rFonts w:eastAsiaTheme="minorEastAsia"/>
          <w:noProof/>
          <w:lang w:eastAsia="en-GB"/>
        </w:rPr>
      </w:pPr>
      <w:del w:id="1242" w:author="Andrew Instone-Cowie" w:date="2025-03-03T15:39:00Z" w16du:dateUtc="2025-03-03T15:39:00Z">
        <w:r w:rsidRPr="00871702" w:rsidDel="00871702">
          <w:rPr>
            <w:noProof/>
            <w:rPrChange w:id="1243" w:author="Andrew Instone-Cowie" w:date="2025-03-03T15:39:00Z" w16du:dateUtc="2025-03-03T15:39:00Z">
              <w:rPr>
                <w:rStyle w:val="Hyperlink"/>
                <w:noProof/>
              </w:rPr>
            </w:rPrChange>
          </w:rPr>
          <w:delText>Figure 54 – COM Port Advanced Settings (Prolific)</w:delText>
        </w:r>
        <w:r w:rsidDel="00871702">
          <w:rPr>
            <w:noProof/>
            <w:webHidden/>
          </w:rPr>
          <w:tab/>
        </w:r>
        <w:r w:rsidR="007E2D4F" w:rsidDel="00871702">
          <w:rPr>
            <w:noProof/>
            <w:webHidden/>
          </w:rPr>
          <w:delText>74</w:delText>
        </w:r>
      </w:del>
    </w:p>
    <w:p w14:paraId="2CD2DCEF" w14:textId="053C3E59" w:rsidR="00CD5701" w:rsidDel="00871702" w:rsidRDefault="00CD5701" w:rsidP="00EE121F">
      <w:pPr>
        <w:pStyle w:val="TableofFigures"/>
        <w:tabs>
          <w:tab w:val="right" w:leader="dot" w:pos="9016"/>
        </w:tabs>
        <w:spacing w:after="120"/>
        <w:rPr>
          <w:del w:id="1244" w:author="Andrew Instone-Cowie" w:date="2025-03-03T15:39:00Z" w16du:dateUtc="2025-03-03T15:39:00Z"/>
          <w:rFonts w:eastAsiaTheme="minorEastAsia"/>
          <w:noProof/>
          <w:lang w:eastAsia="en-GB"/>
        </w:rPr>
      </w:pPr>
      <w:del w:id="1245" w:author="Andrew Instone-Cowie" w:date="2025-03-03T15:39:00Z" w16du:dateUtc="2025-03-03T15:39:00Z">
        <w:r w:rsidRPr="00871702" w:rsidDel="00871702">
          <w:rPr>
            <w:noProof/>
            <w:rPrChange w:id="1246" w:author="Andrew Instone-Cowie" w:date="2025-03-03T15:39:00Z" w16du:dateUtc="2025-03-03T15:39:00Z">
              <w:rPr>
                <w:rStyle w:val="Hyperlink"/>
                <w:noProof/>
              </w:rPr>
            </w:rPrChange>
          </w:rPr>
          <w:delText>Figure 55 – COM Port Advanced Settings (FTDI)</w:delText>
        </w:r>
        <w:r w:rsidDel="00871702">
          <w:rPr>
            <w:noProof/>
            <w:webHidden/>
          </w:rPr>
          <w:tab/>
        </w:r>
        <w:r w:rsidR="007E2D4F" w:rsidDel="00871702">
          <w:rPr>
            <w:noProof/>
            <w:webHidden/>
          </w:rPr>
          <w:delText>74</w:delText>
        </w:r>
      </w:del>
    </w:p>
    <w:p w14:paraId="30728CC6" w14:textId="760DC0A6" w:rsidR="00CD5701" w:rsidDel="00871702" w:rsidRDefault="00CD5701" w:rsidP="00EE121F">
      <w:pPr>
        <w:pStyle w:val="TableofFigures"/>
        <w:tabs>
          <w:tab w:val="right" w:leader="dot" w:pos="9016"/>
        </w:tabs>
        <w:spacing w:after="120"/>
        <w:rPr>
          <w:del w:id="1247" w:author="Andrew Instone-Cowie" w:date="2025-03-03T15:39:00Z" w16du:dateUtc="2025-03-03T15:39:00Z"/>
          <w:rFonts w:eastAsiaTheme="minorEastAsia"/>
          <w:noProof/>
          <w:lang w:eastAsia="en-GB"/>
        </w:rPr>
      </w:pPr>
      <w:del w:id="1248" w:author="Andrew Instone-Cowie" w:date="2025-03-03T15:39:00Z" w16du:dateUtc="2025-03-03T15:39:00Z">
        <w:r w:rsidRPr="00871702" w:rsidDel="00871702">
          <w:rPr>
            <w:noProof/>
            <w:rPrChange w:id="1249" w:author="Andrew Instone-Cowie" w:date="2025-03-03T15:39:00Z" w16du:dateUtc="2025-03-03T15:39:00Z">
              <w:rPr>
                <w:rStyle w:val="Hyperlink"/>
                <w:noProof/>
              </w:rPr>
            </w:rPrChange>
          </w:rPr>
          <w:delText>Figure 56 – Device Manager (Reconfigured Port COM3)</w:delText>
        </w:r>
        <w:r w:rsidDel="00871702">
          <w:rPr>
            <w:noProof/>
            <w:webHidden/>
          </w:rPr>
          <w:tab/>
        </w:r>
        <w:r w:rsidR="007E2D4F" w:rsidDel="00871702">
          <w:rPr>
            <w:noProof/>
            <w:webHidden/>
          </w:rPr>
          <w:delText>75</w:delText>
        </w:r>
      </w:del>
    </w:p>
    <w:p w14:paraId="358F5A80" w14:textId="3247A7D0" w:rsidR="00CD5701" w:rsidDel="00871702" w:rsidRDefault="00CD5701" w:rsidP="00EE121F">
      <w:pPr>
        <w:pStyle w:val="TableofFigures"/>
        <w:tabs>
          <w:tab w:val="right" w:leader="dot" w:pos="9016"/>
        </w:tabs>
        <w:spacing w:after="120"/>
        <w:rPr>
          <w:del w:id="1250" w:author="Andrew Instone-Cowie" w:date="2025-03-03T15:39:00Z" w16du:dateUtc="2025-03-03T15:39:00Z"/>
          <w:rFonts w:eastAsiaTheme="minorEastAsia"/>
          <w:noProof/>
          <w:lang w:eastAsia="en-GB"/>
        </w:rPr>
      </w:pPr>
      <w:del w:id="1251" w:author="Andrew Instone-Cowie" w:date="2025-03-03T15:39:00Z" w16du:dateUtc="2025-03-03T15:39:00Z">
        <w:r w:rsidRPr="00871702" w:rsidDel="00871702">
          <w:rPr>
            <w:noProof/>
            <w:rPrChange w:id="1252" w:author="Andrew Instone-Cowie" w:date="2025-03-03T15:39:00Z" w16du:dateUtc="2025-03-03T15:39:00Z">
              <w:rPr>
                <w:rStyle w:val="Hyperlink"/>
                <w:noProof/>
              </w:rPr>
            </w:rPrChange>
          </w:rPr>
          <w:delText>Figure 57 – Liverpool Cathedral Odd-Struckness Chart</w:delText>
        </w:r>
        <w:r w:rsidDel="00871702">
          <w:rPr>
            <w:noProof/>
            <w:webHidden/>
          </w:rPr>
          <w:tab/>
        </w:r>
        <w:r w:rsidR="007E2D4F" w:rsidDel="00871702">
          <w:rPr>
            <w:noProof/>
            <w:webHidden/>
          </w:rPr>
          <w:delText>80</w:delText>
        </w:r>
      </w:del>
    </w:p>
    <w:p w14:paraId="578FC0C8" w14:textId="0FBD006C" w:rsidR="00CD5701" w:rsidDel="00871702" w:rsidRDefault="00CD5701">
      <w:pPr>
        <w:pStyle w:val="TableofFigures"/>
        <w:tabs>
          <w:tab w:val="right" w:leader="dot" w:pos="9016"/>
        </w:tabs>
        <w:rPr>
          <w:del w:id="1253" w:author="Andrew Instone-Cowie" w:date="2025-03-03T15:39:00Z" w16du:dateUtc="2025-03-03T15:39:00Z"/>
          <w:rFonts w:eastAsiaTheme="minorEastAsia"/>
          <w:noProof/>
          <w:lang w:eastAsia="en-GB"/>
        </w:rPr>
      </w:pPr>
      <w:del w:id="1254" w:author="Andrew Instone-Cowie" w:date="2025-03-03T15:39:00Z" w16du:dateUtc="2025-03-03T15:39:00Z">
        <w:r w:rsidRPr="00871702" w:rsidDel="00871702">
          <w:rPr>
            <w:noProof/>
            <w:rPrChange w:id="1255" w:author="Andrew Instone-Cowie" w:date="2025-03-03T15:39:00Z" w16du:dateUtc="2025-03-03T15:39:00Z">
              <w:rPr>
                <w:rStyle w:val="Hyperlink"/>
                <w:noProof/>
              </w:rPr>
            </w:rPrChange>
          </w:rPr>
          <w:delText>Figure 58 – Quarter Peal Sensor Head Test Timings</w:delText>
        </w:r>
        <w:r w:rsidDel="00871702">
          <w:rPr>
            <w:noProof/>
            <w:webHidden/>
          </w:rPr>
          <w:tab/>
        </w:r>
        <w:r w:rsidR="007E2D4F" w:rsidDel="00871702">
          <w:rPr>
            <w:noProof/>
            <w:webHidden/>
          </w:rPr>
          <w:delText>85</w:delText>
        </w:r>
      </w:del>
    </w:p>
    <w:p w14:paraId="1D962CF8" w14:textId="7D9410F6" w:rsidR="003A3D10" w:rsidRDefault="003A3D10" w:rsidP="00A02960">
      <w:pPr>
        <w:pStyle w:val="Heading1"/>
        <w:spacing w:after="100"/>
      </w:pPr>
      <w:r>
        <w:fldChar w:fldCharType="end"/>
      </w:r>
      <w:bookmarkStart w:id="1256" w:name="_Toc191908773"/>
      <w:r w:rsidR="00E35852">
        <w:t>Index of Tables</w:t>
      </w:r>
      <w:bookmarkEnd w:id="1256"/>
    </w:p>
    <w:p w14:paraId="39948BBE" w14:textId="3ED8E7DE" w:rsidR="00871702" w:rsidRDefault="00E35852" w:rsidP="001E792C">
      <w:pPr>
        <w:pStyle w:val="TableofFigures"/>
        <w:tabs>
          <w:tab w:val="right" w:leader="dot" w:pos="9016"/>
        </w:tabs>
        <w:spacing w:after="120"/>
        <w:rPr>
          <w:ins w:id="1257" w:author="Andrew Instone-Cowie" w:date="2025-03-03T15:39:00Z" w16du:dateUtc="2025-03-03T15:39:00Z"/>
          <w:rFonts w:eastAsiaTheme="minorEastAsia"/>
          <w:noProof/>
          <w:kern w:val="2"/>
          <w:sz w:val="24"/>
          <w:szCs w:val="24"/>
          <w:lang w:eastAsia="en-GB"/>
          <w14:ligatures w14:val="standardContextual"/>
        </w:rPr>
        <w:pPrChange w:id="1258" w:author="Andrew Instone-Cowie" w:date="2025-03-03T15:41:00Z" w16du:dateUtc="2025-03-03T15:41:00Z">
          <w:pPr>
            <w:pStyle w:val="TableofFigures"/>
            <w:tabs>
              <w:tab w:val="right" w:leader="dot" w:pos="9016"/>
            </w:tabs>
          </w:pPr>
        </w:pPrChange>
      </w:pPr>
      <w:r>
        <w:fldChar w:fldCharType="begin"/>
      </w:r>
      <w:r>
        <w:instrText xml:space="preserve"> TOC \h \z \c "Table" </w:instrText>
      </w:r>
      <w:r>
        <w:fldChar w:fldCharType="separate"/>
      </w:r>
      <w:ins w:id="1259" w:author="Andrew Instone-Cowie" w:date="2025-03-03T15:39:00Z" w16du:dateUtc="2025-03-03T15:39:00Z">
        <w:r w:rsidR="00871702" w:rsidRPr="004E7053">
          <w:rPr>
            <w:rStyle w:val="Hyperlink"/>
            <w:noProof/>
          </w:rPr>
          <w:fldChar w:fldCharType="begin"/>
        </w:r>
        <w:r w:rsidR="00871702" w:rsidRPr="004E7053">
          <w:rPr>
            <w:rStyle w:val="Hyperlink"/>
            <w:noProof/>
          </w:rPr>
          <w:instrText xml:space="preserve"> </w:instrText>
        </w:r>
        <w:r w:rsidR="00871702">
          <w:rPr>
            <w:noProof/>
          </w:rPr>
          <w:instrText>HYPERLINK \l "_Toc191908947"</w:instrText>
        </w:r>
        <w:r w:rsidR="00871702" w:rsidRPr="004E7053">
          <w:rPr>
            <w:rStyle w:val="Hyperlink"/>
            <w:noProof/>
          </w:rPr>
          <w:instrText xml:space="preserve"> </w:instrText>
        </w:r>
        <w:r w:rsidR="00871702" w:rsidRPr="004E7053">
          <w:rPr>
            <w:rStyle w:val="Hyperlink"/>
            <w:noProof/>
          </w:rPr>
        </w:r>
        <w:r w:rsidR="00871702" w:rsidRPr="004E7053">
          <w:rPr>
            <w:rStyle w:val="Hyperlink"/>
            <w:noProof/>
          </w:rPr>
          <w:fldChar w:fldCharType="separate"/>
        </w:r>
        <w:r w:rsidR="00871702" w:rsidRPr="004E7053">
          <w:rPr>
            <w:rStyle w:val="Hyperlink"/>
            <w:noProof/>
          </w:rPr>
          <w:t>Table 1 – Microcontroller I/O Pin Assignments</w:t>
        </w:r>
        <w:r w:rsidR="00871702">
          <w:rPr>
            <w:noProof/>
            <w:webHidden/>
          </w:rPr>
          <w:tab/>
        </w:r>
        <w:r w:rsidR="00871702">
          <w:rPr>
            <w:noProof/>
            <w:webHidden/>
          </w:rPr>
          <w:fldChar w:fldCharType="begin"/>
        </w:r>
        <w:r w:rsidR="00871702">
          <w:rPr>
            <w:noProof/>
            <w:webHidden/>
          </w:rPr>
          <w:instrText xml:space="preserve"> PAGEREF _Toc191908947 \h </w:instrText>
        </w:r>
        <w:r w:rsidR="00871702">
          <w:rPr>
            <w:noProof/>
            <w:webHidden/>
          </w:rPr>
        </w:r>
      </w:ins>
      <w:r w:rsidR="00871702">
        <w:rPr>
          <w:noProof/>
          <w:webHidden/>
        </w:rPr>
        <w:fldChar w:fldCharType="separate"/>
      </w:r>
      <w:ins w:id="1260" w:author="Andrew Instone-Cowie" w:date="2025-03-03T15:44:00Z" w16du:dateUtc="2025-03-03T15:44:00Z">
        <w:r w:rsidR="00AA5C58">
          <w:rPr>
            <w:noProof/>
            <w:webHidden/>
          </w:rPr>
          <w:t>20</w:t>
        </w:r>
      </w:ins>
      <w:ins w:id="1261" w:author="Andrew Instone-Cowie" w:date="2025-03-03T15:39:00Z" w16du:dateUtc="2025-03-03T15:39:00Z">
        <w:r w:rsidR="00871702">
          <w:rPr>
            <w:noProof/>
            <w:webHidden/>
          </w:rPr>
          <w:fldChar w:fldCharType="end"/>
        </w:r>
        <w:r w:rsidR="00871702" w:rsidRPr="004E7053">
          <w:rPr>
            <w:rStyle w:val="Hyperlink"/>
            <w:noProof/>
          </w:rPr>
          <w:fldChar w:fldCharType="end"/>
        </w:r>
      </w:ins>
    </w:p>
    <w:p w14:paraId="12C1D8C2" w14:textId="258EE4B5" w:rsidR="00871702" w:rsidRDefault="00871702" w:rsidP="001E792C">
      <w:pPr>
        <w:pStyle w:val="TableofFigures"/>
        <w:tabs>
          <w:tab w:val="right" w:leader="dot" w:pos="9016"/>
        </w:tabs>
        <w:spacing w:after="120"/>
        <w:rPr>
          <w:ins w:id="1262" w:author="Andrew Instone-Cowie" w:date="2025-03-03T15:39:00Z" w16du:dateUtc="2025-03-03T15:39:00Z"/>
          <w:rFonts w:eastAsiaTheme="minorEastAsia"/>
          <w:noProof/>
          <w:kern w:val="2"/>
          <w:sz w:val="24"/>
          <w:szCs w:val="24"/>
          <w:lang w:eastAsia="en-GB"/>
          <w14:ligatures w14:val="standardContextual"/>
        </w:rPr>
        <w:pPrChange w:id="1263" w:author="Andrew Instone-Cowie" w:date="2025-03-03T15:41:00Z" w16du:dateUtc="2025-03-03T15:41:00Z">
          <w:pPr>
            <w:pStyle w:val="TableofFigures"/>
            <w:tabs>
              <w:tab w:val="right" w:leader="dot" w:pos="9016"/>
            </w:tabs>
          </w:pPr>
        </w:pPrChange>
      </w:pPr>
      <w:ins w:id="1264"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"_Toc191908948"</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2 – ATmega328P Fuse Settings – Board Rev A to D</w:t>
        </w:r>
        <w:r>
          <w:rPr>
            <w:noProof/>
            <w:webHidden/>
          </w:rPr>
          <w:tab/>
        </w:r>
        <w:r>
          <w:rPr>
            <w:noProof/>
            <w:webHidden/>
          </w:rPr>
          <w:fldChar w:fldCharType="begin"/>
        </w:r>
        <w:r>
          <w:rPr>
            <w:noProof/>
            <w:webHidden/>
          </w:rPr>
          <w:instrText xml:space="preserve"> PAGEREF _Toc191908948 \h </w:instrText>
        </w:r>
        <w:r>
          <w:rPr>
            <w:noProof/>
            <w:webHidden/>
          </w:rPr>
        </w:r>
      </w:ins>
      <w:r>
        <w:rPr>
          <w:noProof/>
          <w:webHidden/>
        </w:rPr>
        <w:fldChar w:fldCharType="separate"/>
      </w:r>
      <w:ins w:id="1265" w:author="Andrew Instone-Cowie" w:date="2025-03-03T15:44:00Z" w16du:dateUtc="2025-03-03T15:44:00Z">
        <w:r w:rsidR="00AA5C58">
          <w:rPr>
            <w:noProof/>
            <w:webHidden/>
          </w:rPr>
          <w:t>21</w:t>
        </w:r>
      </w:ins>
      <w:ins w:id="1266" w:author="Andrew Instone-Cowie" w:date="2025-03-03T15:39:00Z" w16du:dateUtc="2025-03-03T15:39:00Z">
        <w:r>
          <w:rPr>
            <w:noProof/>
            <w:webHidden/>
          </w:rPr>
          <w:fldChar w:fldCharType="end"/>
        </w:r>
        <w:r w:rsidRPr="004E7053">
          <w:rPr>
            <w:rStyle w:val="Hyperlink"/>
            <w:noProof/>
          </w:rPr>
          <w:fldChar w:fldCharType="end"/>
        </w:r>
      </w:ins>
    </w:p>
    <w:p w14:paraId="31A5510F" w14:textId="7C04F5D7" w:rsidR="00871702" w:rsidRDefault="00871702" w:rsidP="001E792C">
      <w:pPr>
        <w:pStyle w:val="TableofFigures"/>
        <w:tabs>
          <w:tab w:val="right" w:leader="dot" w:pos="9016"/>
        </w:tabs>
        <w:spacing w:after="120"/>
        <w:rPr>
          <w:ins w:id="1267" w:author="Andrew Instone-Cowie" w:date="2025-03-03T15:39:00Z" w16du:dateUtc="2025-03-03T15:39:00Z"/>
          <w:rFonts w:eastAsiaTheme="minorEastAsia"/>
          <w:noProof/>
          <w:kern w:val="2"/>
          <w:sz w:val="24"/>
          <w:szCs w:val="24"/>
          <w:lang w:eastAsia="en-GB"/>
          <w14:ligatures w14:val="standardContextual"/>
        </w:rPr>
        <w:pPrChange w:id="1268" w:author="Andrew Instone-Cowie" w:date="2025-03-03T15:41:00Z" w16du:dateUtc="2025-03-03T15:41:00Z">
          <w:pPr>
            <w:pStyle w:val="TableofFigures"/>
            <w:tabs>
              <w:tab w:val="right" w:leader="dot" w:pos="9016"/>
            </w:tabs>
          </w:pPr>
        </w:pPrChange>
      </w:pPr>
      <w:ins w:id="1269"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"_Toc191908949"</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_Toc191908949 \h </w:instrText>
        </w:r>
        <w:r>
          <w:rPr>
            <w:noProof/>
            <w:webHidden/>
          </w:rPr>
        </w:r>
      </w:ins>
      <w:r>
        <w:rPr>
          <w:noProof/>
          <w:webHidden/>
        </w:rPr>
        <w:fldChar w:fldCharType="separate"/>
      </w:r>
      <w:ins w:id="1270" w:author="Andrew Instone-Cowie" w:date="2025-03-03T15:44:00Z" w16du:dateUtc="2025-03-03T15:44:00Z">
        <w:r w:rsidR="00AA5C58">
          <w:rPr>
            <w:noProof/>
            <w:webHidden/>
          </w:rPr>
          <w:t>21</w:t>
        </w:r>
      </w:ins>
      <w:ins w:id="1271" w:author="Andrew Instone-Cowie" w:date="2025-03-03T15:39:00Z" w16du:dateUtc="2025-03-03T15:39:00Z">
        <w:r>
          <w:rPr>
            <w:noProof/>
            <w:webHidden/>
          </w:rPr>
          <w:fldChar w:fldCharType="end"/>
        </w:r>
        <w:r w:rsidRPr="004E7053">
          <w:rPr>
            <w:rStyle w:val="Hyperlink"/>
            <w:noProof/>
          </w:rPr>
          <w:fldChar w:fldCharType="end"/>
        </w:r>
      </w:ins>
    </w:p>
    <w:p w14:paraId="2E238A56" w14:textId="03C0E747" w:rsidR="00871702" w:rsidRDefault="00871702" w:rsidP="001E792C">
      <w:pPr>
        <w:pStyle w:val="TableofFigures"/>
        <w:tabs>
          <w:tab w:val="right" w:leader="dot" w:pos="9016"/>
        </w:tabs>
        <w:spacing w:after="120"/>
        <w:rPr>
          <w:ins w:id="1272" w:author="Andrew Instone-Cowie" w:date="2025-03-03T15:39:00Z" w16du:dateUtc="2025-03-03T15:39:00Z"/>
          <w:rFonts w:eastAsiaTheme="minorEastAsia"/>
          <w:noProof/>
          <w:kern w:val="2"/>
          <w:sz w:val="24"/>
          <w:szCs w:val="24"/>
          <w:lang w:eastAsia="en-GB"/>
          <w14:ligatures w14:val="standardContextual"/>
        </w:rPr>
        <w:pPrChange w:id="1273" w:author="Andrew Instone-Cowie" w:date="2025-03-03T15:41:00Z" w16du:dateUtc="2025-03-03T15:41:00Z">
          <w:pPr>
            <w:pStyle w:val="TableofFigures"/>
            <w:tabs>
              <w:tab w:val="right" w:leader="dot" w:pos="9016"/>
            </w:tabs>
          </w:pPr>
        </w:pPrChange>
      </w:pPr>
      <w:ins w:id="1274"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"_Toc191908950"</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4 – TVS Diode Key Properties</w:t>
        </w:r>
        <w:r>
          <w:rPr>
            <w:noProof/>
            <w:webHidden/>
          </w:rPr>
          <w:tab/>
        </w:r>
        <w:r>
          <w:rPr>
            <w:noProof/>
            <w:webHidden/>
          </w:rPr>
          <w:fldChar w:fldCharType="begin"/>
        </w:r>
        <w:r>
          <w:rPr>
            <w:noProof/>
            <w:webHidden/>
          </w:rPr>
          <w:instrText xml:space="preserve"> PAGEREF _Toc191908950 \h </w:instrText>
        </w:r>
        <w:r>
          <w:rPr>
            <w:noProof/>
            <w:webHidden/>
          </w:rPr>
        </w:r>
      </w:ins>
      <w:r>
        <w:rPr>
          <w:noProof/>
          <w:webHidden/>
        </w:rPr>
        <w:fldChar w:fldCharType="separate"/>
      </w:r>
      <w:ins w:id="1275" w:author="Andrew Instone-Cowie" w:date="2025-03-03T15:44:00Z" w16du:dateUtc="2025-03-03T15:44:00Z">
        <w:r w:rsidR="00AA5C58">
          <w:rPr>
            <w:noProof/>
            <w:webHidden/>
          </w:rPr>
          <w:t>32</w:t>
        </w:r>
      </w:ins>
      <w:ins w:id="1276" w:author="Andrew Instone-Cowie" w:date="2025-03-03T15:39:00Z" w16du:dateUtc="2025-03-03T15:39:00Z">
        <w:r>
          <w:rPr>
            <w:noProof/>
            <w:webHidden/>
          </w:rPr>
          <w:fldChar w:fldCharType="end"/>
        </w:r>
        <w:r w:rsidRPr="004E7053">
          <w:rPr>
            <w:rStyle w:val="Hyperlink"/>
            <w:noProof/>
          </w:rPr>
          <w:fldChar w:fldCharType="end"/>
        </w:r>
      </w:ins>
    </w:p>
    <w:p w14:paraId="247ECF93" w14:textId="2167ACA0" w:rsidR="00871702" w:rsidRDefault="00871702" w:rsidP="001E792C">
      <w:pPr>
        <w:pStyle w:val="TableofFigures"/>
        <w:tabs>
          <w:tab w:val="right" w:leader="dot" w:pos="9016"/>
        </w:tabs>
        <w:spacing w:after="120"/>
        <w:rPr>
          <w:ins w:id="1277" w:author="Andrew Instone-Cowie" w:date="2025-03-03T15:39:00Z" w16du:dateUtc="2025-03-03T15:39:00Z"/>
          <w:rFonts w:eastAsiaTheme="minorEastAsia"/>
          <w:noProof/>
          <w:kern w:val="2"/>
          <w:sz w:val="24"/>
          <w:szCs w:val="24"/>
          <w:lang w:eastAsia="en-GB"/>
          <w14:ligatures w14:val="standardContextual"/>
        </w:rPr>
        <w:pPrChange w:id="1278" w:author="Andrew Instone-Cowie" w:date="2025-03-03T15:41:00Z" w16du:dateUtc="2025-03-03T15:41:00Z">
          <w:pPr>
            <w:pStyle w:val="TableofFigures"/>
            <w:tabs>
              <w:tab w:val="right" w:leader="dot" w:pos="9016"/>
            </w:tabs>
          </w:pPr>
        </w:pPrChange>
      </w:pPr>
      <w:ins w:id="1279"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"_Toc191908951"</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4 – Type 1 – Type 2 Interface Adapter Requirements</w:t>
        </w:r>
        <w:r>
          <w:rPr>
            <w:noProof/>
            <w:webHidden/>
          </w:rPr>
          <w:tab/>
        </w:r>
        <w:r>
          <w:rPr>
            <w:noProof/>
            <w:webHidden/>
          </w:rPr>
          <w:fldChar w:fldCharType="begin"/>
        </w:r>
        <w:r>
          <w:rPr>
            <w:noProof/>
            <w:webHidden/>
          </w:rPr>
          <w:instrText xml:space="preserve"> PAGEREF _Toc191908951 \h </w:instrText>
        </w:r>
        <w:r>
          <w:rPr>
            <w:noProof/>
            <w:webHidden/>
          </w:rPr>
        </w:r>
      </w:ins>
      <w:r>
        <w:rPr>
          <w:noProof/>
          <w:webHidden/>
        </w:rPr>
        <w:fldChar w:fldCharType="separate"/>
      </w:r>
      <w:ins w:id="1280" w:author="Andrew Instone-Cowie" w:date="2025-03-03T15:44:00Z" w16du:dateUtc="2025-03-03T15:44:00Z">
        <w:r w:rsidR="00AA5C58">
          <w:rPr>
            <w:noProof/>
            <w:webHidden/>
          </w:rPr>
          <w:t>77</w:t>
        </w:r>
      </w:ins>
      <w:ins w:id="1281" w:author="Andrew Instone-Cowie" w:date="2025-03-03T15:39:00Z" w16du:dateUtc="2025-03-03T15:39:00Z">
        <w:r>
          <w:rPr>
            <w:noProof/>
            <w:webHidden/>
          </w:rPr>
          <w:fldChar w:fldCharType="end"/>
        </w:r>
        <w:r w:rsidRPr="004E7053">
          <w:rPr>
            <w:rStyle w:val="Hyperlink"/>
            <w:noProof/>
          </w:rPr>
          <w:fldChar w:fldCharType="end"/>
        </w:r>
      </w:ins>
    </w:p>
    <w:p w14:paraId="2FEDF513" w14:textId="051601A0" w:rsidR="00871702" w:rsidRDefault="00871702" w:rsidP="001E792C">
      <w:pPr>
        <w:pStyle w:val="TableofFigures"/>
        <w:tabs>
          <w:tab w:val="right" w:leader="dot" w:pos="9016"/>
        </w:tabs>
        <w:spacing w:after="120"/>
        <w:rPr>
          <w:ins w:id="1282" w:author="Andrew Instone-Cowie" w:date="2025-03-03T15:39:00Z" w16du:dateUtc="2025-03-03T15:39:00Z"/>
          <w:rFonts w:eastAsiaTheme="minorEastAsia"/>
          <w:noProof/>
          <w:kern w:val="2"/>
          <w:sz w:val="24"/>
          <w:szCs w:val="24"/>
          <w:lang w:eastAsia="en-GB"/>
          <w14:ligatures w14:val="standardContextual"/>
        </w:rPr>
        <w:pPrChange w:id="1283" w:author="Andrew Instone-Cowie" w:date="2025-03-03T15:41:00Z" w16du:dateUtc="2025-03-03T15:41:00Z">
          <w:pPr>
            <w:pStyle w:val="TableofFigures"/>
            <w:tabs>
              <w:tab w:val="right" w:leader="dot" w:pos="9016"/>
            </w:tabs>
          </w:pPr>
        </w:pPrChange>
      </w:pPr>
      <w:ins w:id="1284"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"_Toc191908952"</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5 – Type 1 – Type 2 Interface Adapter Parts List</w:t>
        </w:r>
        <w:r>
          <w:rPr>
            <w:noProof/>
            <w:webHidden/>
          </w:rPr>
          <w:tab/>
        </w:r>
        <w:r>
          <w:rPr>
            <w:noProof/>
            <w:webHidden/>
          </w:rPr>
          <w:fldChar w:fldCharType="begin"/>
        </w:r>
        <w:r>
          <w:rPr>
            <w:noProof/>
            <w:webHidden/>
          </w:rPr>
          <w:instrText xml:space="preserve"> PAGEREF _Toc191908952 \h </w:instrText>
        </w:r>
        <w:r>
          <w:rPr>
            <w:noProof/>
            <w:webHidden/>
          </w:rPr>
        </w:r>
      </w:ins>
      <w:r>
        <w:rPr>
          <w:noProof/>
          <w:webHidden/>
        </w:rPr>
        <w:fldChar w:fldCharType="separate"/>
      </w:r>
      <w:ins w:id="1285" w:author="Andrew Instone-Cowie" w:date="2025-03-03T15:44:00Z" w16du:dateUtc="2025-03-03T15:44:00Z">
        <w:r w:rsidR="00AA5C58">
          <w:rPr>
            <w:noProof/>
            <w:webHidden/>
          </w:rPr>
          <w:t>80</w:t>
        </w:r>
      </w:ins>
      <w:ins w:id="1286" w:author="Andrew Instone-Cowie" w:date="2025-03-03T15:39:00Z" w16du:dateUtc="2025-03-03T15:39:00Z">
        <w:r>
          <w:rPr>
            <w:noProof/>
            <w:webHidden/>
          </w:rPr>
          <w:fldChar w:fldCharType="end"/>
        </w:r>
        <w:r w:rsidRPr="004E7053">
          <w:rPr>
            <w:rStyle w:val="Hyperlink"/>
            <w:noProof/>
          </w:rPr>
          <w:fldChar w:fldCharType="end"/>
        </w:r>
      </w:ins>
    </w:p>
    <w:p w14:paraId="56DF95FE" w14:textId="64C9ABE2" w:rsidR="00871702" w:rsidRDefault="00871702" w:rsidP="001E792C">
      <w:pPr>
        <w:pStyle w:val="TableofFigures"/>
        <w:tabs>
          <w:tab w:val="right" w:leader="dot" w:pos="9016"/>
        </w:tabs>
        <w:spacing w:after="120"/>
        <w:rPr>
          <w:ins w:id="1287" w:author="Andrew Instone-Cowie" w:date="2025-03-03T15:39:00Z" w16du:dateUtc="2025-03-03T15:39:00Z"/>
          <w:rFonts w:eastAsiaTheme="minorEastAsia"/>
          <w:noProof/>
          <w:kern w:val="2"/>
          <w:sz w:val="24"/>
          <w:szCs w:val="24"/>
          <w:lang w:eastAsia="en-GB"/>
          <w14:ligatures w14:val="standardContextual"/>
        </w:rPr>
        <w:pPrChange w:id="1288" w:author="Andrew Instone-Cowie" w:date="2025-03-03T15:41:00Z" w16du:dateUtc="2025-03-03T15:41:00Z">
          <w:pPr>
            <w:pStyle w:val="TableofFigures"/>
            <w:tabs>
              <w:tab w:val="right" w:leader="dot" w:pos="9016"/>
            </w:tabs>
          </w:pPr>
        </w:pPrChange>
      </w:pPr>
      <w:ins w:id="1289"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"_Toc191908953"</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5 – MBI Protocol Commands</w:t>
        </w:r>
        <w:r>
          <w:rPr>
            <w:noProof/>
            <w:webHidden/>
          </w:rPr>
          <w:tab/>
        </w:r>
        <w:r>
          <w:rPr>
            <w:noProof/>
            <w:webHidden/>
          </w:rPr>
          <w:fldChar w:fldCharType="begin"/>
        </w:r>
        <w:r>
          <w:rPr>
            <w:noProof/>
            <w:webHidden/>
          </w:rPr>
          <w:instrText xml:space="preserve"> PAGEREF _Toc191908953 \h </w:instrText>
        </w:r>
        <w:r>
          <w:rPr>
            <w:noProof/>
            <w:webHidden/>
          </w:rPr>
        </w:r>
      </w:ins>
      <w:r>
        <w:rPr>
          <w:noProof/>
          <w:webHidden/>
        </w:rPr>
        <w:fldChar w:fldCharType="separate"/>
      </w:r>
      <w:ins w:id="1290" w:author="Andrew Instone-Cowie" w:date="2025-03-03T15:44:00Z" w16du:dateUtc="2025-03-03T15:44:00Z">
        <w:r w:rsidR="00AA5C58">
          <w:rPr>
            <w:noProof/>
            <w:webHidden/>
          </w:rPr>
          <w:t>83</w:t>
        </w:r>
      </w:ins>
      <w:ins w:id="1291" w:author="Andrew Instone-Cowie" w:date="2025-03-03T15:39:00Z" w16du:dateUtc="2025-03-03T15:39:00Z">
        <w:r>
          <w:rPr>
            <w:noProof/>
            <w:webHidden/>
          </w:rPr>
          <w:fldChar w:fldCharType="end"/>
        </w:r>
        <w:r w:rsidRPr="004E7053">
          <w:rPr>
            <w:rStyle w:val="Hyperlink"/>
            <w:noProof/>
          </w:rPr>
          <w:fldChar w:fldCharType="end"/>
        </w:r>
      </w:ins>
    </w:p>
    <w:p w14:paraId="5A8A2509" w14:textId="07FA69EC" w:rsidR="00871702" w:rsidRDefault="00871702" w:rsidP="001E792C">
      <w:pPr>
        <w:pStyle w:val="TableofFigures"/>
        <w:tabs>
          <w:tab w:val="right" w:leader="dot" w:pos="9016"/>
        </w:tabs>
        <w:spacing w:after="120"/>
        <w:rPr>
          <w:ins w:id="1292" w:author="Andrew Instone-Cowie" w:date="2025-03-03T15:39:00Z" w16du:dateUtc="2025-03-03T15:39:00Z"/>
          <w:rFonts w:eastAsiaTheme="minorEastAsia"/>
          <w:noProof/>
          <w:kern w:val="2"/>
          <w:sz w:val="24"/>
          <w:szCs w:val="24"/>
          <w:lang w:eastAsia="en-GB"/>
          <w14:ligatures w14:val="standardContextual"/>
        </w:rPr>
        <w:pPrChange w:id="1293" w:author="Andrew Instone-Cowie" w:date="2025-03-03T15:41:00Z" w16du:dateUtc="2025-03-03T15:41:00Z">
          <w:pPr>
            <w:pStyle w:val="TableofFigures"/>
            <w:tabs>
              <w:tab w:val="right" w:leader="dot" w:pos="9016"/>
            </w:tabs>
          </w:pPr>
        </w:pPrChange>
      </w:pPr>
      <w:ins w:id="1294"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"_Toc191908954"</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6 – Inter-Blow &amp; Inter-Row Intervals</w:t>
        </w:r>
        <w:r>
          <w:rPr>
            <w:noProof/>
            <w:webHidden/>
          </w:rPr>
          <w:tab/>
        </w:r>
        <w:r>
          <w:rPr>
            <w:noProof/>
            <w:webHidden/>
          </w:rPr>
          <w:fldChar w:fldCharType="begin"/>
        </w:r>
        <w:r>
          <w:rPr>
            <w:noProof/>
            <w:webHidden/>
          </w:rPr>
          <w:instrText xml:space="preserve"> PAGEREF _Toc191908954 \h </w:instrText>
        </w:r>
        <w:r>
          <w:rPr>
            <w:noProof/>
            <w:webHidden/>
          </w:rPr>
        </w:r>
      </w:ins>
      <w:r>
        <w:rPr>
          <w:noProof/>
          <w:webHidden/>
        </w:rPr>
        <w:fldChar w:fldCharType="separate"/>
      </w:r>
      <w:ins w:id="1295" w:author="Andrew Instone-Cowie" w:date="2025-03-03T15:44:00Z" w16du:dateUtc="2025-03-03T15:44:00Z">
        <w:r w:rsidR="00AA5C58">
          <w:rPr>
            <w:noProof/>
            <w:webHidden/>
          </w:rPr>
          <w:t>84</w:t>
        </w:r>
      </w:ins>
      <w:ins w:id="1296" w:author="Andrew Instone-Cowie" w:date="2025-03-03T15:39:00Z" w16du:dateUtc="2025-03-03T15:39:00Z">
        <w:r>
          <w:rPr>
            <w:noProof/>
            <w:webHidden/>
          </w:rPr>
          <w:fldChar w:fldCharType="end"/>
        </w:r>
        <w:r w:rsidRPr="004E7053">
          <w:rPr>
            <w:rStyle w:val="Hyperlink"/>
            <w:noProof/>
          </w:rPr>
          <w:fldChar w:fldCharType="end"/>
        </w:r>
      </w:ins>
    </w:p>
    <w:p w14:paraId="00BBBC77" w14:textId="16413DAA" w:rsidR="00871702" w:rsidRDefault="00871702" w:rsidP="001E792C">
      <w:pPr>
        <w:pStyle w:val="TableofFigures"/>
        <w:tabs>
          <w:tab w:val="right" w:leader="dot" w:pos="9016"/>
        </w:tabs>
        <w:spacing w:after="120"/>
        <w:rPr>
          <w:ins w:id="1297" w:author="Andrew Instone-Cowie" w:date="2025-03-03T15:39:00Z" w16du:dateUtc="2025-03-03T15:39:00Z"/>
          <w:rFonts w:eastAsiaTheme="minorEastAsia"/>
          <w:noProof/>
          <w:kern w:val="2"/>
          <w:sz w:val="24"/>
          <w:szCs w:val="24"/>
          <w:lang w:eastAsia="en-GB"/>
          <w14:ligatures w14:val="standardContextual"/>
        </w:rPr>
        <w:pPrChange w:id="1298" w:author="Andrew Instone-Cowie" w:date="2025-03-03T15:41:00Z" w16du:dateUtc="2025-03-03T15:41:00Z">
          <w:pPr>
            <w:pStyle w:val="TableofFigures"/>
            <w:tabs>
              <w:tab w:val="right" w:leader="dot" w:pos="9016"/>
            </w:tabs>
          </w:pPr>
        </w:pPrChange>
      </w:pPr>
      <w:ins w:id="1299"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"_Toc191908955"</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7 – Sensor Pulse Durations – Liverpool Cathedral</w:t>
        </w:r>
        <w:r>
          <w:rPr>
            <w:noProof/>
            <w:webHidden/>
          </w:rPr>
          <w:tab/>
        </w:r>
        <w:r>
          <w:rPr>
            <w:noProof/>
            <w:webHidden/>
          </w:rPr>
          <w:fldChar w:fldCharType="begin"/>
        </w:r>
        <w:r>
          <w:rPr>
            <w:noProof/>
            <w:webHidden/>
          </w:rPr>
          <w:instrText xml:space="preserve"> PAGEREF _Toc191908955 \h </w:instrText>
        </w:r>
        <w:r>
          <w:rPr>
            <w:noProof/>
            <w:webHidden/>
          </w:rPr>
        </w:r>
      </w:ins>
      <w:r>
        <w:rPr>
          <w:noProof/>
          <w:webHidden/>
        </w:rPr>
        <w:fldChar w:fldCharType="separate"/>
      </w:r>
      <w:ins w:id="1300" w:author="Andrew Instone-Cowie" w:date="2025-03-03T15:44:00Z" w16du:dateUtc="2025-03-03T15:44:00Z">
        <w:r w:rsidR="00AA5C58">
          <w:rPr>
            <w:noProof/>
            <w:webHidden/>
          </w:rPr>
          <w:t>85</w:t>
        </w:r>
      </w:ins>
      <w:ins w:id="1301" w:author="Andrew Instone-Cowie" w:date="2025-03-03T15:39:00Z" w16du:dateUtc="2025-03-03T15:39:00Z">
        <w:r>
          <w:rPr>
            <w:noProof/>
            <w:webHidden/>
          </w:rPr>
          <w:fldChar w:fldCharType="end"/>
        </w:r>
        <w:r w:rsidRPr="004E7053">
          <w:rPr>
            <w:rStyle w:val="Hyperlink"/>
            <w:noProof/>
          </w:rPr>
          <w:fldChar w:fldCharType="end"/>
        </w:r>
      </w:ins>
    </w:p>
    <w:p w14:paraId="3D39CDD0" w14:textId="4C2E4793" w:rsidR="00871702" w:rsidRDefault="00871702" w:rsidP="001E792C">
      <w:pPr>
        <w:pStyle w:val="TableofFigures"/>
        <w:tabs>
          <w:tab w:val="right" w:leader="dot" w:pos="9016"/>
        </w:tabs>
        <w:spacing w:after="120"/>
        <w:rPr>
          <w:ins w:id="1302" w:author="Andrew Instone-Cowie" w:date="2025-03-03T15:39:00Z" w16du:dateUtc="2025-03-03T15:39:00Z"/>
          <w:rFonts w:eastAsiaTheme="minorEastAsia"/>
          <w:noProof/>
          <w:kern w:val="2"/>
          <w:sz w:val="24"/>
          <w:szCs w:val="24"/>
          <w:lang w:eastAsia="en-GB"/>
          <w14:ligatures w14:val="standardContextual"/>
        </w:rPr>
        <w:pPrChange w:id="1303" w:author="Andrew Instone-Cowie" w:date="2025-03-03T15:41:00Z" w16du:dateUtc="2025-03-03T15:41:00Z">
          <w:pPr>
            <w:pStyle w:val="TableofFigures"/>
            <w:tabs>
              <w:tab w:val="right" w:leader="dot" w:pos="9016"/>
            </w:tabs>
          </w:pPr>
        </w:pPrChange>
      </w:pPr>
      <w:ins w:id="1304"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"_Toc191908956"</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8 – Theoretical Sensor Pulse Durations – Other Towers</w:t>
        </w:r>
        <w:r>
          <w:rPr>
            <w:noProof/>
            <w:webHidden/>
          </w:rPr>
          <w:tab/>
        </w:r>
        <w:r>
          <w:rPr>
            <w:noProof/>
            <w:webHidden/>
          </w:rPr>
          <w:fldChar w:fldCharType="begin"/>
        </w:r>
        <w:r>
          <w:rPr>
            <w:noProof/>
            <w:webHidden/>
          </w:rPr>
          <w:instrText xml:space="preserve"> PAGEREF _Toc191908956 \h </w:instrText>
        </w:r>
        <w:r>
          <w:rPr>
            <w:noProof/>
            <w:webHidden/>
          </w:rPr>
        </w:r>
      </w:ins>
      <w:r>
        <w:rPr>
          <w:noProof/>
          <w:webHidden/>
        </w:rPr>
        <w:fldChar w:fldCharType="separate"/>
      </w:r>
      <w:ins w:id="1305" w:author="Andrew Instone-Cowie" w:date="2025-03-03T15:44:00Z" w16du:dateUtc="2025-03-03T15:44:00Z">
        <w:r w:rsidR="00AA5C58">
          <w:rPr>
            <w:noProof/>
            <w:webHidden/>
          </w:rPr>
          <w:t>85</w:t>
        </w:r>
      </w:ins>
      <w:ins w:id="1306" w:author="Andrew Instone-Cowie" w:date="2025-03-03T15:39:00Z" w16du:dateUtc="2025-03-03T15:39:00Z">
        <w:r>
          <w:rPr>
            <w:noProof/>
            <w:webHidden/>
          </w:rPr>
          <w:fldChar w:fldCharType="end"/>
        </w:r>
        <w:r w:rsidRPr="004E7053">
          <w:rPr>
            <w:rStyle w:val="Hyperlink"/>
            <w:noProof/>
          </w:rPr>
          <w:fldChar w:fldCharType="end"/>
        </w:r>
      </w:ins>
    </w:p>
    <w:p w14:paraId="6D998153" w14:textId="1ADC962F" w:rsidR="00871702" w:rsidRDefault="00871702" w:rsidP="001E792C">
      <w:pPr>
        <w:pStyle w:val="TableofFigures"/>
        <w:tabs>
          <w:tab w:val="right" w:leader="dot" w:pos="9016"/>
        </w:tabs>
        <w:spacing w:after="120"/>
        <w:rPr>
          <w:ins w:id="1307" w:author="Andrew Instone-Cowie" w:date="2025-03-03T15:39:00Z" w16du:dateUtc="2025-03-03T15:39:00Z"/>
          <w:rFonts w:eastAsiaTheme="minorEastAsia"/>
          <w:noProof/>
          <w:kern w:val="2"/>
          <w:sz w:val="24"/>
          <w:szCs w:val="24"/>
          <w:lang w:eastAsia="en-GB"/>
          <w14:ligatures w14:val="standardContextual"/>
        </w:rPr>
        <w:pPrChange w:id="1308" w:author="Andrew Instone-Cowie" w:date="2025-03-03T15:41:00Z" w16du:dateUtc="2025-03-03T15:41:00Z">
          <w:pPr>
            <w:pStyle w:val="TableofFigures"/>
            <w:tabs>
              <w:tab w:val="right" w:leader="dot" w:pos="9016"/>
            </w:tabs>
          </w:pPr>
        </w:pPrChange>
      </w:pPr>
      <w:ins w:id="1309"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"_Toc191908957"</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9 – CLI Command Reference</w:t>
        </w:r>
        <w:r>
          <w:rPr>
            <w:noProof/>
            <w:webHidden/>
          </w:rPr>
          <w:tab/>
        </w:r>
        <w:r>
          <w:rPr>
            <w:noProof/>
            <w:webHidden/>
          </w:rPr>
          <w:fldChar w:fldCharType="begin"/>
        </w:r>
        <w:r>
          <w:rPr>
            <w:noProof/>
            <w:webHidden/>
          </w:rPr>
          <w:instrText xml:space="preserve"> PAGEREF _Toc191908957 \h </w:instrText>
        </w:r>
        <w:r>
          <w:rPr>
            <w:noProof/>
            <w:webHidden/>
          </w:rPr>
        </w:r>
      </w:ins>
      <w:r>
        <w:rPr>
          <w:noProof/>
          <w:webHidden/>
        </w:rPr>
        <w:fldChar w:fldCharType="separate"/>
      </w:r>
      <w:ins w:id="1310" w:author="Andrew Instone-Cowie" w:date="2025-03-03T15:44:00Z" w16du:dateUtc="2025-03-03T15:44:00Z">
        <w:r w:rsidR="00AA5C58">
          <w:rPr>
            <w:noProof/>
            <w:webHidden/>
          </w:rPr>
          <w:t>87</w:t>
        </w:r>
      </w:ins>
      <w:ins w:id="1311" w:author="Andrew Instone-Cowie" w:date="2025-03-03T15:39:00Z" w16du:dateUtc="2025-03-03T15:39:00Z">
        <w:r>
          <w:rPr>
            <w:noProof/>
            <w:webHidden/>
          </w:rPr>
          <w:fldChar w:fldCharType="end"/>
        </w:r>
        <w:r w:rsidRPr="004E7053">
          <w:rPr>
            <w:rStyle w:val="Hyperlink"/>
            <w:noProof/>
          </w:rPr>
          <w:fldChar w:fldCharType="end"/>
        </w:r>
      </w:ins>
    </w:p>
    <w:p w14:paraId="35032D83" w14:textId="3FAD6E24" w:rsidR="00871702" w:rsidRDefault="00871702" w:rsidP="001E792C">
      <w:pPr>
        <w:pStyle w:val="TableofFigures"/>
        <w:tabs>
          <w:tab w:val="right" w:leader="dot" w:pos="9016"/>
        </w:tabs>
        <w:spacing w:after="120"/>
        <w:rPr>
          <w:ins w:id="1312" w:author="Andrew Instone-Cowie" w:date="2025-03-03T15:39:00Z" w16du:dateUtc="2025-03-03T15:39:00Z"/>
          <w:rFonts w:eastAsiaTheme="minorEastAsia"/>
          <w:noProof/>
          <w:kern w:val="2"/>
          <w:sz w:val="24"/>
          <w:szCs w:val="24"/>
          <w:lang w:eastAsia="en-GB"/>
          <w14:ligatures w14:val="standardContextual"/>
        </w:rPr>
        <w:pPrChange w:id="1313" w:author="Andrew Instone-Cowie" w:date="2025-03-03T15:41:00Z" w16du:dateUtc="2025-03-03T15:41:00Z">
          <w:pPr>
            <w:pStyle w:val="TableofFigures"/>
            <w:tabs>
              <w:tab w:val="right" w:leader="dot" w:pos="9016"/>
            </w:tabs>
          </w:pPr>
        </w:pPrChange>
      </w:pPr>
      <w:ins w:id="1314"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"_Toc191908958"</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10 – LED Signal Codes</w:t>
        </w:r>
        <w:r>
          <w:rPr>
            <w:noProof/>
            <w:webHidden/>
          </w:rPr>
          <w:tab/>
        </w:r>
        <w:r>
          <w:rPr>
            <w:noProof/>
            <w:webHidden/>
          </w:rPr>
          <w:fldChar w:fldCharType="begin"/>
        </w:r>
        <w:r>
          <w:rPr>
            <w:noProof/>
            <w:webHidden/>
          </w:rPr>
          <w:instrText xml:space="preserve"> PAGEREF _Toc191908958 \h </w:instrText>
        </w:r>
        <w:r>
          <w:rPr>
            <w:noProof/>
            <w:webHidden/>
          </w:rPr>
        </w:r>
      </w:ins>
      <w:r>
        <w:rPr>
          <w:noProof/>
          <w:webHidden/>
        </w:rPr>
        <w:fldChar w:fldCharType="separate"/>
      </w:r>
      <w:ins w:id="1315" w:author="Andrew Instone-Cowie" w:date="2025-03-03T15:44:00Z" w16du:dateUtc="2025-03-03T15:44:00Z">
        <w:r w:rsidR="00AA5C58">
          <w:rPr>
            <w:noProof/>
            <w:webHidden/>
          </w:rPr>
          <w:t>89</w:t>
        </w:r>
      </w:ins>
      <w:ins w:id="1316" w:author="Andrew Instone-Cowie" w:date="2025-03-03T15:39:00Z" w16du:dateUtc="2025-03-03T15:39:00Z">
        <w:r>
          <w:rPr>
            <w:noProof/>
            <w:webHidden/>
          </w:rPr>
          <w:fldChar w:fldCharType="end"/>
        </w:r>
        <w:r w:rsidRPr="004E7053">
          <w:rPr>
            <w:rStyle w:val="Hyperlink"/>
            <w:noProof/>
          </w:rPr>
          <w:fldChar w:fldCharType="end"/>
        </w:r>
      </w:ins>
    </w:p>
    <w:p w14:paraId="55F5C4D8" w14:textId="3E77AECC" w:rsidR="00871702" w:rsidRDefault="00871702">
      <w:pPr>
        <w:pStyle w:val="TableofFigures"/>
        <w:tabs>
          <w:tab w:val="right" w:leader="dot" w:pos="9016"/>
        </w:tabs>
        <w:rPr>
          <w:ins w:id="1317" w:author="Andrew Instone-Cowie" w:date="2025-03-03T15:39:00Z" w16du:dateUtc="2025-03-03T15:39:00Z"/>
          <w:rFonts w:eastAsiaTheme="minorEastAsia"/>
          <w:noProof/>
          <w:kern w:val="2"/>
          <w:sz w:val="24"/>
          <w:szCs w:val="24"/>
          <w:lang w:eastAsia="en-GB"/>
          <w14:ligatures w14:val="standardContextual"/>
        </w:rPr>
      </w:pPr>
      <w:ins w:id="1318" w:author="Andrew Instone-Cowie" w:date="2025-03-03T15:39:00Z" w16du:dateUtc="2025-03-03T15:39:00Z">
        <w:r w:rsidRPr="004E7053">
          <w:rPr>
            <w:rStyle w:val="Hyperlink"/>
            <w:noProof/>
          </w:rPr>
          <w:fldChar w:fldCharType="begin"/>
        </w:r>
        <w:r w:rsidRPr="004E7053">
          <w:rPr>
            <w:rStyle w:val="Hyperlink"/>
            <w:noProof/>
          </w:rPr>
          <w:instrText xml:space="preserve"> </w:instrText>
        </w:r>
        <w:r>
          <w:rPr>
            <w:noProof/>
          </w:rPr>
          <w:instrText>HYPERLINK \l "_Toc191908959"</w:instrText>
        </w:r>
        <w:r w:rsidRPr="004E7053">
          <w:rPr>
            <w:rStyle w:val="Hyperlink"/>
            <w:noProof/>
          </w:rPr>
          <w:instrText xml:space="preserve"> </w:instrText>
        </w:r>
        <w:r w:rsidRPr="004E7053">
          <w:rPr>
            <w:rStyle w:val="Hyperlink"/>
            <w:noProof/>
          </w:rPr>
        </w:r>
        <w:r w:rsidRPr="004E7053">
          <w:rPr>
            <w:rStyle w:val="Hyperlink"/>
            <w:noProof/>
          </w:rPr>
          <w:fldChar w:fldCharType="separate"/>
        </w:r>
        <w:r w:rsidRPr="004E7053">
          <w:rPr>
            <w:rStyle w:val="Hyperlink"/>
            <w:noProof/>
          </w:rPr>
          <w:t>Table 11 – Us</w:t>
        </w:r>
        <w:r w:rsidRPr="004E7053">
          <w:rPr>
            <w:rStyle w:val="Hyperlink"/>
            <w:noProof/>
          </w:rPr>
          <w:t>e</w:t>
        </w:r>
        <w:r w:rsidRPr="004E7053">
          <w:rPr>
            <w:rStyle w:val="Hyperlink"/>
            <w:noProof/>
          </w:rPr>
          <w:t>ful Links</w:t>
        </w:r>
        <w:r>
          <w:rPr>
            <w:noProof/>
            <w:webHidden/>
          </w:rPr>
          <w:tab/>
        </w:r>
        <w:r>
          <w:rPr>
            <w:noProof/>
            <w:webHidden/>
          </w:rPr>
          <w:fldChar w:fldCharType="begin"/>
        </w:r>
        <w:r>
          <w:rPr>
            <w:noProof/>
            <w:webHidden/>
          </w:rPr>
          <w:instrText xml:space="preserve"> PAGEREF _Toc191908959 \h </w:instrText>
        </w:r>
        <w:r>
          <w:rPr>
            <w:noProof/>
            <w:webHidden/>
          </w:rPr>
        </w:r>
      </w:ins>
      <w:r>
        <w:rPr>
          <w:noProof/>
          <w:webHidden/>
        </w:rPr>
        <w:fldChar w:fldCharType="separate"/>
      </w:r>
      <w:ins w:id="1319" w:author="Andrew Instone-Cowie" w:date="2025-03-03T15:44:00Z" w16du:dateUtc="2025-03-03T15:44:00Z">
        <w:r w:rsidR="00AA5C58">
          <w:rPr>
            <w:noProof/>
            <w:webHidden/>
          </w:rPr>
          <w:t>90</w:t>
        </w:r>
      </w:ins>
      <w:ins w:id="1320" w:author="Andrew Instone-Cowie" w:date="2025-03-03T15:39:00Z" w16du:dateUtc="2025-03-03T15:39:00Z">
        <w:r>
          <w:rPr>
            <w:noProof/>
            <w:webHidden/>
          </w:rPr>
          <w:fldChar w:fldCharType="end"/>
        </w:r>
        <w:r w:rsidRPr="004E7053">
          <w:rPr>
            <w:rStyle w:val="Hyperlink"/>
            <w:noProof/>
          </w:rPr>
          <w:fldChar w:fldCharType="end"/>
        </w:r>
      </w:ins>
    </w:p>
    <w:p w14:paraId="28076BD2" w14:textId="508D6C88" w:rsidR="00CD5701" w:rsidDel="00871702" w:rsidRDefault="00CD5701" w:rsidP="00EE121F">
      <w:pPr>
        <w:pStyle w:val="TableofFigures"/>
        <w:tabs>
          <w:tab w:val="right" w:leader="dot" w:pos="9016"/>
        </w:tabs>
        <w:spacing w:after="120"/>
        <w:rPr>
          <w:del w:id="1321" w:author="Andrew Instone-Cowie" w:date="2025-03-03T15:39:00Z" w16du:dateUtc="2025-03-03T15:39:00Z"/>
          <w:rFonts w:eastAsiaTheme="minorEastAsia"/>
          <w:noProof/>
          <w:lang w:eastAsia="en-GB"/>
        </w:rPr>
      </w:pPr>
      <w:del w:id="1322" w:author="Andrew Instone-Cowie" w:date="2025-03-03T15:39:00Z" w16du:dateUtc="2025-03-03T15:39:00Z">
        <w:r w:rsidRPr="00871702" w:rsidDel="00871702">
          <w:rPr>
            <w:noProof/>
            <w:rPrChange w:id="1323" w:author="Andrew Instone-Cowie" w:date="2025-03-03T15:39:00Z" w16du:dateUtc="2025-03-03T15:39:00Z">
              <w:rPr>
                <w:rStyle w:val="Hyperlink"/>
                <w:noProof/>
              </w:rPr>
            </w:rPrChange>
          </w:rPr>
          <w:delText>Table 1 – Microcontroller I/O Pin Assignments</w:delText>
        </w:r>
        <w:r w:rsidDel="00871702">
          <w:rPr>
            <w:noProof/>
            <w:webHidden/>
          </w:rPr>
          <w:tab/>
        </w:r>
        <w:r w:rsidR="007E2D4F" w:rsidDel="00871702">
          <w:rPr>
            <w:noProof/>
            <w:webHidden/>
          </w:rPr>
          <w:delText>20</w:delText>
        </w:r>
      </w:del>
    </w:p>
    <w:p w14:paraId="3FC01CE6" w14:textId="7B219120" w:rsidR="00CD5701" w:rsidDel="00871702" w:rsidRDefault="00CD5701" w:rsidP="00EE121F">
      <w:pPr>
        <w:pStyle w:val="TableofFigures"/>
        <w:tabs>
          <w:tab w:val="right" w:leader="dot" w:pos="9016"/>
        </w:tabs>
        <w:spacing w:after="120"/>
        <w:rPr>
          <w:del w:id="1324" w:author="Andrew Instone-Cowie" w:date="2025-03-03T15:39:00Z" w16du:dateUtc="2025-03-03T15:39:00Z"/>
          <w:rFonts w:eastAsiaTheme="minorEastAsia"/>
          <w:noProof/>
          <w:lang w:eastAsia="en-GB"/>
        </w:rPr>
      </w:pPr>
      <w:del w:id="1325" w:author="Andrew Instone-Cowie" w:date="2025-03-03T15:39:00Z" w16du:dateUtc="2025-03-03T15:39:00Z">
        <w:r w:rsidRPr="00871702" w:rsidDel="00871702">
          <w:rPr>
            <w:noProof/>
            <w:rPrChange w:id="1326" w:author="Andrew Instone-Cowie" w:date="2025-03-03T15:39:00Z" w16du:dateUtc="2025-03-03T15:39:00Z">
              <w:rPr>
                <w:rStyle w:val="Hyperlink"/>
                <w:noProof/>
              </w:rPr>
            </w:rPrChange>
          </w:rPr>
          <w:delText>Table 2 – ATmega328P Fuse Settings – Board Rev A to D</w:delText>
        </w:r>
        <w:r w:rsidDel="00871702">
          <w:rPr>
            <w:noProof/>
            <w:webHidden/>
          </w:rPr>
          <w:tab/>
        </w:r>
        <w:r w:rsidR="007E2D4F" w:rsidDel="00871702">
          <w:rPr>
            <w:noProof/>
            <w:webHidden/>
          </w:rPr>
          <w:delText>21</w:delText>
        </w:r>
      </w:del>
    </w:p>
    <w:p w14:paraId="48217394" w14:textId="4B5FEEEA" w:rsidR="00CD5701" w:rsidDel="00871702" w:rsidRDefault="00CD5701" w:rsidP="00EE121F">
      <w:pPr>
        <w:pStyle w:val="TableofFigures"/>
        <w:tabs>
          <w:tab w:val="right" w:leader="dot" w:pos="9016"/>
        </w:tabs>
        <w:spacing w:after="120"/>
        <w:rPr>
          <w:del w:id="1327" w:author="Andrew Instone-Cowie" w:date="2025-03-03T15:39:00Z" w16du:dateUtc="2025-03-03T15:39:00Z"/>
          <w:rFonts w:eastAsiaTheme="minorEastAsia"/>
          <w:noProof/>
          <w:lang w:eastAsia="en-GB"/>
        </w:rPr>
      </w:pPr>
      <w:del w:id="1328" w:author="Andrew Instone-Cowie" w:date="2025-03-03T15:39:00Z" w16du:dateUtc="2025-03-03T15:39:00Z">
        <w:r w:rsidRPr="00871702" w:rsidDel="00871702">
          <w:rPr>
            <w:noProof/>
            <w:rPrChange w:id="1329" w:author="Andrew Instone-Cowie" w:date="2025-03-03T15:39:00Z" w16du:dateUtc="2025-03-03T15:39:00Z">
              <w:rPr>
                <w:rStyle w:val="Hyperlink"/>
                <w:noProof/>
              </w:rPr>
            </w:rPrChange>
          </w:rPr>
          <w:delText>Table 3 – ATmega328P Fuse Settings – Board Rev E onwards</w:delText>
        </w:r>
        <w:r w:rsidDel="00871702">
          <w:rPr>
            <w:noProof/>
            <w:webHidden/>
          </w:rPr>
          <w:tab/>
        </w:r>
        <w:r w:rsidR="007E2D4F" w:rsidDel="00871702">
          <w:rPr>
            <w:noProof/>
            <w:webHidden/>
          </w:rPr>
          <w:delText>21</w:delText>
        </w:r>
      </w:del>
    </w:p>
    <w:p w14:paraId="465BCE4E" w14:textId="1A34074A" w:rsidR="00CD5701" w:rsidDel="00871702" w:rsidRDefault="00CD5701" w:rsidP="00EE121F">
      <w:pPr>
        <w:pStyle w:val="TableofFigures"/>
        <w:tabs>
          <w:tab w:val="right" w:leader="dot" w:pos="9016"/>
        </w:tabs>
        <w:spacing w:after="120"/>
        <w:rPr>
          <w:del w:id="1330" w:author="Andrew Instone-Cowie" w:date="2025-03-03T15:39:00Z" w16du:dateUtc="2025-03-03T15:39:00Z"/>
          <w:rFonts w:eastAsiaTheme="minorEastAsia"/>
          <w:noProof/>
          <w:lang w:eastAsia="en-GB"/>
        </w:rPr>
      </w:pPr>
      <w:del w:id="1331" w:author="Andrew Instone-Cowie" w:date="2025-03-03T15:39:00Z" w16du:dateUtc="2025-03-03T15:39:00Z">
        <w:r w:rsidRPr="00871702" w:rsidDel="00871702">
          <w:rPr>
            <w:noProof/>
            <w:rPrChange w:id="1332" w:author="Andrew Instone-Cowie" w:date="2025-03-03T15:39:00Z" w16du:dateUtc="2025-03-03T15:39:00Z">
              <w:rPr>
                <w:rStyle w:val="Hyperlink"/>
                <w:noProof/>
              </w:rPr>
            </w:rPrChange>
          </w:rPr>
          <w:delText>Table 4 – TVS Diode Key Properties</w:delText>
        </w:r>
        <w:r w:rsidDel="00871702">
          <w:rPr>
            <w:noProof/>
            <w:webHidden/>
          </w:rPr>
          <w:tab/>
        </w:r>
        <w:r w:rsidR="007E2D4F" w:rsidDel="00871702">
          <w:rPr>
            <w:noProof/>
            <w:webHidden/>
          </w:rPr>
          <w:delText>32</w:delText>
        </w:r>
      </w:del>
    </w:p>
    <w:p w14:paraId="4B06627F" w14:textId="12EEC336" w:rsidR="00CD5701" w:rsidDel="00871702" w:rsidRDefault="00CD5701" w:rsidP="00EE121F">
      <w:pPr>
        <w:pStyle w:val="TableofFigures"/>
        <w:tabs>
          <w:tab w:val="right" w:leader="dot" w:pos="9016"/>
        </w:tabs>
        <w:spacing w:after="120"/>
        <w:rPr>
          <w:del w:id="1333" w:author="Andrew Instone-Cowie" w:date="2025-03-03T15:39:00Z" w16du:dateUtc="2025-03-03T15:39:00Z"/>
          <w:rFonts w:eastAsiaTheme="minorEastAsia"/>
          <w:noProof/>
          <w:lang w:eastAsia="en-GB"/>
        </w:rPr>
      </w:pPr>
      <w:del w:id="1334" w:author="Andrew Instone-Cowie" w:date="2025-03-03T15:39:00Z" w16du:dateUtc="2025-03-03T15:39:00Z">
        <w:r w:rsidRPr="00871702" w:rsidDel="00871702">
          <w:rPr>
            <w:noProof/>
            <w:rPrChange w:id="1335" w:author="Andrew Instone-Cowie" w:date="2025-03-03T15:39:00Z" w16du:dateUtc="2025-03-03T15:39:00Z">
              <w:rPr>
                <w:rStyle w:val="Hyperlink"/>
                <w:noProof/>
              </w:rPr>
            </w:rPrChange>
          </w:rPr>
          <w:delText>Table 5 – MBI Protocol Commands</w:delText>
        </w:r>
        <w:r w:rsidDel="00871702">
          <w:rPr>
            <w:noProof/>
            <w:webHidden/>
          </w:rPr>
          <w:tab/>
        </w:r>
        <w:r w:rsidR="007E2D4F" w:rsidDel="00871702">
          <w:rPr>
            <w:noProof/>
            <w:webHidden/>
          </w:rPr>
          <w:delText>77</w:delText>
        </w:r>
      </w:del>
    </w:p>
    <w:p w14:paraId="4EFD8C03" w14:textId="6EFFC824" w:rsidR="00CD5701" w:rsidDel="00871702" w:rsidRDefault="00CD5701" w:rsidP="00EE121F">
      <w:pPr>
        <w:pStyle w:val="TableofFigures"/>
        <w:tabs>
          <w:tab w:val="right" w:leader="dot" w:pos="9016"/>
        </w:tabs>
        <w:spacing w:after="120"/>
        <w:rPr>
          <w:del w:id="1336" w:author="Andrew Instone-Cowie" w:date="2025-03-03T15:39:00Z" w16du:dateUtc="2025-03-03T15:39:00Z"/>
          <w:rFonts w:eastAsiaTheme="minorEastAsia"/>
          <w:noProof/>
          <w:lang w:eastAsia="en-GB"/>
        </w:rPr>
      </w:pPr>
      <w:del w:id="1337" w:author="Andrew Instone-Cowie" w:date="2025-03-03T15:39:00Z" w16du:dateUtc="2025-03-03T15:39:00Z">
        <w:r w:rsidRPr="00871702" w:rsidDel="00871702">
          <w:rPr>
            <w:noProof/>
            <w:rPrChange w:id="1338" w:author="Andrew Instone-Cowie" w:date="2025-03-03T15:39:00Z" w16du:dateUtc="2025-03-03T15:39:00Z">
              <w:rPr>
                <w:rStyle w:val="Hyperlink"/>
                <w:noProof/>
              </w:rPr>
            </w:rPrChange>
          </w:rPr>
          <w:delText>Table 6 – Inter-Blow &amp; Inter-Row Intervals</w:delText>
        </w:r>
        <w:r w:rsidDel="00871702">
          <w:rPr>
            <w:noProof/>
            <w:webHidden/>
          </w:rPr>
          <w:tab/>
        </w:r>
        <w:r w:rsidR="007E2D4F" w:rsidDel="00871702">
          <w:rPr>
            <w:noProof/>
            <w:webHidden/>
          </w:rPr>
          <w:delText>78</w:delText>
        </w:r>
      </w:del>
    </w:p>
    <w:p w14:paraId="6FF11BD0" w14:textId="6BCC9E55" w:rsidR="00CD5701" w:rsidDel="00871702" w:rsidRDefault="00CD5701" w:rsidP="00EE121F">
      <w:pPr>
        <w:pStyle w:val="TableofFigures"/>
        <w:tabs>
          <w:tab w:val="right" w:leader="dot" w:pos="9016"/>
        </w:tabs>
        <w:spacing w:after="120"/>
        <w:rPr>
          <w:del w:id="1339" w:author="Andrew Instone-Cowie" w:date="2025-03-03T15:39:00Z" w16du:dateUtc="2025-03-03T15:39:00Z"/>
          <w:rFonts w:eastAsiaTheme="minorEastAsia"/>
          <w:noProof/>
          <w:lang w:eastAsia="en-GB"/>
        </w:rPr>
      </w:pPr>
      <w:del w:id="1340" w:author="Andrew Instone-Cowie" w:date="2025-03-03T15:39:00Z" w16du:dateUtc="2025-03-03T15:39:00Z">
        <w:r w:rsidRPr="00871702" w:rsidDel="00871702">
          <w:rPr>
            <w:noProof/>
            <w:rPrChange w:id="1341" w:author="Andrew Instone-Cowie" w:date="2025-03-03T15:39:00Z" w16du:dateUtc="2025-03-03T15:39:00Z">
              <w:rPr>
                <w:rStyle w:val="Hyperlink"/>
                <w:noProof/>
              </w:rPr>
            </w:rPrChange>
          </w:rPr>
          <w:delText>Table 7 – Sensor Pulse Durations – Liverpool Cathedral</w:delText>
        </w:r>
        <w:r w:rsidDel="00871702">
          <w:rPr>
            <w:noProof/>
            <w:webHidden/>
          </w:rPr>
          <w:tab/>
        </w:r>
        <w:r w:rsidR="007E2D4F" w:rsidDel="00871702">
          <w:rPr>
            <w:noProof/>
            <w:webHidden/>
          </w:rPr>
          <w:delText>79</w:delText>
        </w:r>
      </w:del>
    </w:p>
    <w:p w14:paraId="0FC4FAC5" w14:textId="542CCEC0" w:rsidR="00CD5701" w:rsidDel="00871702" w:rsidRDefault="00CD5701" w:rsidP="00EE121F">
      <w:pPr>
        <w:pStyle w:val="TableofFigures"/>
        <w:tabs>
          <w:tab w:val="right" w:leader="dot" w:pos="9016"/>
        </w:tabs>
        <w:spacing w:after="120"/>
        <w:rPr>
          <w:del w:id="1342" w:author="Andrew Instone-Cowie" w:date="2025-03-03T15:39:00Z" w16du:dateUtc="2025-03-03T15:39:00Z"/>
          <w:rFonts w:eastAsiaTheme="minorEastAsia"/>
          <w:noProof/>
          <w:lang w:eastAsia="en-GB"/>
        </w:rPr>
      </w:pPr>
      <w:del w:id="1343" w:author="Andrew Instone-Cowie" w:date="2025-03-03T15:39:00Z" w16du:dateUtc="2025-03-03T15:39:00Z">
        <w:r w:rsidRPr="00871702" w:rsidDel="00871702">
          <w:rPr>
            <w:noProof/>
            <w:rPrChange w:id="1344" w:author="Andrew Instone-Cowie" w:date="2025-03-03T15:39:00Z" w16du:dateUtc="2025-03-03T15:39:00Z">
              <w:rPr>
                <w:rStyle w:val="Hyperlink"/>
                <w:noProof/>
              </w:rPr>
            </w:rPrChange>
          </w:rPr>
          <w:delText>Table 8 – Theoretical Sensor Pulse Durations – Other Towers</w:delText>
        </w:r>
        <w:r w:rsidDel="00871702">
          <w:rPr>
            <w:noProof/>
            <w:webHidden/>
          </w:rPr>
          <w:tab/>
        </w:r>
        <w:r w:rsidR="007E2D4F" w:rsidDel="00871702">
          <w:rPr>
            <w:noProof/>
            <w:webHidden/>
          </w:rPr>
          <w:delText>79</w:delText>
        </w:r>
      </w:del>
    </w:p>
    <w:p w14:paraId="12D502F4" w14:textId="793ED90A" w:rsidR="00CD5701" w:rsidDel="00871702" w:rsidRDefault="00CD5701" w:rsidP="00EE121F">
      <w:pPr>
        <w:pStyle w:val="TableofFigures"/>
        <w:tabs>
          <w:tab w:val="right" w:leader="dot" w:pos="9016"/>
        </w:tabs>
        <w:spacing w:after="120"/>
        <w:rPr>
          <w:del w:id="1345" w:author="Andrew Instone-Cowie" w:date="2025-03-03T15:39:00Z" w16du:dateUtc="2025-03-03T15:39:00Z"/>
          <w:rFonts w:eastAsiaTheme="minorEastAsia"/>
          <w:noProof/>
          <w:lang w:eastAsia="en-GB"/>
        </w:rPr>
      </w:pPr>
      <w:del w:id="1346" w:author="Andrew Instone-Cowie" w:date="2025-03-03T15:39:00Z" w16du:dateUtc="2025-03-03T15:39:00Z">
        <w:r w:rsidRPr="00871702" w:rsidDel="00871702">
          <w:rPr>
            <w:noProof/>
            <w:rPrChange w:id="1347" w:author="Andrew Instone-Cowie" w:date="2025-03-03T15:39:00Z" w16du:dateUtc="2025-03-03T15:39:00Z">
              <w:rPr>
                <w:rStyle w:val="Hyperlink"/>
                <w:noProof/>
              </w:rPr>
            </w:rPrChange>
          </w:rPr>
          <w:delText>Table 9 – CLI Command Reference</w:delText>
        </w:r>
        <w:r w:rsidDel="00871702">
          <w:rPr>
            <w:noProof/>
            <w:webHidden/>
          </w:rPr>
          <w:tab/>
        </w:r>
        <w:r w:rsidR="007E2D4F" w:rsidDel="00871702">
          <w:rPr>
            <w:noProof/>
            <w:webHidden/>
          </w:rPr>
          <w:delText>81</w:delText>
        </w:r>
      </w:del>
    </w:p>
    <w:p w14:paraId="10DF04A3" w14:textId="7BA4B433" w:rsidR="00CD5701" w:rsidDel="00871702" w:rsidRDefault="00CD5701" w:rsidP="00EE121F">
      <w:pPr>
        <w:pStyle w:val="TableofFigures"/>
        <w:tabs>
          <w:tab w:val="right" w:leader="dot" w:pos="9016"/>
        </w:tabs>
        <w:spacing w:after="120"/>
        <w:rPr>
          <w:del w:id="1348" w:author="Andrew Instone-Cowie" w:date="2025-03-03T15:39:00Z" w16du:dateUtc="2025-03-03T15:39:00Z"/>
          <w:rFonts w:eastAsiaTheme="minorEastAsia"/>
          <w:noProof/>
          <w:lang w:eastAsia="en-GB"/>
        </w:rPr>
      </w:pPr>
      <w:del w:id="1349" w:author="Andrew Instone-Cowie" w:date="2025-03-03T15:39:00Z" w16du:dateUtc="2025-03-03T15:39:00Z">
        <w:r w:rsidRPr="00871702" w:rsidDel="00871702">
          <w:rPr>
            <w:noProof/>
            <w:rPrChange w:id="1350" w:author="Andrew Instone-Cowie" w:date="2025-03-03T15:39:00Z" w16du:dateUtc="2025-03-03T15:39:00Z">
              <w:rPr>
                <w:rStyle w:val="Hyperlink"/>
                <w:noProof/>
              </w:rPr>
            </w:rPrChange>
          </w:rPr>
          <w:delText>Table 10 – LED Signal Codes</w:delText>
        </w:r>
        <w:r w:rsidDel="00871702">
          <w:rPr>
            <w:noProof/>
            <w:webHidden/>
          </w:rPr>
          <w:tab/>
        </w:r>
        <w:r w:rsidR="007E2D4F" w:rsidDel="00871702">
          <w:rPr>
            <w:noProof/>
            <w:webHidden/>
          </w:rPr>
          <w:delText>83</w:delText>
        </w:r>
      </w:del>
    </w:p>
    <w:p w14:paraId="56C1AB51" w14:textId="40492042" w:rsidR="00CD5701" w:rsidDel="00871702" w:rsidRDefault="00CD5701">
      <w:pPr>
        <w:pStyle w:val="TableofFigures"/>
        <w:tabs>
          <w:tab w:val="right" w:leader="dot" w:pos="9016"/>
        </w:tabs>
        <w:rPr>
          <w:del w:id="1351" w:author="Andrew Instone-Cowie" w:date="2025-03-03T15:39:00Z" w16du:dateUtc="2025-03-03T15:39:00Z"/>
          <w:rFonts w:eastAsiaTheme="minorEastAsia"/>
          <w:noProof/>
          <w:lang w:eastAsia="en-GB"/>
        </w:rPr>
      </w:pPr>
      <w:del w:id="1352" w:author="Andrew Instone-Cowie" w:date="2025-03-03T15:39:00Z" w16du:dateUtc="2025-03-03T15:39:00Z">
        <w:r w:rsidRPr="00871702" w:rsidDel="00871702">
          <w:rPr>
            <w:noProof/>
            <w:rPrChange w:id="1353" w:author="Andrew Instone-Cowie" w:date="2025-03-03T15:39:00Z" w16du:dateUtc="2025-03-03T15:39:00Z">
              <w:rPr>
                <w:rStyle w:val="Hyperlink"/>
                <w:noProof/>
              </w:rPr>
            </w:rPrChange>
          </w:rPr>
          <w:delText>Table 11 – Useful Links</w:delText>
        </w:r>
        <w:r w:rsidDel="00871702">
          <w:rPr>
            <w:noProof/>
            <w:webHidden/>
          </w:rPr>
          <w:tab/>
        </w:r>
        <w:r w:rsidR="007E2D4F" w:rsidDel="00871702">
          <w:rPr>
            <w:noProof/>
            <w:webHidden/>
          </w:rPr>
          <w:delText>84</w:delText>
        </w:r>
      </w:del>
    </w:p>
    <w:p w14:paraId="4A712831" w14:textId="2D56C405" w:rsidR="004D7582" w:rsidRPr="00787764" w:rsidRDefault="00E35852" w:rsidP="0078474A">
      <w:pPr>
        <w:pStyle w:val="Heading1"/>
        <w:pageBreakBefore/>
        <w:spacing w:after="100"/>
      </w:pPr>
      <w:r>
        <w:lastRenderedPageBreak/>
        <w:fldChar w:fldCharType="end"/>
      </w:r>
      <w:bookmarkStart w:id="1354" w:name="_Toc191908774"/>
      <w:r w:rsidR="004D7582">
        <w:t>Document History</w:t>
      </w:r>
      <w:bookmarkEnd w:id="13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c>
          <w:tcPr>
            <w:tcW w:w="991" w:type="dxa"/>
          </w:tcPr>
          <w:p w14:paraId="06971524" w14:textId="31290BB6" w:rsidR="00AC3C52" w:rsidRDefault="00AC3C52" w:rsidP="00AC3C52">
            <w:pPr>
              <w:contextualSpacing/>
            </w:pPr>
            <w:r>
              <w:t>1.3</w:t>
            </w:r>
          </w:p>
        </w:tc>
        <w:tc>
          <w:tcPr>
            <w:tcW w:w="1822" w:type="dxa"/>
          </w:tcPr>
          <w:p w14:paraId="6D12BA73" w14:textId="2A39A5C7" w:rsidR="00AC3C52" w:rsidRDefault="00AC3C52" w:rsidP="00AC3C52">
            <w:pPr>
              <w:contextualSpacing/>
            </w:pPr>
            <w:r>
              <w:t>A J Instone-Cowie</w:t>
            </w:r>
          </w:p>
        </w:tc>
        <w:tc>
          <w:tcPr>
            <w:tcW w:w="1390" w:type="dxa"/>
          </w:tcPr>
          <w:p w14:paraId="0287CCB6" w14:textId="50066404" w:rsidR="00AC3C52" w:rsidRDefault="00BF59FA" w:rsidP="00AC3C52">
            <w:pPr>
              <w:contextualSpacing/>
            </w:pPr>
            <w:r>
              <w:t>27</w:t>
            </w:r>
            <w:r w:rsidR="00AC3C52">
              <w:t>/08/2021</w:t>
            </w:r>
          </w:p>
        </w:tc>
        <w:tc>
          <w:tcPr>
            <w:tcW w:w="4931" w:type="dxa"/>
          </w:tcPr>
          <w:p w14:paraId="2EC50A35" w14:textId="55AD5FF5" w:rsidR="00AC3C52" w:rsidRDefault="00AC3C52" w:rsidP="00AC3C52">
            <w:pPr>
              <w:contextualSpacing/>
            </w:pPr>
            <w:r>
              <w:t xml:space="preserve">Add Circuit Protection, </w:t>
            </w:r>
            <w:r w:rsidR="00CD5701">
              <w:t xml:space="preserve">DB9 pin-outs, </w:t>
            </w:r>
            <w:r>
              <w:t>minor corrections.</w:t>
            </w:r>
          </w:p>
        </w:tc>
      </w:tr>
      <w:tr w:rsidR="00EE121F" w:rsidRPr="009C1732" w14:paraId="33BE7022" w14:textId="77777777" w:rsidTr="003A2793">
        <w:tc>
          <w:tcPr>
            <w:tcW w:w="991" w:type="dxa"/>
          </w:tcPr>
          <w:p w14:paraId="5F72598B" w14:textId="638EB117" w:rsidR="00EE121F" w:rsidRDefault="00EE121F" w:rsidP="00EE121F">
            <w:pPr>
              <w:contextualSpacing/>
            </w:pPr>
            <w:r>
              <w:t>1.4</w:t>
            </w:r>
          </w:p>
        </w:tc>
        <w:tc>
          <w:tcPr>
            <w:tcW w:w="1822" w:type="dxa"/>
          </w:tcPr>
          <w:p w14:paraId="40E204C2" w14:textId="4B8E9F89" w:rsidR="00EE121F" w:rsidRDefault="00EE121F" w:rsidP="00EE121F">
            <w:pPr>
              <w:contextualSpacing/>
            </w:pPr>
            <w:r>
              <w:t>A J Instone-Cowie</w:t>
            </w:r>
          </w:p>
        </w:tc>
        <w:tc>
          <w:tcPr>
            <w:tcW w:w="1390" w:type="dxa"/>
          </w:tcPr>
          <w:p w14:paraId="39DD6975" w14:textId="372331B2" w:rsidR="00EE121F" w:rsidRDefault="00EE121F" w:rsidP="00EE121F">
            <w:pPr>
              <w:contextualSpacing/>
            </w:pPr>
            <w:r>
              <w:t>1</w:t>
            </w:r>
            <w:r w:rsidR="009A0960">
              <w:t>9</w:t>
            </w:r>
            <w:r>
              <w:t>/06/2024</w:t>
            </w:r>
          </w:p>
        </w:tc>
        <w:tc>
          <w:tcPr>
            <w:tcW w:w="4931" w:type="dxa"/>
          </w:tcPr>
          <w:p w14:paraId="16C6973A" w14:textId="63687C38" w:rsidR="00EE121F" w:rsidRDefault="008E34A3" w:rsidP="00EE121F">
            <w:pPr>
              <w:contextualSpacing/>
            </w:pPr>
            <w:r>
              <w:t xml:space="preserve">Update for </w:t>
            </w:r>
            <w:r w:rsidR="00E21409">
              <w:t xml:space="preserve">interface </w:t>
            </w:r>
            <w:r>
              <w:t xml:space="preserve">firmware 3.7, </w:t>
            </w:r>
            <w:r w:rsidR="00EE121F">
              <w:t xml:space="preserve">MBI </w:t>
            </w:r>
            <w:r>
              <w:t>P</w:t>
            </w:r>
            <w:r w:rsidR="00EE121F">
              <w:t>rotocol 0xFD command support in Abel 10.3.2</w:t>
            </w:r>
            <w:r w:rsidR="00E21409">
              <w:t>, update software versions.</w:t>
            </w:r>
          </w:p>
          <w:p w14:paraId="7E238551" w14:textId="1FEE5548" w:rsidR="00E46144" w:rsidRDefault="00E46144" w:rsidP="00EE121F">
            <w:pPr>
              <w:contextualSpacing/>
            </w:pPr>
            <w:r>
              <w:t>Update external links.</w:t>
            </w:r>
          </w:p>
        </w:tc>
      </w:tr>
      <w:tr w:rsidR="00BE024C" w:rsidRPr="009C1732" w14:paraId="50501F90" w14:textId="77777777" w:rsidTr="003A2793">
        <w:trPr>
          <w:ins w:id="1355" w:author="Andrew Instone-Cowie" w:date="2025-03-03T12:13:00Z" w16du:dateUtc="2025-03-03T12:13:00Z"/>
        </w:trPr>
        <w:tc>
          <w:tcPr>
            <w:tcW w:w="991" w:type="dxa"/>
          </w:tcPr>
          <w:p w14:paraId="2C60D6B6" w14:textId="175F8225" w:rsidR="00BE024C" w:rsidRDefault="00BE024C" w:rsidP="00EE121F">
            <w:pPr>
              <w:contextualSpacing/>
              <w:rPr>
                <w:ins w:id="1356" w:author="Andrew Instone-Cowie" w:date="2025-03-03T12:13:00Z" w16du:dateUtc="2025-03-03T12:13:00Z"/>
              </w:rPr>
            </w:pPr>
            <w:ins w:id="1357" w:author="Andrew Instone-Cowie" w:date="2025-03-03T12:13:00Z" w16du:dateUtc="2025-03-03T12:13:00Z">
              <w:r>
                <w:t>1.5</w:t>
              </w:r>
            </w:ins>
          </w:p>
        </w:tc>
        <w:tc>
          <w:tcPr>
            <w:tcW w:w="1822" w:type="dxa"/>
          </w:tcPr>
          <w:p w14:paraId="1A19CE73" w14:textId="6819378E" w:rsidR="00BE024C" w:rsidRDefault="00BE024C" w:rsidP="00EE121F">
            <w:pPr>
              <w:contextualSpacing/>
              <w:rPr>
                <w:ins w:id="1358" w:author="Andrew Instone-Cowie" w:date="2025-03-03T12:13:00Z" w16du:dateUtc="2025-03-03T12:13:00Z"/>
              </w:rPr>
            </w:pPr>
            <w:ins w:id="1359" w:author="Andrew Instone-Cowie" w:date="2025-03-03T12:13:00Z" w16du:dateUtc="2025-03-03T12:13:00Z">
              <w:r>
                <w:t>A J Instone-Cowie</w:t>
              </w:r>
            </w:ins>
          </w:p>
        </w:tc>
        <w:tc>
          <w:tcPr>
            <w:tcW w:w="1390" w:type="dxa"/>
          </w:tcPr>
          <w:p w14:paraId="6B11CC72" w14:textId="0C5A64A7" w:rsidR="00BE024C" w:rsidRDefault="00BE024C" w:rsidP="00EE121F">
            <w:pPr>
              <w:contextualSpacing/>
              <w:rPr>
                <w:ins w:id="1360" w:author="Andrew Instone-Cowie" w:date="2025-03-03T12:13:00Z" w16du:dateUtc="2025-03-03T12:13:00Z"/>
              </w:rPr>
            </w:pPr>
            <w:ins w:id="1361" w:author="Andrew Instone-Cowie" w:date="2025-03-03T12:13:00Z" w16du:dateUtc="2025-03-03T12:13:00Z">
              <w:r>
                <w:t>03/03/2025</w:t>
              </w:r>
            </w:ins>
          </w:p>
        </w:tc>
        <w:tc>
          <w:tcPr>
            <w:tcW w:w="4931" w:type="dxa"/>
          </w:tcPr>
          <w:p w14:paraId="24DD13DF" w14:textId="4B9EE20A" w:rsidR="00BE024C" w:rsidRDefault="00BE024C" w:rsidP="00EE121F">
            <w:pPr>
              <w:contextualSpacing/>
              <w:rPr>
                <w:ins w:id="1362" w:author="Andrew Instone-Cowie" w:date="2025-03-03T12:13:00Z" w16du:dateUtc="2025-03-03T12:13:00Z"/>
              </w:rPr>
            </w:pPr>
            <w:ins w:id="1363" w:author="Andrew Instone-Cowie" w:date="2025-03-03T12:13:00Z" w16du:dateUtc="2025-03-03T12:13:00Z">
              <w:r>
                <w:t xml:space="preserve">Add Type 1 – Type 2 </w:t>
              </w:r>
            </w:ins>
            <w:ins w:id="1364" w:author="Andrew Instone-Cowie" w:date="2025-03-03T15:43:00Z" w16du:dateUtc="2025-03-03T15:43:00Z">
              <w:r w:rsidR="001E792C">
                <w:t xml:space="preserve">Interface </w:t>
              </w:r>
            </w:ins>
            <w:ins w:id="1365" w:author="Andrew Instone-Cowie" w:date="2025-03-03T12:13:00Z" w16du:dateUtc="2025-03-03T12:13:00Z">
              <w:r>
                <w:t>Adapter.</w:t>
              </w:r>
            </w:ins>
          </w:p>
        </w:tc>
      </w:tr>
    </w:tbl>
    <w:p w14:paraId="7A02DD01" w14:textId="77777777" w:rsidR="004D7582" w:rsidRPr="009C1732" w:rsidRDefault="004D7582" w:rsidP="00483BB7"/>
    <w:p w14:paraId="5AE564C6" w14:textId="4E7A01E6"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ins w:id="1366" w:author="Andrew Instone-Cowie" w:date="2025-03-03T12:13:00Z" w16du:dateUtc="2025-03-03T12:13:00Z">
        <w:r w:rsidR="00BE024C">
          <w:rPr>
            <w:i/>
          </w:rPr>
          <w:t>5</w:t>
        </w:r>
      </w:ins>
      <w:del w:id="1367" w:author="Andrew Instone-Cowie" w:date="2025-03-03T12:13:00Z" w16du:dateUtc="2025-03-03T12:13:00Z">
        <w:r w:rsidR="00EE121F" w:rsidDel="00BE024C">
          <w:rPr>
            <w:i/>
          </w:rPr>
          <w:delText>4</w:delText>
        </w:r>
      </w:del>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21ED8257" w14:textId="77777777" w:rsidR="00C146CF" w:rsidRDefault="00C146CF" w:rsidP="001B6EA6">
      <w:pPr>
        <w:pStyle w:val="Heading1"/>
      </w:pPr>
      <w:bookmarkStart w:id="1368" w:name="_Toc191908775"/>
      <w:r>
        <w:t>Licence</w:t>
      </w:r>
      <w:bookmarkEnd w:id="1368"/>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1369" w:name="_Toc524372295"/>
      <w:bookmarkStart w:id="1370" w:name="_Toc191908776"/>
      <w:r>
        <w:lastRenderedPageBreak/>
        <w:t>Documentation Map</w:t>
      </w:r>
      <w:bookmarkEnd w:id="1369"/>
      <w:bookmarkEnd w:id="1370"/>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42BAD13E" w:rsidR="004D7B39" w:rsidRDefault="004D7B39" w:rsidP="004D7B39">
      <w:pPr>
        <w:pStyle w:val="Caption"/>
        <w:jc w:val="center"/>
      </w:pPr>
      <w:bookmarkStart w:id="1371" w:name="_Toc524372371"/>
      <w:bookmarkStart w:id="1372" w:name="_Toc191908884"/>
      <w:r>
        <w:t xml:space="preserve">Figure </w:t>
      </w:r>
      <w:r>
        <w:rPr>
          <w:noProof/>
        </w:rPr>
        <w:fldChar w:fldCharType="begin"/>
      </w:r>
      <w:r>
        <w:rPr>
          <w:noProof/>
        </w:rPr>
        <w:instrText xml:space="preserve"> SEQ Figure \* ARABIC </w:instrText>
      </w:r>
      <w:r>
        <w:rPr>
          <w:noProof/>
        </w:rPr>
        <w:fldChar w:fldCharType="separate"/>
      </w:r>
      <w:r w:rsidR="00AA5C58">
        <w:rPr>
          <w:noProof/>
        </w:rPr>
        <w:t>1</w:t>
      </w:r>
      <w:r>
        <w:rPr>
          <w:noProof/>
        </w:rPr>
        <w:fldChar w:fldCharType="end"/>
      </w:r>
      <w:r>
        <w:t xml:space="preserve"> – Documentation Map</w:t>
      </w:r>
      <w:bookmarkEnd w:id="1371"/>
      <w:bookmarkEnd w:id="1372"/>
    </w:p>
    <w:p w14:paraId="6136827F" w14:textId="77777777" w:rsidR="004D7B39" w:rsidRPr="004E080F" w:rsidRDefault="004D7B39" w:rsidP="004D7B39">
      <w:pPr>
        <w:pStyle w:val="Heading1"/>
        <w:pageBreakBefore/>
      </w:pPr>
      <w:bookmarkStart w:id="1373" w:name="_Toc524372296"/>
      <w:bookmarkStart w:id="1374" w:name="_Toc191908777"/>
      <w:r>
        <w:lastRenderedPageBreak/>
        <w:t>About This Guide</w:t>
      </w:r>
      <w:bookmarkEnd w:id="1373"/>
      <w:bookmarkEnd w:id="1374"/>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1375" w:name="_Toc20774291"/>
      <w:bookmarkStart w:id="1376" w:name="_Toc191908778"/>
      <w:r w:rsidRPr="00970EDC">
        <w:lastRenderedPageBreak/>
        <w:t xml:space="preserve">Typical </w:t>
      </w:r>
      <w:r w:rsidR="00EB740C">
        <w:t xml:space="preserve">Type 2 </w:t>
      </w:r>
      <w:r>
        <w:t>Simulator Installation</w:t>
      </w:r>
      <w:bookmarkEnd w:id="1375"/>
      <w:r w:rsidR="00EB740C">
        <w:t>s</w:t>
      </w:r>
      <w:bookmarkEnd w:id="1376"/>
    </w:p>
    <w:p w14:paraId="7298C731" w14:textId="3898442B" w:rsidR="006A0A73" w:rsidRPr="006A0A73" w:rsidRDefault="006A0A73" w:rsidP="006A0A73">
      <w:pPr>
        <w:pStyle w:val="Heading2"/>
      </w:pPr>
      <w:bookmarkStart w:id="1377" w:name="_Toc191908779"/>
      <w:r>
        <w:t>Basic Configuration</w:t>
      </w:r>
      <w:bookmarkEnd w:id="1377"/>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0B308FCF" w:rsidR="00F922E2" w:rsidRPr="000F6726" w:rsidRDefault="00F922E2" w:rsidP="00F922E2">
      <w:pPr>
        <w:pStyle w:val="Caption"/>
        <w:jc w:val="center"/>
      </w:pPr>
      <w:bookmarkStart w:id="1378" w:name="_Toc20774378"/>
      <w:bookmarkStart w:id="1379" w:name="_Toc191908885"/>
      <w:r>
        <w:t xml:space="preserve">Figure </w:t>
      </w:r>
      <w:r>
        <w:rPr>
          <w:noProof/>
        </w:rPr>
        <w:fldChar w:fldCharType="begin"/>
      </w:r>
      <w:r>
        <w:rPr>
          <w:noProof/>
        </w:rPr>
        <w:instrText xml:space="preserve"> SEQ Figure \* ARABIC </w:instrText>
      </w:r>
      <w:r>
        <w:rPr>
          <w:noProof/>
        </w:rPr>
        <w:fldChar w:fldCharType="separate"/>
      </w:r>
      <w:r w:rsidR="00AA5C58">
        <w:rPr>
          <w:noProof/>
        </w:rPr>
        <w:t>2</w:t>
      </w:r>
      <w:r>
        <w:rPr>
          <w:noProof/>
        </w:rPr>
        <w:fldChar w:fldCharType="end"/>
      </w:r>
      <w:r>
        <w:t xml:space="preserve"> – Simulator General Arrangement</w:t>
      </w:r>
      <w:bookmarkEnd w:id="1378"/>
      <w:bookmarkEnd w:id="1379"/>
    </w:p>
    <w:p w14:paraId="13215230" w14:textId="0D247CE5" w:rsidR="00F922E2" w:rsidRDefault="00F922E2" w:rsidP="00F922E2">
      <w:pPr>
        <w:pStyle w:val="Heading2"/>
        <w:pageBreakBefore/>
      </w:pPr>
      <w:bookmarkStart w:id="1380" w:name="_Toc20858695"/>
      <w:bookmarkStart w:id="1381" w:name="_Toc191908780"/>
      <w:r>
        <w:lastRenderedPageBreak/>
        <w:t>Second PC Module</w:t>
      </w:r>
      <w:bookmarkEnd w:id="1380"/>
      <w:bookmarkEnd w:id="1381"/>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6E06C041" w:rsidR="00F922E2" w:rsidRPr="000F6726" w:rsidRDefault="00F922E2" w:rsidP="00F922E2">
      <w:pPr>
        <w:pStyle w:val="Caption"/>
        <w:jc w:val="center"/>
      </w:pPr>
      <w:bookmarkStart w:id="1382" w:name="_Toc20858738"/>
      <w:bookmarkStart w:id="1383" w:name="_Toc191908886"/>
      <w:r>
        <w:t xml:space="preserve">Figure </w:t>
      </w:r>
      <w:r>
        <w:rPr>
          <w:noProof/>
        </w:rPr>
        <w:fldChar w:fldCharType="begin"/>
      </w:r>
      <w:r>
        <w:rPr>
          <w:noProof/>
        </w:rPr>
        <w:instrText xml:space="preserve"> SEQ Figure \* ARABIC </w:instrText>
      </w:r>
      <w:r>
        <w:rPr>
          <w:noProof/>
        </w:rPr>
        <w:fldChar w:fldCharType="separate"/>
      </w:r>
      <w:r w:rsidR="00AA5C58">
        <w:rPr>
          <w:noProof/>
        </w:rPr>
        <w:t>3</w:t>
      </w:r>
      <w:r>
        <w:rPr>
          <w:noProof/>
        </w:rPr>
        <w:fldChar w:fldCharType="end"/>
      </w:r>
      <w:r>
        <w:t xml:space="preserve"> – Second PC Module General Arrangement</w:t>
      </w:r>
      <w:bookmarkEnd w:id="1382"/>
      <w:bookmarkEnd w:id="1383"/>
    </w:p>
    <w:p w14:paraId="016E1D4A" w14:textId="77777777" w:rsidR="006A0A73" w:rsidRDefault="006A0A73" w:rsidP="00F922E2">
      <w:pPr>
        <w:pStyle w:val="Heading2"/>
      </w:pPr>
      <w:bookmarkStart w:id="1384" w:name="_Toc20858696"/>
      <w:r>
        <w:br w:type="page"/>
      </w:r>
    </w:p>
    <w:p w14:paraId="4A580C49" w14:textId="29B78B77" w:rsidR="00F922E2" w:rsidRDefault="00F922E2" w:rsidP="00F922E2">
      <w:pPr>
        <w:pStyle w:val="Heading2"/>
      </w:pPr>
      <w:bookmarkStart w:id="1385" w:name="_Toc191908781"/>
      <w:r>
        <w:lastRenderedPageBreak/>
        <w:t>Basic Serial Splitter Module</w:t>
      </w:r>
      <w:bookmarkEnd w:id="1384"/>
      <w:bookmarkEnd w:id="1385"/>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48FE9D1C" w:rsidR="00F922E2" w:rsidRPr="000F6726" w:rsidRDefault="00F922E2" w:rsidP="00F922E2">
      <w:pPr>
        <w:pStyle w:val="Caption"/>
        <w:jc w:val="center"/>
      </w:pPr>
      <w:bookmarkStart w:id="1386" w:name="_Toc20858739"/>
      <w:bookmarkStart w:id="1387" w:name="_Toc191908887"/>
      <w:r>
        <w:t xml:space="preserve">Figure </w:t>
      </w:r>
      <w:r>
        <w:rPr>
          <w:noProof/>
        </w:rPr>
        <w:fldChar w:fldCharType="begin"/>
      </w:r>
      <w:r>
        <w:rPr>
          <w:noProof/>
        </w:rPr>
        <w:instrText xml:space="preserve"> SEQ Figure \* ARABIC </w:instrText>
      </w:r>
      <w:r>
        <w:rPr>
          <w:noProof/>
        </w:rPr>
        <w:fldChar w:fldCharType="separate"/>
      </w:r>
      <w:r w:rsidR="00AA5C58">
        <w:rPr>
          <w:noProof/>
        </w:rPr>
        <w:t>4</w:t>
      </w:r>
      <w:r>
        <w:rPr>
          <w:noProof/>
        </w:rPr>
        <w:fldChar w:fldCharType="end"/>
      </w:r>
      <w:r>
        <w:t xml:space="preserve"> – Basic Serial Splitter Modules General Arrangement</w:t>
      </w:r>
      <w:bookmarkEnd w:id="1386"/>
      <w:bookmarkEnd w:id="1387"/>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1388" w:name="_Toc191908782"/>
      <w:r>
        <w:lastRenderedPageBreak/>
        <w:t xml:space="preserve">Simulator </w:t>
      </w:r>
      <w:r w:rsidR="006E2D44">
        <w:t>Overview</w:t>
      </w:r>
      <w:bookmarkEnd w:id="1388"/>
    </w:p>
    <w:p w14:paraId="131A04A3" w14:textId="6D5C8933" w:rsidR="003E6D21" w:rsidRDefault="0051426B" w:rsidP="00DB2BC9">
      <w:pPr>
        <w:pStyle w:val="Heading2"/>
      </w:pPr>
      <w:bookmarkStart w:id="1389" w:name="_Toc191908783"/>
      <w:r>
        <w:t xml:space="preserve">Bell </w:t>
      </w:r>
      <w:r w:rsidR="00D51E99">
        <w:t>Sensing Method</w:t>
      </w:r>
      <w:r w:rsidR="006A0A73">
        <w:t>s</w:t>
      </w:r>
      <w:bookmarkEnd w:id="1389"/>
    </w:p>
    <w:p w14:paraId="6830AA91" w14:textId="77777777" w:rsidR="00D16863" w:rsidRPr="00D16863" w:rsidRDefault="00D16863" w:rsidP="00D16863">
      <w:pPr>
        <w:pStyle w:val="Heading3"/>
      </w:pPr>
      <w:bookmarkStart w:id="1390" w:name="_Toc191908784"/>
      <w:r>
        <w:t>Sensor Types</w:t>
      </w:r>
      <w:bookmarkEnd w:id="1390"/>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47116330"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 xml:space="preserve">and a wire coil fitted to the wheel shroud, have also been used. In principle the absence of moving parts should make these a very reliable option. </w:t>
      </w:r>
      <w:r w:rsidR="009A0960" w:rsidRPr="009C1732">
        <w:t>However,</w:t>
      </w:r>
      <w:r w:rsidR="0049533D" w:rsidRPr="009C1732">
        <w:t xml:space="preserve">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0117062D"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00E46144">
        <w:rPr>
          <w:rStyle w:val="FootnoteReference"/>
        </w:rPr>
        <w:footnoteReference w:id="8"/>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1391" w:name="_Toc191908785"/>
      <w:r>
        <w:lastRenderedPageBreak/>
        <w:t xml:space="preserve">Single vs Dual </w:t>
      </w:r>
      <w:r w:rsidR="005F5863">
        <w:t>Trigger</w:t>
      </w:r>
      <w:bookmarkEnd w:id="1391"/>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1392" w:name="_Toc191908786"/>
      <w:r>
        <w:t>Dual Triggers</w:t>
      </w:r>
      <w:bookmarkEnd w:id="1392"/>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63B39F09"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AA5C58">
        <w:t xml:space="preserve">Figure </w:t>
      </w:r>
      <w:r w:rsidR="00AA5C58">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AA5C58">
        <w:t xml:space="preserve">Figure </w:t>
      </w:r>
      <w:r w:rsidR="00AA5C58">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05B1A669" w:rsidR="007A715D" w:rsidRDefault="007A715D" w:rsidP="007A715D">
            <w:pPr>
              <w:pStyle w:val="Caption"/>
              <w:jc w:val="center"/>
            </w:pPr>
            <w:bookmarkStart w:id="1393" w:name="_Ref452126963"/>
            <w:bookmarkStart w:id="1394" w:name="_Toc472625841"/>
            <w:bookmarkStart w:id="1395" w:name="_Toc191908888"/>
            <w:r>
              <w:t xml:space="preserve">Figure </w:t>
            </w:r>
            <w:r>
              <w:rPr>
                <w:noProof/>
              </w:rPr>
              <w:fldChar w:fldCharType="begin"/>
            </w:r>
            <w:r>
              <w:rPr>
                <w:noProof/>
              </w:rPr>
              <w:instrText xml:space="preserve"> SEQ Figure \* ARABIC </w:instrText>
            </w:r>
            <w:r>
              <w:rPr>
                <w:noProof/>
              </w:rPr>
              <w:fldChar w:fldCharType="separate"/>
            </w:r>
            <w:r w:rsidR="00AA5C58">
              <w:rPr>
                <w:noProof/>
              </w:rPr>
              <w:t>5</w:t>
            </w:r>
            <w:r>
              <w:rPr>
                <w:noProof/>
              </w:rPr>
              <w:fldChar w:fldCharType="end"/>
            </w:r>
            <w:bookmarkEnd w:id="1393"/>
            <w:r>
              <w:t xml:space="preserve"> – Dual Triggers – Backstroke Strike Point</w:t>
            </w:r>
            <w:bookmarkEnd w:id="1394"/>
            <w:bookmarkEnd w:id="1395"/>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34811338" w:rsidR="007A715D" w:rsidRDefault="007A715D" w:rsidP="007A715D">
            <w:pPr>
              <w:pStyle w:val="Caption"/>
              <w:jc w:val="center"/>
            </w:pPr>
            <w:bookmarkStart w:id="1396" w:name="_Ref452127085"/>
            <w:bookmarkStart w:id="1397" w:name="_Toc472625842"/>
            <w:bookmarkStart w:id="1398" w:name="_Toc191908889"/>
            <w:r>
              <w:t xml:space="preserve">Figure </w:t>
            </w:r>
            <w:r>
              <w:rPr>
                <w:noProof/>
              </w:rPr>
              <w:fldChar w:fldCharType="begin"/>
            </w:r>
            <w:r>
              <w:rPr>
                <w:noProof/>
              </w:rPr>
              <w:instrText xml:space="preserve"> SEQ Figure \* ARABIC </w:instrText>
            </w:r>
            <w:r>
              <w:rPr>
                <w:noProof/>
              </w:rPr>
              <w:fldChar w:fldCharType="separate"/>
            </w:r>
            <w:r w:rsidR="00AA5C58">
              <w:rPr>
                <w:noProof/>
              </w:rPr>
              <w:t>6</w:t>
            </w:r>
            <w:r>
              <w:rPr>
                <w:noProof/>
              </w:rPr>
              <w:fldChar w:fldCharType="end"/>
            </w:r>
            <w:bookmarkEnd w:id="1396"/>
            <w:r>
              <w:t xml:space="preserve"> – Dual Triggers – Handstroke Strike Point</w:t>
            </w:r>
            <w:bookmarkEnd w:id="1397"/>
            <w:bookmarkEnd w:id="1398"/>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1399" w:name="_Toc191908787"/>
      <w:r>
        <w:t>Single Trigger</w:t>
      </w:r>
      <w:bookmarkEnd w:id="1399"/>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2C9E7FA9"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AA5C58">
        <w:t xml:space="preserve">Figure </w:t>
      </w:r>
      <w:r w:rsidR="00AA5C58">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AA5C58">
        <w:t xml:space="preserve">Figure </w:t>
      </w:r>
      <w:r w:rsidR="00AA5C58">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6EFEA29A" w:rsidR="007A715D" w:rsidRDefault="007A715D" w:rsidP="007A715D">
            <w:pPr>
              <w:pStyle w:val="Caption"/>
              <w:spacing w:after="200"/>
              <w:jc w:val="center"/>
            </w:pPr>
            <w:bookmarkStart w:id="1400" w:name="_Ref452127569"/>
            <w:bookmarkStart w:id="1401" w:name="_Toc472625843"/>
            <w:bookmarkStart w:id="1402" w:name="_Toc191908890"/>
            <w:r>
              <w:t xml:space="preserve">Figure </w:t>
            </w:r>
            <w:r>
              <w:rPr>
                <w:noProof/>
              </w:rPr>
              <w:fldChar w:fldCharType="begin"/>
            </w:r>
            <w:r>
              <w:rPr>
                <w:noProof/>
              </w:rPr>
              <w:instrText xml:space="preserve"> SEQ Figure \* ARABIC </w:instrText>
            </w:r>
            <w:r>
              <w:rPr>
                <w:noProof/>
              </w:rPr>
              <w:fldChar w:fldCharType="separate"/>
            </w:r>
            <w:r w:rsidR="00AA5C58">
              <w:rPr>
                <w:noProof/>
              </w:rPr>
              <w:t>7</w:t>
            </w:r>
            <w:r>
              <w:rPr>
                <w:noProof/>
              </w:rPr>
              <w:fldChar w:fldCharType="end"/>
            </w:r>
            <w:bookmarkEnd w:id="1400"/>
            <w:r>
              <w:t xml:space="preserve"> – Single Trigger – Backstroke Strike Point</w:t>
            </w:r>
            <w:bookmarkEnd w:id="1401"/>
            <w:bookmarkEnd w:id="1402"/>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49CB1FCC" w:rsidR="007A715D" w:rsidRDefault="007A715D" w:rsidP="006E2D44">
            <w:pPr>
              <w:pStyle w:val="Caption"/>
              <w:spacing w:after="200"/>
              <w:jc w:val="center"/>
            </w:pPr>
            <w:bookmarkStart w:id="1403" w:name="_Ref452127591"/>
            <w:bookmarkStart w:id="1404" w:name="_Toc472625844"/>
            <w:bookmarkStart w:id="1405" w:name="_Toc191908891"/>
            <w:r>
              <w:t xml:space="preserve">Figure </w:t>
            </w:r>
            <w:r>
              <w:rPr>
                <w:noProof/>
              </w:rPr>
              <w:fldChar w:fldCharType="begin"/>
            </w:r>
            <w:r>
              <w:rPr>
                <w:noProof/>
              </w:rPr>
              <w:instrText xml:space="preserve"> SEQ Figure \* ARABIC </w:instrText>
            </w:r>
            <w:r>
              <w:rPr>
                <w:noProof/>
              </w:rPr>
              <w:fldChar w:fldCharType="separate"/>
            </w:r>
            <w:r w:rsidR="00AA5C58">
              <w:rPr>
                <w:noProof/>
              </w:rPr>
              <w:t>8</w:t>
            </w:r>
            <w:r>
              <w:rPr>
                <w:noProof/>
              </w:rPr>
              <w:fldChar w:fldCharType="end"/>
            </w:r>
            <w:bookmarkEnd w:id="1403"/>
            <w:r>
              <w:t xml:space="preserve"> – Single Trigger – Handstroke Strike Point</w:t>
            </w:r>
            <w:bookmarkEnd w:id="1404"/>
            <w:bookmarkEnd w:id="1405"/>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1406" w:name="_Toc191908788"/>
      <w:r>
        <w:lastRenderedPageBreak/>
        <w:t xml:space="preserve">Simulator </w:t>
      </w:r>
      <w:r w:rsidR="003E6D21">
        <w:t xml:space="preserve">Interface </w:t>
      </w:r>
      <w:r w:rsidR="003912A1">
        <w:t xml:space="preserve">Module </w:t>
      </w:r>
      <w:r w:rsidR="00A001B0">
        <w:t>Hardware</w:t>
      </w:r>
      <w:bookmarkEnd w:id="1406"/>
    </w:p>
    <w:p w14:paraId="5BB39279" w14:textId="77777777" w:rsidR="004E23E2" w:rsidRDefault="004E23E2" w:rsidP="005953C1">
      <w:pPr>
        <w:pStyle w:val="Heading2"/>
      </w:pPr>
      <w:bookmarkStart w:id="1407" w:name="_Toc191908789"/>
      <w:r>
        <w:t>Overview</w:t>
      </w:r>
      <w:bookmarkEnd w:id="1407"/>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1408" w:name="_Toc191908790"/>
      <w:r w:rsidRPr="005953C1">
        <w:rPr>
          <w:rStyle w:val="Heading2Char"/>
          <w:b/>
          <w:bCs/>
        </w:rPr>
        <w:t>Hardware</w:t>
      </w:r>
      <w:r w:rsidRPr="005953C1">
        <w:t xml:space="preserve"> </w:t>
      </w:r>
      <w:r w:rsidR="0051426B" w:rsidRPr="005953C1">
        <w:t>Options</w:t>
      </w:r>
      <w:bookmarkEnd w:id="1408"/>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1409" w:name="_Toc191908791"/>
      <w:r>
        <w:t>Hardware Interrupts</w:t>
      </w:r>
      <w:bookmarkEnd w:id="1409"/>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1410" w:name="_Toc191908792"/>
      <w:r>
        <w:lastRenderedPageBreak/>
        <w:t>Microcontroller</w:t>
      </w:r>
      <w:r w:rsidR="00BD7089">
        <w:t xml:space="preserve"> </w:t>
      </w:r>
      <w:r w:rsidR="00A14AB7">
        <w:t>Hardware</w:t>
      </w:r>
      <w:bookmarkEnd w:id="1410"/>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1411" w:name="_Toc191908793"/>
      <w:r>
        <w:t>Serial Line Driver</w:t>
      </w:r>
      <w:bookmarkEnd w:id="1411"/>
    </w:p>
    <w:p w14:paraId="29C98F47" w14:textId="2C4C15A3" w:rsidR="009935F4" w:rsidRPr="009C1732" w:rsidRDefault="009935F4" w:rsidP="005E5122">
      <w:pPr>
        <w:pStyle w:val="ListParagraph"/>
        <w:numPr>
          <w:ilvl w:val="0"/>
          <w:numId w:val="10"/>
        </w:numPr>
      </w:pPr>
      <w:r w:rsidRPr="009C1732">
        <w:t xml:space="preserve">The Simulator Interface uses the </w:t>
      </w:r>
      <w:r w:rsidR="00CE5701">
        <w:t xml:space="preserve">Analog Devices (formerly </w:t>
      </w:r>
      <w:r w:rsidRPr="009C1732">
        <w:t>Maxim</w:t>
      </w:r>
      <w:r w:rsidR="00CE5701">
        <w:t>)</w:t>
      </w:r>
      <w:r w:rsidRPr="009C1732">
        <w:t xml:space="preserve">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1412" w:name="_Toc191908794"/>
      <w:r>
        <w:lastRenderedPageBreak/>
        <w:t>Microcontroller Configuration</w:t>
      </w:r>
      <w:bookmarkEnd w:id="1412"/>
    </w:p>
    <w:p w14:paraId="7BCD8223" w14:textId="5B74C29B" w:rsidR="007E4CA5" w:rsidRPr="00393B25" w:rsidRDefault="007E4CA5" w:rsidP="00D1596D">
      <w:pPr>
        <w:pStyle w:val="Heading3"/>
      </w:pPr>
      <w:bookmarkStart w:id="1413" w:name="_Toc191908795"/>
      <w:r w:rsidRPr="001E1F78">
        <w:t>Microcontroller I/O Pins</w:t>
      </w:r>
      <w:bookmarkEnd w:id="1413"/>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1AD78B7F" w:rsidR="007E4CA5" w:rsidRDefault="007E4CA5" w:rsidP="007E4CA5">
      <w:pPr>
        <w:pStyle w:val="Caption"/>
        <w:keepNext/>
      </w:pPr>
      <w:bookmarkStart w:id="1414" w:name="_Toc191908947"/>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AA5C58">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14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1415" w:name="_Toc191908796"/>
      <w:r w:rsidRPr="001E1F78">
        <w:lastRenderedPageBreak/>
        <w:t>Microcontroller</w:t>
      </w:r>
      <w:r>
        <w:t xml:space="preserve"> Fuse Settings</w:t>
      </w:r>
      <w:bookmarkEnd w:id="1415"/>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7C595DED" w:rsidR="00585C9F" w:rsidRDefault="00585C9F" w:rsidP="00585C9F">
      <w:pPr>
        <w:pStyle w:val="Caption"/>
        <w:keepNext/>
      </w:pPr>
      <w:bookmarkStart w:id="1416" w:name="_Toc191908948"/>
      <w:r>
        <w:t xml:space="preserve">Table </w:t>
      </w:r>
      <w:r>
        <w:rPr>
          <w:noProof/>
        </w:rPr>
        <w:fldChar w:fldCharType="begin"/>
      </w:r>
      <w:r>
        <w:rPr>
          <w:noProof/>
        </w:rPr>
        <w:instrText xml:space="preserve"> SEQ Table \* ARABIC </w:instrText>
      </w:r>
      <w:r>
        <w:rPr>
          <w:noProof/>
        </w:rPr>
        <w:fldChar w:fldCharType="separate"/>
      </w:r>
      <w:r w:rsidR="00AA5C58">
        <w:rPr>
          <w:noProof/>
        </w:rPr>
        <w:t>2</w:t>
      </w:r>
      <w:r>
        <w:rPr>
          <w:noProof/>
        </w:rPr>
        <w:fldChar w:fldCharType="end"/>
      </w:r>
      <w:r>
        <w:t xml:space="preserve"> – ATmega328P Fuse Settings – </w:t>
      </w:r>
      <w:r w:rsidR="00D1596D">
        <w:t xml:space="preserve">Board </w:t>
      </w:r>
      <w:r>
        <w:t>Rev A to D</w:t>
      </w:r>
      <w:bookmarkEnd w:id="14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26EE88FB" w:rsidR="00D1596D" w:rsidRDefault="00D1596D" w:rsidP="00D1596D">
      <w:r>
        <w:t xml:space="preserve">For more details of these fuse settings and their functions, refer to the ATmega328P data sheet, or see the online fuse calculator at: </w:t>
      </w:r>
      <w:r>
        <w:fldChar w:fldCharType="begin"/>
      </w:r>
      <w:r w:rsidR="00CE5701">
        <w:instrText>HYPERLINK "https://eleccelerator.com/fusecalc/fusecalc.php?chip=atmega328p&amp;LOW=E2&amp;HIGH=DF&amp;EXTENDED=FD"</w:instrText>
      </w:r>
      <w:ins w:id="1417" w:author="Andrew Instone-Cowie" w:date="2025-03-03T15:39:00Z" w16du:dateUtc="2025-03-03T15:39:00Z"/>
      <w:r>
        <w:fldChar w:fldCharType="separate"/>
      </w:r>
      <w:r w:rsidR="00CE5701">
        <w:rPr>
          <w:rStyle w:val="Hyperlink"/>
        </w:rPr>
        <w:t>https://eleccelerator.com/fusecalc/fusecalc.php?chip=atmega328p&amp;LOW=E2&amp;HIGH=DF&amp;EXTENDED=FD</w:t>
      </w:r>
      <w:r>
        <w:rPr>
          <w:rStyle w:val="Hyperlink"/>
        </w:rPr>
        <w:fldChar w:fldCharType="end"/>
      </w:r>
      <w:r>
        <w:t>.</w:t>
      </w:r>
    </w:p>
    <w:p w14:paraId="7361C300" w14:textId="12481416" w:rsidR="003A2793" w:rsidRDefault="003A2793" w:rsidP="00F357DB">
      <w:pPr>
        <w:pStyle w:val="Caption"/>
        <w:keepNext/>
      </w:pPr>
      <w:bookmarkStart w:id="1418" w:name="_Toc191908949"/>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AA5C58">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14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54084A48" w:rsidR="00DD2547" w:rsidRDefault="0029215C" w:rsidP="00111092">
      <w:r>
        <w:t xml:space="preserve">For more details of these fuse settings and their functions, refer to the ATmega328P data sheet, or see the online fuse calculator at: </w:t>
      </w:r>
      <w:r>
        <w:fldChar w:fldCharType="begin"/>
      </w:r>
      <w:r w:rsidR="00CE5701">
        <w:instrText>HYPERLINK "https://eleccelerator.com/fusecalc/fusecalc.php?chip=atmega328p&amp;LOW=CF&amp;HIGH=DF&amp;EXTENDED=FD"</w:instrText>
      </w:r>
      <w:ins w:id="1419" w:author="Andrew Instone-Cowie" w:date="2025-03-03T15:39:00Z" w16du:dateUtc="2025-03-03T15:39:00Z"/>
      <w:r>
        <w:fldChar w:fldCharType="separate"/>
      </w:r>
      <w:r w:rsidR="00CE5701">
        <w:rPr>
          <w:rStyle w:val="Hyperlink"/>
        </w:rPr>
        <w:t>https://eleccelerator.com/fusecalc/fusecalc.php?chip=atmega328p&amp;LOW=CF&amp;HIGH=DF&amp;EXTENDED=FD</w:t>
      </w:r>
      <w:r>
        <w:rPr>
          <w:rStyle w:val="Hyperlink"/>
        </w:rPr>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1420" w:name="_Toc191908797"/>
      <w:r w:rsidRPr="00D1596D">
        <w:lastRenderedPageBreak/>
        <w:t>Power Supply</w:t>
      </w:r>
      <w:bookmarkEnd w:id="1420"/>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1421" w:name="_Toc191908798"/>
      <w:r>
        <w:t>Typical Current Requirements</w:t>
      </w:r>
      <w:bookmarkEnd w:id="1421"/>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1422" w:name="_Toc191908799"/>
      <w:r>
        <w:t>Microcontroller</w:t>
      </w:r>
      <w:r w:rsidR="00B76689">
        <w:t xml:space="preserve"> Package Ratings</w:t>
      </w:r>
      <w:bookmarkEnd w:id="1422"/>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1423" w:name="_Toc191908800"/>
      <w:r>
        <w:t>Voltage Regulator</w:t>
      </w:r>
      <w:bookmarkEnd w:id="1423"/>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1424" w:name="_Toc191908801"/>
      <w:r>
        <w:t>Cable Voltage Drop</w:t>
      </w:r>
      <w:bookmarkEnd w:id="1424"/>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1425" w:name="_Toc191908802"/>
      <w:r w:rsidRPr="00125A57">
        <w:t>Heat Dissipation</w:t>
      </w:r>
      <w:bookmarkEnd w:id="1425"/>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1D14311D" w14:textId="77777777" w:rsidR="00A76E79" w:rsidRDefault="00A76E79" w:rsidP="004416AC">
      <w:pPr>
        <w:pStyle w:val="Heading2"/>
      </w:pPr>
      <w:r>
        <w:br w:type="page"/>
      </w:r>
    </w:p>
    <w:p w14:paraId="3F4BFC38" w14:textId="60941E23" w:rsidR="003E6D21" w:rsidRDefault="00C55B4E" w:rsidP="004416AC">
      <w:pPr>
        <w:pStyle w:val="Heading2"/>
      </w:pPr>
      <w:bookmarkStart w:id="1426" w:name="_Toc191908803"/>
      <w:r>
        <w:lastRenderedPageBreak/>
        <w:t xml:space="preserve">Hardware </w:t>
      </w:r>
      <w:r w:rsidR="003E6D21">
        <w:t>Compatibility</w:t>
      </w:r>
      <w:bookmarkEnd w:id="1426"/>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1427" w:name="_Toc191908804"/>
      <w:r>
        <w:lastRenderedPageBreak/>
        <w:t>Basic Serial Splitter Module Hardware</w:t>
      </w:r>
      <w:bookmarkEnd w:id="1427"/>
    </w:p>
    <w:p w14:paraId="1B67111B" w14:textId="63C7C7F0" w:rsidR="00A7187A" w:rsidRDefault="0050702B" w:rsidP="00A02960">
      <w:pPr>
        <w:pStyle w:val="Heading2"/>
      </w:pPr>
      <w:bookmarkStart w:id="1428" w:name="_Toc191908805"/>
      <w:r>
        <w:t>Overview</w:t>
      </w:r>
      <w:bookmarkEnd w:id="1428"/>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1429" w:name="_Toc191908806"/>
      <w:r w:rsidRPr="00A02960">
        <w:t>Serial Line Drivers</w:t>
      </w:r>
      <w:bookmarkEnd w:id="1429"/>
    </w:p>
    <w:p w14:paraId="2DA88044" w14:textId="1749E867" w:rsidR="00690D46" w:rsidRPr="00A02960" w:rsidRDefault="009F5BB1" w:rsidP="002F647F">
      <w:r w:rsidRPr="00A02960">
        <w:t>The Basic Serial Splitter uses two different Serial Line Driver ICs. Data to and from the upstream Simulator Interface Module is handled by a</w:t>
      </w:r>
      <w:r w:rsidR="00CE5701">
        <w:t>n Analog Devices (formerly</w:t>
      </w:r>
      <w:r w:rsidRPr="00A02960">
        <w:t xml:space="preserve"> </w:t>
      </w:r>
      <w:r w:rsidR="00690D46" w:rsidRPr="00A02960">
        <w:t>Maxim</w:t>
      </w:r>
      <w:r w:rsidR="00CE5701">
        <w:t>)</w:t>
      </w:r>
      <w:r w:rsidR="00690D46" w:rsidRPr="00A02960">
        <w:t xml:space="preserve"> </w:t>
      </w:r>
      <w:r w:rsidRPr="00A02960">
        <w:t>MAX3323</w:t>
      </w:r>
      <w:r w:rsidR="00690D46" w:rsidRPr="00A02960">
        <w:t>, and data to and from the Simulator PCs is handled by a</w:t>
      </w:r>
      <w:r w:rsidR="00CE5701">
        <w:t>n Analog Devices (formerly</w:t>
      </w:r>
      <w:r w:rsidR="00690D46" w:rsidRPr="00A02960">
        <w:t xml:space="preserve"> Maxim</w:t>
      </w:r>
      <w:r w:rsidR="00CE5701">
        <w:t>)</w:t>
      </w:r>
      <w:r w:rsidR="00690D46" w:rsidRPr="00A02960">
        <w:t xml:space="preserve">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1430" w:name="_Toc191908807"/>
      <w:r w:rsidRPr="00A02960">
        <w:t>PCB Design</w:t>
      </w:r>
      <w:bookmarkEnd w:id="1430"/>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1431" w:name="_Toc191908808"/>
      <w:r>
        <w:t>Power Supply</w:t>
      </w:r>
      <w:bookmarkEnd w:id="1431"/>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1432" w:name="_Toc191908809"/>
      <w:r>
        <w:lastRenderedPageBreak/>
        <w:t>Downstream Data</w:t>
      </w:r>
      <w:bookmarkEnd w:id="1432"/>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7479F73C" w:rsidR="00BC0C05" w:rsidRDefault="00BC0C05" w:rsidP="00BC0C05">
      <w:pPr>
        <w:pStyle w:val="Caption"/>
        <w:jc w:val="center"/>
      </w:pPr>
      <w:bookmarkStart w:id="1433" w:name="_Toc191908892"/>
      <w:r>
        <w:t xml:space="preserve">Figure </w:t>
      </w:r>
      <w:r>
        <w:rPr>
          <w:noProof/>
        </w:rPr>
        <w:fldChar w:fldCharType="begin"/>
      </w:r>
      <w:r>
        <w:rPr>
          <w:noProof/>
        </w:rPr>
        <w:instrText xml:space="preserve"> SEQ Figure \* ARABIC </w:instrText>
      </w:r>
      <w:r>
        <w:rPr>
          <w:noProof/>
        </w:rPr>
        <w:fldChar w:fldCharType="separate"/>
      </w:r>
      <w:r w:rsidR="00AA5C58">
        <w:rPr>
          <w:noProof/>
        </w:rPr>
        <w:t>9</w:t>
      </w:r>
      <w:r>
        <w:rPr>
          <w:noProof/>
        </w:rPr>
        <w:fldChar w:fldCharType="end"/>
      </w:r>
      <w:r>
        <w:t xml:space="preserve"> – Basic Serial Splitter </w:t>
      </w:r>
      <w:r w:rsidR="00195C81">
        <w:t>Downstream Data Flow</w:t>
      </w:r>
      <w:bookmarkEnd w:id="1433"/>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1434" w:name="_Toc191908810"/>
      <w:r>
        <w:lastRenderedPageBreak/>
        <w:t>Fan-Out</w:t>
      </w:r>
      <w:r w:rsidR="00730022">
        <w:t xml:space="preserve"> Calculation</w:t>
      </w:r>
      <w:bookmarkEnd w:id="1434"/>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1435" w:name="_Toc191908811"/>
      <w:r>
        <w:lastRenderedPageBreak/>
        <w:t>Upstream Data</w:t>
      </w:r>
      <w:bookmarkEnd w:id="1435"/>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2E8994FD" w:rsidR="00125906" w:rsidRDefault="00125906" w:rsidP="00125906">
      <w:pPr>
        <w:pStyle w:val="Caption"/>
        <w:jc w:val="center"/>
      </w:pPr>
      <w:bookmarkStart w:id="1436" w:name="_Toc191908893"/>
      <w:r>
        <w:t xml:space="preserve">Figure </w:t>
      </w:r>
      <w:r>
        <w:rPr>
          <w:noProof/>
        </w:rPr>
        <w:fldChar w:fldCharType="begin"/>
      </w:r>
      <w:r>
        <w:rPr>
          <w:noProof/>
        </w:rPr>
        <w:instrText xml:space="preserve"> SEQ Figure \* ARABIC </w:instrText>
      </w:r>
      <w:r>
        <w:rPr>
          <w:noProof/>
        </w:rPr>
        <w:fldChar w:fldCharType="separate"/>
      </w:r>
      <w:r w:rsidR="00AA5C58">
        <w:rPr>
          <w:noProof/>
        </w:rPr>
        <w:t>10</w:t>
      </w:r>
      <w:r>
        <w:rPr>
          <w:noProof/>
        </w:rPr>
        <w:fldChar w:fldCharType="end"/>
      </w:r>
      <w:r>
        <w:t xml:space="preserve"> – Basic Serial Splitter Upstream Data Flow</w:t>
      </w:r>
      <w:bookmarkEnd w:id="1436"/>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1437" w:name="_Toc191908812"/>
      <w:r>
        <w:t>Transmitter Disabling</w:t>
      </w:r>
      <w:bookmarkEnd w:id="1437"/>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5A936F9E" w:rsidR="00202DC6" w:rsidRDefault="00202DC6" w:rsidP="00202DC6">
      <w:pPr>
        <w:pStyle w:val="Caption"/>
        <w:jc w:val="center"/>
      </w:pPr>
      <w:bookmarkStart w:id="1438" w:name="_Toc191908894"/>
      <w:r>
        <w:t xml:space="preserve">Figure </w:t>
      </w:r>
      <w:r>
        <w:rPr>
          <w:noProof/>
        </w:rPr>
        <w:fldChar w:fldCharType="begin"/>
      </w:r>
      <w:r>
        <w:rPr>
          <w:noProof/>
        </w:rPr>
        <w:instrText xml:space="preserve"> SEQ Figure \* ARABIC </w:instrText>
      </w:r>
      <w:r>
        <w:rPr>
          <w:noProof/>
        </w:rPr>
        <w:fldChar w:fldCharType="separate"/>
      </w:r>
      <w:r w:rsidR="00AA5C58">
        <w:rPr>
          <w:noProof/>
        </w:rPr>
        <w:t>11</w:t>
      </w:r>
      <w:r>
        <w:rPr>
          <w:noProof/>
        </w:rPr>
        <w:fldChar w:fldCharType="end"/>
      </w:r>
      <w:r>
        <w:t xml:space="preserve"> – Basic Serial Splitter Transmitter Control</w:t>
      </w:r>
      <w:bookmarkEnd w:id="1438"/>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rsidP="00EE121F">
      <w:pPr>
        <w:pStyle w:val="Heading1"/>
      </w:pPr>
      <w:bookmarkStart w:id="1439" w:name="_Toc191908813"/>
      <w:r>
        <w:lastRenderedPageBreak/>
        <w:t>Circuit Protection</w:t>
      </w:r>
      <w:bookmarkEnd w:id="1439"/>
    </w:p>
    <w:p w14:paraId="13EEF620" w14:textId="77777777" w:rsidR="00744894" w:rsidRDefault="00744894" w:rsidP="00EE121F">
      <w:pPr>
        <w:pStyle w:val="Heading2"/>
      </w:pPr>
      <w:bookmarkStart w:id="1440" w:name="_Toc191908814"/>
      <w:r>
        <w:t>Over-Current Protection</w:t>
      </w:r>
      <w:bookmarkEnd w:id="1440"/>
    </w:p>
    <w:p w14:paraId="008179CA" w14:textId="77777777" w:rsidR="007A073B" w:rsidRDefault="007A073B">
      <w:r>
        <w:t>Primary over-current protection is provided by the 800mA fuse fitted to the Power Module.</w:t>
      </w:r>
    </w:p>
    <w:p w14:paraId="7078E20C" w14:textId="085822A1" w:rsidR="007A073B" w:rsidRDefault="007A073B">
      <w:r>
        <w:t xml:space="preserve">Secondary over-current protection is provided by the selected </w:t>
      </w:r>
      <w:r w:rsidR="003A01F6" w:rsidRPr="003A01F6">
        <w:t>LM340T-5.0</w:t>
      </w:r>
      <w:r w:rsidR="003A01F6">
        <w:t xml:space="preserve"> </w:t>
      </w:r>
      <w:r>
        <w:t>voltage regulator</w:t>
      </w:r>
      <w:r w:rsidR="003A01F6">
        <w:rPr>
          <w:rStyle w:val="FootnoteReference"/>
        </w:rPr>
        <w:footnoteReference w:id="22"/>
      </w:r>
      <w:r>
        <w:t xml:space="preserve"> or alternative </w:t>
      </w:r>
      <w:r w:rsidR="003A01F6" w:rsidRPr="003A01F6">
        <w:t>Traco Power TSR 1-2450</w:t>
      </w:r>
      <w:r w:rsidR="003A01F6">
        <w:t xml:space="preserve"> </w:t>
      </w:r>
      <w:r>
        <w:t>switched buck regulator</w:t>
      </w:r>
      <w:r w:rsidR="003A01F6">
        <w:rPr>
          <w:rStyle w:val="FootnoteReference"/>
        </w:rPr>
        <w:footnoteReference w:id="23"/>
      </w:r>
      <w:r>
        <w:t>.</w:t>
      </w:r>
      <w:r w:rsidR="003A01F6">
        <w:t xml:space="preserve"> Both devices have internal short-circuit protection and thermal shutdown features.</w:t>
      </w:r>
    </w:p>
    <w:p w14:paraId="7A149550" w14:textId="7B7D21F1" w:rsidR="007A073B" w:rsidRDefault="003A01F6">
      <w:r>
        <w:t>The LM340T-5.0 has internal thermal overload protection, and an internal short-circuit current limit of 2.1A.</w:t>
      </w:r>
    </w:p>
    <w:p w14:paraId="02EBA305" w14:textId="3EA309E3" w:rsidR="003A01F6" w:rsidRDefault="003A01F6">
      <w:r>
        <w:t xml:space="preserve">The short-circuit current limit of the </w:t>
      </w:r>
      <w:r w:rsidRPr="00212D29">
        <w:t>Traco Power TSR 1-2450</w:t>
      </w:r>
      <w:r>
        <w:t xml:space="preserve"> is not specified in the data</w:t>
      </w:r>
      <w:r w:rsidR="00320A72">
        <w:t xml:space="preserve"> </w:t>
      </w:r>
      <w:r>
        <w:t>sheet, but the maximum input current is given as 1000mA (1A).</w:t>
      </w:r>
    </w:p>
    <w:p w14:paraId="4C930DBD" w14:textId="6F613C71" w:rsidR="00744894" w:rsidRDefault="00744894" w:rsidP="00744894">
      <w:pPr>
        <w:pStyle w:val="Heading2"/>
      </w:pPr>
      <w:bookmarkStart w:id="1441" w:name="_Toc191908815"/>
      <w:r>
        <w:t>Polarity Protection</w:t>
      </w:r>
      <w:bookmarkEnd w:id="1441"/>
    </w:p>
    <w:p w14:paraId="7A5F9D35" w14:textId="30DE43AC" w:rsidR="003A01F6" w:rsidRDefault="003A01F6">
      <w:r>
        <w:t xml:space="preserve">The use of polarised connectors on all modules of the Liverpool Ringing Simulator minimises the possibilities for reversed polarity connections between modules. However, many </w:t>
      </w:r>
      <w:r w:rsidR="001020C3">
        <w:t>general-purpose</w:t>
      </w:r>
      <w:r>
        <w:t xml:space="preserve"> plug-in power supply units are provided with a selection </w:t>
      </w:r>
      <w:r w:rsidR="001020C3">
        <w:t>of</w:t>
      </w:r>
      <w:r>
        <w:t xml:space="preserve"> non-polarised reversible </w:t>
      </w:r>
      <w:r w:rsidR="001020C3">
        <w:t xml:space="preserve">connector tips, with the consequent risk of </w:t>
      </w:r>
      <w:r w:rsidR="00427883">
        <w:t xml:space="preserve">inadvertently </w:t>
      </w:r>
      <w:r w:rsidR="001020C3">
        <w:t>connecting the power supply with the polarity reversed.</w:t>
      </w:r>
    </w:p>
    <w:p w14:paraId="10D1CFFC" w14:textId="66277E56" w:rsidR="001020C3" w:rsidRDefault="001020C3">
      <w:r>
        <w:t>The Simulator Interface Module and the Basic Serial Splitter Module are therefore provided with a reverse polarity protection diode, connected before the voltage regulator or other polarity sensitive devices.</w:t>
      </w:r>
    </w:p>
    <w:p w14:paraId="0AF9F209" w14:textId="7233338D" w:rsidR="003A01F6" w:rsidRDefault="001020C3">
      <w:r>
        <w:t xml:space="preserve">The diode specified is a </w:t>
      </w:r>
      <w:r w:rsidR="00F50485">
        <w:t xml:space="preserve">1N4001 </w:t>
      </w:r>
      <w:r>
        <w:t>device</w:t>
      </w:r>
      <w:r w:rsidR="00320A72">
        <w:rPr>
          <w:rStyle w:val="FootnoteReference"/>
        </w:rPr>
        <w:footnoteReference w:id="24"/>
      </w:r>
      <w:r>
        <w:t>, which has a maximum peak forward current rating of 1A, and a peak inverse voltage rating of 50V, which is adequate for a fully specified simulator.</w:t>
      </w:r>
    </w:p>
    <w:p w14:paraId="56C3C1F6" w14:textId="73B7A9AF" w:rsidR="001020C3" w:rsidRPr="001E6F40" w:rsidRDefault="001020C3" w:rsidP="00EE121F">
      <w:pPr>
        <w:keepNext/>
      </w:pPr>
      <w:r>
        <w:t>With correct power supply polarity, the diode is forward biased and conducts, allowing current to flow to the rest of the Interface or Splitter Module. This is illustrated in the following diagram:</w:t>
      </w:r>
    </w:p>
    <w:p w14:paraId="2900A31E" w14:textId="77777777" w:rsidR="00744894" w:rsidRDefault="00744894" w:rsidP="00EE121F">
      <w:pPr>
        <w:keepNext/>
        <w:jc w:val="center"/>
      </w:pPr>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5FBF57DB" w14:textId="1E551A5D" w:rsidR="00744894" w:rsidRDefault="00744894" w:rsidP="00744894">
      <w:pPr>
        <w:pStyle w:val="Caption"/>
        <w:jc w:val="center"/>
      </w:pPr>
      <w:bookmarkStart w:id="1442" w:name="_Toc191908895"/>
      <w:r>
        <w:t xml:space="preserve">Figure </w:t>
      </w:r>
      <w:fldSimple w:instr=" SEQ Figure \* ARABIC ">
        <w:r w:rsidR="00AA5C58">
          <w:rPr>
            <w:noProof/>
          </w:rPr>
          <w:t>12</w:t>
        </w:r>
      </w:fldSimple>
      <w:r>
        <w:t xml:space="preserve"> – Polarity Protection – Correct</w:t>
      </w:r>
      <w:bookmarkEnd w:id="1442"/>
    </w:p>
    <w:p w14:paraId="4AAFBBD0" w14:textId="6B7FFD6B" w:rsidR="00744894" w:rsidRPr="001E6F40" w:rsidRDefault="001020C3" w:rsidP="00EE121F">
      <w:pPr>
        <w:keepNext/>
      </w:pPr>
      <w:r>
        <w:lastRenderedPageBreak/>
        <w:t>If the power supply is connected with the polarity reversed, the diode is reverse biased and does not allow current to flow, thus protecting the remainder of the electronics. The peak inverse voltage rating of the diode provides protection up to 50V. Reverse polarity connection is illustrated in the following diagram:</w:t>
      </w:r>
    </w:p>
    <w:p w14:paraId="631CFBF1" w14:textId="77777777" w:rsidR="00744894" w:rsidRDefault="00744894" w:rsidP="00EE121F">
      <w:pPr>
        <w:keepNext/>
        <w:jc w:val="center"/>
      </w:pPr>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p>
    <w:p w14:paraId="687B2A76" w14:textId="143E415D" w:rsidR="00744894" w:rsidRPr="00374AC1" w:rsidRDefault="00744894" w:rsidP="00EE121F">
      <w:pPr>
        <w:pStyle w:val="Caption"/>
        <w:jc w:val="center"/>
      </w:pPr>
      <w:bookmarkStart w:id="1443" w:name="_Toc191908896"/>
      <w:r>
        <w:t xml:space="preserve">Figure </w:t>
      </w:r>
      <w:fldSimple w:instr=" SEQ Figure \* ARABIC ">
        <w:r w:rsidR="00AA5C58">
          <w:rPr>
            <w:noProof/>
          </w:rPr>
          <w:t>13</w:t>
        </w:r>
      </w:fldSimple>
      <w:r>
        <w:t xml:space="preserve"> – Polarity Protection – Reversed</w:t>
      </w:r>
      <w:bookmarkEnd w:id="1443"/>
    </w:p>
    <w:p w14:paraId="776C1F86" w14:textId="77777777" w:rsidR="00744894" w:rsidRDefault="00744894" w:rsidP="00EE121F">
      <w:pPr>
        <w:pStyle w:val="Heading2"/>
      </w:pPr>
      <w:bookmarkStart w:id="1444" w:name="_Toc191908816"/>
      <w:r>
        <w:t>Transient Voltage Suppression</w:t>
      </w:r>
      <w:bookmarkEnd w:id="1444"/>
    </w:p>
    <w:p w14:paraId="0A025484" w14:textId="6F02CFDB" w:rsidR="00744894" w:rsidRPr="009C1732" w:rsidRDefault="00744894">
      <w:r w:rsidRPr="009C1732">
        <w:t xml:space="preserve">The </w:t>
      </w:r>
      <w:r w:rsidR="00320A72">
        <w:t>Liverpool Ringing S</w:t>
      </w:r>
      <w:r w:rsidRPr="009C1732">
        <w:t xml:space="preserve">imulator </w:t>
      </w:r>
      <w:r w:rsidR="00320A72">
        <w:t xml:space="preserve">modules are fitted with </w:t>
      </w:r>
      <w:r w:rsidRPr="009C1732">
        <w:t>Transient Voltage Suppression (TVS) diodes to provide a degree of protection against induced over-voltage</w:t>
      </w:r>
      <w:r w:rsidR="00320A72">
        <w:t xml:space="preserve"> spikes </w:t>
      </w:r>
      <w:r w:rsidRPr="009C1732">
        <w:t xml:space="preserve">on the power supply </w:t>
      </w:r>
      <w:r w:rsidR="00320A72">
        <w:t xml:space="preserve">and signal </w:t>
      </w:r>
      <w:r w:rsidRPr="009C1732">
        <w:t>lines, for example resulting from local lightning strikes</w:t>
      </w:r>
      <w:r w:rsidR="008246A5">
        <w:t xml:space="preserve"> or electrostatic discharge events</w:t>
      </w:r>
      <w:r w:rsidRPr="009C1732">
        <w:t>.</w:t>
      </w:r>
    </w:p>
    <w:p w14:paraId="1670F0BF" w14:textId="02A03364" w:rsidR="00744894" w:rsidRDefault="00320A72">
      <w:r>
        <w:t>Uni</w:t>
      </w:r>
      <w:r w:rsidRPr="009C1732">
        <w:t>-directional TVS diodes are used on logic and power supply lines.</w:t>
      </w:r>
      <w:r>
        <w:t xml:space="preserve"> </w:t>
      </w:r>
      <w:r w:rsidR="00744894" w:rsidRPr="009C1732">
        <w:t>Bi-directional TVS diodes are used on the RS-232 signal lines.</w:t>
      </w:r>
    </w:p>
    <w:p w14:paraId="303AEEB3" w14:textId="349E1C3E" w:rsidR="00AC3C52" w:rsidRDefault="00320A72" w:rsidP="00EE121F">
      <w:pPr>
        <w:keepNext/>
      </w:pPr>
      <w:r>
        <w:t xml:space="preserve">The key properties of the diodes specified are listed in the following table, taken from the device </w:t>
      </w:r>
      <w:r w:rsidR="00A372B3">
        <w:t>data sheet</w:t>
      </w:r>
      <w:r w:rsidR="00CF5B73">
        <w:t>:</w:t>
      </w:r>
      <w:r>
        <w:rPr>
          <w:rStyle w:val="FootnoteReference"/>
        </w:rPr>
        <w:footnoteReference w:id="25"/>
      </w:r>
    </w:p>
    <w:p w14:paraId="220C192F" w14:textId="25934138" w:rsidR="00A372B3" w:rsidRDefault="00A372B3" w:rsidP="00A372B3">
      <w:pPr>
        <w:pStyle w:val="Caption"/>
        <w:keepNext/>
      </w:pPr>
      <w:bookmarkStart w:id="1445" w:name="_Toc191908950"/>
      <w:r>
        <w:t xml:space="preserve">Table </w:t>
      </w:r>
      <w:r>
        <w:rPr>
          <w:noProof/>
        </w:rPr>
        <w:fldChar w:fldCharType="begin"/>
      </w:r>
      <w:r>
        <w:rPr>
          <w:noProof/>
        </w:rPr>
        <w:instrText xml:space="preserve"> SEQ Table \* ARABIC </w:instrText>
      </w:r>
      <w:r>
        <w:rPr>
          <w:noProof/>
        </w:rPr>
        <w:fldChar w:fldCharType="separate"/>
      </w:r>
      <w:r w:rsidR="00AA5C58">
        <w:rPr>
          <w:noProof/>
        </w:rPr>
        <w:t>4</w:t>
      </w:r>
      <w:r>
        <w:rPr>
          <w:noProof/>
        </w:rPr>
        <w:fldChar w:fldCharType="end"/>
      </w:r>
      <w:r>
        <w:t xml:space="preserve"> – TVS Diode Key Properties</w:t>
      </w:r>
      <w:bookmarkEnd w:id="144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536"/>
        <w:gridCol w:w="1623"/>
        <w:gridCol w:w="1586"/>
        <w:gridCol w:w="1277"/>
        <w:gridCol w:w="1586"/>
      </w:tblGrid>
      <w:tr w:rsidR="00320A72" w:rsidRPr="00AE25BB" w14:paraId="6E015802" w14:textId="7D498B28" w:rsidTr="00EE121F">
        <w:tc>
          <w:tcPr>
            <w:tcW w:w="1526" w:type="dxa"/>
            <w:shd w:val="clear" w:color="auto" w:fill="D9D9D9" w:themeFill="background1" w:themeFillShade="D9"/>
          </w:tcPr>
          <w:p w14:paraId="452EDA72" w14:textId="5A0CF975" w:rsidR="00320A72" w:rsidRPr="009C1732" w:rsidRDefault="00320A72" w:rsidP="003A01F6">
            <w:pPr>
              <w:contextualSpacing/>
            </w:pPr>
            <w:r>
              <w:t>Part Number</w:t>
            </w:r>
          </w:p>
        </w:tc>
        <w:tc>
          <w:tcPr>
            <w:tcW w:w="1536" w:type="dxa"/>
            <w:shd w:val="clear" w:color="auto" w:fill="D9D9D9" w:themeFill="background1" w:themeFillShade="D9"/>
          </w:tcPr>
          <w:p w14:paraId="317F0DFF" w14:textId="78661C5D" w:rsidR="00320A72" w:rsidRPr="009C1732" w:rsidRDefault="00320A72" w:rsidP="003A01F6">
            <w:pPr>
              <w:contextualSpacing/>
            </w:pPr>
            <w:r>
              <w:t>Reverse Standoff Voltage (V</w:t>
            </w:r>
            <w:r w:rsidRPr="00EE121F">
              <w:rPr>
                <w:vertAlign w:val="subscript"/>
              </w:rPr>
              <w:t>R</w:t>
            </w:r>
            <w:r>
              <w:t>)</w:t>
            </w:r>
          </w:p>
        </w:tc>
        <w:tc>
          <w:tcPr>
            <w:tcW w:w="1623" w:type="dxa"/>
            <w:shd w:val="clear" w:color="auto" w:fill="D9D9D9" w:themeFill="background1" w:themeFillShade="D9"/>
          </w:tcPr>
          <w:p w14:paraId="7248CD85" w14:textId="5C56F8DC" w:rsidR="00320A72" w:rsidRPr="009C1732" w:rsidRDefault="00320A72" w:rsidP="003A01F6">
            <w:pPr>
              <w:contextualSpacing/>
            </w:pPr>
            <w:r>
              <w:t>Breakdown Voltage (V</w:t>
            </w:r>
            <w:r w:rsidRPr="00EE121F">
              <w:rPr>
                <w:vertAlign w:val="subscript"/>
              </w:rPr>
              <w:t>BR</w:t>
            </w:r>
            <w:r>
              <w:t>)</w:t>
            </w:r>
          </w:p>
        </w:tc>
        <w:tc>
          <w:tcPr>
            <w:tcW w:w="1586" w:type="dxa"/>
            <w:shd w:val="clear" w:color="auto" w:fill="D9D9D9" w:themeFill="background1" w:themeFillShade="D9"/>
          </w:tcPr>
          <w:p w14:paraId="59E4C209" w14:textId="0F95E977" w:rsidR="00320A72" w:rsidRPr="009C1732" w:rsidRDefault="00320A72" w:rsidP="003A01F6">
            <w:pPr>
              <w:contextualSpacing/>
            </w:pPr>
            <w:r>
              <w:t>Maximum Clamping Voltage (V</w:t>
            </w:r>
            <w:r w:rsidRPr="00EE121F">
              <w:rPr>
                <w:vertAlign w:val="subscript"/>
              </w:rPr>
              <w:t>C</w:t>
            </w:r>
            <w:r>
              <w:t>)</w:t>
            </w:r>
          </w:p>
        </w:tc>
        <w:tc>
          <w:tcPr>
            <w:tcW w:w="1277" w:type="dxa"/>
            <w:shd w:val="clear" w:color="auto" w:fill="D9D9D9" w:themeFill="background1" w:themeFillShade="D9"/>
          </w:tcPr>
          <w:p w14:paraId="69614BD1" w14:textId="0C084280" w:rsidR="00320A72" w:rsidRDefault="00320A72" w:rsidP="003A01F6">
            <w:pPr>
              <w:contextualSpacing/>
            </w:pPr>
            <w:r>
              <w:t>Maximum Peak Pulse Current (I</w:t>
            </w:r>
            <w:r w:rsidRPr="00EE121F">
              <w:rPr>
                <w:vertAlign w:val="subscript"/>
              </w:rPr>
              <w:t>PP</w:t>
            </w:r>
            <w:r>
              <w:t>) (A)</w:t>
            </w:r>
          </w:p>
        </w:tc>
        <w:tc>
          <w:tcPr>
            <w:tcW w:w="1586" w:type="dxa"/>
            <w:shd w:val="clear" w:color="auto" w:fill="D9D9D9" w:themeFill="background1" w:themeFillShade="D9"/>
          </w:tcPr>
          <w:p w14:paraId="096C6B9B" w14:textId="37DF78E3" w:rsidR="00320A72" w:rsidRPr="009C1732" w:rsidRDefault="00320A72" w:rsidP="003A01F6">
            <w:pPr>
              <w:contextualSpacing/>
            </w:pPr>
            <w:r>
              <w:t xml:space="preserve">Maximum Reverse Leakage Current </w:t>
            </w:r>
            <w:r w:rsidR="005D6868">
              <w:t>(I</w:t>
            </w:r>
            <w:r w:rsidR="005D6868" w:rsidRPr="00EE121F">
              <w:rPr>
                <w:vertAlign w:val="subscript"/>
              </w:rPr>
              <w:t>R</w:t>
            </w:r>
            <w:r w:rsidR="005D6868">
              <w:t xml:space="preserve"> @ V</w:t>
            </w:r>
            <w:r w:rsidR="005D6868" w:rsidRPr="00EE121F">
              <w:rPr>
                <w:vertAlign w:val="subscript"/>
              </w:rPr>
              <w:t>R</w:t>
            </w:r>
            <w:r w:rsidR="005D6868">
              <w:t xml:space="preserve">) </w:t>
            </w:r>
            <w:r>
              <w:t>(</w:t>
            </w:r>
            <w:r w:rsidRPr="009C1732">
              <w:rPr>
                <w:rFonts w:ascii="Calibri" w:hAnsi="Calibri" w:cs="Calibri"/>
              </w:rPr>
              <w:t>µ</w:t>
            </w:r>
            <w:r>
              <w:t>A)</w:t>
            </w:r>
          </w:p>
        </w:tc>
      </w:tr>
      <w:tr w:rsidR="00320A72" w14:paraId="3D7899CA" w14:textId="1F68C658" w:rsidTr="00EE121F">
        <w:tc>
          <w:tcPr>
            <w:tcW w:w="1526" w:type="dxa"/>
          </w:tcPr>
          <w:p w14:paraId="449A25C2" w14:textId="633F1A75" w:rsidR="00320A72" w:rsidRPr="009C1732" w:rsidRDefault="00320A72" w:rsidP="003A01F6">
            <w:pPr>
              <w:contextualSpacing/>
            </w:pPr>
            <w:r>
              <w:t>SA5.0A</w:t>
            </w:r>
          </w:p>
        </w:tc>
        <w:tc>
          <w:tcPr>
            <w:tcW w:w="1536" w:type="dxa"/>
          </w:tcPr>
          <w:p w14:paraId="68A76601" w14:textId="162A7618" w:rsidR="00320A72" w:rsidRPr="009C1732" w:rsidRDefault="00320A72" w:rsidP="003A01F6">
            <w:pPr>
              <w:contextualSpacing/>
            </w:pPr>
            <w:r>
              <w:t>5.0</w:t>
            </w:r>
          </w:p>
        </w:tc>
        <w:tc>
          <w:tcPr>
            <w:tcW w:w="1623" w:type="dxa"/>
          </w:tcPr>
          <w:p w14:paraId="79012F18" w14:textId="4D760729" w:rsidR="00320A72" w:rsidRPr="009C1732" w:rsidRDefault="00320A72" w:rsidP="003A01F6">
            <w:pPr>
              <w:contextualSpacing/>
            </w:pPr>
            <w:r>
              <w:t>6.40 – 7.00</w:t>
            </w:r>
          </w:p>
        </w:tc>
        <w:tc>
          <w:tcPr>
            <w:tcW w:w="1586" w:type="dxa"/>
          </w:tcPr>
          <w:p w14:paraId="43D7F7DB" w14:textId="07C265C7" w:rsidR="00320A72" w:rsidRPr="009C1732" w:rsidRDefault="00320A72" w:rsidP="003A01F6">
            <w:pPr>
              <w:contextualSpacing/>
            </w:pPr>
            <w:r>
              <w:t>9.2</w:t>
            </w:r>
          </w:p>
        </w:tc>
        <w:tc>
          <w:tcPr>
            <w:tcW w:w="1277" w:type="dxa"/>
          </w:tcPr>
          <w:p w14:paraId="15738CA7" w14:textId="0431C6C2" w:rsidR="00320A72" w:rsidRDefault="005D6868" w:rsidP="003A01F6">
            <w:pPr>
              <w:contextualSpacing/>
            </w:pPr>
            <w:r>
              <w:t>55.4</w:t>
            </w:r>
          </w:p>
        </w:tc>
        <w:tc>
          <w:tcPr>
            <w:tcW w:w="1586" w:type="dxa"/>
          </w:tcPr>
          <w:p w14:paraId="118DD7D1" w14:textId="54A69373" w:rsidR="00320A72" w:rsidRPr="009C1732" w:rsidRDefault="00320A72" w:rsidP="003A01F6">
            <w:pPr>
              <w:contextualSpacing/>
            </w:pPr>
            <w:r>
              <w:t>600</w:t>
            </w:r>
          </w:p>
        </w:tc>
      </w:tr>
      <w:tr w:rsidR="00320A72" w14:paraId="2FC55747" w14:textId="099D2919" w:rsidTr="00EE121F">
        <w:tc>
          <w:tcPr>
            <w:tcW w:w="1526" w:type="dxa"/>
          </w:tcPr>
          <w:p w14:paraId="56B0ADC7" w14:textId="1996AA7D" w:rsidR="00320A72" w:rsidRPr="009C1732" w:rsidRDefault="00320A72" w:rsidP="003A01F6">
            <w:pPr>
              <w:contextualSpacing/>
            </w:pPr>
            <w:r>
              <w:t>SA12A</w:t>
            </w:r>
          </w:p>
        </w:tc>
        <w:tc>
          <w:tcPr>
            <w:tcW w:w="1536" w:type="dxa"/>
          </w:tcPr>
          <w:p w14:paraId="53078B80" w14:textId="12F9260D" w:rsidR="00320A72" w:rsidRPr="009C1732" w:rsidRDefault="00320A72" w:rsidP="003A01F6">
            <w:pPr>
              <w:contextualSpacing/>
            </w:pPr>
            <w:r>
              <w:t>12.0</w:t>
            </w:r>
          </w:p>
        </w:tc>
        <w:tc>
          <w:tcPr>
            <w:tcW w:w="1623" w:type="dxa"/>
          </w:tcPr>
          <w:p w14:paraId="637F9007" w14:textId="11CF8C9F" w:rsidR="00320A72" w:rsidRPr="009C1732" w:rsidRDefault="00320A72" w:rsidP="003A01F6">
            <w:pPr>
              <w:contextualSpacing/>
            </w:pPr>
            <w:r>
              <w:t>13.30 – 14.70</w:t>
            </w:r>
          </w:p>
        </w:tc>
        <w:tc>
          <w:tcPr>
            <w:tcW w:w="1586" w:type="dxa"/>
          </w:tcPr>
          <w:p w14:paraId="42881723" w14:textId="3BF36CDE" w:rsidR="00320A72" w:rsidRPr="009C1732" w:rsidRDefault="00320A72" w:rsidP="003A01F6">
            <w:pPr>
              <w:contextualSpacing/>
            </w:pPr>
            <w:r>
              <w:t>19.9</w:t>
            </w:r>
          </w:p>
        </w:tc>
        <w:tc>
          <w:tcPr>
            <w:tcW w:w="1277" w:type="dxa"/>
          </w:tcPr>
          <w:p w14:paraId="2F408F88" w14:textId="52A5FFD8" w:rsidR="00320A72" w:rsidRDefault="005D6868" w:rsidP="003A01F6">
            <w:pPr>
              <w:contextualSpacing/>
            </w:pPr>
            <w:r>
              <w:t>25.6</w:t>
            </w:r>
          </w:p>
        </w:tc>
        <w:tc>
          <w:tcPr>
            <w:tcW w:w="1586" w:type="dxa"/>
          </w:tcPr>
          <w:p w14:paraId="6D3E5216" w14:textId="0CE7AF66" w:rsidR="00320A72" w:rsidRPr="009C1732" w:rsidRDefault="00320A72" w:rsidP="003A01F6">
            <w:pPr>
              <w:contextualSpacing/>
            </w:pPr>
            <w:r>
              <w:t>1</w:t>
            </w:r>
          </w:p>
        </w:tc>
      </w:tr>
      <w:tr w:rsidR="00320A72" w14:paraId="044875B3" w14:textId="0AE00411" w:rsidTr="00EE121F">
        <w:tc>
          <w:tcPr>
            <w:tcW w:w="1526" w:type="dxa"/>
          </w:tcPr>
          <w:p w14:paraId="40B20680" w14:textId="59ED0044" w:rsidR="00320A72" w:rsidRPr="009C1732" w:rsidRDefault="00320A72" w:rsidP="003A01F6">
            <w:pPr>
              <w:contextualSpacing/>
            </w:pPr>
            <w:r>
              <w:t>SA15CA</w:t>
            </w:r>
            <w:r w:rsidR="008246A5">
              <w:t>*</w:t>
            </w:r>
          </w:p>
        </w:tc>
        <w:tc>
          <w:tcPr>
            <w:tcW w:w="1536" w:type="dxa"/>
          </w:tcPr>
          <w:p w14:paraId="08B02FD3" w14:textId="6FB1FE5C" w:rsidR="00320A72" w:rsidRPr="009C1732" w:rsidRDefault="00320A72" w:rsidP="003A01F6">
            <w:pPr>
              <w:contextualSpacing/>
            </w:pPr>
            <w:r>
              <w:t>15.0</w:t>
            </w:r>
          </w:p>
        </w:tc>
        <w:tc>
          <w:tcPr>
            <w:tcW w:w="1623" w:type="dxa"/>
          </w:tcPr>
          <w:p w14:paraId="6A276487" w14:textId="6F58220B" w:rsidR="00320A72" w:rsidRPr="009C1732" w:rsidRDefault="00320A72" w:rsidP="003A01F6">
            <w:pPr>
              <w:contextualSpacing/>
            </w:pPr>
            <w:r>
              <w:t>16.70 – 18.50</w:t>
            </w:r>
          </w:p>
        </w:tc>
        <w:tc>
          <w:tcPr>
            <w:tcW w:w="1586" w:type="dxa"/>
          </w:tcPr>
          <w:p w14:paraId="0147872C" w14:textId="57E12144" w:rsidR="00320A72" w:rsidRPr="009C1732" w:rsidRDefault="00320A72" w:rsidP="003A01F6">
            <w:pPr>
              <w:contextualSpacing/>
            </w:pPr>
            <w:r>
              <w:t>24.4</w:t>
            </w:r>
          </w:p>
        </w:tc>
        <w:tc>
          <w:tcPr>
            <w:tcW w:w="1277" w:type="dxa"/>
          </w:tcPr>
          <w:p w14:paraId="57F4A6A7" w14:textId="07EA66FA" w:rsidR="00320A72" w:rsidRDefault="005D6868" w:rsidP="003A01F6">
            <w:pPr>
              <w:contextualSpacing/>
            </w:pPr>
            <w:r>
              <w:t>20.9</w:t>
            </w:r>
          </w:p>
        </w:tc>
        <w:tc>
          <w:tcPr>
            <w:tcW w:w="1586" w:type="dxa"/>
          </w:tcPr>
          <w:p w14:paraId="4F08AD35" w14:textId="5ACF2614" w:rsidR="00320A72" w:rsidRPr="009C1732" w:rsidRDefault="00320A72" w:rsidP="003A01F6">
            <w:pPr>
              <w:contextualSpacing/>
            </w:pPr>
            <w:r>
              <w:t>1</w:t>
            </w:r>
          </w:p>
        </w:tc>
      </w:tr>
    </w:tbl>
    <w:p w14:paraId="085AE4E7" w14:textId="2211A5B9" w:rsidR="00A372B3" w:rsidRDefault="008246A5" w:rsidP="00AC3C52">
      <w:r>
        <w:t>(* Bi-directional)</w:t>
      </w:r>
    </w:p>
    <w:p w14:paraId="1A0F6B19" w14:textId="44892800" w:rsidR="000D553E" w:rsidRPr="00EE121F" w:rsidRDefault="000D553E" w:rsidP="00AC3C52">
      <w:pPr>
        <w:rPr>
          <w:b/>
          <w:bCs/>
        </w:rPr>
      </w:pPr>
      <w:r w:rsidRPr="00EE121F">
        <w:rPr>
          <w:b/>
          <w:bCs/>
        </w:rPr>
        <w:t>TVS diodes will not provide protection against direct lightning strikes</w:t>
      </w:r>
      <w:r w:rsidR="000A646A">
        <w:rPr>
          <w:b/>
          <w:bCs/>
        </w:rPr>
        <w:t>. D</w:t>
      </w:r>
      <w:r w:rsidRPr="00EE121F">
        <w:rPr>
          <w:b/>
          <w:bCs/>
        </w:rPr>
        <w:t xml:space="preserve">isconnecting the Simulator </w:t>
      </w:r>
      <w:r w:rsidR="000A646A" w:rsidRPr="00EE121F">
        <w:rPr>
          <w:b/>
          <w:bCs/>
        </w:rPr>
        <w:t xml:space="preserve">Interface cable </w:t>
      </w:r>
      <w:r w:rsidRPr="00EE121F">
        <w:rPr>
          <w:b/>
          <w:bCs/>
        </w:rPr>
        <w:t xml:space="preserve">from the </w:t>
      </w:r>
      <w:r w:rsidR="000A646A" w:rsidRPr="00EE121F">
        <w:rPr>
          <w:b/>
          <w:bCs/>
        </w:rPr>
        <w:t xml:space="preserve">Power Module is recommended when </w:t>
      </w:r>
      <w:r w:rsidR="000A646A">
        <w:rPr>
          <w:b/>
          <w:bCs/>
        </w:rPr>
        <w:t xml:space="preserve">the simulator is </w:t>
      </w:r>
      <w:r w:rsidR="000A646A" w:rsidRPr="00EE121F">
        <w:rPr>
          <w:b/>
          <w:bCs/>
        </w:rPr>
        <w:t>not in use.</w:t>
      </w:r>
    </w:p>
    <w:p w14:paraId="2383B7E4" w14:textId="08EC5367" w:rsidR="005D6868" w:rsidRDefault="005D6868" w:rsidP="00EE121F">
      <w:pPr>
        <w:keepNext/>
        <w:rPr>
          <w:noProof/>
        </w:rPr>
      </w:pPr>
      <w:r>
        <w:rPr>
          <w:noProof/>
        </w:rPr>
        <w:lastRenderedPageBreak/>
        <w:t xml:space="preserve">The differences between the </w:t>
      </w:r>
      <w:r w:rsidR="00427883">
        <w:rPr>
          <w:noProof/>
        </w:rPr>
        <w:t xml:space="preserve">behaviour of </w:t>
      </w:r>
      <w:r>
        <w:rPr>
          <w:noProof/>
        </w:rPr>
        <w:t>uni-directional and bi-directional TVS diodes can be seen in the following graphs</w:t>
      </w:r>
      <w:r w:rsidR="00CF5B73">
        <w:rPr>
          <w:noProof/>
        </w:rPr>
        <w:t>:</w:t>
      </w:r>
      <w:r>
        <w:rPr>
          <w:rStyle w:val="FootnoteReference"/>
          <w:noProof/>
        </w:rPr>
        <w:footnoteReference w:id="26"/>
      </w:r>
    </w:p>
    <w:p w14:paraId="0ECD861D" w14:textId="4C4F913D" w:rsidR="00320A72" w:rsidRDefault="00320A72" w:rsidP="00EE121F">
      <w:pPr>
        <w:keepNext/>
        <w:jc w:val="center"/>
      </w:pPr>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1040"/>
                    </a:xfrm>
                    <a:prstGeom prst="rect">
                      <a:avLst/>
                    </a:prstGeom>
                  </pic:spPr>
                </pic:pic>
              </a:graphicData>
            </a:graphic>
          </wp:inline>
        </w:drawing>
      </w:r>
    </w:p>
    <w:p w14:paraId="344C58F2" w14:textId="5B825B16" w:rsidR="00320A72" w:rsidRDefault="00320A72" w:rsidP="00EE121F">
      <w:pPr>
        <w:pStyle w:val="Caption"/>
        <w:jc w:val="center"/>
      </w:pPr>
      <w:bookmarkStart w:id="1446" w:name="_Toc191908897"/>
      <w:r>
        <w:t xml:space="preserve">Figure </w:t>
      </w:r>
      <w:fldSimple w:instr=" SEQ Figure \* ARABIC ">
        <w:r w:rsidR="00AA5C58">
          <w:rPr>
            <w:noProof/>
          </w:rPr>
          <w:t>14</w:t>
        </w:r>
      </w:fldSimple>
      <w:r>
        <w:t xml:space="preserve"> </w:t>
      </w:r>
      <w:r w:rsidR="00427883">
        <w:t>–</w:t>
      </w:r>
      <w:r>
        <w:t xml:space="preserve"> TVS Diode Characteristic Curves</w:t>
      </w:r>
      <w:bookmarkEnd w:id="1446"/>
    </w:p>
    <w:p w14:paraId="1C617867" w14:textId="5E013576" w:rsidR="00AC3C52" w:rsidRDefault="005D6868">
      <w:r>
        <w:t xml:space="preserve">When reverse biased up to its Reverse Standoff Voltage, a uni-directional TVS diode does not conduct (apart from the Reverse Leakage Current discussed further below).  As the reverse voltage reaches and exceeds the </w:t>
      </w:r>
      <w:r w:rsidR="00AC3C52">
        <w:t>Breakdown Voltage</w:t>
      </w:r>
      <w:r>
        <w:t xml:space="preserve">, the diode starts to conduct, restricting the further increase in </w:t>
      </w:r>
      <w:r w:rsidR="000D553E">
        <w:t xml:space="preserve">applied </w:t>
      </w:r>
      <w:r>
        <w:t xml:space="preserve">voltage, until the Maximum Peak Pulse Current is reached, at which point the voltage is effectively clamped at the </w:t>
      </w:r>
      <w:r w:rsidR="00AC3C52">
        <w:t>Clamping Voltage</w:t>
      </w:r>
      <w:r>
        <w:t>.</w:t>
      </w:r>
    </w:p>
    <w:p w14:paraId="0F368154" w14:textId="4B1DE259" w:rsidR="005D6868" w:rsidRDefault="005D6868" w:rsidP="00CF5B73">
      <w:r>
        <w:t xml:space="preserve">When forward biased, a uni-directional TVS diode behaves much like a conventional rectifier </w:t>
      </w:r>
      <w:r w:rsidR="00D55F27">
        <w:t>diode and</w:t>
      </w:r>
      <w:r w:rsidR="008246A5">
        <w:t xml:space="preserve"> starts conducting with a very small forward voltage drop. </w:t>
      </w:r>
    </w:p>
    <w:p w14:paraId="6A3BD1B9" w14:textId="77777777" w:rsidR="000D553E" w:rsidRDefault="000D553E" w:rsidP="000D553E">
      <w:r>
        <w:t>A bi-directional TVS diode is effectively two diodes connected anode-to-anode. It therefore always behaves as though it is reverse biased.</w:t>
      </w:r>
    </w:p>
    <w:p w14:paraId="01508A5B" w14:textId="2FD89265" w:rsidR="008246A5" w:rsidRDefault="008246A5">
      <w:r>
        <w:t>Note that the quoted values are not continuous ratings. TVS diodes are designed to absorb large amounts of power during sub-millisecond spikes.</w:t>
      </w:r>
    </w:p>
    <w:p w14:paraId="0E596B0A" w14:textId="47309461" w:rsidR="00744894" w:rsidRDefault="00744894" w:rsidP="00744894">
      <w:pPr>
        <w:pStyle w:val="Heading3"/>
      </w:pPr>
      <w:bookmarkStart w:id="1447" w:name="_Toc191908817"/>
      <w:r>
        <w:t>Uni-Directional TVS Diodes</w:t>
      </w:r>
      <w:bookmarkEnd w:id="1447"/>
    </w:p>
    <w:p w14:paraId="243158E3" w14:textId="16FF9858" w:rsidR="008246A5" w:rsidRDefault="008246A5">
      <w:r>
        <w:t xml:space="preserve">12V Reverse Standoff Voltage uni-directional TVS diodes are fitted across the incoming unregulated power supply </w:t>
      </w:r>
      <w:r w:rsidR="00D55F27">
        <w:t>rails</w:t>
      </w:r>
      <w:r>
        <w:t xml:space="preserve"> of the</w:t>
      </w:r>
      <w:r w:rsidR="000D553E">
        <w:t xml:space="preserve"> following modules</w:t>
      </w:r>
      <w:r>
        <w:t>:</w:t>
      </w:r>
    </w:p>
    <w:p w14:paraId="24A0141E" w14:textId="77777777" w:rsidR="008246A5" w:rsidRDefault="00F50485" w:rsidP="00EE121F">
      <w:pPr>
        <w:pStyle w:val="ListParagraph"/>
        <w:numPr>
          <w:ilvl w:val="0"/>
          <w:numId w:val="53"/>
        </w:numPr>
      </w:pPr>
      <w:r>
        <w:t>Power Module</w:t>
      </w:r>
      <w:r w:rsidR="009C08C1">
        <w:t xml:space="preserve"> </w:t>
      </w:r>
    </w:p>
    <w:p w14:paraId="21396C2C" w14:textId="77777777" w:rsidR="008246A5" w:rsidRDefault="009C08C1" w:rsidP="00EE121F">
      <w:pPr>
        <w:pStyle w:val="ListParagraph"/>
        <w:numPr>
          <w:ilvl w:val="0"/>
          <w:numId w:val="53"/>
        </w:numPr>
      </w:pPr>
      <w:r>
        <w:t>2</w:t>
      </w:r>
      <w:r w:rsidRPr="00EE121F">
        <w:rPr>
          <w:vertAlign w:val="superscript"/>
        </w:rPr>
        <w:t>nd</w:t>
      </w:r>
      <w:r>
        <w:t xml:space="preserve"> PC Module </w:t>
      </w:r>
    </w:p>
    <w:p w14:paraId="195E8FD7" w14:textId="7EA5201C" w:rsidR="008246A5" w:rsidRDefault="008246A5" w:rsidP="00EE121F">
      <w:pPr>
        <w:pStyle w:val="ListParagraph"/>
        <w:numPr>
          <w:ilvl w:val="0"/>
          <w:numId w:val="53"/>
        </w:numPr>
      </w:pPr>
      <w:r>
        <w:t xml:space="preserve">Basic </w:t>
      </w:r>
      <w:r w:rsidR="009C08C1">
        <w:t xml:space="preserve">Serial Splitter </w:t>
      </w:r>
      <w:r>
        <w:t>Module</w:t>
      </w:r>
    </w:p>
    <w:p w14:paraId="262484F3" w14:textId="6EF23CE3" w:rsidR="009C08C1" w:rsidRDefault="008246A5">
      <w:r>
        <w:t xml:space="preserve">5V Reverse Standoff Voltage uni-directional TVS diodes are fitted across the 5V regulated power </w:t>
      </w:r>
      <w:r w:rsidR="00D55F27">
        <w:t>rails</w:t>
      </w:r>
      <w:r>
        <w:t xml:space="preserve"> of the </w:t>
      </w:r>
      <w:r w:rsidR="00F50485">
        <w:t xml:space="preserve">Simulator Interface Module </w:t>
      </w:r>
      <w:r>
        <w:t xml:space="preserve">and the </w:t>
      </w:r>
      <w:r w:rsidR="009C08C1">
        <w:t>Sensor Modules</w:t>
      </w:r>
      <w:r>
        <w:t>,</w:t>
      </w:r>
      <w:r w:rsidR="009C08C1">
        <w:t xml:space="preserve"> </w:t>
      </w:r>
      <w:r>
        <w:t>and between the 5V signal line and ground on the Sensor Modules.</w:t>
      </w:r>
    </w:p>
    <w:p w14:paraId="64A3EA5F" w14:textId="2944D8B9" w:rsidR="00D55F27" w:rsidRDefault="00FF579A" w:rsidP="00EE121F">
      <w:r>
        <w:t>The uni</w:t>
      </w:r>
      <w:r w:rsidR="00E4655A">
        <w:t>-</w:t>
      </w:r>
      <w:r>
        <w:t>directional TVS diodes operate as follows</w:t>
      </w:r>
      <w:r w:rsidR="00D55F27">
        <w:t>: On power supply rails, the power rail is always expected to be positive relative to ground rail; between +9V and +12V for the unregulated supplies, and +5V for the regulated supplies.</w:t>
      </w:r>
    </w:p>
    <w:p w14:paraId="0269878E" w14:textId="4CEE11D1" w:rsidR="00D55F27" w:rsidRDefault="00D55F27" w:rsidP="00EE121F">
      <w:r>
        <w:lastRenderedPageBreak/>
        <w:t xml:space="preserve">On data signal lines, the signal line is expected to be at +5V </w:t>
      </w:r>
      <w:r w:rsidR="000D553E">
        <w:t xml:space="preserve">or 0V </w:t>
      </w:r>
      <w:r>
        <w:t>relative to the ground rail.</w:t>
      </w:r>
    </w:p>
    <w:p w14:paraId="1F413F27" w14:textId="71252761" w:rsidR="00FF579A" w:rsidRDefault="00D55F27" w:rsidP="00EE121F">
      <w:pPr>
        <w:keepNext/>
      </w:pPr>
      <w:r>
        <w:t>The TVS diode is connected as shown in the following diagram and is therefore normally reverse biased at up to</w:t>
      </w:r>
      <w:r>
        <w:rPr>
          <w:rStyle w:val="FootnoteReference"/>
        </w:rPr>
        <w:footnoteReference w:id="27"/>
      </w:r>
      <w:r>
        <w:t xml:space="preserve"> its rated Reverse Standoff Voltage, and no current flows through the diode: </w:t>
      </w:r>
    </w:p>
    <w:p w14:paraId="6F3B82F7" w14:textId="77777777" w:rsidR="00744894" w:rsidRDefault="00744894" w:rsidP="00EE121F">
      <w:pPr>
        <w:keepNext/>
        <w:jc w:val="center"/>
      </w:pPr>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057A8741" w14:textId="71B5CBD4" w:rsidR="00744894" w:rsidRDefault="00744894" w:rsidP="00744894">
      <w:pPr>
        <w:pStyle w:val="Caption"/>
        <w:jc w:val="center"/>
      </w:pPr>
      <w:bookmarkStart w:id="1448" w:name="_Toc191908898"/>
      <w:r>
        <w:t xml:space="preserve">Figure </w:t>
      </w:r>
      <w:fldSimple w:instr=" SEQ Figure \* ARABIC ">
        <w:r w:rsidR="00AA5C58">
          <w:rPr>
            <w:noProof/>
          </w:rPr>
          <w:t>15</w:t>
        </w:r>
      </w:fldSimple>
      <w:r>
        <w:t xml:space="preserve"> </w:t>
      </w:r>
      <w:r w:rsidR="00095F1B">
        <w:t>–</w:t>
      </w:r>
      <w:r>
        <w:t xml:space="preserve"> Uni-Directional TVS Diode</w:t>
      </w:r>
      <w:bookmarkEnd w:id="1448"/>
    </w:p>
    <w:p w14:paraId="19515063" w14:textId="76203629" w:rsidR="00744894" w:rsidRPr="001E6F40" w:rsidRDefault="00D55F27" w:rsidP="00EE121F">
      <w:pPr>
        <w:keepNext/>
      </w:pPr>
      <w:r>
        <w:t>If a transient voltage event causes the power or signal line voltage to spike above Breakdown Voltage of the TVS diode, the diode starts to conduct, holding the rail down to the Clamping Voltage and dissipating the power of the spike. This is illustrated in the following diagram:</w:t>
      </w:r>
    </w:p>
    <w:p w14:paraId="4C65DECC" w14:textId="77777777" w:rsidR="00744894" w:rsidRDefault="00744894" w:rsidP="00EE121F">
      <w:pPr>
        <w:keepNext/>
        <w:jc w:val="center"/>
      </w:pPr>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6E9D3BB7" w14:textId="6DC26949" w:rsidR="00744894" w:rsidRDefault="00744894">
      <w:pPr>
        <w:pStyle w:val="Caption"/>
        <w:jc w:val="center"/>
      </w:pPr>
      <w:bookmarkStart w:id="1449" w:name="_Toc191908899"/>
      <w:r>
        <w:t xml:space="preserve">Figure </w:t>
      </w:r>
      <w:fldSimple w:instr=" SEQ Figure \* ARABIC ">
        <w:r w:rsidR="00AA5C58">
          <w:rPr>
            <w:noProof/>
          </w:rPr>
          <w:t>16</w:t>
        </w:r>
      </w:fldSimple>
      <w:r>
        <w:t xml:space="preserve"> </w:t>
      </w:r>
      <w:r w:rsidR="00095F1B">
        <w:t>–</w:t>
      </w:r>
      <w:r>
        <w:t xml:space="preserve"> Spike Dissipation (Uni-Directional)</w:t>
      </w:r>
      <w:bookmarkEnd w:id="1449"/>
    </w:p>
    <w:p w14:paraId="5DC54F54" w14:textId="7BE91D6A" w:rsidR="00E4655A" w:rsidRPr="00E4655A" w:rsidRDefault="00E4655A">
      <w:r>
        <w:t xml:space="preserve">If a transient voltage event causes the voltage of the ground rail to rise above that of the power rail or signal line, the diode is forward biased and </w:t>
      </w:r>
      <w:r w:rsidR="000D553E">
        <w:t xml:space="preserve">starts </w:t>
      </w:r>
      <w:r>
        <w:t>to conduct, clamping the two lines together and dissipating the power of the spike</w:t>
      </w:r>
      <w:r w:rsidR="000D553E">
        <w:t>.</w:t>
      </w:r>
    </w:p>
    <w:p w14:paraId="4AF5352E" w14:textId="12AE8E03" w:rsidR="00744894" w:rsidRDefault="00744894" w:rsidP="00744894">
      <w:pPr>
        <w:pStyle w:val="Heading3"/>
      </w:pPr>
      <w:bookmarkStart w:id="1450" w:name="_Toc191908818"/>
      <w:r>
        <w:lastRenderedPageBreak/>
        <w:t>Bi-Directional TVS Diodes</w:t>
      </w:r>
      <w:bookmarkEnd w:id="1450"/>
    </w:p>
    <w:p w14:paraId="45FB81A9" w14:textId="1456CB18" w:rsidR="00E4655A" w:rsidRDefault="00E4655A">
      <w:r>
        <w:t xml:space="preserve">15V Reverse Standoff Voltage bi-directional TVS diodes are fitted between the RS-232 data lines and ground in the following </w:t>
      </w:r>
      <w:r w:rsidR="000D553E">
        <w:t>modules</w:t>
      </w:r>
      <w:r>
        <w:t>:</w:t>
      </w:r>
    </w:p>
    <w:p w14:paraId="47E727C0" w14:textId="710F00A4" w:rsidR="00E4655A" w:rsidRDefault="00E4655A" w:rsidP="00EE121F">
      <w:pPr>
        <w:pStyle w:val="ListParagraph"/>
        <w:numPr>
          <w:ilvl w:val="0"/>
          <w:numId w:val="52"/>
        </w:numPr>
      </w:pPr>
      <w:r>
        <w:t>Power Module</w:t>
      </w:r>
    </w:p>
    <w:p w14:paraId="09ECBC22" w14:textId="3B40E4F5" w:rsidR="00E4655A" w:rsidRDefault="00E4655A" w:rsidP="00EE121F">
      <w:pPr>
        <w:pStyle w:val="ListParagraph"/>
        <w:numPr>
          <w:ilvl w:val="0"/>
          <w:numId w:val="52"/>
        </w:numPr>
      </w:pPr>
      <w:r>
        <w:t>2</w:t>
      </w:r>
      <w:r w:rsidRPr="00CF5B73">
        <w:rPr>
          <w:vertAlign w:val="superscript"/>
        </w:rPr>
        <w:t>nd</w:t>
      </w:r>
      <w:r>
        <w:t xml:space="preserve"> PC Module</w:t>
      </w:r>
    </w:p>
    <w:p w14:paraId="59FA0D7C" w14:textId="6A86AE01" w:rsidR="00E4655A" w:rsidRDefault="00E4655A" w:rsidP="00EE121F">
      <w:pPr>
        <w:pStyle w:val="ListParagraph"/>
        <w:numPr>
          <w:ilvl w:val="0"/>
          <w:numId w:val="52"/>
        </w:numPr>
      </w:pPr>
      <w:r>
        <w:t>Basic Serial Splitter Module</w:t>
      </w:r>
    </w:p>
    <w:p w14:paraId="3F7AA4FF" w14:textId="1CEDAB93" w:rsidR="005D7798" w:rsidRDefault="00E4655A" w:rsidP="00EE121F">
      <w:pPr>
        <w:rPr>
          <w:rFonts w:ascii="Calibri" w:hAnsi="Calibri" w:cs="Calibri"/>
          <w:sz w:val="24"/>
          <w:szCs w:val="24"/>
        </w:rPr>
      </w:pPr>
      <w:r>
        <w:t>RS-232 data lines</w:t>
      </w:r>
      <w:r w:rsidR="000D553E">
        <w:t xml:space="preserve"> may</w:t>
      </w:r>
      <w:r>
        <w:t xml:space="preserve"> operate in the range +15V to -15V relative to the ground rail</w:t>
      </w:r>
      <w:r w:rsidR="005D7798">
        <w:rPr>
          <w:rStyle w:val="FootnoteReference"/>
        </w:rPr>
        <w:footnoteReference w:id="28"/>
      </w:r>
      <w:r w:rsidR="000D553E">
        <w:t>, but t</w:t>
      </w:r>
      <w:r w:rsidR="005D7798">
        <w:t xml:space="preserve">he typical </w:t>
      </w:r>
      <w:r w:rsidR="005D7798" w:rsidRPr="00374AC1">
        <w:t xml:space="preserve">voltage swing achieved by the line drivers used in the Liverpool Ringing Simulator is </w:t>
      </w:r>
      <w:r w:rsidR="005D7798" w:rsidRPr="00EE121F">
        <w:rPr>
          <w:rFonts w:ascii="Calibri" w:hAnsi="Calibri" w:cs="Calibri"/>
        </w:rPr>
        <w:t xml:space="preserve">±8V (MAX233, MAX208) or ±5.4V (MAX3323). These are </w:t>
      </w:r>
      <w:r w:rsidR="000D553E" w:rsidRPr="00EE121F">
        <w:rPr>
          <w:rFonts w:ascii="Calibri" w:hAnsi="Calibri" w:cs="Calibri"/>
        </w:rPr>
        <w:t xml:space="preserve">still </w:t>
      </w:r>
      <w:r w:rsidR="005D7798" w:rsidRPr="00EE121F">
        <w:rPr>
          <w:rFonts w:ascii="Calibri" w:hAnsi="Calibri" w:cs="Calibri"/>
        </w:rPr>
        <w:t xml:space="preserve">within the limits of the RS-232 specification, </w:t>
      </w:r>
      <w:r w:rsidR="000D553E" w:rsidRPr="00EE121F">
        <w:rPr>
          <w:rFonts w:ascii="Calibri" w:hAnsi="Calibri" w:cs="Calibri"/>
        </w:rPr>
        <w:t xml:space="preserve">which </w:t>
      </w:r>
      <w:r w:rsidR="005D7798" w:rsidRPr="00EE121F">
        <w:rPr>
          <w:rFonts w:ascii="Calibri" w:hAnsi="Calibri" w:cs="Calibri"/>
        </w:rPr>
        <w:t>deliberately allows for wide ranges.</w:t>
      </w:r>
      <w:r w:rsidR="005D7798">
        <w:rPr>
          <w:rFonts w:ascii="Calibri" w:hAnsi="Calibri" w:cs="Calibri"/>
          <w:sz w:val="24"/>
          <w:szCs w:val="24"/>
        </w:rPr>
        <w:t xml:space="preserve"> </w:t>
      </w:r>
    </w:p>
    <w:p w14:paraId="04836A56" w14:textId="5C895457" w:rsidR="005D7798" w:rsidRPr="00EE121F" w:rsidRDefault="005D7798" w:rsidP="00EE121F">
      <w:pPr>
        <w:rPr>
          <w:rFonts w:ascii="Calibri" w:hAnsi="Calibri" w:cs="Calibri"/>
        </w:rPr>
      </w:pPr>
      <w:r w:rsidRPr="00EE121F">
        <w:rPr>
          <w:rFonts w:ascii="Calibri" w:hAnsi="Calibri" w:cs="Calibri"/>
        </w:rPr>
        <w:t xml:space="preserve">Because the RS-232 data lines </w:t>
      </w:r>
      <w:r w:rsidRPr="00EE121F">
        <w:t>swing both positive and negative relative to ground, uni-directional TVS diodes cannot be us</w:t>
      </w:r>
      <w:r w:rsidRPr="00EE121F">
        <w:rPr>
          <w:rFonts w:ascii="Calibri" w:hAnsi="Calibri" w:cs="Calibri"/>
        </w:rPr>
        <w:t>ed</w:t>
      </w:r>
      <w:r w:rsidR="000D553E" w:rsidRPr="00EE121F">
        <w:rPr>
          <w:rFonts w:ascii="Calibri" w:hAnsi="Calibri" w:cs="Calibri"/>
        </w:rPr>
        <w:t>, and b</w:t>
      </w:r>
      <w:r w:rsidRPr="00EE121F">
        <w:rPr>
          <w:rFonts w:ascii="Calibri" w:hAnsi="Calibri" w:cs="Calibri"/>
        </w:rPr>
        <w:t xml:space="preserve">i-directional TVS diodes are </w:t>
      </w:r>
      <w:r w:rsidR="000D553E" w:rsidRPr="00EE121F">
        <w:rPr>
          <w:rFonts w:ascii="Calibri" w:hAnsi="Calibri" w:cs="Calibri"/>
        </w:rPr>
        <w:t>required</w:t>
      </w:r>
      <w:r w:rsidRPr="00EE121F">
        <w:rPr>
          <w:rFonts w:ascii="Calibri" w:hAnsi="Calibri" w:cs="Calibri"/>
        </w:rPr>
        <w:t>.</w:t>
      </w:r>
    </w:p>
    <w:p w14:paraId="008C2895" w14:textId="5D37C68F" w:rsidR="00E4655A" w:rsidRPr="00374AC1" w:rsidRDefault="00E4655A">
      <w:pPr>
        <w:keepNext/>
      </w:pPr>
      <w:r w:rsidRPr="00374AC1">
        <w:t xml:space="preserve">The bi-directional TVS diodes operate as follows: </w:t>
      </w:r>
      <w:r w:rsidR="005D7798" w:rsidRPr="00374AC1">
        <w:t xml:space="preserve">Regardless of whether the RS-232 </w:t>
      </w:r>
      <w:r w:rsidR="00CF5B73" w:rsidRPr="00374AC1">
        <w:t xml:space="preserve">data </w:t>
      </w:r>
      <w:r w:rsidR="005D7798" w:rsidRPr="00374AC1">
        <w:t xml:space="preserve">line is currently positive or negative </w:t>
      </w:r>
      <w:r w:rsidRPr="00374AC1">
        <w:t xml:space="preserve">relative to </w:t>
      </w:r>
      <w:r w:rsidR="00CF5B73" w:rsidRPr="00374AC1">
        <w:t xml:space="preserve">the </w:t>
      </w:r>
      <w:r w:rsidRPr="00374AC1">
        <w:t>ground rail</w:t>
      </w:r>
      <w:r w:rsidR="00CF5B73" w:rsidRPr="00374AC1">
        <w:t xml:space="preserve">, the </w:t>
      </w:r>
      <w:r w:rsidRPr="00374AC1">
        <w:t xml:space="preserve">TVS diode is </w:t>
      </w:r>
      <w:r w:rsidR="00CF5B73" w:rsidRPr="00374AC1">
        <w:t xml:space="preserve">always effectively </w:t>
      </w:r>
      <w:r w:rsidRPr="00374AC1">
        <w:t xml:space="preserve">reverse biased at up to its rated Reverse Standoff Voltage, and no current flows through the diode: </w:t>
      </w:r>
    </w:p>
    <w:p w14:paraId="4A8E68F9" w14:textId="77777777" w:rsidR="00744894" w:rsidRDefault="00744894" w:rsidP="00EE121F">
      <w:pPr>
        <w:keepNext/>
        <w:jc w:val="center"/>
      </w:pPr>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77D78D6A" w14:textId="1A3370B2" w:rsidR="00744894" w:rsidRDefault="00744894" w:rsidP="00744894">
      <w:pPr>
        <w:pStyle w:val="Caption"/>
        <w:jc w:val="center"/>
      </w:pPr>
      <w:bookmarkStart w:id="1451" w:name="_Toc191908900"/>
      <w:r>
        <w:t xml:space="preserve">Figure </w:t>
      </w:r>
      <w:fldSimple w:instr=" SEQ Figure \* ARABIC ">
        <w:r w:rsidR="00AA5C58">
          <w:rPr>
            <w:noProof/>
          </w:rPr>
          <w:t>17</w:t>
        </w:r>
      </w:fldSimple>
      <w:r>
        <w:t xml:space="preserve"> – Bi-Directional TVS Diode</w:t>
      </w:r>
      <w:bookmarkEnd w:id="1451"/>
    </w:p>
    <w:p w14:paraId="583EFB00" w14:textId="73F71FE2" w:rsidR="00CF5B73" w:rsidRPr="001E6F40" w:rsidRDefault="00CF5B73" w:rsidP="00CF5B73">
      <w:pPr>
        <w:keepNext/>
      </w:pPr>
      <w:r>
        <w:lastRenderedPageBreak/>
        <w:t>If a transient voltage event causes the RS-232 data line spike outside the Breakdown Voltage of the TVS diode (so above +15V, or below -15V), the diode starts to conduct, holding the rail down to the Clamping Voltage and dissipating the power of the spike. The direction in which the diode conducts depends on the polarity of the spike. This is illustrated in the following diagram:</w:t>
      </w:r>
    </w:p>
    <w:p w14:paraId="721775F0" w14:textId="77777777" w:rsidR="00744894" w:rsidRDefault="00744894" w:rsidP="00EE121F">
      <w:pPr>
        <w:keepNext/>
        <w:jc w:val="center"/>
      </w:pPr>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p>
    <w:p w14:paraId="3F485813" w14:textId="68A97121" w:rsidR="00744894" w:rsidRDefault="00744894" w:rsidP="00EE121F">
      <w:pPr>
        <w:pStyle w:val="Caption"/>
        <w:jc w:val="center"/>
      </w:pPr>
      <w:bookmarkStart w:id="1452" w:name="_Toc191908901"/>
      <w:r>
        <w:t xml:space="preserve">Figure </w:t>
      </w:r>
      <w:fldSimple w:instr=" SEQ Figure \* ARABIC ">
        <w:r w:rsidR="00AA5C58">
          <w:rPr>
            <w:noProof/>
          </w:rPr>
          <w:t>18</w:t>
        </w:r>
      </w:fldSimple>
      <w:r w:rsidRPr="000C5150">
        <w:t xml:space="preserve"> </w:t>
      </w:r>
      <w:r w:rsidR="00095F1B">
        <w:t>–</w:t>
      </w:r>
      <w:r w:rsidRPr="000C5150">
        <w:t xml:space="preserve"> Spike Dissipation (</w:t>
      </w:r>
      <w:r>
        <w:t>Bi</w:t>
      </w:r>
      <w:r w:rsidRPr="000C5150">
        <w:t>-Directional)</w:t>
      </w:r>
      <w:bookmarkEnd w:id="1452"/>
    </w:p>
    <w:p w14:paraId="71C6065B" w14:textId="0C3E7693" w:rsidR="00744894" w:rsidRDefault="00744894" w:rsidP="00744894">
      <w:pPr>
        <w:pStyle w:val="Heading3"/>
      </w:pPr>
      <w:bookmarkStart w:id="1453" w:name="_Toc191908819"/>
      <w:r>
        <w:t>Leakage Current Issues</w:t>
      </w:r>
      <w:bookmarkEnd w:id="1453"/>
    </w:p>
    <w:p w14:paraId="625FE39B" w14:textId="11CDA384" w:rsidR="00744894" w:rsidRDefault="00CF5B73">
      <w:r>
        <w:t xml:space="preserve">As noted above, the TVS diodes pass a Reverse Leakage Current when reverse biased, and for lower voltage diodes this can be </w:t>
      </w:r>
      <w:r w:rsidR="000D46BB">
        <w:t>substantial</w:t>
      </w:r>
      <w:r>
        <w:t xml:space="preserve">. The SA5.0A </w:t>
      </w:r>
      <w:r w:rsidR="000D46BB">
        <w:t xml:space="preserve">diode </w:t>
      </w:r>
      <w:r>
        <w:t>has a leakage current up to 600</w:t>
      </w:r>
      <w:r w:rsidRPr="009C1732">
        <w:rPr>
          <w:rFonts w:ascii="Calibri" w:hAnsi="Calibri" w:cs="Calibri"/>
        </w:rPr>
        <w:t>µ</w:t>
      </w:r>
      <w:r>
        <w:t>A</w:t>
      </w:r>
      <w:r w:rsidR="000D46BB">
        <w:t xml:space="preserve"> at 5V</w:t>
      </w:r>
      <w:r>
        <w:t>, and this can cause problems with microcontroller inputs.</w:t>
      </w:r>
    </w:p>
    <w:p w14:paraId="30A8EB31" w14:textId="52552F49" w:rsidR="000D46BB" w:rsidRDefault="00CF5B73">
      <w:r>
        <w:t xml:space="preserve">Most sensors have “open-collector” outputs. When the sensor </w:t>
      </w:r>
      <w:r w:rsidR="000D553E">
        <w:t xml:space="preserve">is </w:t>
      </w:r>
      <w:r>
        <w:t>triggered, a transistor inside the sensor turns on and connects the output pin to the ground rail, pulling it low</w:t>
      </w:r>
      <w:r w:rsidR="00687952">
        <w:t xml:space="preserve">. When the sensor is not triggered, the transistor turns off and the output pin “floats”. A pull-up resistor is required to pull the pin high. </w:t>
      </w:r>
    </w:p>
    <w:p w14:paraId="75B7D0AC" w14:textId="2903EEE5" w:rsidR="00687952" w:rsidRDefault="00687952" w:rsidP="00EE121F">
      <w:pPr>
        <w:rPr>
          <w:rFonts w:ascii="Calibri" w:hAnsi="Calibri" w:cs="Calibri"/>
          <w:sz w:val="24"/>
          <w:szCs w:val="24"/>
        </w:rPr>
      </w:pPr>
      <w:r>
        <w:t xml:space="preserve">The ATmega328P </w:t>
      </w:r>
      <w:r w:rsidR="000D46BB">
        <w:t xml:space="preserve">microcontroller </w:t>
      </w:r>
      <w:r>
        <w:t xml:space="preserve">requires an input pin to reach </w:t>
      </w:r>
      <w:r w:rsidR="000D46BB">
        <w:t>approximately</w:t>
      </w:r>
      <w:r>
        <w:t xml:space="preserve"> </w:t>
      </w:r>
      <w:r w:rsidR="000D46BB">
        <w:t>3V (V</w:t>
      </w:r>
      <w:r w:rsidR="000D46BB" w:rsidRPr="00EE121F">
        <w:rPr>
          <w:vertAlign w:val="subscript"/>
        </w:rPr>
        <w:t>IH</w:t>
      </w:r>
      <w:r w:rsidR="000D46BB">
        <w:t xml:space="preserve"> Min) to be considered “high”</w:t>
      </w:r>
      <w:r w:rsidR="000D553E">
        <w:t>,</w:t>
      </w:r>
      <w:r w:rsidR="000D46BB">
        <w:t xml:space="preserve"> and has </w:t>
      </w:r>
      <w:r>
        <w:t xml:space="preserve">weak internal pull-up resistors which can be activated in code to pull </w:t>
      </w:r>
      <w:r w:rsidR="000D46BB">
        <w:t xml:space="preserve">floating </w:t>
      </w:r>
      <w:r>
        <w:t>input pins high</w:t>
      </w:r>
      <w:r>
        <w:rPr>
          <w:rStyle w:val="FootnoteReference"/>
        </w:rPr>
        <w:footnoteReference w:id="29"/>
      </w:r>
      <w:r>
        <w:t>. The value of these resistors is not formally specified but is estimated to be in the range 20k</w:t>
      </w:r>
      <w:r>
        <w:rPr>
          <w:rFonts w:ascii="Calibri" w:hAnsi="Calibri" w:cs="Calibri"/>
          <w:sz w:val="24"/>
          <w:szCs w:val="24"/>
        </w:rPr>
        <w:t>Ω – 50kΩ</w:t>
      </w:r>
      <w:r w:rsidR="000D46BB">
        <w:rPr>
          <w:rFonts w:ascii="Calibri" w:hAnsi="Calibri" w:cs="Calibri"/>
          <w:sz w:val="24"/>
          <w:szCs w:val="24"/>
        </w:rPr>
        <w:t>, and may vary between devices.</w:t>
      </w:r>
    </w:p>
    <w:p w14:paraId="0A781BCA" w14:textId="0086C788" w:rsidR="00687952" w:rsidRPr="00EE121F" w:rsidRDefault="00687952" w:rsidP="00EE121F">
      <w:pPr>
        <w:rPr>
          <w:rFonts w:ascii="Calibri" w:hAnsi="Calibri" w:cs="Calibri"/>
        </w:rPr>
      </w:pPr>
      <w:r w:rsidRPr="00EE121F">
        <w:rPr>
          <w:rFonts w:ascii="Calibri" w:hAnsi="Calibri" w:cs="Calibri"/>
        </w:rPr>
        <w:t xml:space="preserve">As well as being pulled high by the microcontroller internal pull-up resistor, the sensor output pin is also connected the ground rail via a TVS diode. </w:t>
      </w:r>
      <w:r w:rsidR="008538D6" w:rsidRPr="00EE121F">
        <w:rPr>
          <w:rFonts w:ascii="Calibri" w:hAnsi="Calibri" w:cs="Calibri"/>
        </w:rPr>
        <w:t>Reverse biased, the diode behaves like a resistor, and t</w:t>
      </w:r>
      <w:r w:rsidRPr="00EE121F">
        <w:rPr>
          <w:rFonts w:ascii="Calibri" w:hAnsi="Calibri" w:cs="Calibri"/>
        </w:rPr>
        <w:t xml:space="preserve">he </w:t>
      </w:r>
      <w:r w:rsidR="008538D6" w:rsidRPr="00EE121F">
        <w:rPr>
          <w:rFonts w:ascii="Calibri" w:hAnsi="Calibri" w:cs="Calibri"/>
        </w:rPr>
        <w:t xml:space="preserve">weak </w:t>
      </w:r>
      <w:r w:rsidRPr="00EE121F">
        <w:rPr>
          <w:rFonts w:ascii="Calibri" w:hAnsi="Calibri" w:cs="Calibri"/>
        </w:rPr>
        <w:t xml:space="preserve">internal pull-up resistor and the TVS diode “resistor” form a simple voltage divider which can be </w:t>
      </w:r>
      <w:r w:rsidR="000D46BB" w:rsidRPr="00EE121F">
        <w:rPr>
          <w:rFonts w:ascii="Calibri" w:hAnsi="Calibri" w:cs="Calibri"/>
        </w:rPr>
        <w:t>enough</w:t>
      </w:r>
      <w:r w:rsidRPr="00EE121F">
        <w:rPr>
          <w:rFonts w:ascii="Calibri" w:hAnsi="Calibri" w:cs="Calibri"/>
        </w:rPr>
        <w:t xml:space="preserve"> to hold </w:t>
      </w:r>
      <w:r w:rsidR="000D46BB" w:rsidRPr="00EE121F">
        <w:rPr>
          <w:rFonts w:ascii="Calibri" w:hAnsi="Calibri" w:cs="Calibri"/>
        </w:rPr>
        <w:t>the untriggered pin below the 3V required for it to be registered as high by the microcontroller.</w:t>
      </w:r>
    </w:p>
    <w:p w14:paraId="1F31F607" w14:textId="062066B4" w:rsidR="000D46BB" w:rsidRPr="00EE121F" w:rsidRDefault="000D46BB" w:rsidP="00EE121F">
      <w:pPr>
        <w:keepNext/>
        <w:rPr>
          <w:rFonts w:ascii="Calibri" w:hAnsi="Calibri" w:cs="Calibri"/>
        </w:rPr>
      </w:pPr>
      <w:r w:rsidRPr="00EE121F">
        <w:rPr>
          <w:rFonts w:ascii="Calibri" w:hAnsi="Calibri" w:cs="Calibri"/>
        </w:rPr>
        <w:lastRenderedPageBreak/>
        <w:t>This is illustrated in the following schematic:</w:t>
      </w:r>
    </w:p>
    <w:p w14:paraId="05156EE7" w14:textId="77777777" w:rsidR="00744894" w:rsidRDefault="00744894" w:rsidP="00EE121F">
      <w:pPr>
        <w:keepNext/>
        <w:jc w:val="center"/>
      </w:pPr>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26043C4A" w14:textId="55451365" w:rsidR="00744894" w:rsidRDefault="00744894" w:rsidP="00744894">
      <w:pPr>
        <w:pStyle w:val="Caption"/>
        <w:jc w:val="center"/>
      </w:pPr>
      <w:bookmarkStart w:id="1454" w:name="_Toc191908902"/>
      <w:r>
        <w:t xml:space="preserve">Figure </w:t>
      </w:r>
      <w:fldSimple w:instr=" SEQ Figure \* ARABIC ">
        <w:r w:rsidR="00AA5C58">
          <w:rPr>
            <w:noProof/>
          </w:rPr>
          <w:t>19</w:t>
        </w:r>
      </w:fldSimple>
      <w:r>
        <w:t xml:space="preserve"> </w:t>
      </w:r>
      <w:r w:rsidR="00095F1B">
        <w:t>–</w:t>
      </w:r>
      <w:r>
        <w:t xml:space="preserve"> Leakage Current "Voltage Divider"</w:t>
      </w:r>
      <w:r w:rsidR="00095F1B">
        <w:t xml:space="preserve"> Effect</w:t>
      </w:r>
      <w:bookmarkEnd w:id="1454"/>
    </w:p>
    <w:p w14:paraId="1D4C581E" w14:textId="20CDF22D" w:rsidR="00744894" w:rsidRPr="001E6F40" w:rsidRDefault="000D46BB">
      <w:r>
        <w:t xml:space="preserve">To counteract this, the Sensor Modules are also fitted with a supplementary </w:t>
      </w:r>
      <w:r w:rsidR="000D553E">
        <w:t xml:space="preserve">“helper” </w:t>
      </w:r>
      <w:r>
        <w:t>10k</w:t>
      </w:r>
      <w:r w:rsidR="00427883">
        <w:rPr>
          <w:rFonts w:ascii="Calibri" w:hAnsi="Calibri" w:cs="Calibri"/>
          <w:sz w:val="24"/>
          <w:szCs w:val="24"/>
        </w:rPr>
        <w:t>Ω</w:t>
      </w:r>
      <w:r>
        <w:t xml:space="preserve"> pull-up resistor, </w:t>
      </w:r>
      <w:r w:rsidR="00427883">
        <w:t>as shows in the following diagram. A value of 10k</w:t>
      </w:r>
      <w:r w:rsidR="00427883">
        <w:rPr>
          <w:rFonts w:ascii="Calibri" w:hAnsi="Calibri" w:cs="Calibri"/>
          <w:sz w:val="24"/>
          <w:szCs w:val="24"/>
        </w:rPr>
        <w:t>Ω</w:t>
      </w:r>
      <w:r w:rsidR="00427883">
        <w:t xml:space="preserve"> </w:t>
      </w:r>
      <w:r>
        <w:t xml:space="preserve">has been found adequate </w:t>
      </w:r>
      <w:r w:rsidR="00427883">
        <w:t xml:space="preserve">with the sensors used, but if </w:t>
      </w:r>
      <w:r w:rsidR="000D553E">
        <w:t xml:space="preserve">found </w:t>
      </w:r>
      <w:r w:rsidR="00427883">
        <w:t>necessary the value of this resistor could be reduced further to 4.7k</w:t>
      </w:r>
      <w:r w:rsidR="00427883">
        <w:rPr>
          <w:rFonts w:ascii="Calibri" w:hAnsi="Calibri" w:cs="Calibri"/>
          <w:sz w:val="24"/>
          <w:szCs w:val="24"/>
        </w:rPr>
        <w:t>Ω.</w:t>
      </w:r>
    </w:p>
    <w:p w14:paraId="339C9C3E" w14:textId="77777777" w:rsidR="00744894" w:rsidRDefault="00744894" w:rsidP="00EE121F">
      <w:pPr>
        <w:keepNext/>
        <w:jc w:val="center"/>
      </w:pPr>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735CD8B4" w14:textId="0D2AC770" w:rsidR="00744894" w:rsidRPr="00374AC1" w:rsidRDefault="00744894" w:rsidP="00EE121F">
      <w:pPr>
        <w:pStyle w:val="Caption"/>
        <w:jc w:val="center"/>
      </w:pPr>
      <w:bookmarkStart w:id="1455" w:name="_Toc191908903"/>
      <w:r>
        <w:t xml:space="preserve">Figure </w:t>
      </w:r>
      <w:fldSimple w:instr=" SEQ Figure \* ARABIC ">
        <w:r w:rsidR="00AA5C58">
          <w:rPr>
            <w:noProof/>
          </w:rPr>
          <w:t>20</w:t>
        </w:r>
      </w:fldSimple>
      <w:r>
        <w:t xml:space="preserve"> –</w:t>
      </w:r>
      <w:r w:rsidRPr="00BB46C8">
        <w:t xml:space="preserve"> Leakage Current </w:t>
      </w:r>
      <w:r>
        <w:t xml:space="preserve">– </w:t>
      </w:r>
      <w:r w:rsidR="00427883">
        <w:t xml:space="preserve">Supplementary </w:t>
      </w:r>
      <w:r>
        <w:t>Pull-Up Resistor</w:t>
      </w:r>
      <w:bookmarkEnd w:id="1455"/>
    </w:p>
    <w:p w14:paraId="2DF12DE7" w14:textId="1B6F999B" w:rsidR="007E4CA5" w:rsidRDefault="007E4CA5">
      <w:pPr>
        <w:pStyle w:val="Heading1"/>
      </w:pPr>
      <w:bookmarkStart w:id="1456" w:name="_Toc191908820"/>
      <w:r>
        <w:lastRenderedPageBreak/>
        <w:t>Connector Pin-Outs</w:t>
      </w:r>
      <w:bookmarkEnd w:id="1456"/>
    </w:p>
    <w:p w14:paraId="658C4190" w14:textId="7E4DF681" w:rsidR="003E0A23" w:rsidRDefault="003E0A23" w:rsidP="003E0A23">
      <w:pPr>
        <w:pStyle w:val="Heading2"/>
      </w:pPr>
      <w:bookmarkStart w:id="1457" w:name="_Toc191908821"/>
      <w:r>
        <w:t>Multiple Device Conventions</w:t>
      </w:r>
      <w:bookmarkEnd w:id="1457"/>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1458" w:name="_Toc191908822"/>
      <w:r>
        <w:lastRenderedPageBreak/>
        <w:t xml:space="preserve">Sensor </w:t>
      </w:r>
      <w:r w:rsidR="00164DCF">
        <w:t xml:space="preserve">Module </w:t>
      </w:r>
      <w:r w:rsidR="00DA65F1">
        <w:t>Connector</w:t>
      </w:r>
      <w:bookmarkEnd w:id="1458"/>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7DC03EA2" w:rsidR="00164DCF" w:rsidRDefault="00164DCF" w:rsidP="00164DCF">
      <w:pPr>
        <w:pStyle w:val="Caption"/>
        <w:jc w:val="center"/>
      </w:pPr>
      <w:bookmarkStart w:id="1459" w:name="_Toc191908904"/>
      <w:r>
        <w:t xml:space="preserve">Figure </w:t>
      </w:r>
      <w:r>
        <w:rPr>
          <w:noProof/>
        </w:rPr>
        <w:fldChar w:fldCharType="begin"/>
      </w:r>
      <w:r>
        <w:rPr>
          <w:noProof/>
        </w:rPr>
        <w:instrText xml:space="preserve"> SEQ Figure \* ARABIC </w:instrText>
      </w:r>
      <w:r>
        <w:rPr>
          <w:noProof/>
        </w:rPr>
        <w:fldChar w:fldCharType="separate"/>
      </w:r>
      <w:r w:rsidR="00AA5C58">
        <w:rPr>
          <w:noProof/>
        </w:rPr>
        <w:t>21</w:t>
      </w:r>
      <w:r>
        <w:rPr>
          <w:noProof/>
        </w:rPr>
        <w:fldChar w:fldCharType="end"/>
      </w:r>
      <w:r>
        <w:t xml:space="preserve"> –</w:t>
      </w:r>
      <w:r w:rsidR="00237EBF">
        <w:t xml:space="preserve"> </w:t>
      </w:r>
      <w:r>
        <w:t xml:space="preserve">Sensor </w:t>
      </w:r>
      <w:r w:rsidR="00237EBF">
        <w:t xml:space="preserve">Module </w:t>
      </w:r>
      <w:r w:rsidRPr="00D26B9A">
        <w:t>Connector</w:t>
      </w:r>
      <w:bookmarkEnd w:id="1459"/>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7796759B" w:rsidR="007B0A0F" w:rsidRDefault="007B0A0F" w:rsidP="007B0A0F">
      <w:pPr>
        <w:pStyle w:val="Caption"/>
        <w:jc w:val="center"/>
      </w:pPr>
      <w:bookmarkStart w:id="1460" w:name="_Toc191908905"/>
      <w:r>
        <w:t xml:space="preserve">Figure </w:t>
      </w:r>
      <w:r>
        <w:rPr>
          <w:noProof/>
        </w:rPr>
        <w:fldChar w:fldCharType="begin"/>
      </w:r>
      <w:r>
        <w:rPr>
          <w:noProof/>
        </w:rPr>
        <w:instrText xml:space="preserve"> SEQ Figure \* ARABIC </w:instrText>
      </w:r>
      <w:r>
        <w:rPr>
          <w:noProof/>
        </w:rPr>
        <w:fldChar w:fldCharType="separate"/>
      </w:r>
      <w:r w:rsidR="00AA5C58">
        <w:rPr>
          <w:noProof/>
        </w:rPr>
        <w:t>22</w:t>
      </w:r>
      <w:r>
        <w:rPr>
          <w:noProof/>
        </w:rPr>
        <w:fldChar w:fldCharType="end"/>
      </w:r>
      <w:r>
        <w:t xml:space="preserve"> – Sensor Chain Inter-Connection</w:t>
      </w:r>
      <w:bookmarkEnd w:id="1460"/>
    </w:p>
    <w:p w14:paraId="7111F025" w14:textId="77777777" w:rsidR="007B0A0F" w:rsidRPr="007B0A0F" w:rsidRDefault="007B0A0F" w:rsidP="007B0A0F"/>
    <w:p w14:paraId="2123A178" w14:textId="7AC9D13E" w:rsidR="00237EBF" w:rsidRDefault="00237EBF" w:rsidP="00A02960">
      <w:pPr>
        <w:pStyle w:val="Heading2"/>
      </w:pPr>
      <w:bookmarkStart w:id="1461" w:name="_Toc191908823"/>
      <w:r>
        <w:lastRenderedPageBreak/>
        <w:t>Simulator Interface Module Sensor Connector</w:t>
      </w:r>
      <w:bookmarkEnd w:id="1461"/>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5345045B" w:rsidR="00237EBF" w:rsidRDefault="00237EBF" w:rsidP="00237EBF">
      <w:pPr>
        <w:pStyle w:val="Caption"/>
        <w:jc w:val="center"/>
      </w:pPr>
      <w:bookmarkStart w:id="1462" w:name="_Toc191908906"/>
      <w:r>
        <w:t xml:space="preserve">Figure </w:t>
      </w:r>
      <w:r>
        <w:rPr>
          <w:noProof/>
        </w:rPr>
        <w:fldChar w:fldCharType="begin"/>
      </w:r>
      <w:r>
        <w:rPr>
          <w:noProof/>
        </w:rPr>
        <w:instrText xml:space="preserve"> SEQ Figure \* ARABIC </w:instrText>
      </w:r>
      <w:r>
        <w:rPr>
          <w:noProof/>
        </w:rPr>
        <w:fldChar w:fldCharType="separate"/>
      </w:r>
      <w:r w:rsidR="00AA5C58">
        <w:rPr>
          <w:noProof/>
        </w:rPr>
        <w:t>23</w:t>
      </w:r>
      <w:r>
        <w:rPr>
          <w:noProof/>
        </w:rPr>
        <w:fldChar w:fldCharType="end"/>
      </w:r>
      <w:r>
        <w:t xml:space="preserve"> – Simulator Interface </w:t>
      </w:r>
      <w:r w:rsidR="00AD2A9E">
        <w:t xml:space="preserve">Module </w:t>
      </w:r>
      <w:r>
        <w:t xml:space="preserve">Sensor </w:t>
      </w:r>
      <w:r w:rsidRPr="00D26B9A">
        <w:t>Connector</w:t>
      </w:r>
      <w:bookmarkEnd w:id="1462"/>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325A4CBB" w:rsidR="00747360" w:rsidRDefault="00747360" w:rsidP="00747360">
      <w:pPr>
        <w:pStyle w:val="Caption"/>
        <w:jc w:val="center"/>
      </w:pPr>
      <w:bookmarkStart w:id="1463" w:name="_Toc191908907"/>
      <w:r>
        <w:t xml:space="preserve">Figure </w:t>
      </w:r>
      <w:r>
        <w:rPr>
          <w:noProof/>
        </w:rPr>
        <w:fldChar w:fldCharType="begin"/>
      </w:r>
      <w:r>
        <w:rPr>
          <w:noProof/>
        </w:rPr>
        <w:instrText xml:space="preserve"> SEQ Figure \* ARABIC </w:instrText>
      </w:r>
      <w:r>
        <w:rPr>
          <w:noProof/>
        </w:rPr>
        <w:fldChar w:fldCharType="separate"/>
      </w:r>
      <w:r w:rsidR="00AA5C58">
        <w:rPr>
          <w:noProof/>
        </w:rPr>
        <w:t>24</w:t>
      </w:r>
      <w:r>
        <w:rPr>
          <w:noProof/>
        </w:rPr>
        <w:fldChar w:fldCharType="end"/>
      </w:r>
      <w:r>
        <w:t xml:space="preserve"> – Simulator Interface 4-Gang </w:t>
      </w:r>
      <w:r w:rsidRPr="00D26B9A">
        <w:t>Connector</w:t>
      </w:r>
      <w:bookmarkEnd w:id="1463"/>
    </w:p>
    <w:p w14:paraId="373114A9" w14:textId="2FD872F6" w:rsidR="00237EBF" w:rsidRDefault="00237EBF" w:rsidP="00A02960">
      <w:pPr>
        <w:pStyle w:val="Heading2"/>
      </w:pPr>
      <w:bookmarkStart w:id="1464" w:name="_Toc191908824"/>
      <w:r>
        <w:lastRenderedPageBreak/>
        <w:t>Simulator Interface Module Power/Data Connector</w:t>
      </w:r>
      <w:bookmarkEnd w:id="1464"/>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61B49D7C" w:rsidR="00237EBF" w:rsidRDefault="00237EBF" w:rsidP="00237EBF">
      <w:pPr>
        <w:pStyle w:val="Caption"/>
        <w:jc w:val="center"/>
      </w:pPr>
      <w:bookmarkStart w:id="1465" w:name="_Toc191908908"/>
      <w:r>
        <w:t xml:space="preserve">Figure </w:t>
      </w:r>
      <w:r>
        <w:rPr>
          <w:noProof/>
        </w:rPr>
        <w:fldChar w:fldCharType="begin"/>
      </w:r>
      <w:r>
        <w:rPr>
          <w:noProof/>
        </w:rPr>
        <w:instrText xml:space="preserve"> SEQ Figure \* ARABIC </w:instrText>
      </w:r>
      <w:r>
        <w:rPr>
          <w:noProof/>
        </w:rPr>
        <w:fldChar w:fldCharType="separate"/>
      </w:r>
      <w:r w:rsidR="00AA5C58">
        <w:rPr>
          <w:noProof/>
        </w:rPr>
        <w:t>25</w:t>
      </w:r>
      <w:r>
        <w:rPr>
          <w:noProof/>
        </w:rPr>
        <w:fldChar w:fldCharType="end"/>
      </w:r>
      <w:r>
        <w:t xml:space="preserve"> – Simulator Interface </w:t>
      </w:r>
      <w:r w:rsidR="00AD2A9E">
        <w:t xml:space="preserve">Module </w:t>
      </w:r>
      <w:r>
        <w:t xml:space="preserve">Power/Data </w:t>
      </w:r>
      <w:r w:rsidRPr="00D26B9A">
        <w:t>Connector</w:t>
      </w:r>
      <w:bookmarkEnd w:id="1465"/>
    </w:p>
    <w:p w14:paraId="4995F00C" w14:textId="572B1E4E" w:rsidR="00747360" w:rsidRDefault="00747360" w:rsidP="00A02960">
      <w:pPr>
        <w:pStyle w:val="Heading2"/>
      </w:pPr>
      <w:bookmarkStart w:id="1466" w:name="_Toc191908825"/>
      <w:r>
        <w:lastRenderedPageBreak/>
        <w:t>Power Module Power/Data Connector</w:t>
      </w:r>
      <w:bookmarkEnd w:id="1466"/>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2E68C104" w:rsidR="00747360" w:rsidRDefault="00747360" w:rsidP="00747360">
      <w:pPr>
        <w:pStyle w:val="Caption"/>
        <w:jc w:val="center"/>
      </w:pPr>
      <w:bookmarkStart w:id="1467" w:name="_Toc191908909"/>
      <w:r>
        <w:t xml:space="preserve">Figure </w:t>
      </w:r>
      <w:r>
        <w:rPr>
          <w:noProof/>
        </w:rPr>
        <w:fldChar w:fldCharType="begin"/>
      </w:r>
      <w:r>
        <w:rPr>
          <w:noProof/>
        </w:rPr>
        <w:instrText xml:space="preserve"> SEQ Figure \* ARABIC </w:instrText>
      </w:r>
      <w:r>
        <w:rPr>
          <w:noProof/>
        </w:rPr>
        <w:fldChar w:fldCharType="separate"/>
      </w:r>
      <w:r w:rsidR="00AA5C58">
        <w:rPr>
          <w:noProof/>
        </w:rPr>
        <w:t>26</w:t>
      </w:r>
      <w:r>
        <w:rPr>
          <w:noProof/>
        </w:rPr>
        <w:fldChar w:fldCharType="end"/>
      </w:r>
      <w:r>
        <w:t xml:space="preserve"> – Power Module Power/Data </w:t>
      </w:r>
      <w:r w:rsidRPr="00D26B9A">
        <w:t>Connector</w:t>
      </w:r>
      <w:bookmarkEnd w:id="1467"/>
    </w:p>
    <w:p w14:paraId="59182EC3" w14:textId="788F9F66" w:rsidR="00237EBF" w:rsidRDefault="00237EBF" w:rsidP="00A02960">
      <w:pPr>
        <w:pStyle w:val="Heading2"/>
      </w:pPr>
      <w:bookmarkStart w:id="1468" w:name="_Toc191908826"/>
      <w:r>
        <w:lastRenderedPageBreak/>
        <w:t>Second PC Module Connector</w:t>
      </w:r>
      <w:bookmarkEnd w:id="1468"/>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44743469" w:rsidR="00237EBF" w:rsidRDefault="00237EBF" w:rsidP="00237EBF">
      <w:pPr>
        <w:pStyle w:val="Caption"/>
        <w:jc w:val="center"/>
      </w:pPr>
      <w:bookmarkStart w:id="1469" w:name="_Toc191908910"/>
      <w:r>
        <w:t xml:space="preserve">Figure </w:t>
      </w:r>
      <w:r>
        <w:rPr>
          <w:noProof/>
        </w:rPr>
        <w:fldChar w:fldCharType="begin"/>
      </w:r>
      <w:r>
        <w:rPr>
          <w:noProof/>
        </w:rPr>
        <w:instrText xml:space="preserve"> SEQ Figure \* ARABIC </w:instrText>
      </w:r>
      <w:r>
        <w:rPr>
          <w:noProof/>
        </w:rPr>
        <w:fldChar w:fldCharType="separate"/>
      </w:r>
      <w:r w:rsidR="00AA5C58">
        <w:rPr>
          <w:noProof/>
        </w:rPr>
        <w:t>27</w:t>
      </w:r>
      <w:r>
        <w:rPr>
          <w:noProof/>
        </w:rPr>
        <w:fldChar w:fldCharType="end"/>
      </w:r>
      <w:r>
        <w:t xml:space="preserve"> – </w:t>
      </w:r>
      <w:r w:rsidR="00747360">
        <w:t xml:space="preserve">Second PC Module </w:t>
      </w:r>
      <w:r w:rsidRPr="00D26B9A">
        <w:t>Connector</w:t>
      </w:r>
      <w:bookmarkEnd w:id="1469"/>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1470" w:name="_Toc191908827"/>
      <w:r>
        <w:lastRenderedPageBreak/>
        <w:t>Basic Serial Splitter Module Connector</w:t>
      </w:r>
      <w:bookmarkEnd w:id="1470"/>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40C3DF61" w:rsidR="00237EBF" w:rsidRDefault="00237EBF" w:rsidP="00237EBF">
      <w:pPr>
        <w:pStyle w:val="Caption"/>
        <w:jc w:val="center"/>
      </w:pPr>
      <w:bookmarkStart w:id="1471" w:name="_Toc191908911"/>
      <w:r>
        <w:t xml:space="preserve">Figure </w:t>
      </w:r>
      <w:r>
        <w:rPr>
          <w:noProof/>
        </w:rPr>
        <w:fldChar w:fldCharType="begin"/>
      </w:r>
      <w:r>
        <w:rPr>
          <w:noProof/>
        </w:rPr>
        <w:instrText xml:space="preserve"> SEQ Figure \* ARABIC </w:instrText>
      </w:r>
      <w:r>
        <w:rPr>
          <w:noProof/>
        </w:rPr>
        <w:fldChar w:fldCharType="separate"/>
      </w:r>
      <w:r w:rsidR="00AA5C58">
        <w:rPr>
          <w:noProof/>
        </w:rPr>
        <w:t>28</w:t>
      </w:r>
      <w:r>
        <w:rPr>
          <w:noProof/>
        </w:rPr>
        <w:fldChar w:fldCharType="end"/>
      </w:r>
      <w:r>
        <w:t xml:space="preserve"> – </w:t>
      </w:r>
      <w:r w:rsidR="00747360">
        <w:t xml:space="preserve">Basic Serial Splitter </w:t>
      </w:r>
      <w:r w:rsidRPr="00D26B9A">
        <w:t>Connector</w:t>
      </w:r>
      <w:bookmarkEnd w:id="1471"/>
    </w:p>
    <w:p w14:paraId="1CDA6A05" w14:textId="5DDEF07C" w:rsidR="009216D4" w:rsidRDefault="009216D4" w:rsidP="00EE121F">
      <w:pPr>
        <w:pStyle w:val="Heading2"/>
        <w:pageBreakBefore/>
      </w:pPr>
      <w:bookmarkStart w:id="1472" w:name="_Toc191908828"/>
      <w:r>
        <w:lastRenderedPageBreak/>
        <w:t>DB9 Serial Connectors</w:t>
      </w:r>
      <w:bookmarkEnd w:id="1472"/>
    </w:p>
    <w:p w14:paraId="4CBCA747" w14:textId="16CC8F00" w:rsidR="009216D4" w:rsidRDefault="009216D4" w:rsidP="009216D4">
      <w:r>
        <w:t xml:space="preserve">The Power Module, Second PC Module and Basic Serial Splitter Module all use standard 9-pin female </w:t>
      </w:r>
      <w:r w:rsidR="00582A74">
        <w:t>sub</w:t>
      </w:r>
      <w:r w:rsidR="00237709">
        <w:t>-</w:t>
      </w:r>
      <w:r w:rsidR="00582A74">
        <w:t xml:space="preserve">miniature </w:t>
      </w:r>
      <w:r>
        <w:t>D connectors (“DB9”) for serial data connections to attached Simulator PCs. The pin-outs of these connectors are illustrated below.</w:t>
      </w:r>
    </w:p>
    <w:p w14:paraId="7E0C0397" w14:textId="6FBB1628" w:rsidR="004F221F" w:rsidRDefault="004F221F" w:rsidP="00EE121F">
      <w:pPr>
        <w:pStyle w:val="Heading3"/>
      </w:pPr>
      <w:bookmarkStart w:id="1473" w:name="_Toc191908829"/>
      <w:r>
        <w:t>DTEs &amp; DCEs</w:t>
      </w:r>
      <w:bookmarkEnd w:id="1473"/>
    </w:p>
    <w:p w14:paraId="3A0542FF" w14:textId="5280CBD3" w:rsidR="00624131" w:rsidRDefault="00624131" w:rsidP="009216D4">
      <w:r>
        <w:t xml:space="preserve">In RS-232 </w:t>
      </w:r>
      <w:r w:rsidR="002E2C16">
        <w:t>communications</w:t>
      </w:r>
      <w:r>
        <w:t xml:space="preserve">, the description of </w:t>
      </w:r>
      <w:r w:rsidR="00582A74">
        <w:t xml:space="preserve">connector </w:t>
      </w:r>
      <w:r>
        <w:t xml:space="preserve">pins as </w:t>
      </w:r>
      <w:r w:rsidRPr="00EE121F">
        <w:rPr>
          <w:i/>
          <w:iCs/>
        </w:rPr>
        <w:t>Transmit</w:t>
      </w:r>
      <w:r>
        <w:t xml:space="preserve"> or </w:t>
      </w:r>
      <w:r w:rsidRPr="00EE121F">
        <w:rPr>
          <w:i/>
          <w:iCs/>
        </w:rPr>
        <w:t>Receive</w:t>
      </w:r>
      <w:r>
        <w:t xml:space="preserve"> can be confusing</w:t>
      </w:r>
      <w:r w:rsidR="00582A74">
        <w:t>. D</w:t>
      </w:r>
      <w:r>
        <w:t>evice</w:t>
      </w:r>
      <w:r w:rsidR="00582A74">
        <w:t xml:space="preserve">s can be </w:t>
      </w:r>
      <w:r>
        <w:t xml:space="preserve">configured as </w:t>
      </w:r>
      <w:r w:rsidRPr="00EE121F">
        <w:rPr>
          <w:i/>
          <w:iCs/>
        </w:rPr>
        <w:t>Data Terminal Equipment</w:t>
      </w:r>
      <w:r>
        <w:t xml:space="preserve"> (DTE) or </w:t>
      </w:r>
      <w:r w:rsidRPr="00EE121F">
        <w:rPr>
          <w:i/>
          <w:iCs/>
        </w:rPr>
        <w:t>Data Communication Equipment</w:t>
      </w:r>
      <w:r>
        <w:t xml:space="preserve"> (DCE).</w:t>
      </w:r>
      <w:r w:rsidR="00ED196D">
        <w:t xml:space="preserve"> Traditionally, </w:t>
      </w:r>
      <w:r w:rsidR="00582A74">
        <w:t xml:space="preserve">for example, </w:t>
      </w:r>
      <w:r w:rsidR="00ED196D">
        <w:t xml:space="preserve">a PC would be </w:t>
      </w:r>
      <w:r w:rsidR="00582A74">
        <w:t xml:space="preserve">configured as </w:t>
      </w:r>
      <w:r w:rsidR="00ED196D">
        <w:t xml:space="preserve">a DTE, connected to a modem </w:t>
      </w:r>
      <w:r w:rsidR="00582A74">
        <w:t xml:space="preserve">configured </w:t>
      </w:r>
      <w:r w:rsidR="00ED196D">
        <w:t>as a DCE.</w:t>
      </w:r>
    </w:p>
    <w:p w14:paraId="4B79AB53" w14:textId="44618933" w:rsidR="002E2C16" w:rsidRDefault="002E2C16" w:rsidP="009216D4">
      <w:r>
        <w:t xml:space="preserve">By convention, a DTE </w:t>
      </w:r>
      <w:r w:rsidR="00582A74">
        <w:t xml:space="preserve">has a male connector, a </w:t>
      </w:r>
      <w:r>
        <w:t xml:space="preserve">DCE </w:t>
      </w:r>
      <w:r w:rsidR="00582A74">
        <w:t>has a female connector, and the DTE</w:t>
      </w:r>
      <w:r w:rsidR="00237709">
        <w:t>-</w:t>
      </w:r>
      <w:r w:rsidR="00582A74">
        <w:t>to</w:t>
      </w:r>
      <w:r w:rsidR="00237709">
        <w:t>-</w:t>
      </w:r>
      <w:r w:rsidR="00582A74">
        <w:t xml:space="preserve">DCE </w:t>
      </w:r>
      <w:r>
        <w:t xml:space="preserve">connection uses a </w:t>
      </w:r>
      <w:r w:rsidR="00582A74">
        <w:t xml:space="preserve">female-to-male </w:t>
      </w:r>
      <w:r w:rsidRPr="00EE121F">
        <w:rPr>
          <w:i/>
          <w:iCs/>
        </w:rPr>
        <w:t>straight cable</w:t>
      </w:r>
      <w:r>
        <w:rPr>
          <w:rStyle w:val="FootnoteReference"/>
        </w:rPr>
        <w:footnoteReference w:id="34"/>
      </w:r>
      <w:r>
        <w:t>. A PC acting as DTE transmits data to the DCE from Pin 3 of the PC’s DB9 connector, which would be designated TD or TX; and receives data from the DCE on Pin 2, designated RD or RX</w:t>
      </w:r>
      <w:r w:rsidR="00237709">
        <w:rPr>
          <w:rStyle w:val="FootnoteReference"/>
        </w:rPr>
        <w:footnoteReference w:id="35"/>
      </w:r>
      <w:r>
        <w:t xml:space="preserve">. The DCE </w:t>
      </w:r>
      <w:r w:rsidR="00F03FD0">
        <w:t xml:space="preserve">uses a female connector, </w:t>
      </w:r>
      <w:r>
        <w:t xml:space="preserve">receives data from the DTE on Pin 3, </w:t>
      </w:r>
      <w:r w:rsidRPr="00EE121F">
        <w:rPr>
          <w:u w:val="single"/>
        </w:rPr>
        <w:t>still designated as the “transmit” pin on the DCE</w:t>
      </w:r>
      <w:r>
        <w:t xml:space="preserve">, and sends data to the DTE on Pin 2, </w:t>
      </w:r>
      <w:r w:rsidRPr="00EE121F">
        <w:rPr>
          <w:u w:val="single"/>
        </w:rPr>
        <w:t>still designated as the “receive” pin on the DCE</w:t>
      </w:r>
      <w:r w:rsidR="00F03FD0">
        <w:rPr>
          <w:rStyle w:val="FootnoteReference"/>
        </w:rPr>
        <w:footnoteReference w:id="36"/>
      </w:r>
      <w:r>
        <w:t>.</w:t>
      </w:r>
    </w:p>
    <w:p w14:paraId="5DD60A4D" w14:textId="6EC8AAE4" w:rsidR="002E2C16" w:rsidRDefault="002E2C16" w:rsidP="009216D4">
      <w:r>
        <w:t>The Simulator PC is a DTE</w:t>
      </w:r>
      <w:r w:rsidR="00F03FD0">
        <w:t xml:space="preserve">. The Simulator Modules are fitted with female DB9 connectors and </w:t>
      </w:r>
      <w:r w:rsidR="00ED196D">
        <w:t xml:space="preserve">for simplicity are all </w:t>
      </w:r>
      <w:r w:rsidR="00F03FD0">
        <w:t xml:space="preserve">wired for use with straight cables, so </w:t>
      </w:r>
      <w:r w:rsidR="00237709">
        <w:t xml:space="preserve">are </w:t>
      </w:r>
      <w:r w:rsidR="00C607F9">
        <w:t>technically DCE</w:t>
      </w:r>
      <w:r w:rsidR="00237709">
        <w:t>s</w:t>
      </w:r>
      <w:r w:rsidR="00C607F9">
        <w:t xml:space="preserve"> and </w:t>
      </w:r>
      <w:r w:rsidR="00F03FD0">
        <w:t xml:space="preserve">should </w:t>
      </w:r>
      <w:r w:rsidR="00EE5AA6">
        <w:t xml:space="preserve">by convention </w:t>
      </w:r>
      <w:r w:rsidR="00ED196D">
        <w:t>use DCE</w:t>
      </w:r>
      <w:r w:rsidR="00F03FD0">
        <w:t xml:space="preserve"> pin naming conventions.</w:t>
      </w:r>
    </w:p>
    <w:p w14:paraId="24A0A3FE" w14:textId="05E435D4" w:rsidR="009216D4" w:rsidRPr="009216D4" w:rsidRDefault="00F03FD0">
      <w:r>
        <w:t xml:space="preserve">However, to </w:t>
      </w:r>
      <w:r w:rsidR="00EE5AA6">
        <w:t xml:space="preserve">make the </w:t>
      </w:r>
      <w:r w:rsidR="00ED196D">
        <w:t xml:space="preserve">simulator module designs </w:t>
      </w:r>
      <w:r w:rsidR="00237709">
        <w:t>easier to follow</w:t>
      </w:r>
      <w:r w:rsidR="00ED196D">
        <w:t xml:space="preserve">, the schematics follow the transmit and receive </w:t>
      </w:r>
      <w:r w:rsidR="00237709">
        <w:t xml:space="preserve">pin </w:t>
      </w:r>
      <w:r w:rsidR="00ED196D">
        <w:t xml:space="preserve">designations used by the </w:t>
      </w:r>
      <w:r w:rsidR="00237709">
        <w:t xml:space="preserve">ATmega328P microcontroller UART, and the RS-232 sides of the </w:t>
      </w:r>
      <w:r w:rsidR="0033286D">
        <w:t xml:space="preserve">Analog Devices (formerly </w:t>
      </w:r>
      <w:r w:rsidR="00ED196D">
        <w:t>Maxim</w:t>
      </w:r>
      <w:r w:rsidR="0033286D">
        <w:t>)</w:t>
      </w:r>
      <w:r w:rsidR="00ED196D">
        <w:t xml:space="preserve"> MAX233, MAX208 and MAX3323 line drivers. Following these conventions, the module </w:t>
      </w:r>
      <w:r w:rsidR="009216D4">
        <w:t>pin</w:t>
      </w:r>
      <w:r w:rsidR="00ED196D">
        <w:t>s</w:t>
      </w:r>
      <w:r w:rsidR="009216D4">
        <w:t xml:space="preserve"> </w:t>
      </w:r>
      <w:r w:rsidR="0035239E">
        <w:t xml:space="preserve">used for transmitting sensor data </w:t>
      </w:r>
      <w:r w:rsidR="00624131">
        <w:t xml:space="preserve">from the Simulator Interface </w:t>
      </w:r>
      <w:r w:rsidR="0035239E">
        <w:t xml:space="preserve">to the attached PC </w:t>
      </w:r>
      <w:r w:rsidR="00ED196D">
        <w:t>are</w:t>
      </w:r>
      <w:r w:rsidR="0035239E">
        <w:t xml:space="preserve"> marked </w:t>
      </w:r>
      <w:r w:rsidR="0035239E" w:rsidRPr="00EE121F">
        <w:rPr>
          <w:i/>
          <w:iCs/>
        </w:rPr>
        <w:t>TX</w:t>
      </w:r>
      <w:r w:rsidR="00ED196D">
        <w:t>, and t</w:t>
      </w:r>
      <w:r w:rsidR="0035239E">
        <w:t xml:space="preserve">he </w:t>
      </w:r>
      <w:r w:rsidR="00ED196D">
        <w:t xml:space="preserve">module </w:t>
      </w:r>
      <w:r w:rsidR="0035239E">
        <w:t>pin</w:t>
      </w:r>
      <w:r w:rsidR="00ED196D">
        <w:t>s</w:t>
      </w:r>
      <w:r w:rsidR="0035239E">
        <w:t xml:space="preserve"> used for rece</w:t>
      </w:r>
      <w:r w:rsidR="00624131">
        <w:t xml:space="preserve">iving CLI data from the attached PC to the Simulator Interface </w:t>
      </w:r>
      <w:r w:rsidR="00ED196D">
        <w:t>are</w:t>
      </w:r>
      <w:r w:rsidR="00624131">
        <w:t xml:space="preserve"> marked </w:t>
      </w:r>
      <w:r w:rsidR="00624131" w:rsidRPr="00EE121F">
        <w:rPr>
          <w:i/>
          <w:iCs/>
        </w:rPr>
        <w:t>RX</w:t>
      </w:r>
      <w:r w:rsidR="00624131">
        <w:t>.</w:t>
      </w:r>
      <w:r w:rsidR="0035239E">
        <w:t xml:space="preserve"> </w:t>
      </w:r>
      <w:r w:rsidR="00237709">
        <w:t>This is the opposite of the usual convention for a DCE</w:t>
      </w:r>
      <w:r w:rsidR="0037598F">
        <w:t>.</w:t>
      </w:r>
    </w:p>
    <w:p w14:paraId="1A2D12DC" w14:textId="28029E5E" w:rsidR="009216D4" w:rsidRDefault="009216D4" w:rsidP="009216D4">
      <w:pPr>
        <w:pStyle w:val="Heading3"/>
      </w:pPr>
      <w:bookmarkStart w:id="1474" w:name="_Toc191908830"/>
      <w:r>
        <w:lastRenderedPageBreak/>
        <w:t>Power Module</w:t>
      </w:r>
      <w:bookmarkEnd w:id="1474"/>
    </w:p>
    <w:p w14:paraId="2B5DDCC9" w14:textId="35BC13EF" w:rsidR="0037598F" w:rsidRDefault="0037598F">
      <w:pPr>
        <w:keepNext/>
      </w:pPr>
      <w:r w:rsidRPr="009C1732">
        <w:t xml:space="preserve">The </w:t>
      </w:r>
      <w:r>
        <w:t xml:space="preserve">Power </w:t>
      </w:r>
      <w:r w:rsidRPr="009C1732">
        <w:t xml:space="preserve">Module uses </w:t>
      </w:r>
      <w:r>
        <w:t xml:space="preserve">a female DB9 </w:t>
      </w:r>
      <w:r w:rsidRPr="009C1732">
        <w:t xml:space="preserve">connector for the </w:t>
      </w:r>
      <w:r>
        <w:t>down</w:t>
      </w:r>
      <w:r w:rsidRPr="009C1732">
        <w:t xml:space="preserve">stream cabling connection to the Simulator </w:t>
      </w:r>
      <w:r>
        <w:t>PC.</w:t>
      </w:r>
    </w:p>
    <w:p w14:paraId="1FBA6043" w14:textId="5C1DBA29" w:rsidR="0037598F" w:rsidRDefault="0037598F" w:rsidP="00EE121F">
      <w:pPr>
        <w:pStyle w:val="ListParagraph"/>
        <w:keepNext/>
        <w:numPr>
          <w:ilvl w:val="0"/>
          <w:numId w:val="55"/>
        </w:numPr>
      </w:pPr>
      <w:r>
        <w:t>Pin 2 is used for simulator sensor data transmitted to the attached PC.</w:t>
      </w:r>
    </w:p>
    <w:p w14:paraId="7B7BA676" w14:textId="193898A7" w:rsidR="0037598F" w:rsidRDefault="0037598F" w:rsidP="00EE121F">
      <w:pPr>
        <w:pStyle w:val="ListParagraph"/>
        <w:keepNext/>
        <w:numPr>
          <w:ilvl w:val="0"/>
          <w:numId w:val="55"/>
        </w:numPr>
      </w:pPr>
      <w:r>
        <w:t>Pin 3 is used for CLI data transmitted to the Simulator Interface from the attached PC.</w:t>
      </w:r>
    </w:p>
    <w:p w14:paraId="3EC16AFD" w14:textId="2AE47CDB" w:rsidR="0037598F" w:rsidRPr="009C1732" w:rsidRDefault="0037598F">
      <w:pPr>
        <w:keepNext/>
      </w:pPr>
      <w:r>
        <w:t>The wiring of this connector is shown in the following diagram:</w:t>
      </w:r>
    </w:p>
    <w:p w14:paraId="1AEB9B98" w14:textId="5CE3A712" w:rsidR="009216D4" w:rsidRDefault="00BF59FA" w:rsidP="00EE121F">
      <w:pPr>
        <w:keepNext/>
        <w:jc w:val="center"/>
      </w:pPr>
      <w:r>
        <w:rPr>
          <w:noProof/>
        </w:rPr>
        <w:drawing>
          <wp:inline distT="0" distB="0" distL="0" distR="0" wp14:anchorId="590D17B2" wp14:editId="3B1983D7">
            <wp:extent cx="1944000" cy="21960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2 DB9 Power Module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7387A83" w14:textId="599A11EF" w:rsidR="009216D4" w:rsidRPr="00374AC1" w:rsidRDefault="009216D4" w:rsidP="00EE121F">
      <w:pPr>
        <w:pStyle w:val="Caption"/>
        <w:jc w:val="center"/>
      </w:pPr>
      <w:bookmarkStart w:id="1475" w:name="_Toc191908912"/>
      <w:r>
        <w:t xml:space="preserve">Figure </w:t>
      </w:r>
      <w:fldSimple w:instr=" SEQ Figure \* ARABIC ">
        <w:r w:rsidR="00AA5C58">
          <w:rPr>
            <w:noProof/>
          </w:rPr>
          <w:t>29</w:t>
        </w:r>
      </w:fldSimple>
      <w:r>
        <w:t xml:space="preserve"> – Power Module DB9 Serial Connector</w:t>
      </w:r>
      <w:bookmarkEnd w:id="1475"/>
    </w:p>
    <w:p w14:paraId="7F875817" w14:textId="7175F552" w:rsidR="009216D4" w:rsidRDefault="009216D4" w:rsidP="009216D4">
      <w:pPr>
        <w:pStyle w:val="Heading3"/>
      </w:pPr>
      <w:bookmarkStart w:id="1476" w:name="_Toc191908831"/>
      <w:r>
        <w:t>Second PC Module</w:t>
      </w:r>
      <w:bookmarkEnd w:id="1476"/>
    </w:p>
    <w:p w14:paraId="29CDEE92" w14:textId="0A75A103" w:rsidR="0037598F" w:rsidRDefault="0037598F">
      <w:pPr>
        <w:keepNext/>
      </w:pPr>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p>
    <w:p w14:paraId="5C4632E6" w14:textId="77777777" w:rsidR="0037598F" w:rsidRDefault="0037598F" w:rsidP="00EE121F">
      <w:pPr>
        <w:pStyle w:val="ListParagraph"/>
        <w:keepNext/>
        <w:numPr>
          <w:ilvl w:val="0"/>
          <w:numId w:val="56"/>
        </w:numPr>
      </w:pPr>
      <w:r>
        <w:t>Pin 2 is used for simulator sensor data transmitted to the attached PC.</w:t>
      </w:r>
    </w:p>
    <w:p w14:paraId="0C1B95EC" w14:textId="226CB20F" w:rsidR="0037598F" w:rsidRDefault="0037598F" w:rsidP="00EE121F">
      <w:pPr>
        <w:pStyle w:val="ListParagraph"/>
        <w:keepNext/>
        <w:numPr>
          <w:ilvl w:val="0"/>
          <w:numId w:val="56"/>
        </w:numPr>
      </w:pPr>
      <w:r>
        <w:t>Pin 3 is not connected. It is not possible to use the CLI from the PC attached to the Second PC Module.</w:t>
      </w:r>
    </w:p>
    <w:p w14:paraId="19533596" w14:textId="77777777" w:rsidR="0037598F" w:rsidRPr="009C1732" w:rsidRDefault="0037598F">
      <w:pPr>
        <w:keepNext/>
      </w:pPr>
      <w:r>
        <w:t>The wiring of this connector is shown in the following diagram:</w:t>
      </w:r>
    </w:p>
    <w:p w14:paraId="1A0B704B" w14:textId="4BCA7DF3" w:rsidR="009216D4" w:rsidRDefault="00BF59FA" w:rsidP="00EE121F">
      <w:pPr>
        <w:keepNext/>
        <w:jc w:val="center"/>
      </w:pPr>
      <w:r>
        <w:rPr>
          <w:noProof/>
        </w:rPr>
        <w:drawing>
          <wp:inline distT="0" distB="0" distL="0" distR="0" wp14:anchorId="267AC20B" wp14:editId="528ECFE6">
            <wp:extent cx="1944000" cy="2196000"/>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2 DB9 2nd PC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46528519" w14:textId="3143CCA0" w:rsidR="009216D4" w:rsidRPr="00374AC1" w:rsidRDefault="009216D4" w:rsidP="00EE121F">
      <w:pPr>
        <w:pStyle w:val="Caption"/>
        <w:jc w:val="center"/>
      </w:pPr>
      <w:bookmarkStart w:id="1477" w:name="_Toc191908913"/>
      <w:r>
        <w:t xml:space="preserve">Figure </w:t>
      </w:r>
      <w:fldSimple w:instr=" SEQ Figure \* ARABIC ">
        <w:r w:rsidR="00AA5C58">
          <w:rPr>
            <w:noProof/>
          </w:rPr>
          <w:t>30</w:t>
        </w:r>
      </w:fldSimple>
      <w:r>
        <w:t xml:space="preserve"> – Second PC Module DB9 Serial Connector</w:t>
      </w:r>
      <w:bookmarkEnd w:id="1477"/>
    </w:p>
    <w:p w14:paraId="2C003C21" w14:textId="0821996F" w:rsidR="009216D4" w:rsidRDefault="009216D4" w:rsidP="009216D4">
      <w:pPr>
        <w:pStyle w:val="Heading3"/>
      </w:pPr>
      <w:bookmarkStart w:id="1478" w:name="_Toc191908832"/>
      <w:r>
        <w:lastRenderedPageBreak/>
        <w:t>Basic Serial Splitter Module</w:t>
      </w:r>
      <w:bookmarkEnd w:id="1478"/>
    </w:p>
    <w:p w14:paraId="25B6786F" w14:textId="4312F4D7" w:rsidR="0037598F" w:rsidRDefault="0037598F" w:rsidP="0037598F">
      <w:pPr>
        <w:keepNext/>
      </w:pPr>
      <w:r w:rsidRPr="009C1732">
        <w:t>The</w:t>
      </w:r>
      <w:r>
        <w:t xml:space="preserve"> 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r>
        <w:t>s</w:t>
      </w:r>
      <w:r w:rsidRPr="009C1732">
        <w:t xml:space="preserve"> to the Simulator </w:t>
      </w:r>
      <w:r>
        <w:t>PCs.</w:t>
      </w:r>
    </w:p>
    <w:p w14:paraId="6436F537" w14:textId="3D882413" w:rsidR="0037598F" w:rsidRDefault="0037598F" w:rsidP="0037598F">
      <w:pPr>
        <w:pStyle w:val="ListParagraph"/>
        <w:keepNext/>
        <w:numPr>
          <w:ilvl w:val="0"/>
          <w:numId w:val="56"/>
        </w:numPr>
      </w:pPr>
      <w:r>
        <w:t xml:space="preserve">Pin 2 is used for </w:t>
      </w:r>
      <w:r w:rsidR="00BD3A98">
        <w:t xml:space="preserve">duplicated </w:t>
      </w:r>
      <w:r>
        <w:t>simulator sensor data transmitted to each attached PC.</w:t>
      </w:r>
    </w:p>
    <w:p w14:paraId="5B99F037" w14:textId="728C8821" w:rsidR="00CD5701" w:rsidRDefault="00BD3A98" w:rsidP="00BD3A98">
      <w:pPr>
        <w:pStyle w:val="ListParagraph"/>
        <w:keepNext/>
        <w:numPr>
          <w:ilvl w:val="0"/>
          <w:numId w:val="56"/>
        </w:numPr>
      </w:pPr>
      <w:r>
        <w:t xml:space="preserve">As noted previously in the section on </w:t>
      </w:r>
      <w:r w:rsidRPr="00EE121F">
        <w:rPr>
          <w:i/>
          <w:iCs/>
        </w:rPr>
        <w:t>Transmitter Disabling</w:t>
      </w:r>
      <w:r>
        <w:t xml:space="preserve"> in the </w:t>
      </w:r>
      <w:r w:rsidRPr="00EE121F">
        <w:rPr>
          <w:i/>
          <w:iCs/>
        </w:rPr>
        <w:t>Basic Serial Splitter Hardware</w:t>
      </w:r>
      <w:r>
        <w:t xml:space="preserve"> section of this document, only </w:t>
      </w:r>
      <w:r w:rsidRPr="009C1732">
        <w:t xml:space="preserve">one </w:t>
      </w:r>
      <w:r w:rsidR="00CD5701">
        <w:t xml:space="preserve">selected </w:t>
      </w:r>
      <w:r w:rsidRPr="009C1732">
        <w:t xml:space="preserve">Simulator PC </w:t>
      </w:r>
      <w:r>
        <w:t xml:space="preserve">connected to a Basic Serial Splitter Module </w:t>
      </w:r>
      <w:r w:rsidRPr="009C1732">
        <w:t xml:space="preserve">can be used to send </w:t>
      </w:r>
      <w:r>
        <w:t xml:space="preserve">CLI </w:t>
      </w:r>
      <w:r w:rsidRPr="009C1732">
        <w:t>configuration data to the Simulator Interface Module</w:t>
      </w:r>
      <w:r w:rsidR="00CD5701">
        <w:t>.</w:t>
      </w:r>
    </w:p>
    <w:p w14:paraId="41FA7EF9" w14:textId="6C7A3928" w:rsidR="00BD3A98" w:rsidRPr="009C1732" w:rsidRDefault="00BD3A98">
      <w:pPr>
        <w:pStyle w:val="ListParagraph"/>
        <w:keepNext/>
        <w:numPr>
          <w:ilvl w:val="0"/>
          <w:numId w:val="56"/>
        </w:numPr>
      </w:pPr>
      <w:r>
        <w:t xml:space="preserve">Pin 3 </w:t>
      </w:r>
      <w:r w:rsidR="00CD5701">
        <w:t xml:space="preserve">will be used </w:t>
      </w:r>
      <w:r>
        <w:t xml:space="preserve">for CLI data </w:t>
      </w:r>
      <w:r w:rsidR="00CD5701">
        <w:t>sent</w:t>
      </w:r>
      <w:r>
        <w:t xml:space="preserve"> to the Simulator Interface from </w:t>
      </w:r>
      <w:r w:rsidR="00CD5701">
        <w:t xml:space="preserve">the selected </w:t>
      </w:r>
      <w:r>
        <w:t>attached PC</w:t>
      </w:r>
      <w:r w:rsidR="00CD5701">
        <w:t xml:space="preserve"> only</w:t>
      </w:r>
      <w:r>
        <w:t xml:space="preserve">. </w:t>
      </w:r>
      <w:r w:rsidR="00CD5701">
        <w:t xml:space="preserve">On all other connectors this </w:t>
      </w:r>
      <w:r>
        <w:t xml:space="preserve">pin will </w:t>
      </w:r>
      <w:r w:rsidR="00CD5701">
        <w:t>connected to an inactive RS-232 receiver.</w:t>
      </w:r>
    </w:p>
    <w:p w14:paraId="24B38F02" w14:textId="77777777" w:rsidR="0037598F" w:rsidRPr="009C1732" w:rsidRDefault="0037598F" w:rsidP="0037598F">
      <w:pPr>
        <w:keepNext/>
      </w:pPr>
      <w:r>
        <w:t>The wiring of this connector is shown in the following diagram:</w:t>
      </w:r>
    </w:p>
    <w:p w14:paraId="4664654F" w14:textId="6D1853A9" w:rsidR="009216D4" w:rsidRDefault="00BF59FA" w:rsidP="00EE121F">
      <w:pPr>
        <w:keepNext/>
        <w:jc w:val="center"/>
      </w:pPr>
      <w:r>
        <w:rPr>
          <w:noProof/>
        </w:rPr>
        <w:drawing>
          <wp:inline distT="0" distB="0" distL="0" distR="0" wp14:anchorId="482CC822" wp14:editId="521790BC">
            <wp:extent cx="1944000" cy="2196000"/>
            <wp:effectExtent l="0" t="0" r="0" b="0"/>
            <wp:docPr id="34" name="Picture 34"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2 DB9 Splitter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146B1110" w14:textId="6A1B2708" w:rsidR="009216D4" w:rsidRPr="009216D4" w:rsidRDefault="009216D4">
      <w:pPr>
        <w:pStyle w:val="Caption"/>
        <w:jc w:val="center"/>
      </w:pPr>
      <w:bookmarkStart w:id="1479" w:name="_Toc191908914"/>
      <w:r>
        <w:t xml:space="preserve">Figure </w:t>
      </w:r>
      <w:fldSimple w:instr=" SEQ Figure \* ARABIC ">
        <w:r w:rsidR="00AA5C58">
          <w:rPr>
            <w:noProof/>
          </w:rPr>
          <w:t>31</w:t>
        </w:r>
      </w:fldSimple>
      <w:r>
        <w:t xml:space="preserve"> – Basic Serial Splitter DB9 Serial Connectors</w:t>
      </w:r>
      <w:bookmarkEnd w:id="1479"/>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1480" w:name="_Toc472625758"/>
      <w:bookmarkStart w:id="1481" w:name="_Toc191908833"/>
      <w:r w:rsidR="00AF0947">
        <w:lastRenderedPageBreak/>
        <w:t xml:space="preserve">Simulator Interface </w:t>
      </w:r>
      <w:bookmarkEnd w:id="1480"/>
      <w:r w:rsidR="003912A1">
        <w:t xml:space="preserve">Module </w:t>
      </w:r>
      <w:r w:rsidR="008D175F">
        <w:t>Firmware</w:t>
      </w:r>
      <w:bookmarkEnd w:id="1481"/>
    </w:p>
    <w:p w14:paraId="76255B76" w14:textId="37BDE1EC" w:rsidR="007A715D" w:rsidRPr="00D16863" w:rsidRDefault="007A715D" w:rsidP="006E2D44">
      <w:pPr>
        <w:pStyle w:val="Heading2"/>
      </w:pPr>
      <w:bookmarkStart w:id="1482" w:name="_Toc472625763"/>
      <w:bookmarkStart w:id="1483" w:name="_Toc191908834"/>
      <w:r>
        <w:t xml:space="preserve">Sensor </w:t>
      </w:r>
      <w:bookmarkEnd w:id="1482"/>
      <w:r w:rsidR="006E2D44">
        <w:t>Characteristics</w:t>
      </w:r>
      <w:bookmarkEnd w:id="1483"/>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1484" w:name="_Toc415420472"/>
      <w:bookmarkStart w:id="1485" w:name="_Toc472625771"/>
      <w:r>
        <w:br w:type="page"/>
      </w:r>
    </w:p>
    <w:p w14:paraId="76AB9ECE" w14:textId="21A53D47" w:rsidR="00AF0947" w:rsidRDefault="00AF0947" w:rsidP="00CF2085">
      <w:pPr>
        <w:pStyle w:val="Heading2"/>
      </w:pPr>
      <w:bookmarkStart w:id="1486" w:name="_Toc191908835"/>
      <w:r>
        <w:lastRenderedPageBreak/>
        <w:t>Firmware Design</w:t>
      </w:r>
      <w:bookmarkEnd w:id="1484"/>
      <w:bookmarkEnd w:id="1485"/>
      <w:bookmarkEnd w:id="1486"/>
    </w:p>
    <w:p w14:paraId="30F829FE" w14:textId="77777777" w:rsidR="00AF0947" w:rsidRDefault="00AF0947" w:rsidP="00CF2085">
      <w:pPr>
        <w:pStyle w:val="Heading3"/>
      </w:pPr>
      <w:bookmarkStart w:id="1487" w:name="_Toc382313143"/>
      <w:bookmarkStart w:id="1488" w:name="_Toc415420473"/>
      <w:bookmarkStart w:id="1489" w:name="_Toc472625772"/>
      <w:bookmarkStart w:id="1490" w:name="_Toc191908836"/>
      <w:r>
        <w:t>Interrupt Driven vs Polling</w:t>
      </w:r>
      <w:bookmarkEnd w:id="1487"/>
      <w:bookmarkEnd w:id="1488"/>
      <w:bookmarkEnd w:id="1489"/>
      <w:bookmarkEnd w:id="1490"/>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1680BE3B" w:rsidR="00CF2085" w:rsidRDefault="00CF2085" w:rsidP="00CF2085">
      <w:pPr>
        <w:pStyle w:val="Caption"/>
        <w:jc w:val="center"/>
      </w:pPr>
      <w:bookmarkStart w:id="1491" w:name="_Toc191908915"/>
      <w:r>
        <w:t xml:space="preserve">Figure </w:t>
      </w:r>
      <w:r>
        <w:rPr>
          <w:noProof/>
        </w:rPr>
        <w:fldChar w:fldCharType="begin"/>
      </w:r>
      <w:r>
        <w:rPr>
          <w:noProof/>
        </w:rPr>
        <w:instrText xml:space="preserve"> SEQ Figure \* ARABIC </w:instrText>
      </w:r>
      <w:r>
        <w:rPr>
          <w:noProof/>
        </w:rPr>
        <w:fldChar w:fldCharType="separate"/>
      </w:r>
      <w:r w:rsidR="00AA5C58">
        <w:rPr>
          <w:noProof/>
        </w:rPr>
        <w:t>32</w:t>
      </w:r>
      <w:r>
        <w:rPr>
          <w:noProof/>
        </w:rPr>
        <w:fldChar w:fldCharType="end"/>
      </w:r>
      <w:r>
        <w:t xml:space="preserve"> – Simulator Interface Main Loop Timing</w:t>
      </w:r>
      <w:bookmarkEnd w:id="1491"/>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1492" w:name="_Toc382313144"/>
      <w:bookmarkStart w:id="1493" w:name="_Toc415420474"/>
      <w:bookmarkStart w:id="1494" w:name="_Toc472625773"/>
      <w:r>
        <w:br w:type="page"/>
      </w:r>
    </w:p>
    <w:p w14:paraId="42D49E0F" w14:textId="4265D35D" w:rsidR="00AF0947" w:rsidRPr="00720025" w:rsidRDefault="00AF0947" w:rsidP="00CF2085">
      <w:pPr>
        <w:pStyle w:val="Heading3"/>
      </w:pPr>
      <w:bookmarkStart w:id="1495" w:name="_Toc191908837"/>
      <w:r w:rsidRPr="00720025">
        <w:lastRenderedPageBreak/>
        <w:t>State Machine Operation</w:t>
      </w:r>
      <w:bookmarkEnd w:id="1492"/>
      <w:bookmarkEnd w:id="1493"/>
      <w:bookmarkEnd w:id="1494"/>
      <w:bookmarkEnd w:id="1495"/>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28F15FE3" w:rsidR="002712AD" w:rsidRPr="0060312C" w:rsidRDefault="002712AD" w:rsidP="002712AD">
      <w:pPr>
        <w:pStyle w:val="Caption"/>
        <w:jc w:val="center"/>
        <w:rPr>
          <w:color w:val="00B050"/>
        </w:rPr>
      </w:pPr>
      <w:bookmarkStart w:id="1496" w:name="_Toc415420571"/>
      <w:bookmarkStart w:id="1497" w:name="_Toc472625845"/>
      <w:bookmarkStart w:id="1498" w:name="_Toc191908916"/>
      <w:r>
        <w:t xml:space="preserve">Figure </w:t>
      </w:r>
      <w:r>
        <w:rPr>
          <w:noProof/>
        </w:rPr>
        <w:fldChar w:fldCharType="begin"/>
      </w:r>
      <w:r>
        <w:rPr>
          <w:noProof/>
        </w:rPr>
        <w:instrText xml:space="preserve"> SEQ Figure \* ARABIC </w:instrText>
      </w:r>
      <w:r>
        <w:rPr>
          <w:noProof/>
        </w:rPr>
        <w:fldChar w:fldCharType="separate"/>
      </w:r>
      <w:r w:rsidR="00AA5C58">
        <w:rPr>
          <w:noProof/>
        </w:rPr>
        <w:t>33</w:t>
      </w:r>
      <w:r>
        <w:rPr>
          <w:noProof/>
        </w:rPr>
        <w:fldChar w:fldCharType="end"/>
      </w:r>
      <w:r>
        <w:t xml:space="preserve"> – State Machine Transitions Illustration</w:t>
      </w:r>
      <w:bookmarkEnd w:id="1496"/>
      <w:bookmarkEnd w:id="1497"/>
      <w:bookmarkEnd w:id="1498"/>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1499" w:name="_Toc382313145"/>
      <w:bookmarkStart w:id="1500" w:name="_Toc415420475"/>
      <w:bookmarkStart w:id="1501" w:name="_Toc472625774"/>
      <w:bookmarkStart w:id="1502" w:name="_Toc191908838"/>
      <w:r w:rsidRPr="00D85978">
        <w:lastRenderedPageBreak/>
        <w:t>Timer Issues</w:t>
      </w:r>
      <w:bookmarkEnd w:id="1499"/>
      <w:bookmarkEnd w:id="1500"/>
      <w:bookmarkEnd w:id="1501"/>
      <w:bookmarkEnd w:id="1502"/>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1503" w:name="_Toc382313146"/>
      <w:bookmarkStart w:id="1504" w:name="_Toc415420476"/>
      <w:bookmarkStart w:id="1505" w:name="_Toc472625775"/>
      <w:bookmarkStart w:id="1506" w:name="_Toc191908839"/>
      <w:r>
        <w:t>Sensor De-Bouncing</w:t>
      </w:r>
      <w:bookmarkEnd w:id="1503"/>
      <w:bookmarkEnd w:id="1504"/>
      <w:bookmarkEnd w:id="1505"/>
      <w:bookmarkEnd w:id="1506"/>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55BC8BCD" w:rsidR="00AF0947" w:rsidRPr="008B0EA2" w:rsidRDefault="00AF0947" w:rsidP="00AF0947">
      <w:pPr>
        <w:pStyle w:val="Caption"/>
        <w:jc w:val="center"/>
      </w:pPr>
      <w:bookmarkStart w:id="1507" w:name="_Toc415420572"/>
      <w:bookmarkStart w:id="1508" w:name="_Toc472625846"/>
      <w:bookmarkStart w:id="1509" w:name="_Toc191908917"/>
      <w:r>
        <w:t xml:space="preserve">Figure </w:t>
      </w:r>
      <w:r>
        <w:rPr>
          <w:noProof/>
        </w:rPr>
        <w:fldChar w:fldCharType="begin"/>
      </w:r>
      <w:r>
        <w:rPr>
          <w:noProof/>
        </w:rPr>
        <w:instrText xml:space="preserve"> SEQ Figure \* ARABIC </w:instrText>
      </w:r>
      <w:r>
        <w:rPr>
          <w:noProof/>
        </w:rPr>
        <w:fldChar w:fldCharType="separate"/>
      </w:r>
      <w:r w:rsidR="00AA5C58">
        <w:rPr>
          <w:noProof/>
        </w:rPr>
        <w:t>34</w:t>
      </w:r>
      <w:r>
        <w:rPr>
          <w:noProof/>
        </w:rPr>
        <w:fldChar w:fldCharType="end"/>
      </w:r>
      <w:r>
        <w:t xml:space="preserve"> – Sensor De-Bounce Illustration</w:t>
      </w:r>
      <w:bookmarkEnd w:id="1507"/>
      <w:bookmarkEnd w:id="1508"/>
      <w:bookmarkEnd w:id="1509"/>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1510" w:name="_Toc382313147"/>
      <w:bookmarkStart w:id="1511" w:name="_Toc415420477"/>
      <w:bookmarkStart w:id="1512" w:name="_Toc472625776"/>
      <w:bookmarkStart w:id="1513" w:name="_Toc191908840"/>
      <w:r>
        <w:t>Debugging &amp; Timing Features</w:t>
      </w:r>
      <w:bookmarkEnd w:id="1510"/>
      <w:bookmarkEnd w:id="1511"/>
      <w:bookmarkEnd w:id="1512"/>
      <w:bookmarkEnd w:id="1513"/>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1514" w:name="_Toc472625777"/>
      <w:r>
        <w:t>Debug Mask</w:t>
      </w:r>
      <w:bookmarkEnd w:id="1514"/>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1515" w:name="_Toc472625778"/>
      <w:r>
        <w:t>Debug Pulse Timer</w:t>
      </w:r>
      <w:bookmarkEnd w:id="1515"/>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1516" w:name="_Toc472625779"/>
      <w:r>
        <w:t>Debug Show Misfires</w:t>
      </w:r>
      <w:bookmarkEnd w:id="1516"/>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1517" w:name="_Toc472625780"/>
      <w:r>
        <w:t>Debug Show Debounce</w:t>
      </w:r>
      <w:bookmarkEnd w:id="1517"/>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1518" w:name="_Toc472625781"/>
      <w:r>
        <w:t>Debug Show LED</w:t>
      </w:r>
      <w:bookmarkEnd w:id="1518"/>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1519" w:name="_Toc472625782"/>
      <w:r>
        <w:t>Debug Settings</w:t>
      </w:r>
      <w:bookmarkEnd w:id="1519"/>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1520" w:name="_Toc382313148"/>
      <w:bookmarkStart w:id="1521" w:name="_Toc415420478"/>
      <w:bookmarkStart w:id="1522" w:name="_Toc472625783"/>
      <w:r>
        <w:br w:type="page"/>
      </w:r>
    </w:p>
    <w:p w14:paraId="55CAC992" w14:textId="11D6C9A1" w:rsidR="00AF0947" w:rsidRDefault="00AF0947" w:rsidP="00424F3F">
      <w:pPr>
        <w:pStyle w:val="Heading3"/>
      </w:pPr>
      <w:bookmarkStart w:id="1523" w:name="_Toc191908841"/>
      <w:r>
        <w:lastRenderedPageBreak/>
        <w:t>Serial Input &amp; Command Line Interface</w:t>
      </w:r>
      <w:bookmarkEnd w:id="1520"/>
      <w:bookmarkEnd w:id="1521"/>
      <w:bookmarkEnd w:id="1522"/>
      <w:bookmarkEnd w:id="1523"/>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6AD02ADB" w:rsidR="00AF0947" w:rsidRPr="009C1732" w:rsidRDefault="00AF0947" w:rsidP="00EE121F">
      <w:pPr>
        <w:pStyle w:val="ListParagraph"/>
        <w:numPr>
          <w:ilvl w:val="0"/>
          <w:numId w:val="17"/>
        </w:numPr>
      </w:pPr>
      <w:r w:rsidRPr="009C1732">
        <w:t xml:space="preserve">The first byte received is examined. If this byte is </w:t>
      </w:r>
      <w:r w:rsidR="00EE121F">
        <w:t>the MBI Protocol 0xFD command, a 0xFD response is sent. If the first byte is any other</w:t>
      </w:r>
      <w:r w:rsidRPr="009C1732">
        <w:t xml:space="preserve">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w:t>
      </w:r>
      <w:r w:rsidR="00EE121F">
        <w:t xml:space="preserve">other </w:t>
      </w:r>
      <w:r w:rsidR="00424F3F" w:rsidRPr="009C1732">
        <w:t>responses are sent to MBI commands.</w:t>
      </w:r>
    </w:p>
    <w:p w14:paraId="5E43DB19" w14:textId="4F08F1AB"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w:t>
      </w:r>
      <w:r w:rsidR="00EE121F">
        <w:t>7</w:t>
      </w:r>
      <w:r w:rsidR="00424F3F" w:rsidRPr="009C1732">
        <w:t xml:space="preserve">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1524" w:name="_Toc472625785"/>
      <w:bookmarkStart w:id="1525" w:name="_Toc382313150"/>
      <w:bookmarkStart w:id="1526" w:name="_Toc415420480"/>
      <w:bookmarkStart w:id="1527" w:name="_Toc191908842"/>
      <w:r>
        <w:t>Sensor Enable/Disable</w:t>
      </w:r>
      <w:bookmarkEnd w:id="1524"/>
      <w:bookmarkEnd w:id="1527"/>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1528" w:name="_Toc415420481"/>
      <w:bookmarkStart w:id="1529" w:name="_Toc472625788"/>
      <w:bookmarkEnd w:id="1525"/>
      <w:bookmarkEnd w:id="1526"/>
      <w:r>
        <w:br w:type="page"/>
      </w:r>
    </w:p>
    <w:p w14:paraId="7C4A3C2D" w14:textId="15821ED9" w:rsidR="00AF0947" w:rsidRDefault="00AF0947" w:rsidP="002B6100">
      <w:pPr>
        <w:pStyle w:val="Heading3"/>
      </w:pPr>
      <w:bookmarkStart w:id="1530" w:name="_Toc191908843"/>
      <w:r>
        <w:lastRenderedPageBreak/>
        <w:t>Memory Footprint</w:t>
      </w:r>
      <w:bookmarkEnd w:id="1528"/>
      <w:bookmarkEnd w:id="1529"/>
      <w:bookmarkEnd w:id="1530"/>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09E16A27"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w:t>
      </w:r>
      <w:r w:rsidR="009367AD" w:rsidRPr="009C1732">
        <w:t>result,</w:t>
      </w:r>
      <w:r w:rsidRPr="009C1732">
        <w:t xml:space="preserve"> the current v</w:t>
      </w:r>
      <w:r w:rsidR="002B6100" w:rsidRPr="009C1732">
        <w:t>3.</w:t>
      </w:r>
      <w:r w:rsidR="009367AD">
        <w:t>7</w:t>
      </w:r>
      <w:r w:rsidRPr="009C1732">
        <w:t xml:space="preserve"> of the Interface firmware can run on older ATmega1</w:t>
      </w:r>
      <w:r w:rsidR="009367AD">
        <w:t>68</w:t>
      </w:r>
      <w:r w:rsidRPr="009C1732">
        <w:t xml:space="preserve"> microcontrollers with 16kBytes of Flash Memory and only 1kByte of SRAM</w:t>
      </w:r>
      <w:r w:rsidR="009367AD">
        <w:rPr>
          <w:rStyle w:val="FootnoteReference"/>
        </w:rPr>
        <w:footnoteReference w:id="38"/>
      </w:r>
      <w:r w:rsidRPr="009C1732">
        <w:t>.</w:t>
      </w:r>
    </w:p>
    <w:p w14:paraId="6AEED901" w14:textId="77777777" w:rsidR="003912A1" w:rsidRDefault="003912A1" w:rsidP="00AF0947">
      <w:pPr>
        <w:pStyle w:val="Heading2"/>
      </w:pPr>
      <w:bookmarkStart w:id="1531" w:name="_Toc415420484"/>
      <w:bookmarkStart w:id="1532" w:name="_Toc472625791"/>
      <w:r>
        <w:br w:type="page"/>
      </w:r>
    </w:p>
    <w:p w14:paraId="3B476B41" w14:textId="537281EA" w:rsidR="00AF0947" w:rsidRDefault="00AF0947" w:rsidP="00AF0947">
      <w:pPr>
        <w:pStyle w:val="Heading2"/>
      </w:pPr>
      <w:bookmarkStart w:id="1533" w:name="_Toc191908844"/>
      <w:r>
        <w:lastRenderedPageBreak/>
        <w:t>Metrics</w:t>
      </w:r>
      <w:bookmarkEnd w:id="1531"/>
      <w:bookmarkEnd w:id="1532"/>
      <w:bookmarkEnd w:id="1533"/>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1534" w:name="_Toc415420485"/>
      <w:bookmarkStart w:id="1535" w:name="_Toc472625792"/>
      <w:bookmarkStart w:id="1536" w:name="_Toc191908845"/>
      <w:r>
        <w:t>Inter-Blow Interval Requirements</w:t>
      </w:r>
      <w:bookmarkEnd w:id="1534"/>
      <w:bookmarkEnd w:id="1535"/>
      <w:bookmarkEnd w:id="1536"/>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9"/>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1537" w:name="_Toc415420486"/>
      <w:bookmarkStart w:id="1538" w:name="_Toc472625793"/>
      <w:bookmarkStart w:id="1539" w:name="_Toc191908846"/>
      <w:r>
        <w:t>Inter-Row Interval Requirements</w:t>
      </w:r>
      <w:bookmarkEnd w:id="1537"/>
      <w:bookmarkEnd w:id="1538"/>
      <w:bookmarkEnd w:id="1539"/>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1540" w:name="_Toc415420487"/>
      <w:bookmarkStart w:id="1541" w:name="_Toc472625794"/>
      <w:bookmarkStart w:id="1542" w:name="_Toc191908847"/>
      <w:r>
        <w:t>Sensor Pulse Duration</w:t>
      </w:r>
      <w:bookmarkEnd w:id="1540"/>
      <w:bookmarkEnd w:id="1541"/>
      <w:bookmarkEnd w:id="1542"/>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40"/>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465A627A" w:rsidR="00AF0947" w:rsidRDefault="00AF0947" w:rsidP="00AF0947">
      <w:pPr>
        <w:pStyle w:val="Caption"/>
        <w:jc w:val="center"/>
      </w:pPr>
      <w:bookmarkStart w:id="1543" w:name="_Toc415420573"/>
      <w:bookmarkStart w:id="1544" w:name="_Toc472625847"/>
      <w:bookmarkStart w:id="1545" w:name="_Toc191908918"/>
      <w:r>
        <w:t xml:space="preserve">Figure </w:t>
      </w:r>
      <w:r>
        <w:rPr>
          <w:noProof/>
        </w:rPr>
        <w:fldChar w:fldCharType="begin"/>
      </w:r>
      <w:r>
        <w:rPr>
          <w:noProof/>
        </w:rPr>
        <w:instrText xml:space="preserve"> SEQ Figure \* ARABIC </w:instrText>
      </w:r>
      <w:r>
        <w:rPr>
          <w:noProof/>
        </w:rPr>
        <w:fldChar w:fldCharType="separate"/>
      </w:r>
      <w:r w:rsidR="00AA5C58">
        <w:rPr>
          <w:noProof/>
        </w:rPr>
        <w:t>35</w:t>
      </w:r>
      <w:r>
        <w:rPr>
          <w:noProof/>
        </w:rPr>
        <w:fldChar w:fldCharType="end"/>
      </w:r>
      <w:r>
        <w:t xml:space="preserve"> – Sensor Pulse Duration Illustration</w:t>
      </w:r>
      <w:bookmarkEnd w:id="1543"/>
      <w:bookmarkEnd w:id="1544"/>
      <w:bookmarkEnd w:id="1545"/>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1546" w:name="_Ref382233537"/>
      <w:bookmarkStart w:id="1547" w:name="_Toc415420488"/>
      <w:bookmarkStart w:id="1548" w:name="_Toc472625795"/>
      <w:r>
        <w:br w:type="page"/>
      </w:r>
    </w:p>
    <w:p w14:paraId="22BF4141" w14:textId="42FC7C23" w:rsidR="00AF0947" w:rsidRDefault="00AF0947" w:rsidP="00AF0947">
      <w:pPr>
        <w:pStyle w:val="Heading2"/>
      </w:pPr>
      <w:bookmarkStart w:id="1549" w:name="_Toc191908848"/>
      <w:r>
        <w:lastRenderedPageBreak/>
        <w:t>Potential Problems</w:t>
      </w:r>
      <w:bookmarkEnd w:id="1546"/>
      <w:bookmarkEnd w:id="1547"/>
      <w:bookmarkEnd w:id="1548"/>
      <w:bookmarkEnd w:id="1549"/>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1550" w:name="_Toc415420489"/>
      <w:bookmarkStart w:id="1551" w:name="_Toc472625796"/>
      <w:bookmarkStart w:id="1552" w:name="_Toc191908849"/>
      <w:r>
        <w:t>Missed Sensor Signals</w:t>
      </w:r>
      <w:bookmarkEnd w:id="1550"/>
      <w:bookmarkEnd w:id="1551"/>
      <w:bookmarkEnd w:id="1552"/>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4BB4F369">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549F2298" w:rsidR="00AF0947" w:rsidRDefault="00AF0947" w:rsidP="00AF0947">
      <w:pPr>
        <w:pStyle w:val="Caption"/>
        <w:jc w:val="center"/>
        <w:rPr>
          <w:color w:val="00B050"/>
        </w:rPr>
      </w:pPr>
      <w:bookmarkStart w:id="1553" w:name="_Toc415420574"/>
      <w:bookmarkStart w:id="1554" w:name="_Toc472625848"/>
      <w:bookmarkStart w:id="1555" w:name="_Toc191908919"/>
      <w:r>
        <w:t xml:space="preserve">Figure </w:t>
      </w:r>
      <w:r>
        <w:rPr>
          <w:noProof/>
        </w:rPr>
        <w:fldChar w:fldCharType="begin"/>
      </w:r>
      <w:r>
        <w:rPr>
          <w:noProof/>
        </w:rPr>
        <w:instrText xml:space="preserve"> SEQ Figure \* ARABIC </w:instrText>
      </w:r>
      <w:r>
        <w:rPr>
          <w:noProof/>
        </w:rPr>
        <w:fldChar w:fldCharType="separate"/>
      </w:r>
      <w:r w:rsidR="00AA5C58">
        <w:rPr>
          <w:noProof/>
        </w:rPr>
        <w:t>36</w:t>
      </w:r>
      <w:r>
        <w:rPr>
          <w:noProof/>
        </w:rPr>
        <w:fldChar w:fldCharType="end"/>
      </w:r>
      <w:r>
        <w:t xml:space="preserve"> – Missed Sensor Signals Illustration</w:t>
      </w:r>
      <w:bookmarkEnd w:id="1553"/>
      <w:bookmarkEnd w:id="1554"/>
      <w:bookmarkEnd w:id="1555"/>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1556" w:name="_Toc415420490"/>
      <w:bookmarkStart w:id="1557" w:name="_Toc472625797"/>
      <w:bookmarkStart w:id="1558" w:name="_Toc191908850"/>
      <w:r>
        <w:t>Duplicated Sensor Signals</w:t>
      </w:r>
      <w:bookmarkEnd w:id="1556"/>
      <w:bookmarkEnd w:id="1557"/>
      <w:bookmarkEnd w:id="1558"/>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460BBF41">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62DFD1AC" w:rsidR="00AF0947" w:rsidRPr="002B0B68" w:rsidRDefault="00AF0947" w:rsidP="00AF0947">
      <w:pPr>
        <w:pStyle w:val="Caption"/>
        <w:jc w:val="center"/>
        <w:rPr>
          <w:color w:val="00B050"/>
        </w:rPr>
      </w:pPr>
      <w:bookmarkStart w:id="1559" w:name="_Toc415420575"/>
      <w:bookmarkStart w:id="1560" w:name="_Toc472625849"/>
      <w:bookmarkStart w:id="1561" w:name="_Toc191908920"/>
      <w:r>
        <w:t xml:space="preserve">Figure </w:t>
      </w:r>
      <w:r>
        <w:rPr>
          <w:noProof/>
        </w:rPr>
        <w:fldChar w:fldCharType="begin"/>
      </w:r>
      <w:r>
        <w:rPr>
          <w:noProof/>
        </w:rPr>
        <w:instrText xml:space="preserve"> SEQ Figure \* ARABIC </w:instrText>
      </w:r>
      <w:r>
        <w:rPr>
          <w:noProof/>
        </w:rPr>
        <w:fldChar w:fldCharType="separate"/>
      </w:r>
      <w:r w:rsidR="00AA5C58">
        <w:rPr>
          <w:noProof/>
        </w:rPr>
        <w:t>37</w:t>
      </w:r>
      <w:r>
        <w:rPr>
          <w:noProof/>
        </w:rPr>
        <w:fldChar w:fldCharType="end"/>
      </w:r>
      <w:r>
        <w:t xml:space="preserve"> – Duplicated Sensor Signals Illustration</w:t>
      </w:r>
      <w:bookmarkEnd w:id="1559"/>
      <w:bookmarkEnd w:id="1560"/>
      <w:bookmarkEnd w:id="1561"/>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1562" w:name="_Toc415420491"/>
      <w:bookmarkStart w:id="1563" w:name="_Toc472625798"/>
      <w:bookmarkStart w:id="1564" w:name="_Toc191908851"/>
      <w:r>
        <w:t>Variable Odd-Struckness</w:t>
      </w:r>
      <w:bookmarkEnd w:id="1562"/>
      <w:bookmarkEnd w:id="1563"/>
      <w:bookmarkEnd w:id="1564"/>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7">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6B55FF84" w:rsidR="00AF0947" w:rsidRPr="000F684D" w:rsidRDefault="00AF0947" w:rsidP="00AF0947">
      <w:pPr>
        <w:pStyle w:val="Caption"/>
        <w:jc w:val="center"/>
        <w:rPr>
          <w:color w:val="00B050"/>
        </w:rPr>
      </w:pPr>
      <w:bookmarkStart w:id="1565" w:name="_Toc415420576"/>
      <w:bookmarkStart w:id="1566" w:name="_Toc472625850"/>
      <w:bookmarkStart w:id="1567" w:name="_Toc191908921"/>
      <w:r>
        <w:t xml:space="preserve">Figure </w:t>
      </w:r>
      <w:r>
        <w:rPr>
          <w:noProof/>
        </w:rPr>
        <w:fldChar w:fldCharType="begin"/>
      </w:r>
      <w:r>
        <w:rPr>
          <w:noProof/>
        </w:rPr>
        <w:instrText xml:space="preserve"> SEQ Figure \* ARABIC </w:instrText>
      </w:r>
      <w:r>
        <w:rPr>
          <w:noProof/>
        </w:rPr>
        <w:fldChar w:fldCharType="separate"/>
      </w:r>
      <w:r w:rsidR="00AA5C58">
        <w:rPr>
          <w:noProof/>
        </w:rPr>
        <w:t>38</w:t>
      </w:r>
      <w:r>
        <w:rPr>
          <w:noProof/>
        </w:rPr>
        <w:fldChar w:fldCharType="end"/>
      </w:r>
      <w:r>
        <w:t xml:space="preserve"> – Variable Odd-Struckness Illustration</w:t>
      </w:r>
      <w:bookmarkEnd w:id="1565"/>
      <w:bookmarkEnd w:id="1566"/>
      <w:bookmarkEnd w:id="1567"/>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1568" w:name="_Toc191908852"/>
      <w:r>
        <w:t>Latency</w:t>
      </w:r>
      <w:bookmarkEnd w:id="1568"/>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1"/>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452A684D" w:rsidR="002F4B7B" w:rsidRDefault="002F4B7B" w:rsidP="002F4B7B">
      <w:pPr>
        <w:pStyle w:val="Caption"/>
        <w:jc w:val="center"/>
      </w:pPr>
      <w:bookmarkStart w:id="1569" w:name="_Toc191908922"/>
      <w:r>
        <w:t xml:space="preserve">Figure </w:t>
      </w:r>
      <w:r>
        <w:rPr>
          <w:noProof/>
        </w:rPr>
        <w:fldChar w:fldCharType="begin"/>
      </w:r>
      <w:r>
        <w:rPr>
          <w:noProof/>
        </w:rPr>
        <w:instrText xml:space="preserve"> SEQ Figure \* ARABIC </w:instrText>
      </w:r>
      <w:r>
        <w:rPr>
          <w:noProof/>
        </w:rPr>
        <w:fldChar w:fldCharType="separate"/>
      </w:r>
      <w:r w:rsidR="00AA5C58">
        <w:rPr>
          <w:noProof/>
        </w:rPr>
        <w:t>39</w:t>
      </w:r>
      <w:r>
        <w:rPr>
          <w:noProof/>
        </w:rPr>
        <w:fldChar w:fldCharType="end"/>
      </w:r>
      <w:r>
        <w:t xml:space="preserve"> – Simulator Interface Latency</w:t>
      </w:r>
      <w:bookmarkEnd w:id="1569"/>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2"/>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4317161D" w:rsidR="00802B39" w:rsidRDefault="00802B39" w:rsidP="00802B39">
      <w:pPr>
        <w:pStyle w:val="Caption"/>
        <w:jc w:val="center"/>
      </w:pPr>
      <w:bookmarkStart w:id="1570" w:name="_Toc191908923"/>
      <w:r>
        <w:t xml:space="preserve">Figure </w:t>
      </w:r>
      <w:r>
        <w:rPr>
          <w:noProof/>
        </w:rPr>
        <w:fldChar w:fldCharType="begin"/>
      </w:r>
      <w:r>
        <w:rPr>
          <w:noProof/>
        </w:rPr>
        <w:instrText xml:space="preserve"> SEQ Figure \* ARABIC </w:instrText>
      </w:r>
      <w:r>
        <w:rPr>
          <w:noProof/>
        </w:rPr>
        <w:fldChar w:fldCharType="separate"/>
      </w:r>
      <w:r w:rsidR="00AA5C58">
        <w:rPr>
          <w:noProof/>
        </w:rPr>
        <w:t>40</w:t>
      </w:r>
      <w:r>
        <w:rPr>
          <w:noProof/>
        </w:rPr>
        <w:fldChar w:fldCharType="end"/>
      </w:r>
      <w:r>
        <w:t xml:space="preserve"> – Logic Analy</w:t>
      </w:r>
      <w:r w:rsidR="00012709">
        <w:t>s</w:t>
      </w:r>
      <w:r>
        <w:t>er Decode</w:t>
      </w:r>
      <w:bookmarkEnd w:id="1570"/>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1571" w:name="_Toc415420482"/>
      <w:bookmarkStart w:id="1572" w:name="_Toc472625789"/>
      <w:r>
        <w:br w:type="page"/>
      </w:r>
    </w:p>
    <w:p w14:paraId="672F6F27" w14:textId="7FCD9C36" w:rsidR="002B6100" w:rsidRDefault="002B6100" w:rsidP="002B6100">
      <w:pPr>
        <w:pStyle w:val="Heading2"/>
      </w:pPr>
      <w:bookmarkStart w:id="1573" w:name="_Toc191908853"/>
      <w:r>
        <w:lastRenderedPageBreak/>
        <w:t>Software Development &amp; Compatibility</w:t>
      </w:r>
      <w:bookmarkEnd w:id="1573"/>
    </w:p>
    <w:p w14:paraId="6655F6B0" w14:textId="38D69933" w:rsidR="002B6100" w:rsidRDefault="002B6100" w:rsidP="002B6100">
      <w:pPr>
        <w:pStyle w:val="Heading3"/>
      </w:pPr>
      <w:bookmarkStart w:id="1574" w:name="_Toc191908854"/>
      <w:r>
        <w:t>Development Environment</w:t>
      </w:r>
      <w:bookmarkEnd w:id="1571"/>
      <w:bookmarkEnd w:id="1572"/>
      <w:bookmarkEnd w:id="1574"/>
    </w:p>
    <w:p w14:paraId="0AE5ABA3" w14:textId="39B864E5" w:rsidR="002B6100" w:rsidRPr="00DB2E7A" w:rsidRDefault="002B6100" w:rsidP="002B6100">
      <w:pPr>
        <w:keepNext/>
      </w:pPr>
      <w:r w:rsidRPr="00DB2E7A">
        <w:t xml:space="preserve">The </w:t>
      </w:r>
      <w:r w:rsidR="009367AD">
        <w:t xml:space="preserve">current </w:t>
      </w:r>
      <w:r w:rsidRPr="00DB2E7A">
        <w:t>Simulator Interface firmware has been developed on the following versions of operating systems, development tools and Simulator Software packages. Later versions of tools are expected to be compatible:</w:t>
      </w:r>
    </w:p>
    <w:p w14:paraId="27F63CB2" w14:textId="770F8A19" w:rsidR="002B6100" w:rsidRPr="00DB2E7A" w:rsidRDefault="002B6100" w:rsidP="002B6100">
      <w:pPr>
        <w:pStyle w:val="ListParagraph"/>
        <w:numPr>
          <w:ilvl w:val="0"/>
          <w:numId w:val="4"/>
        </w:numPr>
      </w:pPr>
      <w:r w:rsidRPr="00DB2E7A">
        <w:t xml:space="preserve">Microsoft Windows </w:t>
      </w:r>
      <w:r w:rsidR="009F2C24">
        <w:t>10 64</w:t>
      </w:r>
      <w:r w:rsidRPr="00DB2E7A">
        <w:t>-bit</w:t>
      </w:r>
    </w:p>
    <w:p w14:paraId="2C834026" w14:textId="2A31E003" w:rsidR="002B6100" w:rsidRPr="00DB2E7A" w:rsidRDefault="002B6100" w:rsidP="002B6100">
      <w:pPr>
        <w:pStyle w:val="ListParagraph"/>
        <w:numPr>
          <w:ilvl w:val="0"/>
          <w:numId w:val="4"/>
        </w:numPr>
      </w:pPr>
      <w:r w:rsidRPr="00DB2E7A">
        <w:t>Arduino IDE 1.</w:t>
      </w:r>
      <w:r w:rsidR="009F2C24">
        <w:t>8.19</w:t>
      </w:r>
    </w:p>
    <w:p w14:paraId="4240B038" w14:textId="7A210BC9" w:rsidR="002B6100" w:rsidRPr="00DB2E7A" w:rsidRDefault="002B6100" w:rsidP="002B6100">
      <w:pPr>
        <w:pStyle w:val="ListParagraph"/>
        <w:numPr>
          <w:ilvl w:val="0"/>
          <w:numId w:val="4"/>
        </w:numPr>
      </w:pPr>
      <w:r w:rsidRPr="00DB2E7A">
        <w:t>PuTTY 0.</w:t>
      </w:r>
      <w:r w:rsidR="00EA091D">
        <w:t>81</w:t>
      </w:r>
    </w:p>
    <w:p w14:paraId="0E560A5B" w14:textId="5181FE51" w:rsidR="002B6100" w:rsidRPr="00DB2E7A" w:rsidRDefault="002B6100" w:rsidP="002B6100">
      <w:pPr>
        <w:pStyle w:val="ListParagraph"/>
        <w:numPr>
          <w:ilvl w:val="0"/>
          <w:numId w:val="4"/>
        </w:numPr>
      </w:pPr>
      <w:r w:rsidRPr="00BE024C">
        <w:rPr>
          <w:strike/>
        </w:rPr>
        <w:t>PortMon 3.03</w:t>
      </w:r>
      <w:r w:rsidR="009F2C24">
        <w:rPr>
          <w:rStyle w:val="FootnoteReference"/>
        </w:rPr>
        <w:footnoteReference w:id="43"/>
      </w:r>
    </w:p>
    <w:p w14:paraId="15D80101" w14:textId="65C458E0" w:rsidR="002B6100" w:rsidRDefault="002B6100" w:rsidP="002B6100">
      <w:pPr>
        <w:pStyle w:val="Heading3"/>
      </w:pPr>
      <w:bookmarkStart w:id="1575" w:name="_Toc415420483"/>
      <w:bookmarkStart w:id="1576" w:name="_Toc472625790"/>
      <w:bookmarkStart w:id="1577" w:name="_Toc191908855"/>
      <w:r>
        <w:t>Source Code Availability</w:t>
      </w:r>
      <w:bookmarkEnd w:id="1575"/>
      <w:bookmarkEnd w:id="1576"/>
      <w:bookmarkEnd w:id="1577"/>
    </w:p>
    <w:p w14:paraId="1AAB42D5" w14:textId="13DD9EAE"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fldChar w:fldCharType="begin"/>
      </w:r>
      <w:r>
        <w:instrText>HYPERLINK "https://github.com/Simulators"</w:instrText>
      </w:r>
      <w:ins w:id="1578" w:author="Andrew Instone-Cowie" w:date="2025-03-03T15:39:00Z" w16du:dateUtc="2025-03-03T15:39:00Z"/>
      <w:r>
        <w:fldChar w:fldCharType="separate"/>
      </w:r>
      <w:r>
        <w:rPr>
          <w:rStyle w:val="Hyperlink"/>
        </w:rPr>
        <w:t>https://github.com/Simulators</w:t>
      </w:r>
      <w:r>
        <w:rPr>
          <w:rStyle w:val="Hyperlink"/>
        </w:rP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1579" w:name="_Toc191908856"/>
      <w:r>
        <w:t>Simulator Software Compatibility</w:t>
      </w:r>
      <w:bookmarkEnd w:id="1579"/>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60CE2A5C" w:rsidR="006E2D44" w:rsidRPr="00DB2E7A" w:rsidRDefault="006E2D44" w:rsidP="006E2D44">
      <w:pPr>
        <w:pStyle w:val="ListParagraph"/>
        <w:numPr>
          <w:ilvl w:val="0"/>
          <w:numId w:val="1"/>
        </w:numPr>
      </w:pPr>
      <w:r w:rsidRPr="00DB2E7A">
        <w:t xml:space="preserve">Abel </w:t>
      </w:r>
      <w:r w:rsidR="008E34A3">
        <w:t>10.3.2</w:t>
      </w:r>
    </w:p>
    <w:p w14:paraId="3812E417" w14:textId="76133EC8" w:rsidR="006E2D44" w:rsidRPr="00DB2E7A" w:rsidRDefault="006E2D44" w:rsidP="006E2D44">
      <w:pPr>
        <w:pStyle w:val="ListParagraph"/>
        <w:numPr>
          <w:ilvl w:val="0"/>
          <w:numId w:val="1"/>
        </w:numPr>
      </w:pPr>
      <w:r w:rsidRPr="00DB2E7A">
        <w:t>Beltower 20</w:t>
      </w:r>
      <w:r w:rsidR="00E21409">
        <w:t>22</w:t>
      </w:r>
      <w:r w:rsidRPr="00DB2E7A">
        <w:t xml:space="preserve"> (12.</w:t>
      </w:r>
      <w:r w:rsidR="00E21409">
        <w:t>82</w:t>
      </w:r>
      <w:r w:rsidRPr="00DB2E7A">
        <w:t>)</w:t>
      </w:r>
    </w:p>
    <w:p w14:paraId="47C5054C" w14:textId="5B5C8573" w:rsidR="006E2D44" w:rsidRPr="00DB2E7A" w:rsidRDefault="006E2D44" w:rsidP="006E2D44">
      <w:pPr>
        <w:pStyle w:val="ListParagraph"/>
        <w:numPr>
          <w:ilvl w:val="0"/>
          <w:numId w:val="1"/>
        </w:numPr>
      </w:pPr>
      <w:r w:rsidRPr="00DB2E7A">
        <w:t>Virtual Belfry</w:t>
      </w:r>
      <w:r w:rsidRPr="00DB2E7A">
        <w:rPr>
          <w:rStyle w:val="FootnoteReference"/>
        </w:rPr>
        <w:footnoteReference w:id="44"/>
      </w:r>
      <w:r w:rsidRPr="00DB2E7A">
        <w:t xml:space="preserve"> 3.</w:t>
      </w:r>
      <w:r w:rsidR="00E21409">
        <w:t>10</w:t>
      </w:r>
    </w:p>
    <w:p w14:paraId="5F1F2A2C" w14:textId="77777777" w:rsidR="00CF2085" w:rsidRDefault="00CF2085" w:rsidP="002B6100">
      <w:pPr>
        <w:pStyle w:val="Heading4"/>
      </w:pPr>
      <w:bookmarkStart w:id="1580" w:name="_Toc415420470"/>
      <w:bookmarkStart w:id="1581" w:name="_Toc472625769"/>
      <w:r>
        <w:t>Untested Configurations</w:t>
      </w:r>
      <w:bookmarkEnd w:id="1580"/>
      <w:bookmarkEnd w:id="1581"/>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1582" w:name="_Toc415420471"/>
      <w:bookmarkStart w:id="1583" w:name="_Toc472625770"/>
      <w:r>
        <w:t>Future Simulator Support</w:t>
      </w:r>
      <w:bookmarkEnd w:id="1582"/>
      <w:bookmarkEnd w:id="1583"/>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1584" w:name="_Toc472625809"/>
      <w:bookmarkStart w:id="1585" w:name="_Toc415420535"/>
      <w:r>
        <w:br w:type="page"/>
      </w:r>
    </w:p>
    <w:p w14:paraId="3DC448F5" w14:textId="66497E19" w:rsidR="00AF0947" w:rsidRDefault="00AF0947" w:rsidP="002835BF">
      <w:pPr>
        <w:pStyle w:val="Heading1"/>
      </w:pPr>
      <w:bookmarkStart w:id="1586" w:name="_Toc191908857"/>
      <w:r>
        <w:lastRenderedPageBreak/>
        <w:t>USB-to-Serial Adapters</w:t>
      </w:r>
      <w:bookmarkEnd w:id="1584"/>
      <w:bookmarkEnd w:id="1586"/>
    </w:p>
    <w:p w14:paraId="2E2FAE94" w14:textId="77777777" w:rsidR="00AF0947"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00C0A280" w14:textId="46735595" w:rsidR="0027489C" w:rsidRDefault="009367AD" w:rsidP="00AF0947">
      <w:r>
        <w:t xml:space="preserve">Modern versions of Windows include drivers for many USB-to-Serial adapters. However, older versions of Windows or some adapters may require the installation of software drivers. This section illustrates the installation process for older versions of Windows. Consult the documentation for your USB-to-Serial adapter to check whether </w:t>
      </w:r>
      <w:r w:rsidR="0027489C">
        <w:t xml:space="preserve">the adapter is supported on your version of Windows, and whether manual </w:t>
      </w:r>
      <w:r>
        <w:t>driver installation is required.</w:t>
      </w:r>
    </w:p>
    <w:p w14:paraId="5548AD79" w14:textId="6A0A741C" w:rsidR="009367AD" w:rsidRPr="00DB2E7A" w:rsidRDefault="0027489C" w:rsidP="00AF0947">
      <w:r>
        <w:t>This section also illustrates the process for renumbering COM ports if your adapter is assigned a COM port number outside the range supported by your Simulator Software Package. The process is similar on later versions of Windows.</w:t>
      </w:r>
    </w:p>
    <w:p w14:paraId="764939DB" w14:textId="0778844B" w:rsidR="00AF0947" w:rsidRPr="009367AD" w:rsidRDefault="009367AD" w:rsidP="00AF0947">
      <w:r w:rsidRPr="00BE024C">
        <w:t xml:space="preserve">Drivers </w:t>
      </w:r>
      <w:r w:rsidR="00AF0947" w:rsidRPr="009367AD">
        <w:t>for adapters based on Prolific</w:t>
      </w:r>
      <w:r w:rsidR="00AF0947" w:rsidRPr="009367AD">
        <w:rPr>
          <w:rStyle w:val="FootnoteReference"/>
        </w:rPr>
        <w:footnoteReference w:id="45"/>
      </w:r>
      <w:r w:rsidR="00AF0947" w:rsidRPr="009367AD">
        <w:t xml:space="preserve"> and FTDI</w:t>
      </w:r>
      <w:r w:rsidR="00AF0947" w:rsidRPr="009367AD">
        <w:rPr>
          <w:rStyle w:val="FootnoteReference"/>
        </w:rPr>
        <w:footnoteReference w:id="46"/>
      </w:r>
      <w:r w:rsidR="00AF0947" w:rsidRPr="009367AD">
        <w:t xml:space="preserve"> controllers are available from the respective websites; the driver required is the </w:t>
      </w:r>
      <w:r w:rsidR="00AF0947" w:rsidRPr="009367AD">
        <w:rPr>
          <w:i/>
        </w:rPr>
        <w:t>Virtual COM Port</w:t>
      </w:r>
      <w:r w:rsidR="00AF0947" w:rsidRPr="009367AD">
        <w:t xml:space="preserve"> or </w:t>
      </w:r>
      <w:r w:rsidR="00AF0947" w:rsidRPr="009367AD">
        <w:rPr>
          <w:i/>
        </w:rPr>
        <w:t>VCP</w:t>
      </w:r>
      <w:r w:rsidR="00AF0947" w:rsidRPr="009367AD">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0">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0B15735F" w:rsidR="00AF0947" w:rsidRDefault="00AF0947" w:rsidP="00AF0947">
      <w:pPr>
        <w:pStyle w:val="Caption"/>
        <w:ind w:left="720"/>
        <w:jc w:val="center"/>
      </w:pPr>
      <w:bookmarkStart w:id="1587" w:name="_Toc472625865"/>
      <w:bookmarkStart w:id="1588" w:name="_Toc191908924"/>
      <w:r>
        <w:t xml:space="preserve">Figure </w:t>
      </w:r>
      <w:r>
        <w:rPr>
          <w:noProof/>
        </w:rPr>
        <w:fldChar w:fldCharType="begin"/>
      </w:r>
      <w:r>
        <w:rPr>
          <w:noProof/>
        </w:rPr>
        <w:instrText xml:space="preserve"> SEQ Figure \* ARABIC </w:instrText>
      </w:r>
      <w:r>
        <w:rPr>
          <w:noProof/>
        </w:rPr>
        <w:fldChar w:fldCharType="separate"/>
      </w:r>
      <w:r w:rsidR="00AA5C58">
        <w:rPr>
          <w:noProof/>
        </w:rPr>
        <w:t>41</w:t>
      </w:r>
      <w:r>
        <w:rPr>
          <w:noProof/>
        </w:rPr>
        <w:fldChar w:fldCharType="end"/>
      </w:r>
      <w:r>
        <w:t xml:space="preserve"> – Example of a USB-to-Serial Adapter</w:t>
      </w:r>
      <w:bookmarkEnd w:id="1587"/>
      <w:bookmarkEnd w:id="1588"/>
    </w:p>
    <w:p w14:paraId="6761C6A9" w14:textId="77777777" w:rsidR="00AF0947" w:rsidRDefault="00AF0947" w:rsidP="00AF0947">
      <w:pPr>
        <w:pStyle w:val="Heading3"/>
      </w:pPr>
      <w:bookmarkStart w:id="1589" w:name="_Toc472625810"/>
      <w:bookmarkStart w:id="1590" w:name="_Toc191908858"/>
      <w:r>
        <w:lastRenderedPageBreak/>
        <w:t>Driver Installation</w:t>
      </w:r>
      <w:bookmarkEnd w:id="1589"/>
      <w:bookmarkEnd w:id="1590"/>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481438F9" w:rsidR="00AF0947" w:rsidRDefault="00AF0947" w:rsidP="00AF0947">
      <w:pPr>
        <w:pStyle w:val="Caption"/>
        <w:ind w:left="357"/>
        <w:jc w:val="center"/>
      </w:pPr>
      <w:bookmarkStart w:id="1591" w:name="_Toc472625866"/>
      <w:bookmarkStart w:id="1592" w:name="_Toc191908925"/>
      <w:r>
        <w:t xml:space="preserve">Figure </w:t>
      </w:r>
      <w:r>
        <w:rPr>
          <w:noProof/>
        </w:rPr>
        <w:fldChar w:fldCharType="begin"/>
      </w:r>
      <w:r>
        <w:rPr>
          <w:noProof/>
        </w:rPr>
        <w:instrText xml:space="preserve"> SEQ Figure \* ARABIC </w:instrText>
      </w:r>
      <w:r>
        <w:rPr>
          <w:noProof/>
        </w:rPr>
        <w:fldChar w:fldCharType="separate"/>
      </w:r>
      <w:r w:rsidR="00AA5C58">
        <w:rPr>
          <w:noProof/>
        </w:rPr>
        <w:t>42</w:t>
      </w:r>
      <w:r>
        <w:rPr>
          <w:noProof/>
        </w:rPr>
        <w:fldChar w:fldCharType="end"/>
      </w:r>
      <w:r>
        <w:t xml:space="preserve"> – Prolific Driver Installation</w:t>
      </w:r>
      <w:bookmarkEnd w:id="1591"/>
      <w:bookmarkEnd w:id="1592"/>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77F65E3C" w:rsidR="00AF0947" w:rsidRDefault="00AF0947" w:rsidP="00AF0947">
      <w:pPr>
        <w:pStyle w:val="Caption"/>
        <w:ind w:left="357"/>
        <w:jc w:val="center"/>
      </w:pPr>
      <w:bookmarkStart w:id="1593" w:name="_Toc472625867"/>
      <w:bookmarkStart w:id="1594" w:name="_Toc191908926"/>
      <w:r>
        <w:t xml:space="preserve">Figure </w:t>
      </w:r>
      <w:r>
        <w:rPr>
          <w:noProof/>
        </w:rPr>
        <w:fldChar w:fldCharType="begin"/>
      </w:r>
      <w:r>
        <w:rPr>
          <w:noProof/>
        </w:rPr>
        <w:instrText xml:space="preserve"> SEQ Figure \* ARABIC </w:instrText>
      </w:r>
      <w:r>
        <w:rPr>
          <w:noProof/>
        </w:rPr>
        <w:fldChar w:fldCharType="separate"/>
      </w:r>
      <w:r w:rsidR="00AA5C58">
        <w:rPr>
          <w:noProof/>
        </w:rPr>
        <w:t>43</w:t>
      </w:r>
      <w:r>
        <w:rPr>
          <w:noProof/>
        </w:rPr>
        <w:fldChar w:fldCharType="end"/>
      </w:r>
      <w:r>
        <w:t xml:space="preserve"> – Driver Installation Complete</w:t>
      </w:r>
      <w:bookmarkEnd w:id="1593"/>
      <w:bookmarkEnd w:id="1594"/>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3">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6D00769D" w:rsidR="00AF0947" w:rsidRDefault="00AF0947" w:rsidP="00AF0947">
      <w:pPr>
        <w:pStyle w:val="Caption"/>
        <w:jc w:val="center"/>
        <w:rPr>
          <w:color w:val="00B050"/>
        </w:rPr>
      </w:pPr>
      <w:bookmarkStart w:id="1595" w:name="_Toc472625868"/>
      <w:bookmarkStart w:id="1596" w:name="_Toc191908927"/>
      <w:r>
        <w:t xml:space="preserve">Figure </w:t>
      </w:r>
      <w:r>
        <w:rPr>
          <w:noProof/>
        </w:rPr>
        <w:fldChar w:fldCharType="begin"/>
      </w:r>
      <w:r>
        <w:rPr>
          <w:noProof/>
        </w:rPr>
        <w:instrText xml:space="preserve"> SEQ Figure \* ARABIC </w:instrText>
      </w:r>
      <w:r>
        <w:rPr>
          <w:noProof/>
        </w:rPr>
        <w:fldChar w:fldCharType="separate"/>
      </w:r>
      <w:r w:rsidR="00AA5C58">
        <w:rPr>
          <w:noProof/>
        </w:rPr>
        <w:t>44</w:t>
      </w:r>
      <w:r>
        <w:rPr>
          <w:noProof/>
        </w:rPr>
        <w:fldChar w:fldCharType="end"/>
      </w:r>
      <w:r>
        <w:t xml:space="preserve"> – Found New Hardware Message</w:t>
      </w:r>
      <w:bookmarkEnd w:id="1595"/>
      <w:bookmarkEnd w:id="1596"/>
    </w:p>
    <w:p w14:paraId="1FB3F8E6" w14:textId="77777777" w:rsidR="00AF0947" w:rsidRDefault="00AF0947" w:rsidP="00AF0947">
      <w:pPr>
        <w:pStyle w:val="Heading3"/>
      </w:pPr>
      <w:bookmarkStart w:id="1597" w:name="_Toc472625811"/>
      <w:bookmarkStart w:id="1598" w:name="_Toc191908859"/>
      <w:r>
        <w:lastRenderedPageBreak/>
        <w:t>Driver Verification</w:t>
      </w:r>
      <w:bookmarkEnd w:id="1597"/>
      <w:bookmarkEnd w:id="1598"/>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67EDB2C9" w:rsidR="00AF0947" w:rsidRDefault="00AF0947" w:rsidP="00AF0947">
      <w:pPr>
        <w:pStyle w:val="Caption"/>
        <w:jc w:val="center"/>
      </w:pPr>
      <w:bookmarkStart w:id="1599" w:name="_Toc472625869"/>
      <w:bookmarkStart w:id="1600" w:name="_Toc191908928"/>
      <w:r>
        <w:t xml:space="preserve">Figure </w:t>
      </w:r>
      <w:r>
        <w:rPr>
          <w:noProof/>
        </w:rPr>
        <w:fldChar w:fldCharType="begin"/>
      </w:r>
      <w:r>
        <w:rPr>
          <w:noProof/>
        </w:rPr>
        <w:instrText xml:space="preserve"> SEQ Figure \* ARABIC </w:instrText>
      </w:r>
      <w:r>
        <w:rPr>
          <w:noProof/>
        </w:rPr>
        <w:fldChar w:fldCharType="separate"/>
      </w:r>
      <w:r w:rsidR="00AA5C58">
        <w:rPr>
          <w:noProof/>
        </w:rPr>
        <w:t>45</w:t>
      </w:r>
      <w:r>
        <w:rPr>
          <w:noProof/>
        </w:rPr>
        <w:fldChar w:fldCharType="end"/>
      </w:r>
      <w:r>
        <w:t xml:space="preserve"> – My Computer Context Menu (Windows XP)</w:t>
      </w:r>
      <w:bookmarkEnd w:id="1599"/>
      <w:bookmarkEnd w:id="1600"/>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6133BDC9" w:rsidR="00AF0947" w:rsidRPr="007B248F" w:rsidRDefault="00AF0947" w:rsidP="00AF0947">
      <w:pPr>
        <w:pStyle w:val="Caption"/>
        <w:jc w:val="center"/>
      </w:pPr>
      <w:bookmarkStart w:id="1601" w:name="_Toc472625870"/>
      <w:bookmarkStart w:id="1602" w:name="_Toc191908929"/>
      <w:r>
        <w:t xml:space="preserve">Figure </w:t>
      </w:r>
      <w:r>
        <w:rPr>
          <w:noProof/>
        </w:rPr>
        <w:fldChar w:fldCharType="begin"/>
      </w:r>
      <w:r>
        <w:rPr>
          <w:noProof/>
        </w:rPr>
        <w:instrText xml:space="preserve"> SEQ Figure \* ARABIC </w:instrText>
      </w:r>
      <w:r>
        <w:rPr>
          <w:noProof/>
        </w:rPr>
        <w:fldChar w:fldCharType="separate"/>
      </w:r>
      <w:r w:rsidR="00AA5C58">
        <w:rPr>
          <w:noProof/>
        </w:rPr>
        <w:t>46</w:t>
      </w:r>
      <w:r>
        <w:rPr>
          <w:noProof/>
        </w:rPr>
        <w:fldChar w:fldCharType="end"/>
      </w:r>
      <w:r>
        <w:t xml:space="preserve"> </w:t>
      </w:r>
      <w:r w:rsidRPr="003A2FD6">
        <w:t>– Co</w:t>
      </w:r>
      <w:r>
        <w:t>mputer Context Menu (Windows 7)</w:t>
      </w:r>
      <w:bookmarkEnd w:id="1601"/>
      <w:bookmarkEnd w:id="1602"/>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6">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33C5FCD8" w:rsidR="00AF0947" w:rsidRDefault="00AF0947" w:rsidP="00AF0947">
      <w:pPr>
        <w:pStyle w:val="Caption"/>
        <w:ind w:left="357"/>
        <w:jc w:val="center"/>
      </w:pPr>
      <w:bookmarkStart w:id="1603" w:name="_Toc472625871"/>
      <w:bookmarkStart w:id="1604" w:name="_Toc191908930"/>
      <w:r>
        <w:t xml:space="preserve">Figure </w:t>
      </w:r>
      <w:r>
        <w:rPr>
          <w:noProof/>
        </w:rPr>
        <w:fldChar w:fldCharType="begin"/>
      </w:r>
      <w:r>
        <w:rPr>
          <w:noProof/>
        </w:rPr>
        <w:instrText xml:space="preserve"> SEQ Figure \* ARABIC </w:instrText>
      </w:r>
      <w:r>
        <w:rPr>
          <w:noProof/>
        </w:rPr>
        <w:fldChar w:fldCharType="separate"/>
      </w:r>
      <w:r w:rsidR="00AA5C58">
        <w:rPr>
          <w:noProof/>
        </w:rPr>
        <w:t>47</w:t>
      </w:r>
      <w:r>
        <w:rPr>
          <w:noProof/>
        </w:rPr>
        <w:fldChar w:fldCharType="end"/>
      </w:r>
      <w:r>
        <w:t xml:space="preserve"> – System Properties Hardware Tab (Windows XP)</w:t>
      </w:r>
      <w:bookmarkEnd w:id="1603"/>
      <w:bookmarkEnd w:id="1604"/>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42546A4E" w:rsidR="00AF0947" w:rsidRDefault="00AF0947" w:rsidP="00AF0947">
      <w:pPr>
        <w:pStyle w:val="Caption"/>
        <w:ind w:left="357"/>
        <w:jc w:val="center"/>
      </w:pPr>
      <w:bookmarkStart w:id="1605" w:name="_Toc472625872"/>
      <w:bookmarkStart w:id="1606" w:name="_Toc191908931"/>
      <w:r>
        <w:t xml:space="preserve">Figure </w:t>
      </w:r>
      <w:r>
        <w:rPr>
          <w:noProof/>
        </w:rPr>
        <w:fldChar w:fldCharType="begin"/>
      </w:r>
      <w:r>
        <w:rPr>
          <w:noProof/>
        </w:rPr>
        <w:instrText xml:space="preserve"> SEQ Figure \* ARABIC </w:instrText>
      </w:r>
      <w:r>
        <w:rPr>
          <w:noProof/>
        </w:rPr>
        <w:fldChar w:fldCharType="separate"/>
      </w:r>
      <w:r w:rsidR="00AA5C58">
        <w:rPr>
          <w:noProof/>
        </w:rPr>
        <w:t>48</w:t>
      </w:r>
      <w:r>
        <w:rPr>
          <w:noProof/>
        </w:rPr>
        <w:fldChar w:fldCharType="end"/>
      </w:r>
      <w:r>
        <w:t xml:space="preserve"> – System Properties Hardware Tab (Windows 7)</w:t>
      </w:r>
      <w:bookmarkEnd w:id="1605"/>
      <w:bookmarkEnd w:id="1606"/>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57D0EFDA" w:rsidR="00AF0947" w:rsidRPr="00825FC5" w:rsidRDefault="00AF0947" w:rsidP="00AF0947">
      <w:pPr>
        <w:pStyle w:val="Caption"/>
        <w:ind w:left="357"/>
        <w:jc w:val="center"/>
      </w:pPr>
      <w:bookmarkStart w:id="1607" w:name="_Toc472625873"/>
      <w:bookmarkStart w:id="1608" w:name="_Toc191908932"/>
      <w:r>
        <w:t xml:space="preserve">Figure </w:t>
      </w:r>
      <w:r>
        <w:rPr>
          <w:noProof/>
        </w:rPr>
        <w:fldChar w:fldCharType="begin"/>
      </w:r>
      <w:r>
        <w:rPr>
          <w:noProof/>
        </w:rPr>
        <w:instrText xml:space="preserve"> SEQ Figure \* ARABIC </w:instrText>
      </w:r>
      <w:r>
        <w:rPr>
          <w:noProof/>
        </w:rPr>
        <w:fldChar w:fldCharType="separate"/>
      </w:r>
      <w:r w:rsidR="00AA5C58">
        <w:rPr>
          <w:noProof/>
        </w:rPr>
        <w:t>49</w:t>
      </w:r>
      <w:r>
        <w:rPr>
          <w:noProof/>
        </w:rPr>
        <w:fldChar w:fldCharType="end"/>
      </w:r>
      <w:r>
        <w:t xml:space="preserve"> – Device Manager (Driver Installed)</w:t>
      </w:r>
      <w:bookmarkEnd w:id="1607"/>
      <w:bookmarkEnd w:id="1608"/>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37314CCF" w:rsidR="00AF0947" w:rsidRPr="00825FC5" w:rsidRDefault="00AF0947" w:rsidP="00AF0947">
      <w:pPr>
        <w:pStyle w:val="Caption"/>
        <w:ind w:left="357"/>
        <w:jc w:val="center"/>
      </w:pPr>
      <w:bookmarkStart w:id="1609" w:name="_Toc472625874"/>
      <w:bookmarkStart w:id="1610" w:name="_Toc191908933"/>
      <w:r>
        <w:t xml:space="preserve">Figure </w:t>
      </w:r>
      <w:r>
        <w:rPr>
          <w:noProof/>
        </w:rPr>
        <w:fldChar w:fldCharType="begin"/>
      </w:r>
      <w:r>
        <w:rPr>
          <w:noProof/>
        </w:rPr>
        <w:instrText xml:space="preserve"> SEQ Figure \* ARABIC </w:instrText>
      </w:r>
      <w:r>
        <w:rPr>
          <w:noProof/>
        </w:rPr>
        <w:fldChar w:fldCharType="separate"/>
      </w:r>
      <w:r w:rsidR="00AA5C58">
        <w:rPr>
          <w:noProof/>
        </w:rPr>
        <w:t>50</w:t>
      </w:r>
      <w:r>
        <w:rPr>
          <w:noProof/>
        </w:rPr>
        <w:fldChar w:fldCharType="end"/>
      </w:r>
      <w:r>
        <w:t xml:space="preserve"> – Device Manager (Driver Missing)</w:t>
      </w:r>
      <w:bookmarkEnd w:id="1609"/>
      <w:bookmarkEnd w:id="1610"/>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1611" w:name="_Toc472625812"/>
      <w:bookmarkStart w:id="1612" w:name="_Toc191908860"/>
      <w:r>
        <w:lastRenderedPageBreak/>
        <w:t>COM Port Reconfiguration</w:t>
      </w:r>
      <w:bookmarkEnd w:id="1611"/>
      <w:bookmarkEnd w:id="1612"/>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7"/>
      </w:r>
      <w:r w:rsidRPr="00DB2E7A">
        <w:t>. If the adapter has been assigned a COM port number outside the supported range, the port must be reconfigured to lower value</w:t>
      </w:r>
      <w:r w:rsidRPr="00DB2E7A">
        <w:rPr>
          <w:rStyle w:val="FootnoteReference"/>
        </w:rPr>
        <w:footnoteReference w:id="48"/>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5272AA80" w:rsidR="00AF0947" w:rsidRDefault="00AF0947" w:rsidP="00AF0947">
      <w:pPr>
        <w:pStyle w:val="Caption"/>
        <w:ind w:left="357"/>
        <w:jc w:val="center"/>
      </w:pPr>
      <w:bookmarkStart w:id="1613" w:name="_Toc472625875"/>
      <w:bookmarkStart w:id="1614" w:name="_Toc191908934"/>
      <w:r>
        <w:t xml:space="preserve">Figure </w:t>
      </w:r>
      <w:r>
        <w:rPr>
          <w:noProof/>
        </w:rPr>
        <w:fldChar w:fldCharType="begin"/>
      </w:r>
      <w:r>
        <w:rPr>
          <w:noProof/>
        </w:rPr>
        <w:instrText xml:space="preserve"> SEQ Figure \* ARABIC </w:instrText>
      </w:r>
      <w:r>
        <w:rPr>
          <w:noProof/>
        </w:rPr>
        <w:fldChar w:fldCharType="separate"/>
      </w:r>
      <w:r w:rsidR="00AA5C58">
        <w:rPr>
          <w:noProof/>
        </w:rPr>
        <w:t>51</w:t>
      </w:r>
      <w:r>
        <w:rPr>
          <w:noProof/>
        </w:rPr>
        <w:fldChar w:fldCharType="end"/>
      </w:r>
      <w:r>
        <w:t xml:space="preserve"> – Device Manager (Port COM14)</w:t>
      </w:r>
      <w:bookmarkEnd w:id="1613"/>
      <w:bookmarkEnd w:id="1614"/>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5478B37C" w:rsidR="00AF0947" w:rsidRDefault="00AF0947" w:rsidP="00AF0947">
      <w:pPr>
        <w:pStyle w:val="Caption"/>
        <w:ind w:left="357"/>
        <w:jc w:val="center"/>
      </w:pPr>
      <w:bookmarkStart w:id="1615" w:name="_Toc472625876"/>
      <w:bookmarkStart w:id="1616" w:name="_Toc191908935"/>
      <w:r>
        <w:t xml:space="preserve">Figure </w:t>
      </w:r>
      <w:r>
        <w:rPr>
          <w:noProof/>
        </w:rPr>
        <w:fldChar w:fldCharType="begin"/>
      </w:r>
      <w:r>
        <w:rPr>
          <w:noProof/>
        </w:rPr>
        <w:instrText xml:space="preserve"> SEQ Figure \* ARABIC </w:instrText>
      </w:r>
      <w:r>
        <w:rPr>
          <w:noProof/>
        </w:rPr>
        <w:fldChar w:fldCharType="separate"/>
      </w:r>
      <w:r w:rsidR="00AA5C58">
        <w:rPr>
          <w:noProof/>
        </w:rPr>
        <w:t>52</w:t>
      </w:r>
      <w:r>
        <w:rPr>
          <w:noProof/>
        </w:rPr>
        <w:fldChar w:fldCharType="end"/>
      </w:r>
      <w:r>
        <w:t xml:space="preserve"> – Device Manager Context Menu</w:t>
      </w:r>
      <w:bookmarkEnd w:id="1615"/>
      <w:bookmarkEnd w:id="1616"/>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2">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05B383DC" w:rsidR="00AF0947" w:rsidRPr="00825FC5" w:rsidRDefault="00AF0947" w:rsidP="00AF0947">
      <w:pPr>
        <w:pStyle w:val="Caption"/>
        <w:ind w:left="357"/>
        <w:jc w:val="center"/>
      </w:pPr>
      <w:bookmarkStart w:id="1617" w:name="_Toc472625877"/>
      <w:bookmarkStart w:id="1618" w:name="_Toc191908936"/>
      <w:r>
        <w:t xml:space="preserve">Figure </w:t>
      </w:r>
      <w:r>
        <w:rPr>
          <w:noProof/>
        </w:rPr>
        <w:fldChar w:fldCharType="begin"/>
      </w:r>
      <w:r>
        <w:rPr>
          <w:noProof/>
        </w:rPr>
        <w:instrText xml:space="preserve"> SEQ Figure \* ARABIC </w:instrText>
      </w:r>
      <w:r>
        <w:rPr>
          <w:noProof/>
        </w:rPr>
        <w:fldChar w:fldCharType="separate"/>
      </w:r>
      <w:r w:rsidR="00AA5C58">
        <w:rPr>
          <w:noProof/>
        </w:rPr>
        <w:t>53</w:t>
      </w:r>
      <w:r>
        <w:rPr>
          <w:noProof/>
        </w:rPr>
        <w:fldChar w:fldCharType="end"/>
      </w:r>
      <w:r>
        <w:t xml:space="preserve"> – COM Port Properties</w:t>
      </w:r>
      <w:bookmarkEnd w:id="1617"/>
      <w:bookmarkEnd w:id="1618"/>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397E4E4E" w:rsidR="00AF0947" w:rsidRPr="00825FC5" w:rsidRDefault="00AF0947" w:rsidP="00AF0947">
      <w:pPr>
        <w:pStyle w:val="Caption"/>
        <w:jc w:val="center"/>
      </w:pPr>
      <w:bookmarkStart w:id="1619" w:name="_Toc472625878"/>
      <w:bookmarkStart w:id="1620" w:name="_Toc191908937"/>
      <w:r>
        <w:t xml:space="preserve">Figure </w:t>
      </w:r>
      <w:r>
        <w:rPr>
          <w:noProof/>
        </w:rPr>
        <w:fldChar w:fldCharType="begin"/>
      </w:r>
      <w:r>
        <w:rPr>
          <w:noProof/>
        </w:rPr>
        <w:instrText xml:space="preserve"> SEQ Figure \* ARABIC </w:instrText>
      </w:r>
      <w:r>
        <w:rPr>
          <w:noProof/>
        </w:rPr>
        <w:fldChar w:fldCharType="separate"/>
      </w:r>
      <w:r w:rsidR="00AA5C58">
        <w:rPr>
          <w:noProof/>
        </w:rPr>
        <w:t>54</w:t>
      </w:r>
      <w:r>
        <w:rPr>
          <w:noProof/>
        </w:rPr>
        <w:fldChar w:fldCharType="end"/>
      </w:r>
      <w:r>
        <w:t xml:space="preserve"> – COM Port Advanced Settings (Prolific)</w:t>
      </w:r>
      <w:bookmarkEnd w:id="1619"/>
      <w:bookmarkEnd w:id="1620"/>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032424D5" w:rsidR="00AF0947" w:rsidRDefault="00AF0947" w:rsidP="00AF0947">
      <w:pPr>
        <w:pStyle w:val="Caption"/>
        <w:jc w:val="center"/>
        <w:rPr>
          <w:color w:val="00B050"/>
        </w:rPr>
      </w:pPr>
      <w:bookmarkStart w:id="1621" w:name="_Toc472625879"/>
      <w:bookmarkStart w:id="1622" w:name="_Toc191908938"/>
      <w:r>
        <w:t xml:space="preserve">Figure </w:t>
      </w:r>
      <w:r>
        <w:rPr>
          <w:noProof/>
        </w:rPr>
        <w:fldChar w:fldCharType="begin"/>
      </w:r>
      <w:r>
        <w:rPr>
          <w:noProof/>
        </w:rPr>
        <w:instrText xml:space="preserve"> SEQ Figure \* ARABIC </w:instrText>
      </w:r>
      <w:r>
        <w:rPr>
          <w:noProof/>
        </w:rPr>
        <w:fldChar w:fldCharType="separate"/>
      </w:r>
      <w:r w:rsidR="00AA5C58">
        <w:rPr>
          <w:noProof/>
        </w:rPr>
        <w:t>55</w:t>
      </w:r>
      <w:r>
        <w:rPr>
          <w:noProof/>
        </w:rPr>
        <w:fldChar w:fldCharType="end"/>
      </w:r>
      <w:r w:rsidRPr="004B7E9F">
        <w:t xml:space="preserve"> – COM Port Advanced Settings (</w:t>
      </w:r>
      <w:r>
        <w:t>FTDI</w:t>
      </w:r>
      <w:r w:rsidRPr="004B7E9F">
        <w:t>)</w:t>
      </w:r>
      <w:bookmarkEnd w:id="1621"/>
      <w:bookmarkEnd w:id="1622"/>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65652F77" w:rsidR="00AF0947" w:rsidRDefault="00AF0947" w:rsidP="00AF0947">
      <w:pPr>
        <w:pStyle w:val="Caption"/>
        <w:ind w:left="357"/>
        <w:jc w:val="center"/>
        <w:rPr>
          <w:ins w:id="1623" w:author="Andrew Instone-Cowie" w:date="2025-03-03T12:14:00Z" w16du:dateUtc="2025-03-03T12:14:00Z"/>
        </w:rPr>
      </w:pPr>
      <w:bookmarkStart w:id="1624" w:name="_Toc472625880"/>
      <w:bookmarkStart w:id="1625" w:name="_Toc191908939"/>
      <w:r>
        <w:t xml:space="preserve">Figure </w:t>
      </w:r>
      <w:r>
        <w:rPr>
          <w:noProof/>
        </w:rPr>
        <w:fldChar w:fldCharType="begin"/>
      </w:r>
      <w:r>
        <w:rPr>
          <w:noProof/>
        </w:rPr>
        <w:instrText xml:space="preserve"> SEQ Figure \* ARABIC </w:instrText>
      </w:r>
      <w:r>
        <w:rPr>
          <w:noProof/>
        </w:rPr>
        <w:fldChar w:fldCharType="separate"/>
      </w:r>
      <w:r w:rsidR="00AA5C58">
        <w:rPr>
          <w:noProof/>
        </w:rPr>
        <w:t>56</w:t>
      </w:r>
      <w:r>
        <w:rPr>
          <w:noProof/>
        </w:rPr>
        <w:fldChar w:fldCharType="end"/>
      </w:r>
      <w:r>
        <w:t xml:space="preserve"> – Device Manager (Reconfigured Port COM3)</w:t>
      </w:r>
      <w:bookmarkEnd w:id="1624"/>
      <w:bookmarkEnd w:id="1625"/>
    </w:p>
    <w:p w14:paraId="1CED5F7E" w14:textId="77777777" w:rsidR="00BE024C" w:rsidRDefault="00BE024C">
      <w:pPr>
        <w:rPr>
          <w:ins w:id="1626" w:author="Andrew Instone-Cowie" w:date="2025-03-03T12:15:00Z" w16du:dateUtc="2025-03-03T12:15:00Z"/>
          <w:rFonts w:asciiTheme="majorHAnsi" w:eastAsiaTheme="majorEastAsia" w:hAnsiTheme="majorHAnsi" w:cstheme="majorBidi"/>
          <w:b/>
          <w:bCs/>
          <w:color w:val="365F91" w:themeColor="accent1" w:themeShade="BF"/>
          <w:sz w:val="28"/>
          <w:szCs w:val="28"/>
        </w:rPr>
      </w:pPr>
      <w:ins w:id="1627" w:author="Andrew Instone-Cowie" w:date="2025-03-03T12:15:00Z" w16du:dateUtc="2025-03-03T12:15:00Z">
        <w:r>
          <w:br w:type="page"/>
        </w:r>
      </w:ins>
    </w:p>
    <w:p w14:paraId="2D61CBC1" w14:textId="1D7B4406" w:rsidR="00BE024C" w:rsidRDefault="00BE024C" w:rsidP="00BE024C">
      <w:pPr>
        <w:pStyle w:val="Heading1"/>
        <w:rPr>
          <w:ins w:id="1628" w:author="Andrew Instone-Cowie" w:date="2025-03-03T14:17:00Z" w16du:dateUtc="2025-03-03T14:17:00Z"/>
        </w:rPr>
      </w:pPr>
      <w:bookmarkStart w:id="1629" w:name="_Toc191908861"/>
      <w:ins w:id="1630" w:author="Andrew Instone-Cowie" w:date="2025-03-03T12:14:00Z" w16du:dateUtc="2025-03-03T12:14:00Z">
        <w:r>
          <w:lastRenderedPageBreak/>
          <w:t>Interconnecting Type 1 &amp; Type 2 Simulato</w:t>
        </w:r>
      </w:ins>
      <w:ins w:id="1631" w:author="Andrew Instone-Cowie" w:date="2025-03-03T12:15:00Z" w16du:dateUtc="2025-03-03T12:15:00Z">
        <w:r>
          <w:t>rs</w:t>
        </w:r>
      </w:ins>
      <w:bookmarkEnd w:id="1629"/>
    </w:p>
    <w:p w14:paraId="2D64D43C" w14:textId="205F1F1A" w:rsidR="00CA1372" w:rsidRPr="00CA1372" w:rsidRDefault="00CA1372" w:rsidP="00CA1372">
      <w:pPr>
        <w:pStyle w:val="Heading2"/>
        <w:rPr>
          <w:ins w:id="1632" w:author="Andrew Instone-Cowie" w:date="2025-03-03T12:15:00Z" w16du:dateUtc="2025-03-03T12:15:00Z"/>
        </w:rPr>
        <w:pPrChange w:id="1633" w:author="Andrew Instone-Cowie" w:date="2025-03-03T14:18:00Z" w16du:dateUtc="2025-03-03T14:18:00Z">
          <w:pPr/>
        </w:pPrChange>
      </w:pPr>
      <w:bookmarkStart w:id="1634" w:name="_Toc191908862"/>
      <w:ins w:id="1635" w:author="Andrew Instone-Cowie" w:date="2025-03-03T14:17:00Z" w16du:dateUtc="2025-03-03T14:17:00Z">
        <w:r>
          <w:t>Compatibil</w:t>
        </w:r>
      </w:ins>
      <w:ins w:id="1636" w:author="Andrew Instone-Cowie" w:date="2025-03-03T14:18:00Z" w16du:dateUtc="2025-03-03T14:18:00Z">
        <w:r>
          <w:t>ity</w:t>
        </w:r>
      </w:ins>
      <w:bookmarkEnd w:id="1634"/>
    </w:p>
    <w:p w14:paraId="341E0D1B" w14:textId="33A4F4DD" w:rsidR="00CA1372" w:rsidRDefault="00CA1372" w:rsidP="00BE024C">
      <w:pPr>
        <w:rPr>
          <w:ins w:id="1637" w:author="Andrew Instone-Cowie" w:date="2025-03-03T14:17:00Z" w16du:dateUtc="2025-03-03T14:17:00Z"/>
        </w:rPr>
      </w:pPr>
      <w:ins w:id="1638" w:author="Andrew Instone-Cowie" w:date="2025-03-03T14:17:00Z" w16du:dateUtc="2025-03-03T14:17:00Z">
        <w:r>
          <w:t xml:space="preserve">Type 1 and Type 2 sensors and </w:t>
        </w:r>
      </w:ins>
      <w:ins w:id="1639" w:author="Andrew Instone-Cowie" w:date="2025-03-03T14:39:00Z" w16du:dateUtc="2025-03-03T14:39:00Z">
        <w:r w:rsidR="003F2CC0">
          <w:t>Simulator I</w:t>
        </w:r>
      </w:ins>
      <w:ins w:id="1640" w:author="Andrew Instone-Cowie" w:date="2025-03-03T14:17:00Z" w16du:dateUtc="2025-03-03T14:17:00Z">
        <w:r>
          <w:t xml:space="preserve">nterfaces are electrically compatible, </w:t>
        </w:r>
      </w:ins>
      <w:ins w:id="1641" w:author="Andrew Instone-Cowie" w:date="2025-03-03T14:35:00Z" w16du:dateUtc="2025-03-03T14:35:00Z">
        <w:r w:rsidR="00C604C6">
          <w:t xml:space="preserve">both </w:t>
        </w:r>
      </w:ins>
      <w:ins w:id="1642" w:author="Andrew Instone-Cowie" w:date="2025-03-03T14:18:00Z" w16du:dateUtc="2025-03-03T14:18:00Z">
        <w:r>
          <w:t xml:space="preserve">using </w:t>
        </w:r>
      </w:ins>
      <w:ins w:id="1643" w:author="Andrew Instone-Cowie" w:date="2025-03-03T14:26:00Z" w16du:dateUtc="2025-03-03T14:26:00Z">
        <w:r>
          <w:t>+</w:t>
        </w:r>
      </w:ins>
      <w:ins w:id="1644" w:author="Andrew Instone-Cowie" w:date="2025-03-03T14:18:00Z" w16du:dateUtc="2025-03-03T14:18:00Z">
        <w:r>
          <w:t xml:space="preserve">5V power supplies and active-low outputs, but the two generations </w:t>
        </w:r>
      </w:ins>
      <w:ins w:id="1645" w:author="Andrew Instone-Cowie" w:date="2025-03-03T14:39:00Z" w16du:dateUtc="2025-03-03T14:39:00Z">
        <w:r w:rsidR="003F2CC0">
          <w:t xml:space="preserve">of the simulator </w:t>
        </w:r>
      </w:ins>
      <w:ins w:id="1646" w:author="Andrew Instone-Cowie" w:date="2025-03-03T14:17:00Z" w16du:dateUtc="2025-03-03T14:17:00Z">
        <w:r>
          <w:t>use different connectors</w:t>
        </w:r>
      </w:ins>
      <w:ins w:id="1647" w:author="Andrew Instone-Cowie" w:date="2025-03-03T14:26:00Z" w16du:dateUtc="2025-03-03T14:26:00Z">
        <w:r>
          <w:t>, cabling,</w:t>
        </w:r>
      </w:ins>
      <w:ins w:id="1648" w:author="Andrew Instone-Cowie" w:date="2025-03-03T14:17:00Z" w16du:dateUtc="2025-03-03T14:17:00Z">
        <w:r>
          <w:t xml:space="preserve"> and wiring</w:t>
        </w:r>
      </w:ins>
      <w:ins w:id="1649" w:author="Andrew Instone-Cowie" w:date="2025-03-03T14:26:00Z" w16du:dateUtc="2025-03-03T14:26:00Z">
        <w:r>
          <w:t xml:space="preserve"> conventions</w:t>
        </w:r>
      </w:ins>
      <w:ins w:id="1650" w:author="Andrew Instone-Cowie" w:date="2025-03-03T14:19:00Z" w16du:dateUtc="2025-03-03T14:19:00Z">
        <w:r>
          <w:t>.</w:t>
        </w:r>
      </w:ins>
    </w:p>
    <w:p w14:paraId="487F5A54" w14:textId="0A60CEFB" w:rsidR="00CA1372" w:rsidRDefault="00CA1372" w:rsidP="00BE024C">
      <w:pPr>
        <w:rPr>
          <w:ins w:id="1651" w:author="Andrew Instone-Cowie" w:date="2025-03-03T13:24:00Z" w16du:dateUtc="2025-03-03T13:24:00Z"/>
        </w:rPr>
      </w:pPr>
      <w:ins w:id="1652" w:author="Andrew Instone-Cowie" w:date="2025-03-03T14:16:00Z" w16du:dateUtc="2025-03-03T14:16:00Z">
        <w:r>
          <w:t xml:space="preserve">Some installations may have a requirement to interconnect Type 1 and Type 2 </w:t>
        </w:r>
      </w:ins>
      <w:ins w:id="1653" w:author="Andrew Instone-Cowie" w:date="2025-03-03T14:17:00Z" w16du:dateUtc="2025-03-03T14:17:00Z">
        <w:r>
          <w:t xml:space="preserve">hardware, for example to </w:t>
        </w:r>
      </w:ins>
      <w:ins w:id="1654" w:author="Andrew Instone-Cowie" w:date="2025-03-03T14:19:00Z" w16du:dateUtc="2025-03-03T14:19:00Z">
        <w:r>
          <w:t>expand an existing Type 1 installation with additional Type 2 sensors. A simple adapter has been designed for this purpose.</w:t>
        </w:r>
      </w:ins>
    </w:p>
    <w:p w14:paraId="46055BEA" w14:textId="381B6170" w:rsidR="007B51D6" w:rsidRDefault="007B51D6" w:rsidP="007B51D6">
      <w:pPr>
        <w:pStyle w:val="Heading2"/>
        <w:rPr>
          <w:ins w:id="1655" w:author="Andrew Instone-Cowie" w:date="2025-03-03T13:24:00Z" w16du:dateUtc="2025-03-03T13:24:00Z"/>
        </w:rPr>
      </w:pPr>
      <w:bookmarkStart w:id="1656" w:name="_Toc191908863"/>
      <w:ins w:id="1657" w:author="Andrew Instone-Cowie" w:date="2025-03-03T13:24:00Z" w16du:dateUtc="2025-03-03T13:24:00Z">
        <w:r>
          <w:t xml:space="preserve">Type 1 – Type 2 </w:t>
        </w:r>
      </w:ins>
      <w:ins w:id="1658" w:author="Andrew Instone-Cowie" w:date="2025-03-03T14:39:00Z" w16du:dateUtc="2025-03-03T14:39:00Z">
        <w:r w:rsidR="003F2CC0">
          <w:t xml:space="preserve">Interface </w:t>
        </w:r>
      </w:ins>
      <w:ins w:id="1659" w:author="Andrew Instone-Cowie" w:date="2025-03-03T13:24:00Z" w16du:dateUtc="2025-03-03T13:24:00Z">
        <w:r>
          <w:t>Adapter</w:t>
        </w:r>
        <w:bookmarkEnd w:id="1656"/>
      </w:ins>
    </w:p>
    <w:p w14:paraId="2600231C" w14:textId="036DA09F" w:rsidR="007B51D6" w:rsidRDefault="00CA1372" w:rsidP="007B51D6">
      <w:pPr>
        <w:rPr>
          <w:ins w:id="1660" w:author="Andrew Instone-Cowie" w:date="2025-03-03T14:40:00Z" w16du:dateUtc="2025-03-03T14:40:00Z"/>
        </w:rPr>
      </w:pPr>
      <w:ins w:id="1661" w:author="Andrew Instone-Cowie" w:date="2025-03-03T14:19:00Z" w16du:dateUtc="2025-03-03T14:19:00Z">
        <w:r>
          <w:t>The Type</w:t>
        </w:r>
      </w:ins>
      <w:ins w:id="1662" w:author="Andrew Instone-Cowie" w:date="2025-03-03T14:20:00Z" w16du:dateUtc="2025-03-03T14:20:00Z">
        <w:r>
          <w:t xml:space="preserve"> 1 – Type 2 </w:t>
        </w:r>
      </w:ins>
      <w:ins w:id="1663" w:author="Andrew Instone-Cowie" w:date="2025-03-03T14:40:00Z" w16du:dateUtc="2025-03-03T14:40:00Z">
        <w:r w:rsidR="003F2CC0">
          <w:t xml:space="preserve">Interface </w:t>
        </w:r>
      </w:ins>
      <w:ins w:id="1664" w:author="Andrew Instone-Cowie" w:date="2025-03-03T14:20:00Z" w16du:dateUtc="2025-03-03T14:20:00Z">
        <w:r>
          <w:t>Adapter is designed to allow Type 2 sensors</w:t>
        </w:r>
      </w:ins>
      <w:ins w:id="1665" w:author="Andrew Instone-Cowie" w:date="2025-03-03T14:21:00Z" w16du:dateUtc="2025-03-03T14:21:00Z">
        <w:r>
          <w:t xml:space="preserve"> (</w:t>
        </w:r>
      </w:ins>
      <w:ins w:id="1666" w:author="Andrew Instone-Cowie" w:date="2025-03-03T14:20:00Z" w16du:dateUtc="2025-03-03T14:20:00Z">
        <w:r>
          <w:t>using RJ45 connectors</w:t>
        </w:r>
      </w:ins>
      <w:ins w:id="1667" w:author="Andrew Instone-Cowie" w:date="2025-03-03T14:21:00Z" w16du:dateUtc="2025-03-03T14:21:00Z">
        <w:r>
          <w:t>)</w:t>
        </w:r>
      </w:ins>
      <w:ins w:id="1668" w:author="Andrew Instone-Cowie" w:date="2025-03-03T14:20:00Z" w16du:dateUtc="2025-03-03T14:20:00Z">
        <w:r>
          <w:t xml:space="preserve"> to connect to a Type 1 Simulator Interface (using GX16-4</w:t>
        </w:r>
      </w:ins>
      <w:ins w:id="1669" w:author="Andrew Instone-Cowie" w:date="2025-03-03T14:21:00Z" w16du:dateUtc="2025-03-03T14:21:00Z">
        <w:r>
          <w:t xml:space="preserve"> connectors). The adapter allows up to four Type 2 sensors, connected in a single chain</w:t>
        </w:r>
      </w:ins>
      <w:ins w:id="1670" w:author="Andrew Instone-Cowie" w:date="2025-03-03T14:22:00Z" w16du:dateUtc="2025-03-03T14:22:00Z">
        <w:r>
          <w:t>, to connect to a Type 1 interface</w:t>
        </w:r>
      </w:ins>
      <w:ins w:id="1671" w:author="Andrew Instone-Cowie" w:date="2025-03-03T14:42:00Z" w16du:dateUtc="2025-03-03T14:42:00Z">
        <w:r w:rsidR="003F2CC0">
          <w:t>.</w:t>
        </w:r>
      </w:ins>
      <w:ins w:id="1672" w:author="Andrew Instone-Cowie" w:date="2025-03-03T14:41:00Z" w16du:dateUtc="2025-03-03T14:41:00Z">
        <w:r w:rsidR="003F2CC0">
          <w:rPr>
            <w:rStyle w:val="FootnoteReference"/>
          </w:rPr>
          <w:footnoteReference w:id="49"/>
        </w:r>
      </w:ins>
    </w:p>
    <w:p w14:paraId="191DEC0C" w14:textId="0FC22C50" w:rsidR="00BE024C" w:rsidRDefault="00CA1372" w:rsidP="00BE024C">
      <w:pPr>
        <w:rPr>
          <w:ins w:id="1676" w:author="Andrew Instone-Cowie" w:date="2025-03-03T12:16:00Z" w16du:dateUtc="2025-03-03T12:16:00Z"/>
        </w:rPr>
      </w:pPr>
      <w:ins w:id="1677" w:author="Andrew Instone-Cowie" w:date="2025-03-03T14:22:00Z" w16du:dateUtc="2025-03-03T14:22:00Z">
        <w:r>
          <w:t>A</w:t>
        </w:r>
      </w:ins>
      <w:ins w:id="1678" w:author="Andrew Instone-Cowie" w:date="2025-03-03T14:35:00Z" w16du:dateUtc="2025-03-03T14:35:00Z">
        <w:r w:rsidR="00C604C6">
          <w:t xml:space="preserve">n </w:t>
        </w:r>
      </w:ins>
      <w:ins w:id="1679" w:author="Andrew Instone-Cowie" w:date="2025-03-03T14:22:00Z" w16du:dateUtc="2025-03-03T14:22:00Z">
        <w:r>
          <w:t xml:space="preserve">example </w:t>
        </w:r>
      </w:ins>
      <w:ins w:id="1680" w:author="Andrew Instone-Cowie" w:date="2025-03-03T14:35:00Z" w16du:dateUtc="2025-03-03T14:35:00Z">
        <w:r w:rsidR="00C604C6">
          <w:t xml:space="preserve">of a completed </w:t>
        </w:r>
      </w:ins>
      <w:ins w:id="1681" w:author="Andrew Instone-Cowie" w:date="2025-03-03T15:34:00Z" w16du:dateUtc="2025-03-03T15:34:00Z">
        <w:r w:rsidR="00871702">
          <w:t>Interface A</w:t>
        </w:r>
      </w:ins>
      <w:ins w:id="1682" w:author="Andrew Instone-Cowie" w:date="2025-03-03T14:22:00Z" w16du:dateUtc="2025-03-03T14:22:00Z">
        <w:r>
          <w:t xml:space="preserve">dapter </w:t>
        </w:r>
      </w:ins>
      <w:ins w:id="1683" w:author="Andrew Instone-Cowie" w:date="2025-03-03T15:34:00Z" w16du:dateUtc="2025-03-03T15:34:00Z">
        <w:r w:rsidR="00871702">
          <w:t xml:space="preserve">and cable </w:t>
        </w:r>
      </w:ins>
      <w:ins w:id="1684" w:author="Andrew Instone-Cowie" w:date="2025-03-03T14:22:00Z" w16du:dateUtc="2025-03-03T14:22:00Z">
        <w:r>
          <w:t>is shown in the following photograph</w:t>
        </w:r>
      </w:ins>
      <w:ins w:id="1685" w:author="Andrew Instone-Cowie" w:date="2025-03-03T14:23:00Z" w16du:dateUtc="2025-03-03T14:23:00Z">
        <w:r>
          <w:t xml:space="preserve">, </w:t>
        </w:r>
      </w:ins>
      <w:ins w:id="1686" w:author="Andrew Instone-Cowie" w:date="2025-03-03T14:35:00Z" w16du:dateUtc="2025-03-03T14:35:00Z">
        <w:r w:rsidR="00C604C6">
          <w:t>in this</w:t>
        </w:r>
      </w:ins>
      <w:ins w:id="1687" w:author="Andrew Instone-Cowie" w:date="2025-03-03T14:36:00Z" w16du:dateUtc="2025-03-03T14:36:00Z">
        <w:r w:rsidR="00C604C6">
          <w:t xml:space="preserve"> case </w:t>
        </w:r>
      </w:ins>
      <w:ins w:id="1688" w:author="Andrew Instone-Cowie" w:date="2025-03-03T14:23:00Z" w16du:dateUtc="2025-03-03T14:23:00Z">
        <w:r>
          <w:t>wired to support connecting two Type 2 sensors to a Type 1 interface.</w:t>
        </w:r>
      </w:ins>
      <w:ins w:id="1689" w:author="Andrew Instone-Cowie" w:date="2025-03-03T14:24:00Z" w16du:dateUtc="2025-03-03T14:24:00Z">
        <w:r>
          <w:t xml:space="preserve"> The Type 1 interface </w:t>
        </w:r>
      </w:ins>
      <w:ins w:id="1690" w:author="Andrew Instone-Cowie" w:date="2025-03-03T14:25:00Z" w16du:dateUtc="2025-03-03T14:25:00Z">
        <w:r>
          <w:t xml:space="preserve">sensor connectors </w:t>
        </w:r>
      </w:ins>
      <w:ins w:id="1691" w:author="Andrew Instone-Cowie" w:date="2025-03-03T14:56:00Z" w16du:dateUtc="2025-03-03T14:56:00Z">
        <w:r w:rsidR="00A67EB0">
          <w:t>may need to</w:t>
        </w:r>
      </w:ins>
      <w:ins w:id="1692" w:author="Andrew Instone-Cowie" w:date="2025-03-03T14:25:00Z" w16du:dateUtc="2025-03-03T14:25:00Z">
        <w:r>
          <w:t xml:space="preserve"> be modified with additional link wires</w:t>
        </w:r>
      </w:ins>
      <w:ins w:id="1693" w:author="Andrew Instone-Cowie" w:date="2025-03-03T14:37:00Z" w16du:dateUtc="2025-03-03T14:37:00Z">
        <w:r w:rsidR="003F2CC0">
          <w:t xml:space="preserve"> to support multiple sensors</w:t>
        </w:r>
      </w:ins>
      <w:ins w:id="1694" w:author="Andrew Instone-Cowie" w:date="2025-03-03T15:33:00Z" w16du:dateUtc="2025-03-03T15:33:00Z">
        <w:r w:rsidR="00871702">
          <w:t>; t</w:t>
        </w:r>
      </w:ins>
      <w:ins w:id="1695" w:author="Andrew Instone-Cowie" w:date="2025-03-03T14:56:00Z" w16du:dateUtc="2025-03-03T14:56:00Z">
        <w:r w:rsidR="00A67EB0">
          <w:t>his is described in detail below</w:t>
        </w:r>
      </w:ins>
      <w:ins w:id="1696" w:author="Andrew Instone-Cowie" w:date="2025-03-03T14:27:00Z" w16du:dateUtc="2025-03-03T14:27:00Z">
        <w:r w:rsidR="00C604C6">
          <w:t>.</w:t>
        </w:r>
      </w:ins>
    </w:p>
    <w:p w14:paraId="52DFC65C" w14:textId="77777777" w:rsidR="00BE024C" w:rsidRDefault="00BE024C" w:rsidP="00BE024C">
      <w:pPr>
        <w:keepNext/>
        <w:jc w:val="center"/>
        <w:rPr>
          <w:ins w:id="1697" w:author="Andrew Instone-Cowie" w:date="2025-03-03T12:20:00Z" w16du:dateUtc="2025-03-03T12:20:00Z"/>
        </w:rPr>
        <w:pPrChange w:id="1698" w:author="Andrew Instone-Cowie" w:date="2025-03-03T12:21:00Z" w16du:dateUtc="2025-03-03T12:21:00Z">
          <w:pPr/>
        </w:pPrChange>
      </w:pPr>
      <w:ins w:id="1699" w:author="Andrew Instone-Cowie" w:date="2025-03-03T12:17:00Z" w16du:dateUtc="2025-03-03T12:17:00Z">
        <w:r>
          <w:rPr>
            <w:noProof/>
          </w:rPr>
          <w:drawing>
            <wp:inline distT="0" distB="0" distL="0" distR="0" wp14:anchorId="3E37544B" wp14:editId="57BA3FBF">
              <wp:extent cx="4320000" cy="3956400"/>
              <wp:effectExtent l="19050" t="19050" r="23495" b="25400"/>
              <wp:docPr id="58568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81811" name="Picture 58568181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20000" cy="3956400"/>
                      </a:xfrm>
                      <a:prstGeom prst="rect">
                        <a:avLst/>
                      </a:prstGeom>
                      <a:ln w="12700">
                        <a:solidFill>
                          <a:schemeClr val="tx1"/>
                        </a:solidFill>
                      </a:ln>
                    </pic:spPr>
                  </pic:pic>
                </a:graphicData>
              </a:graphic>
            </wp:inline>
          </w:drawing>
        </w:r>
      </w:ins>
    </w:p>
    <w:p w14:paraId="22C9956D" w14:textId="724F5750" w:rsidR="00BE024C" w:rsidRDefault="00BE024C" w:rsidP="00BE024C">
      <w:pPr>
        <w:pStyle w:val="Caption"/>
        <w:jc w:val="center"/>
        <w:rPr>
          <w:ins w:id="1700" w:author="Andrew Instone-Cowie" w:date="2025-03-03T12:18:00Z" w16du:dateUtc="2025-03-03T12:18:00Z"/>
        </w:rPr>
        <w:pPrChange w:id="1701" w:author="Andrew Instone-Cowie" w:date="2025-03-03T12:21:00Z" w16du:dateUtc="2025-03-03T12:21:00Z">
          <w:pPr/>
        </w:pPrChange>
      </w:pPr>
      <w:bookmarkStart w:id="1702" w:name="_Toc191908940"/>
      <w:ins w:id="1703" w:author="Andrew Instone-Cowie" w:date="2025-03-03T12:20:00Z" w16du:dateUtc="2025-03-03T12:20:00Z">
        <w:r>
          <w:t xml:space="preserve">Figure </w:t>
        </w:r>
        <w:r>
          <w:fldChar w:fldCharType="begin"/>
        </w:r>
        <w:r>
          <w:instrText xml:space="preserve"> SEQ Figure \* ARABIC </w:instrText>
        </w:r>
      </w:ins>
      <w:r>
        <w:fldChar w:fldCharType="separate"/>
      </w:r>
      <w:ins w:id="1704" w:author="Andrew Instone-Cowie" w:date="2025-03-03T15:44:00Z" w16du:dateUtc="2025-03-03T15:44:00Z">
        <w:r w:rsidR="00AA5C58">
          <w:rPr>
            <w:noProof/>
          </w:rPr>
          <w:t>57</w:t>
        </w:r>
      </w:ins>
      <w:ins w:id="1705" w:author="Andrew Instone-Cowie" w:date="2025-03-03T12:20:00Z" w16du:dateUtc="2025-03-03T12:20:00Z">
        <w:r>
          <w:fldChar w:fldCharType="end"/>
        </w:r>
        <w:r>
          <w:t xml:space="preserve"> - Type 1 - Type 2 Adapter</w:t>
        </w:r>
      </w:ins>
      <w:bookmarkEnd w:id="1702"/>
    </w:p>
    <w:p w14:paraId="7B3DBADD" w14:textId="77777777" w:rsidR="00BE024C" w:rsidRDefault="00BE024C" w:rsidP="00BE024C">
      <w:pPr>
        <w:rPr>
          <w:ins w:id="1706" w:author="Andrew Instone-Cowie" w:date="2025-03-03T12:18:00Z" w16du:dateUtc="2025-03-03T12:18:00Z"/>
        </w:rPr>
      </w:pPr>
    </w:p>
    <w:p w14:paraId="439CCC78" w14:textId="4E6AEBD1" w:rsidR="00C604C6" w:rsidRDefault="00C604C6" w:rsidP="00C604C6">
      <w:pPr>
        <w:keepNext/>
        <w:rPr>
          <w:ins w:id="1707" w:author="Andrew Instone-Cowie" w:date="2025-03-03T14:34:00Z" w16du:dateUtc="2025-03-03T14:34:00Z"/>
        </w:rPr>
      </w:pPr>
      <w:ins w:id="1708" w:author="Andrew Instone-Cowie" w:date="2025-03-03T14:28:00Z" w16du:dateUtc="2025-03-03T14:28:00Z">
        <w:r>
          <w:t xml:space="preserve">The </w:t>
        </w:r>
      </w:ins>
      <w:ins w:id="1709" w:author="Andrew Instone-Cowie" w:date="2025-03-03T14:29:00Z" w16du:dateUtc="2025-03-03T14:29:00Z">
        <w:r>
          <w:t xml:space="preserve">connection and cabling requirements for the adapter </w:t>
        </w:r>
      </w:ins>
      <w:ins w:id="1710" w:author="Andrew Instone-Cowie" w:date="2025-03-03T14:28:00Z" w16du:dateUtc="2025-03-03T14:28:00Z">
        <w:r>
          <w:t xml:space="preserve">are </w:t>
        </w:r>
      </w:ins>
      <w:ins w:id="1711" w:author="Andrew Instone-Cowie" w:date="2025-03-03T14:42:00Z" w16du:dateUtc="2025-03-03T14:42:00Z">
        <w:r w:rsidR="003F2CC0">
          <w:t>summarised</w:t>
        </w:r>
      </w:ins>
      <w:ins w:id="1712" w:author="Andrew Instone-Cowie" w:date="2025-03-03T14:28:00Z" w16du:dateUtc="2025-03-03T14:28:00Z">
        <w:r>
          <w:t xml:space="preserve"> in the following table:</w:t>
        </w:r>
      </w:ins>
      <w:ins w:id="1713" w:author="Andrew Instone-Cowie" w:date="2025-03-03T14:31:00Z" w16du:dateUtc="2025-03-03T14:31:00Z">
        <w:r>
          <w:t xml:space="preserve"> </w:t>
        </w:r>
      </w:ins>
    </w:p>
    <w:p w14:paraId="2D781943" w14:textId="4FEE9E60" w:rsidR="00C604C6" w:rsidRDefault="00C604C6" w:rsidP="00C604C6">
      <w:pPr>
        <w:pStyle w:val="Caption"/>
        <w:keepNext/>
        <w:rPr>
          <w:ins w:id="1714" w:author="Andrew Instone-Cowie" w:date="2025-03-03T14:35:00Z" w16du:dateUtc="2025-03-03T14:35:00Z"/>
        </w:rPr>
      </w:pPr>
      <w:bookmarkStart w:id="1715" w:name="_Toc191908951"/>
      <w:ins w:id="1716" w:author="Andrew Instone-Cowie" w:date="2025-03-03T14:35:00Z" w16du:dateUtc="2025-03-03T14:35:00Z">
        <w:r>
          <w:t xml:space="preserve">Table </w:t>
        </w:r>
        <w:r>
          <w:rPr>
            <w:noProof/>
          </w:rPr>
          <w:fldChar w:fldCharType="begin"/>
        </w:r>
        <w:r>
          <w:rPr>
            <w:noProof/>
          </w:rPr>
          <w:instrText xml:space="preserve"> SEQ Table \* ARABIC </w:instrText>
        </w:r>
        <w:r>
          <w:rPr>
            <w:noProof/>
          </w:rPr>
          <w:fldChar w:fldCharType="separate"/>
        </w:r>
      </w:ins>
      <w:ins w:id="1717" w:author="Andrew Instone-Cowie" w:date="2025-03-03T15:44:00Z" w16du:dateUtc="2025-03-03T15:44:00Z">
        <w:r w:rsidR="00AA5C58">
          <w:rPr>
            <w:noProof/>
          </w:rPr>
          <w:t>5</w:t>
        </w:r>
      </w:ins>
      <w:ins w:id="1718" w:author="Andrew Instone-Cowie" w:date="2025-03-03T14:35:00Z" w16du:dateUtc="2025-03-03T14:35:00Z">
        <w:r>
          <w:rPr>
            <w:noProof/>
          </w:rPr>
          <w:fldChar w:fldCharType="end"/>
        </w:r>
        <w:r>
          <w:t xml:space="preserve"> – Type 1 – Type 2 </w:t>
        </w:r>
      </w:ins>
      <w:ins w:id="1719" w:author="Andrew Instone-Cowie" w:date="2025-03-03T14:44:00Z" w16du:dateUtc="2025-03-03T14:44:00Z">
        <w:r w:rsidR="003F2CC0">
          <w:t xml:space="preserve">Interface </w:t>
        </w:r>
      </w:ins>
      <w:ins w:id="1720" w:author="Andrew Instone-Cowie" w:date="2025-03-03T14:35:00Z" w16du:dateUtc="2025-03-03T14:35:00Z">
        <w:r>
          <w:t>Adapter Requirements</w:t>
        </w:r>
        <w:bookmarkEnd w:id="1715"/>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268"/>
        <w:gridCol w:w="2268"/>
        <w:gridCol w:w="2268"/>
      </w:tblGrid>
      <w:tr w:rsidR="00C604C6" w:rsidRPr="00AE25BB" w14:paraId="5CD29826" w14:textId="77777777" w:rsidTr="00ED2B3C">
        <w:trPr>
          <w:ins w:id="1721" w:author="Andrew Instone-Cowie" w:date="2025-03-03T14:35:00Z" w16du:dateUtc="2025-03-03T14:35:00Z"/>
        </w:trPr>
        <w:tc>
          <w:tcPr>
            <w:tcW w:w="2268" w:type="dxa"/>
            <w:shd w:val="clear" w:color="auto" w:fill="D9D9D9" w:themeFill="background1" w:themeFillShade="D9"/>
          </w:tcPr>
          <w:p w14:paraId="736DECBD" w14:textId="686DACF0" w:rsidR="00C604C6" w:rsidRPr="009C1732" w:rsidRDefault="00C604C6" w:rsidP="00ED2B3C">
            <w:pPr>
              <w:contextualSpacing/>
              <w:rPr>
                <w:ins w:id="1722" w:author="Andrew Instone-Cowie" w:date="2025-03-03T14:35:00Z" w16du:dateUtc="2025-03-03T14:35:00Z"/>
              </w:rPr>
            </w:pPr>
            <w:ins w:id="1723" w:author="Andrew Instone-Cowie" w:date="2025-03-03T14:35:00Z" w16du:dateUtc="2025-03-03T14:35:00Z">
              <w:r>
                <w:t>Number of Type 2 Sensors</w:t>
              </w:r>
            </w:ins>
            <w:ins w:id="1724" w:author="Andrew Instone-Cowie" w:date="2025-03-03T15:34:00Z" w16du:dateUtc="2025-03-03T15:34:00Z">
              <w:r w:rsidR="00871702">
                <w:t xml:space="preserve"> Connected</w:t>
              </w:r>
            </w:ins>
          </w:p>
        </w:tc>
        <w:tc>
          <w:tcPr>
            <w:tcW w:w="2268" w:type="dxa"/>
            <w:shd w:val="clear" w:color="auto" w:fill="D9D9D9" w:themeFill="background1" w:themeFillShade="D9"/>
          </w:tcPr>
          <w:p w14:paraId="5B2000D9" w14:textId="298B4E0D" w:rsidR="00C604C6" w:rsidRPr="009C1732" w:rsidRDefault="00C604C6" w:rsidP="00ED2B3C">
            <w:pPr>
              <w:contextualSpacing/>
              <w:rPr>
                <w:ins w:id="1725" w:author="Andrew Instone-Cowie" w:date="2025-03-03T14:35:00Z" w16du:dateUtc="2025-03-03T14:35:00Z"/>
              </w:rPr>
            </w:pPr>
            <w:ins w:id="1726" w:author="Andrew Instone-Cowie" w:date="2025-03-03T14:35:00Z" w16du:dateUtc="2025-03-03T14:35:00Z">
              <w:r>
                <w:t>Number of Adapter Cables</w:t>
              </w:r>
            </w:ins>
            <w:ins w:id="1727" w:author="Andrew Instone-Cowie" w:date="2025-03-03T15:34:00Z" w16du:dateUtc="2025-03-03T15:34:00Z">
              <w:r w:rsidR="00871702">
                <w:t xml:space="preserve"> Required</w:t>
              </w:r>
            </w:ins>
          </w:p>
        </w:tc>
        <w:tc>
          <w:tcPr>
            <w:tcW w:w="2268" w:type="dxa"/>
            <w:shd w:val="clear" w:color="auto" w:fill="D9D9D9" w:themeFill="background1" w:themeFillShade="D9"/>
          </w:tcPr>
          <w:p w14:paraId="75CD7E23" w14:textId="61E6EBE8" w:rsidR="00C604C6" w:rsidRPr="009C1732" w:rsidRDefault="00C604C6" w:rsidP="00ED2B3C">
            <w:pPr>
              <w:contextualSpacing/>
              <w:rPr>
                <w:ins w:id="1728" w:author="Andrew Instone-Cowie" w:date="2025-03-03T14:35:00Z" w16du:dateUtc="2025-03-03T14:35:00Z"/>
              </w:rPr>
            </w:pPr>
            <w:ins w:id="1729" w:author="Andrew Instone-Cowie" w:date="2025-03-03T14:35:00Z" w16du:dateUtc="2025-03-03T14:35:00Z">
              <w:r>
                <w:t xml:space="preserve">Number of Type 1 </w:t>
              </w:r>
            </w:ins>
            <w:ins w:id="1730" w:author="Andrew Instone-Cowie" w:date="2025-03-03T14:42:00Z" w16du:dateUtc="2025-03-03T14:42:00Z">
              <w:r w:rsidR="003F2CC0">
                <w:t xml:space="preserve">Sensor </w:t>
              </w:r>
            </w:ins>
            <w:ins w:id="1731" w:author="Andrew Instone-Cowie" w:date="2025-03-03T14:35:00Z" w16du:dateUtc="2025-03-03T14:35:00Z">
              <w:r>
                <w:t>Connectors</w:t>
              </w:r>
            </w:ins>
          </w:p>
        </w:tc>
        <w:tc>
          <w:tcPr>
            <w:tcW w:w="2268" w:type="dxa"/>
            <w:shd w:val="clear" w:color="auto" w:fill="D9D9D9" w:themeFill="background1" w:themeFillShade="D9"/>
          </w:tcPr>
          <w:p w14:paraId="676D07D6" w14:textId="77777777" w:rsidR="00C604C6" w:rsidRPr="009C1732" w:rsidRDefault="00C604C6" w:rsidP="00ED2B3C">
            <w:pPr>
              <w:contextualSpacing/>
              <w:rPr>
                <w:ins w:id="1732" w:author="Andrew Instone-Cowie" w:date="2025-03-03T14:35:00Z" w16du:dateUtc="2025-03-03T14:35:00Z"/>
              </w:rPr>
            </w:pPr>
            <w:ins w:id="1733" w:author="Andrew Instone-Cowie" w:date="2025-03-03T14:35:00Z" w16du:dateUtc="2025-03-03T14:35:00Z">
              <w:r>
                <w:t>Type 1 Interface Link Wires Required?</w:t>
              </w:r>
            </w:ins>
          </w:p>
        </w:tc>
      </w:tr>
      <w:tr w:rsidR="00C604C6" w14:paraId="7C843F07" w14:textId="77777777" w:rsidTr="00ED2B3C">
        <w:trPr>
          <w:ins w:id="1734" w:author="Andrew Instone-Cowie" w:date="2025-03-03T14:35:00Z" w16du:dateUtc="2025-03-03T14:35:00Z"/>
        </w:trPr>
        <w:tc>
          <w:tcPr>
            <w:tcW w:w="2268" w:type="dxa"/>
          </w:tcPr>
          <w:p w14:paraId="1623C9DE" w14:textId="77777777" w:rsidR="00C604C6" w:rsidRPr="009C1732" w:rsidRDefault="00C604C6" w:rsidP="00ED2B3C">
            <w:pPr>
              <w:contextualSpacing/>
              <w:rPr>
                <w:ins w:id="1735" w:author="Andrew Instone-Cowie" w:date="2025-03-03T14:35:00Z" w16du:dateUtc="2025-03-03T14:35:00Z"/>
              </w:rPr>
            </w:pPr>
            <w:ins w:id="1736" w:author="Andrew Instone-Cowie" w:date="2025-03-03T14:35:00Z" w16du:dateUtc="2025-03-03T14:35:00Z">
              <w:r>
                <w:t>1</w:t>
              </w:r>
            </w:ins>
          </w:p>
        </w:tc>
        <w:tc>
          <w:tcPr>
            <w:tcW w:w="2268" w:type="dxa"/>
          </w:tcPr>
          <w:p w14:paraId="7603F7E0" w14:textId="77777777" w:rsidR="00C604C6" w:rsidRPr="009C1732" w:rsidRDefault="00C604C6" w:rsidP="00ED2B3C">
            <w:pPr>
              <w:contextualSpacing/>
              <w:rPr>
                <w:ins w:id="1737" w:author="Andrew Instone-Cowie" w:date="2025-03-03T14:35:00Z" w16du:dateUtc="2025-03-03T14:35:00Z"/>
              </w:rPr>
            </w:pPr>
            <w:ins w:id="1738" w:author="Andrew Instone-Cowie" w:date="2025-03-03T14:35:00Z" w16du:dateUtc="2025-03-03T14:35:00Z">
              <w:r>
                <w:t>1</w:t>
              </w:r>
            </w:ins>
          </w:p>
        </w:tc>
        <w:tc>
          <w:tcPr>
            <w:tcW w:w="2268" w:type="dxa"/>
          </w:tcPr>
          <w:p w14:paraId="11494F5A" w14:textId="77777777" w:rsidR="00C604C6" w:rsidRPr="009C1732" w:rsidRDefault="00C604C6" w:rsidP="00ED2B3C">
            <w:pPr>
              <w:contextualSpacing/>
              <w:rPr>
                <w:ins w:id="1739" w:author="Andrew Instone-Cowie" w:date="2025-03-03T14:35:00Z" w16du:dateUtc="2025-03-03T14:35:00Z"/>
              </w:rPr>
            </w:pPr>
            <w:ins w:id="1740" w:author="Andrew Instone-Cowie" w:date="2025-03-03T14:35:00Z" w16du:dateUtc="2025-03-03T14:35:00Z">
              <w:r>
                <w:t>1</w:t>
              </w:r>
            </w:ins>
          </w:p>
        </w:tc>
        <w:tc>
          <w:tcPr>
            <w:tcW w:w="2268" w:type="dxa"/>
          </w:tcPr>
          <w:p w14:paraId="4475F6A7" w14:textId="77777777" w:rsidR="00C604C6" w:rsidRPr="009C1732" w:rsidRDefault="00C604C6" w:rsidP="00ED2B3C">
            <w:pPr>
              <w:contextualSpacing/>
              <w:rPr>
                <w:ins w:id="1741" w:author="Andrew Instone-Cowie" w:date="2025-03-03T14:35:00Z" w16du:dateUtc="2025-03-03T14:35:00Z"/>
              </w:rPr>
            </w:pPr>
            <w:ins w:id="1742" w:author="Andrew Instone-Cowie" w:date="2025-03-03T14:35:00Z" w16du:dateUtc="2025-03-03T14:35:00Z">
              <w:r>
                <w:t>No</w:t>
              </w:r>
            </w:ins>
          </w:p>
        </w:tc>
      </w:tr>
      <w:tr w:rsidR="00C604C6" w14:paraId="2C6EB9AB" w14:textId="77777777" w:rsidTr="00ED2B3C">
        <w:trPr>
          <w:ins w:id="1743" w:author="Andrew Instone-Cowie" w:date="2025-03-03T14:35:00Z" w16du:dateUtc="2025-03-03T14:35:00Z"/>
        </w:trPr>
        <w:tc>
          <w:tcPr>
            <w:tcW w:w="2268" w:type="dxa"/>
          </w:tcPr>
          <w:p w14:paraId="7872F1FD" w14:textId="77777777" w:rsidR="00C604C6" w:rsidRPr="009C1732" w:rsidRDefault="00C604C6" w:rsidP="00ED2B3C">
            <w:pPr>
              <w:contextualSpacing/>
              <w:rPr>
                <w:ins w:id="1744" w:author="Andrew Instone-Cowie" w:date="2025-03-03T14:35:00Z" w16du:dateUtc="2025-03-03T14:35:00Z"/>
              </w:rPr>
            </w:pPr>
            <w:ins w:id="1745" w:author="Andrew Instone-Cowie" w:date="2025-03-03T14:35:00Z" w16du:dateUtc="2025-03-03T14:35:00Z">
              <w:r>
                <w:t>2</w:t>
              </w:r>
            </w:ins>
          </w:p>
        </w:tc>
        <w:tc>
          <w:tcPr>
            <w:tcW w:w="2268" w:type="dxa"/>
          </w:tcPr>
          <w:p w14:paraId="6CBA8040" w14:textId="77777777" w:rsidR="00C604C6" w:rsidRPr="009C1732" w:rsidRDefault="00C604C6" w:rsidP="00ED2B3C">
            <w:pPr>
              <w:contextualSpacing/>
              <w:rPr>
                <w:ins w:id="1746" w:author="Andrew Instone-Cowie" w:date="2025-03-03T14:35:00Z" w16du:dateUtc="2025-03-03T14:35:00Z"/>
              </w:rPr>
            </w:pPr>
            <w:ins w:id="1747" w:author="Andrew Instone-Cowie" w:date="2025-03-03T14:35:00Z" w16du:dateUtc="2025-03-03T14:35:00Z">
              <w:r>
                <w:t>1</w:t>
              </w:r>
            </w:ins>
          </w:p>
        </w:tc>
        <w:tc>
          <w:tcPr>
            <w:tcW w:w="2268" w:type="dxa"/>
          </w:tcPr>
          <w:p w14:paraId="49D71581" w14:textId="6527BD0A" w:rsidR="00C604C6" w:rsidRPr="009C1732" w:rsidRDefault="00C604C6" w:rsidP="00ED2B3C">
            <w:pPr>
              <w:contextualSpacing/>
              <w:rPr>
                <w:ins w:id="1748" w:author="Andrew Instone-Cowie" w:date="2025-03-03T14:35:00Z" w16du:dateUtc="2025-03-03T14:35:00Z"/>
              </w:rPr>
            </w:pPr>
            <w:ins w:id="1749" w:author="Andrew Instone-Cowie" w:date="2025-03-03T14:35:00Z" w16du:dateUtc="2025-03-03T14:35:00Z">
              <w:r>
                <w:t>1</w:t>
              </w:r>
            </w:ins>
            <w:ins w:id="1750" w:author="Andrew Instone-Cowie" w:date="2025-03-03T14:42:00Z" w16du:dateUtc="2025-03-03T14:42:00Z">
              <w:r w:rsidR="003F2CC0">
                <w:t xml:space="preserve"> (pl</w:t>
              </w:r>
            </w:ins>
            <w:ins w:id="1751" w:author="Andrew Instone-Cowie" w:date="2025-03-03T14:43:00Z" w16du:dateUtc="2025-03-03T14:43:00Z">
              <w:r w:rsidR="003F2CC0">
                <w:t>us 1 unused)</w:t>
              </w:r>
            </w:ins>
          </w:p>
        </w:tc>
        <w:tc>
          <w:tcPr>
            <w:tcW w:w="2268" w:type="dxa"/>
          </w:tcPr>
          <w:p w14:paraId="5B60D240" w14:textId="712362C6" w:rsidR="00C604C6" w:rsidRPr="009C1732" w:rsidRDefault="00C604C6" w:rsidP="00ED2B3C">
            <w:pPr>
              <w:contextualSpacing/>
              <w:rPr>
                <w:ins w:id="1752" w:author="Andrew Instone-Cowie" w:date="2025-03-03T14:35:00Z" w16du:dateUtc="2025-03-03T14:35:00Z"/>
              </w:rPr>
            </w:pPr>
            <w:ins w:id="1753" w:author="Andrew Instone-Cowie" w:date="2025-03-03T14:35:00Z" w16du:dateUtc="2025-03-03T14:35:00Z">
              <w:r>
                <w:t>Yes</w:t>
              </w:r>
            </w:ins>
            <w:ins w:id="1754" w:author="Andrew Instone-Cowie" w:date="2025-03-03T14:43:00Z" w16du:dateUtc="2025-03-03T14:43:00Z">
              <w:r w:rsidR="003F2CC0">
                <w:t xml:space="preserve"> - 1</w:t>
              </w:r>
            </w:ins>
          </w:p>
        </w:tc>
      </w:tr>
      <w:tr w:rsidR="00C604C6" w14:paraId="724F1613" w14:textId="77777777" w:rsidTr="00ED2B3C">
        <w:trPr>
          <w:ins w:id="1755" w:author="Andrew Instone-Cowie" w:date="2025-03-03T14:35:00Z" w16du:dateUtc="2025-03-03T14:35:00Z"/>
        </w:trPr>
        <w:tc>
          <w:tcPr>
            <w:tcW w:w="2268" w:type="dxa"/>
          </w:tcPr>
          <w:p w14:paraId="2ED5957C" w14:textId="77777777" w:rsidR="00C604C6" w:rsidRPr="009C1732" w:rsidRDefault="00C604C6" w:rsidP="00ED2B3C">
            <w:pPr>
              <w:contextualSpacing/>
              <w:rPr>
                <w:ins w:id="1756" w:author="Andrew Instone-Cowie" w:date="2025-03-03T14:35:00Z" w16du:dateUtc="2025-03-03T14:35:00Z"/>
              </w:rPr>
            </w:pPr>
            <w:ins w:id="1757" w:author="Andrew Instone-Cowie" w:date="2025-03-03T14:35:00Z" w16du:dateUtc="2025-03-03T14:35:00Z">
              <w:r>
                <w:t>3</w:t>
              </w:r>
            </w:ins>
          </w:p>
        </w:tc>
        <w:tc>
          <w:tcPr>
            <w:tcW w:w="2268" w:type="dxa"/>
          </w:tcPr>
          <w:p w14:paraId="52D49102" w14:textId="77777777" w:rsidR="00C604C6" w:rsidRPr="009C1732" w:rsidRDefault="00C604C6" w:rsidP="00ED2B3C">
            <w:pPr>
              <w:contextualSpacing/>
              <w:rPr>
                <w:ins w:id="1758" w:author="Andrew Instone-Cowie" w:date="2025-03-03T14:35:00Z" w16du:dateUtc="2025-03-03T14:35:00Z"/>
              </w:rPr>
            </w:pPr>
            <w:ins w:id="1759" w:author="Andrew Instone-Cowie" w:date="2025-03-03T14:35:00Z" w16du:dateUtc="2025-03-03T14:35:00Z">
              <w:r>
                <w:t>2</w:t>
              </w:r>
            </w:ins>
          </w:p>
        </w:tc>
        <w:tc>
          <w:tcPr>
            <w:tcW w:w="2268" w:type="dxa"/>
          </w:tcPr>
          <w:p w14:paraId="3FCBE732" w14:textId="749189E3" w:rsidR="00C604C6" w:rsidRPr="009C1732" w:rsidRDefault="00C604C6" w:rsidP="00ED2B3C">
            <w:pPr>
              <w:contextualSpacing/>
              <w:rPr>
                <w:ins w:id="1760" w:author="Andrew Instone-Cowie" w:date="2025-03-03T14:35:00Z" w16du:dateUtc="2025-03-03T14:35:00Z"/>
              </w:rPr>
            </w:pPr>
            <w:ins w:id="1761" w:author="Andrew Instone-Cowie" w:date="2025-03-03T14:35:00Z" w16du:dateUtc="2025-03-03T14:35:00Z">
              <w:r>
                <w:t>2</w:t>
              </w:r>
            </w:ins>
            <w:ins w:id="1762" w:author="Andrew Instone-Cowie" w:date="2025-03-03T14:43:00Z" w16du:dateUtc="2025-03-03T14:43:00Z">
              <w:r w:rsidR="003F2CC0">
                <w:t xml:space="preserve"> (plus 1 unused)</w:t>
              </w:r>
            </w:ins>
          </w:p>
        </w:tc>
        <w:tc>
          <w:tcPr>
            <w:tcW w:w="2268" w:type="dxa"/>
          </w:tcPr>
          <w:p w14:paraId="0C715178" w14:textId="1E456FC6" w:rsidR="00C604C6" w:rsidRPr="009C1732" w:rsidRDefault="003F2CC0" w:rsidP="00ED2B3C">
            <w:pPr>
              <w:contextualSpacing/>
              <w:rPr>
                <w:ins w:id="1763" w:author="Andrew Instone-Cowie" w:date="2025-03-03T14:35:00Z" w16du:dateUtc="2025-03-03T14:35:00Z"/>
              </w:rPr>
            </w:pPr>
            <w:ins w:id="1764" w:author="Andrew Instone-Cowie" w:date="2025-03-03T14:43:00Z" w16du:dateUtc="2025-03-03T14:43:00Z">
              <w:r>
                <w:t>Yes - 1</w:t>
              </w:r>
            </w:ins>
          </w:p>
        </w:tc>
      </w:tr>
      <w:tr w:rsidR="00C604C6" w14:paraId="5615E18F" w14:textId="77777777" w:rsidTr="00ED2B3C">
        <w:trPr>
          <w:ins w:id="1765" w:author="Andrew Instone-Cowie" w:date="2025-03-03T14:35:00Z" w16du:dateUtc="2025-03-03T14:35:00Z"/>
        </w:trPr>
        <w:tc>
          <w:tcPr>
            <w:tcW w:w="2268" w:type="dxa"/>
          </w:tcPr>
          <w:p w14:paraId="5F0EBA8E" w14:textId="77777777" w:rsidR="00C604C6" w:rsidRDefault="00C604C6" w:rsidP="00ED2B3C">
            <w:pPr>
              <w:contextualSpacing/>
              <w:rPr>
                <w:ins w:id="1766" w:author="Andrew Instone-Cowie" w:date="2025-03-03T14:35:00Z" w16du:dateUtc="2025-03-03T14:35:00Z"/>
              </w:rPr>
            </w:pPr>
            <w:ins w:id="1767" w:author="Andrew Instone-Cowie" w:date="2025-03-03T14:35:00Z" w16du:dateUtc="2025-03-03T14:35:00Z">
              <w:r>
                <w:t>4</w:t>
              </w:r>
            </w:ins>
          </w:p>
        </w:tc>
        <w:tc>
          <w:tcPr>
            <w:tcW w:w="2268" w:type="dxa"/>
          </w:tcPr>
          <w:p w14:paraId="5317C9E7" w14:textId="77777777" w:rsidR="00C604C6" w:rsidRDefault="00C604C6" w:rsidP="00ED2B3C">
            <w:pPr>
              <w:contextualSpacing/>
              <w:rPr>
                <w:ins w:id="1768" w:author="Andrew Instone-Cowie" w:date="2025-03-03T14:35:00Z" w16du:dateUtc="2025-03-03T14:35:00Z"/>
              </w:rPr>
            </w:pPr>
            <w:ins w:id="1769" w:author="Andrew Instone-Cowie" w:date="2025-03-03T14:35:00Z" w16du:dateUtc="2025-03-03T14:35:00Z">
              <w:r>
                <w:t>2</w:t>
              </w:r>
            </w:ins>
          </w:p>
        </w:tc>
        <w:tc>
          <w:tcPr>
            <w:tcW w:w="2268" w:type="dxa"/>
          </w:tcPr>
          <w:p w14:paraId="52A98779" w14:textId="4B605A2A" w:rsidR="00C604C6" w:rsidRPr="003F2CC0" w:rsidRDefault="00C604C6" w:rsidP="00ED2B3C">
            <w:pPr>
              <w:contextualSpacing/>
              <w:rPr>
                <w:ins w:id="1770" w:author="Andrew Instone-Cowie" w:date="2025-03-03T14:35:00Z" w16du:dateUtc="2025-03-03T14:35:00Z"/>
              </w:rPr>
            </w:pPr>
            <w:ins w:id="1771" w:author="Andrew Instone-Cowie" w:date="2025-03-03T14:35:00Z" w16du:dateUtc="2025-03-03T14:35:00Z">
              <w:r>
                <w:t>2</w:t>
              </w:r>
            </w:ins>
            <w:ins w:id="1772" w:author="Andrew Instone-Cowie" w:date="2025-03-03T14:43:00Z" w16du:dateUtc="2025-03-03T14:43:00Z">
              <w:r w:rsidR="003F2CC0">
                <w:t xml:space="preserve"> </w:t>
              </w:r>
              <w:r w:rsidR="003F2CC0">
                <w:t xml:space="preserve">(plus </w:t>
              </w:r>
              <w:r w:rsidR="003F2CC0">
                <w:t>2</w:t>
              </w:r>
              <w:r w:rsidR="003F2CC0">
                <w:t xml:space="preserve"> unused)</w:t>
              </w:r>
            </w:ins>
          </w:p>
        </w:tc>
        <w:tc>
          <w:tcPr>
            <w:tcW w:w="2268" w:type="dxa"/>
          </w:tcPr>
          <w:p w14:paraId="4CBEFDA8" w14:textId="4CBCA1C1" w:rsidR="00C604C6" w:rsidRDefault="00C604C6" w:rsidP="00ED2B3C">
            <w:pPr>
              <w:contextualSpacing/>
              <w:rPr>
                <w:ins w:id="1773" w:author="Andrew Instone-Cowie" w:date="2025-03-03T14:35:00Z" w16du:dateUtc="2025-03-03T14:35:00Z"/>
              </w:rPr>
            </w:pPr>
            <w:ins w:id="1774" w:author="Andrew Instone-Cowie" w:date="2025-03-03T14:35:00Z" w16du:dateUtc="2025-03-03T14:35:00Z">
              <w:r>
                <w:t>Yes</w:t>
              </w:r>
            </w:ins>
            <w:ins w:id="1775" w:author="Andrew Instone-Cowie" w:date="2025-03-03T14:44:00Z" w16du:dateUtc="2025-03-03T14:44:00Z">
              <w:r w:rsidR="003F2CC0">
                <w:t xml:space="preserve"> - 2</w:t>
              </w:r>
            </w:ins>
          </w:p>
        </w:tc>
      </w:tr>
    </w:tbl>
    <w:p w14:paraId="5C5707E4" w14:textId="77777777" w:rsidR="00C604C6" w:rsidRDefault="00C604C6" w:rsidP="00C604C6">
      <w:pPr>
        <w:keepNext/>
        <w:rPr>
          <w:ins w:id="1776" w:author="Andrew Instone-Cowie" w:date="2025-03-03T14:36:00Z" w16du:dateUtc="2025-03-03T14:36:00Z"/>
        </w:rPr>
      </w:pPr>
    </w:p>
    <w:p w14:paraId="6AA349CB" w14:textId="2EF9367D" w:rsidR="00C604C6" w:rsidRDefault="00C604C6" w:rsidP="00C604C6">
      <w:pPr>
        <w:keepNext/>
        <w:rPr>
          <w:ins w:id="1777" w:author="Andrew Instone-Cowie" w:date="2025-03-03T14:28:00Z" w16du:dateUtc="2025-03-03T14:28:00Z"/>
        </w:rPr>
      </w:pPr>
      <w:ins w:id="1778" w:author="Andrew Instone-Cowie" w:date="2025-03-03T14:36:00Z" w16du:dateUtc="2025-03-03T14:36:00Z">
        <w:r>
          <w:t xml:space="preserve">The construction of the adapter cables and the configuration of link wires in the Type 1 </w:t>
        </w:r>
      </w:ins>
      <w:ins w:id="1779" w:author="Andrew Instone-Cowie" w:date="2025-03-03T14:37:00Z" w16du:dateUtc="2025-03-03T14:37:00Z">
        <w:r>
          <w:t xml:space="preserve">Simulator Interface are </w:t>
        </w:r>
        <w:r w:rsidR="003F2CC0">
          <w:t xml:space="preserve">described </w:t>
        </w:r>
      </w:ins>
      <w:ins w:id="1780" w:author="Andrew Instone-Cowie" w:date="2025-03-03T15:34:00Z" w16du:dateUtc="2025-03-03T15:34:00Z">
        <w:r w:rsidR="00871702">
          <w:t>below</w:t>
        </w:r>
      </w:ins>
      <w:ins w:id="1781" w:author="Andrew Instone-Cowie" w:date="2025-03-03T14:37:00Z" w16du:dateUtc="2025-03-03T14:37:00Z">
        <w:r w:rsidR="003F2CC0">
          <w:t>.</w:t>
        </w:r>
      </w:ins>
    </w:p>
    <w:p w14:paraId="3848C4E7" w14:textId="77777777" w:rsidR="00C604C6" w:rsidRDefault="00C604C6">
      <w:pPr>
        <w:rPr>
          <w:ins w:id="1782" w:author="Andrew Instone-Cowie" w:date="2025-03-03T14:32:00Z" w16du:dateUtc="2025-03-03T14:32:00Z"/>
        </w:rPr>
      </w:pPr>
      <w:ins w:id="1783" w:author="Andrew Instone-Cowie" w:date="2025-03-03T14:32:00Z" w16du:dateUtc="2025-03-03T14:32:00Z">
        <w:r>
          <w:br w:type="page"/>
        </w:r>
      </w:ins>
    </w:p>
    <w:p w14:paraId="2575A462" w14:textId="5B0028D0" w:rsidR="00C604C6" w:rsidRDefault="00C604C6" w:rsidP="00BE024C">
      <w:pPr>
        <w:rPr>
          <w:ins w:id="1784" w:author="Andrew Instone-Cowie" w:date="2025-03-03T12:22:00Z" w16du:dateUtc="2025-03-03T12:22:00Z"/>
        </w:rPr>
        <w:sectPr w:rsidR="00C604C6" w:rsidSect="00D55A61">
          <w:headerReference w:type="even" r:id="rId66"/>
          <w:headerReference w:type="default" r:id="rId67"/>
          <w:footerReference w:type="even" r:id="rId68"/>
          <w:footerReference w:type="default" r:id="rId69"/>
          <w:footerReference w:type="first" r:id="rId70"/>
          <w:endnotePr>
            <w:numFmt w:val="decimal"/>
          </w:endnotePr>
          <w:pgSz w:w="11906" w:h="16838"/>
          <w:pgMar w:top="1440" w:right="1440" w:bottom="1440" w:left="1440" w:header="709" w:footer="709" w:gutter="0"/>
          <w:cols w:space="708"/>
          <w:titlePg/>
          <w:docGrid w:linePitch="360"/>
        </w:sectPr>
      </w:pPr>
    </w:p>
    <w:p w14:paraId="540190E6" w14:textId="7901EA41" w:rsidR="00DE3D08" w:rsidRDefault="00DE3D08" w:rsidP="00DE3D08">
      <w:pPr>
        <w:pStyle w:val="Heading2"/>
        <w:rPr>
          <w:ins w:id="1790" w:author="Andrew Instone-Cowie" w:date="2025-03-03T12:31:00Z" w16du:dateUtc="2025-03-03T12:31:00Z"/>
        </w:rPr>
        <w:pPrChange w:id="1791" w:author="Andrew Instone-Cowie" w:date="2025-03-03T12:31:00Z" w16du:dateUtc="2025-03-03T12:31:00Z">
          <w:pPr/>
        </w:pPrChange>
      </w:pPr>
      <w:bookmarkStart w:id="1792" w:name="_Toc191908864"/>
      <w:ins w:id="1793" w:author="Andrew Instone-Cowie" w:date="2025-03-03T12:31:00Z" w16du:dateUtc="2025-03-03T12:31:00Z">
        <w:r>
          <w:lastRenderedPageBreak/>
          <w:t>Schematic</w:t>
        </w:r>
        <w:bookmarkEnd w:id="1792"/>
      </w:ins>
    </w:p>
    <w:p w14:paraId="040AD70F" w14:textId="5C5F6DBB" w:rsidR="00BE024C" w:rsidRPr="00BE024C" w:rsidRDefault="00BE024C" w:rsidP="00DE3D08">
      <w:pPr>
        <w:jc w:val="center"/>
        <w:pPrChange w:id="1794" w:author="Andrew Instone-Cowie" w:date="2025-03-03T12:32:00Z" w16du:dateUtc="2025-03-03T12:32:00Z">
          <w:pPr>
            <w:pStyle w:val="Caption"/>
            <w:ind w:left="357"/>
            <w:jc w:val="center"/>
          </w:pPr>
        </w:pPrChange>
      </w:pPr>
      <w:ins w:id="1795" w:author="Andrew Instone-Cowie" w:date="2025-03-03T12:17:00Z" w16du:dateUtc="2025-03-03T12:17:00Z">
        <w:r>
          <w:rPr>
            <w:noProof/>
          </w:rPr>
          <w:drawing>
            <wp:inline distT="0" distB="0" distL="0" distR="0" wp14:anchorId="07EFE448" wp14:editId="4F6BC8B0">
              <wp:extent cx="8244000" cy="5490000"/>
              <wp:effectExtent l="0" t="0" r="5080" b="0"/>
              <wp:docPr id="1121238382"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8382" name="Picture 4" descr="A computer screen shot of a diagram&#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244000" cy="5490000"/>
                      </a:xfrm>
                      <a:prstGeom prst="rect">
                        <a:avLst/>
                      </a:prstGeom>
                    </pic:spPr>
                  </pic:pic>
                </a:graphicData>
              </a:graphic>
            </wp:inline>
          </w:drawing>
        </w:r>
      </w:ins>
    </w:p>
    <w:bookmarkEnd w:id="1585"/>
    <w:p w14:paraId="3F57F751" w14:textId="77777777" w:rsidR="00BE024C" w:rsidRDefault="00BE024C" w:rsidP="00AF0947">
      <w:pPr>
        <w:pStyle w:val="ListParagraph"/>
        <w:keepNext/>
        <w:spacing w:after="120"/>
        <w:contextualSpacing w:val="0"/>
        <w:jc w:val="center"/>
        <w:rPr>
          <w:ins w:id="1796" w:author="Andrew Instone-Cowie" w:date="2025-03-03T12:22:00Z" w16du:dateUtc="2025-03-03T12:22:00Z"/>
        </w:rPr>
        <w:sectPr w:rsidR="00BE024C" w:rsidSect="00BE024C">
          <w:headerReference w:type="first" r:id="rId72"/>
          <w:endnotePr>
            <w:numFmt w:val="decimal"/>
          </w:endnotePr>
          <w:pgSz w:w="16838" w:h="11906" w:orient="landscape"/>
          <w:pgMar w:top="1440" w:right="1440" w:bottom="1440" w:left="1440" w:header="709" w:footer="709" w:gutter="0"/>
          <w:cols w:space="708"/>
          <w:titlePg w:val="0"/>
          <w:docGrid w:linePitch="360"/>
          <w:sectPrChange w:id="1797" w:author="Andrew Instone-Cowie" w:date="2025-03-03T12:24:00Z" w16du:dateUtc="2025-03-03T12:24:00Z">
            <w:sectPr w:rsidR="00BE024C" w:rsidSect="00BE024C">
              <w:pgSz w:w="11906" w:h="16838" w:orient="portrait"/>
              <w:pgMar w:top="1440" w:right="1440" w:bottom="1440" w:left="1440" w:header="709" w:footer="709" w:gutter="0"/>
              <w:titlePg/>
            </w:sectPr>
          </w:sectPrChange>
        </w:sectPr>
      </w:pPr>
    </w:p>
    <w:p w14:paraId="7CC07E02" w14:textId="447D1216" w:rsidR="00AF0947" w:rsidRDefault="00A67EB0" w:rsidP="007B51D6">
      <w:pPr>
        <w:pStyle w:val="Heading2"/>
        <w:rPr>
          <w:ins w:id="1798" w:author="Andrew Instone-Cowie" w:date="2025-03-03T14:37:00Z" w16du:dateUtc="2025-03-03T14:37:00Z"/>
        </w:rPr>
      </w:pPr>
      <w:bookmarkStart w:id="1799" w:name="_Toc191908865"/>
      <w:ins w:id="1800" w:author="Andrew Instone-Cowie" w:date="2025-03-03T14:57:00Z" w16du:dateUtc="2025-03-03T14:57:00Z">
        <w:r>
          <w:lastRenderedPageBreak/>
          <w:t xml:space="preserve">Interface </w:t>
        </w:r>
      </w:ins>
      <w:ins w:id="1801" w:author="Andrew Instone-Cowie" w:date="2025-03-03T13:22:00Z" w16du:dateUtc="2025-03-03T13:22:00Z">
        <w:r w:rsidR="007B51D6">
          <w:t>Adapter PCB</w:t>
        </w:r>
      </w:ins>
      <w:bookmarkEnd w:id="1799"/>
    </w:p>
    <w:p w14:paraId="4CC50433" w14:textId="125AA656" w:rsidR="003F2CC0" w:rsidRPr="003F2CC0" w:rsidRDefault="003F2CC0" w:rsidP="003F2CC0">
      <w:pPr>
        <w:rPr>
          <w:ins w:id="1802" w:author="Andrew Instone-Cowie" w:date="2025-03-03T12:26:00Z" w16du:dateUtc="2025-03-03T12:26:00Z"/>
        </w:rPr>
        <w:pPrChange w:id="1803" w:author="Andrew Instone-Cowie" w:date="2025-03-03T14:37:00Z" w16du:dateUtc="2025-03-03T14:37:00Z">
          <w:pPr>
            <w:pStyle w:val="ListParagraph"/>
            <w:keepNext/>
            <w:spacing w:after="120"/>
            <w:contextualSpacing w:val="0"/>
            <w:jc w:val="center"/>
          </w:pPr>
        </w:pPrChange>
      </w:pPr>
      <w:ins w:id="1804" w:author="Andrew Instone-Cowie" w:date="2025-03-03T14:38:00Z" w16du:dateUtc="2025-03-03T14:38:00Z">
        <w:r>
          <w:t xml:space="preserve">Eagle CAD files </w:t>
        </w:r>
      </w:ins>
      <w:ins w:id="1805" w:author="Andrew Instone-Cowie" w:date="2025-03-03T15:35:00Z" w16du:dateUtc="2025-03-03T15:35:00Z">
        <w:r w:rsidR="00871702">
          <w:t xml:space="preserve">and manufacturing Gerber files </w:t>
        </w:r>
      </w:ins>
      <w:ins w:id="1806" w:author="Andrew Instone-Cowie" w:date="2025-03-03T14:57:00Z" w16du:dateUtc="2025-03-03T14:57:00Z">
        <w:r w:rsidR="00A67EB0">
          <w:t xml:space="preserve">for the Interface Adapter PCB </w:t>
        </w:r>
      </w:ins>
      <w:ins w:id="1807" w:author="Andrew Instone-Cowie" w:date="2025-03-03T14:38:00Z" w16du:dateUtc="2025-03-03T14:38:00Z">
        <w:r>
          <w:t>are available in the Type 2 GitHub repository.</w:t>
        </w:r>
      </w:ins>
      <w:ins w:id="1808" w:author="Andrew Instone-Cowie" w:date="2025-03-03T15:26:00Z" w16du:dateUtc="2025-03-03T15:26:00Z">
        <w:r w:rsidR="004D22FC">
          <w:t xml:space="preserve"> The </w:t>
        </w:r>
      </w:ins>
      <w:ins w:id="1809" w:author="Andrew Instone-Cowie" w:date="2025-03-03T15:35:00Z" w16du:dateUtc="2025-03-03T15:35:00Z">
        <w:r w:rsidR="00871702">
          <w:t xml:space="preserve">Interface Adapter </w:t>
        </w:r>
      </w:ins>
      <w:ins w:id="1810" w:author="Andrew Instone-Cowie" w:date="2025-03-03T15:26:00Z" w16du:dateUtc="2025-03-03T15:26:00Z">
        <w:r w:rsidR="004D22FC">
          <w:t xml:space="preserve">PCB is the same size as a Type 2 </w:t>
        </w:r>
      </w:ins>
      <w:ins w:id="1811" w:author="Andrew Instone-Cowie" w:date="2025-03-03T15:35:00Z" w16du:dateUtc="2025-03-03T15:35:00Z">
        <w:r w:rsidR="00871702">
          <w:t>sensor PCB and</w:t>
        </w:r>
      </w:ins>
      <w:ins w:id="1812" w:author="Andrew Instone-Cowie" w:date="2025-03-03T15:26:00Z" w16du:dateUtc="2025-03-03T15:26:00Z">
        <w:r w:rsidR="004D22FC">
          <w:t xml:space="preserve"> will fit in the same </w:t>
        </w:r>
      </w:ins>
      <w:ins w:id="1813" w:author="Andrew Instone-Cowie" w:date="2025-03-03T15:27:00Z" w16du:dateUtc="2025-03-03T15:27:00Z">
        <w:r w:rsidR="004D22FC">
          <w:t xml:space="preserve">size 0.07 Litre </w:t>
        </w:r>
        <w:r w:rsidR="004D22FC" w:rsidRPr="00212D29">
          <w:t>Really Useful Box®</w:t>
        </w:r>
        <w:r w:rsidR="004D22FC">
          <w:t>.</w:t>
        </w:r>
      </w:ins>
      <w:ins w:id="1814" w:author="Andrew Instone-Cowie" w:date="2025-03-03T15:26:00Z" w16du:dateUtc="2025-03-03T15:26:00Z">
        <w:r w:rsidR="004D22FC">
          <w:t xml:space="preserve"> </w:t>
        </w:r>
      </w:ins>
    </w:p>
    <w:p w14:paraId="27557D30" w14:textId="6ED84540" w:rsidR="00BE024C" w:rsidRDefault="003F2CC0" w:rsidP="00A67EB0">
      <w:pPr>
        <w:keepNext/>
        <w:rPr>
          <w:ins w:id="1815" w:author="Andrew Instone-Cowie" w:date="2025-03-03T12:18:00Z" w16du:dateUtc="2025-03-03T12:18:00Z"/>
        </w:rPr>
        <w:pPrChange w:id="1816" w:author="Andrew Instone-Cowie" w:date="2025-03-03T14:57:00Z" w16du:dateUtc="2025-03-03T14:57:00Z">
          <w:pPr>
            <w:pStyle w:val="ListParagraph"/>
            <w:keepNext/>
            <w:spacing w:after="120"/>
            <w:contextualSpacing w:val="0"/>
            <w:jc w:val="center"/>
          </w:pPr>
        </w:pPrChange>
      </w:pPr>
      <w:ins w:id="1817" w:author="Andrew Instone-Cowie" w:date="2025-03-03T14:38:00Z" w16du:dateUtc="2025-03-03T14:38:00Z">
        <w:r w:rsidRPr="00212D29">
          <w:t>The following diagram shows the layout of</w:t>
        </w:r>
        <w:r>
          <w:t xml:space="preserve"> the Type 1 – Type 2 I</w:t>
        </w:r>
      </w:ins>
      <w:ins w:id="1818" w:author="Andrew Instone-Cowie" w:date="2025-03-03T14:39:00Z" w16du:dateUtc="2025-03-03T14:39:00Z">
        <w:r>
          <w:t>nterface Adapter</w:t>
        </w:r>
      </w:ins>
      <w:ins w:id="1819" w:author="Andrew Instone-Cowie" w:date="2025-03-03T14:38:00Z" w16du:dateUtc="2025-03-03T14:38:00Z">
        <w:r w:rsidRPr="00212D29">
          <w:t xml:space="preserve"> PCB. All components are mounted on the top (silkscreen) side of the board.</w:t>
        </w:r>
      </w:ins>
    </w:p>
    <w:p w14:paraId="40ACB640" w14:textId="77777777" w:rsidR="00BE024C" w:rsidRDefault="00BE024C" w:rsidP="00BE024C">
      <w:pPr>
        <w:jc w:val="center"/>
        <w:rPr>
          <w:ins w:id="1820" w:author="Andrew Instone-Cowie" w:date="2025-03-03T12:26:00Z" w16du:dateUtc="2025-03-03T12:26:00Z"/>
        </w:rPr>
        <w:pPrChange w:id="1821" w:author="Andrew Instone-Cowie" w:date="2025-03-03T12:27:00Z" w16du:dateUtc="2025-03-03T12:27:00Z">
          <w:pPr>
            <w:pStyle w:val="ListParagraph"/>
            <w:keepNext/>
            <w:spacing w:after="120"/>
            <w:contextualSpacing w:val="0"/>
            <w:jc w:val="center"/>
          </w:pPr>
        </w:pPrChange>
      </w:pPr>
      <w:ins w:id="1822" w:author="Andrew Instone-Cowie" w:date="2025-03-03T12:18:00Z" w16du:dateUtc="2025-03-03T12:18:00Z">
        <w:r>
          <w:rPr>
            <w:noProof/>
          </w:rPr>
          <w:drawing>
            <wp:inline distT="0" distB="0" distL="0" distR="0" wp14:anchorId="0A25DB1E" wp14:editId="3DEAFEAF">
              <wp:extent cx="2880000" cy="1944000"/>
              <wp:effectExtent l="19050" t="19050" r="15875" b="18415"/>
              <wp:docPr id="27507811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78113" name="Picture 3" descr="A screen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2880000" cy="1944000"/>
                      </a:xfrm>
                      <a:prstGeom prst="rect">
                        <a:avLst/>
                      </a:prstGeom>
                      <a:ln w="12700">
                        <a:solidFill>
                          <a:schemeClr val="tx1"/>
                        </a:solidFill>
                      </a:ln>
                    </pic:spPr>
                  </pic:pic>
                </a:graphicData>
              </a:graphic>
            </wp:inline>
          </w:drawing>
        </w:r>
      </w:ins>
    </w:p>
    <w:p w14:paraId="0D374795" w14:textId="352E5B59" w:rsidR="00BE024C" w:rsidRDefault="00BE024C" w:rsidP="00BE024C">
      <w:pPr>
        <w:pStyle w:val="Caption"/>
        <w:jc w:val="center"/>
        <w:rPr>
          <w:ins w:id="1823" w:author="Andrew Instone-Cowie" w:date="2025-03-03T12:18:00Z" w16du:dateUtc="2025-03-03T12:18:00Z"/>
        </w:rPr>
        <w:pPrChange w:id="1824" w:author="Andrew Instone-Cowie" w:date="2025-03-03T12:26:00Z" w16du:dateUtc="2025-03-03T12:26:00Z">
          <w:pPr>
            <w:pStyle w:val="ListParagraph"/>
            <w:keepNext/>
            <w:spacing w:after="120"/>
            <w:contextualSpacing w:val="0"/>
            <w:jc w:val="center"/>
          </w:pPr>
        </w:pPrChange>
      </w:pPr>
      <w:bookmarkStart w:id="1825" w:name="_Toc191908941"/>
      <w:ins w:id="1826" w:author="Andrew Instone-Cowie" w:date="2025-03-03T12:26:00Z" w16du:dateUtc="2025-03-03T12:26:00Z">
        <w:r>
          <w:t xml:space="preserve">Figure </w:t>
        </w:r>
        <w:r>
          <w:fldChar w:fldCharType="begin"/>
        </w:r>
        <w:r>
          <w:instrText xml:space="preserve"> SEQ Figure \* ARABIC </w:instrText>
        </w:r>
      </w:ins>
      <w:r>
        <w:fldChar w:fldCharType="separate"/>
      </w:r>
      <w:ins w:id="1827" w:author="Andrew Instone-Cowie" w:date="2025-03-03T15:44:00Z" w16du:dateUtc="2025-03-03T15:44:00Z">
        <w:r w:rsidR="00AA5C58">
          <w:rPr>
            <w:noProof/>
          </w:rPr>
          <w:t>58</w:t>
        </w:r>
      </w:ins>
      <w:ins w:id="1828" w:author="Andrew Instone-Cowie" w:date="2025-03-03T12:26:00Z" w16du:dateUtc="2025-03-03T12:26:00Z">
        <w:r>
          <w:fldChar w:fldCharType="end"/>
        </w:r>
        <w:r>
          <w:t xml:space="preserve"> - Type 1 - Type 2 Adapter </w:t>
        </w:r>
      </w:ins>
      <w:ins w:id="1829" w:author="Andrew Instone-Cowie" w:date="2025-03-03T12:30:00Z" w16du:dateUtc="2025-03-03T12:30:00Z">
        <w:r w:rsidR="00DE3D08">
          <w:t xml:space="preserve">Board </w:t>
        </w:r>
      </w:ins>
      <w:ins w:id="1830" w:author="Andrew Instone-Cowie" w:date="2025-03-03T12:26:00Z" w16du:dateUtc="2025-03-03T12:26:00Z">
        <w:r>
          <w:t>Layout</w:t>
        </w:r>
      </w:ins>
      <w:bookmarkEnd w:id="1825"/>
    </w:p>
    <w:p w14:paraId="3A102FFB" w14:textId="1C03EC74" w:rsidR="003F2CC0" w:rsidRDefault="003F2CC0" w:rsidP="003F2CC0">
      <w:pPr>
        <w:keepNext/>
        <w:rPr>
          <w:ins w:id="1831" w:author="Andrew Instone-Cowie" w:date="2025-03-03T14:44:00Z" w16du:dateUtc="2025-03-03T14:44:00Z"/>
        </w:rPr>
        <w:pPrChange w:id="1832" w:author="Andrew Instone-Cowie" w:date="2025-03-03T14:44:00Z" w16du:dateUtc="2025-03-03T14:44:00Z">
          <w:pPr>
            <w:keepNext/>
            <w:jc w:val="center"/>
          </w:pPr>
        </w:pPrChange>
      </w:pPr>
      <w:ins w:id="1833" w:author="Andrew Instone-Cowie" w:date="2025-03-03T14:44:00Z" w16du:dateUtc="2025-03-03T14:44:00Z">
        <w:r w:rsidRPr="003F2CC0">
          <w:t xml:space="preserve">An example of a completed </w:t>
        </w:r>
      </w:ins>
      <w:ins w:id="1834" w:author="Andrew Instone-Cowie" w:date="2025-03-03T14:45:00Z" w16du:dateUtc="2025-03-03T14:45:00Z">
        <w:r>
          <w:t>Interface A</w:t>
        </w:r>
      </w:ins>
      <w:ins w:id="1835" w:author="Andrew Instone-Cowie" w:date="2025-03-03T14:44:00Z" w16du:dateUtc="2025-03-03T14:44:00Z">
        <w:r w:rsidRPr="003F2CC0">
          <w:t>dapter is shown in the following photograph</w:t>
        </w:r>
      </w:ins>
      <w:ins w:id="1836" w:author="Andrew Instone-Cowie" w:date="2025-03-03T14:45:00Z" w16du:dateUtc="2025-03-03T14:45:00Z">
        <w:r>
          <w:t xml:space="preserve">. </w:t>
        </w:r>
      </w:ins>
      <w:ins w:id="1837" w:author="Andrew Instone-Cowie" w:date="2025-03-03T14:52:00Z" w16du:dateUtc="2025-03-03T14:52:00Z">
        <w:r w:rsidR="00A67EB0">
          <w:t>As shown, t</w:t>
        </w:r>
      </w:ins>
      <w:ins w:id="1838" w:author="Andrew Instone-Cowie" w:date="2025-03-03T14:45:00Z" w16du:dateUtc="2025-03-03T14:45:00Z">
        <w:r>
          <w:t xml:space="preserve">his adapter would support </w:t>
        </w:r>
      </w:ins>
      <w:ins w:id="1839" w:author="Andrew Instone-Cowie" w:date="2025-03-03T14:57:00Z" w16du:dateUtc="2025-03-03T14:57:00Z">
        <w:r w:rsidR="00A67EB0">
          <w:t xml:space="preserve">the connection of </w:t>
        </w:r>
      </w:ins>
      <w:ins w:id="1840" w:author="Andrew Instone-Cowie" w:date="2025-03-03T14:52:00Z" w16du:dateUtc="2025-03-03T14:52:00Z">
        <w:r w:rsidR="00A67EB0">
          <w:t xml:space="preserve">up </w:t>
        </w:r>
      </w:ins>
      <w:ins w:id="1841" w:author="Andrew Instone-Cowie" w:date="2025-03-03T14:45:00Z" w16du:dateUtc="2025-03-03T14:45:00Z">
        <w:r>
          <w:t>to two Type 2 sensors to a Type 1 Simulator Interface</w:t>
        </w:r>
      </w:ins>
      <w:ins w:id="1842" w:author="Andrew Instone-Cowie" w:date="2025-03-03T15:26:00Z" w16du:dateUtc="2025-03-03T15:26:00Z">
        <w:r w:rsidR="004D22FC">
          <w:t>.</w:t>
        </w:r>
      </w:ins>
      <w:ins w:id="1843" w:author="Andrew Instone-Cowie" w:date="2025-03-03T15:36:00Z" w16du:dateUtc="2025-03-03T15:36:00Z">
        <w:r w:rsidR="00871702">
          <w:t xml:space="preserve"> An additional 4-way connector would need to be installed on the board to support a further two Type 2 sensors.</w:t>
        </w:r>
      </w:ins>
    </w:p>
    <w:p w14:paraId="2EBDA446" w14:textId="064256FF" w:rsidR="00DE3D08" w:rsidRDefault="00DE3D08" w:rsidP="003F2CC0">
      <w:pPr>
        <w:keepNext/>
        <w:jc w:val="center"/>
        <w:rPr>
          <w:ins w:id="1844" w:author="Andrew Instone-Cowie" w:date="2025-03-03T12:33:00Z" w16du:dateUtc="2025-03-03T12:33:00Z"/>
        </w:rPr>
      </w:pPr>
      <w:ins w:id="1845" w:author="Andrew Instone-Cowie" w:date="2025-03-03T12:33:00Z" w16du:dateUtc="2025-03-03T12:33:00Z">
        <w:r>
          <w:rPr>
            <w:noProof/>
          </w:rPr>
          <w:drawing>
            <wp:inline distT="0" distB="0" distL="0" distR="0" wp14:anchorId="7B419E8E" wp14:editId="1F6C954A">
              <wp:extent cx="3240000" cy="2098800"/>
              <wp:effectExtent l="19050" t="19050" r="17780" b="15875"/>
              <wp:docPr id="747068155" name="Picture 2" descr="A red circuit board with a black and white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8155" name="Picture 2" descr="A red circuit board with a black and white connecto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3240000" cy="2098800"/>
                      </a:xfrm>
                      <a:prstGeom prst="rect">
                        <a:avLst/>
                      </a:prstGeom>
                      <a:ln w="12700">
                        <a:solidFill>
                          <a:schemeClr val="tx1"/>
                        </a:solidFill>
                      </a:ln>
                    </pic:spPr>
                  </pic:pic>
                </a:graphicData>
              </a:graphic>
            </wp:inline>
          </w:drawing>
        </w:r>
      </w:ins>
    </w:p>
    <w:p w14:paraId="3C53F097" w14:textId="7958E337" w:rsidR="00DE3D08" w:rsidRDefault="00DE3D08" w:rsidP="00DE3D08">
      <w:pPr>
        <w:pStyle w:val="Caption"/>
        <w:jc w:val="center"/>
        <w:rPr>
          <w:ins w:id="1846" w:author="Andrew Instone-Cowie" w:date="2025-03-03T14:47:00Z" w16du:dateUtc="2025-03-03T14:47:00Z"/>
        </w:rPr>
      </w:pPr>
      <w:bookmarkStart w:id="1847" w:name="_Toc191908942"/>
      <w:ins w:id="1848" w:author="Andrew Instone-Cowie" w:date="2025-03-03T12:33:00Z" w16du:dateUtc="2025-03-03T12:33:00Z">
        <w:r>
          <w:t xml:space="preserve">Figure </w:t>
        </w:r>
        <w:r>
          <w:fldChar w:fldCharType="begin"/>
        </w:r>
        <w:r>
          <w:instrText xml:space="preserve"> SEQ Figure \* ARABIC </w:instrText>
        </w:r>
        <w:r>
          <w:fldChar w:fldCharType="separate"/>
        </w:r>
      </w:ins>
      <w:ins w:id="1849" w:author="Andrew Instone-Cowie" w:date="2025-03-03T15:44:00Z" w16du:dateUtc="2025-03-03T15:44:00Z">
        <w:r w:rsidR="00AA5C58">
          <w:rPr>
            <w:noProof/>
          </w:rPr>
          <w:t>59</w:t>
        </w:r>
      </w:ins>
      <w:ins w:id="1850" w:author="Andrew Instone-Cowie" w:date="2025-03-03T12:33:00Z" w16du:dateUtc="2025-03-03T12:33:00Z">
        <w:r>
          <w:fldChar w:fldCharType="end"/>
        </w:r>
        <w:r>
          <w:t xml:space="preserve"> - Type 1 - Type 2 Adapter PCB</w:t>
        </w:r>
      </w:ins>
      <w:bookmarkEnd w:id="1847"/>
    </w:p>
    <w:p w14:paraId="448181EC" w14:textId="77777777" w:rsidR="004D22FC" w:rsidRDefault="004D22FC">
      <w:pPr>
        <w:rPr>
          <w:ins w:id="1851" w:author="Andrew Instone-Cowie" w:date="2025-03-03T15:25:00Z" w16du:dateUtc="2025-03-03T15:25:00Z"/>
          <w:rFonts w:asciiTheme="majorHAnsi" w:eastAsiaTheme="majorEastAsia" w:hAnsiTheme="majorHAnsi" w:cstheme="majorBidi"/>
          <w:b/>
          <w:bCs/>
          <w:color w:val="4F81BD" w:themeColor="accent1"/>
        </w:rPr>
      </w:pPr>
      <w:bookmarkStart w:id="1852" w:name="_Toc170378754"/>
      <w:ins w:id="1853" w:author="Andrew Instone-Cowie" w:date="2025-03-03T15:25:00Z" w16du:dateUtc="2025-03-03T15:25:00Z">
        <w:r>
          <w:br w:type="page"/>
        </w:r>
      </w:ins>
    </w:p>
    <w:p w14:paraId="48E16911" w14:textId="28D9BF02" w:rsidR="003F2CC0" w:rsidRDefault="003F2CC0" w:rsidP="003F2CC0">
      <w:pPr>
        <w:pStyle w:val="Heading3"/>
        <w:rPr>
          <w:ins w:id="1854" w:author="Andrew Instone-Cowie" w:date="2025-03-03T14:47:00Z" w16du:dateUtc="2025-03-03T14:47:00Z"/>
        </w:rPr>
      </w:pPr>
      <w:bookmarkStart w:id="1855" w:name="_Toc191908866"/>
      <w:ins w:id="1856" w:author="Andrew Instone-Cowie" w:date="2025-03-03T14:47:00Z" w16du:dateUtc="2025-03-03T14:47:00Z">
        <w:r>
          <w:lastRenderedPageBreak/>
          <w:t>Parts List</w:t>
        </w:r>
        <w:bookmarkEnd w:id="1852"/>
        <w:bookmarkEnd w:id="1855"/>
      </w:ins>
    </w:p>
    <w:p w14:paraId="0A889C7A" w14:textId="6648A62B" w:rsidR="003F2CC0" w:rsidRPr="00393B25" w:rsidRDefault="003F2CC0" w:rsidP="003F2CC0">
      <w:pPr>
        <w:pStyle w:val="Caption"/>
        <w:keepNext/>
        <w:rPr>
          <w:ins w:id="1857" w:author="Andrew Instone-Cowie" w:date="2025-03-03T14:47:00Z" w16du:dateUtc="2025-03-03T14:47:00Z"/>
        </w:rPr>
      </w:pPr>
      <w:bookmarkStart w:id="1858" w:name="_Toc170378900"/>
      <w:bookmarkStart w:id="1859" w:name="_Toc191908952"/>
      <w:ins w:id="1860" w:author="Andrew Instone-Cowie" w:date="2025-03-03T14:47:00Z" w16du:dateUtc="2025-03-03T14:47:00Z">
        <w:r>
          <w:t xml:space="preserve">Table </w:t>
        </w:r>
        <w:r>
          <w:rPr>
            <w:noProof/>
          </w:rPr>
          <w:fldChar w:fldCharType="begin"/>
        </w:r>
        <w:r>
          <w:rPr>
            <w:noProof/>
          </w:rPr>
          <w:instrText xml:space="preserve"> SEQ Table \* ARABIC </w:instrText>
        </w:r>
        <w:r>
          <w:rPr>
            <w:noProof/>
          </w:rPr>
          <w:fldChar w:fldCharType="separate"/>
        </w:r>
      </w:ins>
      <w:ins w:id="1861" w:author="Andrew Instone-Cowie" w:date="2025-03-03T15:44:00Z" w16du:dateUtc="2025-03-03T15:44:00Z">
        <w:r w:rsidR="00AA5C58">
          <w:rPr>
            <w:noProof/>
          </w:rPr>
          <w:t>6</w:t>
        </w:r>
      </w:ins>
      <w:ins w:id="1862" w:author="Andrew Instone-Cowie" w:date="2025-03-03T14:47:00Z" w16du:dateUtc="2025-03-03T14:47:00Z">
        <w:r>
          <w:rPr>
            <w:noProof/>
          </w:rPr>
          <w:fldChar w:fldCharType="end"/>
        </w:r>
        <w:r>
          <w:t xml:space="preserve"> – </w:t>
        </w:r>
      </w:ins>
      <w:ins w:id="1863" w:author="Andrew Instone-Cowie" w:date="2025-03-03T14:49:00Z" w16du:dateUtc="2025-03-03T14:49:00Z">
        <w:r w:rsidR="00A67EB0">
          <w:t xml:space="preserve">Type 1 – Type 2 Interface Adapter </w:t>
        </w:r>
      </w:ins>
      <w:ins w:id="1864" w:author="Andrew Instone-Cowie" w:date="2025-03-03T14:47:00Z" w16du:dateUtc="2025-03-03T14:47:00Z">
        <w:r>
          <w:t>Parts List</w:t>
        </w:r>
        <w:bookmarkEnd w:id="1858"/>
        <w:bookmarkEnd w:id="1859"/>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65" w:author="Andrew Instone-Cowie" w:date="2025-03-03T15:25:00Z" w16du:dateUtc="2025-03-03T15:25: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76"/>
        <w:gridCol w:w="3686"/>
        <w:gridCol w:w="4172"/>
        <w:tblGridChange w:id="1866">
          <w:tblGrid>
            <w:gridCol w:w="1276"/>
            <w:gridCol w:w="709"/>
            <w:gridCol w:w="2977"/>
            <w:gridCol w:w="1275"/>
            <w:gridCol w:w="2897"/>
          </w:tblGrid>
        </w:tblGridChange>
      </w:tblGrid>
      <w:tr w:rsidR="003F2CC0" w:rsidRPr="00AE25BB" w14:paraId="74A06DF0" w14:textId="77777777" w:rsidTr="004D22FC">
        <w:trPr>
          <w:ins w:id="1867" w:author="Andrew Instone-Cowie" w:date="2025-03-03T14:47:00Z" w16du:dateUtc="2025-03-03T14:47:00Z"/>
        </w:trPr>
        <w:tc>
          <w:tcPr>
            <w:tcW w:w="1276" w:type="dxa"/>
            <w:shd w:val="clear" w:color="auto" w:fill="D9D9D9" w:themeFill="background1" w:themeFillShade="D9"/>
            <w:tcPrChange w:id="1868" w:author="Andrew Instone-Cowie" w:date="2025-03-03T15:25:00Z" w16du:dateUtc="2025-03-03T15:25:00Z">
              <w:tcPr>
                <w:tcW w:w="1985" w:type="dxa"/>
                <w:gridSpan w:val="2"/>
                <w:shd w:val="clear" w:color="auto" w:fill="D9D9D9" w:themeFill="background1" w:themeFillShade="D9"/>
              </w:tcPr>
            </w:tcPrChange>
          </w:tcPr>
          <w:p w14:paraId="35E7ABFE" w14:textId="77777777" w:rsidR="003F2CC0" w:rsidRPr="00212D29" w:rsidRDefault="003F2CC0" w:rsidP="00ED2B3C">
            <w:pPr>
              <w:contextualSpacing/>
              <w:rPr>
                <w:ins w:id="1869" w:author="Andrew Instone-Cowie" w:date="2025-03-03T14:47:00Z" w16du:dateUtc="2025-03-03T14:47:00Z"/>
                <w:b/>
              </w:rPr>
            </w:pPr>
            <w:ins w:id="1870" w:author="Andrew Instone-Cowie" w:date="2025-03-03T14:47:00Z" w16du:dateUtc="2025-03-03T14:47:00Z">
              <w:r w:rsidRPr="00212D29">
                <w:rPr>
                  <w:b/>
                </w:rPr>
                <w:t>Reference</w:t>
              </w:r>
            </w:ins>
          </w:p>
        </w:tc>
        <w:tc>
          <w:tcPr>
            <w:tcW w:w="3686" w:type="dxa"/>
            <w:shd w:val="clear" w:color="auto" w:fill="D9D9D9" w:themeFill="background1" w:themeFillShade="D9"/>
            <w:tcPrChange w:id="1871" w:author="Andrew Instone-Cowie" w:date="2025-03-03T15:25:00Z" w16du:dateUtc="2025-03-03T15:25:00Z">
              <w:tcPr>
                <w:tcW w:w="4252" w:type="dxa"/>
                <w:gridSpan w:val="2"/>
                <w:shd w:val="clear" w:color="auto" w:fill="D9D9D9" w:themeFill="background1" w:themeFillShade="D9"/>
              </w:tcPr>
            </w:tcPrChange>
          </w:tcPr>
          <w:p w14:paraId="13BE078B" w14:textId="77777777" w:rsidR="003F2CC0" w:rsidRPr="00212D29" w:rsidRDefault="003F2CC0" w:rsidP="00ED2B3C">
            <w:pPr>
              <w:contextualSpacing/>
              <w:rPr>
                <w:ins w:id="1872" w:author="Andrew Instone-Cowie" w:date="2025-03-03T14:47:00Z" w16du:dateUtc="2025-03-03T14:47:00Z"/>
                <w:b/>
              </w:rPr>
            </w:pPr>
            <w:ins w:id="1873" w:author="Andrew Instone-Cowie" w:date="2025-03-03T14:47:00Z" w16du:dateUtc="2025-03-03T14:47:00Z">
              <w:r w:rsidRPr="00212D29">
                <w:rPr>
                  <w:b/>
                </w:rPr>
                <w:t>Component</w:t>
              </w:r>
            </w:ins>
          </w:p>
        </w:tc>
        <w:tc>
          <w:tcPr>
            <w:tcW w:w="4172" w:type="dxa"/>
            <w:shd w:val="clear" w:color="auto" w:fill="D9D9D9" w:themeFill="background1" w:themeFillShade="D9"/>
            <w:tcPrChange w:id="1874" w:author="Andrew Instone-Cowie" w:date="2025-03-03T15:25:00Z" w16du:dateUtc="2025-03-03T15:25:00Z">
              <w:tcPr>
                <w:tcW w:w="2897" w:type="dxa"/>
                <w:shd w:val="clear" w:color="auto" w:fill="D9D9D9" w:themeFill="background1" w:themeFillShade="D9"/>
              </w:tcPr>
            </w:tcPrChange>
          </w:tcPr>
          <w:p w14:paraId="7C3411EB" w14:textId="77777777" w:rsidR="003F2CC0" w:rsidRPr="00212D29" w:rsidRDefault="003F2CC0" w:rsidP="00ED2B3C">
            <w:pPr>
              <w:contextualSpacing/>
              <w:rPr>
                <w:ins w:id="1875" w:author="Andrew Instone-Cowie" w:date="2025-03-03T14:47:00Z" w16du:dateUtc="2025-03-03T14:47:00Z"/>
                <w:b/>
              </w:rPr>
            </w:pPr>
            <w:ins w:id="1876" w:author="Andrew Instone-Cowie" w:date="2025-03-03T14:47:00Z" w16du:dateUtc="2025-03-03T14:47:00Z">
              <w:r w:rsidRPr="00212D29">
                <w:rPr>
                  <w:b/>
                </w:rPr>
                <w:t>Notes</w:t>
              </w:r>
            </w:ins>
          </w:p>
        </w:tc>
      </w:tr>
      <w:tr w:rsidR="003F2CC0" w:rsidRPr="007A4ECF" w14:paraId="2E6D22BA" w14:textId="77777777" w:rsidTr="004D22FC">
        <w:trPr>
          <w:ins w:id="1877" w:author="Andrew Instone-Cowie" w:date="2025-03-03T14:47:00Z" w16du:dateUtc="2025-03-03T14:47:00Z"/>
        </w:trPr>
        <w:tc>
          <w:tcPr>
            <w:tcW w:w="1276" w:type="dxa"/>
            <w:tcPrChange w:id="1878" w:author="Andrew Instone-Cowie" w:date="2025-03-03T15:25:00Z" w16du:dateUtc="2025-03-03T15:25:00Z">
              <w:tcPr>
                <w:tcW w:w="1985" w:type="dxa"/>
                <w:gridSpan w:val="2"/>
              </w:tcPr>
            </w:tcPrChange>
          </w:tcPr>
          <w:p w14:paraId="49A67CE8" w14:textId="77777777" w:rsidR="003F2CC0" w:rsidRPr="00212D29" w:rsidRDefault="003F2CC0" w:rsidP="00ED2B3C">
            <w:pPr>
              <w:contextualSpacing/>
              <w:rPr>
                <w:ins w:id="1879" w:author="Andrew Instone-Cowie" w:date="2025-03-03T14:47:00Z" w16du:dateUtc="2025-03-03T14:47:00Z"/>
              </w:rPr>
            </w:pPr>
            <w:ins w:id="1880" w:author="Andrew Instone-Cowie" w:date="2025-03-03T14:47:00Z" w16du:dateUtc="2025-03-03T14:47:00Z">
              <w:r w:rsidRPr="00212D29">
                <w:t>PCB</w:t>
              </w:r>
            </w:ins>
          </w:p>
        </w:tc>
        <w:tc>
          <w:tcPr>
            <w:tcW w:w="3686" w:type="dxa"/>
            <w:tcPrChange w:id="1881" w:author="Andrew Instone-Cowie" w:date="2025-03-03T15:25:00Z" w16du:dateUtc="2025-03-03T15:25:00Z">
              <w:tcPr>
                <w:tcW w:w="4252" w:type="dxa"/>
                <w:gridSpan w:val="2"/>
              </w:tcPr>
            </w:tcPrChange>
          </w:tcPr>
          <w:p w14:paraId="1312BFB4" w14:textId="14F5A03A" w:rsidR="003F2CC0" w:rsidRPr="00212D29" w:rsidRDefault="003F2CC0" w:rsidP="00ED2B3C">
            <w:pPr>
              <w:contextualSpacing/>
              <w:rPr>
                <w:ins w:id="1882" w:author="Andrew Instone-Cowie" w:date="2025-03-03T14:47:00Z" w16du:dateUtc="2025-03-03T14:47:00Z"/>
              </w:rPr>
            </w:pPr>
            <w:ins w:id="1883" w:author="Andrew Instone-Cowie" w:date="2025-03-03T14:47:00Z" w16du:dateUtc="2025-03-03T14:47:00Z">
              <w:r w:rsidRPr="00212D29">
                <w:t xml:space="preserve">Type </w:t>
              </w:r>
              <w:r>
                <w:t xml:space="preserve">1 – Type </w:t>
              </w:r>
              <w:r w:rsidRPr="00212D29">
                <w:t xml:space="preserve">2 </w:t>
              </w:r>
              <w:r>
                <w:t xml:space="preserve">Interface Adapter </w:t>
              </w:r>
              <w:r w:rsidRPr="00212D29">
                <w:t>PCB</w:t>
              </w:r>
            </w:ins>
          </w:p>
        </w:tc>
        <w:tc>
          <w:tcPr>
            <w:tcW w:w="4172" w:type="dxa"/>
            <w:tcPrChange w:id="1884" w:author="Andrew Instone-Cowie" w:date="2025-03-03T15:25:00Z" w16du:dateUtc="2025-03-03T15:25:00Z">
              <w:tcPr>
                <w:tcW w:w="2897" w:type="dxa"/>
              </w:tcPr>
            </w:tcPrChange>
          </w:tcPr>
          <w:p w14:paraId="515113B0" w14:textId="77777777" w:rsidR="003F2CC0" w:rsidRPr="00212D29" w:rsidRDefault="003F2CC0" w:rsidP="00ED2B3C">
            <w:pPr>
              <w:contextualSpacing/>
              <w:rPr>
                <w:ins w:id="1885" w:author="Andrew Instone-Cowie" w:date="2025-03-03T14:47:00Z" w16du:dateUtc="2025-03-03T14:47:00Z"/>
              </w:rPr>
            </w:pPr>
          </w:p>
        </w:tc>
      </w:tr>
      <w:tr w:rsidR="00A67EB0" w:rsidRPr="007A4ECF" w14:paraId="405201C2" w14:textId="77777777" w:rsidTr="004D22FC">
        <w:trPr>
          <w:ins w:id="1886" w:author="Andrew Instone-Cowie" w:date="2025-03-03T14:47:00Z" w16du:dateUtc="2025-03-03T14:47:00Z"/>
        </w:trPr>
        <w:tc>
          <w:tcPr>
            <w:tcW w:w="1276" w:type="dxa"/>
            <w:tcPrChange w:id="1887" w:author="Andrew Instone-Cowie" w:date="2025-03-03T15:25:00Z" w16du:dateUtc="2025-03-03T15:25:00Z">
              <w:tcPr>
                <w:tcW w:w="1985" w:type="dxa"/>
                <w:gridSpan w:val="2"/>
              </w:tcPr>
            </w:tcPrChange>
          </w:tcPr>
          <w:p w14:paraId="2BDA009B" w14:textId="6E000453" w:rsidR="00A67EB0" w:rsidRPr="00212D29" w:rsidRDefault="00A67EB0" w:rsidP="00A67EB0">
            <w:pPr>
              <w:contextualSpacing/>
              <w:rPr>
                <w:ins w:id="1888" w:author="Andrew Instone-Cowie" w:date="2025-03-03T14:47:00Z" w16du:dateUtc="2025-03-03T14:47:00Z"/>
              </w:rPr>
            </w:pPr>
            <w:ins w:id="1889" w:author="Andrew Instone-Cowie" w:date="2025-03-03T14:47:00Z" w16du:dateUtc="2025-03-03T14:47:00Z">
              <w:r>
                <w:t>JP1</w:t>
              </w:r>
            </w:ins>
          </w:p>
        </w:tc>
        <w:tc>
          <w:tcPr>
            <w:tcW w:w="3686" w:type="dxa"/>
            <w:tcPrChange w:id="1890" w:author="Andrew Instone-Cowie" w:date="2025-03-03T15:25:00Z" w16du:dateUtc="2025-03-03T15:25:00Z">
              <w:tcPr>
                <w:tcW w:w="4252" w:type="dxa"/>
                <w:gridSpan w:val="2"/>
              </w:tcPr>
            </w:tcPrChange>
          </w:tcPr>
          <w:p w14:paraId="6555F546" w14:textId="72F3F88F" w:rsidR="00A67EB0" w:rsidRPr="00212D29" w:rsidRDefault="00A67EB0" w:rsidP="00A67EB0">
            <w:pPr>
              <w:contextualSpacing/>
              <w:rPr>
                <w:ins w:id="1891" w:author="Andrew Instone-Cowie" w:date="2025-03-03T14:47:00Z" w16du:dateUtc="2025-03-03T14:47:00Z"/>
              </w:rPr>
            </w:pPr>
            <w:ins w:id="1892" w:author="Andrew Instone-Cowie" w:date="2025-03-03T14:49:00Z" w16du:dateUtc="2025-03-03T14:49:00Z">
              <w:r w:rsidRPr="00212D29">
                <w:t>Amphenol RJHSE-5080</w:t>
              </w:r>
            </w:ins>
            <w:ins w:id="1893" w:author="Andrew Instone-Cowie" w:date="2025-03-03T14:51:00Z" w16du:dateUtc="2025-03-03T14:51:00Z">
              <w:r>
                <w:rPr>
                  <w:rStyle w:val="FootnoteReference"/>
                </w:rPr>
                <w:footnoteReference w:id="50"/>
              </w:r>
            </w:ins>
          </w:p>
        </w:tc>
        <w:tc>
          <w:tcPr>
            <w:tcW w:w="4172" w:type="dxa"/>
            <w:tcPrChange w:id="1895" w:author="Andrew Instone-Cowie" w:date="2025-03-03T15:25:00Z" w16du:dateUtc="2025-03-03T15:25:00Z">
              <w:tcPr>
                <w:tcW w:w="2897" w:type="dxa"/>
              </w:tcPr>
            </w:tcPrChange>
          </w:tcPr>
          <w:p w14:paraId="2DAF7CC3" w14:textId="64721EE3" w:rsidR="00A67EB0" w:rsidRPr="00212D29" w:rsidRDefault="00A67EB0" w:rsidP="00A67EB0">
            <w:pPr>
              <w:contextualSpacing/>
              <w:rPr>
                <w:ins w:id="1896" w:author="Andrew Instone-Cowie" w:date="2025-03-03T14:47:00Z" w16du:dateUtc="2025-03-03T14:47:00Z"/>
              </w:rPr>
            </w:pPr>
            <w:ins w:id="1897" w:author="Andrew Instone-Cowie" w:date="2025-03-03T14:49:00Z" w16du:dateUtc="2025-03-03T14:49:00Z">
              <w:r w:rsidRPr="00212D29">
                <w:t>Farnell 1860577</w:t>
              </w:r>
            </w:ins>
          </w:p>
        </w:tc>
      </w:tr>
      <w:tr w:rsidR="003F2CC0" w:rsidRPr="007A4ECF" w14:paraId="2BF2A079" w14:textId="77777777" w:rsidTr="004D22FC">
        <w:trPr>
          <w:ins w:id="1898" w:author="Andrew Instone-Cowie" w:date="2025-03-03T14:47:00Z" w16du:dateUtc="2025-03-03T14:47:00Z"/>
        </w:trPr>
        <w:tc>
          <w:tcPr>
            <w:tcW w:w="1276" w:type="dxa"/>
            <w:tcPrChange w:id="1899" w:author="Andrew Instone-Cowie" w:date="2025-03-03T15:25:00Z" w16du:dateUtc="2025-03-03T15:25:00Z">
              <w:tcPr>
                <w:tcW w:w="1985" w:type="dxa"/>
                <w:gridSpan w:val="2"/>
              </w:tcPr>
            </w:tcPrChange>
          </w:tcPr>
          <w:p w14:paraId="251A3CCE" w14:textId="2FFAAB27" w:rsidR="003F2CC0" w:rsidRPr="00212D29" w:rsidRDefault="00A67EB0" w:rsidP="00ED2B3C">
            <w:pPr>
              <w:contextualSpacing/>
              <w:rPr>
                <w:ins w:id="1900" w:author="Andrew Instone-Cowie" w:date="2025-03-03T14:47:00Z" w16du:dateUtc="2025-03-03T14:47:00Z"/>
              </w:rPr>
            </w:pPr>
            <w:ins w:id="1901" w:author="Andrew Instone-Cowie" w:date="2025-03-03T14:47:00Z" w16du:dateUtc="2025-03-03T14:47:00Z">
              <w:r>
                <w:t>JP2</w:t>
              </w:r>
            </w:ins>
            <w:ins w:id="1902" w:author="Andrew Instone-Cowie" w:date="2025-03-03T15:21:00Z" w16du:dateUtc="2025-03-03T15:21:00Z">
              <w:r w:rsidR="004D22FC">
                <w:t>, JP2</w:t>
              </w:r>
            </w:ins>
          </w:p>
        </w:tc>
        <w:tc>
          <w:tcPr>
            <w:tcW w:w="3686" w:type="dxa"/>
            <w:tcPrChange w:id="1903" w:author="Andrew Instone-Cowie" w:date="2025-03-03T15:25:00Z" w16du:dateUtc="2025-03-03T15:25:00Z">
              <w:tcPr>
                <w:tcW w:w="4252" w:type="dxa"/>
                <w:gridSpan w:val="2"/>
              </w:tcPr>
            </w:tcPrChange>
          </w:tcPr>
          <w:p w14:paraId="7A9B6FB1" w14:textId="002F34D6" w:rsidR="003F2CC0" w:rsidRPr="00212D29" w:rsidRDefault="004D22FC" w:rsidP="00ED2B3C">
            <w:pPr>
              <w:contextualSpacing/>
              <w:rPr>
                <w:ins w:id="1904" w:author="Andrew Instone-Cowie" w:date="2025-03-03T14:47:00Z" w16du:dateUtc="2025-03-03T14:47:00Z"/>
              </w:rPr>
            </w:pPr>
            <w:ins w:id="1905" w:author="Andrew Instone-Cowie" w:date="2025-03-03T15:24:00Z" w16du:dateUtc="2025-03-03T15:24:00Z">
              <w:r>
                <w:t>4-Way</w:t>
              </w:r>
            </w:ins>
            <w:ins w:id="1906" w:author="Andrew Instone-Cowie" w:date="2025-03-03T14:50:00Z" w16du:dateUtc="2025-03-03T14:50:00Z">
              <w:r w:rsidR="00A67EB0">
                <w:t xml:space="preserve"> </w:t>
              </w:r>
            </w:ins>
            <w:ins w:id="1907" w:author="Andrew Instone-Cowie" w:date="2025-03-03T14:49:00Z" w16du:dateUtc="2025-03-03T14:49:00Z">
              <w:r w:rsidR="00A67EB0">
                <w:t>Molex KK</w:t>
              </w:r>
            </w:ins>
            <w:ins w:id="1908" w:author="Andrew Instone-Cowie" w:date="2025-03-03T15:24:00Z" w16du:dateUtc="2025-03-03T15:24:00Z">
              <w:r>
                <w:t xml:space="preserve"> </w:t>
              </w:r>
            </w:ins>
            <w:ins w:id="1909" w:author="Andrew Instone-Cowie" w:date="2025-03-03T14:49:00Z" w16du:dateUtc="2025-03-03T14:49:00Z">
              <w:r w:rsidR="00A67EB0">
                <w:t>254</w:t>
              </w:r>
            </w:ins>
            <w:ins w:id="1910" w:author="Andrew Instone-Cowie" w:date="2025-03-03T14:50:00Z" w16du:dateUtc="2025-03-03T14:50:00Z">
              <w:r w:rsidR="00A67EB0">
                <w:t xml:space="preserve"> Connector </w:t>
              </w:r>
            </w:ins>
          </w:p>
        </w:tc>
        <w:tc>
          <w:tcPr>
            <w:tcW w:w="4172" w:type="dxa"/>
            <w:tcPrChange w:id="1911" w:author="Andrew Instone-Cowie" w:date="2025-03-03T15:25:00Z" w16du:dateUtc="2025-03-03T15:25:00Z">
              <w:tcPr>
                <w:tcW w:w="2897" w:type="dxa"/>
              </w:tcPr>
            </w:tcPrChange>
          </w:tcPr>
          <w:p w14:paraId="2C842A8B" w14:textId="77777777" w:rsidR="002D4880" w:rsidRDefault="002D4880" w:rsidP="00ED2B3C">
            <w:pPr>
              <w:contextualSpacing/>
              <w:rPr>
                <w:ins w:id="1912" w:author="Andrew Instone-Cowie" w:date="2025-03-03T15:32:00Z" w16du:dateUtc="2025-03-03T15:32:00Z"/>
              </w:rPr>
            </w:pPr>
            <w:ins w:id="1913" w:author="Andrew Instone-Cowie" w:date="2025-03-03T15:31:00Z" w16du:dateUtc="2025-03-03T15:31:00Z">
              <w:r>
                <w:t xml:space="preserve">Farnell </w:t>
              </w:r>
            </w:ins>
            <w:ins w:id="1914" w:author="Andrew Instone-Cowie" w:date="2025-03-03T15:29:00Z" w16du:dateUtc="2025-03-03T15:29:00Z">
              <w:r>
                <w:t>1756798</w:t>
              </w:r>
            </w:ins>
          </w:p>
          <w:p w14:paraId="612213CB" w14:textId="1E89EE35" w:rsidR="004162DA" w:rsidRPr="00871702" w:rsidRDefault="002D4880" w:rsidP="00ED2B3C">
            <w:pPr>
              <w:contextualSpacing/>
              <w:rPr>
                <w:ins w:id="1915" w:author="Andrew Instone-Cowie" w:date="2025-03-03T15:14:00Z" w16du:dateUtc="2025-03-03T15:14:00Z"/>
                <w:i/>
                <w:iCs/>
                <w:rPrChange w:id="1916" w:author="Andrew Instone-Cowie" w:date="2025-03-03T15:36:00Z" w16du:dateUtc="2025-03-03T15:36:00Z">
                  <w:rPr>
                    <w:ins w:id="1917" w:author="Andrew Instone-Cowie" w:date="2025-03-03T15:14:00Z" w16du:dateUtc="2025-03-03T15:14:00Z"/>
                  </w:rPr>
                </w:rPrChange>
              </w:rPr>
            </w:pPr>
            <w:ins w:id="1918" w:author="Andrew Instone-Cowie" w:date="2025-03-03T15:31:00Z" w16du:dateUtc="2025-03-03T15:31:00Z">
              <w:r w:rsidRPr="00871702">
                <w:rPr>
                  <w:i/>
                  <w:iCs/>
                  <w:rPrChange w:id="1919" w:author="Andrew Instone-Cowie" w:date="2025-03-03T15:36:00Z" w16du:dateUtc="2025-03-03T15:36:00Z">
                    <w:rPr/>
                  </w:rPrChange>
                </w:rPr>
                <w:t>(</w:t>
              </w:r>
            </w:ins>
            <w:ins w:id="1920" w:author="Andrew Instone-Cowie" w:date="2025-03-03T15:25:00Z" w16du:dateUtc="2025-03-03T15:25:00Z">
              <w:r w:rsidR="004D22FC" w:rsidRPr="00871702">
                <w:rPr>
                  <w:i/>
                  <w:iCs/>
                  <w:rPrChange w:id="1921" w:author="Andrew Instone-Cowie" w:date="2025-03-03T15:36:00Z" w16du:dateUtc="2025-03-03T15:36:00Z">
                    <w:rPr/>
                  </w:rPrChange>
                </w:rPr>
                <w:t xml:space="preserve">Molex </w:t>
              </w:r>
            </w:ins>
            <w:ins w:id="1922" w:author="Andrew Instone-Cowie" w:date="2025-03-03T15:12:00Z" w16du:dateUtc="2025-03-03T15:12:00Z">
              <w:r w:rsidR="004162DA" w:rsidRPr="00871702">
                <w:rPr>
                  <w:i/>
                  <w:iCs/>
                  <w:rPrChange w:id="1923" w:author="Andrew Instone-Cowie" w:date="2025-03-03T15:36:00Z" w16du:dateUtc="2025-03-03T15:36:00Z">
                    <w:rPr/>
                  </w:rPrChange>
                </w:rPr>
                <w:t>22</w:t>
              </w:r>
            </w:ins>
            <w:ins w:id="1924" w:author="Andrew Instone-Cowie" w:date="2025-03-03T15:32:00Z" w16du:dateUtc="2025-03-03T15:32:00Z">
              <w:r w:rsidRPr="00871702">
                <w:rPr>
                  <w:i/>
                  <w:iCs/>
                  <w:rPrChange w:id="1925" w:author="Andrew Instone-Cowie" w:date="2025-03-03T15:36:00Z" w16du:dateUtc="2025-03-03T15:36:00Z">
                    <w:rPr/>
                  </w:rPrChange>
                </w:rPr>
                <w:t>-</w:t>
              </w:r>
            </w:ins>
            <w:ins w:id="1926" w:author="Andrew Instone-Cowie" w:date="2025-03-03T15:12:00Z" w16du:dateUtc="2025-03-03T15:12:00Z">
              <w:r w:rsidR="004162DA" w:rsidRPr="00871702">
                <w:rPr>
                  <w:i/>
                  <w:iCs/>
                  <w:rPrChange w:id="1927" w:author="Andrew Instone-Cowie" w:date="2025-03-03T15:36:00Z" w16du:dateUtc="2025-03-03T15:36:00Z">
                    <w:rPr/>
                  </w:rPrChange>
                </w:rPr>
                <w:t>05</w:t>
              </w:r>
            </w:ins>
            <w:ins w:id="1928" w:author="Andrew Instone-Cowie" w:date="2025-03-03T15:32:00Z" w16du:dateUtc="2025-03-03T15:32:00Z">
              <w:r w:rsidRPr="00871702">
                <w:rPr>
                  <w:i/>
                  <w:iCs/>
                  <w:rPrChange w:id="1929" w:author="Andrew Instone-Cowie" w:date="2025-03-03T15:36:00Z" w16du:dateUtc="2025-03-03T15:36:00Z">
                    <w:rPr/>
                  </w:rPrChange>
                </w:rPr>
                <w:t>-</w:t>
              </w:r>
            </w:ins>
            <w:ins w:id="1930" w:author="Andrew Instone-Cowie" w:date="2025-03-03T15:12:00Z" w16du:dateUtc="2025-03-03T15:12:00Z">
              <w:r w:rsidR="004162DA" w:rsidRPr="00871702">
                <w:rPr>
                  <w:i/>
                  <w:iCs/>
                  <w:rPrChange w:id="1931" w:author="Andrew Instone-Cowie" w:date="2025-03-03T15:36:00Z" w16du:dateUtc="2025-03-03T15:36:00Z">
                    <w:rPr/>
                  </w:rPrChange>
                </w:rPr>
                <w:t xml:space="preserve">3041 </w:t>
              </w:r>
            </w:ins>
            <w:ins w:id="1932" w:author="Andrew Instone-Cowie" w:date="2025-03-03T15:16:00Z" w16du:dateUtc="2025-03-03T15:16:00Z">
              <w:r w:rsidR="004162DA" w:rsidRPr="00871702">
                <w:rPr>
                  <w:i/>
                  <w:iCs/>
                  <w:rPrChange w:id="1933" w:author="Andrew Instone-Cowie" w:date="2025-03-03T15:36:00Z" w16du:dateUtc="2025-03-03T15:36:00Z">
                    <w:rPr/>
                  </w:rPrChange>
                </w:rPr>
                <w:t xml:space="preserve">Series </w:t>
              </w:r>
            </w:ins>
            <w:ins w:id="1934" w:author="Andrew Instone-Cowie" w:date="2025-03-03T15:13:00Z" w16du:dateUtc="2025-03-03T15:13:00Z">
              <w:r w:rsidR="004162DA" w:rsidRPr="00871702">
                <w:rPr>
                  <w:i/>
                  <w:iCs/>
                  <w:rPrChange w:id="1935" w:author="Andrew Instone-Cowie" w:date="2025-03-03T15:36:00Z" w16du:dateUtc="2025-03-03T15:36:00Z">
                    <w:rPr/>
                  </w:rPrChange>
                </w:rPr>
                <w:t xml:space="preserve">7478 </w:t>
              </w:r>
            </w:ins>
            <w:ins w:id="1936" w:author="Andrew Instone-Cowie" w:date="2025-03-03T15:12:00Z" w16du:dateUtc="2025-03-03T15:12:00Z">
              <w:r w:rsidR="004162DA" w:rsidRPr="00871702">
                <w:rPr>
                  <w:i/>
                  <w:iCs/>
                  <w:rPrChange w:id="1937" w:author="Andrew Instone-Cowie" w:date="2025-03-03T15:36:00Z" w16du:dateUtc="2025-03-03T15:36:00Z">
                    <w:rPr/>
                  </w:rPrChange>
                </w:rPr>
                <w:t>PCB Header</w:t>
              </w:r>
            </w:ins>
            <w:ins w:id="1938" w:author="Andrew Instone-Cowie" w:date="2025-03-03T15:31:00Z" w16du:dateUtc="2025-03-03T15:31:00Z">
              <w:r w:rsidRPr="00871702">
                <w:rPr>
                  <w:i/>
                  <w:iCs/>
                  <w:rPrChange w:id="1939" w:author="Andrew Instone-Cowie" w:date="2025-03-03T15:36:00Z" w16du:dateUtc="2025-03-03T15:36:00Z">
                    <w:rPr/>
                  </w:rPrChange>
                </w:rPr>
                <w:t>)</w:t>
              </w:r>
            </w:ins>
          </w:p>
          <w:p w14:paraId="551C1DB8" w14:textId="77777777" w:rsidR="002D4880" w:rsidRDefault="002D4880" w:rsidP="00ED2B3C">
            <w:pPr>
              <w:contextualSpacing/>
              <w:rPr>
                <w:ins w:id="1940" w:author="Andrew Instone-Cowie" w:date="2025-03-03T15:32:00Z" w16du:dateUtc="2025-03-03T15:32:00Z"/>
              </w:rPr>
            </w:pPr>
            <w:ins w:id="1941" w:author="Andrew Instone-Cowie" w:date="2025-03-03T15:31:00Z" w16du:dateUtc="2025-03-03T15:31:00Z">
              <w:r>
                <w:t xml:space="preserve">Farnell </w:t>
              </w:r>
            </w:ins>
            <w:ins w:id="1942" w:author="Andrew Instone-Cowie" w:date="2025-03-03T15:30:00Z" w16du:dateUtc="2025-03-03T15:30:00Z">
              <w:r>
                <w:t>1462809</w:t>
              </w:r>
            </w:ins>
          </w:p>
          <w:p w14:paraId="1EABBD79" w14:textId="7E7B23DF" w:rsidR="004162DA" w:rsidRPr="00871702" w:rsidRDefault="002D4880" w:rsidP="00ED2B3C">
            <w:pPr>
              <w:contextualSpacing/>
              <w:rPr>
                <w:ins w:id="1943" w:author="Andrew Instone-Cowie" w:date="2025-03-03T15:19:00Z" w16du:dateUtc="2025-03-03T15:19:00Z"/>
                <w:i/>
                <w:iCs/>
                <w:rPrChange w:id="1944" w:author="Andrew Instone-Cowie" w:date="2025-03-03T15:36:00Z" w16du:dateUtc="2025-03-03T15:36:00Z">
                  <w:rPr>
                    <w:ins w:id="1945" w:author="Andrew Instone-Cowie" w:date="2025-03-03T15:19:00Z" w16du:dateUtc="2025-03-03T15:19:00Z"/>
                  </w:rPr>
                </w:rPrChange>
              </w:rPr>
            </w:pPr>
            <w:ins w:id="1946" w:author="Andrew Instone-Cowie" w:date="2025-03-03T15:31:00Z" w16du:dateUtc="2025-03-03T15:31:00Z">
              <w:r w:rsidRPr="00871702">
                <w:rPr>
                  <w:i/>
                  <w:iCs/>
                  <w:rPrChange w:id="1947" w:author="Andrew Instone-Cowie" w:date="2025-03-03T15:36:00Z" w16du:dateUtc="2025-03-03T15:36:00Z">
                    <w:rPr/>
                  </w:rPrChange>
                </w:rPr>
                <w:t>(</w:t>
              </w:r>
            </w:ins>
            <w:ins w:id="1948" w:author="Andrew Instone-Cowie" w:date="2025-03-03T15:14:00Z" w16du:dateUtc="2025-03-03T15:14:00Z">
              <w:r w:rsidR="004162DA" w:rsidRPr="00871702">
                <w:rPr>
                  <w:i/>
                  <w:iCs/>
                  <w:rPrChange w:id="1949" w:author="Andrew Instone-Cowie" w:date="2025-03-03T15:36:00Z" w16du:dateUtc="2025-03-03T15:36:00Z">
                    <w:rPr/>
                  </w:rPrChange>
                </w:rPr>
                <w:t>Molex 22</w:t>
              </w:r>
            </w:ins>
            <w:ins w:id="1950" w:author="Andrew Instone-Cowie" w:date="2025-03-03T15:32:00Z" w16du:dateUtc="2025-03-03T15:32:00Z">
              <w:r w:rsidRPr="00871702">
                <w:rPr>
                  <w:i/>
                  <w:iCs/>
                  <w:rPrChange w:id="1951" w:author="Andrew Instone-Cowie" w:date="2025-03-03T15:36:00Z" w16du:dateUtc="2025-03-03T15:36:00Z">
                    <w:rPr/>
                  </w:rPrChange>
                </w:rPr>
                <w:t>-</w:t>
              </w:r>
            </w:ins>
            <w:ins w:id="1952" w:author="Andrew Instone-Cowie" w:date="2025-03-03T15:14:00Z" w16du:dateUtc="2025-03-03T15:14:00Z">
              <w:r w:rsidR="004162DA" w:rsidRPr="00871702">
                <w:rPr>
                  <w:i/>
                  <w:iCs/>
                  <w:rPrChange w:id="1953" w:author="Andrew Instone-Cowie" w:date="2025-03-03T15:36:00Z" w16du:dateUtc="2025-03-03T15:36:00Z">
                    <w:rPr/>
                  </w:rPrChange>
                </w:rPr>
                <w:t>01</w:t>
              </w:r>
            </w:ins>
            <w:ins w:id="1954" w:author="Andrew Instone-Cowie" w:date="2025-03-03T15:32:00Z" w16du:dateUtc="2025-03-03T15:32:00Z">
              <w:r w:rsidRPr="00871702">
                <w:rPr>
                  <w:i/>
                  <w:iCs/>
                  <w:rPrChange w:id="1955" w:author="Andrew Instone-Cowie" w:date="2025-03-03T15:36:00Z" w16du:dateUtc="2025-03-03T15:36:00Z">
                    <w:rPr/>
                  </w:rPrChange>
                </w:rPr>
                <w:t>-</w:t>
              </w:r>
            </w:ins>
            <w:ins w:id="1956" w:author="Andrew Instone-Cowie" w:date="2025-03-03T15:14:00Z" w16du:dateUtc="2025-03-03T15:14:00Z">
              <w:r w:rsidR="004162DA" w:rsidRPr="00871702">
                <w:rPr>
                  <w:i/>
                  <w:iCs/>
                  <w:rPrChange w:id="1957" w:author="Andrew Instone-Cowie" w:date="2025-03-03T15:36:00Z" w16du:dateUtc="2025-03-03T15:36:00Z">
                    <w:rPr/>
                  </w:rPrChange>
                </w:rPr>
                <w:t>2047 Series 2695 Receptacle</w:t>
              </w:r>
            </w:ins>
            <w:ins w:id="1958" w:author="Andrew Instone-Cowie" w:date="2025-03-03T15:32:00Z" w16du:dateUtc="2025-03-03T15:32:00Z">
              <w:r w:rsidRPr="00871702">
                <w:rPr>
                  <w:i/>
                  <w:iCs/>
                  <w:rPrChange w:id="1959" w:author="Andrew Instone-Cowie" w:date="2025-03-03T15:36:00Z" w16du:dateUtc="2025-03-03T15:36:00Z">
                    <w:rPr/>
                  </w:rPrChange>
                </w:rPr>
                <w:t>)</w:t>
              </w:r>
            </w:ins>
          </w:p>
          <w:p w14:paraId="5DC8A3D8" w14:textId="77777777" w:rsidR="002D4880" w:rsidRDefault="002D4880" w:rsidP="00ED2B3C">
            <w:pPr>
              <w:contextualSpacing/>
              <w:rPr>
                <w:ins w:id="1960" w:author="Andrew Instone-Cowie" w:date="2025-03-03T15:32:00Z" w16du:dateUtc="2025-03-03T15:32:00Z"/>
              </w:rPr>
            </w:pPr>
            <w:ins w:id="1961" w:author="Andrew Instone-Cowie" w:date="2025-03-03T15:32:00Z" w16du:dateUtc="2025-03-03T15:32:00Z">
              <w:r>
                <w:t xml:space="preserve">Farnell </w:t>
              </w:r>
            </w:ins>
            <w:ins w:id="1962" w:author="Andrew Instone-Cowie" w:date="2025-03-03T15:31:00Z" w16du:dateUtc="2025-03-03T15:31:00Z">
              <w:r>
                <w:t>2063734</w:t>
              </w:r>
            </w:ins>
          </w:p>
          <w:p w14:paraId="3818D6BB" w14:textId="7CE5D270" w:rsidR="004162DA" w:rsidRPr="00871702" w:rsidRDefault="002D4880" w:rsidP="00ED2B3C">
            <w:pPr>
              <w:contextualSpacing/>
              <w:rPr>
                <w:ins w:id="1963" w:author="Andrew Instone-Cowie" w:date="2025-03-03T14:47:00Z" w16du:dateUtc="2025-03-03T14:47:00Z"/>
                <w:i/>
                <w:iCs/>
                <w:rPrChange w:id="1964" w:author="Andrew Instone-Cowie" w:date="2025-03-03T15:37:00Z" w16du:dateUtc="2025-03-03T15:37:00Z">
                  <w:rPr>
                    <w:ins w:id="1965" w:author="Andrew Instone-Cowie" w:date="2025-03-03T14:47:00Z" w16du:dateUtc="2025-03-03T14:47:00Z"/>
                  </w:rPr>
                </w:rPrChange>
              </w:rPr>
            </w:pPr>
            <w:ins w:id="1966" w:author="Andrew Instone-Cowie" w:date="2025-03-03T15:32:00Z" w16du:dateUtc="2025-03-03T15:32:00Z">
              <w:r w:rsidRPr="00871702">
                <w:rPr>
                  <w:i/>
                  <w:iCs/>
                  <w:rPrChange w:id="1967" w:author="Andrew Instone-Cowie" w:date="2025-03-03T15:37:00Z" w16du:dateUtc="2025-03-03T15:37:00Z">
                    <w:rPr/>
                  </w:rPrChange>
                </w:rPr>
                <w:t>(</w:t>
              </w:r>
            </w:ins>
            <w:ins w:id="1968" w:author="Andrew Instone-Cowie" w:date="2025-03-03T15:25:00Z" w16du:dateUtc="2025-03-03T15:25:00Z">
              <w:r w:rsidR="004D22FC" w:rsidRPr="00871702">
                <w:rPr>
                  <w:i/>
                  <w:iCs/>
                  <w:rPrChange w:id="1969" w:author="Andrew Instone-Cowie" w:date="2025-03-03T15:37:00Z" w16du:dateUtc="2025-03-03T15:37:00Z">
                    <w:rPr/>
                  </w:rPrChange>
                </w:rPr>
                <w:t xml:space="preserve">Molex </w:t>
              </w:r>
            </w:ins>
            <w:ins w:id="1970" w:author="Andrew Instone-Cowie" w:date="2025-03-03T15:19:00Z" w16du:dateUtc="2025-03-03T15:19:00Z">
              <w:r w:rsidR="004D22FC" w:rsidRPr="00871702">
                <w:rPr>
                  <w:i/>
                  <w:iCs/>
                  <w:rPrChange w:id="1971" w:author="Andrew Instone-Cowie" w:date="2025-03-03T15:37:00Z" w16du:dateUtc="2025-03-03T15:37:00Z">
                    <w:rPr/>
                  </w:rPrChange>
                </w:rPr>
                <w:t>08</w:t>
              </w:r>
            </w:ins>
            <w:ins w:id="1972" w:author="Andrew Instone-Cowie" w:date="2025-03-03T15:32:00Z" w16du:dateUtc="2025-03-03T15:32:00Z">
              <w:r w:rsidRPr="00871702">
                <w:rPr>
                  <w:i/>
                  <w:iCs/>
                  <w:rPrChange w:id="1973" w:author="Andrew Instone-Cowie" w:date="2025-03-03T15:37:00Z" w16du:dateUtc="2025-03-03T15:37:00Z">
                    <w:rPr/>
                  </w:rPrChange>
                </w:rPr>
                <w:t>-</w:t>
              </w:r>
            </w:ins>
            <w:ins w:id="1974" w:author="Andrew Instone-Cowie" w:date="2025-03-03T15:19:00Z" w16du:dateUtc="2025-03-03T15:19:00Z">
              <w:r w:rsidR="004D22FC" w:rsidRPr="00871702">
                <w:rPr>
                  <w:i/>
                  <w:iCs/>
                  <w:rPrChange w:id="1975" w:author="Andrew Instone-Cowie" w:date="2025-03-03T15:37:00Z" w16du:dateUtc="2025-03-03T15:37:00Z">
                    <w:rPr/>
                  </w:rPrChange>
                </w:rPr>
                <w:t>50</w:t>
              </w:r>
            </w:ins>
            <w:ins w:id="1976" w:author="Andrew Instone-Cowie" w:date="2025-03-03T15:32:00Z" w16du:dateUtc="2025-03-03T15:32:00Z">
              <w:r w:rsidRPr="00871702">
                <w:rPr>
                  <w:i/>
                  <w:iCs/>
                  <w:rPrChange w:id="1977" w:author="Andrew Instone-Cowie" w:date="2025-03-03T15:37:00Z" w16du:dateUtc="2025-03-03T15:37:00Z">
                    <w:rPr/>
                  </w:rPrChange>
                </w:rPr>
                <w:t>-</w:t>
              </w:r>
            </w:ins>
            <w:ins w:id="1978" w:author="Andrew Instone-Cowie" w:date="2025-03-03T15:19:00Z" w16du:dateUtc="2025-03-03T15:19:00Z">
              <w:r w:rsidR="004D22FC" w:rsidRPr="00871702">
                <w:rPr>
                  <w:i/>
                  <w:iCs/>
                  <w:rPrChange w:id="1979" w:author="Andrew Instone-Cowie" w:date="2025-03-03T15:37:00Z" w16du:dateUtc="2025-03-03T15:37:00Z">
                    <w:rPr/>
                  </w:rPrChange>
                </w:rPr>
                <w:t xml:space="preserve">0113 Series </w:t>
              </w:r>
            </w:ins>
            <w:ins w:id="1980" w:author="Andrew Instone-Cowie" w:date="2025-03-03T15:21:00Z" w16du:dateUtc="2025-03-03T15:21:00Z">
              <w:r w:rsidR="004D22FC" w:rsidRPr="00871702">
                <w:rPr>
                  <w:i/>
                  <w:iCs/>
                  <w:rPrChange w:id="1981" w:author="Andrew Instone-Cowie" w:date="2025-03-03T15:37:00Z" w16du:dateUtc="2025-03-03T15:37:00Z">
                    <w:rPr/>
                  </w:rPrChange>
                </w:rPr>
                <w:t>2759</w:t>
              </w:r>
            </w:ins>
            <w:ins w:id="1982" w:author="Andrew Instone-Cowie" w:date="2025-03-03T15:25:00Z" w16du:dateUtc="2025-03-03T15:25:00Z">
              <w:r w:rsidR="004D22FC" w:rsidRPr="00871702">
                <w:rPr>
                  <w:i/>
                  <w:iCs/>
                  <w:rPrChange w:id="1983" w:author="Andrew Instone-Cowie" w:date="2025-03-03T15:37:00Z" w16du:dateUtc="2025-03-03T15:37:00Z">
                    <w:rPr/>
                  </w:rPrChange>
                </w:rPr>
                <w:t xml:space="preserve"> Terminal</w:t>
              </w:r>
            </w:ins>
            <w:ins w:id="1984" w:author="Andrew Instone-Cowie" w:date="2025-03-03T15:32:00Z" w16du:dateUtc="2025-03-03T15:32:00Z">
              <w:r w:rsidRPr="00871702">
                <w:rPr>
                  <w:i/>
                  <w:iCs/>
                  <w:rPrChange w:id="1985" w:author="Andrew Instone-Cowie" w:date="2025-03-03T15:37:00Z" w16du:dateUtc="2025-03-03T15:37:00Z">
                    <w:rPr/>
                  </w:rPrChange>
                </w:rPr>
                <w:t>)</w:t>
              </w:r>
            </w:ins>
          </w:p>
        </w:tc>
      </w:tr>
    </w:tbl>
    <w:p w14:paraId="1FE45166" w14:textId="767370B3" w:rsidR="00BE024C" w:rsidRDefault="00A67EB0" w:rsidP="007B51D6">
      <w:pPr>
        <w:pStyle w:val="Heading2"/>
        <w:rPr>
          <w:ins w:id="1986" w:author="Andrew Instone-Cowie" w:date="2025-03-03T14:52:00Z" w16du:dateUtc="2025-03-03T14:52:00Z"/>
        </w:rPr>
      </w:pPr>
      <w:bookmarkStart w:id="1987" w:name="_Toc191908867"/>
      <w:ins w:id="1988" w:author="Andrew Instone-Cowie" w:date="2025-03-03T14:52:00Z" w16du:dateUtc="2025-03-03T14:52:00Z">
        <w:r>
          <w:t xml:space="preserve">Interface </w:t>
        </w:r>
      </w:ins>
      <w:ins w:id="1989" w:author="Andrew Instone-Cowie" w:date="2025-03-03T13:22:00Z" w16du:dateUtc="2025-03-03T13:22:00Z">
        <w:r w:rsidR="007B51D6">
          <w:t>Adapter Cabl</w:t>
        </w:r>
      </w:ins>
      <w:ins w:id="1990" w:author="Andrew Instone-Cowie" w:date="2025-03-03T13:23:00Z" w16du:dateUtc="2025-03-03T13:23:00Z">
        <w:r w:rsidR="007B51D6">
          <w:t>ing</w:t>
        </w:r>
      </w:ins>
      <w:bookmarkEnd w:id="1987"/>
    </w:p>
    <w:p w14:paraId="3E5B6422" w14:textId="75672808" w:rsidR="00A67EB0" w:rsidRPr="00A67EB0" w:rsidRDefault="00A67EB0" w:rsidP="00A67EB0">
      <w:pPr>
        <w:rPr>
          <w:ins w:id="1991" w:author="Andrew Instone-Cowie" w:date="2025-03-03T13:18:00Z" w16du:dateUtc="2025-03-03T13:18:00Z"/>
        </w:rPr>
        <w:pPrChange w:id="1992" w:author="Andrew Instone-Cowie" w:date="2025-03-03T14:52:00Z" w16du:dateUtc="2025-03-03T14:52:00Z">
          <w:pPr>
            <w:pStyle w:val="ListParagraph"/>
            <w:keepNext/>
            <w:spacing w:after="120"/>
            <w:contextualSpacing w:val="0"/>
            <w:jc w:val="center"/>
          </w:pPr>
        </w:pPrChange>
      </w:pPr>
      <w:ins w:id="1993" w:author="Andrew Instone-Cowie" w:date="2025-03-03T14:52:00Z" w16du:dateUtc="2025-03-03T14:52:00Z">
        <w:r>
          <w:t>The wiring of the Interface Adapter cables i</w:t>
        </w:r>
      </w:ins>
      <w:ins w:id="1994" w:author="Andrew Instone-Cowie" w:date="2025-03-03T14:53:00Z" w16du:dateUtc="2025-03-03T14:53:00Z">
        <w:r>
          <w:t xml:space="preserve">s shown in the following diagram. One cable can support up to two Type 2 sensors, two cables are required to support up to </w:t>
        </w:r>
      </w:ins>
      <w:ins w:id="1995" w:author="Andrew Instone-Cowie" w:date="2025-03-03T14:54:00Z" w16du:dateUtc="2025-03-03T14:54:00Z">
        <w:r>
          <w:t>four</w:t>
        </w:r>
      </w:ins>
      <w:ins w:id="1996" w:author="Andrew Instone-Cowie" w:date="2025-03-03T14:53:00Z" w16du:dateUtc="2025-03-03T14:53:00Z">
        <w:r>
          <w:t xml:space="preserve"> Type 2 sensors.</w:t>
        </w:r>
      </w:ins>
      <w:ins w:id="1997" w:author="Andrew Instone-Cowie" w:date="2025-03-03T14:52:00Z" w16du:dateUtc="2025-03-03T14:52:00Z">
        <w:r>
          <w:t xml:space="preserve"> </w:t>
        </w:r>
      </w:ins>
    </w:p>
    <w:p w14:paraId="69339E0F" w14:textId="77777777" w:rsidR="007B51D6" w:rsidRDefault="007B51D6" w:rsidP="007B51D6">
      <w:pPr>
        <w:jc w:val="center"/>
        <w:rPr>
          <w:ins w:id="1998" w:author="Andrew Instone-Cowie" w:date="2025-03-03T13:21:00Z" w16du:dateUtc="2025-03-03T13:21:00Z"/>
        </w:rPr>
        <w:pPrChange w:id="1999" w:author="Andrew Instone-Cowie" w:date="2025-03-03T13:22:00Z" w16du:dateUtc="2025-03-03T13:22:00Z">
          <w:pPr>
            <w:pStyle w:val="ListParagraph"/>
            <w:keepNext/>
            <w:spacing w:after="120"/>
            <w:contextualSpacing w:val="0"/>
            <w:jc w:val="center"/>
          </w:pPr>
        </w:pPrChange>
      </w:pPr>
      <w:ins w:id="2000" w:author="Andrew Instone-Cowie" w:date="2025-03-03T13:20:00Z" w16du:dateUtc="2025-03-03T13:20:00Z">
        <w:r>
          <w:rPr>
            <w:noProof/>
          </w:rPr>
          <w:drawing>
            <wp:inline distT="0" distB="0" distL="0" distR="0" wp14:anchorId="648CE798" wp14:editId="267940B5">
              <wp:extent cx="4561200" cy="1828800"/>
              <wp:effectExtent l="19050" t="19050" r="11430" b="19050"/>
              <wp:docPr id="1063962237" name="Picture 5" descr="A diagram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2237" name="Picture 5" descr="A diagram of a cable&#10;&#10;AI-generated content may be incorrect."/>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61200" cy="1828800"/>
                      </a:xfrm>
                      <a:prstGeom prst="rect">
                        <a:avLst/>
                      </a:prstGeom>
                      <a:ln>
                        <a:solidFill>
                          <a:schemeClr val="tx1"/>
                        </a:solidFill>
                      </a:ln>
                    </pic:spPr>
                  </pic:pic>
                </a:graphicData>
              </a:graphic>
            </wp:inline>
          </w:drawing>
        </w:r>
      </w:ins>
    </w:p>
    <w:p w14:paraId="0DF68BFF" w14:textId="0ABFBFFE" w:rsidR="007B51D6" w:rsidRPr="001E792C" w:rsidRDefault="007B51D6" w:rsidP="007B51D6">
      <w:pPr>
        <w:jc w:val="center"/>
        <w:rPr>
          <w:ins w:id="2001" w:author="Andrew Instone-Cowie" w:date="2025-03-03T14:13:00Z" w16du:dateUtc="2025-03-03T14:13:00Z"/>
          <w:b/>
          <w:bCs/>
          <w:color w:val="4F81BD" w:themeColor="accent1"/>
          <w:sz w:val="18"/>
          <w:szCs w:val="18"/>
        </w:rPr>
      </w:pPr>
      <w:bookmarkStart w:id="2002" w:name="_Toc191908943"/>
      <w:ins w:id="2003" w:author="Andrew Instone-Cowie" w:date="2025-03-03T13:21:00Z" w16du:dateUtc="2025-03-03T13:21:00Z">
        <w:r w:rsidRPr="001E792C">
          <w:rPr>
            <w:b/>
            <w:bCs/>
            <w:color w:val="4F81BD" w:themeColor="accent1"/>
            <w:sz w:val="18"/>
            <w:szCs w:val="18"/>
            <w:rPrChange w:id="2004" w:author="Andrew Instone-Cowie" w:date="2025-03-03T15:41:00Z" w16du:dateUtc="2025-03-03T15:41:00Z">
              <w:rPr/>
            </w:rPrChange>
          </w:rPr>
          <w:t xml:space="preserve">Figure </w:t>
        </w:r>
        <w:r w:rsidRPr="001E792C">
          <w:rPr>
            <w:b/>
            <w:bCs/>
            <w:color w:val="4F81BD" w:themeColor="accent1"/>
            <w:sz w:val="18"/>
            <w:szCs w:val="18"/>
            <w:rPrChange w:id="2005" w:author="Andrew Instone-Cowie" w:date="2025-03-03T15:41:00Z" w16du:dateUtc="2025-03-03T15:41:00Z">
              <w:rPr/>
            </w:rPrChange>
          </w:rPr>
          <w:fldChar w:fldCharType="begin"/>
        </w:r>
        <w:r w:rsidRPr="001E792C">
          <w:rPr>
            <w:b/>
            <w:bCs/>
            <w:color w:val="4F81BD" w:themeColor="accent1"/>
            <w:sz w:val="18"/>
            <w:szCs w:val="18"/>
            <w:rPrChange w:id="2006" w:author="Andrew Instone-Cowie" w:date="2025-03-03T15:41:00Z" w16du:dateUtc="2025-03-03T15:41:00Z">
              <w:rPr/>
            </w:rPrChange>
          </w:rPr>
          <w:instrText xml:space="preserve"> SEQ Figure \* ARABIC </w:instrText>
        </w:r>
      </w:ins>
      <w:r w:rsidRPr="001E792C">
        <w:rPr>
          <w:b/>
          <w:bCs/>
          <w:color w:val="4F81BD" w:themeColor="accent1"/>
          <w:sz w:val="18"/>
          <w:szCs w:val="18"/>
          <w:rPrChange w:id="2007" w:author="Andrew Instone-Cowie" w:date="2025-03-03T15:41:00Z" w16du:dateUtc="2025-03-03T15:41:00Z">
            <w:rPr/>
          </w:rPrChange>
        </w:rPr>
        <w:fldChar w:fldCharType="separate"/>
      </w:r>
      <w:ins w:id="2008" w:author="Andrew Instone-Cowie" w:date="2025-03-03T15:44:00Z" w16du:dateUtc="2025-03-03T15:44:00Z">
        <w:r w:rsidR="00AA5C58">
          <w:rPr>
            <w:b/>
            <w:bCs/>
            <w:noProof/>
            <w:color w:val="4F81BD" w:themeColor="accent1"/>
            <w:sz w:val="18"/>
            <w:szCs w:val="18"/>
          </w:rPr>
          <w:t>60</w:t>
        </w:r>
      </w:ins>
      <w:ins w:id="2009" w:author="Andrew Instone-Cowie" w:date="2025-03-03T13:21:00Z" w16du:dateUtc="2025-03-03T13:21:00Z">
        <w:r w:rsidRPr="001E792C">
          <w:rPr>
            <w:b/>
            <w:bCs/>
            <w:color w:val="4F81BD" w:themeColor="accent1"/>
            <w:sz w:val="18"/>
            <w:szCs w:val="18"/>
            <w:rPrChange w:id="2010" w:author="Andrew Instone-Cowie" w:date="2025-03-03T15:41:00Z" w16du:dateUtc="2025-03-03T15:41:00Z">
              <w:rPr/>
            </w:rPrChange>
          </w:rPr>
          <w:fldChar w:fldCharType="end"/>
        </w:r>
        <w:r w:rsidRPr="001E792C">
          <w:rPr>
            <w:b/>
            <w:bCs/>
            <w:color w:val="4F81BD" w:themeColor="accent1"/>
            <w:sz w:val="18"/>
            <w:szCs w:val="18"/>
            <w:rPrChange w:id="2011" w:author="Andrew Instone-Cowie" w:date="2025-03-03T15:41:00Z" w16du:dateUtc="2025-03-03T15:41:00Z">
              <w:rPr/>
            </w:rPrChange>
          </w:rPr>
          <w:t xml:space="preserve"> - Type 1 - Type 2 Adapter Cable</w:t>
        </w:r>
      </w:ins>
      <w:bookmarkEnd w:id="2002"/>
    </w:p>
    <w:p w14:paraId="34B5A6EE" w14:textId="77777777" w:rsidR="00064D2B" w:rsidRDefault="00064D2B">
      <w:pPr>
        <w:rPr>
          <w:ins w:id="2012" w:author="Andrew Instone-Cowie" w:date="2025-03-03T15:01:00Z" w16du:dateUtc="2025-03-03T15:01:00Z"/>
          <w:rFonts w:asciiTheme="majorHAnsi" w:eastAsiaTheme="majorEastAsia" w:hAnsiTheme="majorHAnsi" w:cstheme="majorBidi"/>
          <w:b/>
          <w:bCs/>
          <w:color w:val="4F81BD" w:themeColor="accent1"/>
          <w:sz w:val="26"/>
          <w:szCs w:val="26"/>
        </w:rPr>
      </w:pPr>
      <w:ins w:id="2013" w:author="Andrew Instone-Cowie" w:date="2025-03-03T15:01:00Z" w16du:dateUtc="2025-03-03T15:01:00Z">
        <w:r>
          <w:br w:type="page"/>
        </w:r>
      </w:ins>
    </w:p>
    <w:p w14:paraId="416C5CFA" w14:textId="4567A870" w:rsidR="00EC7337" w:rsidRDefault="00EC7337" w:rsidP="00EC7337">
      <w:pPr>
        <w:pStyle w:val="Heading2"/>
        <w:rPr>
          <w:ins w:id="2014" w:author="Andrew Instone-Cowie" w:date="2025-03-03T14:14:00Z" w16du:dateUtc="2025-03-03T14:14:00Z"/>
        </w:rPr>
      </w:pPr>
      <w:bookmarkStart w:id="2015" w:name="_Toc191908868"/>
      <w:ins w:id="2016" w:author="Andrew Instone-Cowie" w:date="2025-03-03T14:13:00Z" w16du:dateUtc="2025-03-03T14:13:00Z">
        <w:r>
          <w:lastRenderedPageBreak/>
          <w:t>Type 1 Interface Wiring Modification</w:t>
        </w:r>
      </w:ins>
      <w:bookmarkEnd w:id="2015"/>
    </w:p>
    <w:p w14:paraId="6F768022" w14:textId="4F394B78" w:rsidR="00EC7337" w:rsidRDefault="00064D2B" w:rsidP="00EC7337">
      <w:pPr>
        <w:rPr>
          <w:ins w:id="2017" w:author="Andrew Instone-Cowie" w:date="2025-03-03T14:58:00Z" w16du:dateUtc="2025-03-03T14:58:00Z"/>
        </w:rPr>
      </w:pPr>
      <w:ins w:id="2018" w:author="Andrew Instone-Cowie" w:date="2025-03-03T14:58:00Z" w16du:dateUtc="2025-03-03T14:58:00Z">
        <w:r>
          <w:t>To</w:t>
        </w:r>
      </w:ins>
      <w:ins w:id="2019" w:author="Andrew Instone-Cowie" w:date="2025-03-03T14:54:00Z" w16du:dateUtc="2025-03-03T14:54:00Z">
        <w:r w:rsidR="00A67EB0">
          <w:t xml:space="preserve"> support more than one Type 2 sensor connected via the Interface Adapter, the Type 1 interface must be wired to support </w:t>
        </w:r>
      </w:ins>
      <w:ins w:id="2020" w:author="Andrew Instone-Cowie" w:date="2025-03-03T14:55:00Z" w16du:dateUtc="2025-03-03T14:55:00Z">
        <w:r w:rsidR="00A67EB0">
          <w:t xml:space="preserve">two sensors per GX16-4 connector.  </w:t>
        </w:r>
      </w:ins>
      <w:ins w:id="2021" w:author="Andrew Instone-Cowie" w:date="2025-03-03T14:56:00Z" w16du:dateUtc="2025-03-03T14:56:00Z">
        <w:r w:rsidR="00A67EB0">
          <w:t xml:space="preserve">This approach is mentioned in the Type 1 </w:t>
        </w:r>
        <w:r w:rsidR="00A67EB0" w:rsidRPr="00ED2B3C">
          <w:rPr>
            <w:b/>
            <w:bCs/>
            <w:i/>
            <w:iCs/>
          </w:rPr>
          <w:t>Simulator Sensors Hardware Manual</w:t>
        </w:r>
        <w:r w:rsidR="00A67EB0">
          <w:t xml:space="preserve"> to support </w:t>
        </w:r>
      </w:ins>
      <w:ins w:id="2022" w:author="Andrew Instone-Cowie" w:date="2025-03-03T15:38:00Z" w16du:dateUtc="2025-03-03T15:38:00Z">
        <w:r w:rsidR="00871702">
          <w:t xml:space="preserve">Type 1 </w:t>
        </w:r>
      </w:ins>
      <w:ins w:id="2023" w:author="Andrew Instone-Cowie" w:date="2025-03-03T14:56:00Z" w16du:dateUtc="2025-03-03T14:56:00Z">
        <w:r w:rsidR="00A67EB0">
          <w:t>sensor heads with two sensors.</w:t>
        </w:r>
      </w:ins>
    </w:p>
    <w:p w14:paraId="25662133" w14:textId="2F6E9484" w:rsidR="00064D2B" w:rsidRDefault="00064D2B" w:rsidP="00EC7337">
      <w:pPr>
        <w:rPr>
          <w:ins w:id="2024" w:author="Andrew Instone-Cowie" w:date="2025-03-03T14:14:00Z" w16du:dateUtc="2025-03-03T14:14:00Z"/>
        </w:rPr>
      </w:pPr>
      <w:ins w:id="2025" w:author="Andrew Instone-Cowie" w:date="2025-03-03T14:59:00Z" w16du:dateUtc="2025-03-03T14:59:00Z">
        <w:r>
          <w:t xml:space="preserve">An example of the </w:t>
        </w:r>
      </w:ins>
      <w:ins w:id="2026" w:author="Andrew Instone-Cowie" w:date="2025-03-03T14:58:00Z" w16du:dateUtc="2025-03-03T14:58:00Z">
        <w:r>
          <w:t xml:space="preserve">required modification is illustrated in the following diagram. In this </w:t>
        </w:r>
      </w:ins>
      <w:ins w:id="2027" w:author="Andrew Instone-Cowie" w:date="2025-03-03T14:59:00Z" w16du:dateUtc="2025-03-03T14:59:00Z">
        <w:r>
          <w:t xml:space="preserve">example, the Interface Adapter cable </w:t>
        </w:r>
      </w:ins>
      <w:ins w:id="2028" w:author="Andrew Instone-Cowie" w:date="2025-03-03T15:38:00Z" w16du:dateUtc="2025-03-03T15:38:00Z">
        <w:r w:rsidR="00871702">
          <w:t xml:space="preserve">is </w:t>
        </w:r>
      </w:ins>
      <w:ins w:id="2029" w:author="Andrew Instone-Cowie" w:date="2025-03-03T14:59:00Z" w16du:dateUtc="2025-03-03T14:59:00Z">
        <w:r>
          <w:t>connected to the top connector, Connector 1, and Connector 2 would be unused. An additional link wire is fitted</w:t>
        </w:r>
      </w:ins>
      <w:ins w:id="2030" w:author="Andrew Instone-Cowie" w:date="2025-03-03T15:00:00Z" w16du:dateUtc="2025-03-03T15:00:00Z">
        <w:r>
          <w:t xml:space="preserve"> between pin 4 of Connector 1 and pin 3 of Connector 2, to route the signal from the second sensor to the </w:t>
        </w:r>
      </w:ins>
      <w:ins w:id="2031" w:author="Andrew Instone-Cowie" w:date="2025-03-03T15:38:00Z" w16du:dateUtc="2025-03-03T15:38:00Z">
        <w:r w:rsidR="00871702">
          <w:t xml:space="preserve">channel 2 of the </w:t>
        </w:r>
      </w:ins>
      <w:ins w:id="2032" w:author="Andrew Instone-Cowie" w:date="2025-03-03T15:00:00Z" w16du:dateUtc="2025-03-03T15:00:00Z">
        <w:r>
          <w:t>interface.</w:t>
        </w:r>
      </w:ins>
    </w:p>
    <w:p w14:paraId="47EDFF00" w14:textId="64378814" w:rsidR="00EC7337" w:rsidRDefault="00EC7337" w:rsidP="00EC7337">
      <w:pPr>
        <w:keepNext/>
        <w:jc w:val="center"/>
        <w:rPr>
          <w:ins w:id="2033" w:author="Andrew Instone-Cowie" w:date="2025-03-03T14:12:00Z" w16du:dateUtc="2025-03-03T14:12:00Z"/>
        </w:rPr>
        <w:pPrChange w:id="2034" w:author="Andrew Instone-Cowie" w:date="2025-03-03T14:12:00Z" w16du:dateUtc="2025-03-03T14:12:00Z">
          <w:pPr>
            <w:jc w:val="center"/>
          </w:pPr>
        </w:pPrChange>
      </w:pPr>
      <w:ins w:id="2035" w:author="Andrew Instone-Cowie" w:date="2025-03-03T14:12:00Z" w16du:dateUtc="2025-03-03T14:12:00Z">
        <w:r>
          <w:rPr>
            <w:b/>
            <w:bCs/>
            <w:noProof/>
            <w:color w:val="4F81BD" w:themeColor="accent1"/>
            <w:sz w:val="18"/>
            <w:szCs w:val="18"/>
          </w:rPr>
          <w:drawing>
            <wp:inline distT="0" distB="0" distL="0" distR="0" wp14:anchorId="0B651BF7" wp14:editId="20D3DAA7">
              <wp:extent cx="2880000" cy="4766400"/>
              <wp:effectExtent l="0" t="0" r="0" b="0"/>
              <wp:docPr id="8935468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46831" name="Picture 893546831"/>
                      <pic:cNvPicPr/>
                    </pic:nvPicPr>
                    <pic:blipFill>
                      <a:blip r:embed="rId76">
                        <a:extLst>
                          <a:ext uri="{28A0092B-C50C-407E-A947-70E740481C1C}">
                            <a14:useLocalDpi xmlns:a14="http://schemas.microsoft.com/office/drawing/2010/main" val="0"/>
                          </a:ext>
                        </a:extLst>
                      </a:blip>
                      <a:stretch>
                        <a:fillRect/>
                      </a:stretch>
                    </pic:blipFill>
                    <pic:spPr>
                      <a:xfrm>
                        <a:off x="0" y="0"/>
                        <a:ext cx="2880000" cy="4766400"/>
                      </a:xfrm>
                      <a:prstGeom prst="rect">
                        <a:avLst/>
                      </a:prstGeom>
                    </pic:spPr>
                  </pic:pic>
                </a:graphicData>
              </a:graphic>
            </wp:inline>
          </w:drawing>
        </w:r>
      </w:ins>
    </w:p>
    <w:p w14:paraId="1ED06D58" w14:textId="00767F71" w:rsidR="00EC7337" w:rsidRPr="00EC7337" w:rsidRDefault="00EC7337" w:rsidP="00EC7337">
      <w:pPr>
        <w:pStyle w:val="Caption"/>
        <w:jc w:val="center"/>
        <w:pPrChange w:id="2036" w:author="Andrew Instone-Cowie" w:date="2025-03-03T14:12:00Z" w16du:dateUtc="2025-03-03T14:12:00Z">
          <w:pPr>
            <w:pStyle w:val="ListParagraph"/>
            <w:keepNext/>
            <w:spacing w:after="120"/>
            <w:contextualSpacing w:val="0"/>
            <w:jc w:val="center"/>
          </w:pPr>
        </w:pPrChange>
      </w:pPr>
      <w:bookmarkStart w:id="2037" w:name="_Toc191908944"/>
      <w:ins w:id="2038" w:author="Andrew Instone-Cowie" w:date="2025-03-03T14:12:00Z" w16du:dateUtc="2025-03-03T14:12:00Z">
        <w:r>
          <w:t xml:space="preserve">Figure </w:t>
        </w:r>
        <w:r>
          <w:fldChar w:fldCharType="begin"/>
        </w:r>
        <w:r>
          <w:instrText xml:space="preserve"> SEQ Figure \* ARABIC </w:instrText>
        </w:r>
      </w:ins>
      <w:r>
        <w:fldChar w:fldCharType="separate"/>
      </w:r>
      <w:ins w:id="2039" w:author="Andrew Instone-Cowie" w:date="2025-03-03T15:44:00Z" w16du:dateUtc="2025-03-03T15:44:00Z">
        <w:r w:rsidR="00AA5C58">
          <w:rPr>
            <w:noProof/>
          </w:rPr>
          <w:t>61</w:t>
        </w:r>
      </w:ins>
      <w:ins w:id="2040" w:author="Andrew Instone-Cowie" w:date="2025-03-03T14:12:00Z" w16du:dateUtc="2025-03-03T14:12:00Z">
        <w:r>
          <w:fldChar w:fldCharType="end"/>
        </w:r>
        <w:r>
          <w:t xml:space="preserve"> - Type 1 </w:t>
        </w:r>
      </w:ins>
      <w:ins w:id="2041" w:author="Andrew Instone-Cowie" w:date="2025-03-03T14:13:00Z" w16du:dateUtc="2025-03-03T14:13:00Z">
        <w:r>
          <w:t xml:space="preserve">Interface </w:t>
        </w:r>
      </w:ins>
      <w:ins w:id="2042" w:author="Andrew Instone-Cowie" w:date="2025-03-03T14:12:00Z" w16du:dateUtc="2025-03-03T14:12:00Z">
        <w:r>
          <w:t>Connector Wiring Modification</w:t>
        </w:r>
      </w:ins>
      <w:bookmarkEnd w:id="2037"/>
    </w:p>
    <w:p w14:paraId="2A898EF1" w14:textId="77777777" w:rsidR="00AF0947" w:rsidRPr="00BA08DE" w:rsidRDefault="00AF0947" w:rsidP="00AF0947">
      <w:pPr>
        <w:pStyle w:val="Heading1"/>
        <w:pageBreakBefore/>
      </w:pPr>
      <w:bookmarkStart w:id="2043" w:name="_Toc415420549"/>
      <w:bookmarkStart w:id="2044" w:name="_Toc472625828"/>
      <w:bookmarkStart w:id="2045" w:name="_Toc191908869"/>
      <w:r w:rsidRPr="00BA08DE">
        <w:lastRenderedPageBreak/>
        <w:t>Appendices</w:t>
      </w:r>
      <w:bookmarkEnd w:id="2043"/>
      <w:bookmarkEnd w:id="2044"/>
      <w:bookmarkEnd w:id="2045"/>
    </w:p>
    <w:p w14:paraId="7A3D7E07" w14:textId="77777777" w:rsidR="00AF0947" w:rsidRDefault="00AF0947" w:rsidP="00AF0947">
      <w:pPr>
        <w:pStyle w:val="Heading2"/>
      </w:pPr>
      <w:bookmarkStart w:id="2046" w:name="_Toc415420550"/>
      <w:bookmarkStart w:id="2047" w:name="_Toc472625829"/>
      <w:bookmarkStart w:id="2048" w:name="_Toc191908870"/>
      <w:r w:rsidRPr="007F2193">
        <w:t>Appendix A: MBI Protocol Description</w:t>
      </w:r>
      <w:bookmarkEnd w:id="2046"/>
      <w:bookmarkEnd w:id="2047"/>
      <w:bookmarkEnd w:id="2048"/>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2049" w:name="_Toc415420551"/>
      <w:bookmarkStart w:id="2050" w:name="_Toc472625830"/>
      <w:r>
        <w:br w:type="page"/>
      </w:r>
    </w:p>
    <w:p w14:paraId="42776C48" w14:textId="25FBC6CA" w:rsidR="00AF0947" w:rsidRDefault="00AF0947" w:rsidP="00AF0947">
      <w:pPr>
        <w:pStyle w:val="Heading2"/>
      </w:pPr>
      <w:bookmarkStart w:id="2051" w:name="_Toc191908871"/>
      <w:r>
        <w:lastRenderedPageBreak/>
        <w:t>Appendix B: MBI Protocol Commands</w:t>
      </w:r>
      <w:bookmarkEnd w:id="2049"/>
      <w:bookmarkEnd w:id="2050"/>
      <w:bookmarkEnd w:id="2051"/>
    </w:p>
    <w:p w14:paraId="7A81CBE9" w14:textId="77777777" w:rsidR="00AF0947" w:rsidRPr="00DB2E7A" w:rsidRDefault="00AF0947" w:rsidP="00AF0947">
      <w:r w:rsidRPr="00DB2E7A">
        <w:t>The following table lists the commands defined in the MBI Protocol.</w:t>
      </w:r>
    </w:p>
    <w:p w14:paraId="6078ADF7" w14:textId="3B95C697" w:rsidR="00AF0947" w:rsidRDefault="00AF0947" w:rsidP="00AF0947">
      <w:pPr>
        <w:pStyle w:val="Caption"/>
        <w:keepNext/>
      </w:pPr>
      <w:bookmarkStart w:id="2052" w:name="_Toc415420634"/>
      <w:bookmarkStart w:id="2053" w:name="_Toc472625916"/>
      <w:bookmarkStart w:id="2054" w:name="_Toc191908953"/>
      <w:r>
        <w:t xml:space="preserve">Table </w:t>
      </w:r>
      <w:r>
        <w:rPr>
          <w:noProof/>
        </w:rPr>
        <w:fldChar w:fldCharType="begin"/>
      </w:r>
      <w:r>
        <w:rPr>
          <w:noProof/>
        </w:rPr>
        <w:instrText xml:space="preserve"> SEQ Table \* ARABIC </w:instrText>
      </w:r>
      <w:r>
        <w:rPr>
          <w:noProof/>
        </w:rPr>
        <w:fldChar w:fldCharType="separate"/>
      </w:r>
      <w:ins w:id="2055" w:author="Andrew Instone-Cowie" w:date="2025-03-03T15:44:00Z" w16du:dateUtc="2025-03-03T15:44:00Z">
        <w:r w:rsidR="00AA5C58">
          <w:rPr>
            <w:noProof/>
          </w:rPr>
          <w:t>7</w:t>
        </w:r>
      </w:ins>
      <w:del w:id="2056" w:author="Andrew Instone-Cowie" w:date="2025-03-03T15:39:00Z" w16du:dateUtc="2025-03-03T15:39:00Z">
        <w:r w:rsidR="007E2D4F" w:rsidDel="00871702">
          <w:rPr>
            <w:noProof/>
          </w:rPr>
          <w:delText>5</w:delText>
        </w:r>
      </w:del>
      <w:r>
        <w:rPr>
          <w:noProof/>
        </w:rPr>
        <w:fldChar w:fldCharType="end"/>
      </w:r>
      <w:r>
        <w:t xml:space="preserve"> – MBI Protocol Commands</w:t>
      </w:r>
      <w:bookmarkEnd w:id="2052"/>
      <w:bookmarkEnd w:id="2053"/>
      <w:bookmarkEnd w:id="205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3F83ABA9" w14:textId="044A92D5" w:rsidR="00EE121F" w:rsidRPr="00DB2E7A" w:rsidRDefault="00EE121F" w:rsidP="00EE121F">
            <w:pPr>
              <w:pStyle w:val="ListParagraph"/>
              <w:numPr>
                <w:ilvl w:val="0"/>
                <w:numId w:val="20"/>
              </w:numPr>
            </w:pPr>
            <w:r w:rsidRPr="00DB2E7A">
              <w:t xml:space="preserve">This command is used by the tested version of </w:t>
            </w:r>
            <w:r>
              <w:t>Abel</w:t>
            </w:r>
            <w:r w:rsidRPr="00DB2E7A">
              <w:t xml:space="preserve"> </w:t>
            </w:r>
            <w:r>
              <w:t>from version 10.3.2</w:t>
            </w:r>
            <w:r w:rsidRPr="00DB2E7A">
              <w:t>.</w:t>
            </w:r>
          </w:p>
          <w:p w14:paraId="61BC74DF" w14:textId="0FC94E16" w:rsidR="00AF0947" w:rsidRPr="00DB2E7A" w:rsidRDefault="00AF0947" w:rsidP="00EE121F">
            <w:pPr>
              <w:pStyle w:val="ListParagraph"/>
              <w:numPr>
                <w:ilvl w:val="0"/>
                <w:numId w:val="20"/>
              </w:numPr>
            </w:pPr>
            <w:r w:rsidRPr="00DB2E7A">
              <w:t>This command does not appear to be used by tested versions of either Beltower or Virtual Belfry.</w:t>
            </w:r>
          </w:p>
          <w:p w14:paraId="4D9ABCBF" w14:textId="38C54EE0" w:rsidR="009E5AFB" w:rsidRPr="00DB2E7A" w:rsidRDefault="009E5AFB" w:rsidP="00EE121F">
            <w:pPr>
              <w:pStyle w:val="ListParagraph"/>
              <w:numPr>
                <w:ilvl w:val="0"/>
                <w:numId w:val="20"/>
              </w:numPr>
            </w:pPr>
            <w:r w:rsidRPr="00DB2E7A">
              <w:t>This command is supported by the Type 2 Liverpool Ringing Simulator firmware</w:t>
            </w:r>
            <w:r w:rsidR="00EE121F">
              <w:t xml:space="preserve"> from version 3.7</w:t>
            </w:r>
            <w:r w:rsidRPr="00DB2E7A">
              <w:t>.</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2057" w:name="_Toc415420554"/>
      <w:bookmarkStart w:id="2058" w:name="_Toc472625831"/>
      <w:r>
        <w:br w:type="page"/>
      </w:r>
    </w:p>
    <w:p w14:paraId="01D72CBF" w14:textId="1A090BD3" w:rsidR="00AF0947" w:rsidRDefault="00AF0947" w:rsidP="00AF0947">
      <w:pPr>
        <w:pStyle w:val="Heading2"/>
      </w:pPr>
      <w:bookmarkStart w:id="2059" w:name="_Toc191908872"/>
      <w:r>
        <w:lastRenderedPageBreak/>
        <w:t>Appendix C: Metrics Tables</w:t>
      </w:r>
      <w:bookmarkEnd w:id="2057"/>
      <w:bookmarkEnd w:id="2058"/>
      <w:bookmarkEnd w:id="2059"/>
    </w:p>
    <w:p w14:paraId="36DC450C" w14:textId="77777777" w:rsidR="00AF0947" w:rsidRDefault="00AF0947" w:rsidP="00AF0947">
      <w:pPr>
        <w:pStyle w:val="Heading3"/>
      </w:pPr>
      <w:bookmarkStart w:id="2060" w:name="_Toc415420555"/>
      <w:bookmarkStart w:id="2061" w:name="_Toc472625832"/>
      <w:bookmarkStart w:id="2062" w:name="_Toc191908873"/>
      <w:r w:rsidRPr="0044502E">
        <w:t xml:space="preserve">Inter-Blow </w:t>
      </w:r>
      <w:r>
        <w:t xml:space="preserve">&amp; Inter-Row </w:t>
      </w:r>
      <w:r w:rsidRPr="0044502E">
        <w:t>Interval</w:t>
      </w:r>
      <w:bookmarkEnd w:id="2060"/>
      <w:bookmarkEnd w:id="2061"/>
      <w:bookmarkEnd w:id="2062"/>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3027C5D1" w:rsidR="00AF0947" w:rsidRDefault="00AF0947" w:rsidP="00AF0947">
      <w:pPr>
        <w:pStyle w:val="Caption"/>
        <w:keepNext/>
      </w:pPr>
      <w:bookmarkStart w:id="2063" w:name="_Toc415420637"/>
      <w:bookmarkStart w:id="2064" w:name="_Toc472625917"/>
      <w:bookmarkStart w:id="2065" w:name="_Toc191908954"/>
      <w:r>
        <w:t xml:space="preserve">Table </w:t>
      </w:r>
      <w:r>
        <w:rPr>
          <w:noProof/>
        </w:rPr>
        <w:fldChar w:fldCharType="begin"/>
      </w:r>
      <w:r>
        <w:rPr>
          <w:noProof/>
        </w:rPr>
        <w:instrText xml:space="preserve"> SEQ Table \* ARABIC </w:instrText>
      </w:r>
      <w:r>
        <w:rPr>
          <w:noProof/>
        </w:rPr>
        <w:fldChar w:fldCharType="separate"/>
      </w:r>
      <w:ins w:id="2066" w:author="Andrew Instone-Cowie" w:date="2025-03-03T15:44:00Z" w16du:dateUtc="2025-03-03T15:44:00Z">
        <w:r w:rsidR="00AA5C58">
          <w:rPr>
            <w:noProof/>
          </w:rPr>
          <w:t>8</w:t>
        </w:r>
      </w:ins>
      <w:del w:id="2067" w:author="Andrew Instone-Cowie" w:date="2025-03-03T15:39:00Z" w16du:dateUtc="2025-03-03T15:39:00Z">
        <w:r w:rsidR="007E2D4F" w:rsidDel="00871702">
          <w:rPr>
            <w:noProof/>
          </w:rPr>
          <w:delText>6</w:delText>
        </w:r>
      </w:del>
      <w:r>
        <w:rPr>
          <w:noProof/>
        </w:rPr>
        <w:fldChar w:fldCharType="end"/>
      </w:r>
      <w:r>
        <w:t xml:space="preserve"> – Inter-Blow &amp; Inter-Row Intervals</w:t>
      </w:r>
      <w:bookmarkEnd w:id="2063"/>
      <w:bookmarkEnd w:id="2064"/>
      <w:bookmarkEnd w:id="20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51"/>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2068" w:name="_Toc415420556"/>
      <w:bookmarkStart w:id="2069" w:name="_Toc472625833"/>
      <w:bookmarkStart w:id="2070" w:name="_Toc191908874"/>
      <w:r>
        <w:lastRenderedPageBreak/>
        <w:t>Sensor Pulse Duration</w:t>
      </w:r>
      <w:bookmarkEnd w:id="2068"/>
      <w:bookmarkEnd w:id="2069"/>
      <w:bookmarkEnd w:id="2070"/>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006F11F0" w:rsidR="00AF0947" w:rsidRDefault="00AF0947" w:rsidP="00AF0947">
      <w:pPr>
        <w:pStyle w:val="Caption"/>
        <w:keepNext/>
      </w:pPr>
      <w:bookmarkStart w:id="2071" w:name="_Toc415420638"/>
      <w:bookmarkStart w:id="2072" w:name="_Toc472625918"/>
      <w:bookmarkStart w:id="2073" w:name="_Toc191908955"/>
      <w:r>
        <w:t xml:space="preserve">Table </w:t>
      </w:r>
      <w:r>
        <w:rPr>
          <w:noProof/>
        </w:rPr>
        <w:fldChar w:fldCharType="begin"/>
      </w:r>
      <w:r>
        <w:rPr>
          <w:noProof/>
        </w:rPr>
        <w:instrText xml:space="preserve"> SEQ Table \* ARABIC </w:instrText>
      </w:r>
      <w:r>
        <w:rPr>
          <w:noProof/>
        </w:rPr>
        <w:fldChar w:fldCharType="separate"/>
      </w:r>
      <w:ins w:id="2074" w:author="Andrew Instone-Cowie" w:date="2025-03-03T15:44:00Z" w16du:dateUtc="2025-03-03T15:44:00Z">
        <w:r w:rsidR="00AA5C58">
          <w:rPr>
            <w:noProof/>
          </w:rPr>
          <w:t>9</w:t>
        </w:r>
      </w:ins>
      <w:del w:id="2075" w:author="Andrew Instone-Cowie" w:date="2025-03-03T15:39:00Z" w16du:dateUtc="2025-03-03T15:39:00Z">
        <w:r w:rsidR="007E2D4F" w:rsidDel="00871702">
          <w:rPr>
            <w:noProof/>
          </w:rPr>
          <w:delText>7</w:delText>
        </w:r>
      </w:del>
      <w:r>
        <w:rPr>
          <w:noProof/>
        </w:rPr>
        <w:fldChar w:fldCharType="end"/>
      </w:r>
      <w:r>
        <w:t xml:space="preserve"> – Sensor Pulse Durations – Liverpool Cathedral</w:t>
      </w:r>
      <w:bookmarkEnd w:id="2071"/>
      <w:bookmarkEnd w:id="2072"/>
      <w:bookmarkEnd w:id="20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7B9C7115" w:rsidR="00AF0947" w:rsidRDefault="00AF0947" w:rsidP="00AF0947">
      <w:pPr>
        <w:pStyle w:val="Caption"/>
        <w:keepNext/>
      </w:pPr>
      <w:bookmarkStart w:id="2076" w:name="_Toc415420640"/>
      <w:bookmarkStart w:id="2077" w:name="_Toc472625919"/>
      <w:bookmarkStart w:id="2078" w:name="_Toc191908956"/>
      <w:r>
        <w:t xml:space="preserve">Table </w:t>
      </w:r>
      <w:r>
        <w:rPr>
          <w:noProof/>
        </w:rPr>
        <w:fldChar w:fldCharType="begin"/>
      </w:r>
      <w:r>
        <w:rPr>
          <w:noProof/>
        </w:rPr>
        <w:instrText xml:space="preserve"> SEQ Table \* ARABIC </w:instrText>
      </w:r>
      <w:r>
        <w:rPr>
          <w:noProof/>
        </w:rPr>
        <w:fldChar w:fldCharType="separate"/>
      </w:r>
      <w:ins w:id="2079" w:author="Andrew Instone-Cowie" w:date="2025-03-03T15:44:00Z" w16du:dateUtc="2025-03-03T15:44:00Z">
        <w:r w:rsidR="00AA5C58">
          <w:rPr>
            <w:noProof/>
          </w:rPr>
          <w:t>10</w:t>
        </w:r>
      </w:ins>
      <w:del w:id="2080" w:author="Andrew Instone-Cowie" w:date="2025-03-03T15:39:00Z" w16du:dateUtc="2025-03-03T15:39:00Z">
        <w:r w:rsidR="007E2D4F" w:rsidDel="00871702">
          <w:rPr>
            <w:noProof/>
          </w:rPr>
          <w:delText>8</w:delText>
        </w:r>
      </w:del>
      <w:r>
        <w:rPr>
          <w:noProof/>
        </w:rPr>
        <w:fldChar w:fldCharType="end"/>
      </w:r>
      <w:r>
        <w:t xml:space="preserve"> – Theoretical </w:t>
      </w:r>
      <w:r w:rsidRPr="00BA0549">
        <w:t xml:space="preserve">Sensor Pulse Durations </w:t>
      </w:r>
      <w:r>
        <w:t>–</w:t>
      </w:r>
      <w:r w:rsidRPr="00BA0549">
        <w:t xml:space="preserve"> </w:t>
      </w:r>
      <w:r>
        <w:t>Other Towers</w:t>
      </w:r>
      <w:bookmarkEnd w:id="2076"/>
      <w:bookmarkEnd w:id="2077"/>
      <w:bookmarkEnd w:id="20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BE024C">
          <w:endnotePr>
            <w:numFmt w:val="decimal"/>
          </w:endnotePr>
          <w:pgSz w:w="11906" w:h="16838"/>
          <w:pgMar w:top="1440" w:right="1440" w:bottom="1440" w:left="1440" w:header="709" w:footer="709" w:gutter="0"/>
          <w:cols w:space="708"/>
          <w:titlePg w:val="0"/>
          <w:docGrid w:linePitch="360"/>
          <w:sectPrChange w:id="2081" w:author="Andrew Instone-Cowie" w:date="2025-03-03T12:24:00Z" w16du:dateUtc="2025-03-03T12:24:00Z">
            <w:sectPr w:rsidR="00AF0947" w:rsidSect="00BE024C">
              <w:pgMar w:top="1440" w:right="1440" w:bottom="1440" w:left="1440" w:header="709" w:footer="709" w:gutter="0"/>
              <w:titlePg/>
            </w:sectPr>
          </w:sectPrChange>
        </w:sectPr>
      </w:pPr>
    </w:p>
    <w:p w14:paraId="76024D5F" w14:textId="77777777" w:rsidR="00A5122C" w:rsidRPr="00B3201F" w:rsidRDefault="00A5122C" w:rsidP="00A5122C">
      <w:pPr>
        <w:pStyle w:val="Heading3"/>
        <w:pageBreakBefore/>
      </w:pPr>
      <w:bookmarkStart w:id="2082" w:name="_Toc415420542"/>
      <w:bookmarkStart w:id="2083" w:name="_Toc472625823"/>
      <w:bookmarkStart w:id="2084" w:name="_Toc382313186"/>
      <w:bookmarkStart w:id="2085" w:name="_Toc415420560"/>
      <w:bookmarkStart w:id="2086" w:name="_Toc472625834"/>
      <w:bookmarkStart w:id="2087" w:name="_Toc191908875"/>
      <w:r>
        <w:lastRenderedPageBreak/>
        <w:t>BDC-to-Strike Intervals</w:t>
      </w:r>
      <w:bookmarkEnd w:id="2082"/>
      <w:bookmarkEnd w:id="2083"/>
      <w:bookmarkEnd w:id="2087"/>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7DA86AED">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49A6F477" w:rsidR="00A5122C" w:rsidRDefault="00A5122C" w:rsidP="00A5122C">
      <w:pPr>
        <w:pStyle w:val="Caption"/>
        <w:jc w:val="center"/>
      </w:pPr>
      <w:bookmarkStart w:id="2088" w:name="_Toc415420616"/>
      <w:bookmarkStart w:id="2089" w:name="_Toc472625908"/>
      <w:bookmarkStart w:id="2090" w:name="_Toc191908945"/>
      <w:r>
        <w:t xml:space="preserve">Figure </w:t>
      </w:r>
      <w:r>
        <w:rPr>
          <w:noProof/>
        </w:rPr>
        <w:fldChar w:fldCharType="begin"/>
      </w:r>
      <w:r>
        <w:rPr>
          <w:noProof/>
        </w:rPr>
        <w:instrText xml:space="preserve"> SEQ Figure \* ARABIC </w:instrText>
      </w:r>
      <w:r>
        <w:rPr>
          <w:noProof/>
        </w:rPr>
        <w:fldChar w:fldCharType="separate"/>
      </w:r>
      <w:ins w:id="2091" w:author="Andrew Instone-Cowie" w:date="2025-03-03T15:44:00Z" w16du:dateUtc="2025-03-03T15:44:00Z">
        <w:r w:rsidR="00AA5C58">
          <w:rPr>
            <w:noProof/>
          </w:rPr>
          <w:t>62</w:t>
        </w:r>
      </w:ins>
      <w:del w:id="2092" w:author="Andrew Instone-Cowie" w:date="2025-03-03T12:19:00Z" w16du:dateUtc="2025-03-03T12:19:00Z">
        <w:r w:rsidR="007E2D4F" w:rsidDel="00BE024C">
          <w:rPr>
            <w:noProof/>
          </w:rPr>
          <w:delText>57</w:delText>
        </w:r>
      </w:del>
      <w:r>
        <w:rPr>
          <w:noProof/>
        </w:rPr>
        <w:fldChar w:fldCharType="end"/>
      </w:r>
      <w:r>
        <w:t xml:space="preserve"> – Liverpool Cathedral Odd-Struckness Chart</w:t>
      </w:r>
      <w:bookmarkEnd w:id="2088"/>
      <w:bookmarkEnd w:id="2089"/>
      <w:bookmarkEnd w:id="2090"/>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2093" w:name="_Toc191908876"/>
      <w:r>
        <w:lastRenderedPageBreak/>
        <w:t>Appendix D: CLI Command Reference</w:t>
      </w:r>
      <w:bookmarkEnd w:id="2084"/>
      <w:bookmarkEnd w:id="2085"/>
      <w:bookmarkEnd w:id="2086"/>
      <w:bookmarkEnd w:id="2093"/>
    </w:p>
    <w:p w14:paraId="0D429302" w14:textId="046FB9A6"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w:t>
      </w:r>
      <w:r w:rsidR="0027489C">
        <w:t>7</w:t>
      </w:r>
      <w:r w:rsidRPr="00DB2E7A">
        <w:t xml:space="preserve">. </w:t>
      </w:r>
    </w:p>
    <w:p w14:paraId="0C266E40" w14:textId="0565A368" w:rsidR="00AF0947" w:rsidRDefault="00AF0947" w:rsidP="00AF0947">
      <w:pPr>
        <w:pStyle w:val="Caption"/>
        <w:keepNext/>
      </w:pPr>
      <w:bookmarkStart w:id="2094" w:name="_Toc415420643"/>
      <w:bookmarkStart w:id="2095" w:name="_Toc472625920"/>
      <w:bookmarkStart w:id="2096" w:name="_Toc191908957"/>
      <w:r>
        <w:t xml:space="preserve">Table </w:t>
      </w:r>
      <w:r>
        <w:rPr>
          <w:noProof/>
        </w:rPr>
        <w:fldChar w:fldCharType="begin"/>
      </w:r>
      <w:r>
        <w:rPr>
          <w:noProof/>
        </w:rPr>
        <w:instrText xml:space="preserve"> SEQ Table \* ARABIC </w:instrText>
      </w:r>
      <w:r>
        <w:rPr>
          <w:noProof/>
        </w:rPr>
        <w:fldChar w:fldCharType="separate"/>
      </w:r>
      <w:ins w:id="2097" w:author="Andrew Instone-Cowie" w:date="2025-03-03T15:44:00Z" w16du:dateUtc="2025-03-03T15:44:00Z">
        <w:r w:rsidR="00AA5C58">
          <w:rPr>
            <w:noProof/>
          </w:rPr>
          <w:t>11</w:t>
        </w:r>
      </w:ins>
      <w:del w:id="2098" w:author="Andrew Instone-Cowie" w:date="2025-03-03T15:39:00Z" w16du:dateUtc="2025-03-03T15:39:00Z">
        <w:r w:rsidR="007E2D4F" w:rsidDel="00871702">
          <w:rPr>
            <w:noProof/>
          </w:rPr>
          <w:delText>9</w:delText>
        </w:r>
      </w:del>
      <w:r>
        <w:rPr>
          <w:noProof/>
        </w:rPr>
        <w:fldChar w:fldCharType="end"/>
      </w:r>
      <w:r>
        <w:t xml:space="preserve"> – CLI Command Reference</w:t>
      </w:r>
      <w:bookmarkEnd w:id="2094"/>
      <w:bookmarkEnd w:id="2095"/>
      <w:bookmarkEnd w:id="20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2099" w:name="_Toc415420561"/>
      <w:bookmarkStart w:id="2100" w:name="_Toc472625835"/>
      <w:bookmarkStart w:id="2101" w:name="_Toc191908877"/>
      <w:r>
        <w:lastRenderedPageBreak/>
        <w:t>Appendix E: Diagnostic LED Codes</w:t>
      </w:r>
      <w:bookmarkEnd w:id="2099"/>
      <w:bookmarkEnd w:id="2100"/>
      <w:bookmarkEnd w:id="2101"/>
    </w:p>
    <w:p w14:paraId="0D62E6A7" w14:textId="4D31D9B7"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w:t>
      </w:r>
      <w:r w:rsidR="0027489C">
        <w:t>7</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2A814E96" w:rsidR="00AF0947" w:rsidRDefault="00AF0947" w:rsidP="00AF0947">
      <w:pPr>
        <w:pStyle w:val="Caption"/>
        <w:keepNext/>
      </w:pPr>
      <w:bookmarkStart w:id="2102" w:name="_Toc415420645"/>
      <w:bookmarkStart w:id="2103" w:name="_Toc472625922"/>
      <w:bookmarkStart w:id="2104" w:name="_Toc191908958"/>
      <w:r>
        <w:t xml:space="preserve">Table </w:t>
      </w:r>
      <w:r>
        <w:rPr>
          <w:noProof/>
        </w:rPr>
        <w:fldChar w:fldCharType="begin"/>
      </w:r>
      <w:r>
        <w:rPr>
          <w:noProof/>
        </w:rPr>
        <w:instrText xml:space="preserve"> SEQ Table \* ARABIC </w:instrText>
      </w:r>
      <w:r>
        <w:rPr>
          <w:noProof/>
        </w:rPr>
        <w:fldChar w:fldCharType="separate"/>
      </w:r>
      <w:ins w:id="2105" w:author="Andrew Instone-Cowie" w:date="2025-03-03T15:44:00Z" w16du:dateUtc="2025-03-03T15:44:00Z">
        <w:r w:rsidR="00AA5C58">
          <w:rPr>
            <w:noProof/>
          </w:rPr>
          <w:t>12</w:t>
        </w:r>
      </w:ins>
      <w:del w:id="2106" w:author="Andrew Instone-Cowie" w:date="2025-03-03T15:39:00Z" w16du:dateUtc="2025-03-03T15:39:00Z">
        <w:r w:rsidR="007E2D4F" w:rsidDel="00871702">
          <w:rPr>
            <w:noProof/>
          </w:rPr>
          <w:delText>10</w:delText>
        </w:r>
      </w:del>
      <w:r>
        <w:rPr>
          <w:noProof/>
        </w:rPr>
        <w:fldChar w:fldCharType="end"/>
      </w:r>
      <w:r>
        <w:t xml:space="preserve"> –</w:t>
      </w:r>
      <w:r w:rsidR="00A049AB">
        <w:t xml:space="preserve"> </w:t>
      </w:r>
      <w:r w:rsidRPr="00BC3784">
        <w:t>LED Signal Codes</w:t>
      </w:r>
      <w:bookmarkEnd w:id="2102"/>
      <w:bookmarkEnd w:id="2103"/>
      <w:bookmarkEnd w:id="21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36F7DB6" w:rsidR="00AF0947" w:rsidRPr="00DB2E7A" w:rsidRDefault="00AF0947" w:rsidP="008D175F">
            <w:pPr>
              <w:contextualSpacing/>
            </w:pPr>
            <w:r w:rsidRPr="00DB2E7A">
              <w:t>MBI Protocol command 0xFD received</w:t>
            </w:r>
            <w:r w:rsidR="0027489C">
              <w:t xml:space="preserve"> (0xFD response is sent)</w:t>
            </w:r>
            <w:r w:rsidRPr="00DB2E7A">
              <w:t>.</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5CFCB5DE" w:rsidR="00AF0947" w:rsidRPr="00DB2E7A" w:rsidRDefault="00AF0947" w:rsidP="008D175F">
            <w:pPr>
              <w:contextualSpacing/>
            </w:pPr>
            <w:r w:rsidRPr="00DB2E7A">
              <w:t>MBI Protocol command 0xFE received</w:t>
            </w:r>
            <w:r w:rsidR="0027489C">
              <w:t xml:space="preserve"> (no response is sent)</w:t>
            </w:r>
            <w:r w:rsidRPr="00DB2E7A">
              <w:t>.</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2107" w:name="_Toc415420564"/>
    </w:p>
    <w:p w14:paraId="1BCDEC21" w14:textId="22E4A04F" w:rsidR="00AF0947" w:rsidRDefault="00AF0947" w:rsidP="00AF0947">
      <w:pPr>
        <w:pStyle w:val="Heading2"/>
      </w:pPr>
      <w:bookmarkStart w:id="2108" w:name="_Toc472625838"/>
      <w:bookmarkStart w:id="2109" w:name="_Toc191908878"/>
      <w:r w:rsidRPr="0027489C">
        <w:lastRenderedPageBreak/>
        <w:t>Appendix F: Useful Links</w:t>
      </w:r>
      <w:bookmarkEnd w:id="2107"/>
      <w:bookmarkEnd w:id="2108"/>
      <w:bookmarkEnd w:id="2109"/>
    </w:p>
    <w:p w14:paraId="45E86ECD" w14:textId="502D380A" w:rsidR="00AF0947" w:rsidRDefault="00AF0947" w:rsidP="00AF0947">
      <w:pPr>
        <w:pStyle w:val="Caption"/>
        <w:keepNext/>
      </w:pPr>
      <w:bookmarkStart w:id="2110" w:name="_Toc415420646"/>
      <w:bookmarkStart w:id="2111" w:name="_Toc472625923"/>
      <w:bookmarkStart w:id="2112" w:name="_Toc191908959"/>
      <w:r>
        <w:t xml:space="preserve">Table </w:t>
      </w:r>
      <w:r>
        <w:rPr>
          <w:noProof/>
        </w:rPr>
        <w:fldChar w:fldCharType="begin"/>
      </w:r>
      <w:r>
        <w:rPr>
          <w:noProof/>
        </w:rPr>
        <w:instrText xml:space="preserve"> SEQ Table \* ARABIC </w:instrText>
      </w:r>
      <w:r>
        <w:rPr>
          <w:noProof/>
        </w:rPr>
        <w:fldChar w:fldCharType="separate"/>
      </w:r>
      <w:ins w:id="2113" w:author="Andrew Instone-Cowie" w:date="2025-03-03T15:44:00Z" w16du:dateUtc="2025-03-03T15:44:00Z">
        <w:r w:rsidR="00AA5C58">
          <w:rPr>
            <w:noProof/>
          </w:rPr>
          <w:t>13</w:t>
        </w:r>
      </w:ins>
      <w:del w:id="2114" w:author="Andrew Instone-Cowie" w:date="2025-03-03T15:39:00Z" w16du:dateUtc="2025-03-03T15:39:00Z">
        <w:r w:rsidR="007E2D4F" w:rsidDel="00871702">
          <w:rPr>
            <w:noProof/>
          </w:rPr>
          <w:delText>11</w:delText>
        </w:r>
      </w:del>
      <w:r>
        <w:rPr>
          <w:noProof/>
        </w:rPr>
        <w:fldChar w:fldCharType="end"/>
      </w:r>
      <w:r>
        <w:t xml:space="preserve"> – Useful Links</w:t>
      </w:r>
      <w:bookmarkEnd w:id="2110"/>
      <w:bookmarkEnd w:id="2111"/>
      <w:bookmarkEnd w:id="2112"/>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B4DAF" w:rsidRDefault="00AF0947" w:rsidP="008D175F">
            <w:pPr>
              <w:contextualSpacing/>
            </w:pPr>
            <w:r w:rsidRPr="00BB4DAF">
              <w:t>Software Repository</w:t>
            </w:r>
          </w:p>
        </w:tc>
        <w:tc>
          <w:tcPr>
            <w:tcW w:w="8061" w:type="dxa"/>
          </w:tcPr>
          <w:p w14:paraId="7B67E3E3" w14:textId="3146566C" w:rsidR="00AF0947" w:rsidRPr="00B46565" w:rsidRDefault="00000000" w:rsidP="008D175F">
            <w:pPr>
              <w:contextualSpacing/>
            </w:pPr>
            <w:r>
              <w:fldChar w:fldCharType="begin"/>
            </w:r>
            <w:r>
              <w:instrText>HYPERLINK "https://github.com/Simulators"</w:instrText>
            </w:r>
            <w:ins w:id="2115" w:author="Andrew Instone-Cowie" w:date="2025-03-03T15:39:00Z" w16du:dateUtc="2025-03-03T15:39:00Z"/>
            <w:r>
              <w:fldChar w:fldCharType="separate"/>
            </w:r>
            <w:r w:rsidR="00AF0947" w:rsidRPr="00B46565">
              <w:rPr>
                <w:rStyle w:val="Hyperlink"/>
              </w:rPr>
              <w:t>https://github.com/Simulators</w:t>
            </w:r>
            <w:r>
              <w:rPr>
                <w:rStyle w:val="Hyperlink"/>
              </w:rP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B4DAF" w:rsidRDefault="00AF0947" w:rsidP="008D175F">
            <w:pPr>
              <w:contextualSpacing/>
            </w:pPr>
            <w:r w:rsidRPr="00BB4DAF">
              <w:t>Simulator Software</w:t>
            </w:r>
          </w:p>
        </w:tc>
        <w:tc>
          <w:tcPr>
            <w:tcW w:w="8061" w:type="dxa"/>
          </w:tcPr>
          <w:p w14:paraId="281B3D12" w14:textId="07092ADC" w:rsidR="00AF0947" w:rsidRPr="00B46565" w:rsidRDefault="00000000" w:rsidP="008D175F">
            <w:pPr>
              <w:contextualSpacing/>
            </w:pPr>
            <w:r>
              <w:fldChar w:fldCharType="begin"/>
            </w:r>
            <w:r w:rsidR="0027489C">
              <w:instrText>HYPERLINK "https://www.abelsim.co.uk"</w:instrText>
            </w:r>
            <w:ins w:id="2116" w:author="Andrew Instone-Cowie" w:date="2025-03-03T15:39:00Z" w16du:dateUtc="2025-03-03T15:39:00Z"/>
            <w:r>
              <w:fldChar w:fldCharType="separate"/>
            </w:r>
            <w:r w:rsidR="0027489C">
              <w:rPr>
                <w:rStyle w:val="Hyperlink"/>
              </w:rPr>
              <w:t>https://www.abelsim.co.uk</w:t>
            </w:r>
            <w:r>
              <w:rPr>
                <w:rStyle w:val="Hyperlink"/>
              </w:rP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B4DAF" w:rsidRDefault="00AF0947" w:rsidP="008D175F">
            <w:pPr>
              <w:contextualSpacing/>
            </w:pPr>
            <w:r w:rsidRPr="00BB4DAF">
              <w:t>Simulator Software</w:t>
            </w:r>
          </w:p>
        </w:tc>
        <w:tc>
          <w:tcPr>
            <w:tcW w:w="8061" w:type="dxa"/>
          </w:tcPr>
          <w:p w14:paraId="054EC655" w14:textId="63B9232C" w:rsidR="00AF0947" w:rsidRPr="00B46565" w:rsidRDefault="00000000" w:rsidP="008D175F">
            <w:pPr>
              <w:contextualSpacing/>
            </w:pPr>
            <w:r>
              <w:fldChar w:fldCharType="begin"/>
            </w:r>
            <w:r w:rsidR="0027489C">
              <w:instrText>HYPERLINK "https://www.beltower.co.uk"</w:instrText>
            </w:r>
            <w:ins w:id="2117" w:author="Andrew Instone-Cowie" w:date="2025-03-03T15:39:00Z" w16du:dateUtc="2025-03-03T15:39:00Z"/>
            <w:r>
              <w:fldChar w:fldCharType="separate"/>
            </w:r>
            <w:r w:rsidR="0027489C">
              <w:rPr>
                <w:rStyle w:val="Hyperlink"/>
              </w:rPr>
              <w:t>https://www.beltower.co.uk</w:t>
            </w:r>
            <w:r>
              <w:rPr>
                <w:rStyle w:val="Hyperlink"/>
              </w:rP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B4DAF" w:rsidRDefault="00AF0947" w:rsidP="008D175F">
            <w:pPr>
              <w:contextualSpacing/>
            </w:pPr>
            <w:r w:rsidRPr="00BB4DAF">
              <w:t>Simulator Software</w:t>
            </w:r>
          </w:p>
        </w:tc>
        <w:tc>
          <w:tcPr>
            <w:tcW w:w="8061" w:type="dxa"/>
          </w:tcPr>
          <w:p w14:paraId="49ABE1AA" w14:textId="6D94A88B" w:rsidR="00AF0947" w:rsidRPr="00B46565" w:rsidRDefault="00000000" w:rsidP="008D175F">
            <w:pPr>
              <w:contextualSpacing/>
            </w:pPr>
            <w:r>
              <w:fldChar w:fldCharType="begin"/>
            </w:r>
            <w:r w:rsidR="0027489C">
              <w:instrText>HYPERLINK "https://www.belfryware.com"</w:instrText>
            </w:r>
            <w:ins w:id="2118" w:author="Andrew Instone-Cowie" w:date="2025-03-03T15:39:00Z" w16du:dateUtc="2025-03-03T15:39:00Z"/>
            <w:r>
              <w:fldChar w:fldCharType="separate"/>
            </w:r>
            <w:r w:rsidR="0027489C">
              <w:rPr>
                <w:rStyle w:val="Hyperlink"/>
              </w:rPr>
              <w:t>https://www.belfryware.com</w:t>
            </w:r>
            <w:r>
              <w:rPr>
                <w:rStyle w:val="Hyperlink"/>
              </w:rP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B4DAF" w:rsidRDefault="00AF0947" w:rsidP="008D175F">
            <w:pPr>
              <w:contextualSpacing/>
            </w:pPr>
            <w:r w:rsidRPr="00BB4DAF">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BB4DAF" w:rsidRDefault="00AF0947" w:rsidP="008D175F">
            <w:pPr>
              <w:contextualSpacing/>
            </w:pPr>
            <w:r w:rsidRPr="00BB4DAF">
              <w:t>PCBs</w:t>
            </w:r>
          </w:p>
        </w:tc>
        <w:tc>
          <w:tcPr>
            <w:tcW w:w="8061" w:type="dxa"/>
          </w:tcPr>
          <w:p w14:paraId="3A4831D9" w14:textId="1CFD1889" w:rsidR="00203557" w:rsidRPr="00B46565" w:rsidRDefault="00000000" w:rsidP="008D175F">
            <w:pPr>
              <w:contextualSpacing/>
            </w:pPr>
            <w:r>
              <w:fldChar w:fldCharType="begin"/>
            </w:r>
            <w:r w:rsidR="00EA091D">
              <w:instrText>HYPERLINK "https://jlcpcb.com"</w:instrText>
            </w:r>
            <w:ins w:id="2119" w:author="Andrew Instone-Cowie" w:date="2025-03-03T15:39:00Z" w16du:dateUtc="2025-03-03T15:39:00Z"/>
            <w:r>
              <w:fldChar w:fldCharType="separate"/>
            </w:r>
            <w:r w:rsidR="00EA091D">
              <w:rPr>
                <w:rStyle w:val="Hyperlink"/>
              </w:rPr>
              <w:t>https://jlcpcb.com</w:t>
            </w:r>
            <w:r>
              <w:rPr>
                <w:rStyle w:val="Hyperlink"/>
              </w:rP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BB4DAF" w:rsidRDefault="00203557" w:rsidP="00203557">
            <w:pPr>
              <w:contextualSpacing/>
            </w:pPr>
            <w:r w:rsidRPr="00BB4DAF">
              <w:t>PCBs</w:t>
            </w:r>
          </w:p>
        </w:tc>
        <w:tc>
          <w:tcPr>
            <w:tcW w:w="8061" w:type="dxa"/>
          </w:tcPr>
          <w:p w14:paraId="33EC7158" w14:textId="6DE6E0B0" w:rsidR="00203557" w:rsidRDefault="00000000" w:rsidP="00203557">
            <w:pPr>
              <w:contextualSpacing/>
            </w:pPr>
            <w:r>
              <w:fldChar w:fldCharType="begin"/>
            </w:r>
            <w:r w:rsidR="00EA091D">
              <w:instrText>HYPERLINK "https://www.seeedstudio.com"</w:instrText>
            </w:r>
            <w:ins w:id="2120" w:author="Andrew Instone-Cowie" w:date="2025-03-03T15:39:00Z" w16du:dateUtc="2025-03-03T15:39:00Z"/>
            <w:r>
              <w:fldChar w:fldCharType="separate"/>
            </w:r>
            <w:r w:rsidR="00EA091D">
              <w:rPr>
                <w:rStyle w:val="Hyperlink"/>
              </w:rPr>
              <w:t>https://www.seeedstudio.com</w:t>
            </w:r>
            <w:r>
              <w:rPr>
                <w:rStyle w:val="Hyperlink"/>
              </w:rP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BB4DAF" w:rsidRDefault="00203557" w:rsidP="00203557">
            <w:pPr>
              <w:contextualSpacing/>
            </w:pPr>
            <w:r w:rsidRPr="00BB4DAF">
              <w:t>PCBs</w:t>
            </w:r>
          </w:p>
        </w:tc>
        <w:tc>
          <w:tcPr>
            <w:tcW w:w="8061" w:type="dxa"/>
          </w:tcPr>
          <w:p w14:paraId="3A56B287" w14:textId="2E8533FB" w:rsidR="00203557" w:rsidRDefault="00000000" w:rsidP="00203557">
            <w:pPr>
              <w:contextualSpacing/>
            </w:pPr>
            <w:r>
              <w:fldChar w:fldCharType="begin"/>
            </w:r>
            <w:r w:rsidR="00EA091D">
              <w:instrText>HYPERLINK "https://oshpark.com"</w:instrText>
            </w:r>
            <w:ins w:id="2121" w:author="Andrew Instone-Cowie" w:date="2025-03-03T15:39:00Z" w16du:dateUtc="2025-03-03T15:39:00Z"/>
            <w:r>
              <w:fldChar w:fldCharType="separate"/>
            </w:r>
            <w:r w:rsidR="00EA091D">
              <w:rPr>
                <w:rStyle w:val="Hyperlink"/>
              </w:rPr>
              <w:t>https://oshpark.com</w:t>
            </w:r>
            <w:r>
              <w:rPr>
                <w:rStyle w:val="Hyperlink"/>
              </w:rP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B4DAF" w:rsidRDefault="00203557" w:rsidP="00203557">
            <w:pPr>
              <w:contextualSpacing/>
            </w:pPr>
            <w:r w:rsidRPr="00BB4DAF">
              <w:t>MBI, Sensors</w:t>
            </w:r>
          </w:p>
        </w:tc>
        <w:tc>
          <w:tcPr>
            <w:tcW w:w="8061" w:type="dxa"/>
          </w:tcPr>
          <w:p w14:paraId="3E4A176F" w14:textId="632C6AA7" w:rsidR="00203557" w:rsidRPr="00B46565" w:rsidRDefault="00000000" w:rsidP="00203557">
            <w:pPr>
              <w:contextualSpacing/>
            </w:pPr>
            <w:r>
              <w:fldChar w:fldCharType="begin"/>
            </w:r>
            <w:r w:rsidR="0027489C">
              <w:instrText>HYPERLINK "http://www.bagleybells.co.uk"</w:instrText>
            </w:r>
            <w:ins w:id="2122" w:author="Andrew Instone-Cowie" w:date="2025-03-03T15:39:00Z" w16du:dateUtc="2025-03-03T15:39:00Z"/>
            <w:r>
              <w:fldChar w:fldCharType="separate"/>
            </w:r>
            <w:r w:rsidR="0027489C">
              <w:rPr>
                <w:rStyle w:val="Hyperlink"/>
              </w:rPr>
              <w:t>http://www.bagleybells.co.uk</w:t>
            </w:r>
            <w:r>
              <w:rPr>
                <w:rStyle w:val="Hyperlink"/>
              </w:rP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B4DAF" w:rsidRDefault="00203557" w:rsidP="00203557">
            <w:pPr>
              <w:contextualSpacing/>
            </w:pPr>
            <w:r w:rsidRPr="00BB4DAF">
              <w:t>Microcontrollers (formerly Atmel)</w:t>
            </w:r>
          </w:p>
        </w:tc>
        <w:tc>
          <w:tcPr>
            <w:tcW w:w="8061" w:type="dxa"/>
          </w:tcPr>
          <w:p w14:paraId="09F95194" w14:textId="58D8DDA4" w:rsidR="00203557" w:rsidRPr="00B46565" w:rsidRDefault="00000000" w:rsidP="00203557">
            <w:pPr>
              <w:contextualSpacing/>
            </w:pPr>
            <w:r>
              <w:fldChar w:fldCharType="begin"/>
            </w:r>
            <w:r w:rsidR="00EA091D">
              <w:instrText>HYPERLINK "https://www.microchip.com/"</w:instrText>
            </w:r>
            <w:ins w:id="2123" w:author="Andrew Instone-Cowie" w:date="2025-03-03T15:39:00Z" w16du:dateUtc="2025-03-03T15:39:00Z"/>
            <w:r>
              <w:fldChar w:fldCharType="separate"/>
            </w:r>
            <w:r w:rsidR="00203557">
              <w:rPr>
                <w:rStyle w:val="Hyperlink"/>
              </w:rPr>
              <w:t>https://www.microchip.com</w:t>
            </w:r>
            <w:r>
              <w:rPr>
                <w:rStyle w:val="Hyperlink"/>
              </w:rPr>
              <w:fldChar w:fldCharType="end"/>
            </w:r>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B4DAF" w:rsidRDefault="00203557" w:rsidP="00203557">
            <w:pPr>
              <w:contextualSpacing/>
            </w:pPr>
            <w:r w:rsidRPr="00BB4DAF">
              <w:t>Serial Line Drivers</w:t>
            </w:r>
          </w:p>
        </w:tc>
        <w:tc>
          <w:tcPr>
            <w:tcW w:w="8061" w:type="dxa"/>
          </w:tcPr>
          <w:p w14:paraId="228C99CD" w14:textId="4A76A8D2" w:rsidR="00203557" w:rsidRPr="00B46565" w:rsidRDefault="00000000" w:rsidP="00203557">
            <w:pPr>
              <w:contextualSpacing/>
            </w:pPr>
            <w:r>
              <w:fldChar w:fldCharType="begin"/>
            </w:r>
            <w:r w:rsidR="0027489C">
              <w:instrText>HYPERLINK "https://www.analog.com"</w:instrText>
            </w:r>
            <w:ins w:id="2124" w:author="Andrew Instone-Cowie" w:date="2025-03-03T15:39:00Z" w16du:dateUtc="2025-03-03T15:39:00Z"/>
            <w:r>
              <w:fldChar w:fldCharType="separate"/>
            </w:r>
            <w:r w:rsidR="0027489C">
              <w:rPr>
                <w:rStyle w:val="Hyperlink"/>
              </w:rPr>
              <w:t>https://www.analog.com</w:t>
            </w:r>
            <w:r>
              <w:rPr>
                <w:rStyle w:val="Hyperlink"/>
              </w:rP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B4DAF" w:rsidRDefault="00203557" w:rsidP="00203557">
            <w:pPr>
              <w:contextualSpacing/>
            </w:pPr>
            <w:r w:rsidRPr="00BB4DAF">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B4DAF" w:rsidRDefault="00203557" w:rsidP="00203557">
            <w:pPr>
              <w:contextualSpacing/>
            </w:pPr>
            <w:r w:rsidRPr="00BB4DAF">
              <w:t>“When does a bell strike?”</w:t>
            </w:r>
          </w:p>
        </w:tc>
        <w:tc>
          <w:tcPr>
            <w:tcW w:w="8061" w:type="dxa"/>
          </w:tcPr>
          <w:p w14:paraId="4A2FDD70" w14:textId="798BFE82" w:rsidR="00203557" w:rsidRPr="00B46565" w:rsidRDefault="00000000" w:rsidP="00203557">
            <w:pPr>
              <w:contextualSpacing/>
            </w:pPr>
            <w:r>
              <w:fldChar w:fldCharType="begin"/>
            </w:r>
            <w:r w:rsidR="00EA091D">
              <w:instrText>HYPERLINK "https://www.jrnorris.co.uk/strike.html"</w:instrText>
            </w:r>
            <w:ins w:id="2125" w:author="Andrew Instone-Cowie" w:date="2025-03-03T15:39:00Z" w16du:dateUtc="2025-03-03T15:39:00Z"/>
            <w:r>
              <w:fldChar w:fldCharType="separate"/>
            </w:r>
            <w:r w:rsidR="00EA091D">
              <w:rPr>
                <w:rStyle w:val="Hyperlink"/>
              </w:rPr>
              <w:t>https://www.jrnorris.co.uk/strike.html</w:t>
            </w:r>
            <w:r>
              <w:rPr>
                <w:rStyle w:val="Hyperlink"/>
              </w:rP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B4DAF" w:rsidRDefault="00203557" w:rsidP="00203557">
            <w:pPr>
              <w:contextualSpacing/>
            </w:pPr>
            <w:r w:rsidRPr="00BB4DAF">
              <w:t>Equations of Motion of a Free Bell and Clapper</w:t>
            </w:r>
          </w:p>
        </w:tc>
        <w:tc>
          <w:tcPr>
            <w:tcW w:w="8061" w:type="dxa"/>
          </w:tcPr>
          <w:p w14:paraId="51A716EA" w14:textId="123ADA8B" w:rsidR="00203557" w:rsidRPr="00B46565" w:rsidRDefault="00000000" w:rsidP="00203557">
            <w:pPr>
              <w:contextualSpacing/>
            </w:pPr>
            <w:r>
              <w:fldChar w:fldCharType="begin"/>
            </w:r>
            <w:r>
              <w:instrText>HYPERLINK "https://www.cl.cam.ac.uk/~fhk1/Bells/equations.pdf"</w:instrText>
            </w:r>
            <w:ins w:id="2126" w:author="Andrew Instone-Cowie" w:date="2025-03-03T15:39:00Z" w16du:dateUtc="2025-03-03T15:39:00Z"/>
            <w:r>
              <w:fldChar w:fldCharType="separate"/>
            </w:r>
            <w:r w:rsidR="00203557">
              <w:rPr>
                <w:rStyle w:val="Hyperlink"/>
              </w:rPr>
              <w:t>https://www.cl.cam.ac.uk/~fhk1/Bells/equations.pdf</w:t>
            </w:r>
            <w:r>
              <w:rPr>
                <w:rStyle w:val="Hyperlink"/>
              </w:rPr>
              <w:fldChar w:fldCharType="end"/>
            </w:r>
          </w:p>
        </w:tc>
      </w:tr>
      <w:tr w:rsidR="00203557" w14:paraId="54FD4520" w14:textId="77777777" w:rsidTr="008D175F">
        <w:tc>
          <w:tcPr>
            <w:tcW w:w="14582" w:type="dxa"/>
            <w:gridSpan w:val="3"/>
          </w:tcPr>
          <w:p w14:paraId="79A89F89" w14:textId="77777777" w:rsidR="00203557" w:rsidRPr="00BB4DAF" w:rsidRDefault="00203557" w:rsidP="00203557">
            <w:pPr>
              <w:contextualSpacing/>
            </w:pPr>
            <w:r w:rsidRPr="00BB4DAF">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B4DAF" w:rsidRDefault="00203557" w:rsidP="00203557">
            <w:pPr>
              <w:contextualSpacing/>
            </w:pPr>
            <w:r w:rsidRPr="00BB4DAF">
              <w:t>Electronic Prototyping</w:t>
            </w:r>
          </w:p>
        </w:tc>
        <w:tc>
          <w:tcPr>
            <w:tcW w:w="8061" w:type="dxa"/>
          </w:tcPr>
          <w:p w14:paraId="45F3348A" w14:textId="5AB969CF" w:rsidR="00203557" w:rsidRPr="00B46565" w:rsidRDefault="00000000" w:rsidP="00203557">
            <w:pPr>
              <w:contextualSpacing/>
            </w:pPr>
            <w:r>
              <w:fldChar w:fldCharType="begin"/>
            </w:r>
            <w:r w:rsidR="00EA091D">
              <w:instrText>HYPERLINK "https://arduino.cc"</w:instrText>
            </w:r>
            <w:ins w:id="2127" w:author="Andrew Instone-Cowie" w:date="2025-03-03T15:39:00Z" w16du:dateUtc="2025-03-03T15:39:00Z"/>
            <w:r>
              <w:fldChar w:fldCharType="separate"/>
            </w:r>
            <w:r w:rsidR="00EA091D">
              <w:rPr>
                <w:rStyle w:val="Hyperlink"/>
              </w:rPr>
              <w:t>https://arduino.cc</w:t>
            </w:r>
            <w:r>
              <w:rPr>
                <w:rStyle w:val="Hyperlink"/>
              </w:rP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B4DAF" w:rsidRDefault="00203557" w:rsidP="00203557">
            <w:pPr>
              <w:contextualSpacing/>
            </w:pPr>
            <w:r w:rsidRPr="00BB4DAF">
              <w:t>Free Terminal Emulator</w:t>
            </w:r>
          </w:p>
        </w:tc>
        <w:tc>
          <w:tcPr>
            <w:tcW w:w="8061" w:type="dxa"/>
          </w:tcPr>
          <w:p w14:paraId="645D60B1" w14:textId="71C38A37" w:rsidR="00203557" w:rsidRPr="00B46565" w:rsidRDefault="00000000" w:rsidP="00203557">
            <w:pPr>
              <w:contextualSpacing/>
            </w:pPr>
            <w:r>
              <w:fldChar w:fldCharType="begin"/>
            </w:r>
            <w:r>
              <w:instrText>HYPERLINK "https://www.chiark.greenend.org.uk/~sgtatham/putty/"</w:instrText>
            </w:r>
            <w:ins w:id="2128" w:author="Andrew Instone-Cowie" w:date="2025-03-03T15:39:00Z" w16du:dateUtc="2025-03-03T15:39:00Z"/>
            <w:r>
              <w:fldChar w:fldCharType="separate"/>
            </w:r>
            <w:r w:rsidR="00203557">
              <w:rPr>
                <w:rStyle w:val="Hyperlink"/>
              </w:rPr>
              <w:t>https://www.chiark.greenend.org.uk/~sgtatham/putty/</w:t>
            </w:r>
            <w:r>
              <w:rPr>
                <w:rStyle w:val="Hyperlink"/>
              </w:rPr>
              <w:fldChar w:fldCharType="end"/>
            </w:r>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B4DAF" w:rsidRDefault="00203557" w:rsidP="00203557">
            <w:pPr>
              <w:contextualSpacing/>
            </w:pPr>
            <w:r w:rsidRPr="00BB4DAF">
              <w:t>USB-Serial Adapter Drivers</w:t>
            </w:r>
          </w:p>
        </w:tc>
        <w:tc>
          <w:tcPr>
            <w:tcW w:w="8061" w:type="dxa"/>
          </w:tcPr>
          <w:p w14:paraId="7C1652BF" w14:textId="3ED0382A" w:rsidR="00203557" w:rsidRPr="00B46565" w:rsidRDefault="00000000" w:rsidP="00203557">
            <w:pPr>
              <w:contextualSpacing/>
            </w:pPr>
            <w:r>
              <w:fldChar w:fldCharType="begin"/>
            </w:r>
            <w:r w:rsidR="00EA091D">
              <w:instrText>HYPERLINK "https://ftdichip.com/drivers/vcp-drivers/"</w:instrText>
            </w:r>
            <w:ins w:id="2129" w:author="Andrew Instone-Cowie" w:date="2025-03-03T15:39:00Z" w16du:dateUtc="2025-03-03T15:39:00Z"/>
            <w:r>
              <w:fldChar w:fldCharType="separate"/>
            </w:r>
            <w:r w:rsidR="00EA091D">
              <w:rPr>
                <w:rStyle w:val="Hyperlink"/>
              </w:rPr>
              <w:t>https://ftdichip.com/drivers/vcp-drivers/</w:t>
            </w:r>
            <w:r>
              <w:rPr>
                <w:rStyle w:val="Hyperlink"/>
              </w:rP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B4DAF" w:rsidRDefault="00203557" w:rsidP="00203557">
            <w:pPr>
              <w:contextualSpacing/>
            </w:pPr>
            <w:r w:rsidRPr="00BB4DAF">
              <w:t>USB-Serial Adapter Drivers</w:t>
            </w:r>
          </w:p>
        </w:tc>
        <w:tc>
          <w:tcPr>
            <w:tcW w:w="8061" w:type="dxa"/>
          </w:tcPr>
          <w:p w14:paraId="71332591" w14:textId="1D176595" w:rsidR="00203557" w:rsidRPr="00B46565" w:rsidRDefault="00000000" w:rsidP="00203557">
            <w:pPr>
              <w:contextualSpacing/>
            </w:pPr>
            <w:r>
              <w:fldChar w:fldCharType="begin"/>
            </w:r>
            <w:r w:rsidR="00EA091D">
              <w:instrText>HYPERLINK "https://www.prolific.com.tw/US/index.aspx"</w:instrText>
            </w:r>
            <w:ins w:id="2130" w:author="Andrew Instone-Cowie" w:date="2025-03-03T15:39:00Z" w16du:dateUtc="2025-03-03T15:39:00Z"/>
            <w:r>
              <w:fldChar w:fldCharType="separate"/>
            </w:r>
            <w:r w:rsidR="00EA091D">
              <w:rPr>
                <w:rStyle w:val="Hyperlink"/>
              </w:rPr>
              <w:t>https://www.prolific.com.tw/US/index.aspx</w:t>
            </w:r>
            <w:r>
              <w:rPr>
                <w:rStyle w:val="Hyperlink"/>
              </w:rP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B4DAF" w:rsidRDefault="00203557" w:rsidP="00203557">
            <w:pPr>
              <w:contextualSpacing/>
            </w:pPr>
            <w:r w:rsidRPr="00BB4DAF">
              <w:t>Sound Editing Package</w:t>
            </w:r>
          </w:p>
        </w:tc>
        <w:tc>
          <w:tcPr>
            <w:tcW w:w="8061" w:type="dxa"/>
          </w:tcPr>
          <w:p w14:paraId="08AD183A" w14:textId="232A14B9" w:rsidR="00203557" w:rsidRPr="00B46565" w:rsidRDefault="00000000" w:rsidP="00203557">
            <w:pPr>
              <w:contextualSpacing/>
            </w:pPr>
            <w:r>
              <w:fldChar w:fldCharType="begin"/>
            </w:r>
            <w:r>
              <w:instrText>HYPERLINK "https://www.audacityteam.org"</w:instrText>
            </w:r>
            <w:ins w:id="2131" w:author="Andrew Instone-Cowie" w:date="2025-03-03T15:39:00Z" w16du:dateUtc="2025-03-03T15:39:00Z"/>
            <w:r>
              <w:fldChar w:fldCharType="separate"/>
            </w:r>
            <w:r w:rsidR="00203557">
              <w:rPr>
                <w:rStyle w:val="Hyperlink"/>
              </w:rPr>
              <w:t>https://www.audacityteam.org</w:t>
            </w:r>
            <w:r>
              <w:rPr>
                <w:rStyle w:val="Hyperlink"/>
              </w:rPr>
              <w:fldChar w:fldCharType="end"/>
            </w:r>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2132" w:name="_Toc415420565"/>
      <w:bookmarkStart w:id="2133" w:name="_Toc472625839"/>
      <w:bookmarkStart w:id="2134" w:name="_Toc191908879"/>
      <w:r w:rsidRPr="00BB7932">
        <w:lastRenderedPageBreak/>
        <w:t>Appendix G: A Quarter Peal of Cambridge Surprise Minor</w:t>
      </w:r>
      <w:bookmarkEnd w:id="2132"/>
      <w:bookmarkEnd w:id="2133"/>
      <w:bookmarkEnd w:id="2134"/>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268DE42D" w:rsidR="00AF0947" w:rsidRDefault="00AF0947" w:rsidP="00AF0947">
      <w:pPr>
        <w:pStyle w:val="Caption"/>
        <w:jc w:val="center"/>
      </w:pPr>
      <w:bookmarkStart w:id="2135" w:name="_Toc415420625"/>
      <w:bookmarkStart w:id="2136" w:name="_Toc472625913"/>
      <w:bookmarkStart w:id="2137" w:name="_Toc191908946"/>
      <w:r>
        <w:t xml:space="preserve">Figure </w:t>
      </w:r>
      <w:r>
        <w:rPr>
          <w:noProof/>
        </w:rPr>
        <w:fldChar w:fldCharType="begin"/>
      </w:r>
      <w:r>
        <w:rPr>
          <w:noProof/>
        </w:rPr>
        <w:instrText xml:space="preserve"> SEQ Figure \* ARABIC </w:instrText>
      </w:r>
      <w:r>
        <w:rPr>
          <w:noProof/>
        </w:rPr>
        <w:fldChar w:fldCharType="separate"/>
      </w:r>
      <w:ins w:id="2138" w:author="Andrew Instone-Cowie" w:date="2025-03-03T15:44:00Z" w16du:dateUtc="2025-03-03T15:44:00Z">
        <w:r w:rsidR="00AA5C58">
          <w:rPr>
            <w:noProof/>
          </w:rPr>
          <w:t>63</w:t>
        </w:r>
      </w:ins>
      <w:del w:id="2139" w:author="Andrew Instone-Cowie" w:date="2025-03-03T12:19:00Z" w16du:dateUtc="2025-03-03T12:19:00Z">
        <w:r w:rsidR="007E2D4F" w:rsidDel="00BE024C">
          <w:rPr>
            <w:noProof/>
          </w:rPr>
          <w:delText>58</w:delText>
        </w:r>
      </w:del>
      <w:r>
        <w:rPr>
          <w:noProof/>
        </w:rPr>
        <w:fldChar w:fldCharType="end"/>
      </w:r>
      <w:r>
        <w:t xml:space="preserve"> – Quarter Peal Sensor Head Test Timings</w:t>
      </w:r>
      <w:bookmarkEnd w:id="2135"/>
      <w:bookmarkEnd w:id="2136"/>
      <w:bookmarkEnd w:id="2137"/>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2140" w:name="_Toc191908880"/>
      <w:r w:rsidRPr="00A35396">
        <w:lastRenderedPageBreak/>
        <w:t>Licensing &amp; Disclaimers</w:t>
      </w:r>
      <w:bookmarkEnd w:id="2140"/>
    </w:p>
    <w:p w14:paraId="214097D4" w14:textId="77777777" w:rsidR="002A68B0" w:rsidRDefault="002A68B0" w:rsidP="00BF6ECB">
      <w:pPr>
        <w:pStyle w:val="Heading2"/>
      </w:pPr>
      <w:bookmarkStart w:id="2141" w:name="_Toc191908881"/>
      <w:r>
        <w:t>Documentation</w:t>
      </w:r>
      <w:bookmarkEnd w:id="2141"/>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52"/>
      </w:r>
      <w:r w:rsidRPr="00DB2E7A">
        <w:t xml:space="preserve"> are released under the Creative Commons Attribution-ShareAlike 4.0 International License (CC BY-SA),</w:t>
      </w:r>
      <w:r w:rsidRPr="00DB2E7A">
        <w:rPr>
          <w:rStyle w:val="FootnoteReference"/>
        </w:rPr>
        <w:footnoteReference w:id="53"/>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2142" w:name="_Toc191908882"/>
      <w:r>
        <w:t>Software</w:t>
      </w:r>
      <w:bookmarkEnd w:id="2142"/>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4"/>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2143" w:name="_Toc191908883"/>
      <w:r>
        <w:lastRenderedPageBreak/>
        <w:t>Acknowledgements</w:t>
      </w:r>
      <w:bookmarkEnd w:id="2143"/>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FD2449E"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9F2C24">
        <w:t xml:space="preserve">Analog Devices (formerly </w:t>
      </w:r>
      <w:r w:rsidR="00487D80">
        <w:t>Maxim Integrated</w:t>
      </w:r>
      <w:r w:rsidR="006709BC">
        <w:t>, Inc</w:t>
      </w:r>
      <w:r w:rsidR="009F2C24">
        <w:t>)</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80891" w14:textId="77777777" w:rsidR="00BC040B" w:rsidRDefault="00BC040B" w:rsidP="00787764">
      <w:pPr>
        <w:spacing w:after="0" w:line="240" w:lineRule="auto"/>
      </w:pPr>
      <w:r>
        <w:separator/>
      </w:r>
    </w:p>
  </w:endnote>
  <w:endnote w:type="continuationSeparator" w:id="0">
    <w:p w14:paraId="3CC5EF62" w14:textId="77777777" w:rsidR="00BC040B" w:rsidRDefault="00BC040B"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1399D" w14:textId="77777777" w:rsidR="00BC040B" w:rsidRDefault="00BC040B" w:rsidP="00787764">
      <w:pPr>
        <w:spacing w:after="0" w:line="240" w:lineRule="auto"/>
      </w:pPr>
      <w:r>
        <w:separator/>
      </w:r>
    </w:p>
  </w:footnote>
  <w:footnote w:type="continuationSeparator" w:id="0">
    <w:p w14:paraId="225A444F" w14:textId="77777777" w:rsidR="00BC040B" w:rsidRDefault="00BC040B" w:rsidP="00787764">
      <w:pPr>
        <w:spacing w:after="0" w:line="240" w:lineRule="auto"/>
      </w:pPr>
      <w:r>
        <w:continuationSeparator/>
      </w:r>
    </w:p>
  </w:footnote>
  <w:footnote w:id="1">
    <w:p w14:paraId="1E1A473F" w14:textId="7024EA9F" w:rsidR="003747D2" w:rsidRDefault="003747D2">
      <w:pPr>
        <w:pStyle w:val="FootnoteText"/>
      </w:pPr>
      <w:r>
        <w:rPr>
          <w:rStyle w:val="FootnoteReference"/>
        </w:rPr>
        <w:footnoteRef/>
      </w:r>
      <w:r>
        <w:t xml:space="preserve"> </w:t>
      </w:r>
      <w:hyperlink r:id="rId1" w:history="1">
        <w:r w:rsidR="00E46144">
          <w:rPr>
            <w:rStyle w:val="Hyperlink"/>
          </w:rPr>
          <w:t>https://creativecommons.org/licenses/by-sa/4.0/</w:t>
        </w:r>
      </w:hyperlink>
      <w:r>
        <w:rPr>
          <w:i/>
        </w:rPr>
        <w:t xml:space="preserve"> </w:t>
      </w:r>
    </w:p>
  </w:footnote>
  <w:footnote w:id="2">
    <w:p w14:paraId="5EB5B90B" w14:textId="02036C70" w:rsidR="003747D2" w:rsidRDefault="003747D2" w:rsidP="004D7B39">
      <w:pPr>
        <w:pStyle w:val="FootnoteText"/>
      </w:pPr>
      <w:r>
        <w:rPr>
          <w:rStyle w:val="FootnoteReference"/>
        </w:rPr>
        <w:footnoteRef/>
      </w:r>
      <w:r>
        <w:t xml:space="preserve"> </w:t>
      </w:r>
      <w:hyperlink r:id="rId2" w:history="1">
        <w:r w:rsidR="00E46144">
          <w:rPr>
            <w:rStyle w:val="Hyperlink"/>
          </w:rPr>
          <w:t>https://www.abelsim.co.uk/</w:t>
        </w:r>
      </w:hyperlink>
      <w:r>
        <w:t xml:space="preserve"> </w:t>
      </w:r>
    </w:p>
  </w:footnote>
  <w:footnote w:id="3">
    <w:p w14:paraId="7C88D0DB" w14:textId="06840E09" w:rsidR="003747D2" w:rsidRDefault="003747D2" w:rsidP="004D7B39">
      <w:pPr>
        <w:pStyle w:val="FootnoteText"/>
      </w:pPr>
      <w:r>
        <w:rPr>
          <w:rStyle w:val="FootnoteReference"/>
        </w:rPr>
        <w:footnoteRef/>
      </w:r>
      <w:r>
        <w:t xml:space="preserve"> </w:t>
      </w:r>
      <w:hyperlink r:id="rId3" w:history="1">
        <w:r w:rsidR="00E46144">
          <w:rPr>
            <w:rStyle w:val="Hyperlink"/>
          </w:rPr>
          <w:t>https://www.beltower.co.uk/</w:t>
        </w:r>
      </w:hyperlink>
      <w:r>
        <w:t xml:space="preserve"> </w:t>
      </w:r>
    </w:p>
  </w:footnote>
  <w:footnote w:id="4">
    <w:p w14:paraId="27C1570C" w14:textId="2E54C6F0" w:rsidR="003747D2" w:rsidRDefault="003747D2" w:rsidP="004D7B39">
      <w:pPr>
        <w:pStyle w:val="FootnoteText"/>
      </w:pPr>
      <w:r>
        <w:rPr>
          <w:rStyle w:val="FootnoteReference"/>
        </w:rPr>
        <w:footnoteRef/>
      </w:r>
      <w:r>
        <w:t xml:space="preserve"> </w:t>
      </w:r>
      <w:hyperlink r:id="rId4" w:history="1">
        <w:r w:rsidR="00E46144">
          <w:rPr>
            <w:rStyle w:val="Hyperlink"/>
          </w:rPr>
          <w:t>https://www.belfryware.com/</w:t>
        </w:r>
      </w:hyperlink>
      <w:r>
        <w:t xml:space="preserve"> </w:t>
      </w:r>
    </w:p>
  </w:footnote>
  <w:footnote w:id="5">
    <w:p w14:paraId="5267FBED" w14:textId="17A1865C" w:rsidR="003747D2" w:rsidRDefault="003747D2">
      <w:pPr>
        <w:pStyle w:val="FootnoteText"/>
      </w:pPr>
      <w:r>
        <w:rPr>
          <w:rStyle w:val="FootnoteReference"/>
        </w:rPr>
        <w:footnoteRef/>
      </w:r>
      <w:r>
        <w:t xml:space="preserve"> </w:t>
      </w:r>
      <w:hyperlink r:id="rId5" w:history="1">
        <w:r w:rsidR="00E46144">
          <w:rPr>
            <w:rStyle w:val="Hyperlink"/>
          </w:rPr>
          <w:t>https://www.abelsim.co.uk/doc/tbellex2.htm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C982AAC" w14:textId="2AB68E53" w:rsidR="00E46144" w:rsidRDefault="00E46144">
      <w:pPr>
        <w:pStyle w:val="FootnoteText"/>
      </w:pPr>
      <w:r>
        <w:rPr>
          <w:rStyle w:val="FootnoteReference"/>
        </w:rPr>
        <w:footnoteRef/>
      </w:r>
      <w:r>
        <w:t xml:space="preserve"> The Belfree website is no longer active.</w:t>
      </w:r>
    </w:p>
  </w:footnote>
  <w:footnote w:id="9">
    <w:p w14:paraId="39F4F214" w14:textId="340C61BA" w:rsidR="003747D2" w:rsidRDefault="003747D2">
      <w:pPr>
        <w:pStyle w:val="FootnoteText"/>
      </w:pPr>
      <w:r>
        <w:rPr>
          <w:rStyle w:val="FootnoteReference"/>
        </w:rPr>
        <w:footnoteRef/>
      </w:r>
      <w:r>
        <w:t xml:space="preserve"> </w:t>
      </w:r>
      <w:hyperlink r:id="rId8" w:history="1">
        <w:r w:rsidR="00E46144">
          <w:rPr>
            <w:rStyle w:val="Hyperlink"/>
          </w:rPr>
          <w:t>http://www.bagleybells.co.uk/sensors/sensors.htm</w:t>
        </w:r>
      </w:hyperlink>
      <w:r>
        <w:t xml:space="preserve"> </w:t>
      </w:r>
    </w:p>
  </w:footnote>
  <w:footnote w:id="10">
    <w:p w14:paraId="04F7AA88" w14:textId="6A17370E" w:rsidR="003747D2" w:rsidRDefault="003747D2">
      <w:pPr>
        <w:pStyle w:val="FootnoteText"/>
      </w:pPr>
      <w:r>
        <w:rPr>
          <w:rStyle w:val="FootnoteReference"/>
        </w:rPr>
        <w:footnoteRef/>
      </w:r>
      <w:r>
        <w:t xml:space="preserve"> </w:t>
      </w:r>
      <w:hyperlink r:id="rId9" w:history="1">
        <w:r w:rsidR="00E46144">
          <w:rPr>
            <w:rStyle w:val="Hyperlink"/>
          </w:rPr>
          <w:t>https://www.abelsim.co.uk/doc/tbellex1.htm</w:t>
        </w:r>
      </w:hyperlink>
      <w:r>
        <w:t xml:space="preserve"> </w:t>
      </w:r>
    </w:p>
  </w:footnote>
  <w:footnote w:id="11">
    <w:p w14:paraId="2E25CDFF" w14:textId="5CC7C846" w:rsidR="003747D2" w:rsidRDefault="003747D2" w:rsidP="007A715D">
      <w:pPr>
        <w:pStyle w:val="FootnoteText"/>
      </w:pPr>
      <w:r>
        <w:rPr>
          <w:rStyle w:val="FootnoteReference"/>
        </w:rPr>
        <w:footnoteRef/>
      </w:r>
      <w:r>
        <w:t xml:space="preserve"> </w:t>
      </w:r>
      <w:hyperlink r:id="rId10" w:history="1">
        <w:r w:rsidR="00E46144">
          <w:rPr>
            <w:rStyle w:val="Hyperlink"/>
          </w:rPr>
          <w:t>https://www.jrnorris.co.uk/strike.html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1"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2E795725" w:rsidR="003747D2" w:rsidRDefault="003747D2" w:rsidP="009935F4">
      <w:pPr>
        <w:pStyle w:val="FootnoteText"/>
      </w:pPr>
      <w:r>
        <w:rPr>
          <w:rStyle w:val="FootnoteReference"/>
        </w:rPr>
        <w:footnoteRef/>
      </w:r>
      <w:r>
        <w:t xml:space="preserve"> </w:t>
      </w:r>
      <w:hyperlink r:id="rId12" w:history="1">
        <w:r w:rsidR="00CE5701">
          <w:rPr>
            <w:rStyle w:val="Hyperlink"/>
          </w:rPr>
          <w:t>https://www.analog.com/en/products/max233.html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3DB7B667" w:rsidR="003747D2" w:rsidRDefault="003747D2" w:rsidP="002B7C93">
      <w:r>
        <w:rPr>
          <w:rStyle w:val="FootnoteReference"/>
        </w:rPr>
        <w:footnoteRef/>
      </w:r>
      <w:r>
        <w:t xml:space="preserve"> </w:t>
      </w:r>
      <w:r w:rsidRPr="002B7C93">
        <w:rPr>
          <w:sz w:val="20"/>
          <w:szCs w:val="20"/>
        </w:rPr>
        <w:t xml:space="preserve">Fuse tutorial: </w:t>
      </w:r>
      <w:hyperlink r:id="rId13" w:history="1">
        <w:r w:rsidR="00CE5701">
          <w:rPr>
            <w:rStyle w:val="Hyperlink"/>
            <w:sz w:val="20"/>
            <w:szCs w:val="20"/>
          </w:rPr>
          <w:t>https://www.martyncurrey.com/arduino-atmega-328p-fuse-settings/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4"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pPr>
      <w:r>
        <w:rPr>
          <w:rStyle w:val="FootnoteReference"/>
        </w:rPr>
        <w:footnoteRef/>
      </w:r>
      <w:r>
        <w:t xml:space="preserve"> </w:t>
      </w:r>
      <w:hyperlink r:id="rId15" w:history="1">
        <w:r w:rsidRPr="003374DB">
          <w:rPr>
            <w:rStyle w:val="Hyperlink"/>
          </w:rPr>
          <w:t>https://www.ti.com/lit/gpn/LM340</w:t>
        </w:r>
      </w:hyperlink>
    </w:p>
  </w:footnote>
  <w:footnote w:id="23">
    <w:p w14:paraId="38352ECA" w14:textId="1ABB3498" w:rsidR="003747D2" w:rsidRDefault="003747D2">
      <w:pPr>
        <w:pStyle w:val="FootnoteText"/>
      </w:pPr>
      <w:r>
        <w:rPr>
          <w:rStyle w:val="FootnoteReference"/>
        </w:rPr>
        <w:footnoteRef/>
      </w:r>
      <w:r>
        <w:t xml:space="preserve"> </w:t>
      </w:r>
      <w:hyperlink r:id="rId16" w:history="1">
        <w:r w:rsidRPr="003374DB">
          <w:rPr>
            <w:rStyle w:val="Hyperlink"/>
          </w:rPr>
          <w:t>https://www.tracopower.com/sites/default/files/products/datasheets/tsr1_datasheet.pdf</w:t>
        </w:r>
      </w:hyperlink>
      <w:r>
        <w:t xml:space="preserve"> </w:t>
      </w:r>
    </w:p>
  </w:footnote>
  <w:footnote w:id="24">
    <w:p w14:paraId="314D9FE2" w14:textId="4667012C" w:rsidR="003747D2" w:rsidRDefault="003747D2">
      <w:pPr>
        <w:pStyle w:val="FootnoteText"/>
      </w:pPr>
      <w:r>
        <w:rPr>
          <w:rStyle w:val="FootnoteReference"/>
        </w:rPr>
        <w:footnoteRef/>
      </w:r>
      <w:r>
        <w:t xml:space="preserve"> </w:t>
      </w:r>
      <w:hyperlink r:id="rId17" w:history="1">
        <w:r w:rsidRPr="003374DB">
          <w:rPr>
            <w:rStyle w:val="Hyperlink"/>
          </w:rPr>
          <w:t>https://www.vishay.com/docs/88503/1n4001.pdf</w:t>
        </w:r>
      </w:hyperlink>
      <w:r>
        <w:t xml:space="preserve"> </w:t>
      </w:r>
    </w:p>
  </w:footnote>
  <w:footnote w:id="25">
    <w:p w14:paraId="62E7A59F" w14:textId="75B217FF" w:rsidR="003747D2" w:rsidRDefault="003747D2">
      <w:pPr>
        <w:pStyle w:val="FootnoteText"/>
      </w:pPr>
      <w:r>
        <w:rPr>
          <w:rStyle w:val="FootnoteReference"/>
        </w:rPr>
        <w:footnoteRef/>
      </w:r>
      <w:r>
        <w:t xml:space="preserve"> </w:t>
      </w:r>
      <w:hyperlink r:id="rId18" w:history="1">
        <w:r w:rsidRPr="00670CDE">
          <w:rPr>
            <w:rStyle w:val="Hyperlink"/>
          </w:rPr>
          <w:t>https://www.littelfuse.com/~/media/electronics/datasheets/tvs_diodes/littelfuse_tvs_diode_sa_datasheet.pdf.pdf</w:t>
        </w:r>
      </w:hyperlink>
      <w:r>
        <w:t xml:space="preserve"> </w:t>
      </w:r>
    </w:p>
  </w:footnote>
  <w:footnote w:id="26">
    <w:p w14:paraId="2D7F8B8B" w14:textId="4BDD684E" w:rsidR="003747D2" w:rsidRDefault="003747D2">
      <w:pPr>
        <w:pStyle w:val="FootnoteText"/>
      </w:pPr>
      <w:r>
        <w:rPr>
          <w:rStyle w:val="FootnoteReference"/>
        </w:rPr>
        <w:footnoteRef/>
      </w:r>
      <w:r>
        <w:t xml:space="preserve"> From the data sheet, © 2020 Litt</w:t>
      </w:r>
      <w:r w:rsidR="00CE5701">
        <w:t>el</w:t>
      </w:r>
      <w:r>
        <w:t>fuse, reproduced under fair use.</w:t>
      </w:r>
    </w:p>
  </w:footnote>
  <w:footnote w:id="27">
    <w:p w14:paraId="6824B640" w14:textId="2BAE6634" w:rsidR="003747D2" w:rsidRDefault="003747D2">
      <w:pPr>
        <w:pStyle w:val="FootnoteText"/>
      </w:pPr>
      <w:r>
        <w:rPr>
          <w:rStyle w:val="FootnoteReference"/>
        </w:rPr>
        <w:footnoteRef/>
      </w:r>
      <w:r>
        <w:t xml:space="preserve"> “up to” because the suggested power supply is 9V or 12V depending on the installation.</w:t>
      </w:r>
    </w:p>
  </w:footnote>
  <w:footnote w:id="28">
    <w:p w14:paraId="41BF5036" w14:textId="179CADCD" w:rsidR="003747D2" w:rsidRDefault="003747D2">
      <w:pPr>
        <w:pStyle w:val="FootnoteText"/>
      </w:pPr>
      <w:r>
        <w:rPr>
          <w:rStyle w:val="FootnoteReference"/>
        </w:rPr>
        <w:footnoteRef/>
      </w:r>
      <w:r>
        <w:t xml:space="preserve"> For introductions to RS-232, see the following: </w:t>
      </w:r>
      <w:hyperlink r:id="rId19" w:history="1">
        <w:r w:rsidR="00CE5701">
          <w:rPr>
            <w:rStyle w:val="Hyperlink"/>
          </w:rPr>
          <w:t>https://www.analog.com/en/resources/technical-articles/fundamentals-of-rs232-serial-communications.html</w:t>
        </w:r>
      </w:hyperlink>
      <w:r>
        <w:t xml:space="preserve">, </w:t>
      </w:r>
      <w:hyperlink r:id="rId20" w:history="1">
        <w:r w:rsidRPr="00670CDE">
          <w:rPr>
            <w:rStyle w:val="Hyperlink"/>
          </w:rPr>
          <w:t>https://www.arcelect.com/rs232.htm</w:t>
        </w:r>
      </w:hyperlink>
      <w:r>
        <w:t xml:space="preserve"> </w:t>
      </w:r>
    </w:p>
  </w:footnote>
  <w:footnote w:id="29">
    <w:p w14:paraId="5C9ECE5C" w14:textId="3ADA4A88" w:rsidR="003747D2" w:rsidRDefault="003747D2">
      <w:pPr>
        <w:pStyle w:val="FootnoteText"/>
      </w:pPr>
      <w:r>
        <w:rPr>
          <w:rStyle w:val="FootnoteReference"/>
        </w:rPr>
        <w:footnoteRef/>
      </w:r>
      <w:r>
        <w:t xml:space="preserve"> See INPUT_PULLUP in the Simulator Interface firmware code, for example.</w:t>
      </w:r>
    </w:p>
  </w:footnote>
  <w:footnote w:id="30">
    <w:p w14:paraId="264C12A5" w14:textId="33D278BF" w:rsidR="003747D2" w:rsidRDefault="003747D2" w:rsidP="003E0A23">
      <w:pPr>
        <w:pStyle w:val="FootnoteText"/>
      </w:pPr>
      <w:r>
        <w:rPr>
          <w:rStyle w:val="FootnoteReference"/>
        </w:rPr>
        <w:footnoteRef/>
      </w:r>
      <w:r>
        <w:t xml:space="preserve"> As there </w:t>
      </w:r>
      <w:r w:rsidR="009A0960">
        <w:t>is</w:t>
      </w:r>
      <w:r>
        <w:t xml:space="preserv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r>
        <w:rPr>
          <w:rStyle w:val="FootnoteReference"/>
        </w:rPr>
        <w:footnoteRef/>
      </w:r>
      <w:r>
        <w:t xml:space="preserve"> i.e. wired pin 1 to pin 1, pin 2 to pin 2, pin 3 to pin 3, and so on.</w:t>
      </w:r>
    </w:p>
  </w:footnote>
  <w:footnote w:id="35">
    <w:p w14:paraId="6CD93D99" w14:textId="7888F1DE" w:rsidR="00237709" w:rsidRDefault="00237709" w:rsidP="00237709">
      <w:pPr>
        <w:pStyle w:val="FootnoteText"/>
      </w:pPr>
      <w:r>
        <w:rPr>
          <w:rStyle w:val="FootnoteReference"/>
        </w:rPr>
        <w:footnoteRef/>
      </w:r>
      <w:r>
        <w:t xml:space="preserve"> Just to add to the confusion, the Pin 2 RX and Pin 3 TX pin functions are swapped over on 25-pin (DB25) RS-232 connectors.</w:t>
      </w:r>
    </w:p>
  </w:footnote>
  <w:footnote w:id="36">
    <w:p w14:paraId="10AFC838" w14:textId="76D270D9" w:rsidR="003747D2" w:rsidRDefault="003747D2">
      <w:pPr>
        <w:pStyle w:val="FootnoteText"/>
      </w:pPr>
      <w:r>
        <w:rPr>
          <w:rStyle w:val="FootnoteReference"/>
        </w:rPr>
        <w:footnoteRef/>
      </w:r>
      <w:r>
        <w:t xml:space="preserve"> Refer to the links to introductions to RS-232 given previously.</w:t>
      </w:r>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34BB3923" w14:textId="69218A77" w:rsidR="009367AD" w:rsidRDefault="009367AD">
      <w:pPr>
        <w:pStyle w:val="FootnoteText"/>
      </w:pPr>
      <w:r>
        <w:rPr>
          <w:rStyle w:val="FootnoteReference"/>
        </w:rPr>
        <w:footnoteRef/>
      </w:r>
      <w:r>
        <w:t xml:space="preserve"> Contact the project for guidance on the adjustments required to install firmware on the ATmega168P microcontroller.</w:t>
      </w:r>
    </w:p>
  </w:footnote>
  <w:footnote w:id="39">
    <w:p w14:paraId="66DF18C3" w14:textId="7900D835" w:rsidR="003747D2" w:rsidRDefault="003747D2" w:rsidP="00AF0947">
      <w:pPr>
        <w:pStyle w:val="FootnoteText"/>
      </w:pPr>
      <w:r>
        <w:rPr>
          <w:rStyle w:val="FootnoteReference"/>
        </w:rPr>
        <w:footnoteRef/>
      </w:r>
      <w:r>
        <w:t xml:space="preserve"> </w:t>
      </w:r>
      <w:hyperlink r:id="rId21" w:history="1">
        <w:r w:rsidR="00CE5701">
          <w:rPr>
            <w:rStyle w:val="Hyperlink"/>
          </w:rPr>
          <w:t>https://blog.arduino.cc/2011/10/04/arduino-1-0/</w:t>
        </w:r>
      </w:hyperlink>
      <w:r>
        <w:t xml:space="preserve"> </w:t>
      </w:r>
    </w:p>
  </w:footnote>
  <w:footnote w:id="40">
    <w:p w14:paraId="17C5E8E1" w14:textId="2107EE28" w:rsidR="003747D2" w:rsidRDefault="003747D2" w:rsidP="00AF0947">
      <w:pPr>
        <w:pStyle w:val="FootnoteText"/>
      </w:pPr>
      <w:r>
        <w:rPr>
          <w:rStyle w:val="FootnoteReference"/>
        </w:rPr>
        <w:footnoteRef/>
      </w:r>
      <w:r>
        <w:t xml:space="preserve"> </w:t>
      </w:r>
      <w:hyperlink r:id="rId22" w:history="1">
        <w:r w:rsidR="00CE5701">
          <w:rPr>
            <w:rStyle w:val="Hyperlink"/>
          </w:rPr>
          <w:t>https://www.cl.cam.ac.uk/~fhk1/Bells/equations.pdf</w:t>
        </w:r>
      </w:hyperlink>
      <w:r>
        <w:t xml:space="preserve"> </w:t>
      </w:r>
    </w:p>
  </w:footnote>
  <w:footnote w:id="41">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2">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3">
    <w:p w14:paraId="03064D89" w14:textId="05A01B04" w:rsidR="009F2C24" w:rsidRDefault="009F2C24">
      <w:pPr>
        <w:pStyle w:val="FootnoteText"/>
      </w:pPr>
      <w:r>
        <w:rPr>
          <w:rStyle w:val="FootnoteReference"/>
        </w:rPr>
        <w:footnoteRef/>
      </w:r>
      <w:r>
        <w:t xml:space="preserve"> PortMon is not available for 64-bit systems.</w:t>
      </w:r>
    </w:p>
  </w:footnote>
  <w:footnote w:id="44">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5">
    <w:p w14:paraId="094DD276" w14:textId="05AED3DE" w:rsidR="003747D2" w:rsidRDefault="003747D2" w:rsidP="00AF0947">
      <w:pPr>
        <w:pStyle w:val="FootnoteText"/>
      </w:pPr>
      <w:r>
        <w:rPr>
          <w:rStyle w:val="FootnoteReference"/>
        </w:rPr>
        <w:footnoteRef/>
      </w:r>
      <w:r>
        <w:t xml:space="preserve"> </w:t>
      </w:r>
      <w:hyperlink r:id="rId23" w:history="1">
        <w:r w:rsidR="00EA091D">
          <w:rPr>
            <w:rStyle w:val="Hyperlink"/>
          </w:rPr>
          <w:t>https://www.prolific.com.tw/US/index.aspx</w:t>
        </w:r>
      </w:hyperlink>
      <w:r>
        <w:t xml:space="preserve"> </w:t>
      </w:r>
    </w:p>
  </w:footnote>
  <w:footnote w:id="46">
    <w:p w14:paraId="098FB364" w14:textId="15D0BA02" w:rsidR="003747D2" w:rsidRDefault="003747D2" w:rsidP="00AF0947">
      <w:pPr>
        <w:pStyle w:val="FootnoteText"/>
      </w:pPr>
      <w:r>
        <w:rPr>
          <w:rStyle w:val="FootnoteReference"/>
        </w:rPr>
        <w:footnoteRef/>
      </w:r>
      <w:r>
        <w:t xml:space="preserve"> </w:t>
      </w:r>
      <w:hyperlink r:id="rId24" w:history="1">
        <w:r w:rsidR="009F2C24">
          <w:rPr>
            <w:rStyle w:val="Hyperlink"/>
          </w:rPr>
          <w:t>https://ftdichip.com/drivers/vcp-drivers/</w:t>
        </w:r>
      </w:hyperlink>
      <w:r>
        <w:t xml:space="preserve"> </w:t>
      </w:r>
    </w:p>
  </w:footnote>
  <w:footnote w:id="47">
    <w:p w14:paraId="68E1B17B" w14:textId="5C04B1F1" w:rsidR="003747D2" w:rsidRDefault="003747D2" w:rsidP="00AF0947">
      <w:pPr>
        <w:pStyle w:val="FootnoteText"/>
      </w:pPr>
      <w:r>
        <w:rPr>
          <w:rStyle w:val="FootnoteReference"/>
        </w:rPr>
        <w:footnoteRef/>
      </w:r>
      <w:r>
        <w:t xml:space="preserve"> Abel: COM1 – 8. Beltower: COM1 – </w:t>
      </w:r>
      <w:r w:rsidR="009F2C24">
        <w:t>32</w:t>
      </w:r>
      <w:r>
        <w:t xml:space="preserve"> (</w:t>
      </w:r>
      <w:r w:rsidR="009F2C24">
        <w:t xml:space="preserve">8 prior to </w:t>
      </w:r>
      <w:r>
        <w:t>Beltower 2016).</w:t>
      </w:r>
    </w:p>
  </w:footnote>
  <w:footnote w:id="48">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9">
    <w:p w14:paraId="76ACDA33" w14:textId="34D8060C" w:rsidR="003F2CC0" w:rsidRDefault="003F2CC0" w:rsidP="003F2CC0">
      <w:pPr>
        <w:pPrChange w:id="1673" w:author="Andrew Instone-Cowie" w:date="2025-03-03T14:42:00Z" w16du:dateUtc="2025-03-03T14:42:00Z">
          <w:pPr>
            <w:pStyle w:val="FootnoteText"/>
          </w:pPr>
        </w:pPrChange>
      </w:pPr>
      <w:ins w:id="1674" w:author="Andrew Instone-Cowie" w:date="2025-03-03T14:41:00Z" w16du:dateUtc="2025-03-03T14:41:00Z">
        <w:r>
          <w:rPr>
            <w:rStyle w:val="FootnoteReference"/>
          </w:rPr>
          <w:footnoteRef/>
        </w:r>
        <w:r>
          <w:t xml:space="preserve"> </w:t>
        </w:r>
      </w:ins>
      <w:ins w:id="1675" w:author="Andrew Instone-Cowie" w:date="2025-03-03T14:42:00Z" w16du:dateUtc="2025-03-03T14:42:00Z">
        <w:r>
          <w:t xml:space="preserve">The adapter </w:t>
        </w:r>
        <w:r>
          <w:t>may</w:t>
        </w:r>
        <w:r>
          <w:t xml:space="preserve"> also be used to connect Type 1 sensors to a Type 2 interface, although this is not described in this guide.</w:t>
        </w:r>
      </w:ins>
    </w:p>
  </w:footnote>
  <w:footnote w:id="50">
    <w:p w14:paraId="149373B9" w14:textId="06DBEDDA" w:rsidR="00A67EB0" w:rsidRDefault="00A67EB0">
      <w:pPr>
        <w:pStyle w:val="FootnoteText"/>
      </w:pPr>
      <w:ins w:id="1894" w:author="Andrew Instone-Cowie" w:date="2025-03-03T14:51:00Z" w16du:dateUtc="2025-03-03T14:51:00Z">
        <w:r>
          <w:rPr>
            <w:rStyle w:val="FootnoteReference"/>
          </w:rPr>
          <w:footnoteRef/>
        </w:r>
        <w:r>
          <w:t xml:space="preserve"> As used on the Power Module PCB</w:t>
        </w:r>
      </w:ins>
    </w:p>
  </w:footnote>
  <w:footnote w:id="51">
    <w:p w14:paraId="2F84C8C4" w14:textId="77777777" w:rsidR="003747D2" w:rsidRDefault="003747D2" w:rsidP="00AF0947">
      <w:pPr>
        <w:pStyle w:val="FootnoteText"/>
      </w:pPr>
      <w:r>
        <w:rPr>
          <w:rStyle w:val="FootnoteReference"/>
        </w:rPr>
        <w:footnoteRef/>
      </w:r>
      <w:r>
        <w:t xml:space="preserve"> Including the cover bell, if any.</w:t>
      </w:r>
    </w:p>
  </w:footnote>
  <w:footnote w:id="52">
    <w:p w14:paraId="562D8DD2" w14:textId="4FA981BB" w:rsidR="003747D2" w:rsidRDefault="003747D2" w:rsidP="00EE121F">
      <w:pPr>
        <w:pStyle w:val="FootnoteText"/>
        <w:ind w:left="720" w:hanging="720"/>
      </w:pPr>
      <w:r>
        <w:rPr>
          <w:rStyle w:val="FootnoteReference"/>
        </w:rPr>
        <w:footnoteRef/>
      </w:r>
      <w:r>
        <w:t xml:space="preserve"> </w:t>
      </w:r>
      <w:hyperlink r:id="rId25" w:history="1">
        <w:r w:rsidR="009F2C24">
          <w:rPr>
            <w:rStyle w:val="Hyperlink"/>
          </w:rPr>
          <w:t>https://www.simulators.org.uk</w:t>
        </w:r>
      </w:hyperlink>
      <w:r>
        <w:t xml:space="preserve"> </w:t>
      </w:r>
    </w:p>
  </w:footnote>
  <w:footnote w:id="53">
    <w:p w14:paraId="2CA69086" w14:textId="6A365CB0" w:rsidR="003747D2" w:rsidRDefault="003747D2" w:rsidP="002A68B0">
      <w:pPr>
        <w:pStyle w:val="FootnoteText"/>
      </w:pPr>
      <w:r>
        <w:rPr>
          <w:rStyle w:val="FootnoteReference"/>
        </w:rPr>
        <w:footnoteRef/>
      </w:r>
      <w:r>
        <w:t xml:space="preserve"> </w:t>
      </w:r>
      <w:hyperlink r:id="rId26" w:history="1">
        <w:r w:rsidR="009F2C24">
          <w:rPr>
            <w:rStyle w:val="Hyperlink"/>
          </w:rPr>
          <w:t>https://creativecommons.org/licenses/by-sa/4.0/</w:t>
        </w:r>
      </w:hyperlink>
      <w:r>
        <w:rPr>
          <w:i/>
        </w:rPr>
        <w:t xml:space="preserve"> </w:t>
      </w:r>
    </w:p>
  </w:footnote>
  <w:footnote w:id="54">
    <w:p w14:paraId="0D03395A" w14:textId="6FDA7ADC" w:rsidR="003747D2" w:rsidRDefault="003747D2" w:rsidP="002A68B0">
      <w:pPr>
        <w:pStyle w:val="FootnoteText"/>
      </w:pPr>
      <w:r>
        <w:rPr>
          <w:rStyle w:val="FootnoteReference"/>
        </w:rPr>
        <w:footnoteRef/>
      </w:r>
      <w:r>
        <w:t xml:space="preserve"> </w:t>
      </w:r>
      <w:hyperlink r:id="rId27" w:history="1">
        <w:r w:rsidR="009F2C24">
          <w:rPr>
            <w:rStyle w:val="Hyperlink"/>
          </w:rPr>
          <w:t>https://www.gnu.org/licenses/gpl-3.0.en.html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F1FE5" w14:textId="1A9DE1E3" w:rsidR="003747D2" w:rsidRDefault="003747D2" w:rsidP="008D175F">
    <w:pPr>
      <w:pStyle w:val="Header"/>
    </w:pPr>
    <w:r>
      <w:t>Type 2 Simulator – Technical Reference Guide 1.</w:t>
    </w:r>
    <w:ins w:id="1785" w:author="Andrew Instone-Cowie" w:date="2025-03-03T12:12:00Z" w16du:dateUtc="2025-03-03T12:12:00Z">
      <w:r w:rsidR="00BE024C">
        <w:t>5</w:t>
      </w:r>
    </w:ins>
    <w:del w:id="1786" w:author="Andrew Instone-Cowie" w:date="2025-03-03T12:12:00Z" w16du:dateUtc="2025-03-03T12:12:00Z">
      <w:r w:rsidR="00EE121F" w:rsidDel="00BE024C">
        <w:delText>4</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4180D" w14:textId="76D6C749" w:rsidR="003747D2" w:rsidRDefault="003747D2" w:rsidP="008D175F">
    <w:pPr>
      <w:pStyle w:val="Header"/>
      <w:jc w:val="right"/>
    </w:pPr>
    <w:bookmarkStart w:id="1787" w:name="_Hlk28337430"/>
    <w:r>
      <w:t>Type 2 Simulator – Technical Reference Guide 1.</w:t>
    </w:r>
    <w:del w:id="1788" w:author="Andrew Instone-Cowie" w:date="2025-03-03T12:12:00Z" w16du:dateUtc="2025-03-03T12:12:00Z">
      <w:r w:rsidR="00EE121F" w:rsidDel="00BE024C">
        <w:delText>4</w:delText>
      </w:r>
    </w:del>
    <w:ins w:id="1789" w:author="Andrew Instone-Cowie" w:date="2025-03-03T12:12:00Z" w16du:dateUtc="2025-03-03T12:12:00Z">
      <w:r w:rsidR="00BE024C">
        <w:t>5</w:t>
      </w:r>
    </w:ins>
  </w:p>
  <w:bookmarkEnd w:id="1787"/>
  <w:p w14:paraId="308B8FE1" w14:textId="77777777" w:rsidR="003747D2" w:rsidRPr="007D2792" w:rsidRDefault="003747D2" w:rsidP="008D17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52882" w14:textId="77777777" w:rsidR="00BE024C" w:rsidRDefault="00BE0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64382559">
    <w:abstractNumId w:val="2"/>
  </w:num>
  <w:num w:numId="2" w16cid:durableId="1686051394">
    <w:abstractNumId w:val="53"/>
  </w:num>
  <w:num w:numId="3" w16cid:durableId="873812542">
    <w:abstractNumId w:val="44"/>
  </w:num>
  <w:num w:numId="4" w16cid:durableId="663125532">
    <w:abstractNumId w:val="40"/>
  </w:num>
  <w:num w:numId="5" w16cid:durableId="1409572040">
    <w:abstractNumId w:val="41"/>
  </w:num>
  <w:num w:numId="6" w16cid:durableId="260332522">
    <w:abstractNumId w:val="52"/>
  </w:num>
  <w:num w:numId="7" w16cid:durableId="2067794830">
    <w:abstractNumId w:val="43"/>
  </w:num>
  <w:num w:numId="8" w16cid:durableId="1968706842">
    <w:abstractNumId w:val="26"/>
  </w:num>
  <w:num w:numId="9" w16cid:durableId="1226985890">
    <w:abstractNumId w:val="50"/>
  </w:num>
  <w:num w:numId="10" w16cid:durableId="576982655">
    <w:abstractNumId w:val="34"/>
  </w:num>
  <w:num w:numId="11" w16cid:durableId="1508014216">
    <w:abstractNumId w:val="55"/>
  </w:num>
  <w:num w:numId="12" w16cid:durableId="1742291529">
    <w:abstractNumId w:val="28"/>
  </w:num>
  <w:num w:numId="13" w16cid:durableId="1918707848">
    <w:abstractNumId w:val="33"/>
  </w:num>
  <w:num w:numId="14" w16cid:durableId="1204290502">
    <w:abstractNumId w:val="45"/>
  </w:num>
  <w:num w:numId="15" w16cid:durableId="1805194812">
    <w:abstractNumId w:val="51"/>
  </w:num>
  <w:num w:numId="16" w16cid:durableId="459617797">
    <w:abstractNumId w:val="27"/>
  </w:num>
  <w:num w:numId="17" w16cid:durableId="1000738814">
    <w:abstractNumId w:val="48"/>
  </w:num>
  <w:num w:numId="18" w16cid:durableId="828326034">
    <w:abstractNumId w:val="32"/>
  </w:num>
  <w:num w:numId="19" w16cid:durableId="1329678258">
    <w:abstractNumId w:val="9"/>
  </w:num>
  <w:num w:numId="20" w16cid:durableId="754518897">
    <w:abstractNumId w:val="4"/>
  </w:num>
  <w:num w:numId="21" w16cid:durableId="308749768">
    <w:abstractNumId w:val="13"/>
  </w:num>
  <w:num w:numId="22" w16cid:durableId="426075038">
    <w:abstractNumId w:val="16"/>
  </w:num>
  <w:num w:numId="23" w16cid:durableId="1586260015">
    <w:abstractNumId w:val="8"/>
  </w:num>
  <w:num w:numId="24" w16cid:durableId="1361206590">
    <w:abstractNumId w:val="14"/>
  </w:num>
  <w:num w:numId="25" w16cid:durableId="2079135633">
    <w:abstractNumId w:val="5"/>
  </w:num>
  <w:num w:numId="26" w16cid:durableId="178013067">
    <w:abstractNumId w:val="42"/>
  </w:num>
  <w:num w:numId="27" w16cid:durableId="635720105">
    <w:abstractNumId w:val="36"/>
  </w:num>
  <w:num w:numId="28" w16cid:durableId="1584142437">
    <w:abstractNumId w:val="1"/>
  </w:num>
  <w:num w:numId="29" w16cid:durableId="2036693649">
    <w:abstractNumId w:val="18"/>
  </w:num>
  <w:num w:numId="30" w16cid:durableId="1187450286">
    <w:abstractNumId w:val="30"/>
  </w:num>
  <w:num w:numId="31" w16cid:durableId="1670719676">
    <w:abstractNumId w:val="39"/>
  </w:num>
  <w:num w:numId="32" w16cid:durableId="257059636">
    <w:abstractNumId w:val="38"/>
  </w:num>
  <w:num w:numId="33" w16cid:durableId="58208132">
    <w:abstractNumId w:val="20"/>
  </w:num>
  <w:num w:numId="34" w16cid:durableId="431630303">
    <w:abstractNumId w:val="54"/>
  </w:num>
  <w:num w:numId="35" w16cid:durableId="1559513530">
    <w:abstractNumId w:val="31"/>
  </w:num>
  <w:num w:numId="36" w16cid:durableId="69432603">
    <w:abstractNumId w:val="19"/>
  </w:num>
  <w:num w:numId="37" w16cid:durableId="640113939">
    <w:abstractNumId w:val="49"/>
  </w:num>
  <w:num w:numId="38" w16cid:durableId="1671103655">
    <w:abstractNumId w:val="15"/>
  </w:num>
  <w:num w:numId="39" w16cid:durableId="344944742">
    <w:abstractNumId w:val="23"/>
  </w:num>
  <w:num w:numId="40" w16cid:durableId="1332295646">
    <w:abstractNumId w:val="22"/>
  </w:num>
  <w:num w:numId="41" w16cid:durableId="646202111">
    <w:abstractNumId w:val="6"/>
  </w:num>
  <w:num w:numId="42" w16cid:durableId="1744133823">
    <w:abstractNumId w:val="46"/>
  </w:num>
  <w:num w:numId="43" w16cid:durableId="108163484">
    <w:abstractNumId w:val="3"/>
  </w:num>
  <w:num w:numId="44" w16cid:durableId="208223070">
    <w:abstractNumId w:val="0"/>
  </w:num>
  <w:num w:numId="45" w16cid:durableId="1045526853">
    <w:abstractNumId w:val="24"/>
  </w:num>
  <w:num w:numId="46" w16cid:durableId="225803077">
    <w:abstractNumId w:val="29"/>
  </w:num>
  <w:num w:numId="47" w16cid:durableId="1134063775">
    <w:abstractNumId w:val="47"/>
  </w:num>
  <w:num w:numId="48" w16cid:durableId="1227564977">
    <w:abstractNumId w:val="10"/>
  </w:num>
  <w:num w:numId="49" w16cid:durableId="710226125">
    <w:abstractNumId w:val="11"/>
  </w:num>
  <w:num w:numId="50" w16cid:durableId="1076560161">
    <w:abstractNumId w:val="7"/>
  </w:num>
  <w:num w:numId="51" w16cid:durableId="508907040">
    <w:abstractNumId w:val="21"/>
  </w:num>
  <w:num w:numId="52" w16cid:durableId="1626539403">
    <w:abstractNumId w:val="37"/>
  </w:num>
  <w:num w:numId="53" w16cid:durableId="1154760818">
    <w:abstractNumId w:val="17"/>
  </w:num>
  <w:num w:numId="54" w16cid:durableId="990862475">
    <w:abstractNumId w:val="12"/>
  </w:num>
  <w:num w:numId="55" w16cid:durableId="484978686">
    <w:abstractNumId w:val="35"/>
  </w:num>
  <w:num w:numId="56" w16cid:durableId="85662153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2709"/>
    <w:rsid w:val="00017503"/>
    <w:rsid w:val="000175E1"/>
    <w:rsid w:val="0002043D"/>
    <w:rsid w:val="00021F33"/>
    <w:rsid w:val="00026457"/>
    <w:rsid w:val="000279CA"/>
    <w:rsid w:val="00030E5F"/>
    <w:rsid w:val="00035D65"/>
    <w:rsid w:val="00037A0D"/>
    <w:rsid w:val="00040E3A"/>
    <w:rsid w:val="0004333D"/>
    <w:rsid w:val="00044291"/>
    <w:rsid w:val="000520CD"/>
    <w:rsid w:val="000542B3"/>
    <w:rsid w:val="00054F36"/>
    <w:rsid w:val="00060914"/>
    <w:rsid w:val="00060C5C"/>
    <w:rsid w:val="00060CAF"/>
    <w:rsid w:val="0006471A"/>
    <w:rsid w:val="00064D2B"/>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560"/>
    <w:rsid w:val="001227FE"/>
    <w:rsid w:val="00122FC6"/>
    <w:rsid w:val="0012367D"/>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715"/>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E792C"/>
    <w:rsid w:val="001F5333"/>
    <w:rsid w:val="001F5966"/>
    <w:rsid w:val="00200799"/>
    <w:rsid w:val="00202DC6"/>
    <w:rsid w:val="00203557"/>
    <w:rsid w:val="002038EB"/>
    <w:rsid w:val="00207B3E"/>
    <w:rsid w:val="0021056B"/>
    <w:rsid w:val="002106F1"/>
    <w:rsid w:val="00211292"/>
    <w:rsid w:val="0021223B"/>
    <w:rsid w:val="0021271C"/>
    <w:rsid w:val="00215D7E"/>
    <w:rsid w:val="00215F07"/>
    <w:rsid w:val="002229FA"/>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489C"/>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D4880"/>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286D"/>
    <w:rsid w:val="003330E9"/>
    <w:rsid w:val="003345E3"/>
    <w:rsid w:val="00334975"/>
    <w:rsid w:val="003429B8"/>
    <w:rsid w:val="003432F6"/>
    <w:rsid w:val="00343957"/>
    <w:rsid w:val="0034409E"/>
    <w:rsid w:val="00344B53"/>
    <w:rsid w:val="0035239E"/>
    <w:rsid w:val="00352673"/>
    <w:rsid w:val="00355BF2"/>
    <w:rsid w:val="00355F79"/>
    <w:rsid w:val="00357DAC"/>
    <w:rsid w:val="00360622"/>
    <w:rsid w:val="003747D2"/>
    <w:rsid w:val="00374AC1"/>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C6B62"/>
    <w:rsid w:val="003D1E75"/>
    <w:rsid w:val="003D5D04"/>
    <w:rsid w:val="003D5D1C"/>
    <w:rsid w:val="003D5EC0"/>
    <w:rsid w:val="003D7BE9"/>
    <w:rsid w:val="003E0A23"/>
    <w:rsid w:val="003E2F7D"/>
    <w:rsid w:val="003E4705"/>
    <w:rsid w:val="003E5F7B"/>
    <w:rsid w:val="003E6321"/>
    <w:rsid w:val="003E6D21"/>
    <w:rsid w:val="003E7E0F"/>
    <w:rsid w:val="003F1E0F"/>
    <w:rsid w:val="003F1EC6"/>
    <w:rsid w:val="003F2CC0"/>
    <w:rsid w:val="00404BC0"/>
    <w:rsid w:val="004055D3"/>
    <w:rsid w:val="004079B5"/>
    <w:rsid w:val="00407C92"/>
    <w:rsid w:val="00411143"/>
    <w:rsid w:val="00412002"/>
    <w:rsid w:val="00413F10"/>
    <w:rsid w:val="004162DA"/>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5066"/>
    <w:rsid w:val="004776A2"/>
    <w:rsid w:val="00482033"/>
    <w:rsid w:val="00482CB7"/>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72AD"/>
    <w:rsid w:val="004C27F1"/>
    <w:rsid w:val="004C33AB"/>
    <w:rsid w:val="004C342C"/>
    <w:rsid w:val="004C42A5"/>
    <w:rsid w:val="004C7E86"/>
    <w:rsid w:val="004D22FC"/>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461D"/>
    <w:rsid w:val="00585C9F"/>
    <w:rsid w:val="00591F22"/>
    <w:rsid w:val="00592C85"/>
    <w:rsid w:val="00593725"/>
    <w:rsid w:val="005953C1"/>
    <w:rsid w:val="005972DB"/>
    <w:rsid w:val="005A56D1"/>
    <w:rsid w:val="005A7219"/>
    <w:rsid w:val="005B6D89"/>
    <w:rsid w:val="005C2081"/>
    <w:rsid w:val="005D0285"/>
    <w:rsid w:val="005D1819"/>
    <w:rsid w:val="005D3B0A"/>
    <w:rsid w:val="005D6868"/>
    <w:rsid w:val="005D6DEC"/>
    <w:rsid w:val="005D7798"/>
    <w:rsid w:val="005E0537"/>
    <w:rsid w:val="005E09F9"/>
    <w:rsid w:val="005E1F4A"/>
    <w:rsid w:val="005E47F9"/>
    <w:rsid w:val="005E5122"/>
    <w:rsid w:val="005E7C59"/>
    <w:rsid w:val="005E7C88"/>
    <w:rsid w:val="005F1993"/>
    <w:rsid w:val="005F2585"/>
    <w:rsid w:val="005F2FD4"/>
    <w:rsid w:val="005F49F3"/>
    <w:rsid w:val="005F5863"/>
    <w:rsid w:val="005F75EC"/>
    <w:rsid w:val="005F77C3"/>
    <w:rsid w:val="006007E4"/>
    <w:rsid w:val="0060312C"/>
    <w:rsid w:val="00604085"/>
    <w:rsid w:val="006102F7"/>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26C1"/>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FA1"/>
    <w:rsid w:val="006975F8"/>
    <w:rsid w:val="006A02C6"/>
    <w:rsid w:val="006A0A73"/>
    <w:rsid w:val="006A710F"/>
    <w:rsid w:val="006B15EE"/>
    <w:rsid w:val="006B31BA"/>
    <w:rsid w:val="006B3B40"/>
    <w:rsid w:val="006B65C2"/>
    <w:rsid w:val="006C2590"/>
    <w:rsid w:val="006C3B5E"/>
    <w:rsid w:val="006C4748"/>
    <w:rsid w:val="006C5D7C"/>
    <w:rsid w:val="006C637F"/>
    <w:rsid w:val="006C6CBB"/>
    <w:rsid w:val="006D069E"/>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3650"/>
    <w:rsid w:val="00714478"/>
    <w:rsid w:val="00714948"/>
    <w:rsid w:val="0071502F"/>
    <w:rsid w:val="00715718"/>
    <w:rsid w:val="00716E33"/>
    <w:rsid w:val="007177CB"/>
    <w:rsid w:val="00720022"/>
    <w:rsid w:val="00720B0F"/>
    <w:rsid w:val="007214A0"/>
    <w:rsid w:val="00721833"/>
    <w:rsid w:val="00721E34"/>
    <w:rsid w:val="00722F41"/>
    <w:rsid w:val="0072629A"/>
    <w:rsid w:val="007267C1"/>
    <w:rsid w:val="00730022"/>
    <w:rsid w:val="007314EE"/>
    <w:rsid w:val="0073358F"/>
    <w:rsid w:val="00736C53"/>
    <w:rsid w:val="00736DAE"/>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5187"/>
    <w:rsid w:val="007B51D6"/>
    <w:rsid w:val="007B6FBF"/>
    <w:rsid w:val="007B7AEC"/>
    <w:rsid w:val="007C3A2A"/>
    <w:rsid w:val="007C4148"/>
    <w:rsid w:val="007D5EFC"/>
    <w:rsid w:val="007D69D5"/>
    <w:rsid w:val="007D6DD5"/>
    <w:rsid w:val="007D71D0"/>
    <w:rsid w:val="007E0D74"/>
    <w:rsid w:val="007E2D4F"/>
    <w:rsid w:val="007E3D03"/>
    <w:rsid w:val="007E3F59"/>
    <w:rsid w:val="007E43DD"/>
    <w:rsid w:val="007E4CA5"/>
    <w:rsid w:val="007E4ECF"/>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5E45"/>
    <w:rsid w:val="00857896"/>
    <w:rsid w:val="00857E9E"/>
    <w:rsid w:val="00870118"/>
    <w:rsid w:val="00871702"/>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4A3"/>
    <w:rsid w:val="008E3B38"/>
    <w:rsid w:val="008E7D1B"/>
    <w:rsid w:val="008F0E54"/>
    <w:rsid w:val="008F5297"/>
    <w:rsid w:val="008F5F1E"/>
    <w:rsid w:val="008F67D7"/>
    <w:rsid w:val="008F7177"/>
    <w:rsid w:val="0090134D"/>
    <w:rsid w:val="009030AD"/>
    <w:rsid w:val="00904BB0"/>
    <w:rsid w:val="009120EE"/>
    <w:rsid w:val="00917E91"/>
    <w:rsid w:val="009216D4"/>
    <w:rsid w:val="00924AB5"/>
    <w:rsid w:val="009253D3"/>
    <w:rsid w:val="00931A12"/>
    <w:rsid w:val="0093351F"/>
    <w:rsid w:val="0093516A"/>
    <w:rsid w:val="009362D6"/>
    <w:rsid w:val="009367AD"/>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0960"/>
    <w:rsid w:val="009A1A42"/>
    <w:rsid w:val="009A45EC"/>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2C24"/>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372B3"/>
    <w:rsid w:val="00A42722"/>
    <w:rsid w:val="00A450E9"/>
    <w:rsid w:val="00A46E0E"/>
    <w:rsid w:val="00A5122C"/>
    <w:rsid w:val="00A520C5"/>
    <w:rsid w:val="00A55A46"/>
    <w:rsid w:val="00A57C43"/>
    <w:rsid w:val="00A62A0F"/>
    <w:rsid w:val="00A67EB0"/>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A5C58"/>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4DAF"/>
    <w:rsid w:val="00BB578F"/>
    <w:rsid w:val="00BB5DB9"/>
    <w:rsid w:val="00BB6A8C"/>
    <w:rsid w:val="00BC0018"/>
    <w:rsid w:val="00BC040B"/>
    <w:rsid w:val="00BC0C02"/>
    <w:rsid w:val="00BC0C05"/>
    <w:rsid w:val="00BC22EA"/>
    <w:rsid w:val="00BC2A7B"/>
    <w:rsid w:val="00BC3E77"/>
    <w:rsid w:val="00BC42B0"/>
    <w:rsid w:val="00BC75A4"/>
    <w:rsid w:val="00BD116B"/>
    <w:rsid w:val="00BD25FB"/>
    <w:rsid w:val="00BD3A98"/>
    <w:rsid w:val="00BD4940"/>
    <w:rsid w:val="00BD5CAC"/>
    <w:rsid w:val="00BD7089"/>
    <w:rsid w:val="00BE024C"/>
    <w:rsid w:val="00BE0C5F"/>
    <w:rsid w:val="00BE1AF8"/>
    <w:rsid w:val="00BE358B"/>
    <w:rsid w:val="00BE5731"/>
    <w:rsid w:val="00BF30B8"/>
    <w:rsid w:val="00BF59FA"/>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04C6"/>
    <w:rsid w:val="00C607F9"/>
    <w:rsid w:val="00C64E35"/>
    <w:rsid w:val="00C66344"/>
    <w:rsid w:val="00C733DC"/>
    <w:rsid w:val="00C7795F"/>
    <w:rsid w:val="00C854F0"/>
    <w:rsid w:val="00C856B8"/>
    <w:rsid w:val="00C93FB0"/>
    <w:rsid w:val="00C9401E"/>
    <w:rsid w:val="00C94427"/>
    <w:rsid w:val="00C9540A"/>
    <w:rsid w:val="00CA0B7C"/>
    <w:rsid w:val="00CA10C5"/>
    <w:rsid w:val="00CA1372"/>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570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257F9"/>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121"/>
    <w:rsid w:val="00DC6AE5"/>
    <w:rsid w:val="00DD2547"/>
    <w:rsid w:val="00DD479D"/>
    <w:rsid w:val="00DD60CE"/>
    <w:rsid w:val="00DE3D08"/>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1409"/>
    <w:rsid w:val="00E2398C"/>
    <w:rsid w:val="00E23D8C"/>
    <w:rsid w:val="00E25716"/>
    <w:rsid w:val="00E27643"/>
    <w:rsid w:val="00E35643"/>
    <w:rsid w:val="00E35852"/>
    <w:rsid w:val="00E36A20"/>
    <w:rsid w:val="00E377C0"/>
    <w:rsid w:val="00E410E3"/>
    <w:rsid w:val="00E42AF0"/>
    <w:rsid w:val="00E442F2"/>
    <w:rsid w:val="00E46144"/>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1D"/>
    <w:rsid w:val="00EA09F7"/>
    <w:rsid w:val="00EA10C5"/>
    <w:rsid w:val="00EA2591"/>
    <w:rsid w:val="00EA287C"/>
    <w:rsid w:val="00EA5BB7"/>
    <w:rsid w:val="00EA79DD"/>
    <w:rsid w:val="00EB0396"/>
    <w:rsid w:val="00EB2E10"/>
    <w:rsid w:val="00EB47F0"/>
    <w:rsid w:val="00EB740C"/>
    <w:rsid w:val="00EB7440"/>
    <w:rsid w:val="00EC1EB4"/>
    <w:rsid w:val="00EC2C8F"/>
    <w:rsid w:val="00EC7337"/>
    <w:rsid w:val="00EC7D52"/>
    <w:rsid w:val="00ED012D"/>
    <w:rsid w:val="00ED015A"/>
    <w:rsid w:val="00ED196D"/>
    <w:rsid w:val="00ED695F"/>
    <w:rsid w:val="00EE0190"/>
    <w:rsid w:val="00EE121F"/>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207"/>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3139"/>
    <w:rsid w:val="00FC55BC"/>
    <w:rsid w:val="00FC562B"/>
    <w:rsid w:val="00FC6553"/>
    <w:rsid w:val="00FD28E1"/>
    <w:rsid w:val="00FD485A"/>
    <w:rsid w:val="00FD4B89"/>
    <w:rsid w:val="00FE0F5D"/>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 w:type="paragraph" w:styleId="Revision">
    <w:name w:val="Revision"/>
    <w:hidden/>
    <w:uiPriority w:val="99"/>
    <w:semiHidden/>
    <w:rsid w:val="00374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1.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3.xm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bagleybells.co.uk/sensors/sensors.htm" TargetMode="External"/><Relationship Id="rId13" Type="http://schemas.openxmlformats.org/officeDocument/2006/relationships/hyperlink" Target="https://www.martyncurrey.com/arduino-atmega-328p-fuse-settings/" TargetMode="External"/><Relationship Id="rId18" Type="http://schemas.openxmlformats.org/officeDocument/2006/relationships/hyperlink" Target="https://www.littelfuse.com/~/media/electronics/datasheets/tvs_diodes/littelfuse_tvs_diode_sa_datasheet.pdf.pdf" TargetMode="External"/><Relationship Id="rId26" Type="http://schemas.openxmlformats.org/officeDocument/2006/relationships/hyperlink" Target="https://creativecommons.org/licenses/by-sa/4.0/" TargetMode="External"/><Relationship Id="rId3" Type="http://schemas.openxmlformats.org/officeDocument/2006/relationships/hyperlink" Target="https://www.beltower.co.uk/" TargetMode="External"/><Relationship Id="rId21" Type="http://schemas.openxmlformats.org/officeDocument/2006/relationships/hyperlink" Target="https://blog.arduino.cc/2011/10/04/arduino-1-0/"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analog.com/en/products/max233.html" TargetMode="External"/><Relationship Id="rId17" Type="http://schemas.openxmlformats.org/officeDocument/2006/relationships/hyperlink" Target="https://www.vishay.com/docs/88503/1n4001.pdf" TargetMode="External"/><Relationship Id="rId25" Type="http://schemas.openxmlformats.org/officeDocument/2006/relationships/hyperlink" Target="https://www.simulators.org.uk/" TargetMode="External"/><Relationship Id="rId2" Type="http://schemas.openxmlformats.org/officeDocument/2006/relationships/hyperlink" Target="https://www.abelsim.co.uk/doc/welcome1.htm" TargetMode="External"/><Relationship Id="rId16" Type="http://schemas.openxmlformats.org/officeDocument/2006/relationships/hyperlink" Target="https://www.tracopower.com/sites/default/files/products/datasheets/tsr1_datasheet.pdf" TargetMode="External"/><Relationship Id="rId20" Type="http://schemas.openxmlformats.org/officeDocument/2006/relationships/hyperlink" Target="https://www.arcelect.com/rs232.htm" TargetMode="External"/><Relationship Id="rId1" Type="http://schemas.openxmlformats.org/officeDocument/2006/relationships/hyperlink" Target="https://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s://www.microchip.com/wwwproducts/en/atmega328p" TargetMode="External"/><Relationship Id="rId24" Type="http://schemas.openxmlformats.org/officeDocument/2006/relationships/hyperlink" Target="https://ftdichip.com/drivers/vcp-drivers/" TargetMode="External"/><Relationship Id="rId5" Type="http://schemas.openxmlformats.org/officeDocument/2006/relationships/hyperlink" Target="https://www.abelsim.co.uk/doc/tbellex2.htm" TargetMode="External"/><Relationship Id="rId15" Type="http://schemas.openxmlformats.org/officeDocument/2006/relationships/hyperlink" Target="https://www.ti.com/lit/gpn/LM340" TargetMode="External"/><Relationship Id="rId23" Type="http://schemas.openxmlformats.org/officeDocument/2006/relationships/hyperlink" Target="https://www.prolific.com.tw/US/index.aspx" TargetMode="External"/><Relationship Id="rId10" Type="http://schemas.openxmlformats.org/officeDocument/2006/relationships/hyperlink" Target="https://www.jrnorris.co.uk/strike.html" TargetMode="External"/><Relationship Id="rId19" Type="http://schemas.openxmlformats.org/officeDocument/2006/relationships/hyperlink" Target="https://www.analog.com/en/resources/technical-articles/fundamentals-of-rs232-serial-communications.html" TargetMode="External"/><Relationship Id="rId4" Type="http://schemas.openxmlformats.org/officeDocument/2006/relationships/hyperlink" Target="https://www.belfryware.com/" TargetMode="External"/><Relationship Id="rId9" Type="http://schemas.openxmlformats.org/officeDocument/2006/relationships/hyperlink" Target="https://www.abelsim.co.uk/doc/tbellex1.htm" TargetMode="External"/><Relationship Id="rId14" Type="http://schemas.openxmlformats.org/officeDocument/2006/relationships/hyperlink" Target="https://www.macinstallations.com/cat-5-cabling-explained/" TargetMode="External"/><Relationship Id="rId22" Type="http://schemas.openxmlformats.org/officeDocument/2006/relationships/hyperlink" Target="https://www.cl.cam.ac.uk/~fhk1/Bells/equations.pdf" TargetMode="External"/><Relationship Id="rId27" Type="http://schemas.openxmlformats.org/officeDocument/2006/relationships/hyperlink" Target="https://www.gnu.org/licenses/gpl-3.0.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B465A-E521-4CBB-B1FC-A6A74AB61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93</Pages>
  <Words>20890</Words>
  <Characters>119074</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139685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44</cp:revision>
  <cp:lastPrinted>2025-03-03T15:44:00Z</cp:lastPrinted>
  <dcterms:created xsi:type="dcterms:W3CDTF">2021-08-10T19:26:00Z</dcterms:created>
  <dcterms:modified xsi:type="dcterms:W3CDTF">2025-03-03T15:53:00Z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