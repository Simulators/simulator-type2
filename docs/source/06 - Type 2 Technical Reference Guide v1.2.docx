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763AC2D6" w:rsidR="00F10EC4" w:rsidRDefault="00BF6ECB" w:rsidP="007E4CA5">
      <w:pPr>
        <w:jc w:val="center"/>
      </w:pPr>
      <w:r>
        <w:rPr>
          <w:noProof/>
        </w:rPr>
        <w:drawing>
          <wp:inline distT="0" distB="0" distL="0" distR="0" wp14:anchorId="4751716B" wp14:editId="0BB65AC5">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292A1F5B" w:rsidR="00D16CF7" w:rsidRPr="008B7DA0" w:rsidRDefault="00D16CF7" w:rsidP="00D16CF7">
      <w:pPr>
        <w:spacing w:after="0"/>
      </w:pPr>
      <w:r w:rsidRPr="008B7DA0">
        <w:t xml:space="preserve">Date: </w:t>
      </w:r>
      <w:ins w:id="0" w:author="Andrew Instone-Cowie" w:date="2020-08-18T20:32:00Z">
        <w:r w:rsidR="00A02960">
          <w:t xml:space="preserve">18 </w:t>
        </w:r>
      </w:ins>
      <w:ins w:id="1" w:author="Andrew Instone-Cowie" w:date="2020-08-18T20:33:00Z">
        <w:r w:rsidR="00A02960">
          <w:t xml:space="preserve">August </w:t>
        </w:r>
      </w:ins>
      <w:del w:id="2" w:author="Andrew Instone-Cowie" w:date="2020-08-18T20:33:00Z">
        <w:r w:rsidR="00CC6E75" w:rsidDel="00A02960">
          <w:delText xml:space="preserve">02 January </w:delText>
        </w:r>
      </w:del>
      <w:r w:rsidR="00CC6E75">
        <w:t>2020</w:t>
      </w:r>
    </w:p>
    <w:p w14:paraId="60B4D2F8" w14:textId="5001B52F" w:rsidR="00D16CF7" w:rsidRPr="008B7DA0" w:rsidRDefault="00D16CF7">
      <w:r w:rsidRPr="008B7DA0">
        <w:t xml:space="preserve">Version: </w:t>
      </w:r>
      <w:r w:rsidR="003912A1">
        <w:t>1.</w:t>
      </w:r>
      <w:ins w:id="3" w:author="Andrew Instone-Cowie" w:date="2020-08-18T20:33:00Z">
        <w:r w:rsidR="00A02960">
          <w:t>2</w:t>
        </w:r>
      </w:ins>
      <w:del w:id="4" w:author="Andrew Instone-Cowie" w:date="2020-08-18T20:33:00Z">
        <w:r w:rsidR="0037752F" w:rsidDel="00A02960">
          <w:delText>1</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967886C" w14:textId="6AF25E46" w:rsidR="00012709"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8892810" w:history="1">
            <w:r w:rsidR="00012709" w:rsidRPr="00A323B2">
              <w:rPr>
                <w:rStyle w:val="Hyperlink"/>
                <w:noProof/>
              </w:rPr>
              <w:t>Index of Figures</w:t>
            </w:r>
            <w:r w:rsidR="00012709">
              <w:rPr>
                <w:noProof/>
                <w:webHidden/>
              </w:rPr>
              <w:tab/>
            </w:r>
            <w:r w:rsidR="00012709">
              <w:rPr>
                <w:noProof/>
                <w:webHidden/>
              </w:rPr>
              <w:fldChar w:fldCharType="begin"/>
            </w:r>
            <w:r w:rsidR="00012709">
              <w:rPr>
                <w:noProof/>
                <w:webHidden/>
              </w:rPr>
              <w:instrText xml:space="preserve"> PAGEREF _Toc28892810 \h </w:instrText>
            </w:r>
            <w:r w:rsidR="00012709">
              <w:rPr>
                <w:noProof/>
                <w:webHidden/>
              </w:rPr>
            </w:r>
            <w:r w:rsidR="00012709">
              <w:rPr>
                <w:noProof/>
                <w:webHidden/>
              </w:rPr>
              <w:fldChar w:fldCharType="separate"/>
            </w:r>
            <w:r w:rsidR="00CA0B7C">
              <w:rPr>
                <w:noProof/>
                <w:webHidden/>
              </w:rPr>
              <w:t>4</w:t>
            </w:r>
            <w:r w:rsidR="00012709">
              <w:rPr>
                <w:noProof/>
                <w:webHidden/>
              </w:rPr>
              <w:fldChar w:fldCharType="end"/>
            </w:r>
          </w:hyperlink>
        </w:p>
        <w:p w14:paraId="33E96250" w14:textId="74922745" w:rsidR="00012709" w:rsidRDefault="00012709">
          <w:pPr>
            <w:pStyle w:val="TOC1"/>
            <w:tabs>
              <w:tab w:val="right" w:leader="dot" w:pos="9016"/>
            </w:tabs>
            <w:rPr>
              <w:rFonts w:eastAsiaTheme="minorEastAsia"/>
              <w:noProof/>
              <w:lang w:eastAsia="en-GB"/>
            </w:rPr>
          </w:pPr>
          <w:hyperlink w:anchor="_Toc28892811" w:history="1">
            <w:r w:rsidRPr="00A323B2">
              <w:rPr>
                <w:rStyle w:val="Hyperlink"/>
                <w:noProof/>
              </w:rPr>
              <w:t>Index of Tables</w:t>
            </w:r>
            <w:r>
              <w:rPr>
                <w:noProof/>
                <w:webHidden/>
              </w:rPr>
              <w:tab/>
            </w:r>
            <w:r>
              <w:rPr>
                <w:noProof/>
                <w:webHidden/>
              </w:rPr>
              <w:fldChar w:fldCharType="begin"/>
            </w:r>
            <w:r>
              <w:rPr>
                <w:noProof/>
                <w:webHidden/>
              </w:rPr>
              <w:instrText xml:space="preserve"> PAGEREF _Toc28892811 \h </w:instrText>
            </w:r>
            <w:r>
              <w:rPr>
                <w:noProof/>
                <w:webHidden/>
              </w:rPr>
            </w:r>
            <w:r>
              <w:rPr>
                <w:noProof/>
                <w:webHidden/>
              </w:rPr>
              <w:fldChar w:fldCharType="separate"/>
            </w:r>
            <w:r w:rsidR="00CA0B7C">
              <w:rPr>
                <w:noProof/>
                <w:webHidden/>
              </w:rPr>
              <w:t>6</w:t>
            </w:r>
            <w:r>
              <w:rPr>
                <w:noProof/>
                <w:webHidden/>
              </w:rPr>
              <w:fldChar w:fldCharType="end"/>
            </w:r>
          </w:hyperlink>
        </w:p>
        <w:p w14:paraId="1B6D710E" w14:textId="714C341F" w:rsidR="00012709" w:rsidRDefault="00012709">
          <w:pPr>
            <w:pStyle w:val="TOC1"/>
            <w:tabs>
              <w:tab w:val="right" w:leader="dot" w:pos="9016"/>
            </w:tabs>
            <w:rPr>
              <w:rFonts w:eastAsiaTheme="minorEastAsia"/>
              <w:noProof/>
              <w:lang w:eastAsia="en-GB"/>
            </w:rPr>
          </w:pPr>
          <w:hyperlink w:anchor="_Toc28892812" w:history="1">
            <w:r w:rsidRPr="00A323B2">
              <w:rPr>
                <w:rStyle w:val="Hyperlink"/>
                <w:noProof/>
              </w:rPr>
              <w:t>Document History</w:t>
            </w:r>
            <w:r>
              <w:rPr>
                <w:noProof/>
                <w:webHidden/>
              </w:rPr>
              <w:tab/>
            </w:r>
            <w:r>
              <w:rPr>
                <w:noProof/>
                <w:webHidden/>
              </w:rPr>
              <w:fldChar w:fldCharType="begin"/>
            </w:r>
            <w:r>
              <w:rPr>
                <w:noProof/>
                <w:webHidden/>
              </w:rPr>
              <w:instrText xml:space="preserve"> PAGEREF _Toc28892812 \h </w:instrText>
            </w:r>
            <w:r>
              <w:rPr>
                <w:noProof/>
                <w:webHidden/>
              </w:rPr>
            </w:r>
            <w:r>
              <w:rPr>
                <w:noProof/>
                <w:webHidden/>
              </w:rPr>
              <w:fldChar w:fldCharType="separate"/>
            </w:r>
            <w:r w:rsidR="00CA0B7C">
              <w:rPr>
                <w:noProof/>
                <w:webHidden/>
              </w:rPr>
              <w:t>7</w:t>
            </w:r>
            <w:r>
              <w:rPr>
                <w:noProof/>
                <w:webHidden/>
              </w:rPr>
              <w:fldChar w:fldCharType="end"/>
            </w:r>
          </w:hyperlink>
        </w:p>
        <w:p w14:paraId="5096DF55" w14:textId="11611603" w:rsidR="00012709" w:rsidRDefault="00012709">
          <w:pPr>
            <w:pStyle w:val="TOC1"/>
            <w:tabs>
              <w:tab w:val="right" w:leader="dot" w:pos="9016"/>
            </w:tabs>
            <w:rPr>
              <w:rFonts w:eastAsiaTheme="minorEastAsia"/>
              <w:noProof/>
              <w:lang w:eastAsia="en-GB"/>
            </w:rPr>
          </w:pPr>
          <w:hyperlink w:anchor="_Toc28892813" w:history="1">
            <w:r w:rsidRPr="00A323B2">
              <w:rPr>
                <w:rStyle w:val="Hyperlink"/>
                <w:noProof/>
              </w:rPr>
              <w:t>Licence</w:t>
            </w:r>
            <w:r>
              <w:rPr>
                <w:noProof/>
                <w:webHidden/>
              </w:rPr>
              <w:tab/>
            </w:r>
            <w:r>
              <w:rPr>
                <w:noProof/>
                <w:webHidden/>
              </w:rPr>
              <w:fldChar w:fldCharType="begin"/>
            </w:r>
            <w:r>
              <w:rPr>
                <w:noProof/>
                <w:webHidden/>
              </w:rPr>
              <w:instrText xml:space="preserve"> PAGEREF _Toc28892813 \h </w:instrText>
            </w:r>
            <w:r>
              <w:rPr>
                <w:noProof/>
                <w:webHidden/>
              </w:rPr>
            </w:r>
            <w:r>
              <w:rPr>
                <w:noProof/>
                <w:webHidden/>
              </w:rPr>
              <w:fldChar w:fldCharType="separate"/>
            </w:r>
            <w:r w:rsidR="00CA0B7C">
              <w:rPr>
                <w:noProof/>
                <w:webHidden/>
              </w:rPr>
              <w:t>7</w:t>
            </w:r>
            <w:r>
              <w:rPr>
                <w:noProof/>
                <w:webHidden/>
              </w:rPr>
              <w:fldChar w:fldCharType="end"/>
            </w:r>
          </w:hyperlink>
        </w:p>
        <w:p w14:paraId="47029107" w14:textId="229A9718" w:rsidR="00012709" w:rsidRDefault="00012709">
          <w:pPr>
            <w:pStyle w:val="TOC1"/>
            <w:tabs>
              <w:tab w:val="right" w:leader="dot" w:pos="9016"/>
            </w:tabs>
            <w:rPr>
              <w:rFonts w:eastAsiaTheme="minorEastAsia"/>
              <w:noProof/>
              <w:lang w:eastAsia="en-GB"/>
            </w:rPr>
          </w:pPr>
          <w:hyperlink w:anchor="_Toc28892814" w:history="1">
            <w:r w:rsidRPr="00A323B2">
              <w:rPr>
                <w:rStyle w:val="Hyperlink"/>
                <w:noProof/>
              </w:rPr>
              <w:t>Documentation Map</w:t>
            </w:r>
            <w:r>
              <w:rPr>
                <w:noProof/>
                <w:webHidden/>
              </w:rPr>
              <w:tab/>
            </w:r>
            <w:r>
              <w:rPr>
                <w:noProof/>
                <w:webHidden/>
              </w:rPr>
              <w:fldChar w:fldCharType="begin"/>
            </w:r>
            <w:r>
              <w:rPr>
                <w:noProof/>
                <w:webHidden/>
              </w:rPr>
              <w:instrText xml:space="preserve"> PAGEREF _Toc28892814 \h </w:instrText>
            </w:r>
            <w:r>
              <w:rPr>
                <w:noProof/>
                <w:webHidden/>
              </w:rPr>
            </w:r>
            <w:r>
              <w:rPr>
                <w:noProof/>
                <w:webHidden/>
              </w:rPr>
              <w:fldChar w:fldCharType="separate"/>
            </w:r>
            <w:r w:rsidR="00CA0B7C">
              <w:rPr>
                <w:noProof/>
                <w:webHidden/>
              </w:rPr>
              <w:t>8</w:t>
            </w:r>
            <w:r>
              <w:rPr>
                <w:noProof/>
                <w:webHidden/>
              </w:rPr>
              <w:fldChar w:fldCharType="end"/>
            </w:r>
          </w:hyperlink>
        </w:p>
        <w:p w14:paraId="48828884" w14:textId="55482B1D" w:rsidR="00012709" w:rsidRDefault="00012709">
          <w:pPr>
            <w:pStyle w:val="TOC1"/>
            <w:tabs>
              <w:tab w:val="right" w:leader="dot" w:pos="9016"/>
            </w:tabs>
            <w:rPr>
              <w:rFonts w:eastAsiaTheme="minorEastAsia"/>
              <w:noProof/>
              <w:lang w:eastAsia="en-GB"/>
            </w:rPr>
          </w:pPr>
          <w:hyperlink w:anchor="_Toc28892815" w:history="1">
            <w:r w:rsidRPr="00A323B2">
              <w:rPr>
                <w:rStyle w:val="Hyperlink"/>
                <w:noProof/>
              </w:rPr>
              <w:t>About This Guide</w:t>
            </w:r>
            <w:r>
              <w:rPr>
                <w:noProof/>
                <w:webHidden/>
              </w:rPr>
              <w:tab/>
            </w:r>
            <w:r>
              <w:rPr>
                <w:noProof/>
                <w:webHidden/>
              </w:rPr>
              <w:fldChar w:fldCharType="begin"/>
            </w:r>
            <w:r>
              <w:rPr>
                <w:noProof/>
                <w:webHidden/>
              </w:rPr>
              <w:instrText xml:space="preserve"> PAGEREF _Toc28892815 \h </w:instrText>
            </w:r>
            <w:r>
              <w:rPr>
                <w:noProof/>
                <w:webHidden/>
              </w:rPr>
            </w:r>
            <w:r>
              <w:rPr>
                <w:noProof/>
                <w:webHidden/>
              </w:rPr>
              <w:fldChar w:fldCharType="separate"/>
            </w:r>
            <w:r w:rsidR="00CA0B7C">
              <w:rPr>
                <w:noProof/>
                <w:webHidden/>
              </w:rPr>
              <w:t>9</w:t>
            </w:r>
            <w:r>
              <w:rPr>
                <w:noProof/>
                <w:webHidden/>
              </w:rPr>
              <w:fldChar w:fldCharType="end"/>
            </w:r>
          </w:hyperlink>
        </w:p>
        <w:p w14:paraId="52BC1B06" w14:textId="5231AA66" w:rsidR="00012709" w:rsidRDefault="00012709">
          <w:pPr>
            <w:pStyle w:val="TOC1"/>
            <w:tabs>
              <w:tab w:val="right" w:leader="dot" w:pos="9016"/>
            </w:tabs>
            <w:rPr>
              <w:rFonts w:eastAsiaTheme="minorEastAsia"/>
              <w:noProof/>
              <w:lang w:eastAsia="en-GB"/>
            </w:rPr>
          </w:pPr>
          <w:hyperlink w:anchor="_Toc28892816" w:history="1">
            <w:r w:rsidRPr="00A323B2">
              <w:rPr>
                <w:rStyle w:val="Hyperlink"/>
                <w:noProof/>
              </w:rPr>
              <w:t>Typical Type 2 Simulator Installations</w:t>
            </w:r>
            <w:r>
              <w:rPr>
                <w:noProof/>
                <w:webHidden/>
              </w:rPr>
              <w:tab/>
            </w:r>
            <w:r>
              <w:rPr>
                <w:noProof/>
                <w:webHidden/>
              </w:rPr>
              <w:fldChar w:fldCharType="begin"/>
            </w:r>
            <w:r>
              <w:rPr>
                <w:noProof/>
                <w:webHidden/>
              </w:rPr>
              <w:instrText xml:space="preserve"> PAGEREF _Toc28892816 \h </w:instrText>
            </w:r>
            <w:r>
              <w:rPr>
                <w:noProof/>
                <w:webHidden/>
              </w:rPr>
            </w:r>
            <w:r>
              <w:rPr>
                <w:noProof/>
                <w:webHidden/>
              </w:rPr>
              <w:fldChar w:fldCharType="separate"/>
            </w:r>
            <w:r w:rsidR="00CA0B7C">
              <w:rPr>
                <w:noProof/>
                <w:webHidden/>
              </w:rPr>
              <w:t>10</w:t>
            </w:r>
            <w:r>
              <w:rPr>
                <w:noProof/>
                <w:webHidden/>
              </w:rPr>
              <w:fldChar w:fldCharType="end"/>
            </w:r>
          </w:hyperlink>
        </w:p>
        <w:p w14:paraId="1565A4AD" w14:textId="299266C6" w:rsidR="00012709" w:rsidRDefault="00012709">
          <w:pPr>
            <w:pStyle w:val="TOC2"/>
            <w:tabs>
              <w:tab w:val="right" w:leader="dot" w:pos="9016"/>
            </w:tabs>
            <w:rPr>
              <w:rFonts w:eastAsiaTheme="minorEastAsia"/>
              <w:noProof/>
              <w:lang w:eastAsia="en-GB"/>
            </w:rPr>
          </w:pPr>
          <w:hyperlink w:anchor="_Toc28892817" w:history="1">
            <w:r w:rsidRPr="00A323B2">
              <w:rPr>
                <w:rStyle w:val="Hyperlink"/>
                <w:noProof/>
              </w:rPr>
              <w:t>Basic Configuration</w:t>
            </w:r>
            <w:r>
              <w:rPr>
                <w:noProof/>
                <w:webHidden/>
              </w:rPr>
              <w:tab/>
            </w:r>
            <w:r>
              <w:rPr>
                <w:noProof/>
                <w:webHidden/>
              </w:rPr>
              <w:fldChar w:fldCharType="begin"/>
            </w:r>
            <w:r>
              <w:rPr>
                <w:noProof/>
                <w:webHidden/>
              </w:rPr>
              <w:instrText xml:space="preserve"> PAGEREF _Toc28892817 \h </w:instrText>
            </w:r>
            <w:r>
              <w:rPr>
                <w:noProof/>
                <w:webHidden/>
              </w:rPr>
            </w:r>
            <w:r>
              <w:rPr>
                <w:noProof/>
                <w:webHidden/>
              </w:rPr>
              <w:fldChar w:fldCharType="separate"/>
            </w:r>
            <w:r w:rsidR="00CA0B7C">
              <w:rPr>
                <w:noProof/>
                <w:webHidden/>
              </w:rPr>
              <w:t>10</w:t>
            </w:r>
            <w:r>
              <w:rPr>
                <w:noProof/>
                <w:webHidden/>
              </w:rPr>
              <w:fldChar w:fldCharType="end"/>
            </w:r>
          </w:hyperlink>
        </w:p>
        <w:p w14:paraId="776B3F1C" w14:textId="18031323" w:rsidR="00012709" w:rsidRDefault="00012709">
          <w:pPr>
            <w:pStyle w:val="TOC2"/>
            <w:tabs>
              <w:tab w:val="right" w:leader="dot" w:pos="9016"/>
            </w:tabs>
            <w:rPr>
              <w:rFonts w:eastAsiaTheme="minorEastAsia"/>
              <w:noProof/>
              <w:lang w:eastAsia="en-GB"/>
            </w:rPr>
          </w:pPr>
          <w:hyperlink w:anchor="_Toc28892818" w:history="1">
            <w:r w:rsidRPr="00A323B2">
              <w:rPr>
                <w:rStyle w:val="Hyperlink"/>
                <w:noProof/>
              </w:rPr>
              <w:t>Second PC Module</w:t>
            </w:r>
            <w:r>
              <w:rPr>
                <w:noProof/>
                <w:webHidden/>
              </w:rPr>
              <w:tab/>
            </w:r>
            <w:r>
              <w:rPr>
                <w:noProof/>
                <w:webHidden/>
              </w:rPr>
              <w:fldChar w:fldCharType="begin"/>
            </w:r>
            <w:r>
              <w:rPr>
                <w:noProof/>
                <w:webHidden/>
              </w:rPr>
              <w:instrText xml:space="preserve"> PAGEREF _Toc28892818 \h </w:instrText>
            </w:r>
            <w:r>
              <w:rPr>
                <w:noProof/>
                <w:webHidden/>
              </w:rPr>
            </w:r>
            <w:r>
              <w:rPr>
                <w:noProof/>
                <w:webHidden/>
              </w:rPr>
              <w:fldChar w:fldCharType="separate"/>
            </w:r>
            <w:r w:rsidR="00CA0B7C">
              <w:rPr>
                <w:noProof/>
                <w:webHidden/>
              </w:rPr>
              <w:t>11</w:t>
            </w:r>
            <w:r>
              <w:rPr>
                <w:noProof/>
                <w:webHidden/>
              </w:rPr>
              <w:fldChar w:fldCharType="end"/>
            </w:r>
          </w:hyperlink>
        </w:p>
        <w:p w14:paraId="68611333" w14:textId="6688C363" w:rsidR="00012709" w:rsidRDefault="00012709">
          <w:pPr>
            <w:pStyle w:val="TOC2"/>
            <w:tabs>
              <w:tab w:val="right" w:leader="dot" w:pos="9016"/>
            </w:tabs>
            <w:rPr>
              <w:rFonts w:eastAsiaTheme="minorEastAsia"/>
              <w:noProof/>
              <w:lang w:eastAsia="en-GB"/>
            </w:rPr>
          </w:pPr>
          <w:hyperlink w:anchor="_Toc28892819" w:history="1">
            <w:r w:rsidRPr="00A323B2">
              <w:rPr>
                <w:rStyle w:val="Hyperlink"/>
                <w:noProof/>
              </w:rPr>
              <w:t>Basic Serial Splitter Module</w:t>
            </w:r>
            <w:r>
              <w:rPr>
                <w:noProof/>
                <w:webHidden/>
              </w:rPr>
              <w:tab/>
            </w:r>
            <w:r>
              <w:rPr>
                <w:noProof/>
                <w:webHidden/>
              </w:rPr>
              <w:fldChar w:fldCharType="begin"/>
            </w:r>
            <w:r>
              <w:rPr>
                <w:noProof/>
                <w:webHidden/>
              </w:rPr>
              <w:instrText xml:space="preserve"> PAGEREF _Toc28892819 \h </w:instrText>
            </w:r>
            <w:r>
              <w:rPr>
                <w:noProof/>
                <w:webHidden/>
              </w:rPr>
            </w:r>
            <w:r>
              <w:rPr>
                <w:noProof/>
                <w:webHidden/>
              </w:rPr>
              <w:fldChar w:fldCharType="separate"/>
            </w:r>
            <w:r w:rsidR="00CA0B7C">
              <w:rPr>
                <w:noProof/>
                <w:webHidden/>
              </w:rPr>
              <w:t>12</w:t>
            </w:r>
            <w:r>
              <w:rPr>
                <w:noProof/>
                <w:webHidden/>
              </w:rPr>
              <w:fldChar w:fldCharType="end"/>
            </w:r>
          </w:hyperlink>
        </w:p>
        <w:p w14:paraId="6F2A7972" w14:textId="06F3D9DB" w:rsidR="00012709" w:rsidRDefault="00012709">
          <w:pPr>
            <w:pStyle w:val="TOC1"/>
            <w:tabs>
              <w:tab w:val="right" w:leader="dot" w:pos="9016"/>
            </w:tabs>
            <w:rPr>
              <w:rFonts w:eastAsiaTheme="minorEastAsia"/>
              <w:noProof/>
              <w:lang w:eastAsia="en-GB"/>
            </w:rPr>
          </w:pPr>
          <w:hyperlink w:anchor="_Toc28892820" w:history="1">
            <w:r w:rsidRPr="00A323B2">
              <w:rPr>
                <w:rStyle w:val="Hyperlink"/>
                <w:noProof/>
              </w:rPr>
              <w:t>Simulator Overview</w:t>
            </w:r>
            <w:r>
              <w:rPr>
                <w:noProof/>
                <w:webHidden/>
              </w:rPr>
              <w:tab/>
            </w:r>
            <w:r>
              <w:rPr>
                <w:noProof/>
                <w:webHidden/>
              </w:rPr>
              <w:fldChar w:fldCharType="begin"/>
            </w:r>
            <w:r>
              <w:rPr>
                <w:noProof/>
                <w:webHidden/>
              </w:rPr>
              <w:instrText xml:space="preserve"> PAGEREF _Toc28892820 \h </w:instrText>
            </w:r>
            <w:r>
              <w:rPr>
                <w:noProof/>
                <w:webHidden/>
              </w:rPr>
            </w:r>
            <w:r>
              <w:rPr>
                <w:noProof/>
                <w:webHidden/>
              </w:rPr>
              <w:fldChar w:fldCharType="separate"/>
            </w:r>
            <w:r w:rsidR="00CA0B7C">
              <w:rPr>
                <w:noProof/>
                <w:webHidden/>
              </w:rPr>
              <w:t>13</w:t>
            </w:r>
            <w:r>
              <w:rPr>
                <w:noProof/>
                <w:webHidden/>
              </w:rPr>
              <w:fldChar w:fldCharType="end"/>
            </w:r>
          </w:hyperlink>
        </w:p>
        <w:p w14:paraId="4B81F629" w14:textId="20B214ED" w:rsidR="00012709" w:rsidRDefault="00012709">
          <w:pPr>
            <w:pStyle w:val="TOC2"/>
            <w:tabs>
              <w:tab w:val="right" w:leader="dot" w:pos="9016"/>
            </w:tabs>
            <w:rPr>
              <w:rFonts w:eastAsiaTheme="minorEastAsia"/>
              <w:noProof/>
              <w:lang w:eastAsia="en-GB"/>
            </w:rPr>
          </w:pPr>
          <w:hyperlink w:anchor="_Toc28892821" w:history="1">
            <w:r w:rsidRPr="00A323B2">
              <w:rPr>
                <w:rStyle w:val="Hyperlink"/>
                <w:noProof/>
              </w:rPr>
              <w:t>Bell Sensing Methods</w:t>
            </w:r>
            <w:r>
              <w:rPr>
                <w:noProof/>
                <w:webHidden/>
              </w:rPr>
              <w:tab/>
            </w:r>
            <w:r>
              <w:rPr>
                <w:noProof/>
                <w:webHidden/>
              </w:rPr>
              <w:fldChar w:fldCharType="begin"/>
            </w:r>
            <w:r>
              <w:rPr>
                <w:noProof/>
                <w:webHidden/>
              </w:rPr>
              <w:instrText xml:space="preserve"> PAGEREF _Toc28892821 \h </w:instrText>
            </w:r>
            <w:r>
              <w:rPr>
                <w:noProof/>
                <w:webHidden/>
              </w:rPr>
            </w:r>
            <w:r>
              <w:rPr>
                <w:noProof/>
                <w:webHidden/>
              </w:rPr>
              <w:fldChar w:fldCharType="separate"/>
            </w:r>
            <w:r w:rsidR="00CA0B7C">
              <w:rPr>
                <w:noProof/>
                <w:webHidden/>
              </w:rPr>
              <w:t>13</w:t>
            </w:r>
            <w:r>
              <w:rPr>
                <w:noProof/>
                <w:webHidden/>
              </w:rPr>
              <w:fldChar w:fldCharType="end"/>
            </w:r>
          </w:hyperlink>
        </w:p>
        <w:p w14:paraId="53CD6486" w14:textId="36497259" w:rsidR="00012709" w:rsidRDefault="00012709">
          <w:pPr>
            <w:pStyle w:val="TOC3"/>
            <w:tabs>
              <w:tab w:val="right" w:leader="dot" w:pos="9016"/>
            </w:tabs>
            <w:rPr>
              <w:noProof/>
              <w:lang w:val="en-GB" w:eastAsia="en-GB"/>
            </w:rPr>
          </w:pPr>
          <w:hyperlink w:anchor="_Toc28892822" w:history="1">
            <w:r w:rsidRPr="00A323B2">
              <w:rPr>
                <w:rStyle w:val="Hyperlink"/>
                <w:noProof/>
              </w:rPr>
              <w:t>Sensor Types</w:t>
            </w:r>
            <w:r>
              <w:rPr>
                <w:noProof/>
                <w:webHidden/>
              </w:rPr>
              <w:tab/>
            </w:r>
            <w:r>
              <w:rPr>
                <w:noProof/>
                <w:webHidden/>
              </w:rPr>
              <w:fldChar w:fldCharType="begin"/>
            </w:r>
            <w:r>
              <w:rPr>
                <w:noProof/>
                <w:webHidden/>
              </w:rPr>
              <w:instrText xml:space="preserve"> PAGEREF _Toc28892822 \h </w:instrText>
            </w:r>
            <w:r>
              <w:rPr>
                <w:noProof/>
                <w:webHidden/>
              </w:rPr>
            </w:r>
            <w:r>
              <w:rPr>
                <w:noProof/>
                <w:webHidden/>
              </w:rPr>
              <w:fldChar w:fldCharType="separate"/>
            </w:r>
            <w:r w:rsidR="00CA0B7C">
              <w:rPr>
                <w:noProof/>
                <w:webHidden/>
              </w:rPr>
              <w:t>13</w:t>
            </w:r>
            <w:r>
              <w:rPr>
                <w:noProof/>
                <w:webHidden/>
              </w:rPr>
              <w:fldChar w:fldCharType="end"/>
            </w:r>
          </w:hyperlink>
        </w:p>
        <w:p w14:paraId="09965C86" w14:textId="3D3ADF47" w:rsidR="00012709" w:rsidRDefault="00012709">
          <w:pPr>
            <w:pStyle w:val="TOC2"/>
            <w:tabs>
              <w:tab w:val="right" w:leader="dot" w:pos="9016"/>
            </w:tabs>
            <w:rPr>
              <w:rFonts w:eastAsiaTheme="minorEastAsia"/>
              <w:noProof/>
              <w:lang w:eastAsia="en-GB"/>
            </w:rPr>
          </w:pPr>
          <w:hyperlink w:anchor="_Toc28892823" w:history="1">
            <w:r w:rsidRPr="00A323B2">
              <w:rPr>
                <w:rStyle w:val="Hyperlink"/>
                <w:noProof/>
              </w:rPr>
              <w:t>Single vs Dual Trigger</w:t>
            </w:r>
            <w:r>
              <w:rPr>
                <w:noProof/>
                <w:webHidden/>
              </w:rPr>
              <w:tab/>
            </w:r>
            <w:r>
              <w:rPr>
                <w:noProof/>
                <w:webHidden/>
              </w:rPr>
              <w:fldChar w:fldCharType="begin"/>
            </w:r>
            <w:r>
              <w:rPr>
                <w:noProof/>
                <w:webHidden/>
              </w:rPr>
              <w:instrText xml:space="preserve"> PAGEREF _Toc28892823 \h </w:instrText>
            </w:r>
            <w:r>
              <w:rPr>
                <w:noProof/>
                <w:webHidden/>
              </w:rPr>
            </w:r>
            <w:r>
              <w:rPr>
                <w:noProof/>
                <w:webHidden/>
              </w:rPr>
              <w:fldChar w:fldCharType="separate"/>
            </w:r>
            <w:r w:rsidR="00CA0B7C">
              <w:rPr>
                <w:noProof/>
                <w:webHidden/>
              </w:rPr>
              <w:t>14</w:t>
            </w:r>
            <w:r>
              <w:rPr>
                <w:noProof/>
                <w:webHidden/>
              </w:rPr>
              <w:fldChar w:fldCharType="end"/>
            </w:r>
          </w:hyperlink>
        </w:p>
        <w:p w14:paraId="68682D1C" w14:textId="5A11D8C8" w:rsidR="00012709" w:rsidRDefault="00012709">
          <w:pPr>
            <w:pStyle w:val="TOC3"/>
            <w:tabs>
              <w:tab w:val="right" w:leader="dot" w:pos="9016"/>
            </w:tabs>
            <w:rPr>
              <w:noProof/>
              <w:lang w:val="en-GB" w:eastAsia="en-GB"/>
            </w:rPr>
          </w:pPr>
          <w:hyperlink w:anchor="_Toc28892824" w:history="1">
            <w:r w:rsidRPr="00A323B2">
              <w:rPr>
                <w:rStyle w:val="Hyperlink"/>
                <w:noProof/>
              </w:rPr>
              <w:t>Dual Triggers</w:t>
            </w:r>
            <w:r>
              <w:rPr>
                <w:noProof/>
                <w:webHidden/>
              </w:rPr>
              <w:tab/>
            </w:r>
            <w:r>
              <w:rPr>
                <w:noProof/>
                <w:webHidden/>
              </w:rPr>
              <w:fldChar w:fldCharType="begin"/>
            </w:r>
            <w:r>
              <w:rPr>
                <w:noProof/>
                <w:webHidden/>
              </w:rPr>
              <w:instrText xml:space="preserve"> PAGEREF _Toc28892824 \h </w:instrText>
            </w:r>
            <w:r>
              <w:rPr>
                <w:noProof/>
                <w:webHidden/>
              </w:rPr>
            </w:r>
            <w:r>
              <w:rPr>
                <w:noProof/>
                <w:webHidden/>
              </w:rPr>
              <w:fldChar w:fldCharType="separate"/>
            </w:r>
            <w:r w:rsidR="00CA0B7C">
              <w:rPr>
                <w:noProof/>
                <w:webHidden/>
              </w:rPr>
              <w:t>14</w:t>
            </w:r>
            <w:r>
              <w:rPr>
                <w:noProof/>
                <w:webHidden/>
              </w:rPr>
              <w:fldChar w:fldCharType="end"/>
            </w:r>
          </w:hyperlink>
        </w:p>
        <w:p w14:paraId="7F97805B" w14:textId="627FAE5B" w:rsidR="00012709" w:rsidRDefault="00012709">
          <w:pPr>
            <w:pStyle w:val="TOC3"/>
            <w:tabs>
              <w:tab w:val="right" w:leader="dot" w:pos="9016"/>
            </w:tabs>
            <w:rPr>
              <w:noProof/>
              <w:lang w:val="en-GB" w:eastAsia="en-GB"/>
            </w:rPr>
          </w:pPr>
          <w:hyperlink w:anchor="_Toc28892825" w:history="1">
            <w:r w:rsidRPr="00A323B2">
              <w:rPr>
                <w:rStyle w:val="Hyperlink"/>
                <w:noProof/>
              </w:rPr>
              <w:t>Single Trigger</w:t>
            </w:r>
            <w:r>
              <w:rPr>
                <w:noProof/>
                <w:webHidden/>
              </w:rPr>
              <w:tab/>
            </w:r>
            <w:r>
              <w:rPr>
                <w:noProof/>
                <w:webHidden/>
              </w:rPr>
              <w:fldChar w:fldCharType="begin"/>
            </w:r>
            <w:r>
              <w:rPr>
                <w:noProof/>
                <w:webHidden/>
              </w:rPr>
              <w:instrText xml:space="preserve"> PAGEREF _Toc28892825 \h </w:instrText>
            </w:r>
            <w:r>
              <w:rPr>
                <w:noProof/>
                <w:webHidden/>
              </w:rPr>
            </w:r>
            <w:r>
              <w:rPr>
                <w:noProof/>
                <w:webHidden/>
              </w:rPr>
              <w:fldChar w:fldCharType="separate"/>
            </w:r>
            <w:r w:rsidR="00CA0B7C">
              <w:rPr>
                <w:noProof/>
                <w:webHidden/>
              </w:rPr>
              <w:t>15</w:t>
            </w:r>
            <w:r>
              <w:rPr>
                <w:noProof/>
                <w:webHidden/>
              </w:rPr>
              <w:fldChar w:fldCharType="end"/>
            </w:r>
          </w:hyperlink>
        </w:p>
        <w:p w14:paraId="7224268E" w14:textId="52A33CE9" w:rsidR="00012709" w:rsidRDefault="00012709">
          <w:pPr>
            <w:pStyle w:val="TOC1"/>
            <w:tabs>
              <w:tab w:val="right" w:leader="dot" w:pos="9016"/>
            </w:tabs>
            <w:rPr>
              <w:rFonts w:eastAsiaTheme="minorEastAsia"/>
              <w:noProof/>
              <w:lang w:eastAsia="en-GB"/>
            </w:rPr>
          </w:pPr>
          <w:hyperlink w:anchor="_Toc28892826" w:history="1">
            <w:r w:rsidRPr="00A323B2">
              <w:rPr>
                <w:rStyle w:val="Hyperlink"/>
                <w:noProof/>
              </w:rPr>
              <w:t>Simulator Interface Module Hardware</w:t>
            </w:r>
            <w:r>
              <w:rPr>
                <w:noProof/>
                <w:webHidden/>
              </w:rPr>
              <w:tab/>
            </w:r>
            <w:r>
              <w:rPr>
                <w:noProof/>
                <w:webHidden/>
              </w:rPr>
              <w:fldChar w:fldCharType="begin"/>
            </w:r>
            <w:r>
              <w:rPr>
                <w:noProof/>
                <w:webHidden/>
              </w:rPr>
              <w:instrText xml:space="preserve"> PAGEREF _Toc28892826 \h </w:instrText>
            </w:r>
            <w:r>
              <w:rPr>
                <w:noProof/>
                <w:webHidden/>
              </w:rPr>
            </w:r>
            <w:r>
              <w:rPr>
                <w:noProof/>
                <w:webHidden/>
              </w:rPr>
              <w:fldChar w:fldCharType="separate"/>
            </w:r>
            <w:r w:rsidR="00CA0B7C">
              <w:rPr>
                <w:noProof/>
                <w:webHidden/>
              </w:rPr>
              <w:t>17</w:t>
            </w:r>
            <w:r>
              <w:rPr>
                <w:noProof/>
                <w:webHidden/>
              </w:rPr>
              <w:fldChar w:fldCharType="end"/>
            </w:r>
          </w:hyperlink>
        </w:p>
        <w:p w14:paraId="6FE80D65" w14:textId="3B49FF41" w:rsidR="00012709" w:rsidRDefault="00012709">
          <w:pPr>
            <w:pStyle w:val="TOC2"/>
            <w:tabs>
              <w:tab w:val="right" w:leader="dot" w:pos="9016"/>
            </w:tabs>
            <w:rPr>
              <w:rFonts w:eastAsiaTheme="minorEastAsia"/>
              <w:noProof/>
              <w:lang w:eastAsia="en-GB"/>
            </w:rPr>
          </w:pPr>
          <w:hyperlink w:anchor="_Toc28892827" w:history="1">
            <w:r w:rsidRPr="00A323B2">
              <w:rPr>
                <w:rStyle w:val="Hyperlink"/>
                <w:noProof/>
              </w:rPr>
              <w:t>Overview</w:t>
            </w:r>
            <w:r>
              <w:rPr>
                <w:noProof/>
                <w:webHidden/>
              </w:rPr>
              <w:tab/>
            </w:r>
            <w:r>
              <w:rPr>
                <w:noProof/>
                <w:webHidden/>
              </w:rPr>
              <w:fldChar w:fldCharType="begin"/>
            </w:r>
            <w:r>
              <w:rPr>
                <w:noProof/>
                <w:webHidden/>
              </w:rPr>
              <w:instrText xml:space="preserve"> PAGEREF _Toc28892827 \h </w:instrText>
            </w:r>
            <w:r>
              <w:rPr>
                <w:noProof/>
                <w:webHidden/>
              </w:rPr>
            </w:r>
            <w:r>
              <w:rPr>
                <w:noProof/>
                <w:webHidden/>
              </w:rPr>
              <w:fldChar w:fldCharType="separate"/>
            </w:r>
            <w:r w:rsidR="00CA0B7C">
              <w:rPr>
                <w:noProof/>
                <w:webHidden/>
              </w:rPr>
              <w:t>17</w:t>
            </w:r>
            <w:r>
              <w:rPr>
                <w:noProof/>
                <w:webHidden/>
              </w:rPr>
              <w:fldChar w:fldCharType="end"/>
            </w:r>
          </w:hyperlink>
        </w:p>
        <w:p w14:paraId="3456C69D" w14:textId="3C8C40A4" w:rsidR="00012709" w:rsidRDefault="00012709">
          <w:pPr>
            <w:pStyle w:val="TOC2"/>
            <w:tabs>
              <w:tab w:val="right" w:leader="dot" w:pos="9016"/>
            </w:tabs>
            <w:rPr>
              <w:rFonts w:eastAsiaTheme="minorEastAsia"/>
              <w:noProof/>
              <w:lang w:eastAsia="en-GB"/>
            </w:rPr>
          </w:pPr>
          <w:hyperlink w:anchor="_Toc28892828" w:history="1">
            <w:r w:rsidRPr="00A323B2">
              <w:rPr>
                <w:rStyle w:val="Hyperlink"/>
                <w:noProof/>
              </w:rPr>
              <w:t>Hardware Options</w:t>
            </w:r>
            <w:r>
              <w:rPr>
                <w:noProof/>
                <w:webHidden/>
              </w:rPr>
              <w:tab/>
            </w:r>
            <w:r>
              <w:rPr>
                <w:noProof/>
                <w:webHidden/>
              </w:rPr>
              <w:fldChar w:fldCharType="begin"/>
            </w:r>
            <w:r>
              <w:rPr>
                <w:noProof/>
                <w:webHidden/>
              </w:rPr>
              <w:instrText xml:space="preserve"> PAGEREF _Toc28892828 \h </w:instrText>
            </w:r>
            <w:r>
              <w:rPr>
                <w:noProof/>
                <w:webHidden/>
              </w:rPr>
            </w:r>
            <w:r>
              <w:rPr>
                <w:noProof/>
                <w:webHidden/>
              </w:rPr>
              <w:fldChar w:fldCharType="separate"/>
            </w:r>
            <w:r w:rsidR="00CA0B7C">
              <w:rPr>
                <w:noProof/>
                <w:webHidden/>
              </w:rPr>
              <w:t>17</w:t>
            </w:r>
            <w:r>
              <w:rPr>
                <w:noProof/>
                <w:webHidden/>
              </w:rPr>
              <w:fldChar w:fldCharType="end"/>
            </w:r>
          </w:hyperlink>
        </w:p>
        <w:p w14:paraId="000E56AC" w14:textId="597B87FA" w:rsidR="00012709" w:rsidRDefault="00012709">
          <w:pPr>
            <w:pStyle w:val="TOC2"/>
            <w:tabs>
              <w:tab w:val="right" w:leader="dot" w:pos="9016"/>
            </w:tabs>
            <w:rPr>
              <w:rFonts w:eastAsiaTheme="minorEastAsia"/>
              <w:noProof/>
              <w:lang w:eastAsia="en-GB"/>
            </w:rPr>
          </w:pPr>
          <w:hyperlink w:anchor="_Toc28892829" w:history="1">
            <w:r w:rsidRPr="00A323B2">
              <w:rPr>
                <w:rStyle w:val="Hyperlink"/>
                <w:noProof/>
              </w:rPr>
              <w:t>Hardware Interrupts</w:t>
            </w:r>
            <w:r>
              <w:rPr>
                <w:noProof/>
                <w:webHidden/>
              </w:rPr>
              <w:tab/>
            </w:r>
            <w:r>
              <w:rPr>
                <w:noProof/>
                <w:webHidden/>
              </w:rPr>
              <w:fldChar w:fldCharType="begin"/>
            </w:r>
            <w:r>
              <w:rPr>
                <w:noProof/>
                <w:webHidden/>
              </w:rPr>
              <w:instrText xml:space="preserve"> PAGEREF _Toc28892829 \h </w:instrText>
            </w:r>
            <w:r>
              <w:rPr>
                <w:noProof/>
                <w:webHidden/>
              </w:rPr>
            </w:r>
            <w:r>
              <w:rPr>
                <w:noProof/>
                <w:webHidden/>
              </w:rPr>
              <w:fldChar w:fldCharType="separate"/>
            </w:r>
            <w:r w:rsidR="00CA0B7C">
              <w:rPr>
                <w:noProof/>
                <w:webHidden/>
              </w:rPr>
              <w:t>17</w:t>
            </w:r>
            <w:r>
              <w:rPr>
                <w:noProof/>
                <w:webHidden/>
              </w:rPr>
              <w:fldChar w:fldCharType="end"/>
            </w:r>
          </w:hyperlink>
        </w:p>
        <w:p w14:paraId="411FAB99" w14:textId="21BBB6A8" w:rsidR="00012709" w:rsidRDefault="00012709">
          <w:pPr>
            <w:pStyle w:val="TOC2"/>
            <w:tabs>
              <w:tab w:val="right" w:leader="dot" w:pos="9016"/>
            </w:tabs>
            <w:rPr>
              <w:rFonts w:eastAsiaTheme="minorEastAsia"/>
              <w:noProof/>
              <w:lang w:eastAsia="en-GB"/>
            </w:rPr>
          </w:pPr>
          <w:hyperlink w:anchor="_Toc28892830" w:history="1">
            <w:r w:rsidRPr="00A323B2">
              <w:rPr>
                <w:rStyle w:val="Hyperlink"/>
                <w:noProof/>
              </w:rPr>
              <w:t>Microcontroller Hardware</w:t>
            </w:r>
            <w:r>
              <w:rPr>
                <w:noProof/>
                <w:webHidden/>
              </w:rPr>
              <w:tab/>
            </w:r>
            <w:r>
              <w:rPr>
                <w:noProof/>
                <w:webHidden/>
              </w:rPr>
              <w:fldChar w:fldCharType="begin"/>
            </w:r>
            <w:r>
              <w:rPr>
                <w:noProof/>
                <w:webHidden/>
              </w:rPr>
              <w:instrText xml:space="preserve"> PAGEREF _Toc28892830 \h </w:instrText>
            </w:r>
            <w:r>
              <w:rPr>
                <w:noProof/>
                <w:webHidden/>
              </w:rPr>
            </w:r>
            <w:r>
              <w:rPr>
                <w:noProof/>
                <w:webHidden/>
              </w:rPr>
              <w:fldChar w:fldCharType="separate"/>
            </w:r>
            <w:r w:rsidR="00CA0B7C">
              <w:rPr>
                <w:noProof/>
                <w:webHidden/>
              </w:rPr>
              <w:t>18</w:t>
            </w:r>
            <w:r>
              <w:rPr>
                <w:noProof/>
                <w:webHidden/>
              </w:rPr>
              <w:fldChar w:fldCharType="end"/>
            </w:r>
          </w:hyperlink>
        </w:p>
        <w:p w14:paraId="7706DF60" w14:textId="73B18996" w:rsidR="00012709" w:rsidRDefault="00012709">
          <w:pPr>
            <w:pStyle w:val="TOC2"/>
            <w:tabs>
              <w:tab w:val="right" w:leader="dot" w:pos="9016"/>
            </w:tabs>
            <w:rPr>
              <w:rFonts w:eastAsiaTheme="minorEastAsia"/>
              <w:noProof/>
              <w:lang w:eastAsia="en-GB"/>
            </w:rPr>
          </w:pPr>
          <w:hyperlink w:anchor="_Toc28892831" w:history="1">
            <w:r w:rsidRPr="00A323B2">
              <w:rPr>
                <w:rStyle w:val="Hyperlink"/>
                <w:noProof/>
              </w:rPr>
              <w:t>Serial Line Driver</w:t>
            </w:r>
            <w:r>
              <w:rPr>
                <w:noProof/>
                <w:webHidden/>
              </w:rPr>
              <w:tab/>
            </w:r>
            <w:r>
              <w:rPr>
                <w:noProof/>
                <w:webHidden/>
              </w:rPr>
              <w:fldChar w:fldCharType="begin"/>
            </w:r>
            <w:r>
              <w:rPr>
                <w:noProof/>
                <w:webHidden/>
              </w:rPr>
              <w:instrText xml:space="preserve"> PAGEREF _Toc28892831 \h </w:instrText>
            </w:r>
            <w:r>
              <w:rPr>
                <w:noProof/>
                <w:webHidden/>
              </w:rPr>
            </w:r>
            <w:r>
              <w:rPr>
                <w:noProof/>
                <w:webHidden/>
              </w:rPr>
              <w:fldChar w:fldCharType="separate"/>
            </w:r>
            <w:r w:rsidR="00CA0B7C">
              <w:rPr>
                <w:noProof/>
                <w:webHidden/>
              </w:rPr>
              <w:t>18</w:t>
            </w:r>
            <w:r>
              <w:rPr>
                <w:noProof/>
                <w:webHidden/>
              </w:rPr>
              <w:fldChar w:fldCharType="end"/>
            </w:r>
          </w:hyperlink>
        </w:p>
        <w:p w14:paraId="5DB468B3" w14:textId="566652D0" w:rsidR="00012709" w:rsidRDefault="00012709">
          <w:pPr>
            <w:pStyle w:val="TOC2"/>
            <w:tabs>
              <w:tab w:val="right" w:leader="dot" w:pos="9016"/>
            </w:tabs>
            <w:rPr>
              <w:rFonts w:eastAsiaTheme="minorEastAsia"/>
              <w:noProof/>
              <w:lang w:eastAsia="en-GB"/>
            </w:rPr>
          </w:pPr>
          <w:hyperlink w:anchor="_Toc28892832" w:history="1">
            <w:r w:rsidRPr="00A323B2">
              <w:rPr>
                <w:rStyle w:val="Hyperlink"/>
                <w:noProof/>
              </w:rPr>
              <w:t>Transient Voltage Suppression</w:t>
            </w:r>
            <w:r>
              <w:rPr>
                <w:noProof/>
                <w:webHidden/>
              </w:rPr>
              <w:tab/>
            </w:r>
            <w:r>
              <w:rPr>
                <w:noProof/>
                <w:webHidden/>
              </w:rPr>
              <w:fldChar w:fldCharType="begin"/>
            </w:r>
            <w:r>
              <w:rPr>
                <w:noProof/>
                <w:webHidden/>
              </w:rPr>
              <w:instrText xml:space="preserve"> PAGEREF _Toc28892832 \h </w:instrText>
            </w:r>
            <w:r>
              <w:rPr>
                <w:noProof/>
                <w:webHidden/>
              </w:rPr>
            </w:r>
            <w:r>
              <w:rPr>
                <w:noProof/>
                <w:webHidden/>
              </w:rPr>
              <w:fldChar w:fldCharType="separate"/>
            </w:r>
            <w:r w:rsidR="00CA0B7C">
              <w:rPr>
                <w:noProof/>
                <w:webHidden/>
              </w:rPr>
              <w:t>18</w:t>
            </w:r>
            <w:r>
              <w:rPr>
                <w:noProof/>
                <w:webHidden/>
              </w:rPr>
              <w:fldChar w:fldCharType="end"/>
            </w:r>
          </w:hyperlink>
        </w:p>
        <w:p w14:paraId="6D217A8F" w14:textId="12E92662" w:rsidR="00012709" w:rsidRDefault="00012709">
          <w:pPr>
            <w:pStyle w:val="TOC2"/>
            <w:tabs>
              <w:tab w:val="right" w:leader="dot" w:pos="9016"/>
            </w:tabs>
            <w:rPr>
              <w:rFonts w:eastAsiaTheme="minorEastAsia"/>
              <w:noProof/>
              <w:lang w:eastAsia="en-GB"/>
            </w:rPr>
          </w:pPr>
          <w:hyperlink w:anchor="_Toc28892833" w:history="1">
            <w:r w:rsidRPr="00A323B2">
              <w:rPr>
                <w:rStyle w:val="Hyperlink"/>
                <w:noProof/>
              </w:rPr>
              <w:t>Microcontroller Configuration</w:t>
            </w:r>
            <w:r>
              <w:rPr>
                <w:noProof/>
                <w:webHidden/>
              </w:rPr>
              <w:tab/>
            </w:r>
            <w:r>
              <w:rPr>
                <w:noProof/>
                <w:webHidden/>
              </w:rPr>
              <w:fldChar w:fldCharType="begin"/>
            </w:r>
            <w:r>
              <w:rPr>
                <w:noProof/>
                <w:webHidden/>
              </w:rPr>
              <w:instrText xml:space="preserve"> PAGEREF _Toc28892833 \h </w:instrText>
            </w:r>
            <w:r>
              <w:rPr>
                <w:noProof/>
                <w:webHidden/>
              </w:rPr>
            </w:r>
            <w:r>
              <w:rPr>
                <w:noProof/>
                <w:webHidden/>
              </w:rPr>
              <w:fldChar w:fldCharType="separate"/>
            </w:r>
            <w:r w:rsidR="00CA0B7C">
              <w:rPr>
                <w:noProof/>
                <w:webHidden/>
              </w:rPr>
              <w:t>19</w:t>
            </w:r>
            <w:r>
              <w:rPr>
                <w:noProof/>
                <w:webHidden/>
              </w:rPr>
              <w:fldChar w:fldCharType="end"/>
            </w:r>
          </w:hyperlink>
        </w:p>
        <w:p w14:paraId="3867B07E" w14:textId="5C46F61B" w:rsidR="00012709" w:rsidRDefault="00012709">
          <w:pPr>
            <w:pStyle w:val="TOC3"/>
            <w:tabs>
              <w:tab w:val="right" w:leader="dot" w:pos="9016"/>
            </w:tabs>
            <w:rPr>
              <w:noProof/>
              <w:lang w:val="en-GB" w:eastAsia="en-GB"/>
            </w:rPr>
          </w:pPr>
          <w:hyperlink w:anchor="_Toc28892834" w:history="1">
            <w:r w:rsidRPr="00A323B2">
              <w:rPr>
                <w:rStyle w:val="Hyperlink"/>
                <w:noProof/>
              </w:rPr>
              <w:t>Microcontroller I/O Pins</w:t>
            </w:r>
            <w:r>
              <w:rPr>
                <w:noProof/>
                <w:webHidden/>
              </w:rPr>
              <w:tab/>
            </w:r>
            <w:r>
              <w:rPr>
                <w:noProof/>
                <w:webHidden/>
              </w:rPr>
              <w:fldChar w:fldCharType="begin"/>
            </w:r>
            <w:r>
              <w:rPr>
                <w:noProof/>
                <w:webHidden/>
              </w:rPr>
              <w:instrText xml:space="preserve"> PAGEREF _Toc28892834 \h </w:instrText>
            </w:r>
            <w:r>
              <w:rPr>
                <w:noProof/>
                <w:webHidden/>
              </w:rPr>
            </w:r>
            <w:r>
              <w:rPr>
                <w:noProof/>
                <w:webHidden/>
              </w:rPr>
              <w:fldChar w:fldCharType="separate"/>
            </w:r>
            <w:r w:rsidR="00CA0B7C">
              <w:rPr>
                <w:noProof/>
                <w:webHidden/>
              </w:rPr>
              <w:t>19</w:t>
            </w:r>
            <w:r>
              <w:rPr>
                <w:noProof/>
                <w:webHidden/>
              </w:rPr>
              <w:fldChar w:fldCharType="end"/>
            </w:r>
          </w:hyperlink>
        </w:p>
        <w:p w14:paraId="7CEAA504" w14:textId="530C4F71" w:rsidR="00012709" w:rsidRDefault="00012709">
          <w:pPr>
            <w:pStyle w:val="TOC3"/>
            <w:tabs>
              <w:tab w:val="right" w:leader="dot" w:pos="9016"/>
            </w:tabs>
            <w:rPr>
              <w:noProof/>
              <w:lang w:val="en-GB" w:eastAsia="en-GB"/>
            </w:rPr>
          </w:pPr>
          <w:hyperlink w:anchor="_Toc28892835" w:history="1">
            <w:r w:rsidRPr="00A323B2">
              <w:rPr>
                <w:rStyle w:val="Hyperlink"/>
                <w:noProof/>
              </w:rPr>
              <w:t>Microcontroller Fuse Settings</w:t>
            </w:r>
            <w:r>
              <w:rPr>
                <w:noProof/>
                <w:webHidden/>
              </w:rPr>
              <w:tab/>
            </w:r>
            <w:r>
              <w:rPr>
                <w:noProof/>
                <w:webHidden/>
              </w:rPr>
              <w:fldChar w:fldCharType="begin"/>
            </w:r>
            <w:r>
              <w:rPr>
                <w:noProof/>
                <w:webHidden/>
              </w:rPr>
              <w:instrText xml:space="preserve"> PAGEREF _Toc28892835 \h </w:instrText>
            </w:r>
            <w:r>
              <w:rPr>
                <w:noProof/>
                <w:webHidden/>
              </w:rPr>
            </w:r>
            <w:r>
              <w:rPr>
                <w:noProof/>
                <w:webHidden/>
              </w:rPr>
              <w:fldChar w:fldCharType="separate"/>
            </w:r>
            <w:r w:rsidR="00CA0B7C">
              <w:rPr>
                <w:noProof/>
                <w:webHidden/>
              </w:rPr>
              <w:t>20</w:t>
            </w:r>
            <w:r>
              <w:rPr>
                <w:noProof/>
                <w:webHidden/>
              </w:rPr>
              <w:fldChar w:fldCharType="end"/>
            </w:r>
          </w:hyperlink>
        </w:p>
        <w:p w14:paraId="50C98316" w14:textId="1EBE93B5" w:rsidR="00012709" w:rsidRDefault="00012709">
          <w:pPr>
            <w:pStyle w:val="TOC2"/>
            <w:tabs>
              <w:tab w:val="right" w:leader="dot" w:pos="9016"/>
            </w:tabs>
            <w:rPr>
              <w:rFonts w:eastAsiaTheme="minorEastAsia"/>
              <w:noProof/>
              <w:lang w:eastAsia="en-GB"/>
            </w:rPr>
          </w:pPr>
          <w:hyperlink w:anchor="_Toc28892836" w:history="1">
            <w:r w:rsidRPr="00A323B2">
              <w:rPr>
                <w:rStyle w:val="Hyperlink"/>
                <w:noProof/>
              </w:rPr>
              <w:t>Power Supply</w:t>
            </w:r>
            <w:r>
              <w:rPr>
                <w:noProof/>
                <w:webHidden/>
              </w:rPr>
              <w:tab/>
            </w:r>
            <w:r>
              <w:rPr>
                <w:noProof/>
                <w:webHidden/>
              </w:rPr>
              <w:fldChar w:fldCharType="begin"/>
            </w:r>
            <w:r>
              <w:rPr>
                <w:noProof/>
                <w:webHidden/>
              </w:rPr>
              <w:instrText xml:space="preserve"> PAGEREF _Toc28892836 \h </w:instrText>
            </w:r>
            <w:r>
              <w:rPr>
                <w:noProof/>
                <w:webHidden/>
              </w:rPr>
            </w:r>
            <w:r>
              <w:rPr>
                <w:noProof/>
                <w:webHidden/>
              </w:rPr>
              <w:fldChar w:fldCharType="separate"/>
            </w:r>
            <w:r w:rsidR="00CA0B7C">
              <w:rPr>
                <w:noProof/>
                <w:webHidden/>
              </w:rPr>
              <w:t>21</w:t>
            </w:r>
            <w:r>
              <w:rPr>
                <w:noProof/>
                <w:webHidden/>
              </w:rPr>
              <w:fldChar w:fldCharType="end"/>
            </w:r>
          </w:hyperlink>
        </w:p>
        <w:p w14:paraId="5DB6CDEA" w14:textId="664F6C5C" w:rsidR="00012709" w:rsidRDefault="00012709">
          <w:pPr>
            <w:pStyle w:val="TOC3"/>
            <w:tabs>
              <w:tab w:val="right" w:leader="dot" w:pos="9016"/>
            </w:tabs>
            <w:rPr>
              <w:noProof/>
              <w:lang w:val="en-GB" w:eastAsia="en-GB"/>
            </w:rPr>
          </w:pPr>
          <w:hyperlink w:anchor="_Toc28892837" w:history="1">
            <w:r w:rsidRPr="00A323B2">
              <w:rPr>
                <w:rStyle w:val="Hyperlink"/>
                <w:noProof/>
              </w:rPr>
              <w:t>Typical Current Requirements</w:t>
            </w:r>
            <w:r>
              <w:rPr>
                <w:noProof/>
                <w:webHidden/>
              </w:rPr>
              <w:tab/>
            </w:r>
            <w:r>
              <w:rPr>
                <w:noProof/>
                <w:webHidden/>
              </w:rPr>
              <w:fldChar w:fldCharType="begin"/>
            </w:r>
            <w:r>
              <w:rPr>
                <w:noProof/>
                <w:webHidden/>
              </w:rPr>
              <w:instrText xml:space="preserve"> PAGEREF _Toc28892837 \h </w:instrText>
            </w:r>
            <w:r>
              <w:rPr>
                <w:noProof/>
                <w:webHidden/>
              </w:rPr>
            </w:r>
            <w:r>
              <w:rPr>
                <w:noProof/>
                <w:webHidden/>
              </w:rPr>
              <w:fldChar w:fldCharType="separate"/>
            </w:r>
            <w:r w:rsidR="00CA0B7C">
              <w:rPr>
                <w:noProof/>
                <w:webHidden/>
              </w:rPr>
              <w:t>21</w:t>
            </w:r>
            <w:r>
              <w:rPr>
                <w:noProof/>
                <w:webHidden/>
              </w:rPr>
              <w:fldChar w:fldCharType="end"/>
            </w:r>
          </w:hyperlink>
        </w:p>
        <w:p w14:paraId="49066B90" w14:textId="77522DDD" w:rsidR="00012709" w:rsidRDefault="00012709">
          <w:pPr>
            <w:pStyle w:val="TOC3"/>
            <w:tabs>
              <w:tab w:val="right" w:leader="dot" w:pos="9016"/>
            </w:tabs>
            <w:rPr>
              <w:noProof/>
              <w:lang w:val="en-GB" w:eastAsia="en-GB"/>
            </w:rPr>
          </w:pPr>
          <w:hyperlink w:anchor="_Toc28892838" w:history="1">
            <w:r w:rsidRPr="00A323B2">
              <w:rPr>
                <w:rStyle w:val="Hyperlink"/>
                <w:noProof/>
              </w:rPr>
              <w:t>Microcontroller Package Ratings</w:t>
            </w:r>
            <w:r>
              <w:rPr>
                <w:noProof/>
                <w:webHidden/>
              </w:rPr>
              <w:tab/>
            </w:r>
            <w:r>
              <w:rPr>
                <w:noProof/>
                <w:webHidden/>
              </w:rPr>
              <w:fldChar w:fldCharType="begin"/>
            </w:r>
            <w:r>
              <w:rPr>
                <w:noProof/>
                <w:webHidden/>
              </w:rPr>
              <w:instrText xml:space="preserve"> PAGEREF _Toc28892838 \h </w:instrText>
            </w:r>
            <w:r>
              <w:rPr>
                <w:noProof/>
                <w:webHidden/>
              </w:rPr>
            </w:r>
            <w:r>
              <w:rPr>
                <w:noProof/>
                <w:webHidden/>
              </w:rPr>
              <w:fldChar w:fldCharType="separate"/>
            </w:r>
            <w:r w:rsidR="00CA0B7C">
              <w:rPr>
                <w:noProof/>
                <w:webHidden/>
              </w:rPr>
              <w:t>21</w:t>
            </w:r>
            <w:r>
              <w:rPr>
                <w:noProof/>
                <w:webHidden/>
              </w:rPr>
              <w:fldChar w:fldCharType="end"/>
            </w:r>
          </w:hyperlink>
        </w:p>
        <w:p w14:paraId="16596030" w14:textId="4209FD09" w:rsidR="00012709" w:rsidRDefault="00012709">
          <w:pPr>
            <w:pStyle w:val="TOC3"/>
            <w:tabs>
              <w:tab w:val="right" w:leader="dot" w:pos="9016"/>
            </w:tabs>
            <w:rPr>
              <w:noProof/>
              <w:lang w:val="en-GB" w:eastAsia="en-GB"/>
            </w:rPr>
          </w:pPr>
          <w:hyperlink w:anchor="_Toc28892839" w:history="1">
            <w:r w:rsidRPr="00A323B2">
              <w:rPr>
                <w:rStyle w:val="Hyperlink"/>
                <w:noProof/>
              </w:rPr>
              <w:t>Voltage Regulator</w:t>
            </w:r>
            <w:r>
              <w:rPr>
                <w:noProof/>
                <w:webHidden/>
              </w:rPr>
              <w:tab/>
            </w:r>
            <w:r>
              <w:rPr>
                <w:noProof/>
                <w:webHidden/>
              </w:rPr>
              <w:fldChar w:fldCharType="begin"/>
            </w:r>
            <w:r>
              <w:rPr>
                <w:noProof/>
                <w:webHidden/>
              </w:rPr>
              <w:instrText xml:space="preserve"> PAGEREF _Toc28892839 \h </w:instrText>
            </w:r>
            <w:r>
              <w:rPr>
                <w:noProof/>
                <w:webHidden/>
              </w:rPr>
            </w:r>
            <w:r>
              <w:rPr>
                <w:noProof/>
                <w:webHidden/>
              </w:rPr>
              <w:fldChar w:fldCharType="separate"/>
            </w:r>
            <w:r w:rsidR="00CA0B7C">
              <w:rPr>
                <w:noProof/>
                <w:webHidden/>
              </w:rPr>
              <w:t>21</w:t>
            </w:r>
            <w:r>
              <w:rPr>
                <w:noProof/>
                <w:webHidden/>
              </w:rPr>
              <w:fldChar w:fldCharType="end"/>
            </w:r>
          </w:hyperlink>
        </w:p>
        <w:p w14:paraId="7DCBC1FD" w14:textId="07079460" w:rsidR="00012709" w:rsidRDefault="00012709">
          <w:pPr>
            <w:pStyle w:val="TOC3"/>
            <w:tabs>
              <w:tab w:val="right" w:leader="dot" w:pos="9016"/>
            </w:tabs>
            <w:rPr>
              <w:noProof/>
              <w:lang w:val="en-GB" w:eastAsia="en-GB"/>
            </w:rPr>
          </w:pPr>
          <w:hyperlink w:anchor="_Toc28892840" w:history="1">
            <w:r w:rsidRPr="00A323B2">
              <w:rPr>
                <w:rStyle w:val="Hyperlink"/>
                <w:noProof/>
              </w:rPr>
              <w:t>Cable Voltage Drop</w:t>
            </w:r>
            <w:r>
              <w:rPr>
                <w:noProof/>
                <w:webHidden/>
              </w:rPr>
              <w:tab/>
            </w:r>
            <w:r>
              <w:rPr>
                <w:noProof/>
                <w:webHidden/>
              </w:rPr>
              <w:fldChar w:fldCharType="begin"/>
            </w:r>
            <w:r>
              <w:rPr>
                <w:noProof/>
                <w:webHidden/>
              </w:rPr>
              <w:instrText xml:space="preserve"> PAGEREF _Toc28892840 \h </w:instrText>
            </w:r>
            <w:r>
              <w:rPr>
                <w:noProof/>
                <w:webHidden/>
              </w:rPr>
            </w:r>
            <w:r>
              <w:rPr>
                <w:noProof/>
                <w:webHidden/>
              </w:rPr>
              <w:fldChar w:fldCharType="separate"/>
            </w:r>
            <w:r w:rsidR="00CA0B7C">
              <w:rPr>
                <w:noProof/>
                <w:webHidden/>
              </w:rPr>
              <w:t>21</w:t>
            </w:r>
            <w:r>
              <w:rPr>
                <w:noProof/>
                <w:webHidden/>
              </w:rPr>
              <w:fldChar w:fldCharType="end"/>
            </w:r>
          </w:hyperlink>
        </w:p>
        <w:p w14:paraId="0CDDFBBA" w14:textId="00F9B10E" w:rsidR="00012709" w:rsidRDefault="00012709">
          <w:pPr>
            <w:pStyle w:val="TOC3"/>
            <w:tabs>
              <w:tab w:val="right" w:leader="dot" w:pos="9016"/>
            </w:tabs>
            <w:rPr>
              <w:noProof/>
              <w:lang w:val="en-GB" w:eastAsia="en-GB"/>
            </w:rPr>
          </w:pPr>
          <w:hyperlink w:anchor="_Toc28892841" w:history="1">
            <w:r w:rsidRPr="00A323B2">
              <w:rPr>
                <w:rStyle w:val="Hyperlink"/>
                <w:noProof/>
              </w:rPr>
              <w:t>Heat Dissipation</w:t>
            </w:r>
            <w:r>
              <w:rPr>
                <w:noProof/>
                <w:webHidden/>
              </w:rPr>
              <w:tab/>
            </w:r>
            <w:r>
              <w:rPr>
                <w:noProof/>
                <w:webHidden/>
              </w:rPr>
              <w:fldChar w:fldCharType="begin"/>
            </w:r>
            <w:r>
              <w:rPr>
                <w:noProof/>
                <w:webHidden/>
              </w:rPr>
              <w:instrText xml:space="preserve"> PAGEREF _Toc28892841 \h </w:instrText>
            </w:r>
            <w:r>
              <w:rPr>
                <w:noProof/>
                <w:webHidden/>
              </w:rPr>
            </w:r>
            <w:r>
              <w:rPr>
                <w:noProof/>
                <w:webHidden/>
              </w:rPr>
              <w:fldChar w:fldCharType="separate"/>
            </w:r>
            <w:r w:rsidR="00CA0B7C">
              <w:rPr>
                <w:noProof/>
                <w:webHidden/>
              </w:rPr>
              <w:t>22</w:t>
            </w:r>
            <w:r>
              <w:rPr>
                <w:noProof/>
                <w:webHidden/>
              </w:rPr>
              <w:fldChar w:fldCharType="end"/>
            </w:r>
          </w:hyperlink>
        </w:p>
        <w:p w14:paraId="3B0EC8F1" w14:textId="4BA06534" w:rsidR="00012709" w:rsidRDefault="00012709">
          <w:pPr>
            <w:pStyle w:val="TOC3"/>
            <w:tabs>
              <w:tab w:val="right" w:leader="dot" w:pos="9016"/>
            </w:tabs>
            <w:rPr>
              <w:noProof/>
              <w:lang w:val="en-GB" w:eastAsia="en-GB"/>
            </w:rPr>
          </w:pPr>
          <w:hyperlink w:anchor="_Toc28892842" w:history="1">
            <w:r w:rsidRPr="00A323B2">
              <w:rPr>
                <w:rStyle w:val="Hyperlink"/>
                <w:noProof/>
              </w:rPr>
              <w:t>Fusing</w:t>
            </w:r>
            <w:r>
              <w:rPr>
                <w:noProof/>
                <w:webHidden/>
              </w:rPr>
              <w:tab/>
            </w:r>
            <w:r>
              <w:rPr>
                <w:noProof/>
                <w:webHidden/>
              </w:rPr>
              <w:fldChar w:fldCharType="begin"/>
            </w:r>
            <w:r>
              <w:rPr>
                <w:noProof/>
                <w:webHidden/>
              </w:rPr>
              <w:instrText xml:space="preserve"> PAGEREF _Toc28892842 \h </w:instrText>
            </w:r>
            <w:r>
              <w:rPr>
                <w:noProof/>
                <w:webHidden/>
              </w:rPr>
            </w:r>
            <w:r>
              <w:rPr>
                <w:noProof/>
                <w:webHidden/>
              </w:rPr>
              <w:fldChar w:fldCharType="separate"/>
            </w:r>
            <w:r w:rsidR="00CA0B7C">
              <w:rPr>
                <w:noProof/>
                <w:webHidden/>
              </w:rPr>
              <w:t>22</w:t>
            </w:r>
            <w:r>
              <w:rPr>
                <w:noProof/>
                <w:webHidden/>
              </w:rPr>
              <w:fldChar w:fldCharType="end"/>
            </w:r>
          </w:hyperlink>
        </w:p>
        <w:p w14:paraId="413F8C22" w14:textId="27348993" w:rsidR="00012709" w:rsidRDefault="00012709">
          <w:pPr>
            <w:pStyle w:val="TOC2"/>
            <w:tabs>
              <w:tab w:val="right" w:leader="dot" w:pos="9016"/>
            </w:tabs>
            <w:rPr>
              <w:rFonts w:eastAsiaTheme="minorEastAsia"/>
              <w:noProof/>
              <w:lang w:eastAsia="en-GB"/>
            </w:rPr>
          </w:pPr>
          <w:hyperlink w:anchor="_Toc28892843" w:history="1">
            <w:r w:rsidRPr="00A323B2">
              <w:rPr>
                <w:rStyle w:val="Hyperlink"/>
                <w:noProof/>
              </w:rPr>
              <w:t>Hardware Compatibility</w:t>
            </w:r>
            <w:r>
              <w:rPr>
                <w:noProof/>
                <w:webHidden/>
              </w:rPr>
              <w:tab/>
            </w:r>
            <w:r>
              <w:rPr>
                <w:noProof/>
                <w:webHidden/>
              </w:rPr>
              <w:fldChar w:fldCharType="begin"/>
            </w:r>
            <w:r>
              <w:rPr>
                <w:noProof/>
                <w:webHidden/>
              </w:rPr>
              <w:instrText xml:space="preserve"> PAGEREF _Toc28892843 \h </w:instrText>
            </w:r>
            <w:r>
              <w:rPr>
                <w:noProof/>
                <w:webHidden/>
              </w:rPr>
            </w:r>
            <w:r>
              <w:rPr>
                <w:noProof/>
                <w:webHidden/>
              </w:rPr>
              <w:fldChar w:fldCharType="separate"/>
            </w:r>
            <w:r w:rsidR="00CA0B7C">
              <w:rPr>
                <w:noProof/>
                <w:webHidden/>
              </w:rPr>
              <w:t>23</w:t>
            </w:r>
            <w:r>
              <w:rPr>
                <w:noProof/>
                <w:webHidden/>
              </w:rPr>
              <w:fldChar w:fldCharType="end"/>
            </w:r>
          </w:hyperlink>
        </w:p>
        <w:p w14:paraId="3DEFD23D" w14:textId="6C500CE9" w:rsidR="00012709" w:rsidRDefault="00012709">
          <w:pPr>
            <w:pStyle w:val="TOC1"/>
            <w:tabs>
              <w:tab w:val="right" w:leader="dot" w:pos="9016"/>
            </w:tabs>
            <w:rPr>
              <w:rFonts w:eastAsiaTheme="minorEastAsia"/>
              <w:noProof/>
              <w:lang w:eastAsia="en-GB"/>
            </w:rPr>
          </w:pPr>
          <w:hyperlink w:anchor="_Toc28892844" w:history="1">
            <w:r w:rsidRPr="00A323B2">
              <w:rPr>
                <w:rStyle w:val="Hyperlink"/>
                <w:noProof/>
              </w:rPr>
              <w:t>Basic Serial Splitter Module Hardware</w:t>
            </w:r>
            <w:r>
              <w:rPr>
                <w:noProof/>
                <w:webHidden/>
              </w:rPr>
              <w:tab/>
            </w:r>
            <w:r>
              <w:rPr>
                <w:noProof/>
                <w:webHidden/>
              </w:rPr>
              <w:fldChar w:fldCharType="begin"/>
            </w:r>
            <w:r>
              <w:rPr>
                <w:noProof/>
                <w:webHidden/>
              </w:rPr>
              <w:instrText xml:space="preserve"> PAGEREF _Toc28892844 \h </w:instrText>
            </w:r>
            <w:r>
              <w:rPr>
                <w:noProof/>
                <w:webHidden/>
              </w:rPr>
            </w:r>
            <w:r>
              <w:rPr>
                <w:noProof/>
                <w:webHidden/>
              </w:rPr>
              <w:fldChar w:fldCharType="separate"/>
            </w:r>
            <w:r w:rsidR="00CA0B7C">
              <w:rPr>
                <w:noProof/>
                <w:webHidden/>
              </w:rPr>
              <w:t>24</w:t>
            </w:r>
            <w:r>
              <w:rPr>
                <w:noProof/>
                <w:webHidden/>
              </w:rPr>
              <w:fldChar w:fldCharType="end"/>
            </w:r>
          </w:hyperlink>
        </w:p>
        <w:p w14:paraId="3461387D" w14:textId="2BAE568E" w:rsidR="00012709" w:rsidRDefault="00012709">
          <w:pPr>
            <w:pStyle w:val="TOC2"/>
            <w:tabs>
              <w:tab w:val="right" w:leader="dot" w:pos="9016"/>
            </w:tabs>
            <w:rPr>
              <w:rFonts w:eastAsiaTheme="minorEastAsia"/>
              <w:noProof/>
              <w:lang w:eastAsia="en-GB"/>
            </w:rPr>
          </w:pPr>
          <w:hyperlink w:anchor="_Toc28892845" w:history="1">
            <w:r w:rsidRPr="00A323B2">
              <w:rPr>
                <w:rStyle w:val="Hyperlink"/>
                <w:noProof/>
              </w:rPr>
              <w:t>Overview</w:t>
            </w:r>
            <w:r>
              <w:rPr>
                <w:noProof/>
                <w:webHidden/>
              </w:rPr>
              <w:tab/>
            </w:r>
            <w:r>
              <w:rPr>
                <w:noProof/>
                <w:webHidden/>
              </w:rPr>
              <w:fldChar w:fldCharType="begin"/>
            </w:r>
            <w:r>
              <w:rPr>
                <w:noProof/>
                <w:webHidden/>
              </w:rPr>
              <w:instrText xml:space="preserve"> PAGEREF _Toc28892845 \h </w:instrText>
            </w:r>
            <w:r>
              <w:rPr>
                <w:noProof/>
                <w:webHidden/>
              </w:rPr>
            </w:r>
            <w:r>
              <w:rPr>
                <w:noProof/>
                <w:webHidden/>
              </w:rPr>
              <w:fldChar w:fldCharType="separate"/>
            </w:r>
            <w:r w:rsidR="00CA0B7C">
              <w:rPr>
                <w:noProof/>
                <w:webHidden/>
              </w:rPr>
              <w:t>24</w:t>
            </w:r>
            <w:r>
              <w:rPr>
                <w:noProof/>
                <w:webHidden/>
              </w:rPr>
              <w:fldChar w:fldCharType="end"/>
            </w:r>
          </w:hyperlink>
        </w:p>
        <w:p w14:paraId="10C0F472" w14:textId="3041E75E" w:rsidR="00012709" w:rsidRDefault="00012709">
          <w:pPr>
            <w:pStyle w:val="TOC2"/>
            <w:tabs>
              <w:tab w:val="right" w:leader="dot" w:pos="9016"/>
            </w:tabs>
            <w:rPr>
              <w:rFonts w:eastAsiaTheme="minorEastAsia"/>
              <w:noProof/>
              <w:lang w:eastAsia="en-GB"/>
            </w:rPr>
          </w:pPr>
          <w:hyperlink w:anchor="_Toc28892846" w:history="1">
            <w:r w:rsidRPr="00A323B2">
              <w:rPr>
                <w:rStyle w:val="Hyperlink"/>
                <w:noProof/>
              </w:rPr>
              <w:t>Serial Line Drivers</w:t>
            </w:r>
            <w:r>
              <w:rPr>
                <w:noProof/>
                <w:webHidden/>
              </w:rPr>
              <w:tab/>
            </w:r>
            <w:r>
              <w:rPr>
                <w:noProof/>
                <w:webHidden/>
              </w:rPr>
              <w:fldChar w:fldCharType="begin"/>
            </w:r>
            <w:r>
              <w:rPr>
                <w:noProof/>
                <w:webHidden/>
              </w:rPr>
              <w:instrText xml:space="preserve"> PAGEREF _Toc28892846 \h </w:instrText>
            </w:r>
            <w:r>
              <w:rPr>
                <w:noProof/>
                <w:webHidden/>
              </w:rPr>
            </w:r>
            <w:r>
              <w:rPr>
                <w:noProof/>
                <w:webHidden/>
              </w:rPr>
              <w:fldChar w:fldCharType="separate"/>
            </w:r>
            <w:r w:rsidR="00CA0B7C">
              <w:rPr>
                <w:noProof/>
                <w:webHidden/>
              </w:rPr>
              <w:t>24</w:t>
            </w:r>
            <w:r>
              <w:rPr>
                <w:noProof/>
                <w:webHidden/>
              </w:rPr>
              <w:fldChar w:fldCharType="end"/>
            </w:r>
          </w:hyperlink>
        </w:p>
        <w:p w14:paraId="556E7581" w14:textId="58A7C31B" w:rsidR="00012709" w:rsidRDefault="00012709">
          <w:pPr>
            <w:pStyle w:val="TOC2"/>
            <w:tabs>
              <w:tab w:val="right" w:leader="dot" w:pos="9016"/>
            </w:tabs>
            <w:rPr>
              <w:rFonts w:eastAsiaTheme="minorEastAsia"/>
              <w:noProof/>
              <w:lang w:eastAsia="en-GB"/>
            </w:rPr>
          </w:pPr>
          <w:hyperlink w:anchor="_Toc28892847" w:history="1">
            <w:r w:rsidRPr="00A323B2">
              <w:rPr>
                <w:rStyle w:val="Hyperlink"/>
                <w:noProof/>
              </w:rPr>
              <w:t>PCB Design</w:t>
            </w:r>
            <w:r>
              <w:rPr>
                <w:noProof/>
                <w:webHidden/>
              </w:rPr>
              <w:tab/>
            </w:r>
            <w:r>
              <w:rPr>
                <w:noProof/>
                <w:webHidden/>
              </w:rPr>
              <w:fldChar w:fldCharType="begin"/>
            </w:r>
            <w:r>
              <w:rPr>
                <w:noProof/>
                <w:webHidden/>
              </w:rPr>
              <w:instrText xml:space="preserve"> PAGEREF _Toc28892847 \h </w:instrText>
            </w:r>
            <w:r>
              <w:rPr>
                <w:noProof/>
                <w:webHidden/>
              </w:rPr>
            </w:r>
            <w:r>
              <w:rPr>
                <w:noProof/>
                <w:webHidden/>
              </w:rPr>
              <w:fldChar w:fldCharType="separate"/>
            </w:r>
            <w:r w:rsidR="00CA0B7C">
              <w:rPr>
                <w:noProof/>
                <w:webHidden/>
              </w:rPr>
              <w:t>24</w:t>
            </w:r>
            <w:r>
              <w:rPr>
                <w:noProof/>
                <w:webHidden/>
              </w:rPr>
              <w:fldChar w:fldCharType="end"/>
            </w:r>
          </w:hyperlink>
        </w:p>
        <w:p w14:paraId="099EC9A2" w14:textId="679F6AD6" w:rsidR="00012709" w:rsidRDefault="00012709">
          <w:pPr>
            <w:pStyle w:val="TOC2"/>
            <w:tabs>
              <w:tab w:val="right" w:leader="dot" w:pos="9016"/>
            </w:tabs>
            <w:rPr>
              <w:rFonts w:eastAsiaTheme="minorEastAsia"/>
              <w:noProof/>
              <w:lang w:eastAsia="en-GB"/>
            </w:rPr>
          </w:pPr>
          <w:hyperlink w:anchor="_Toc28892848" w:history="1">
            <w:r w:rsidRPr="00A323B2">
              <w:rPr>
                <w:rStyle w:val="Hyperlink"/>
                <w:noProof/>
              </w:rPr>
              <w:t>Power Supply</w:t>
            </w:r>
            <w:r>
              <w:rPr>
                <w:noProof/>
                <w:webHidden/>
              </w:rPr>
              <w:tab/>
            </w:r>
            <w:r>
              <w:rPr>
                <w:noProof/>
                <w:webHidden/>
              </w:rPr>
              <w:fldChar w:fldCharType="begin"/>
            </w:r>
            <w:r>
              <w:rPr>
                <w:noProof/>
                <w:webHidden/>
              </w:rPr>
              <w:instrText xml:space="preserve"> PAGEREF _Toc28892848 \h </w:instrText>
            </w:r>
            <w:r>
              <w:rPr>
                <w:noProof/>
                <w:webHidden/>
              </w:rPr>
            </w:r>
            <w:r>
              <w:rPr>
                <w:noProof/>
                <w:webHidden/>
              </w:rPr>
              <w:fldChar w:fldCharType="separate"/>
            </w:r>
            <w:r w:rsidR="00CA0B7C">
              <w:rPr>
                <w:noProof/>
                <w:webHidden/>
              </w:rPr>
              <w:t>24</w:t>
            </w:r>
            <w:r>
              <w:rPr>
                <w:noProof/>
                <w:webHidden/>
              </w:rPr>
              <w:fldChar w:fldCharType="end"/>
            </w:r>
          </w:hyperlink>
        </w:p>
        <w:p w14:paraId="2BA9F151" w14:textId="4946F8DA" w:rsidR="00012709" w:rsidRDefault="00012709">
          <w:pPr>
            <w:pStyle w:val="TOC2"/>
            <w:tabs>
              <w:tab w:val="right" w:leader="dot" w:pos="9016"/>
            </w:tabs>
            <w:rPr>
              <w:rFonts w:eastAsiaTheme="minorEastAsia"/>
              <w:noProof/>
              <w:lang w:eastAsia="en-GB"/>
            </w:rPr>
          </w:pPr>
          <w:hyperlink w:anchor="_Toc28892849" w:history="1">
            <w:r w:rsidRPr="00A323B2">
              <w:rPr>
                <w:rStyle w:val="Hyperlink"/>
                <w:noProof/>
              </w:rPr>
              <w:t>Downstream Data</w:t>
            </w:r>
            <w:r>
              <w:rPr>
                <w:noProof/>
                <w:webHidden/>
              </w:rPr>
              <w:tab/>
            </w:r>
            <w:r>
              <w:rPr>
                <w:noProof/>
                <w:webHidden/>
              </w:rPr>
              <w:fldChar w:fldCharType="begin"/>
            </w:r>
            <w:r>
              <w:rPr>
                <w:noProof/>
                <w:webHidden/>
              </w:rPr>
              <w:instrText xml:space="preserve"> PAGEREF _Toc28892849 \h </w:instrText>
            </w:r>
            <w:r>
              <w:rPr>
                <w:noProof/>
                <w:webHidden/>
              </w:rPr>
            </w:r>
            <w:r>
              <w:rPr>
                <w:noProof/>
                <w:webHidden/>
              </w:rPr>
              <w:fldChar w:fldCharType="separate"/>
            </w:r>
            <w:r w:rsidR="00CA0B7C">
              <w:rPr>
                <w:noProof/>
                <w:webHidden/>
              </w:rPr>
              <w:t>25</w:t>
            </w:r>
            <w:r>
              <w:rPr>
                <w:noProof/>
                <w:webHidden/>
              </w:rPr>
              <w:fldChar w:fldCharType="end"/>
            </w:r>
          </w:hyperlink>
        </w:p>
        <w:p w14:paraId="319B835F" w14:textId="326B30D7" w:rsidR="00012709" w:rsidRDefault="00012709">
          <w:pPr>
            <w:pStyle w:val="TOC3"/>
            <w:tabs>
              <w:tab w:val="right" w:leader="dot" w:pos="9016"/>
            </w:tabs>
            <w:rPr>
              <w:noProof/>
              <w:lang w:val="en-GB" w:eastAsia="en-GB"/>
            </w:rPr>
          </w:pPr>
          <w:hyperlink w:anchor="_Toc28892850" w:history="1">
            <w:r w:rsidRPr="00A323B2">
              <w:rPr>
                <w:rStyle w:val="Hyperlink"/>
                <w:noProof/>
              </w:rPr>
              <w:t>Fan-Out Calculation</w:t>
            </w:r>
            <w:r>
              <w:rPr>
                <w:noProof/>
                <w:webHidden/>
              </w:rPr>
              <w:tab/>
            </w:r>
            <w:r>
              <w:rPr>
                <w:noProof/>
                <w:webHidden/>
              </w:rPr>
              <w:fldChar w:fldCharType="begin"/>
            </w:r>
            <w:r>
              <w:rPr>
                <w:noProof/>
                <w:webHidden/>
              </w:rPr>
              <w:instrText xml:space="preserve"> PAGEREF _Toc28892850 \h </w:instrText>
            </w:r>
            <w:r>
              <w:rPr>
                <w:noProof/>
                <w:webHidden/>
              </w:rPr>
            </w:r>
            <w:r>
              <w:rPr>
                <w:noProof/>
                <w:webHidden/>
              </w:rPr>
              <w:fldChar w:fldCharType="separate"/>
            </w:r>
            <w:r w:rsidR="00CA0B7C">
              <w:rPr>
                <w:noProof/>
                <w:webHidden/>
              </w:rPr>
              <w:t>26</w:t>
            </w:r>
            <w:r>
              <w:rPr>
                <w:noProof/>
                <w:webHidden/>
              </w:rPr>
              <w:fldChar w:fldCharType="end"/>
            </w:r>
          </w:hyperlink>
        </w:p>
        <w:p w14:paraId="360BB046" w14:textId="304AD9A5" w:rsidR="00012709" w:rsidRDefault="00012709">
          <w:pPr>
            <w:pStyle w:val="TOC2"/>
            <w:tabs>
              <w:tab w:val="right" w:leader="dot" w:pos="9016"/>
            </w:tabs>
            <w:rPr>
              <w:rFonts w:eastAsiaTheme="minorEastAsia"/>
              <w:noProof/>
              <w:lang w:eastAsia="en-GB"/>
            </w:rPr>
          </w:pPr>
          <w:hyperlink w:anchor="_Toc28892851" w:history="1">
            <w:r w:rsidRPr="00A323B2">
              <w:rPr>
                <w:rStyle w:val="Hyperlink"/>
                <w:noProof/>
              </w:rPr>
              <w:t>Upstream Data</w:t>
            </w:r>
            <w:r>
              <w:rPr>
                <w:noProof/>
                <w:webHidden/>
              </w:rPr>
              <w:tab/>
            </w:r>
            <w:r>
              <w:rPr>
                <w:noProof/>
                <w:webHidden/>
              </w:rPr>
              <w:fldChar w:fldCharType="begin"/>
            </w:r>
            <w:r>
              <w:rPr>
                <w:noProof/>
                <w:webHidden/>
              </w:rPr>
              <w:instrText xml:space="preserve"> PAGEREF _Toc28892851 \h </w:instrText>
            </w:r>
            <w:r>
              <w:rPr>
                <w:noProof/>
                <w:webHidden/>
              </w:rPr>
            </w:r>
            <w:r>
              <w:rPr>
                <w:noProof/>
                <w:webHidden/>
              </w:rPr>
              <w:fldChar w:fldCharType="separate"/>
            </w:r>
            <w:r w:rsidR="00CA0B7C">
              <w:rPr>
                <w:noProof/>
                <w:webHidden/>
              </w:rPr>
              <w:t>27</w:t>
            </w:r>
            <w:r>
              <w:rPr>
                <w:noProof/>
                <w:webHidden/>
              </w:rPr>
              <w:fldChar w:fldCharType="end"/>
            </w:r>
          </w:hyperlink>
        </w:p>
        <w:p w14:paraId="79764252" w14:textId="1C553818" w:rsidR="00012709" w:rsidRDefault="00012709">
          <w:pPr>
            <w:pStyle w:val="TOC3"/>
            <w:tabs>
              <w:tab w:val="right" w:leader="dot" w:pos="9016"/>
            </w:tabs>
            <w:rPr>
              <w:noProof/>
              <w:lang w:val="en-GB" w:eastAsia="en-GB"/>
            </w:rPr>
          </w:pPr>
          <w:hyperlink w:anchor="_Toc28892852" w:history="1">
            <w:r w:rsidRPr="00A323B2">
              <w:rPr>
                <w:rStyle w:val="Hyperlink"/>
                <w:noProof/>
              </w:rPr>
              <w:t>Transmitter Disabling</w:t>
            </w:r>
            <w:r>
              <w:rPr>
                <w:noProof/>
                <w:webHidden/>
              </w:rPr>
              <w:tab/>
            </w:r>
            <w:r>
              <w:rPr>
                <w:noProof/>
                <w:webHidden/>
              </w:rPr>
              <w:fldChar w:fldCharType="begin"/>
            </w:r>
            <w:r>
              <w:rPr>
                <w:noProof/>
                <w:webHidden/>
              </w:rPr>
              <w:instrText xml:space="preserve"> PAGEREF _Toc28892852 \h </w:instrText>
            </w:r>
            <w:r>
              <w:rPr>
                <w:noProof/>
                <w:webHidden/>
              </w:rPr>
            </w:r>
            <w:r>
              <w:rPr>
                <w:noProof/>
                <w:webHidden/>
              </w:rPr>
              <w:fldChar w:fldCharType="separate"/>
            </w:r>
            <w:r w:rsidR="00CA0B7C">
              <w:rPr>
                <w:noProof/>
                <w:webHidden/>
              </w:rPr>
              <w:t>28</w:t>
            </w:r>
            <w:r>
              <w:rPr>
                <w:noProof/>
                <w:webHidden/>
              </w:rPr>
              <w:fldChar w:fldCharType="end"/>
            </w:r>
          </w:hyperlink>
        </w:p>
        <w:p w14:paraId="48DB3C46" w14:textId="4E940C4C" w:rsidR="00012709" w:rsidRDefault="00012709">
          <w:pPr>
            <w:pStyle w:val="TOC1"/>
            <w:tabs>
              <w:tab w:val="right" w:leader="dot" w:pos="9016"/>
            </w:tabs>
            <w:rPr>
              <w:rFonts w:eastAsiaTheme="minorEastAsia"/>
              <w:noProof/>
              <w:lang w:eastAsia="en-GB"/>
            </w:rPr>
          </w:pPr>
          <w:hyperlink w:anchor="_Toc28892853" w:history="1">
            <w:r w:rsidRPr="00A323B2">
              <w:rPr>
                <w:rStyle w:val="Hyperlink"/>
                <w:noProof/>
              </w:rPr>
              <w:t>Connector Pin-Outs</w:t>
            </w:r>
            <w:r>
              <w:rPr>
                <w:noProof/>
                <w:webHidden/>
              </w:rPr>
              <w:tab/>
            </w:r>
            <w:r>
              <w:rPr>
                <w:noProof/>
                <w:webHidden/>
              </w:rPr>
              <w:fldChar w:fldCharType="begin"/>
            </w:r>
            <w:r>
              <w:rPr>
                <w:noProof/>
                <w:webHidden/>
              </w:rPr>
              <w:instrText xml:space="preserve"> PAGEREF _Toc28892853 \h </w:instrText>
            </w:r>
            <w:r>
              <w:rPr>
                <w:noProof/>
                <w:webHidden/>
              </w:rPr>
            </w:r>
            <w:r>
              <w:rPr>
                <w:noProof/>
                <w:webHidden/>
              </w:rPr>
              <w:fldChar w:fldCharType="separate"/>
            </w:r>
            <w:r w:rsidR="00CA0B7C">
              <w:rPr>
                <w:noProof/>
                <w:webHidden/>
              </w:rPr>
              <w:t>30</w:t>
            </w:r>
            <w:r>
              <w:rPr>
                <w:noProof/>
                <w:webHidden/>
              </w:rPr>
              <w:fldChar w:fldCharType="end"/>
            </w:r>
          </w:hyperlink>
        </w:p>
        <w:p w14:paraId="1DA42645" w14:textId="0197857C" w:rsidR="00012709" w:rsidRDefault="00012709">
          <w:pPr>
            <w:pStyle w:val="TOC2"/>
            <w:tabs>
              <w:tab w:val="right" w:leader="dot" w:pos="9016"/>
            </w:tabs>
            <w:rPr>
              <w:rFonts w:eastAsiaTheme="minorEastAsia"/>
              <w:noProof/>
              <w:lang w:eastAsia="en-GB"/>
            </w:rPr>
          </w:pPr>
          <w:hyperlink w:anchor="_Toc28892854" w:history="1">
            <w:r w:rsidRPr="00A323B2">
              <w:rPr>
                <w:rStyle w:val="Hyperlink"/>
                <w:noProof/>
              </w:rPr>
              <w:t>Multiple Device Conventions</w:t>
            </w:r>
            <w:r>
              <w:rPr>
                <w:noProof/>
                <w:webHidden/>
              </w:rPr>
              <w:tab/>
            </w:r>
            <w:r>
              <w:rPr>
                <w:noProof/>
                <w:webHidden/>
              </w:rPr>
              <w:fldChar w:fldCharType="begin"/>
            </w:r>
            <w:r>
              <w:rPr>
                <w:noProof/>
                <w:webHidden/>
              </w:rPr>
              <w:instrText xml:space="preserve"> PAGEREF _Toc28892854 \h </w:instrText>
            </w:r>
            <w:r>
              <w:rPr>
                <w:noProof/>
                <w:webHidden/>
              </w:rPr>
            </w:r>
            <w:r>
              <w:rPr>
                <w:noProof/>
                <w:webHidden/>
              </w:rPr>
              <w:fldChar w:fldCharType="separate"/>
            </w:r>
            <w:r w:rsidR="00CA0B7C">
              <w:rPr>
                <w:noProof/>
                <w:webHidden/>
              </w:rPr>
              <w:t>30</w:t>
            </w:r>
            <w:r>
              <w:rPr>
                <w:noProof/>
                <w:webHidden/>
              </w:rPr>
              <w:fldChar w:fldCharType="end"/>
            </w:r>
          </w:hyperlink>
        </w:p>
        <w:p w14:paraId="3D5CDA91" w14:textId="71E94044" w:rsidR="00012709" w:rsidRDefault="00012709">
          <w:pPr>
            <w:pStyle w:val="TOC2"/>
            <w:tabs>
              <w:tab w:val="right" w:leader="dot" w:pos="9016"/>
            </w:tabs>
            <w:rPr>
              <w:rFonts w:eastAsiaTheme="minorEastAsia"/>
              <w:noProof/>
              <w:lang w:eastAsia="en-GB"/>
            </w:rPr>
          </w:pPr>
          <w:hyperlink w:anchor="_Toc28892855" w:history="1">
            <w:r w:rsidRPr="00A323B2">
              <w:rPr>
                <w:rStyle w:val="Hyperlink"/>
                <w:noProof/>
              </w:rPr>
              <w:t>Sensor Module Connector</w:t>
            </w:r>
            <w:r>
              <w:rPr>
                <w:noProof/>
                <w:webHidden/>
              </w:rPr>
              <w:tab/>
            </w:r>
            <w:r>
              <w:rPr>
                <w:noProof/>
                <w:webHidden/>
              </w:rPr>
              <w:fldChar w:fldCharType="begin"/>
            </w:r>
            <w:r>
              <w:rPr>
                <w:noProof/>
                <w:webHidden/>
              </w:rPr>
              <w:instrText xml:space="preserve"> PAGEREF _Toc28892855 \h </w:instrText>
            </w:r>
            <w:r>
              <w:rPr>
                <w:noProof/>
                <w:webHidden/>
              </w:rPr>
            </w:r>
            <w:r>
              <w:rPr>
                <w:noProof/>
                <w:webHidden/>
              </w:rPr>
              <w:fldChar w:fldCharType="separate"/>
            </w:r>
            <w:r w:rsidR="00CA0B7C">
              <w:rPr>
                <w:noProof/>
                <w:webHidden/>
              </w:rPr>
              <w:t>31</w:t>
            </w:r>
            <w:r>
              <w:rPr>
                <w:noProof/>
                <w:webHidden/>
              </w:rPr>
              <w:fldChar w:fldCharType="end"/>
            </w:r>
          </w:hyperlink>
        </w:p>
        <w:p w14:paraId="2E39BAAD" w14:textId="44803FC6" w:rsidR="00012709" w:rsidRDefault="00012709">
          <w:pPr>
            <w:pStyle w:val="TOC2"/>
            <w:tabs>
              <w:tab w:val="right" w:leader="dot" w:pos="9016"/>
            </w:tabs>
            <w:rPr>
              <w:rFonts w:eastAsiaTheme="minorEastAsia"/>
              <w:noProof/>
              <w:lang w:eastAsia="en-GB"/>
            </w:rPr>
          </w:pPr>
          <w:hyperlink w:anchor="_Toc28892856" w:history="1">
            <w:r w:rsidRPr="00A323B2">
              <w:rPr>
                <w:rStyle w:val="Hyperlink"/>
                <w:noProof/>
              </w:rPr>
              <w:t>Simulator Interface Module Sensor Connector</w:t>
            </w:r>
            <w:r>
              <w:rPr>
                <w:noProof/>
                <w:webHidden/>
              </w:rPr>
              <w:tab/>
            </w:r>
            <w:r>
              <w:rPr>
                <w:noProof/>
                <w:webHidden/>
              </w:rPr>
              <w:fldChar w:fldCharType="begin"/>
            </w:r>
            <w:r>
              <w:rPr>
                <w:noProof/>
                <w:webHidden/>
              </w:rPr>
              <w:instrText xml:space="preserve"> PAGEREF _Toc28892856 \h </w:instrText>
            </w:r>
            <w:r>
              <w:rPr>
                <w:noProof/>
                <w:webHidden/>
              </w:rPr>
            </w:r>
            <w:r>
              <w:rPr>
                <w:noProof/>
                <w:webHidden/>
              </w:rPr>
              <w:fldChar w:fldCharType="separate"/>
            </w:r>
            <w:r w:rsidR="00CA0B7C">
              <w:rPr>
                <w:noProof/>
                <w:webHidden/>
              </w:rPr>
              <w:t>32</w:t>
            </w:r>
            <w:r>
              <w:rPr>
                <w:noProof/>
                <w:webHidden/>
              </w:rPr>
              <w:fldChar w:fldCharType="end"/>
            </w:r>
          </w:hyperlink>
        </w:p>
        <w:p w14:paraId="77BB5C0E" w14:textId="41024593" w:rsidR="00012709" w:rsidRDefault="00012709">
          <w:pPr>
            <w:pStyle w:val="TOC2"/>
            <w:tabs>
              <w:tab w:val="right" w:leader="dot" w:pos="9016"/>
            </w:tabs>
            <w:rPr>
              <w:rFonts w:eastAsiaTheme="minorEastAsia"/>
              <w:noProof/>
              <w:lang w:eastAsia="en-GB"/>
            </w:rPr>
          </w:pPr>
          <w:hyperlink w:anchor="_Toc28892857" w:history="1">
            <w:r w:rsidRPr="00A323B2">
              <w:rPr>
                <w:rStyle w:val="Hyperlink"/>
                <w:noProof/>
              </w:rPr>
              <w:t>Simulator Interface Module Power/Data Connector</w:t>
            </w:r>
            <w:r>
              <w:rPr>
                <w:noProof/>
                <w:webHidden/>
              </w:rPr>
              <w:tab/>
            </w:r>
            <w:r>
              <w:rPr>
                <w:noProof/>
                <w:webHidden/>
              </w:rPr>
              <w:fldChar w:fldCharType="begin"/>
            </w:r>
            <w:r>
              <w:rPr>
                <w:noProof/>
                <w:webHidden/>
              </w:rPr>
              <w:instrText xml:space="preserve"> PAGEREF _Toc28892857 \h </w:instrText>
            </w:r>
            <w:r>
              <w:rPr>
                <w:noProof/>
                <w:webHidden/>
              </w:rPr>
            </w:r>
            <w:r>
              <w:rPr>
                <w:noProof/>
                <w:webHidden/>
              </w:rPr>
              <w:fldChar w:fldCharType="separate"/>
            </w:r>
            <w:r w:rsidR="00CA0B7C">
              <w:rPr>
                <w:noProof/>
                <w:webHidden/>
              </w:rPr>
              <w:t>33</w:t>
            </w:r>
            <w:r>
              <w:rPr>
                <w:noProof/>
                <w:webHidden/>
              </w:rPr>
              <w:fldChar w:fldCharType="end"/>
            </w:r>
          </w:hyperlink>
        </w:p>
        <w:p w14:paraId="69C783CA" w14:textId="5853D583" w:rsidR="00012709" w:rsidRDefault="00012709">
          <w:pPr>
            <w:pStyle w:val="TOC2"/>
            <w:tabs>
              <w:tab w:val="right" w:leader="dot" w:pos="9016"/>
            </w:tabs>
            <w:rPr>
              <w:rFonts w:eastAsiaTheme="minorEastAsia"/>
              <w:noProof/>
              <w:lang w:eastAsia="en-GB"/>
            </w:rPr>
          </w:pPr>
          <w:hyperlink w:anchor="_Toc28892858" w:history="1">
            <w:r w:rsidRPr="00A323B2">
              <w:rPr>
                <w:rStyle w:val="Hyperlink"/>
                <w:noProof/>
              </w:rPr>
              <w:t>Power Module Power/Data Connector</w:t>
            </w:r>
            <w:r>
              <w:rPr>
                <w:noProof/>
                <w:webHidden/>
              </w:rPr>
              <w:tab/>
            </w:r>
            <w:r>
              <w:rPr>
                <w:noProof/>
                <w:webHidden/>
              </w:rPr>
              <w:fldChar w:fldCharType="begin"/>
            </w:r>
            <w:r>
              <w:rPr>
                <w:noProof/>
                <w:webHidden/>
              </w:rPr>
              <w:instrText xml:space="preserve"> PAGEREF _Toc28892858 \h </w:instrText>
            </w:r>
            <w:r>
              <w:rPr>
                <w:noProof/>
                <w:webHidden/>
              </w:rPr>
            </w:r>
            <w:r>
              <w:rPr>
                <w:noProof/>
                <w:webHidden/>
              </w:rPr>
              <w:fldChar w:fldCharType="separate"/>
            </w:r>
            <w:r w:rsidR="00CA0B7C">
              <w:rPr>
                <w:noProof/>
                <w:webHidden/>
              </w:rPr>
              <w:t>34</w:t>
            </w:r>
            <w:r>
              <w:rPr>
                <w:noProof/>
                <w:webHidden/>
              </w:rPr>
              <w:fldChar w:fldCharType="end"/>
            </w:r>
          </w:hyperlink>
        </w:p>
        <w:p w14:paraId="2617BC38" w14:textId="71FFD0F7" w:rsidR="00012709" w:rsidRDefault="00012709">
          <w:pPr>
            <w:pStyle w:val="TOC2"/>
            <w:tabs>
              <w:tab w:val="right" w:leader="dot" w:pos="9016"/>
            </w:tabs>
            <w:rPr>
              <w:rFonts w:eastAsiaTheme="minorEastAsia"/>
              <w:noProof/>
              <w:lang w:eastAsia="en-GB"/>
            </w:rPr>
          </w:pPr>
          <w:hyperlink w:anchor="_Toc28892859" w:history="1">
            <w:r w:rsidRPr="00A323B2">
              <w:rPr>
                <w:rStyle w:val="Hyperlink"/>
                <w:noProof/>
              </w:rPr>
              <w:t>Second PC Module Connector</w:t>
            </w:r>
            <w:r>
              <w:rPr>
                <w:noProof/>
                <w:webHidden/>
              </w:rPr>
              <w:tab/>
            </w:r>
            <w:r>
              <w:rPr>
                <w:noProof/>
                <w:webHidden/>
              </w:rPr>
              <w:fldChar w:fldCharType="begin"/>
            </w:r>
            <w:r>
              <w:rPr>
                <w:noProof/>
                <w:webHidden/>
              </w:rPr>
              <w:instrText xml:space="preserve"> PAGEREF _Toc28892859 \h </w:instrText>
            </w:r>
            <w:r>
              <w:rPr>
                <w:noProof/>
                <w:webHidden/>
              </w:rPr>
            </w:r>
            <w:r>
              <w:rPr>
                <w:noProof/>
                <w:webHidden/>
              </w:rPr>
              <w:fldChar w:fldCharType="separate"/>
            </w:r>
            <w:r w:rsidR="00CA0B7C">
              <w:rPr>
                <w:noProof/>
                <w:webHidden/>
              </w:rPr>
              <w:t>35</w:t>
            </w:r>
            <w:r>
              <w:rPr>
                <w:noProof/>
                <w:webHidden/>
              </w:rPr>
              <w:fldChar w:fldCharType="end"/>
            </w:r>
          </w:hyperlink>
        </w:p>
        <w:p w14:paraId="779C7008" w14:textId="76047755" w:rsidR="00012709" w:rsidRDefault="00012709">
          <w:pPr>
            <w:pStyle w:val="TOC2"/>
            <w:tabs>
              <w:tab w:val="right" w:leader="dot" w:pos="9016"/>
            </w:tabs>
            <w:rPr>
              <w:rFonts w:eastAsiaTheme="minorEastAsia"/>
              <w:noProof/>
              <w:lang w:eastAsia="en-GB"/>
            </w:rPr>
          </w:pPr>
          <w:hyperlink w:anchor="_Toc28892860" w:history="1">
            <w:r w:rsidRPr="00A323B2">
              <w:rPr>
                <w:rStyle w:val="Hyperlink"/>
                <w:noProof/>
              </w:rPr>
              <w:t>Basic Serial Splitter Module Connector</w:t>
            </w:r>
            <w:r>
              <w:rPr>
                <w:noProof/>
                <w:webHidden/>
              </w:rPr>
              <w:tab/>
            </w:r>
            <w:r>
              <w:rPr>
                <w:noProof/>
                <w:webHidden/>
              </w:rPr>
              <w:fldChar w:fldCharType="begin"/>
            </w:r>
            <w:r>
              <w:rPr>
                <w:noProof/>
                <w:webHidden/>
              </w:rPr>
              <w:instrText xml:space="preserve"> PAGEREF _Toc28892860 \h </w:instrText>
            </w:r>
            <w:r>
              <w:rPr>
                <w:noProof/>
                <w:webHidden/>
              </w:rPr>
            </w:r>
            <w:r>
              <w:rPr>
                <w:noProof/>
                <w:webHidden/>
              </w:rPr>
              <w:fldChar w:fldCharType="separate"/>
            </w:r>
            <w:r w:rsidR="00CA0B7C">
              <w:rPr>
                <w:noProof/>
                <w:webHidden/>
              </w:rPr>
              <w:t>36</w:t>
            </w:r>
            <w:r>
              <w:rPr>
                <w:noProof/>
                <w:webHidden/>
              </w:rPr>
              <w:fldChar w:fldCharType="end"/>
            </w:r>
          </w:hyperlink>
        </w:p>
        <w:p w14:paraId="4782CBE1" w14:textId="00DD3186" w:rsidR="00012709" w:rsidRDefault="00012709">
          <w:pPr>
            <w:pStyle w:val="TOC1"/>
            <w:tabs>
              <w:tab w:val="right" w:leader="dot" w:pos="9016"/>
            </w:tabs>
            <w:rPr>
              <w:rFonts w:eastAsiaTheme="minorEastAsia"/>
              <w:noProof/>
              <w:lang w:eastAsia="en-GB"/>
            </w:rPr>
          </w:pPr>
          <w:hyperlink w:anchor="_Toc28892861" w:history="1">
            <w:r w:rsidRPr="00A323B2">
              <w:rPr>
                <w:rStyle w:val="Hyperlink"/>
                <w:noProof/>
              </w:rPr>
              <w:t>Simulator Interface Module Firmware</w:t>
            </w:r>
            <w:r>
              <w:rPr>
                <w:noProof/>
                <w:webHidden/>
              </w:rPr>
              <w:tab/>
            </w:r>
            <w:r>
              <w:rPr>
                <w:noProof/>
                <w:webHidden/>
              </w:rPr>
              <w:fldChar w:fldCharType="begin"/>
            </w:r>
            <w:r>
              <w:rPr>
                <w:noProof/>
                <w:webHidden/>
              </w:rPr>
              <w:instrText xml:space="preserve"> PAGEREF _Toc28892861 \h </w:instrText>
            </w:r>
            <w:r>
              <w:rPr>
                <w:noProof/>
                <w:webHidden/>
              </w:rPr>
            </w:r>
            <w:r>
              <w:rPr>
                <w:noProof/>
                <w:webHidden/>
              </w:rPr>
              <w:fldChar w:fldCharType="separate"/>
            </w:r>
            <w:r w:rsidR="00CA0B7C">
              <w:rPr>
                <w:noProof/>
                <w:webHidden/>
              </w:rPr>
              <w:t>37</w:t>
            </w:r>
            <w:r>
              <w:rPr>
                <w:noProof/>
                <w:webHidden/>
              </w:rPr>
              <w:fldChar w:fldCharType="end"/>
            </w:r>
          </w:hyperlink>
        </w:p>
        <w:p w14:paraId="7FD46302" w14:textId="5ACF305F" w:rsidR="00012709" w:rsidRDefault="00012709">
          <w:pPr>
            <w:pStyle w:val="TOC2"/>
            <w:tabs>
              <w:tab w:val="right" w:leader="dot" w:pos="9016"/>
            </w:tabs>
            <w:rPr>
              <w:rFonts w:eastAsiaTheme="minorEastAsia"/>
              <w:noProof/>
              <w:lang w:eastAsia="en-GB"/>
            </w:rPr>
          </w:pPr>
          <w:hyperlink w:anchor="_Toc28892862" w:history="1">
            <w:r w:rsidRPr="00A323B2">
              <w:rPr>
                <w:rStyle w:val="Hyperlink"/>
                <w:noProof/>
              </w:rPr>
              <w:t>Sensor Characteristics</w:t>
            </w:r>
            <w:r>
              <w:rPr>
                <w:noProof/>
                <w:webHidden/>
              </w:rPr>
              <w:tab/>
            </w:r>
            <w:r>
              <w:rPr>
                <w:noProof/>
                <w:webHidden/>
              </w:rPr>
              <w:fldChar w:fldCharType="begin"/>
            </w:r>
            <w:r>
              <w:rPr>
                <w:noProof/>
                <w:webHidden/>
              </w:rPr>
              <w:instrText xml:space="preserve"> PAGEREF _Toc28892862 \h </w:instrText>
            </w:r>
            <w:r>
              <w:rPr>
                <w:noProof/>
                <w:webHidden/>
              </w:rPr>
            </w:r>
            <w:r>
              <w:rPr>
                <w:noProof/>
                <w:webHidden/>
              </w:rPr>
              <w:fldChar w:fldCharType="separate"/>
            </w:r>
            <w:r w:rsidR="00CA0B7C">
              <w:rPr>
                <w:noProof/>
                <w:webHidden/>
              </w:rPr>
              <w:t>37</w:t>
            </w:r>
            <w:r>
              <w:rPr>
                <w:noProof/>
                <w:webHidden/>
              </w:rPr>
              <w:fldChar w:fldCharType="end"/>
            </w:r>
          </w:hyperlink>
        </w:p>
        <w:p w14:paraId="11E72FA0" w14:textId="0D54B0BB" w:rsidR="00012709" w:rsidRDefault="00012709">
          <w:pPr>
            <w:pStyle w:val="TOC2"/>
            <w:tabs>
              <w:tab w:val="right" w:leader="dot" w:pos="9016"/>
            </w:tabs>
            <w:rPr>
              <w:rFonts w:eastAsiaTheme="minorEastAsia"/>
              <w:noProof/>
              <w:lang w:eastAsia="en-GB"/>
            </w:rPr>
          </w:pPr>
          <w:hyperlink w:anchor="_Toc28892863" w:history="1">
            <w:r w:rsidRPr="00A323B2">
              <w:rPr>
                <w:rStyle w:val="Hyperlink"/>
                <w:noProof/>
              </w:rPr>
              <w:t>Firmware Design</w:t>
            </w:r>
            <w:r>
              <w:rPr>
                <w:noProof/>
                <w:webHidden/>
              </w:rPr>
              <w:tab/>
            </w:r>
            <w:r>
              <w:rPr>
                <w:noProof/>
                <w:webHidden/>
              </w:rPr>
              <w:fldChar w:fldCharType="begin"/>
            </w:r>
            <w:r>
              <w:rPr>
                <w:noProof/>
                <w:webHidden/>
              </w:rPr>
              <w:instrText xml:space="preserve"> PAGEREF _Toc28892863 \h </w:instrText>
            </w:r>
            <w:r>
              <w:rPr>
                <w:noProof/>
                <w:webHidden/>
              </w:rPr>
            </w:r>
            <w:r>
              <w:rPr>
                <w:noProof/>
                <w:webHidden/>
              </w:rPr>
              <w:fldChar w:fldCharType="separate"/>
            </w:r>
            <w:r w:rsidR="00CA0B7C">
              <w:rPr>
                <w:noProof/>
                <w:webHidden/>
              </w:rPr>
              <w:t>38</w:t>
            </w:r>
            <w:r>
              <w:rPr>
                <w:noProof/>
                <w:webHidden/>
              </w:rPr>
              <w:fldChar w:fldCharType="end"/>
            </w:r>
          </w:hyperlink>
        </w:p>
        <w:p w14:paraId="6D1AD62D" w14:textId="53A35D9B" w:rsidR="00012709" w:rsidRDefault="00012709">
          <w:pPr>
            <w:pStyle w:val="TOC3"/>
            <w:tabs>
              <w:tab w:val="right" w:leader="dot" w:pos="9016"/>
            </w:tabs>
            <w:rPr>
              <w:noProof/>
              <w:lang w:val="en-GB" w:eastAsia="en-GB"/>
            </w:rPr>
          </w:pPr>
          <w:hyperlink w:anchor="_Toc28892864" w:history="1">
            <w:r w:rsidRPr="00A323B2">
              <w:rPr>
                <w:rStyle w:val="Hyperlink"/>
                <w:noProof/>
              </w:rPr>
              <w:t>Interrupt Driven vs Polling</w:t>
            </w:r>
            <w:r>
              <w:rPr>
                <w:noProof/>
                <w:webHidden/>
              </w:rPr>
              <w:tab/>
            </w:r>
            <w:r>
              <w:rPr>
                <w:noProof/>
                <w:webHidden/>
              </w:rPr>
              <w:fldChar w:fldCharType="begin"/>
            </w:r>
            <w:r>
              <w:rPr>
                <w:noProof/>
                <w:webHidden/>
              </w:rPr>
              <w:instrText xml:space="preserve"> PAGEREF _Toc28892864 \h </w:instrText>
            </w:r>
            <w:r>
              <w:rPr>
                <w:noProof/>
                <w:webHidden/>
              </w:rPr>
            </w:r>
            <w:r>
              <w:rPr>
                <w:noProof/>
                <w:webHidden/>
              </w:rPr>
              <w:fldChar w:fldCharType="separate"/>
            </w:r>
            <w:r w:rsidR="00CA0B7C">
              <w:rPr>
                <w:noProof/>
                <w:webHidden/>
              </w:rPr>
              <w:t>38</w:t>
            </w:r>
            <w:r>
              <w:rPr>
                <w:noProof/>
                <w:webHidden/>
              </w:rPr>
              <w:fldChar w:fldCharType="end"/>
            </w:r>
          </w:hyperlink>
        </w:p>
        <w:p w14:paraId="3997805F" w14:textId="7E34F3E7" w:rsidR="00012709" w:rsidRDefault="00012709">
          <w:pPr>
            <w:pStyle w:val="TOC3"/>
            <w:tabs>
              <w:tab w:val="right" w:leader="dot" w:pos="9016"/>
            </w:tabs>
            <w:rPr>
              <w:noProof/>
              <w:lang w:val="en-GB" w:eastAsia="en-GB"/>
            </w:rPr>
          </w:pPr>
          <w:hyperlink w:anchor="_Toc28892865" w:history="1">
            <w:r w:rsidRPr="00A323B2">
              <w:rPr>
                <w:rStyle w:val="Hyperlink"/>
                <w:noProof/>
              </w:rPr>
              <w:t>State Machine Operation</w:t>
            </w:r>
            <w:r>
              <w:rPr>
                <w:noProof/>
                <w:webHidden/>
              </w:rPr>
              <w:tab/>
            </w:r>
            <w:r>
              <w:rPr>
                <w:noProof/>
                <w:webHidden/>
              </w:rPr>
              <w:fldChar w:fldCharType="begin"/>
            </w:r>
            <w:r>
              <w:rPr>
                <w:noProof/>
                <w:webHidden/>
              </w:rPr>
              <w:instrText xml:space="preserve"> PAGEREF _Toc28892865 \h </w:instrText>
            </w:r>
            <w:r>
              <w:rPr>
                <w:noProof/>
                <w:webHidden/>
              </w:rPr>
            </w:r>
            <w:r>
              <w:rPr>
                <w:noProof/>
                <w:webHidden/>
              </w:rPr>
              <w:fldChar w:fldCharType="separate"/>
            </w:r>
            <w:r w:rsidR="00CA0B7C">
              <w:rPr>
                <w:noProof/>
                <w:webHidden/>
              </w:rPr>
              <w:t>39</w:t>
            </w:r>
            <w:r>
              <w:rPr>
                <w:noProof/>
                <w:webHidden/>
              </w:rPr>
              <w:fldChar w:fldCharType="end"/>
            </w:r>
          </w:hyperlink>
        </w:p>
        <w:p w14:paraId="04249874" w14:textId="065EC3F2" w:rsidR="00012709" w:rsidRDefault="00012709">
          <w:pPr>
            <w:pStyle w:val="TOC3"/>
            <w:tabs>
              <w:tab w:val="right" w:leader="dot" w:pos="9016"/>
            </w:tabs>
            <w:rPr>
              <w:noProof/>
              <w:lang w:val="en-GB" w:eastAsia="en-GB"/>
            </w:rPr>
          </w:pPr>
          <w:hyperlink w:anchor="_Toc28892866" w:history="1">
            <w:r w:rsidRPr="00A323B2">
              <w:rPr>
                <w:rStyle w:val="Hyperlink"/>
                <w:noProof/>
              </w:rPr>
              <w:t>Timer Issues</w:t>
            </w:r>
            <w:r>
              <w:rPr>
                <w:noProof/>
                <w:webHidden/>
              </w:rPr>
              <w:tab/>
            </w:r>
            <w:r>
              <w:rPr>
                <w:noProof/>
                <w:webHidden/>
              </w:rPr>
              <w:fldChar w:fldCharType="begin"/>
            </w:r>
            <w:r>
              <w:rPr>
                <w:noProof/>
                <w:webHidden/>
              </w:rPr>
              <w:instrText xml:space="preserve"> PAGEREF _Toc28892866 \h </w:instrText>
            </w:r>
            <w:r>
              <w:rPr>
                <w:noProof/>
                <w:webHidden/>
              </w:rPr>
            </w:r>
            <w:r>
              <w:rPr>
                <w:noProof/>
                <w:webHidden/>
              </w:rPr>
              <w:fldChar w:fldCharType="separate"/>
            </w:r>
            <w:r w:rsidR="00CA0B7C">
              <w:rPr>
                <w:noProof/>
                <w:webHidden/>
              </w:rPr>
              <w:t>41</w:t>
            </w:r>
            <w:r>
              <w:rPr>
                <w:noProof/>
                <w:webHidden/>
              </w:rPr>
              <w:fldChar w:fldCharType="end"/>
            </w:r>
          </w:hyperlink>
        </w:p>
        <w:p w14:paraId="0AF948C0" w14:textId="3612AB4D" w:rsidR="00012709" w:rsidRDefault="00012709">
          <w:pPr>
            <w:pStyle w:val="TOC3"/>
            <w:tabs>
              <w:tab w:val="right" w:leader="dot" w:pos="9016"/>
            </w:tabs>
            <w:rPr>
              <w:noProof/>
              <w:lang w:val="en-GB" w:eastAsia="en-GB"/>
            </w:rPr>
          </w:pPr>
          <w:hyperlink w:anchor="_Toc28892867" w:history="1">
            <w:r w:rsidRPr="00A323B2">
              <w:rPr>
                <w:rStyle w:val="Hyperlink"/>
                <w:noProof/>
              </w:rPr>
              <w:t>Sensor De-Bouncing</w:t>
            </w:r>
            <w:r>
              <w:rPr>
                <w:noProof/>
                <w:webHidden/>
              </w:rPr>
              <w:tab/>
            </w:r>
            <w:r>
              <w:rPr>
                <w:noProof/>
                <w:webHidden/>
              </w:rPr>
              <w:fldChar w:fldCharType="begin"/>
            </w:r>
            <w:r>
              <w:rPr>
                <w:noProof/>
                <w:webHidden/>
              </w:rPr>
              <w:instrText xml:space="preserve"> PAGEREF _Toc28892867 \h </w:instrText>
            </w:r>
            <w:r>
              <w:rPr>
                <w:noProof/>
                <w:webHidden/>
              </w:rPr>
            </w:r>
            <w:r>
              <w:rPr>
                <w:noProof/>
                <w:webHidden/>
              </w:rPr>
              <w:fldChar w:fldCharType="separate"/>
            </w:r>
            <w:r w:rsidR="00CA0B7C">
              <w:rPr>
                <w:noProof/>
                <w:webHidden/>
              </w:rPr>
              <w:t>41</w:t>
            </w:r>
            <w:r>
              <w:rPr>
                <w:noProof/>
                <w:webHidden/>
              </w:rPr>
              <w:fldChar w:fldCharType="end"/>
            </w:r>
          </w:hyperlink>
        </w:p>
        <w:p w14:paraId="1868A07B" w14:textId="60991A27" w:rsidR="00012709" w:rsidRDefault="00012709">
          <w:pPr>
            <w:pStyle w:val="TOC3"/>
            <w:tabs>
              <w:tab w:val="right" w:leader="dot" w:pos="9016"/>
            </w:tabs>
            <w:rPr>
              <w:noProof/>
              <w:lang w:val="en-GB" w:eastAsia="en-GB"/>
            </w:rPr>
          </w:pPr>
          <w:hyperlink w:anchor="_Toc28892868" w:history="1">
            <w:r w:rsidRPr="00A323B2">
              <w:rPr>
                <w:rStyle w:val="Hyperlink"/>
                <w:noProof/>
              </w:rPr>
              <w:t>Debugging &amp; Timing Features</w:t>
            </w:r>
            <w:r>
              <w:rPr>
                <w:noProof/>
                <w:webHidden/>
              </w:rPr>
              <w:tab/>
            </w:r>
            <w:r>
              <w:rPr>
                <w:noProof/>
                <w:webHidden/>
              </w:rPr>
              <w:fldChar w:fldCharType="begin"/>
            </w:r>
            <w:r>
              <w:rPr>
                <w:noProof/>
                <w:webHidden/>
              </w:rPr>
              <w:instrText xml:space="preserve"> PAGEREF _Toc28892868 \h </w:instrText>
            </w:r>
            <w:r>
              <w:rPr>
                <w:noProof/>
                <w:webHidden/>
              </w:rPr>
            </w:r>
            <w:r>
              <w:rPr>
                <w:noProof/>
                <w:webHidden/>
              </w:rPr>
              <w:fldChar w:fldCharType="separate"/>
            </w:r>
            <w:r w:rsidR="00CA0B7C">
              <w:rPr>
                <w:noProof/>
                <w:webHidden/>
              </w:rPr>
              <w:t>42</w:t>
            </w:r>
            <w:r>
              <w:rPr>
                <w:noProof/>
                <w:webHidden/>
              </w:rPr>
              <w:fldChar w:fldCharType="end"/>
            </w:r>
          </w:hyperlink>
        </w:p>
        <w:p w14:paraId="00E1410A" w14:textId="7D9FB2EA" w:rsidR="00012709" w:rsidRDefault="00012709">
          <w:pPr>
            <w:pStyle w:val="TOC3"/>
            <w:tabs>
              <w:tab w:val="right" w:leader="dot" w:pos="9016"/>
            </w:tabs>
            <w:rPr>
              <w:noProof/>
              <w:lang w:val="en-GB" w:eastAsia="en-GB"/>
            </w:rPr>
          </w:pPr>
          <w:hyperlink w:anchor="_Toc28892869" w:history="1">
            <w:r w:rsidRPr="00A323B2">
              <w:rPr>
                <w:rStyle w:val="Hyperlink"/>
                <w:noProof/>
              </w:rPr>
              <w:t>Serial Input &amp; Command Line Interface</w:t>
            </w:r>
            <w:r>
              <w:rPr>
                <w:noProof/>
                <w:webHidden/>
              </w:rPr>
              <w:tab/>
            </w:r>
            <w:r>
              <w:rPr>
                <w:noProof/>
                <w:webHidden/>
              </w:rPr>
              <w:fldChar w:fldCharType="begin"/>
            </w:r>
            <w:r>
              <w:rPr>
                <w:noProof/>
                <w:webHidden/>
              </w:rPr>
              <w:instrText xml:space="preserve"> PAGEREF _Toc28892869 \h </w:instrText>
            </w:r>
            <w:r>
              <w:rPr>
                <w:noProof/>
                <w:webHidden/>
              </w:rPr>
            </w:r>
            <w:r>
              <w:rPr>
                <w:noProof/>
                <w:webHidden/>
              </w:rPr>
              <w:fldChar w:fldCharType="separate"/>
            </w:r>
            <w:r w:rsidR="00CA0B7C">
              <w:rPr>
                <w:noProof/>
                <w:webHidden/>
              </w:rPr>
              <w:t>44</w:t>
            </w:r>
            <w:r>
              <w:rPr>
                <w:noProof/>
                <w:webHidden/>
              </w:rPr>
              <w:fldChar w:fldCharType="end"/>
            </w:r>
          </w:hyperlink>
        </w:p>
        <w:p w14:paraId="5C88D281" w14:textId="718AFEA4" w:rsidR="00012709" w:rsidRDefault="00012709">
          <w:pPr>
            <w:pStyle w:val="TOC3"/>
            <w:tabs>
              <w:tab w:val="right" w:leader="dot" w:pos="9016"/>
            </w:tabs>
            <w:rPr>
              <w:noProof/>
              <w:lang w:val="en-GB" w:eastAsia="en-GB"/>
            </w:rPr>
          </w:pPr>
          <w:hyperlink w:anchor="_Toc28892870" w:history="1">
            <w:r w:rsidRPr="00A323B2">
              <w:rPr>
                <w:rStyle w:val="Hyperlink"/>
                <w:noProof/>
              </w:rPr>
              <w:t>Sensor Enable/Disable</w:t>
            </w:r>
            <w:r>
              <w:rPr>
                <w:noProof/>
                <w:webHidden/>
              </w:rPr>
              <w:tab/>
            </w:r>
            <w:r>
              <w:rPr>
                <w:noProof/>
                <w:webHidden/>
              </w:rPr>
              <w:fldChar w:fldCharType="begin"/>
            </w:r>
            <w:r>
              <w:rPr>
                <w:noProof/>
                <w:webHidden/>
              </w:rPr>
              <w:instrText xml:space="preserve"> PAGEREF _Toc28892870 \h </w:instrText>
            </w:r>
            <w:r>
              <w:rPr>
                <w:noProof/>
                <w:webHidden/>
              </w:rPr>
            </w:r>
            <w:r>
              <w:rPr>
                <w:noProof/>
                <w:webHidden/>
              </w:rPr>
              <w:fldChar w:fldCharType="separate"/>
            </w:r>
            <w:r w:rsidR="00CA0B7C">
              <w:rPr>
                <w:noProof/>
                <w:webHidden/>
              </w:rPr>
              <w:t>44</w:t>
            </w:r>
            <w:r>
              <w:rPr>
                <w:noProof/>
                <w:webHidden/>
              </w:rPr>
              <w:fldChar w:fldCharType="end"/>
            </w:r>
          </w:hyperlink>
        </w:p>
        <w:p w14:paraId="08008FB6" w14:textId="511CA179" w:rsidR="00012709" w:rsidRDefault="00012709">
          <w:pPr>
            <w:pStyle w:val="TOC3"/>
            <w:tabs>
              <w:tab w:val="right" w:leader="dot" w:pos="9016"/>
            </w:tabs>
            <w:rPr>
              <w:noProof/>
              <w:lang w:val="en-GB" w:eastAsia="en-GB"/>
            </w:rPr>
          </w:pPr>
          <w:hyperlink w:anchor="_Toc28892871" w:history="1">
            <w:r w:rsidRPr="00A323B2">
              <w:rPr>
                <w:rStyle w:val="Hyperlink"/>
                <w:noProof/>
              </w:rPr>
              <w:t>Memory Footprint</w:t>
            </w:r>
            <w:r>
              <w:rPr>
                <w:noProof/>
                <w:webHidden/>
              </w:rPr>
              <w:tab/>
            </w:r>
            <w:r>
              <w:rPr>
                <w:noProof/>
                <w:webHidden/>
              </w:rPr>
              <w:fldChar w:fldCharType="begin"/>
            </w:r>
            <w:r>
              <w:rPr>
                <w:noProof/>
                <w:webHidden/>
              </w:rPr>
              <w:instrText xml:space="preserve"> PAGEREF _Toc28892871 \h </w:instrText>
            </w:r>
            <w:r>
              <w:rPr>
                <w:noProof/>
                <w:webHidden/>
              </w:rPr>
            </w:r>
            <w:r>
              <w:rPr>
                <w:noProof/>
                <w:webHidden/>
              </w:rPr>
              <w:fldChar w:fldCharType="separate"/>
            </w:r>
            <w:r w:rsidR="00CA0B7C">
              <w:rPr>
                <w:noProof/>
                <w:webHidden/>
              </w:rPr>
              <w:t>45</w:t>
            </w:r>
            <w:r>
              <w:rPr>
                <w:noProof/>
                <w:webHidden/>
              </w:rPr>
              <w:fldChar w:fldCharType="end"/>
            </w:r>
          </w:hyperlink>
        </w:p>
        <w:p w14:paraId="1895E6D4" w14:textId="7F650305" w:rsidR="00012709" w:rsidRDefault="00012709">
          <w:pPr>
            <w:pStyle w:val="TOC2"/>
            <w:tabs>
              <w:tab w:val="right" w:leader="dot" w:pos="9016"/>
            </w:tabs>
            <w:rPr>
              <w:rFonts w:eastAsiaTheme="minorEastAsia"/>
              <w:noProof/>
              <w:lang w:eastAsia="en-GB"/>
            </w:rPr>
          </w:pPr>
          <w:hyperlink w:anchor="_Toc28892872" w:history="1">
            <w:r w:rsidRPr="00A323B2">
              <w:rPr>
                <w:rStyle w:val="Hyperlink"/>
                <w:noProof/>
              </w:rPr>
              <w:t>Metrics</w:t>
            </w:r>
            <w:r>
              <w:rPr>
                <w:noProof/>
                <w:webHidden/>
              </w:rPr>
              <w:tab/>
            </w:r>
            <w:r>
              <w:rPr>
                <w:noProof/>
                <w:webHidden/>
              </w:rPr>
              <w:fldChar w:fldCharType="begin"/>
            </w:r>
            <w:r>
              <w:rPr>
                <w:noProof/>
                <w:webHidden/>
              </w:rPr>
              <w:instrText xml:space="preserve"> PAGEREF _Toc28892872 \h </w:instrText>
            </w:r>
            <w:r>
              <w:rPr>
                <w:noProof/>
                <w:webHidden/>
              </w:rPr>
            </w:r>
            <w:r>
              <w:rPr>
                <w:noProof/>
                <w:webHidden/>
              </w:rPr>
              <w:fldChar w:fldCharType="separate"/>
            </w:r>
            <w:r w:rsidR="00CA0B7C">
              <w:rPr>
                <w:noProof/>
                <w:webHidden/>
              </w:rPr>
              <w:t>46</w:t>
            </w:r>
            <w:r>
              <w:rPr>
                <w:noProof/>
                <w:webHidden/>
              </w:rPr>
              <w:fldChar w:fldCharType="end"/>
            </w:r>
          </w:hyperlink>
        </w:p>
        <w:p w14:paraId="49C4FED9" w14:textId="50186C4E" w:rsidR="00012709" w:rsidRDefault="00012709">
          <w:pPr>
            <w:pStyle w:val="TOC3"/>
            <w:tabs>
              <w:tab w:val="right" w:leader="dot" w:pos="9016"/>
            </w:tabs>
            <w:rPr>
              <w:noProof/>
              <w:lang w:val="en-GB" w:eastAsia="en-GB"/>
            </w:rPr>
          </w:pPr>
          <w:hyperlink w:anchor="_Toc28892873" w:history="1">
            <w:r w:rsidRPr="00A323B2">
              <w:rPr>
                <w:rStyle w:val="Hyperlink"/>
                <w:noProof/>
              </w:rPr>
              <w:t>Inter-Blow Interval Requirements</w:t>
            </w:r>
            <w:r>
              <w:rPr>
                <w:noProof/>
                <w:webHidden/>
              </w:rPr>
              <w:tab/>
            </w:r>
            <w:r>
              <w:rPr>
                <w:noProof/>
                <w:webHidden/>
              </w:rPr>
              <w:fldChar w:fldCharType="begin"/>
            </w:r>
            <w:r>
              <w:rPr>
                <w:noProof/>
                <w:webHidden/>
              </w:rPr>
              <w:instrText xml:space="preserve"> PAGEREF _Toc28892873 \h </w:instrText>
            </w:r>
            <w:r>
              <w:rPr>
                <w:noProof/>
                <w:webHidden/>
              </w:rPr>
            </w:r>
            <w:r>
              <w:rPr>
                <w:noProof/>
                <w:webHidden/>
              </w:rPr>
              <w:fldChar w:fldCharType="separate"/>
            </w:r>
            <w:r w:rsidR="00CA0B7C">
              <w:rPr>
                <w:noProof/>
                <w:webHidden/>
              </w:rPr>
              <w:t>46</w:t>
            </w:r>
            <w:r>
              <w:rPr>
                <w:noProof/>
                <w:webHidden/>
              </w:rPr>
              <w:fldChar w:fldCharType="end"/>
            </w:r>
          </w:hyperlink>
        </w:p>
        <w:p w14:paraId="2571AEA3" w14:textId="162060FF" w:rsidR="00012709" w:rsidRDefault="00012709">
          <w:pPr>
            <w:pStyle w:val="TOC3"/>
            <w:tabs>
              <w:tab w:val="right" w:leader="dot" w:pos="9016"/>
            </w:tabs>
            <w:rPr>
              <w:noProof/>
              <w:lang w:val="en-GB" w:eastAsia="en-GB"/>
            </w:rPr>
          </w:pPr>
          <w:hyperlink w:anchor="_Toc28892874" w:history="1">
            <w:r w:rsidRPr="00A323B2">
              <w:rPr>
                <w:rStyle w:val="Hyperlink"/>
                <w:noProof/>
              </w:rPr>
              <w:t>Inter-Row Interval Requirements</w:t>
            </w:r>
            <w:r>
              <w:rPr>
                <w:noProof/>
                <w:webHidden/>
              </w:rPr>
              <w:tab/>
            </w:r>
            <w:r>
              <w:rPr>
                <w:noProof/>
                <w:webHidden/>
              </w:rPr>
              <w:fldChar w:fldCharType="begin"/>
            </w:r>
            <w:r>
              <w:rPr>
                <w:noProof/>
                <w:webHidden/>
              </w:rPr>
              <w:instrText xml:space="preserve"> PAGEREF _Toc28892874 \h </w:instrText>
            </w:r>
            <w:r>
              <w:rPr>
                <w:noProof/>
                <w:webHidden/>
              </w:rPr>
            </w:r>
            <w:r>
              <w:rPr>
                <w:noProof/>
                <w:webHidden/>
              </w:rPr>
              <w:fldChar w:fldCharType="separate"/>
            </w:r>
            <w:r w:rsidR="00CA0B7C">
              <w:rPr>
                <w:noProof/>
                <w:webHidden/>
              </w:rPr>
              <w:t>47</w:t>
            </w:r>
            <w:r>
              <w:rPr>
                <w:noProof/>
                <w:webHidden/>
              </w:rPr>
              <w:fldChar w:fldCharType="end"/>
            </w:r>
          </w:hyperlink>
        </w:p>
        <w:p w14:paraId="15457AF5" w14:textId="743B0DD0" w:rsidR="00012709" w:rsidRDefault="00012709">
          <w:pPr>
            <w:pStyle w:val="TOC3"/>
            <w:tabs>
              <w:tab w:val="right" w:leader="dot" w:pos="9016"/>
            </w:tabs>
            <w:rPr>
              <w:noProof/>
              <w:lang w:val="en-GB" w:eastAsia="en-GB"/>
            </w:rPr>
          </w:pPr>
          <w:hyperlink w:anchor="_Toc28892875" w:history="1">
            <w:r w:rsidRPr="00A323B2">
              <w:rPr>
                <w:rStyle w:val="Hyperlink"/>
                <w:noProof/>
              </w:rPr>
              <w:t>Sensor Pulse Duration</w:t>
            </w:r>
            <w:r>
              <w:rPr>
                <w:noProof/>
                <w:webHidden/>
              </w:rPr>
              <w:tab/>
            </w:r>
            <w:r>
              <w:rPr>
                <w:noProof/>
                <w:webHidden/>
              </w:rPr>
              <w:fldChar w:fldCharType="begin"/>
            </w:r>
            <w:r>
              <w:rPr>
                <w:noProof/>
                <w:webHidden/>
              </w:rPr>
              <w:instrText xml:space="preserve"> PAGEREF _Toc28892875 \h </w:instrText>
            </w:r>
            <w:r>
              <w:rPr>
                <w:noProof/>
                <w:webHidden/>
              </w:rPr>
            </w:r>
            <w:r>
              <w:rPr>
                <w:noProof/>
                <w:webHidden/>
              </w:rPr>
              <w:fldChar w:fldCharType="separate"/>
            </w:r>
            <w:r w:rsidR="00CA0B7C">
              <w:rPr>
                <w:noProof/>
                <w:webHidden/>
              </w:rPr>
              <w:t>47</w:t>
            </w:r>
            <w:r>
              <w:rPr>
                <w:noProof/>
                <w:webHidden/>
              </w:rPr>
              <w:fldChar w:fldCharType="end"/>
            </w:r>
          </w:hyperlink>
        </w:p>
        <w:p w14:paraId="258AD761" w14:textId="151855C4" w:rsidR="00012709" w:rsidRDefault="00012709">
          <w:pPr>
            <w:pStyle w:val="TOC2"/>
            <w:tabs>
              <w:tab w:val="right" w:leader="dot" w:pos="9016"/>
            </w:tabs>
            <w:rPr>
              <w:rFonts w:eastAsiaTheme="minorEastAsia"/>
              <w:noProof/>
              <w:lang w:eastAsia="en-GB"/>
            </w:rPr>
          </w:pPr>
          <w:hyperlink w:anchor="_Toc28892876" w:history="1">
            <w:r w:rsidRPr="00A323B2">
              <w:rPr>
                <w:rStyle w:val="Hyperlink"/>
                <w:noProof/>
              </w:rPr>
              <w:t>Potential Problems</w:t>
            </w:r>
            <w:r>
              <w:rPr>
                <w:noProof/>
                <w:webHidden/>
              </w:rPr>
              <w:tab/>
            </w:r>
            <w:r>
              <w:rPr>
                <w:noProof/>
                <w:webHidden/>
              </w:rPr>
              <w:fldChar w:fldCharType="begin"/>
            </w:r>
            <w:r>
              <w:rPr>
                <w:noProof/>
                <w:webHidden/>
              </w:rPr>
              <w:instrText xml:space="preserve"> PAGEREF _Toc28892876 \h </w:instrText>
            </w:r>
            <w:r>
              <w:rPr>
                <w:noProof/>
                <w:webHidden/>
              </w:rPr>
            </w:r>
            <w:r>
              <w:rPr>
                <w:noProof/>
                <w:webHidden/>
              </w:rPr>
              <w:fldChar w:fldCharType="separate"/>
            </w:r>
            <w:r w:rsidR="00CA0B7C">
              <w:rPr>
                <w:noProof/>
                <w:webHidden/>
              </w:rPr>
              <w:t>49</w:t>
            </w:r>
            <w:r>
              <w:rPr>
                <w:noProof/>
                <w:webHidden/>
              </w:rPr>
              <w:fldChar w:fldCharType="end"/>
            </w:r>
          </w:hyperlink>
        </w:p>
        <w:p w14:paraId="5A757DED" w14:textId="2ABD82F6" w:rsidR="00012709" w:rsidRDefault="00012709">
          <w:pPr>
            <w:pStyle w:val="TOC3"/>
            <w:tabs>
              <w:tab w:val="right" w:leader="dot" w:pos="9016"/>
            </w:tabs>
            <w:rPr>
              <w:noProof/>
              <w:lang w:val="en-GB" w:eastAsia="en-GB"/>
            </w:rPr>
          </w:pPr>
          <w:hyperlink w:anchor="_Toc28892877" w:history="1">
            <w:r w:rsidRPr="00A323B2">
              <w:rPr>
                <w:rStyle w:val="Hyperlink"/>
                <w:noProof/>
              </w:rPr>
              <w:t>Missed Sensor Signals</w:t>
            </w:r>
            <w:r>
              <w:rPr>
                <w:noProof/>
                <w:webHidden/>
              </w:rPr>
              <w:tab/>
            </w:r>
            <w:r>
              <w:rPr>
                <w:noProof/>
                <w:webHidden/>
              </w:rPr>
              <w:fldChar w:fldCharType="begin"/>
            </w:r>
            <w:r>
              <w:rPr>
                <w:noProof/>
                <w:webHidden/>
              </w:rPr>
              <w:instrText xml:space="preserve"> PAGEREF _Toc28892877 \h </w:instrText>
            </w:r>
            <w:r>
              <w:rPr>
                <w:noProof/>
                <w:webHidden/>
              </w:rPr>
            </w:r>
            <w:r>
              <w:rPr>
                <w:noProof/>
                <w:webHidden/>
              </w:rPr>
              <w:fldChar w:fldCharType="separate"/>
            </w:r>
            <w:r w:rsidR="00CA0B7C">
              <w:rPr>
                <w:noProof/>
                <w:webHidden/>
              </w:rPr>
              <w:t>49</w:t>
            </w:r>
            <w:r>
              <w:rPr>
                <w:noProof/>
                <w:webHidden/>
              </w:rPr>
              <w:fldChar w:fldCharType="end"/>
            </w:r>
          </w:hyperlink>
        </w:p>
        <w:p w14:paraId="686CD732" w14:textId="50A38BFD" w:rsidR="00012709" w:rsidRDefault="00012709">
          <w:pPr>
            <w:pStyle w:val="TOC3"/>
            <w:tabs>
              <w:tab w:val="right" w:leader="dot" w:pos="9016"/>
            </w:tabs>
            <w:rPr>
              <w:noProof/>
              <w:lang w:val="en-GB" w:eastAsia="en-GB"/>
            </w:rPr>
          </w:pPr>
          <w:hyperlink w:anchor="_Toc28892878" w:history="1">
            <w:r w:rsidRPr="00A323B2">
              <w:rPr>
                <w:rStyle w:val="Hyperlink"/>
                <w:noProof/>
              </w:rPr>
              <w:t>Duplicated Sensor Signals</w:t>
            </w:r>
            <w:r>
              <w:rPr>
                <w:noProof/>
                <w:webHidden/>
              </w:rPr>
              <w:tab/>
            </w:r>
            <w:r>
              <w:rPr>
                <w:noProof/>
                <w:webHidden/>
              </w:rPr>
              <w:fldChar w:fldCharType="begin"/>
            </w:r>
            <w:r>
              <w:rPr>
                <w:noProof/>
                <w:webHidden/>
              </w:rPr>
              <w:instrText xml:space="preserve"> PAGEREF _Toc28892878 \h </w:instrText>
            </w:r>
            <w:r>
              <w:rPr>
                <w:noProof/>
                <w:webHidden/>
              </w:rPr>
            </w:r>
            <w:r>
              <w:rPr>
                <w:noProof/>
                <w:webHidden/>
              </w:rPr>
              <w:fldChar w:fldCharType="separate"/>
            </w:r>
            <w:r w:rsidR="00CA0B7C">
              <w:rPr>
                <w:noProof/>
                <w:webHidden/>
              </w:rPr>
              <w:t>49</w:t>
            </w:r>
            <w:r>
              <w:rPr>
                <w:noProof/>
                <w:webHidden/>
              </w:rPr>
              <w:fldChar w:fldCharType="end"/>
            </w:r>
          </w:hyperlink>
        </w:p>
        <w:p w14:paraId="32887ACC" w14:textId="4A4B5DA2" w:rsidR="00012709" w:rsidRDefault="00012709">
          <w:pPr>
            <w:pStyle w:val="TOC3"/>
            <w:tabs>
              <w:tab w:val="right" w:leader="dot" w:pos="9016"/>
            </w:tabs>
            <w:rPr>
              <w:noProof/>
              <w:lang w:val="en-GB" w:eastAsia="en-GB"/>
            </w:rPr>
          </w:pPr>
          <w:hyperlink w:anchor="_Toc28892879" w:history="1">
            <w:r w:rsidRPr="00A323B2">
              <w:rPr>
                <w:rStyle w:val="Hyperlink"/>
                <w:noProof/>
              </w:rPr>
              <w:t>Variable Odd-Struckness</w:t>
            </w:r>
            <w:r>
              <w:rPr>
                <w:noProof/>
                <w:webHidden/>
              </w:rPr>
              <w:tab/>
            </w:r>
            <w:r>
              <w:rPr>
                <w:noProof/>
                <w:webHidden/>
              </w:rPr>
              <w:fldChar w:fldCharType="begin"/>
            </w:r>
            <w:r>
              <w:rPr>
                <w:noProof/>
                <w:webHidden/>
              </w:rPr>
              <w:instrText xml:space="preserve"> PAGEREF _Toc28892879 \h </w:instrText>
            </w:r>
            <w:r>
              <w:rPr>
                <w:noProof/>
                <w:webHidden/>
              </w:rPr>
            </w:r>
            <w:r>
              <w:rPr>
                <w:noProof/>
                <w:webHidden/>
              </w:rPr>
              <w:fldChar w:fldCharType="separate"/>
            </w:r>
            <w:r w:rsidR="00CA0B7C">
              <w:rPr>
                <w:noProof/>
                <w:webHidden/>
              </w:rPr>
              <w:t>50</w:t>
            </w:r>
            <w:r>
              <w:rPr>
                <w:noProof/>
                <w:webHidden/>
              </w:rPr>
              <w:fldChar w:fldCharType="end"/>
            </w:r>
          </w:hyperlink>
        </w:p>
        <w:p w14:paraId="38DBB196" w14:textId="5966785F" w:rsidR="00012709" w:rsidRDefault="00012709">
          <w:pPr>
            <w:pStyle w:val="TOC3"/>
            <w:tabs>
              <w:tab w:val="right" w:leader="dot" w:pos="9016"/>
            </w:tabs>
            <w:rPr>
              <w:noProof/>
              <w:lang w:val="en-GB" w:eastAsia="en-GB"/>
            </w:rPr>
          </w:pPr>
          <w:hyperlink w:anchor="_Toc28892880" w:history="1">
            <w:r w:rsidRPr="00A323B2">
              <w:rPr>
                <w:rStyle w:val="Hyperlink"/>
                <w:noProof/>
              </w:rPr>
              <w:t>Latency</w:t>
            </w:r>
            <w:r>
              <w:rPr>
                <w:noProof/>
                <w:webHidden/>
              </w:rPr>
              <w:tab/>
            </w:r>
            <w:r>
              <w:rPr>
                <w:noProof/>
                <w:webHidden/>
              </w:rPr>
              <w:fldChar w:fldCharType="begin"/>
            </w:r>
            <w:r>
              <w:rPr>
                <w:noProof/>
                <w:webHidden/>
              </w:rPr>
              <w:instrText xml:space="preserve"> PAGEREF _Toc28892880 \h </w:instrText>
            </w:r>
            <w:r>
              <w:rPr>
                <w:noProof/>
                <w:webHidden/>
              </w:rPr>
            </w:r>
            <w:r>
              <w:rPr>
                <w:noProof/>
                <w:webHidden/>
              </w:rPr>
              <w:fldChar w:fldCharType="separate"/>
            </w:r>
            <w:r w:rsidR="00CA0B7C">
              <w:rPr>
                <w:noProof/>
                <w:webHidden/>
              </w:rPr>
              <w:t>51</w:t>
            </w:r>
            <w:r>
              <w:rPr>
                <w:noProof/>
                <w:webHidden/>
              </w:rPr>
              <w:fldChar w:fldCharType="end"/>
            </w:r>
          </w:hyperlink>
        </w:p>
        <w:p w14:paraId="5F389A49" w14:textId="5CA2BD70" w:rsidR="00012709" w:rsidRDefault="00012709">
          <w:pPr>
            <w:pStyle w:val="TOC2"/>
            <w:tabs>
              <w:tab w:val="right" w:leader="dot" w:pos="9016"/>
            </w:tabs>
            <w:rPr>
              <w:rFonts w:eastAsiaTheme="minorEastAsia"/>
              <w:noProof/>
              <w:lang w:eastAsia="en-GB"/>
            </w:rPr>
          </w:pPr>
          <w:hyperlink w:anchor="_Toc28892881" w:history="1">
            <w:r w:rsidRPr="00A323B2">
              <w:rPr>
                <w:rStyle w:val="Hyperlink"/>
                <w:noProof/>
              </w:rPr>
              <w:t>Software Development &amp; Compatibility</w:t>
            </w:r>
            <w:r>
              <w:rPr>
                <w:noProof/>
                <w:webHidden/>
              </w:rPr>
              <w:tab/>
            </w:r>
            <w:r>
              <w:rPr>
                <w:noProof/>
                <w:webHidden/>
              </w:rPr>
              <w:fldChar w:fldCharType="begin"/>
            </w:r>
            <w:r>
              <w:rPr>
                <w:noProof/>
                <w:webHidden/>
              </w:rPr>
              <w:instrText xml:space="preserve"> PAGEREF _Toc28892881 \h </w:instrText>
            </w:r>
            <w:r>
              <w:rPr>
                <w:noProof/>
                <w:webHidden/>
              </w:rPr>
            </w:r>
            <w:r>
              <w:rPr>
                <w:noProof/>
                <w:webHidden/>
              </w:rPr>
              <w:fldChar w:fldCharType="separate"/>
            </w:r>
            <w:r w:rsidR="00CA0B7C">
              <w:rPr>
                <w:noProof/>
                <w:webHidden/>
              </w:rPr>
              <w:t>54</w:t>
            </w:r>
            <w:r>
              <w:rPr>
                <w:noProof/>
                <w:webHidden/>
              </w:rPr>
              <w:fldChar w:fldCharType="end"/>
            </w:r>
          </w:hyperlink>
        </w:p>
        <w:p w14:paraId="1983D7B6" w14:textId="43034064" w:rsidR="00012709" w:rsidRDefault="00012709">
          <w:pPr>
            <w:pStyle w:val="TOC3"/>
            <w:tabs>
              <w:tab w:val="right" w:leader="dot" w:pos="9016"/>
            </w:tabs>
            <w:rPr>
              <w:noProof/>
              <w:lang w:val="en-GB" w:eastAsia="en-GB"/>
            </w:rPr>
          </w:pPr>
          <w:hyperlink w:anchor="_Toc28892882" w:history="1">
            <w:r w:rsidRPr="00A323B2">
              <w:rPr>
                <w:rStyle w:val="Hyperlink"/>
                <w:noProof/>
              </w:rPr>
              <w:t>Development Environment</w:t>
            </w:r>
            <w:r>
              <w:rPr>
                <w:noProof/>
                <w:webHidden/>
              </w:rPr>
              <w:tab/>
            </w:r>
            <w:r>
              <w:rPr>
                <w:noProof/>
                <w:webHidden/>
              </w:rPr>
              <w:fldChar w:fldCharType="begin"/>
            </w:r>
            <w:r>
              <w:rPr>
                <w:noProof/>
                <w:webHidden/>
              </w:rPr>
              <w:instrText xml:space="preserve"> PAGEREF _Toc28892882 \h </w:instrText>
            </w:r>
            <w:r>
              <w:rPr>
                <w:noProof/>
                <w:webHidden/>
              </w:rPr>
            </w:r>
            <w:r>
              <w:rPr>
                <w:noProof/>
                <w:webHidden/>
              </w:rPr>
              <w:fldChar w:fldCharType="separate"/>
            </w:r>
            <w:r w:rsidR="00CA0B7C">
              <w:rPr>
                <w:noProof/>
                <w:webHidden/>
              </w:rPr>
              <w:t>54</w:t>
            </w:r>
            <w:r>
              <w:rPr>
                <w:noProof/>
                <w:webHidden/>
              </w:rPr>
              <w:fldChar w:fldCharType="end"/>
            </w:r>
          </w:hyperlink>
        </w:p>
        <w:p w14:paraId="71F717E3" w14:textId="59C4212A" w:rsidR="00012709" w:rsidRDefault="00012709">
          <w:pPr>
            <w:pStyle w:val="TOC3"/>
            <w:tabs>
              <w:tab w:val="right" w:leader="dot" w:pos="9016"/>
            </w:tabs>
            <w:rPr>
              <w:noProof/>
              <w:lang w:val="en-GB" w:eastAsia="en-GB"/>
            </w:rPr>
          </w:pPr>
          <w:hyperlink w:anchor="_Toc28892883" w:history="1">
            <w:r w:rsidRPr="00A323B2">
              <w:rPr>
                <w:rStyle w:val="Hyperlink"/>
                <w:noProof/>
              </w:rPr>
              <w:t>Source Code Availability</w:t>
            </w:r>
            <w:r>
              <w:rPr>
                <w:noProof/>
                <w:webHidden/>
              </w:rPr>
              <w:tab/>
            </w:r>
            <w:r>
              <w:rPr>
                <w:noProof/>
                <w:webHidden/>
              </w:rPr>
              <w:fldChar w:fldCharType="begin"/>
            </w:r>
            <w:r>
              <w:rPr>
                <w:noProof/>
                <w:webHidden/>
              </w:rPr>
              <w:instrText xml:space="preserve"> PAGEREF _Toc28892883 \h </w:instrText>
            </w:r>
            <w:r>
              <w:rPr>
                <w:noProof/>
                <w:webHidden/>
              </w:rPr>
            </w:r>
            <w:r>
              <w:rPr>
                <w:noProof/>
                <w:webHidden/>
              </w:rPr>
              <w:fldChar w:fldCharType="separate"/>
            </w:r>
            <w:r w:rsidR="00CA0B7C">
              <w:rPr>
                <w:noProof/>
                <w:webHidden/>
              </w:rPr>
              <w:t>54</w:t>
            </w:r>
            <w:r>
              <w:rPr>
                <w:noProof/>
                <w:webHidden/>
              </w:rPr>
              <w:fldChar w:fldCharType="end"/>
            </w:r>
          </w:hyperlink>
        </w:p>
        <w:p w14:paraId="2F5C5734" w14:textId="2E317284" w:rsidR="00012709" w:rsidRDefault="00012709">
          <w:pPr>
            <w:pStyle w:val="TOC3"/>
            <w:tabs>
              <w:tab w:val="right" w:leader="dot" w:pos="9016"/>
            </w:tabs>
            <w:rPr>
              <w:noProof/>
              <w:lang w:val="en-GB" w:eastAsia="en-GB"/>
            </w:rPr>
          </w:pPr>
          <w:hyperlink w:anchor="_Toc28892884" w:history="1">
            <w:r w:rsidRPr="00A323B2">
              <w:rPr>
                <w:rStyle w:val="Hyperlink"/>
                <w:noProof/>
              </w:rPr>
              <w:t>Simulator Software Compatibility</w:t>
            </w:r>
            <w:r>
              <w:rPr>
                <w:noProof/>
                <w:webHidden/>
              </w:rPr>
              <w:tab/>
            </w:r>
            <w:r>
              <w:rPr>
                <w:noProof/>
                <w:webHidden/>
              </w:rPr>
              <w:fldChar w:fldCharType="begin"/>
            </w:r>
            <w:r>
              <w:rPr>
                <w:noProof/>
                <w:webHidden/>
              </w:rPr>
              <w:instrText xml:space="preserve"> PAGEREF _Toc28892884 \h </w:instrText>
            </w:r>
            <w:r>
              <w:rPr>
                <w:noProof/>
                <w:webHidden/>
              </w:rPr>
            </w:r>
            <w:r>
              <w:rPr>
                <w:noProof/>
                <w:webHidden/>
              </w:rPr>
              <w:fldChar w:fldCharType="separate"/>
            </w:r>
            <w:r w:rsidR="00CA0B7C">
              <w:rPr>
                <w:noProof/>
                <w:webHidden/>
              </w:rPr>
              <w:t>54</w:t>
            </w:r>
            <w:r>
              <w:rPr>
                <w:noProof/>
                <w:webHidden/>
              </w:rPr>
              <w:fldChar w:fldCharType="end"/>
            </w:r>
          </w:hyperlink>
        </w:p>
        <w:p w14:paraId="048A2390" w14:textId="1EA6A1ED" w:rsidR="00012709" w:rsidRDefault="00012709">
          <w:pPr>
            <w:pStyle w:val="TOC1"/>
            <w:tabs>
              <w:tab w:val="right" w:leader="dot" w:pos="9016"/>
            </w:tabs>
            <w:rPr>
              <w:rFonts w:eastAsiaTheme="minorEastAsia"/>
              <w:noProof/>
              <w:lang w:eastAsia="en-GB"/>
            </w:rPr>
          </w:pPr>
          <w:hyperlink w:anchor="_Toc28892885" w:history="1">
            <w:r w:rsidRPr="00A323B2">
              <w:rPr>
                <w:rStyle w:val="Hyperlink"/>
                <w:noProof/>
              </w:rPr>
              <w:t>USB-to-Serial Adapters</w:t>
            </w:r>
            <w:r>
              <w:rPr>
                <w:noProof/>
                <w:webHidden/>
              </w:rPr>
              <w:tab/>
            </w:r>
            <w:r>
              <w:rPr>
                <w:noProof/>
                <w:webHidden/>
              </w:rPr>
              <w:fldChar w:fldCharType="begin"/>
            </w:r>
            <w:r>
              <w:rPr>
                <w:noProof/>
                <w:webHidden/>
              </w:rPr>
              <w:instrText xml:space="preserve"> PAGEREF _Toc28892885 \h </w:instrText>
            </w:r>
            <w:r>
              <w:rPr>
                <w:noProof/>
                <w:webHidden/>
              </w:rPr>
            </w:r>
            <w:r>
              <w:rPr>
                <w:noProof/>
                <w:webHidden/>
              </w:rPr>
              <w:fldChar w:fldCharType="separate"/>
            </w:r>
            <w:r w:rsidR="00CA0B7C">
              <w:rPr>
                <w:noProof/>
                <w:webHidden/>
              </w:rPr>
              <w:t>55</w:t>
            </w:r>
            <w:r>
              <w:rPr>
                <w:noProof/>
                <w:webHidden/>
              </w:rPr>
              <w:fldChar w:fldCharType="end"/>
            </w:r>
          </w:hyperlink>
        </w:p>
        <w:p w14:paraId="4282EB3B" w14:textId="595133C3" w:rsidR="00012709" w:rsidRDefault="00012709">
          <w:pPr>
            <w:pStyle w:val="TOC3"/>
            <w:tabs>
              <w:tab w:val="right" w:leader="dot" w:pos="9016"/>
            </w:tabs>
            <w:rPr>
              <w:noProof/>
              <w:lang w:val="en-GB" w:eastAsia="en-GB"/>
            </w:rPr>
          </w:pPr>
          <w:hyperlink w:anchor="_Toc28892886" w:history="1">
            <w:r w:rsidRPr="00A323B2">
              <w:rPr>
                <w:rStyle w:val="Hyperlink"/>
                <w:noProof/>
              </w:rPr>
              <w:t>Driver Installation</w:t>
            </w:r>
            <w:r>
              <w:rPr>
                <w:noProof/>
                <w:webHidden/>
              </w:rPr>
              <w:tab/>
            </w:r>
            <w:r>
              <w:rPr>
                <w:noProof/>
                <w:webHidden/>
              </w:rPr>
              <w:fldChar w:fldCharType="begin"/>
            </w:r>
            <w:r>
              <w:rPr>
                <w:noProof/>
                <w:webHidden/>
              </w:rPr>
              <w:instrText xml:space="preserve"> PAGEREF _Toc28892886 \h </w:instrText>
            </w:r>
            <w:r>
              <w:rPr>
                <w:noProof/>
                <w:webHidden/>
              </w:rPr>
            </w:r>
            <w:r>
              <w:rPr>
                <w:noProof/>
                <w:webHidden/>
              </w:rPr>
              <w:fldChar w:fldCharType="separate"/>
            </w:r>
            <w:r w:rsidR="00CA0B7C">
              <w:rPr>
                <w:noProof/>
                <w:webHidden/>
              </w:rPr>
              <w:t>56</w:t>
            </w:r>
            <w:r>
              <w:rPr>
                <w:noProof/>
                <w:webHidden/>
              </w:rPr>
              <w:fldChar w:fldCharType="end"/>
            </w:r>
          </w:hyperlink>
        </w:p>
        <w:p w14:paraId="33871ECF" w14:textId="59FEE8CF" w:rsidR="00012709" w:rsidRDefault="00012709">
          <w:pPr>
            <w:pStyle w:val="TOC3"/>
            <w:tabs>
              <w:tab w:val="right" w:leader="dot" w:pos="9016"/>
            </w:tabs>
            <w:rPr>
              <w:noProof/>
              <w:lang w:val="en-GB" w:eastAsia="en-GB"/>
            </w:rPr>
          </w:pPr>
          <w:hyperlink w:anchor="_Toc28892887" w:history="1">
            <w:r w:rsidRPr="00A323B2">
              <w:rPr>
                <w:rStyle w:val="Hyperlink"/>
                <w:noProof/>
              </w:rPr>
              <w:t>Driver Verification</w:t>
            </w:r>
            <w:r>
              <w:rPr>
                <w:noProof/>
                <w:webHidden/>
              </w:rPr>
              <w:tab/>
            </w:r>
            <w:r>
              <w:rPr>
                <w:noProof/>
                <w:webHidden/>
              </w:rPr>
              <w:fldChar w:fldCharType="begin"/>
            </w:r>
            <w:r>
              <w:rPr>
                <w:noProof/>
                <w:webHidden/>
              </w:rPr>
              <w:instrText xml:space="preserve"> PAGEREF _Toc28892887 \h </w:instrText>
            </w:r>
            <w:r>
              <w:rPr>
                <w:noProof/>
                <w:webHidden/>
              </w:rPr>
            </w:r>
            <w:r>
              <w:rPr>
                <w:noProof/>
                <w:webHidden/>
              </w:rPr>
              <w:fldChar w:fldCharType="separate"/>
            </w:r>
            <w:r w:rsidR="00CA0B7C">
              <w:rPr>
                <w:noProof/>
                <w:webHidden/>
              </w:rPr>
              <w:t>58</w:t>
            </w:r>
            <w:r>
              <w:rPr>
                <w:noProof/>
                <w:webHidden/>
              </w:rPr>
              <w:fldChar w:fldCharType="end"/>
            </w:r>
          </w:hyperlink>
        </w:p>
        <w:p w14:paraId="61B5C603" w14:textId="742A86C3" w:rsidR="00012709" w:rsidRDefault="00012709">
          <w:pPr>
            <w:pStyle w:val="TOC3"/>
            <w:tabs>
              <w:tab w:val="right" w:leader="dot" w:pos="9016"/>
            </w:tabs>
            <w:rPr>
              <w:noProof/>
              <w:lang w:val="en-GB" w:eastAsia="en-GB"/>
            </w:rPr>
          </w:pPr>
          <w:hyperlink w:anchor="_Toc28892888" w:history="1">
            <w:r w:rsidRPr="00A323B2">
              <w:rPr>
                <w:rStyle w:val="Hyperlink"/>
                <w:noProof/>
              </w:rPr>
              <w:t>COM Port Reconfiguration</w:t>
            </w:r>
            <w:r>
              <w:rPr>
                <w:noProof/>
                <w:webHidden/>
              </w:rPr>
              <w:tab/>
            </w:r>
            <w:r>
              <w:rPr>
                <w:noProof/>
                <w:webHidden/>
              </w:rPr>
              <w:fldChar w:fldCharType="begin"/>
            </w:r>
            <w:r>
              <w:rPr>
                <w:noProof/>
                <w:webHidden/>
              </w:rPr>
              <w:instrText xml:space="preserve"> PAGEREF _Toc28892888 \h </w:instrText>
            </w:r>
            <w:r>
              <w:rPr>
                <w:noProof/>
                <w:webHidden/>
              </w:rPr>
            </w:r>
            <w:r>
              <w:rPr>
                <w:noProof/>
                <w:webHidden/>
              </w:rPr>
              <w:fldChar w:fldCharType="separate"/>
            </w:r>
            <w:r w:rsidR="00CA0B7C">
              <w:rPr>
                <w:noProof/>
                <w:webHidden/>
              </w:rPr>
              <w:t>61</w:t>
            </w:r>
            <w:r>
              <w:rPr>
                <w:noProof/>
                <w:webHidden/>
              </w:rPr>
              <w:fldChar w:fldCharType="end"/>
            </w:r>
          </w:hyperlink>
        </w:p>
        <w:p w14:paraId="157A40A0" w14:textId="4F6382D1" w:rsidR="00012709" w:rsidRDefault="00012709">
          <w:pPr>
            <w:pStyle w:val="TOC1"/>
            <w:tabs>
              <w:tab w:val="right" w:leader="dot" w:pos="9016"/>
            </w:tabs>
            <w:rPr>
              <w:rFonts w:eastAsiaTheme="minorEastAsia"/>
              <w:noProof/>
              <w:lang w:eastAsia="en-GB"/>
            </w:rPr>
          </w:pPr>
          <w:hyperlink w:anchor="_Toc28892889" w:history="1">
            <w:r w:rsidRPr="00A323B2">
              <w:rPr>
                <w:rStyle w:val="Hyperlink"/>
                <w:noProof/>
              </w:rPr>
              <w:t>Appendices</w:t>
            </w:r>
            <w:r>
              <w:rPr>
                <w:noProof/>
                <w:webHidden/>
              </w:rPr>
              <w:tab/>
            </w:r>
            <w:r>
              <w:rPr>
                <w:noProof/>
                <w:webHidden/>
              </w:rPr>
              <w:fldChar w:fldCharType="begin"/>
            </w:r>
            <w:r>
              <w:rPr>
                <w:noProof/>
                <w:webHidden/>
              </w:rPr>
              <w:instrText xml:space="preserve"> PAGEREF _Toc28892889 \h </w:instrText>
            </w:r>
            <w:r>
              <w:rPr>
                <w:noProof/>
                <w:webHidden/>
              </w:rPr>
            </w:r>
            <w:r>
              <w:rPr>
                <w:noProof/>
                <w:webHidden/>
              </w:rPr>
              <w:fldChar w:fldCharType="separate"/>
            </w:r>
            <w:r w:rsidR="00CA0B7C">
              <w:rPr>
                <w:noProof/>
                <w:webHidden/>
              </w:rPr>
              <w:t>65</w:t>
            </w:r>
            <w:r>
              <w:rPr>
                <w:noProof/>
                <w:webHidden/>
              </w:rPr>
              <w:fldChar w:fldCharType="end"/>
            </w:r>
          </w:hyperlink>
        </w:p>
        <w:p w14:paraId="0E0E044F" w14:textId="519C0E6B" w:rsidR="00012709" w:rsidRDefault="00012709">
          <w:pPr>
            <w:pStyle w:val="TOC2"/>
            <w:tabs>
              <w:tab w:val="right" w:leader="dot" w:pos="9016"/>
            </w:tabs>
            <w:rPr>
              <w:rFonts w:eastAsiaTheme="minorEastAsia"/>
              <w:noProof/>
              <w:lang w:eastAsia="en-GB"/>
            </w:rPr>
          </w:pPr>
          <w:hyperlink w:anchor="_Toc28892890" w:history="1">
            <w:r w:rsidRPr="00A323B2">
              <w:rPr>
                <w:rStyle w:val="Hyperlink"/>
                <w:noProof/>
              </w:rPr>
              <w:t>Appendix A: MBI Protocol Description</w:t>
            </w:r>
            <w:r>
              <w:rPr>
                <w:noProof/>
                <w:webHidden/>
              </w:rPr>
              <w:tab/>
            </w:r>
            <w:r>
              <w:rPr>
                <w:noProof/>
                <w:webHidden/>
              </w:rPr>
              <w:fldChar w:fldCharType="begin"/>
            </w:r>
            <w:r>
              <w:rPr>
                <w:noProof/>
                <w:webHidden/>
              </w:rPr>
              <w:instrText xml:space="preserve"> PAGEREF _Toc28892890 \h </w:instrText>
            </w:r>
            <w:r>
              <w:rPr>
                <w:noProof/>
                <w:webHidden/>
              </w:rPr>
            </w:r>
            <w:r>
              <w:rPr>
                <w:noProof/>
                <w:webHidden/>
              </w:rPr>
              <w:fldChar w:fldCharType="separate"/>
            </w:r>
            <w:r w:rsidR="00CA0B7C">
              <w:rPr>
                <w:noProof/>
                <w:webHidden/>
              </w:rPr>
              <w:t>65</w:t>
            </w:r>
            <w:r>
              <w:rPr>
                <w:noProof/>
                <w:webHidden/>
              </w:rPr>
              <w:fldChar w:fldCharType="end"/>
            </w:r>
          </w:hyperlink>
        </w:p>
        <w:p w14:paraId="4AC7F76E" w14:textId="7C67F4C2" w:rsidR="00012709" w:rsidRDefault="00012709">
          <w:pPr>
            <w:pStyle w:val="TOC2"/>
            <w:tabs>
              <w:tab w:val="right" w:leader="dot" w:pos="9016"/>
            </w:tabs>
            <w:rPr>
              <w:rFonts w:eastAsiaTheme="minorEastAsia"/>
              <w:noProof/>
              <w:lang w:eastAsia="en-GB"/>
            </w:rPr>
          </w:pPr>
          <w:hyperlink w:anchor="_Toc28892891" w:history="1">
            <w:r w:rsidRPr="00A323B2">
              <w:rPr>
                <w:rStyle w:val="Hyperlink"/>
                <w:noProof/>
              </w:rPr>
              <w:t>Appendix B: MBI Protocol Commands</w:t>
            </w:r>
            <w:r>
              <w:rPr>
                <w:noProof/>
                <w:webHidden/>
              </w:rPr>
              <w:tab/>
            </w:r>
            <w:r>
              <w:rPr>
                <w:noProof/>
                <w:webHidden/>
              </w:rPr>
              <w:fldChar w:fldCharType="begin"/>
            </w:r>
            <w:r>
              <w:rPr>
                <w:noProof/>
                <w:webHidden/>
              </w:rPr>
              <w:instrText xml:space="preserve"> PAGEREF _Toc28892891 \h </w:instrText>
            </w:r>
            <w:r>
              <w:rPr>
                <w:noProof/>
                <w:webHidden/>
              </w:rPr>
            </w:r>
            <w:r>
              <w:rPr>
                <w:noProof/>
                <w:webHidden/>
              </w:rPr>
              <w:fldChar w:fldCharType="separate"/>
            </w:r>
            <w:r w:rsidR="00CA0B7C">
              <w:rPr>
                <w:noProof/>
                <w:webHidden/>
              </w:rPr>
              <w:t>66</w:t>
            </w:r>
            <w:r>
              <w:rPr>
                <w:noProof/>
                <w:webHidden/>
              </w:rPr>
              <w:fldChar w:fldCharType="end"/>
            </w:r>
          </w:hyperlink>
        </w:p>
        <w:p w14:paraId="746C21A8" w14:textId="2E37A17B" w:rsidR="00012709" w:rsidRDefault="00012709">
          <w:pPr>
            <w:pStyle w:val="TOC2"/>
            <w:tabs>
              <w:tab w:val="right" w:leader="dot" w:pos="9016"/>
            </w:tabs>
            <w:rPr>
              <w:rFonts w:eastAsiaTheme="minorEastAsia"/>
              <w:noProof/>
              <w:lang w:eastAsia="en-GB"/>
            </w:rPr>
          </w:pPr>
          <w:hyperlink w:anchor="_Toc28892892" w:history="1">
            <w:r w:rsidRPr="00A323B2">
              <w:rPr>
                <w:rStyle w:val="Hyperlink"/>
                <w:noProof/>
              </w:rPr>
              <w:t>Appendix C: Metrics Tables</w:t>
            </w:r>
            <w:r>
              <w:rPr>
                <w:noProof/>
                <w:webHidden/>
              </w:rPr>
              <w:tab/>
            </w:r>
            <w:r>
              <w:rPr>
                <w:noProof/>
                <w:webHidden/>
              </w:rPr>
              <w:fldChar w:fldCharType="begin"/>
            </w:r>
            <w:r>
              <w:rPr>
                <w:noProof/>
                <w:webHidden/>
              </w:rPr>
              <w:instrText xml:space="preserve"> PAGEREF _Toc28892892 \h </w:instrText>
            </w:r>
            <w:r>
              <w:rPr>
                <w:noProof/>
                <w:webHidden/>
              </w:rPr>
            </w:r>
            <w:r>
              <w:rPr>
                <w:noProof/>
                <w:webHidden/>
              </w:rPr>
              <w:fldChar w:fldCharType="separate"/>
            </w:r>
            <w:r w:rsidR="00CA0B7C">
              <w:rPr>
                <w:noProof/>
                <w:webHidden/>
              </w:rPr>
              <w:t>67</w:t>
            </w:r>
            <w:r>
              <w:rPr>
                <w:noProof/>
                <w:webHidden/>
              </w:rPr>
              <w:fldChar w:fldCharType="end"/>
            </w:r>
          </w:hyperlink>
        </w:p>
        <w:p w14:paraId="73541D0B" w14:textId="11F8370A" w:rsidR="00012709" w:rsidRDefault="00012709">
          <w:pPr>
            <w:pStyle w:val="TOC3"/>
            <w:tabs>
              <w:tab w:val="right" w:leader="dot" w:pos="9016"/>
            </w:tabs>
            <w:rPr>
              <w:noProof/>
              <w:lang w:val="en-GB" w:eastAsia="en-GB"/>
            </w:rPr>
          </w:pPr>
          <w:hyperlink w:anchor="_Toc28892893" w:history="1">
            <w:r w:rsidRPr="00A323B2">
              <w:rPr>
                <w:rStyle w:val="Hyperlink"/>
                <w:noProof/>
              </w:rPr>
              <w:t>Inter-Blow &amp; Inter-Row Interval</w:t>
            </w:r>
            <w:r>
              <w:rPr>
                <w:noProof/>
                <w:webHidden/>
              </w:rPr>
              <w:tab/>
            </w:r>
            <w:r>
              <w:rPr>
                <w:noProof/>
                <w:webHidden/>
              </w:rPr>
              <w:fldChar w:fldCharType="begin"/>
            </w:r>
            <w:r>
              <w:rPr>
                <w:noProof/>
                <w:webHidden/>
              </w:rPr>
              <w:instrText xml:space="preserve"> PAGEREF _Toc28892893 \h </w:instrText>
            </w:r>
            <w:r>
              <w:rPr>
                <w:noProof/>
                <w:webHidden/>
              </w:rPr>
            </w:r>
            <w:r>
              <w:rPr>
                <w:noProof/>
                <w:webHidden/>
              </w:rPr>
              <w:fldChar w:fldCharType="separate"/>
            </w:r>
            <w:r w:rsidR="00CA0B7C">
              <w:rPr>
                <w:noProof/>
                <w:webHidden/>
              </w:rPr>
              <w:t>67</w:t>
            </w:r>
            <w:r>
              <w:rPr>
                <w:noProof/>
                <w:webHidden/>
              </w:rPr>
              <w:fldChar w:fldCharType="end"/>
            </w:r>
          </w:hyperlink>
        </w:p>
        <w:p w14:paraId="7CEB284D" w14:textId="720D0589" w:rsidR="00012709" w:rsidRDefault="00012709">
          <w:pPr>
            <w:pStyle w:val="TOC3"/>
            <w:tabs>
              <w:tab w:val="right" w:leader="dot" w:pos="9016"/>
            </w:tabs>
            <w:rPr>
              <w:noProof/>
              <w:lang w:val="en-GB" w:eastAsia="en-GB"/>
            </w:rPr>
          </w:pPr>
          <w:hyperlink w:anchor="_Toc28892894" w:history="1">
            <w:r w:rsidRPr="00A323B2">
              <w:rPr>
                <w:rStyle w:val="Hyperlink"/>
                <w:noProof/>
              </w:rPr>
              <w:t>Sensor Pulse Duration</w:t>
            </w:r>
            <w:r>
              <w:rPr>
                <w:noProof/>
                <w:webHidden/>
              </w:rPr>
              <w:tab/>
            </w:r>
            <w:r>
              <w:rPr>
                <w:noProof/>
                <w:webHidden/>
              </w:rPr>
              <w:fldChar w:fldCharType="begin"/>
            </w:r>
            <w:r>
              <w:rPr>
                <w:noProof/>
                <w:webHidden/>
              </w:rPr>
              <w:instrText xml:space="preserve"> PAGEREF _Toc28892894 \h </w:instrText>
            </w:r>
            <w:r>
              <w:rPr>
                <w:noProof/>
                <w:webHidden/>
              </w:rPr>
            </w:r>
            <w:r>
              <w:rPr>
                <w:noProof/>
                <w:webHidden/>
              </w:rPr>
              <w:fldChar w:fldCharType="separate"/>
            </w:r>
            <w:r w:rsidR="00CA0B7C">
              <w:rPr>
                <w:noProof/>
                <w:webHidden/>
              </w:rPr>
              <w:t>68</w:t>
            </w:r>
            <w:r>
              <w:rPr>
                <w:noProof/>
                <w:webHidden/>
              </w:rPr>
              <w:fldChar w:fldCharType="end"/>
            </w:r>
          </w:hyperlink>
        </w:p>
        <w:p w14:paraId="6476152C" w14:textId="550C11ED" w:rsidR="00012709" w:rsidRDefault="00012709">
          <w:pPr>
            <w:pStyle w:val="TOC3"/>
            <w:tabs>
              <w:tab w:val="right" w:leader="dot" w:pos="9016"/>
            </w:tabs>
            <w:rPr>
              <w:noProof/>
              <w:lang w:val="en-GB" w:eastAsia="en-GB"/>
            </w:rPr>
          </w:pPr>
          <w:hyperlink w:anchor="_Toc28892895" w:history="1">
            <w:r w:rsidRPr="00A323B2">
              <w:rPr>
                <w:rStyle w:val="Hyperlink"/>
                <w:noProof/>
              </w:rPr>
              <w:t>BDC-to-Strike Intervals</w:t>
            </w:r>
            <w:r>
              <w:rPr>
                <w:noProof/>
                <w:webHidden/>
              </w:rPr>
              <w:tab/>
            </w:r>
            <w:r>
              <w:rPr>
                <w:noProof/>
                <w:webHidden/>
              </w:rPr>
              <w:fldChar w:fldCharType="begin"/>
            </w:r>
            <w:r>
              <w:rPr>
                <w:noProof/>
                <w:webHidden/>
              </w:rPr>
              <w:instrText xml:space="preserve"> PAGEREF _Toc28892895 \h </w:instrText>
            </w:r>
            <w:r>
              <w:rPr>
                <w:noProof/>
                <w:webHidden/>
              </w:rPr>
            </w:r>
            <w:r>
              <w:rPr>
                <w:noProof/>
                <w:webHidden/>
              </w:rPr>
              <w:fldChar w:fldCharType="separate"/>
            </w:r>
            <w:r w:rsidR="00CA0B7C">
              <w:rPr>
                <w:noProof/>
                <w:webHidden/>
              </w:rPr>
              <w:t>69</w:t>
            </w:r>
            <w:r>
              <w:rPr>
                <w:noProof/>
                <w:webHidden/>
              </w:rPr>
              <w:fldChar w:fldCharType="end"/>
            </w:r>
          </w:hyperlink>
        </w:p>
        <w:p w14:paraId="211714EC" w14:textId="094BD735" w:rsidR="00012709" w:rsidRDefault="00012709">
          <w:pPr>
            <w:pStyle w:val="TOC2"/>
            <w:tabs>
              <w:tab w:val="right" w:leader="dot" w:pos="9016"/>
            </w:tabs>
            <w:rPr>
              <w:rFonts w:eastAsiaTheme="minorEastAsia"/>
              <w:noProof/>
              <w:lang w:eastAsia="en-GB"/>
            </w:rPr>
          </w:pPr>
          <w:hyperlink w:anchor="_Toc28892896" w:history="1">
            <w:r w:rsidRPr="00A323B2">
              <w:rPr>
                <w:rStyle w:val="Hyperlink"/>
                <w:noProof/>
              </w:rPr>
              <w:t>Appendix D: CLI Command Reference</w:t>
            </w:r>
            <w:r>
              <w:rPr>
                <w:noProof/>
                <w:webHidden/>
              </w:rPr>
              <w:tab/>
            </w:r>
            <w:r>
              <w:rPr>
                <w:noProof/>
                <w:webHidden/>
              </w:rPr>
              <w:fldChar w:fldCharType="begin"/>
            </w:r>
            <w:r>
              <w:rPr>
                <w:noProof/>
                <w:webHidden/>
              </w:rPr>
              <w:instrText xml:space="preserve"> PAGEREF _Toc28892896 \h </w:instrText>
            </w:r>
            <w:r>
              <w:rPr>
                <w:noProof/>
                <w:webHidden/>
              </w:rPr>
            </w:r>
            <w:r>
              <w:rPr>
                <w:noProof/>
                <w:webHidden/>
              </w:rPr>
              <w:fldChar w:fldCharType="separate"/>
            </w:r>
            <w:r w:rsidR="00CA0B7C">
              <w:rPr>
                <w:noProof/>
                <w:webHidden/>
              </w:rPr>
              <w:t>70</w:t>
            </w:r>
            <w:r>
              <w:rPr>
                <w:noProof/>
                <w:webHidden/>
              </w:rPr>
              <w:fldChar w:fldCharType="end"/>
            </w:r>
          </w:hyperlink>
        </w:p>
        <w:p w14:paraId="0D8A76B5" w14:textId="3353111C" w:rsidR="00012709" w:rsidRDefault="00012709">
          <w:pPr>
            <w:pStyle w:val="TOC2"/>
            <w:tabs>
              <w:tab w:val="right" w:leader="dot" w:pos="9016"/>
            </w:tabs>
            <w:rPr>
              <w:rFonts w:eastAsiaTheme="minorEastAsia"/>
              <w:noProof/>
              <w:lang w:eastAsia="en-GB"/>
            </w:rPr>
          </w:pPr>
          <w:hyperlink w:anchor="_Toc28892897" w:history="1">
            <w:r w:rsidRPr="00A323B2">
              <w:rPr>
                <w:rStyle w:val="Hyperlink"/>
                <w:noProof/>
              </w:rPr>
              <w:t>Appendix E: Diagnostic LED Codes</w:t>
            </w:r>
            <w:r>
              <w:rPr>
                <w:noProof/>
                <w:webHidden/>
              </w:rPr>
              <w:tab/>
            </w:r>
            <w:r>
              <w:rPr>
                <w:noProof/>
                <w:webHidden/>
              </w:rPr>
              <w:fldChar w:fldCharType="begin"/>
            </w:r>
            <w:r>
              <w:rPr>
                <w:noProof/>
                <w:webHidden/>
              </w:rPr>
              <w:instrText xml:space="preserve"> PAGEREF _Toc28892897 \h </w:instrText>
            </w:r>
            <w:r>
              <w:rPr>
                <w:noProof/>
                <w:webHidden/>
              </w:rPr>
            </w:r>
            <w:r>
              <w:rPr>
                <w:noProof/>
                <w:webHidden/>
              </w:rPr>
              <w:fldChar w:fldCharType="separate"/>
            </w:r>
            <w:r w:rsidR="00CA0B7C">
              <w:rPr>
                <w:noProof/>
                <w:webHidden/>
              </w:rPr>
              <w:t>72</w:t>
            </w:r>
            <w:r>
              <w:rPr>
                <w:noProof/>
                <w:webHidden/>
              </w:rPr>
              <w:fldChar w:fldCharType="end"/>
            </w:r>
          </w:hyperlink>
        </w:p>
        <w:p w14:paraId="13F8B07C" w14:textId="44F48EF9" w:rsidR="00012709" w:rsidRDefault="00012709">
          <w:pPr>
            <w:pStyle w:val="TOC2"/>
            <w:tabs>
              <w:tab w:val="right" w:leader="dot" w:pos="9016"/>
            </w:tabs>
            <w:rPr>
              <w:rFonts w:eastAsiaTheme="minorEastAsia"/>
              <w:noProof/>
              <w:lang w:eastAsia="en-GB"/>
            </w:rPr>
          </w:pPr>
          <w:hyperlink w:anchor="_Toc28892898" w:history="1">
            <w:r w:rsidRPr="00A323B2">
              <w:rPr>
                <w:rStyle w:val="Hyperlink"/>
                <w:noProof/>
              </w:rPr>
              <w:t>Appendix F: Useful Links</w:t>
            </w:r>
            <w:r>
              <w:rPr>
                <w:noProof/>
                <w:webHidden/>
              </w:rPr>
              <w:tab/>
            </w:r>
            <w:r>
              <w:rPr>
                <w:noProof/>
                <w:webHidden/>
              </w:rPr>
              <w:fldChar w:fldCharType="begin"/>
            </w:r>
            <w:r>
              <w:rPr>
                <w:noProof/>
                <w:webHidden/>
              </w:rPr>
              <w:instrText xml:space="preserve"> PAGEREF _Toc28892898 \h </w:instrText>
            </w:r>
            <w:r>
              <w:rPr>
                <w:noProof/>
                <w:webHidden/>
              </w:rPr>
            </w:r>
            <w:r>
              <w:rPr>
                <w:noProof/>
                <w:webHidden/>
              </w:rPr>
              <w:fldChar w:fldCharType="separate"/>
            </w:r>
            <w:r w:rsidR="00CA0B7C">
              <w:rPr>
                <w:noProof/>
                <w:webHidden/>
              </w:rPr>
              <w:t>73</w:t>
            </w:r>
            <w:r>
              <w:rPr>
                <w:noProof/>
                <w:webHidden/>
              </w:rPr>
              <w:fldChar w:fldCharType="end"/>
            </w:r>
          </w:hyperlink>
        </w:p>
        <w:p w14:paraId="46973766" w14:textId="0F224F69" w:rsidR="00012709" w:rsidRDefault="00012709">
          <w:pPr>
            <w:pStyle w:val="TOC2"/>
            <w:tabs>
              <w:tab w:val="right" w:leader="dot" w:pos="9016"/>
            </w:tabs>
            <w:rPr>
              <w:rFonts w:eastAsiaTheme="minorEastAsia"/>
              <w:noProof/>
              <w:lang w:eastAsia="en-GB"/>
            </w:rPr>
          </w:pPr>
          <w:hyperlink w:anchor="_Toc28892899" w:history="1">
            <w:r w:rsidRPr="00A323B2">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_Toc28892899 \h </w:instrText>
            </w:r>
            <w:r>
              <w:rPr>
                <w:noProof/>
                <w:webHidden/>
              </w:rPr>
            </w:r>
            <w:r>
              <w:rPr>
                <w:noProof/>
                <w:webHidden/>
              </w:rPr>
              <w:fldChar w:fldCharType="separate"/>
            </w:r>
            <w:r w:rsidR="00CA0B7C">
              <w:rPr>
                <w:noProof/>
                <w:webHidden/>
              </w:rPr>
              <w:t>74</w:t>
            </w:r>
            <w:r>
              <w:rPr>
                <w:noProof/>
                <w:webHidden/>
              </w:rPr>
              <w:fldChar w:fldCharType="end"/>
            </w:r>
          </w:hyperlink>
        </w:p>
        <w:p w14:paraId="3235204B" w14:textId="526A1420" w:rsidR="00012709" w:rsidRDefault="00012709">
          <w:pPr>
            <w:pStyle w:val="TOC1"/>
            <w:tabs>
              <w:tab w:val="right" w:leader="dot" w:pos="9016"/>
            </w:tabs>
            <w:rPr>
              <w:rFonts w:eastAsiaTheme="minorEastAsia"/>
              <w:noProof/>
              <w:lang w:eastAsia="en-GB"/>
            </w:rPr>
          </w:pPr>
          <w:hyperlink w:anchor="_Toc28892900" w:history="1">
            <w:r w:rsidRPr="00A323B2">
              <w:rPr>
                <w:rStyle w:val="Hyperlink"/>
                <w:noProof/>
              </w:rPr>
              <w:t>Licensing &amp; Disclaimers</w:t>
            </w:r>
            <w:r>
              <w:rPr>
                <w:noProof/>
                <w:webHidden/>
              </w:rPr>
              <w:tab/>
            </w:r>
            <w:r>
              <w:rPr>
                <w:noProof/>
                <w:webHidden/>
              </w:rPr>
              <w:fldChar w:fldCharType="begin"/>
            </w:r>
            <w:r>
              <w:rPr>
                <w:noProof/>
                <w:webHidden/>
              </w:rPr>
              <w:instrText xml:space="preserve"> PAGEREF _Toc28892900 \h </w:instrText>
            </w:r>
            <w:r>
              <w:rPr>
                <w:noProof/>
                <w:webHidden/>
              </w:rPr>
            </w:r>
            <w:r>
              <w:rPr>
                <w:noProof/>
                <w:webHidden/>
              </w:rPr>
              <w:fldChar w:fldCharType="separate"/>
            </w:r>
            <w:r w:rsidR="00CA0B7C">
              <w:rPr>
                <w:noProof/>
                <w:webHidden/>
              </w:rPr>
              <w:t>75</w:t>
            </w:r>
            <w:r>
              <w:rPr>
                <w:noProof/>
                <w:webHidden/>
              </w:rPr>
              <w:fldChar w:fldCharType="end"/>
            </w:r>
          </w:hyperlink>
        </w:p>
        <w:p w14:paraId="3B24A7BA" w14:textId="02160044" w:rsidR="00012709" w:rsidRDefault="00012709">
          <w:pPr>
            <w:pStyle w:val="TOC2"/>
            <w:tabs>
              <w:tab w:val="right" w:leader="dot" w:pos="9016"/>
            </w:tabs>
            <w:rPr>
              <w:rFonts w:eastAsiaTheme="minorEastAsia"/>
              <w:noProof/>
              <w:lang w:eastAsia="en-GB"/>
            </w:rPr>
          </w:pPr>
          <w:hyperlink w:anchor="_Toc28892901" w:history="1">
            <w:r w:rsidRPr="00A323B2">
              <w:rPr>
                <w:rStyle w:val="Hyperlink"/>
                <w:noProof/>
              </w:rPr>
              <w:t>Documentation</w:t>
            </w:r>
            <w:r>
              <w:rPr>
                <w:noProof/>
                <w:webHidden/>
              </w:rPr>
              <w:tab/>
            </w:r>
            <w:r>
              <w:rPr>
                <w:noProof/>
                <w:webHidden/>
              </w:rPr>
              <w:fldChar w:fldCharType="begin"/>
            </w:r>
            <w:r>
              <w:rPr>
                <w:noProof/>
                <w:webHidden/>
              </w:rPr>
              <w:instrText xml:space="preserve"> PAGEREF _Toc28892901 \h </w:instrText>
            </w:r>
            <w:r>
              <w:rPr>
                <w:noProof/>
                <w:webHidden/>
              </w:rPr>
            </w:r>
            <w:r>
              <w:rPr>
                <w:noProof/>
                <w:webHidden/>
              </w:rPr>
              <w:fldChar w:fldCharType="separate"/>
            </w:r>
            <w:r w:rsidR="00CA0B7C">
              <w:rPr>
                <w:noProof/>
                <w:webHidden/>
              </w:rPr>
              <w:t>75</w:t>
            </w:r>
            <w:r>
              <w:rPr>
                <w:noProof/>
                <w:webHidden/>
              </w:rPr>
              <w:fldChar w:fldCharType="end"/>
            </w:r>
          </w:hyperlink>
        </w:p>
        <w:p w14:paraId="0843532E" w14:textId="3B59F52D" w:rsidR="00012709" w:rsidRDefault="00012709">
          <w:pPr>
            <w:pStyle w:val="TOC2"/>
            <w:tabs>
              <w:tab w:val="right" w:leader="dot" w:pos="9016"/>
            </w:tabs>
            <w:rPr>
              <w:rFonts w:eastAsiaTheme="minorEastAsia"/>
              <w:noProof/>
              <w:lang w:eastAsia="en-GB"/>
            </w:rPr>
          </w:pPr>
          <w:hyperlink w:anchor="_Toc28892902" w:history="1">
            <w:r w:rsidRPr="00A323B2">
              <w:rPr>
                <w:rStyle w:val="Hyperlink"/>
                <w:noProof/>
              </w:rPr>
              <w:t>Software</w:t>
            </w:r>
            <w:r>
              <w:rPr>
                <w:noProof/>
                <w:webHidden/>
              </w:rPr>
              <w:tab/>
            </w:r>
            <w:r>
              <w:rPr>
                <w:noProof/>
                <w:webHidden/>
              </w:rPr>
              <w:fldChar w:fldCharType="begin"/>
            </w:r>
            <w:r>
              <w:rPr>
                <w:noProof/>
                <w:webHidden/>
              </w:rPr>
              <w:instrText xml:space="preserve"> PAGEREF _Toc28892902 \h </w:instrText>
            </w:r>
            <w:r>
              <w:rPr>
                <w:noProof/>
                <w:webHidden/>
              </w:rPr>
            </w:r>
            <w:r>
              <w:rPr>
                <w:noProof/>
                <w:webHidden/>
              </w:rPr>
              <w:fldChar w:fldCharType="separate"/>
            </w:r>
            <w:r w:rsidR="00CA0B7C">
              <w:rPr>
                <w:noProof/>
                <w:webHidden/>
              </w:rPr>
              <w:t>75</w:t>
            </w:r>
            <w:r>
              <w:rPr>
                <w:noProof/>
                <w:webHidden/>
              </w:rPr>
              <w:fldChar w:fldCharType="end"/>
            </w:r>
          </w:hyperlink>
        </w:p>
        <w:p w14:paraId="19DABF90" w14:textId="28197A0D" w:rsidR="00012709" w:rsidRDefault="00012709">
          <w:pPr>
            <w:pStyle w:val="TOC1"/>
            <w:tabs>
              <w:tab w:val="right" w:leader="dot" w:pos="9016"/>
            </w:tabs>
            <w:rPr>
              <w:rFonts w:eastAsiaTheme="minorEastAsia"/>
              <w:noProof/>
              <w:lang w:eastAsia="en-GB"/>
            </w:rPr>
          </w:pPr>
          <w:hyperlink w:anchor="_Toc28892903" w:history="1">
            <w:r w:rsidRPr="00A323B2">
              <w:rPr>
                <w:rStyle w:val="Hyperlink"/>
                <w:noProof/>
              </w:rPr>
              <w:t>Acknowledgements</w:t>
            </w:r>
            <w:r>
              <w:rPr>
                <w:noProof/>
                <w:webHidden/>
              </w:rPr>
              <w:tab/>
            </w:r>
            <w:r>
              <w:rPr>
                <w:noProof/>
                <w:webHidden/>
              </w:rPr>
              <w:fldChar w:fldCharType="begin"/>
            </w:r>
            <w:r>
              <w:rPr>
                <w:noProof/>
                <w:webHidden/>
              </w:rPr>
              <w:instrText xml:space="preserve"> PAGEREF _Toc28892903 \h </w:instrText>
            </w:r>
            <w:r>
              <w:rPr>
                <w:noProof/>
                <w:webHidden/>
              </w:rPr>
            </w:r>
            <w:r>
              <w:rPr>
                <w:noProof/>
                <w:webHidden/>
              </w:rPr>
              <w:fldChar w:fldCharType="separate"/>
            </w:r>
            <w:r w:rsidR="00CA0B7C">
              <w:rPr>
                <w:noProof/>
                <w:webHidden/>
              </w:rPr>
              <w:t>76</w:t>
            </w:r>
            <w:r>
              <w:rPr>
                <w:noProof/>
                <w:webHidden/>
              </w:rPr>
              <w:fldChar w:fldCharType="end"/>
            </w:r>
          </w:hyperlink>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5" w:name="_Toc28892810"/>
      <w:r>
        <w:t>I</w:t>
      </w:r>
      <w:r w:rsidR="00E35852">
        <w:t>ndex</w:t>
      </w:r>
      <w:r w:rsidR="003A3D10">
        <w:t xml:space="preserve"> of Figures</w:t>
      </w:r>
      <w:bookmarkEnd w:id="5"/>
    </w:p>
    <w:p w14:paraId="125E3827" w14:textId="59752697" w:rsidR="00012709" w:rsidRDefault="003A3D10" w:rsidP="00A02960">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hyperlink w:anchor="_Toc28892904" w:history="1">
        <w:r w:rsidR="00012709" w:rsidRPr="00E22962">
          <w:rPr>
            <w:rStyle w:val="Hyperlink"/>
            <w:noProof/>
          </w:rPr>
          <w:t>Figure 1 – Documentation Map</w:t>
        </w:r>
        <w:r w:rsidR="00012709">
          <w:rPr>
            <w:noProof/>
            <w:webHidden/>
          </w:rPr>
          <w:tab/>
        </w:r>
        <w:r w:rsidR="00012709">
          <w:rPr>
            <w:noProof/>
            <w:webHidden/>
          </w:rPr>
          <w:fldChar w:fldCharType="begin"/>
        </w:r>
        <w:r w:rsidR="00012709">
          <w:rPr>
            <w:noProof/>
            <w:webHidden/>
          </w:rPr>
          <w:instrText xml:space="preserve"> PAGEREF _Toc28892904 \h </w:instrText>
        </w:r>
        <w:r w:rsidR="00012709">
          <w:rPr>
            <w:noProof/>
            <w:webHidden/>
          </w:rPr>
        </w:r>
        <w:r w:rsidR="00012709">
          <w:rPr>
            <w:noProof/>
            <w:webHidden/>
          </w:rPr>
          <w:fldChar w:fldCharType="separate"/>
        </w:r>
        <w:r w:rsidR="00CA0B7C">
          <w:rPr>
            <w:noProof/>
            <w:webHidden/>
          </w:rPr>
          <w:t>8</w:t>
        </w:r>
        <w:r w:rsidR="00012709">
          <w:rPr>
            <w:noProof/>
            <w:webHidden/>
          </w:rPr>
          <w:fldChar w:fldCharType="end"/>
        </w:r>
      </w:hyperlink>
    </w:p>
    <w:p w14:paraId="439CEF7C" w14:textId="4FB6C042" w:rsidR="00012709" w:rsidRDefault="00012709" w:rsidP="00A02960">
      <w:pPr>
        <w:pStyle w:val="TableofFigures"/>
        <w:tabs>
          <w:tab w:val="right" w:leader="dot" w:pos="9016"/>
        </w:tabs>
        <w:spacing w:after="100"/>
        <w:rPr>
          <w:rFonts w:eastAsiaTheme="minorEastAsia"/>
          <w:noProof/>
          <w:lang w:eastAsia="en-GB"/>
        </w:rPr>
      </w:pPr>
      <w:hyperlink w:anchor="_Toc28892905" w:history="1">
        <w:r w:rsidRPr="00E22962">
          <w:rPr>
            <w:rStyle w:val="Hyperlink"/>
            <w:noProof/>
          </w:rPr>
          <w:t>Figure 2 – Simulator General Arrangement</w:t>
        </w:r>
        <w:r>
          <w:rPr>
            <w:noProof/>
            <w:webHidden/>
          </w:rPr>
          <w:tab/>
        </w:r>
        <w:r>
          <w:rPr>
            <w:noProof/>
            <w:webHidden/>
          </w:rPr>
          <w:fldChar w:fldCharType="begin"/>
        </w:r>
        <w:r>
          <w:rPr>
            <w:noProof/>
            <w:webHidden/>
          </w:rPr>
          <w:instrText xml:space="preserve"> PAGEREF _Toc28892905 \h </w:instrText>
        </w:r>
        <w:r>
          <w:rPr>
            <w:noProof/>
            <w:webHidden/>
          </w:rPr>
        </w:r>
        <w:r>
          <w:rPr>
            <w:noProof/>
            <w:webHidden/>
          </w:rPr>
          <w:fldChar w:fldCharType="separate"/>
        </w:r>
        <w:r w:rsidR="00CA0B7C">
          <w:rPr>
            <w:noProof/>
            <w:webHidden/>
          </w:rPr>
          <w:t>10</w:t>
        </w:r>
        <w:r>
          <w:rPr>
            <w:noProof/>
            <w:webHidden/>
          </w:rPr>
          <w:fldChar w:fldCharType="end"/>
        </w:r>
      </w:hyperlink>
    </w:p>
    <w:p w14:paraId="769C2E2D" w14:textId="1463507B" w:rsidR="00012709" w:rsidRDefault="00012709" w:rsidP="00A02960">
      <w:pPr>
        <w:pStyle w:val="TableofFigures"/>
        <w:tabs>
          <w:tab w:val="right" w:leader="dot" w:pos="9016"/>
        </w:tabs>
        <w:spacing w:after="100"/>
        <w:rPr>
          <w:rFonts w:eastAsiaTheme="minorEastAsia"/>
          <w:noProof/>
          <w:lang w:eastAsia="en-GB"/>
        </w:rPr>
      </w:pPr>
      <w:hyperlink w:anchor="_Toc28892906" w:history="1">
        <w:r w:rsidRPr="00E22962">
          <w:rPr>
            <w:rStyle w:val="Hyperlink"/>
            <w:noProof/>
          </w:rPr>
          <w:t>Figure 3 – Second PC Module General Arrangement</w:t>
        </w:r>
        <w:r>
          <w:rPr>
            <w:noProof/>
            <w:webHidden/>
          </w:rPr>
          <w:tab/>
        </w:r>
        <w:r>
          <w:rPr>
            <w:noProof/>
            <w:webHidden/>
          </w:rPr>
          <w:fldChar w:fldCharType="begin"/>
        </w:r>
        <w:r>
          <w:rPr>
            <w:noProof/>
            <w:webHidden/>
          </w:rPr>
          <w:instrText xml:space="preserve"> PAGEREF _Toc28892906 \h </w:instrText>
        </w:r>
        <w:r>
          <w:rPr>
            <w:noProof/>
            <w:webHidden/>
          </w:rPr>
        </w:r>
        <w:r>
          <w:rPr>
            <w:noProof/>
            <w:webHidden/>
          </w:rPr>
          <w:fldChar w:fldCharType="separate"/>
        </w:r>
        <w:r w:rsidR="00CA0B7C">
          <w:rPr>
            <w:noProof/>
            <w:webHidden/>
          </w:rPr>
          <w:t>11</w:t>
        </w:r>
        <w:r>
          <w:rPr>
            <w:noProof/>
            <w:webHidden/>
          </w:rPr>
          <w:fldChar w:fldCharType="end"/>
        </w:r>
      </w:hyperlink>
    </w:p>
    <w:p w14:paraId="60A47526" w14:textId="19AE929A" w:rsidR="00012709" w:rsidRDefault="00012709" w:rsidP="00A02960">
      <w:pPr>
        <w:pStyle w:val="TableofFigures"/>
        <w:tabs>
          <w:tab w:val="right" w:leader="dot" w:pos="9016"/>
        </w:tabs>
        <w:spacing w:after="100"/>
        <w:rPr>
          <w:rFonts w:eastAsiaTheme="minorEastAsia"/>
          <w:noProof/>
          <w:lang w:eastAsia="en-GB"/>
        </w:rPr>
      </w:pPr>
      <w:hyperlink w:anchor="_Toc28892907" w:history="1">
        <w:r w:rsidRPr="00E22962">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_Toc28892907 \h </w:instrText>
        </w:r>
        <w:r>
          <w:rPr>
            <w:noProof/>
            <w:webHidden/>
          </w:rPr>
        </w:r>
        <w:r>
          <w:rPr>
            <w:noProof/>
            <w:webHidden/>
          </w:rPr>
          <w:fldChar w:fldCharType="separate"/>
        </w:r>
        <w:r w:rsidR="00CA0B7C">
          <w:rPr>
            <w:noProof/>
            <w:webHidden/>
          </w:rPr>
          <w:t>12</w:t>
        </w:r>
        <w:r>
          <w:rPr>
            <w:noProof/>
            <w:webHidden/>
          </w:rPr>
          <w:fldChar w:fldCharType="end"/>
        </w:r>
      </w:hyperlink>
    </w:p>
    <w:p w14:paraId="202F15F0" w14:textId="42BA144D" w:rsidR="00012709" w:rsidRDefault="00012709" w:rsidP="00A02960">
      <w:pPr>
        <w:pStyle w:val="TableofFigures"/>
        <w:tabs>
          <w:tab w:val="right" w:leader="dot" w:pos="9016"/>
        </w:tabs>
        <w:spacing w:after="100"/>
        <w:rPr>
          <w:rFonts w:eastAsiaTheme="minorEastAsia"/>
          <w:noProof/>
          <w:lang w:eastAsia="en-GB"/>
        </w:rPr>
      </w:pPr>
      <w:hyperlink w:anchor="_Toc28892908" w:history="1">
        <w:r w:rsidRPr="00E22962">
          <w:rPr>
            <w:rStyle w:val="Hyperlink"/>
            <w:noProof/>
          </w:rPr>
          <w:t>Figure 5 – Dual Triggers – Backstroke Strike Point</w:t>
        </w:r>
        <w:r>
          <w:rPr>
            <w:noProof/>
            <w:webHidden/>
          </w:rPr>
          <w:tab/>
        </w:r>
        <w:r>
          <w:rPr>
            <w:noProof/>
            <w:webHidden/>
          </w:rPr>
          <w:fldChar w:fldCharType="begin"/>
        </w:r>
        <w:r>
          <w:rPr>
            <w:noProof/>
            <w:webHidden/>
          </w:rPr>
          <w:instrText xml:space="preserve"> PAGEREF _Toc28892908 \h </w:instrText>
        </w:r>
        <w:r>
          <w:rPr>
            <w:noProof/>
            <w:webHidden/>
          </w:rPr>
        </w:r>
        <w:r>
          <w:rPr>
            <w:noProof/>
            <w:webHidden/>
          </w:rPr>
          <w:fldChar w:fldCharType="separate"/>
        </w:r>
        <w:r w:rsidR="00CA0B7C">
          <w:rPr>
            <w:noProof/>
            <w:webHidden/>
          </w:rPr>
          <w:t>14</w:t>
        </w:r>
        <w:r>
          <w:rPr>
            <w:noProof/>
            <w:webHidden/>
          </w:rPr>
          <w:fldChar w:fldCharType="end"/>
        </w:r>
      </w:hyperlink>
    </w:p>
    <w:p w14:paraId="49695794" w14:textId="40F9BADC" w:rsidR="00012709" w:rsidRDefault="00012709" w:rsidP="00A02960">
      <w:pPr>
        <w:pStyle w:val="TableofFigures"/>
        <w:tabs>
          <w:tab w:val="right" w:leader="dot" w:pos="9016"/>
        </w:tabs>
        <w:spacing w:after="100"/>
        <w:rPr>
          <w:rFonts w:eastAsiaTheme="minorEastAsia"/>
          <w:noProof/>
          <w:lang w:eastAsia="en-GB"/>
        </w:rPr>
      </w:pPr>
      <w:hyperlink w:anchor="_Toc28892909" w:history="1">
        <w:r w:rsidRPr="00E22962">
          <w:rPr>
            <w:rStyle w:val="Hyperlink"/>
            <w:noProof/>
          </w:rPr>
          <w:t>Figure 6 – Dual Triggers – Handstroke Strike Point</w:t>
        </w:r>
        <w:r>
          <w:rPr>
            <w:noProof/>
            <w:webHidden/>
          </w:rPr>
          <w:tab/>
        </w:r>
        <w:r>
          <w:rPr>
            <w:noProof/>
            <w:webHidden/>
          </w:rPr>
          <w:fldChar w:fldCharType="begin"/>
        </w:r>
        <w:r>
          <w:rPr>
            <w:noProof/>
            <w:webHidden/>
          </w:rPr>
          <w:instrText xml:space="preserve"> PAGEREF _Toc28892909 \h </w:instrText>
        </w:r>
        <w:r>
          <w:rPr>
            <w:noProof/>
            <w:webHidden/>
          </w:rPr>
        </w:r>
        <w:r>
          <w:rPr>
            <w:noProof/>
            <w:webHidden/>
          </w:rPr>
          <w:fldChar w:fldCharType="separate"/>
        </w:r>
        <w:r w:rsidR="00CA0B7C">
          <w:rPr>
            <w:noProof/>
            <w:webHidden/>
          </w:rPr>
          <w:t>14</w:t>
        </w:r>
        <w:r>
          <w:rPr>
            <w:noProof/>
            <w:webHidden/>
          </w:rPr>
          <w:fldChar w:fldCharType="end"/>
        </w:r>
      </w:hyperlink>
    </w:p>
    <w:p w14:paraId="695195DD" w14:textId="6D20A534" w:rsidR="00012709" w:rsidRDefault="00012709" w:rsidP="00A02960">
      <w:pPr>
        <w:pStyle w:val="TableofFigures"/>
        <w:tabs>
          <w:tab w:val="right" w:leader="dot" w:pos="9016"/>
        </w:tabs>
        <w:spacing w:after="100"/>
        <w:rPr>
          <w:rFonts w:eastAsiaTheme="minorEastAsia"/>
          <w:noProof/>
          <w:lang w:eastAsia="en-GB"/>
        </w:rPr>
      </w:pPr>
      <w:hyperlink w:anchor="_Toc28892910" w:history="1">
        <w:r w:rsidRPr="00E22962">
          <w:rPr>
            <w:rStyle w:val="Hyperlink"/>
            <w:noProof/>
          </w:rPr>
          <w:t>Figure 7 – Single Trigger – Backstroke Strike Point</w:t>
        </w:r>
        <w:r>
          <w:rPr>
            <w:noProof/>
            <w:webHidden/>
          </w:rPr>
          <w:tab/>
        </w:r>
        <w:r>
          <w:rPr>
            <w:noProof/>
            <w:webHidden/>
          </w:rPr>
          <w:fldChar w:fldCharType="begin"/>
        </w:r>
        <w:r>
          <w:rPr>
            <w:noProof/>
            <w:webHidden/>
          </w:rPr>
          <w:instrText xml:space="preserve"> PAGEREF _Toc28892910 \h </w:instrText>
        </w:r>
        <w:r>
          <w:rPr>
            <w:noProof/>
            <w:webHidden/>
          </w:rPr>
        </w:r>
        <w:r>
          <w:rPr>
            <w:noProof/>
            <w:webHidden/>
          </w:rPr>
          <w:fldChar w:fldCharType="separate"/>
        </w:r>
        <w:r w:rsidR="00CA0B7C">
          <w:rPr>
            <w:noProof/>
            <w:webHidden/>
          </w:rPr>
          <w:t>15</w:t>
        </w:r>
        <w:r>
          <w:rPr>
            <w:noProof/>
            <w:webHidden/>
          </w:rPr>
          <w:fldChar w:fldCharType="end"/>
        </w:r>
      </w:hyperlink>
    </w:p>
    <w:p w14:paraId="79EF3BF6" w14:textId="691C0E85" w:rsidR="00012709" w:rsidRDefault="00012709" w:rsidP="00A02960">
      <w:pPr>
        <w:pStyle w:val="TableofFigures"/>
        <w:tabs>
          <w:tab w:val="right" w:leader="dot" w:pos="9016"/>
        </w:tabs>
        <w:spacing w:after="100"/>
        <w:rPr>
          <w:rFonts w:eastAsiaTheme="minorEastAsia"/>
          <w:noProof/>
          <w:lang w:eastAsia="en-GB"/>
        </w:rPr>
      </w:pPr>
      <w:hyperlink w:anchor="_Toc28892911" w:history="1">
        <w:r w:rsidRPr="00E22962">
          <w:rPr>
            <w:rStyle w:val="Hyperlink"/>
            <w:noProof/>
          </w:rPr>
          <w:t>Figure 8 – Single Trigger – Handstroke Strike Point</w:t>
        </w:r>
        <w:r>
          <w:rPr>
            <w:noProof/>
            <w:webHidden/>
          </w:rPr>
          <w:tab/>
        </w:r>
        <w:r>
          <w:rPr>
            <w:noProof/>
            <w:webHidden/>
          </w:rPr>
          <w:fldChar w:fldCharType="begin"/>
        </w:r>
        <w:r>
          <w:rPr>
            <w:noProof/>
            <w:webHidden/>
          </w:rPr>
          <w:instrText xml:space="preserve"> PAGEREF _Toc28892911 \h </w:instrText>
        </w:r>
        <w:r>
          <w:rPr>
            <w:noProof/>
            <w:webHidden/>
          </w:rPr>
        </w:r>
        <w:r>
          <w:rPr>
            <w:noProof/>
            <w:webHidden/>
          </w:rPr>
          <w:fldChar w:fldCharType="separate"/>
        </w:r>
        <w:r w:rsidR="00CA0B7C">
          <w:rPr>
            <w:noProof/>
            <w:webHidden/>
          </w:rPr>
          <w:t>15</w:t>
        </w:r>
        <w:r>
          <w:rPr>
            <w:noProof/>
            <w:webHidden/>
          </w:rPr>
          <w:fldChar w:fldCharType="end"/>
        </w:r>
      </w:hyperlink>
    </w:p>
    <w:p w14:paraId="69DC5628" w14:textId="03E5CC40" w:rsidR="00012709" w:rsidRDefault="00012709" w:rsidP="00A02960">
      <w:pPr>
        <w:pStyle w:val="TableofFigures"/>
        <w:tabs>
          <w:tab w:val="right" w:leader="dot" w:pos="9016"/>
        </w:tabs>
        <w:spacing w:after="100"/>
        <w:rPr>
          <w:rFonts w:eastAsiaTheme="minorEastAsia"/>
          <w:noProof/>
          <w:lang w:eastAsia="en-GB"/>
        </w:rPr>
      </w:pPr>
      <w:hyperlink w:anchor="_Toc28892912" w:history="1">
        <w:r w:rsidRPr="00E22962">
          <w:rPr>
            <w:rStyle w:val="Hyperlink"/>
            <w:noProof/>
          </w:rPr>
          <w:t>Figure 9 – Basic Serial Splitter Downstream Data Flow</w:t>
        </w:r>
        <w:r>
          <w:rPr>
            <w:noProof/>
            <w:webHidden/>
          </w:rPr>
          <w:tab/>
        </w:r>
        <w:r>
          <w:rPr>
            <w:noProof/>
            <w:webHidden/>
          </w:rPr>
          <w:fldChar w:fldCharType="begin"/>
        </w:r>
        <w:r>
          <w:rPr>
            <w:noProof/>
            <w:webHidden/>
          </w:rPr>
          <w:instrText xml:space="preserve"> PAGEREF _Toc28892912 \h </w:instrText>
        </w:r>
        <w:r>
          <w:rPr>
            <w:noProof/>
            <w:webHidden/>
          </w:rPr>
        </w:r>
        <w:r>
          <w:rPr>
            <w:noProof/>
            <w:webHidden/>
          </w:rPr>
          <w:fldChar w:fldCharType="separate"/>
        </w:r>
        <w:r w:rsidR="00CA0B7C">
          <w:rPr>
            <w:noProof/>
            <w:webHidden/>
          </w:rPr>
          <w:t>25</w:t>
        </w:r>
        <w:r>
          <w:rPr>
            <w:noProof/>
            <w:webHidden/>
          </w:rPr>
          <w:fldChar w:fldCharType="end"/>
        </w:r>
      </w:hyperlink>
    </w:p>
    <w:p w14:paraId="44E23E3B" w14:textId="2AA8D1DE" w:rsidR="00012709" w:rsidRDefault="00012709" w:rsidP="00A02960">
      <w:pPr>
        <w:pStyle w:val="TableofFigures"/>
        <w:tabs>
          <w:tab w:val="right" w:leader="dot" w:pos="9016"/>
        </w:tabs>
        <w:spacing w:after="100"/>
        <w:rPr>
          <w:rFonts w:eastAsiaTheme="minorEastAsia"/>
          <w:noProof/>
          <w:lang w:eastAsia="en-GB"/>
        </w:rPr>
      </w:pPr>
      <w:hyperlink w:anchor="_Toc28892913" w:history="1">
        <w:r w:rsidRPr="00E22962">
          <w:rPr>
            <w:rStyle w:val="Hyperlink"/>
            <w:noProof/>
          </w:rPr>
          <w:t>Figure 10 – Basic Serial Splitter Upstream Data Flow</w:t>
        </w:r>
        <w:r>
          <w:rPr>
            <w:noProof/>
            <w:webHidden/>
          </w:rPr>
          <w:tab/>
        </w:r>
        <w:r>
          <w:rPr>
            <w:noProof/>
            <w:webHidden/>
          </w:rPr>
          <w:fldChar w:fldCharType="begin"/>
        </w:r>
        <w:r>
          <w:rPr>
            <w:noProof/>
            <w:webHidden/>
          </w:rPr>
          <w:instrText xml:space="preserve"> PAGEREF _Toc28892913 \h </w:instrText>
        </w:r>
        <w:r>
          <w:rPr>
            <w:noProof/>
            <w:webHidden/>
          </w:rPr>
        </w:r>
        <w:r>
          <w:rPr>
            <w:noProof/>
            <w:webHidden/>
          </w:rPr>
          <w:fldChar w:fldCharType="separate"/>
        </w:r>
        <w:r w:rsidR="00CA0B7C">
          <w:rPr>
            <w:noProof/>
            <w:webHidden/>
          </w:rPr>
          <w:t>27</w:t>
        </w:r>
        <w:r>
          <w:rPr>
            <w:noProof/>
            <w:webHidden/>
          </w:rPr>
          <w:fldChar w:fldCharType="end"/>
        </w:r>
      </w:hyperlink>
    </w:p>
    <w:p w14:paraId="367A4762" w14:textId="600E7008" w:rsidR="00012709" w:rsidRDefault="00012709" w:rsidP="00A02960">
      <w:pPr>
        <w:pStyle w:val="TableofFigures"/>
        <w:tabs>
          <w:tab w:val="right" w:leader="dot" w:pos="9016"/>
        </w:tabs>
        <w:spacing w:after="100"/>
        <w:rPr>
          <w:rFonts w:eastAsiaTheme="minorEastAsia"/>
          <w:noProof/>
          <w:lang w:eastAsia="en-GB"/>
        </w:rPr>
      </w:pPr>
      <w:hyperlink w:anchor="_Toc28892914" w:history="1">
        <w:r w:rsidRPr="00E22962">
          <w:rPr>
            <w:rStyle w:val="Hyperlink"/>
            <w:noProof/>
          </w:rPr>
          <w:t>Figure 11 – Basic Serial Splitter Transmitter Control</w:t>
        </w:r>
        <w:r>
          <w:rPr>
            <w:noProof/>
            <w:webHidden/>
          </w:rPr>
          <w:tab/>
        </w:r>
        <w:r>
          <w:rPr>
            <w:noProof/>
            <w:webHidden/>
          </w:rPr>
          <w:fldChar w:fldCharType="begin"/>
        </w:r>
        <w:r>
          <w:rPr>
            <w:noProof/>
            <w:webHidden/>
          </w:rPr>
          <w:instrText xml:space="preserve"> PAGEREF _Toc28892914 \h </w:instrText>
        </w:r>
        <w:r>
          <w:rPr>
            <w:noProof/>
            <w:webHidden/>
          </w:rPr>
        </w:r>
        <w:r>
          <w:rPr>
            <w:noProof/>
            <w:webHidden/>
          </w:rPr>
          <w:fldChar w:fldCharType="separate"/>
        </w:r>
        <w:r w:rsidR="00CA0B7C">
          <w:rPr>
            <w:noProof/>
            <w:webHidden/>
          </w:rPr>
          <w:t>28</w:t>
        </w:r>
        <w:r>
          <w:rPr>
            <w:noProof/>
            <w:webHidden/>
          </w:rPr>
          <w:fldChar w:fldCharType="end"/>
        </w:r>
      </w:hyperlink>
    </w:p>
    <w:p w14:paraId="0C114E4D" w14:textId="2DF704AD" w:rsidR="00012709" w:rsidRDefault="00012709" w:rsidP="00A02960">
      <w:pPr>
        <w:pStyle w:val="TableofFigures"/>
        <w:tabs>
          <w:tab w:val="right" w:leader="dot" w:pos="9016"/>
        </w:tabs>
        <w:spacing w:after="100"/>
        <w:rPr>
          <w:rFonts w:eastAsiaTheme="minorEastAsia"/>
          <w:noProof/>
          <w:lang w:eastAsia="en-GB"/>
        </w:rPr>
      </w:pPr>
      <w:hyperlink w:anchor="_Toc28892915" w:history="1">
        <w:r w:rsidRPr="00E22962">
          <w:rPr>
            <w:rStyle w:val="Hyperlink"/>
            <w:noProof/>
          </w:rPr>
          <w:t>Figure 12 – Sensor Module Connector</w:t>
        </w:r>
        <w:r>
          <w:rPr>
            <w:noProof/>
            <w:webHidden/>
          </w:rPr>
          <w:tab/>
        </w:r>
        <w:r>
          <w:rPr>
            <w:noProof/>
            <w:webHidden/>
          </w:rPr>
          <w:fldChar w:fldCharType="begin"/>
        </w:r>
        <w:r>
          <w:rPr>
            <w:noProof/>
            <w:webHidden/>
          </w:rPr>
          <w:instrText xml:space="preserve"> PAGEREF _Toc28892915 \h </w:instrText>
        </w:r>
        <w:r>
          <w:rPr>
            <w:noProof/>
            <w:webHidden/>
          </w:rPr>
        </w:r>
        <w:r>
          <w:rPr>
            <w:noProof/>
            <w:webHidden/>
          </w:rPr>
          <w:fldChar w:fldCharType="separate"/>
        </w:r>
        <w:r w:rsidR="00CA0B7C">
          <w:rPr>
            <w:noProof/>
            <w:webHidden/>
          </w:rPr>
          <w:t>31</w:t>
        </w:r>
        <w:r>
          <w:rPr>
            <w:noProof/>
            <w:webHidden/>
          </w:rPr>
          <w:fldChar w:fldCharType="end"/>
        </w:r>
      </w:hyperlink>
    </w:p>
    <w:p w14:paraId="0EF58F55" w14:textId="25A7BBBD" w:rsidR="00012709" w:rsidRDefault="00012709" w:rsidP="00A02960">
      <w:pPr>
        <w:pStyle w:val="TableofFigures"/>
        <w:tabs>
          <w:tab w:val="right" w:leader="dot" w:pos="9016"/>
        </w:tabs>
        <w:spacing w:after="100"/>
        <w:rPr>
          <w:rFonts w:eastAsiaTheme="minorEastAsia"/>
          <w:noProof/>
          <w:lang w:eastAsia="en-GB"/>
        </w:rPr>
      </w:pPr>
      <w:hyperlink w:anchor="_Toc28892916" w:history="1">
        <w:r w:rsidRPr="00E22962">
          <w:rPr>
            <w:rStyle w:val="Hyperlink"/>
            <w:noProof/>
          </w:rPr>
          <w:t>Figure 13 – Sensor Chain Inter-Connection</w:t>
        </w:r>
        <w:r>
          <w:rPr>
            <w:noProof/>
            <w:webHidden/>
          </w:rPr>
          <w:tab/>
        </w:r>
        <w:r>
          <w:rPr>
            <w:noProof/>
            <w:webHidden/>
          </w:rPr>
          <w:fldChar w:fldCharType="begin"/>
        </w:r>
        <w:r>
          <w:rPr>
            <w:noProof/>
            <w:webHidden/>
          </w:rPr>
          <w:instrText xml:space="preserve"> PAGEREF _Toc28892916 \h </w:instrText>
        </w:r>
        <w:r>
          <w:rPr>
            <w:noProof/>
            <w:webHidden/>
          </w:rPr>
        </w:r>
        <w:r>
          <w:rPr>
            <w:noProof/>
            <w:webHidden/>
          </w:rPr>
          <w:fldChar w:fldCharType="separate"/>
        </w:r>
        <w:r w:rsidR="00CA0B7C">
          <w:rPr>
            <w:noProof/>
            <w:webHidden/>
          </w:rPr>
          <w:t>31</w:t>
        </w:r>
        <w:r>
          <w:rPr>
            <w:noProof/>
            <w:webHidden/>
          </w:rPr>
          <w:fldChar w:fldCharType="end"/>
        </w:r>
      </w:hyperlink>
    </w:p>
    <w:p w14:paraId="7D885B8F" w14:textId="7E1EE909" w:rsidR="00012709" w:rsidRDefault="00012709" w:rsidP="00A02960">
      <w:pPr>
        <w:pStyle w:val="TableofFigures"/>
        <w:tabs>
          <w:tab w:val="right" w:leader="dot" w:pos="9016"/>
        </w:tabs>
        <w:spacing w:after="100"/>
        <w:rPr>
          <w:rFonts w:eastAsiaTheme="minorEastAsia"/>
          <w:noProof/>
          <w:lang w:eastAsia="en-GB"/>
        </w:rPr>
      </w:pPr>
      <w:hyperlink w:anchor="_Toc28892917" w:history="1">
        <w:r w:rsidRPr="00E22962">
          <w:rPr>
            <w:rStyle w:val="Hyperlink"/>
            <w:noProof/>
          </w:rPr>
          <w:t>Figure 14 – Simulator Interface Module Sensor Connector</w:t>
        </w:r>
        <w:r>
          <w:rPr>
            <w:noProof/>
            <w:webHidden/>
          </w:rPr>
          <w:tab/>
        </w:r>
        <w:r>
          <w:rPr>
            <w:noProof/>
            <w:webHidden/>
          </w:rPr>
          <w:fldChar w:fldCharType="begin"/>
        </w:r>
        <w:r>
          <w:rPr>
            <w:noProof/>
            <w:webHidden/>
          </w:rPr>
          <w:instrText xml:space="preserve"> PAGEREF _Toc28892917 \h </w:instrText>
        </w:r>
        <w:r>
          <w:rPr>
            <w:noProof/>
            <w:webHidden/>
          </w:rPr>
        </w:r>
        <w:r>
          <w:rPr>
            <w:noProof/>
            <w:webHidden/>
          </w:rPr>
          <w:fldChar w:fldCharType="separate"/>
        </w:r>
        <w:r w:rsidR="00CA0B7C">
          <w:rPr>
            <w:noProof/>
            <w:webHidden/>
          </w:rPr>
          <w:t>32</w:t>
        </w:r>
        <w:r>
          <w:rPr>
            <w:noProof/>
            <w:webHidden/>
          </w:rPr>
          <w:fldChar w:fldCharType="end"/>
        </w:r>
      </w:hyperlink>
    </w:p>
    <w:p w14:paraId="732D792D" w14:textId="3CCD1C9F" w:rsidR="00012709" w:rsidRDefault="00012709" w:rsidP="00A02960">
      <w:pPr>
        <w:pStyle w:val="TableofFigures"/>
        <w:tabs>
          <w:tab w:val="right" w:leader="dot" w:pos="9016"/>
        </w:tabs>
        <w:spacing w:after="100"/>
        <w:rPr>
          <w:rFonts w:eastAsiaTheme="minorEastAsia"/>
          <w:noProof/>
          <w:lang w:eastAsia="en-GB"/>
        </w:rPr>
      </w:pPr>
      <w:hyperlink w:anchor="_Toc28892918" w:history="1">
        <w:r w:rsidRPr="00E22962">
          <w:rPr>
            <w:rStyle w:val="Hyperlink"/>
            <w:noProof/>
          </w:rPr>
          <w:t>Figure 15 – Simulator Interface 4-Gang Connector</w:t>
        </w:r>
        <w:r>
          <w:rPr>
            <w:noProof/>
            <w:webHidden/>
          </w:rPr>
          <w:tab/>
        </w:r>
        <w:r>
          <w:rPr>
            <w:noProof/>
            <w:webHidden/>
          </w:rPr>
          <w:fldChar w:fldCharType="begin"/>
        </w:r>
        <w:r>
          <w:rPr>
            <w:noProof/>
            <w:webHidden/>
          </w:rPr>
          <w:instrText xml:space="preserve"> PAGEREF _Toc28892918 \h </w:instrText>
        </w:r>
        <w:r>
          <w:rPr>
            <w:noProof/>
            <w:webHidden/>
          </w:rPr>
        </w:r>
        <w:r>
          <w:rPr>
            <w:noProof/>
            <w:webHidden/>
          </w:rPr>
          <w:fldChar w:fldCharType="separate"/>
        </w:r>
        <w:r w:rsidR="00CA0B7C">
          <w:rPr>
            <w:noProof/>
            <w:webHidden/>
          </w:rPr>
          <w:t>32</w:t>
        </w:r>
        <w:r>
          <w:rPr>
            <w:noProof/>
            <w:webHidden/>
          </w:rPr>
          <w:fldChar w:fldCharType="end"/>
        </w:r>
      </w:hyperlink>
    </w:p>
    <w:p w14:paraId="328EB9D8" w14:textId="78DBA61B" w:rsidR="00012709" w:rsidRDefault="00012709" w:rsidP="00A02960">
      <w:pPr>
        <w:pStyle w:val="TableofFigures"/>
        <w:tabs>
          <w:tab w:val="right" w:leader="dot" w:pos="9016"/>
        </w:tabs>
        <w:spacing w:after="100"/>
        <w:rPr>
          <w:rFonts w:eastAsiaTheme="minorEastAsia"/>
          <w:noProof/>
          <w:lang w:eastAsia="en-GB"/>
        </w:rPr>
      </w:pPr>
      <w:hyperlink w:anchor="_Toc28892919" w:history="1">
        <w:r w:rsidRPr="00E22962">
          <w:rPr>
            <w:rStyle w:val="Hyperlink"/>
            <w:noProof/>
          </w:rPr>
          <w:t>Figure 16 – Simulator Interface Module Power/Data Connector</w:t>
        </w:r>
        <w:r>
          <w:rPr>
            <w:noProof/>
            <w:webHidden/>
          </w:rPr>
          <w:tab/>
        </w:r>
        <w:r>
          <w:rPr>
            <w:noProof/>
            <w:webHidden/>
          </w:rPr>
          <w:fldChar w:fldCharType="begin"/>
        </w:r>
        <w:r>
          <w:rPr>
            <w:noProof/>
            <w:webHidden/>
          </w:rPr>
          <w:instrText xml:space="preserve"> PAGEREF _Toc28892919 \h </w:instrText>
        </w:r>
        <w:r>
          <w:rPr>
            <w:noProof/>
            <w:webHidden/>
          </w:rPr>
        </w:r>
        <w:r>
          <w:rPr>
            <w:noProof/>
            <w:webHidden/>
          </w:rPr>
          <w:fldChar w:fldCharType="separate"/>
        </w:r>
        <w:r w:rsidR="00CA0B7C">
          <w:rPr>
            <w:noProof/>
            <w:webHidden/>
          </w:rPr>
          <w:t>33</w:t>
        </w:r>
        <w:r>
          <w:rPr>
            <w:noProof/>
            <w:webHidden/>
          </w:rPr>
          <w:fldChar w:fldCharType="end"/>
        </w:r>
      </w:hyperlink>
    </w:p>
    <w:p w14:paraId="287C6F1C" w14:textId="6123AA29" w:rsidR="00012709" w:rsidRDefault="00012709" w:rsidP="00A02960">
      <w:pPr>
        <w:pStyle w:val="TableofFigures"/>
        <w:tabs>
          <w:tab w:val="right" w:leader="dot" w:pos="9016"/>
        </w:tabs>
        <w:spacing w:after="100"/>
        <w:rPr>
          <w:rFonts w:eastAsiaTheme="minorEastAsia"/>
          <w:noProof/>
          <w:lang w:eastAsia="en-GB"/>
        </w:rPr>
      </w:pPr>
      <w:hyperlink w:anchor="_Toc28892920" w:history="1">
        <w:r w:rsidRPr="00E22962">
          <w:rPr>
            <w:rStyle w:val="Hyperlink"/>
            <w:noProof/>
          </w:rPr>
          <w:t>Figure 17 – Power Module Power/Data Connector</w:t>
        </w:r>
        <w:r>
          <w:rPr>
            <w:noProof/>
            <w:webHidden/>
          </w:rPr>
          <w:tab/>
        </w:r>
        <w:r>
          <w:rPr>
            <w:noProof/>
            <w:webHidden/>
          </w:rPr>
          <w:fldChar w:fldCharType="begin"/>
        </w:r>
        <w:r>
          <w:rPr>
            <w:noProof/>
            <w:webHidden/>
          </w:rPr>
          <w:instrText xml:space="preserve"> PAGEREF _Toc28892920 \h </w:instrText>
        </w:r>
        <w:r>
          <w:rPr>
            <w:noProof/>
            <w:webHidden/>
          </w:rPr>
        </w:r>
        <w:r>
          <w:rPr>
            <w:noProof/>
            <w:webHidden/>
          </w:rPr>
          <w:fldChar w:fldCharType="separate"/>
        </w:r>
        <w:r w:rsidR="00CA0B7C">
          <w:rPr>
            <w:noProof/>
            <w:webHidden/>
          </w:rPr>
          <w:t>34</w:t>
        </w:r>
        <w:r>
          <w:rPr>
            <w:noProof/>
            <w:webHidden/>
          </w:rPr>
          <w:fldChar w:fldCharType="end"/>
        </w:r>
      </w:hyperlink>
    </w:p>
    <w:p w14:paraId="48BF3E44" w14:textId="35F7736C" w:rsidR="00012709" w:rsidRDefault="00012709" w:rsidP="00A02960">
      <w:pPr>
        <w:pStyle w:val="TableofFigures"/>
        <w:tabs>
          <w:tab w:val="right" w:leader="dot" w:pos="9016"/>
        </w:tabs>
        <w:spacing w:after="100"/>
        <w:rPr>
          <w:rFonts w:eastAsiaTheme="minorEastAsia"/>
          <w:noProof/>
          <w:lang w:eastAsia="en-GB"/>
        </w:rPr>
      </w:pPr>
      <w:hyperlink w:anchor="_Toc28892921" w:history="1">
        <w:r w:rsidRPr="00E22962">
          <w:rPr>
            <w:rStyle w:val="Hyperlink"/>
            <w:noProof/>
          </w:rPr>
          <w:t>Figure 18 – Second PC Module Connector</w:t>
        </w:r>
        <w:r>
          <w:rPr>
            <w:noProof/>
            <w:webHidden/>
          </w:rPr>
          <w:tab/>
        </w:r>
        <w:r>
          <w:rPr>
            <w:noProof/>
            <w:webHidden/>
          </w:rPr>
          <w:fldChar w:fldCharType="begin"/>
        </w:r>
        <w:r>
          <w:rPr>
            <w:noProof/>
            <w:webHidden/>
          </w:rPr>
          <w:instrText xml:space="preserve"> PAGEREF _Toc28892921 \h </w:instrText>
        </w:r>
        <w:r>
          <w:rPr>
            <w:noProof/>
            <w:webHidden/>
          </w:rPr>
        </w:r>
        <w:r>
          <w:rPr>
            <w:noProof/>
            <w:webHidden/>
          </w:rPr>
          <w:fldChar w:fldCharType="separate"/>
        </w:r>
        <w:r w:rsidR="00CA0B7C">
          <w:rPr>
            <w:noProof/>
            <w:webHidden/>
          </w:rPr>
          <w:t>35</w:t>
        </w:r>
        <w:r>
          <w:rPr>
            <w:noProof/>
            <w:webHidden/>
          </w:rPr>
          <w:fldChar w:fldCharType="end"/>
        </w:r>
      </w:hyperlink>
    </w:p>
    <w:p w14:paraId="6BC4A046" w14:textId="1E19F1FC" w:rsidR="00012709" w:rsidRDefault="00012709" w:rsidP="00A02960">
      <w:pPr>
        <w:pStyle w:val="TableofFigures"/>
        <w:tabs>
          <w:tab w:val="right" w:leader="dot" w:pos="9016"/>
        </w:tabs>
        <w:spacing w:after="100"/>
        <w:rPr>
          <w:rFonts w:eastAsiaTheme="minorEastAsia"/>
          <w:noProof/>
          <w:lang w:eastAsia="en-GB"/>
        </w:rPr>
      </w:pPr>
      <w:hyperlink w:anchor="_Toc28892922" w:history="1">
        <w:r w:rsidRPr="00E22962">
          <w:rPr>
            <w:rStyle w:val="Hyperlink"/>
            <w:noProof/>
          </w:rPr>
          <w:t>Figure 19 – Basic Serial Splitter Connector</w:t>
        </w:r>
        <w:r>
          <w:rPr>
            <w:noProof/>
            <w:webHidden/>
          </w:rPr>
          <w:tab/>
        </w:r>
        <w:r>
          <w:rPr>
            <w:noProof/>
            <w:webHidden/>
          </w:rPr>
          <w:fldChar w:fldCharType="begin"/>
        </w:r>
        <w:r>
          <w:rPr>
            <w:noProof/>
            <w:webHidden/>
          </w:rPr>
          <w:instrText xml:space="preserve"> PAGEREF _Toc28892922 \h </w:instrText>
        </w:r>
        <w:r>
          <w:rPr>
            <w:noProof/>
            <w:webHidden/>
          </w:rPr>
        </w:r>
        <w:r>
          <w:rPr>
            <w:noProof/>
            <w:webHidden/>
          </w:rPr>
          <w:fldChar w:fldCharType="separate"/>
        </w:r>
        <w:r w:rsidR="00CA0B7C">
          <w:rPr>
            <w:noProof/>
            <w:webHidden/>
          </w:rPr>
          <w:t>36</w:t>
        </w:r>
        <w:r>
          <w:rPr>
            <w:noProof/>
            <w:webHidden/>
          </w:rPr>
          <w:fldChar w:fldCharType="end"/>
        </w:r>
      </w:hyperlink>
    </w:p>
    <w:p w14:paraId="71459B02" w14:textId="14D64F25" w:rsidR="00012709" w:rsidRDefault="00012709" w:rsidP="00A02960">
      <w:pPr>
        <w:pStyle w:val="TableofFigures"/>
        <w:tabs>
          <w:tab w:val="right" w:leader="dot" w:pos="9016"/>
        </w:tabs>
        <w:spacing w:after="100"/>
        <w:rPr>
          <w:rFonts w:eastAsiaTheme="minorEastAsia"/>
          <w:noProof/>
          <w:lang w:eastAsia="en-GB"/>
        </w:rPr>
      </w:pPr>
      <w:hyperlink w:anchor="_Toc28892923" w:history="1">
        <w:r w:rsidRPr="00E22962">
          <w:rPr>
            <w:rStyle w:val="Hyperlink"/>
            <w:noProof/>
          </w:rPr>
          <w:t>Figure 20 – Simulator Interface Main Loop Timing</w:t>
        </w:r>
        <w:r>
          <w:rPr>
            <w:noProof/>
            <w:webHidden/>
          </w:rPr>
          <w:tab/>
        </w:r>
        <w:r>
          <w:rPr>
            <w:noProof/>
            <w:webHidden/>
          </w:rPr>
          <w:fldChar w:fldCharType="begin"/>
        </w:r>
        <w:r>
          <w:rPr>
            <w:noProof/>
            <w:webHidden/>
          </w:rPr>
          <w:instrText xml:space="preserve"> PAGEREF _Toc28892923 \h </w:instrText>
        </w:r>
        <w:r>
          <w:rPr>
            <w:noProof/>
            <w:webHidden/>
          </w:rPr>
        </w:r>
        <w:r>
          <w:rPr>
            <w:noProof/>
            <w:webHidden/>
          </w:rPr>
          <w:fldChar w:fldCharType="separate"/>
        </w:r>
        <w:r w:rsidR="00CA0B7C">
          <w:rPr>
            <w:noProof/>
            <w:webHidden/>
          </w:rPr>
          <w:t>38</w:t>
        </w:r>
        <w:r>
          <w:rPr>
            <w:noProof/>
            <w:webHidden/>
          </w:rPr>
          <w:fldChar w:fldCharType="end"/>
        </w:r>
      </w:hyperlink>
    </w:p>
    <w:p w14:paraId="1658860D" w14:textId="2C6A8CBC" w:rsidR="00012709" w:rsidRDefault="00012709" w:rsidP="00A02960">
      <w:pPr>
        <w:pStyle w:val="TableofFigures"/>
        <w:tabs>
          <w:tab w:val="right" w:leader="dot" w:pos="9016"/>
        </w:tabs>
        <w:spacing w:after="100"/>
        <w:rPr>
          <w:rFonts w:eastAsiaTheme="minorEastAsia"/>
          <w:noProof/>
          <w:lang w:eastAsia="en-GB"/>
        </w:rPr>
      </w:pPr>
      <w:hyperlink w:anchor="_Toc28892924" w:history="1">
        <w:r w:rsidRPr="00E22962">
          <w:rPr>
            <w:rStyle w:val="Hyperlink"/>
            <w:noProof/>
          </w:rPr>
          <w:t>Figure 21 – State Machine Transitions Illustration</w:t>
        </w:r>
        <w:r>
          <w:rPr>
            <w:noProof/>
            <w:webHidden/>
          </w:rPr>
          <w:tab/>
        </w:r>
        <w:r>
          <w:rPr>
            <w:noProof/>
            <w:webHidden/>
          </w:rPr>
          <w:fldChar w:fldCharType="begin"/>
        </w:r>
        <w:r>
          <w:rPr>
            <w:noProof/>
            <w:webHidden/>
          </w:rPr>
          <w:instrText xml:space="preserve"> PAGEREF _Toc28892924 \h </w:instrText>
        </w:r>
        <w:r>
          <w:rPr>
            <w:noProof/>
            <w:webHidden/>
          </w:rPr>
        </w:r>
        <w:r>
          <w:rPr>
            <w:noProof/>
            <w:webHidden/>
          </w:rPr>
          <w:fldChar w:fldCharType="separate"/>
        </w:r>
        <w:r w:rsidR="00CA0B7C">
          <w:rPr>
            <w:noProof/>
            <w:webHidden/>
          </w:rPr>
          <w:t>39</w:t>
        </w:r>
        <w:r>
          <w:rPr>
            <w:noProof/>
            <w:webHidden/>
          </w:rPr>
          <w:fldChar w:fldCharType="end"/>
        </w:r>
      </w:hyperlink>
    </w:p>
    <w:p w14:paraId="5D1B70F8" w14:textId="089CDB89" w:rsidR="00012709" w:rsidRDefault="00012709" w:rsidP="00A02960">
      <w:pPr>
        <w:pStyle w:val="TableofFigures"/>
        <w:tabs>
          <w:tab w:val="right" w:leader="dot" w:pos="9016"/>
        </w:tabs>
        <w:spacing w:after="100"/>
        <w:rPr>
          <w:rFonts w:eastAsiaTheme="minorEastAsia"/>
          <w:noProof/>
          <w:lang w:eastAsia="en-GB"/>
        </w:rPr>
      </w:pPr>
      <w:hyperlink w:anchor="_Toc28892925" w:history="1">
        <w:r w:rsidRPr="00E22962">
          <w:rPr>
            <w:rStyle w:val="Hyperlink"/>
            <w:noProof/>
          </w:rPr>
          <w:t>Figure 22 – Sensor De-Bounce Illustration</w:t>
        </w:r>
        <w:r>
          <w:rPr>
            <w:noProof/>
            <w:webHidden/>
          </w:rPr>
          <w:tab/>
        </w:r>
        <w:r>
          <w:rPr>
            <w:noProof/>
            <w:webHidden/>
          </w:rPr>
          <w:fldChar w:fldCharType="begin"/>
        </w:r>
        <w:r>
          <w:rPr>
            <w:noProof/>
            <w:webHidden/>
          </w:rPr>
          <w:instrText xml:space="preserve"> PAGEREF _Toc28892925 \h </w:instrText>
        </w:r>
        <w:r>
          <w:rPr>
            <w:noProof/>
            <w:webHidden/>
          </w:rPr>
        </w:r>
        <w:r>
          <w:rPr>
            <w:noProof/>
            <w:webHidden/>
          </w:rPr>
          <w:fldChar w:fldCharType="separate"/>
        </w:r>
        <w:r w:rsidR="00CA0B7C">
          <w:rPr>
            <w:noProof/>
            <w:webHidden/>
          </w:rPr>
          <w:t>41</w:t>
        </w:r>
        <w:r>
          <w:rPr>
            <w:noProof/>
            <w:webHidden/>
          </w:rPr>
          <w:fldChar w:fldCharType="end"/>
        </w:r>
      </w:hyperlink>
    </w:p>
    <w:p w14:paraId="00C9C88B" w14:textId="59A7F13B" w:rsidR="00012709" w:rsidRDefault="00012709" w:rsidP="00A02960">
      <w:pPr>
        <w:pStyle w:val="TableofFigures"/>
        <w:tabs>
          <w:tab w:val="right" w:leader="dot" w:pos="9016"/>
        </w:tabs>
        <w:spacing w:after="100"/>
        <w:rPr>
          <w:rFonts w:eastAsiaTheme="minorEastAsia"/>
          <w:noProof/>
          <w:lang w:eastAsia="en-GB"/>
        </w:rPr>
      </w:pPr>
      <w:hyperlink w:anchor="_Toc28892926" w:history="1">
        <w:r w:rsidRPr="00E22962">
          <w:rPr>
            <w:rStyle w:val="Hyperlink"/>
            <w:noProof/>
          </w:rPr>
          <w:t>Figure 23 – Sensor Pulse Duration Illustration</w:t>
        </w:r>
        <w:r>
          <w:rPr>
            <w:noProof/>
            <w:webHidden/>
          </w:rPr>
          <w:tab/>
        </w:r>
        <w:r>
          <w:rPr>
            <w:noProof/>
            <w:webHidden/>
          </w:rPr>
          <w:fldChar w:fldCharType="begin"/>
        </w:r>
        <w:r>
          <w:rPr>
            <w:noProof/>
            <w:webHidden/>
          </w:rPr>
          <w:instrText xml:space="preserve"> PAGEREF _Toc28892926 \h </w:instrText>
        </w:r>
        <w:r>
          <w:rPr>
            <w:noProof/>
            <w:webHidden/>
          </w:rPr>
        </w:r>
        <w:r>
          <w:rPr>
            <w:noProof/>
            <w:webHidden/>
          </w:rPr>
          <w:fldChar w:fldCharType="separate"/>
        </w:r>
        <w:r w:rsidR="00CA0B7C">
          <w:rPr>
            <w:noProof/>
            <w:webHidden/>
          </w:rPr>
          <w:t>48</w:t>
        </w:r>
        <w:r>
          <w:rPr>
            <w:noProof/>
            <w:webHidden/>
          </w:rPr>
          <w:fldChar w:fldCharType="end"/>
        </w:r>
      </w:hyperlink>
    </w:p>
    <w:p w14:paraId="581F25EE" w14:textId="5DFEB2F5" w:rsidR="00012709" w:rsidRDefault="00012709" w:rsidP="00A02960">
      <w:pPr>
        <w:pStyle w:val="TableofFigures"/>
        <w:tabs>
          <w:tab w:val="right" w:leader="dot" w:pos="9016"/>
        </w:tabs>
        <w:spacing w:after="100"/>
        <w:rPr>
          <w:rFonts w:eastAsiaTheme="minorEastAsia"/>
          <w:noProof/>
          <w:lang w:eastAsia="en-GB"/>
        </w:rPr>
      </w:pPr>
      <w:hyperlink w:anchor="_Toc28892927" w:history="1">
        <w:r w:rsidRPr="00E22962">
          <w:rPr>
            <w:rStyle w:val="Hyperlink"/>
            <w:noProof/>
          </w:rPr>
          <w:t>Figure 24 – Missed Sensor Signals Illustration</w:t>
        </w:r>
        <w:r>
          <w:rPr>
            <w:noProof/>
            <w:webHidden/>
          </w:rPr>
          <w:tab/>
        </w:r>
        <w:r>
          <w:rPr>
            <w:noProof/>
            <w:webHidden/>
          </w:rPr>
          <w:fldChar w:fldCharType="begin"/>
        </w:r>
        <w:r>
          <w:rPr>
            <w:noProof/>
            <w:webHidden/>
          </w:rPr>
          <w:instrText xml:space="preserve"> PAGEREF _Toc28892927 \h </w:instrText>
        </w:r>
        <w:r>
          <w:rPr>
            <w:noProof/>
            <w:webHidden/>
          </w:rPr>
        </w:r>
        <w:r>
          <w:rPr>
            <w:noProof/>
            <w:webHidden/>
          </w:rPr>
          <w:fldChar w:fldCharType="separate"/>
        </w:r>
        <w:r w:rsidR="00CA0B7C">
          <w:rPr>
            <w:noProof/>
            <w:webHidden/>
          </w:rPr>
          <w:t>49</w:t>
        </w:r>
        <w:r>
          <w:rPr>
            <w:noProof/>
            <w:webHidden/>
          </w:rPr>
          <w:fldChar w:fldCharType="end"/>
        </w:r>
      </w:hyperlink>
    </w:p>
    <w:p w14:paraId="3DFF0676" w14:textId="7F8FD87E" w:rsidR="00012709" w:rsidRDefault="00012709" w:rsidP="00A02960">
      <w:pPr>
        <w:pStyle w:val="TableofFigures"/>
        <w:tabs>
          <w:tab w:val="right" w:leader="dot" w:pos="9016"/>
        </w:tabs>
        <w:spacing w:after="100"/>
        <w:rPr>
          <w:rFonts w:eastAsiaTheme="minorEastAsia"/>
          <w:noProof/>
          <w:lang w:eastAsia="en-GB"/>
        </w:rPr>
      </w:pPr>
      <w:hyperlink w:anchor="_Toc28892928" w:history="1">
        <w:r w:rsidRPr="00E22962">
          <w:rPr>
            <w:rStyle w:val="Hyperlink"/>
            <w:noProof/>
          </w:rPr>
          <w:t>Figure 25 – Duplicated Sensor Signals Illustration</w:t>
        </w:r>
        <w:r>
          <w:rPr>
            <w:noProof/>
            <w:webHidden/>
          </w:rPr>
          <w:tab/>
        </w:r>
        <w:r>
          <w:rPr>
            <w:noProof/>
            <w:webHidden/>
          </w:rPr>
          <w:fldChar w:fldCharType="begin"/>
        </w:r>
        <w:r>
          <w:rPr>
            <w:noProof/>
            <w:webHidden/>
          </w:rPr>
          <w:instrText xml:space="preserve"> PAGEREF _Toc28892928 \h </w:instrText>
        </w:r>
        <w:r>
          <w:rPr>
            <w:noProof/>
            <w:webHidden/>
          </w:rPr>
        </w:r>
        <w:r>
          <w:rPr>
            <w:noProof/>
            <w:webHidden/>
          </w:rPr>
          <w:fldChar w:fldCharType="separate"/>
        </w:r>
        <w:r w:rsidR="00CA0B7C">
          <w:rPr>
            <w:noProof/>
            <w:webHidden/>
          </w:rPr>
          <w:t>50</w:t>
        </w:r>
        <w:r>
          <w:rPr>
            <w:noProof/>
            <w:webHidden/>
          </w:rPr>
          <w:fldChar w:fldCharType="end"/>
        </w:r>
      </w:hyperlink>
    </w:p>
    <w:p w14:paraId="7BA7AA7D" w14:textId="35E0032F" w:rsidR="00012709" w:rsidRDefault="00012709" w:rsidP="00A02960">
      <w:pPr>
        <w:pStyle w:val="TableofFigures"/>
        <w:tabs>
          <w:tab w:val="right" w:leader="dot" w:pos="9016"/>
        </w:tabs>
        <w:spacing w:after="100"/>
        <w:rPr>
          <w:rFonts w:eastAsiaTheme="minorEastAsia"/>
          <w:noProof/>
          <w:lang w:eastAsia="en-GB"/>
        </w:rPr>
      </w:pPr>
      <w:hyperlink w:anchor="_Toc28892929" w:history="1">
        <w:r w:rsidRPr="00E22962">
          <w:rPr>
            <w:rStyle w:val="Hyperlink"/>
            <w:noProof/>
          </w:rPr>
          <w:t>Figure 26 – Variable Odd-Struckness Illustration</w:t>
        </w:r>
        <w:r>
          <w:rPr>
            <w:noProof/>
            <w:webHidden/>
          </w:rPr>
          <w:tab/>
        </w:r>
        <w:r>
          <w:rPr>
            <w:noProof/>
            <w:webHidden/>
          </w:rPr>
          <w:fldChar w:fldCharType="begin"/>
        </w:r>
        <w:r>
          <w:rPr>
            <w:noProof/>
            <w:webHidden/>
          </w:rPr>
          <w:instrText xml:space="preserve"> PAGEREF _Toc28892929 \h </w:instrText>
        </w:r>
        <w:r>
          <w:rPr>
            <w:noProof/>
            <w:webHidden/>
          </w:rPr>
        </w:r>
        <w:r>
          <w:rPr>
            <w:noProof/>
            <w:webHidden/>
          </w:rPr>
          <w:fldChar w:fldCharType="separate"/>
        </w:r>
        <w:r w:rsidR="00CA0B7C">
          <w:rPr>
            <w:noProof/>
            <w:webHidden/>
          </w:rPr>
          <w:t>51</w:t>
        </w:r>
        <w:r>
          <w:rPr>
            <w:noProof/>
            <w:webHidden/>
          </w:rPr>
          <w:fldChar w:fldCharType="end"/>
        </w:r>
      </w:hyperlink>
    </w:p>
    <w:p w14:paraId="6A448481" w14:textId="52D3A0BD" w:rsidR="00012709" w:rsidRDefault="00012709" w:rsidP="00A02960">
      <w:pPr>
        <w:pStyle w:val="TableofFigures"/>
        <w:tabs>
          <w:tab w:val="right" w:leader="dot" w:pos="9016"/>
        </w:tabs>
        <w:spacing w:after="100"/>
        <w:rPr>
          <w:rFonts w:eastAsiaTheme="minorEastAsia"/>
          <w:noProof/>
          <w:lang w:eastAsia="en-GB"/>
        </w:rPr>
      </w:pPr>
      <w:hyperlink w:anchor="_Toc28892930" w:history="1">
        <w:r w:rsidRPr="00E22962">
          <w:rPr>
            <w:rStyle w:val="Hyperlink"/>
            <w:noProof/>
          </w:rPr>
          <w:t>Figure 27 – Simulator Interface Latency</w:t>
        </w:r>
        <w:r>
          <w:rPr>
            <w:noProof/>
            <w:webHidden/>
          </w:rPr>
          <w:tab/>
        </w:r>
        <w:r>
          <w:rPr>
            <w:noProof/>
            <w:webHidden/>
          </w:rPr>
          <w:fldChar w:fldCharType="begin"/>
        </w:r>
        <w:r>
          <w:rPr>
            <w:noProof/>
            <w:webHidden/>
          </w:rPr>
          <w:instrText xml:space="preserve"> PAGEREF _Toc28892930 \h </w:instrText>
        </w:r>
        <w:r>
          <w:rPr>
            <w:noProof/>
            <w:webHidden/>
          </w:rPr>
        </w:r>
        <w:r>
          <w:rPr>
            <w:noProof/>
            <w:webHidden/>
          </w:rPr>
          <w:fldChar w:fldCharType="separate"/>
        </w:r>
        <w:r w:rsidR="00CA0B7C">
          <w:rPr>
            <w:noProof/>
            <w:webHidden/>
          </w:rPr>
          <w:t>52</w:t>
        </w:r>
        <w:r>
          <w:rPr>
            <w:noProof/>
            <w:webHidden/>
          </w:rPr>
          <w:fldChar w:fldCharType="end"/>
        </w:r>
      </w:hyperlink>
    </w:p>
    <w:p w14:paraId="619C35E2" w14:textId="3A6CE19B" w:rsidR="00012709" w:rsidRDefault="00012709" w:rsidP="00A02960">
      <w:pPr>
        <w:pStyle w:val="TableofFigures"/>
        <w:tabs>
          <w:tab w:val="right" w:leader="dot" w:pos="9016"/>
        </w:tabs>
        <w:spacing w:after="100"/>
        <w:rPr>
          <w:rFonts w:eastAsiaTheme="minorEastAsia"/>
          <w:noProof/>
          <w:lang w:eastAsia="en-GB"/>
        </w:rPr>
      </w:pPr>
      <w:hyperlink w:anchor="_Toc28892931" w:history="1">
        <w:r w:rsidRPr="00E22962">
          <w:rPr>
            <w:rStyle w:val="Hyperlink"/>
            <w:noProof/>
          </w:rPr>
          <w:t>Figure 28 – Logic Analyser Decode</w:t>
        </w:r>
        <w:r>
          <w:rPr>
            <w:noProof/>
            <w:webHidden/>
          </w:rPr>
          <w:tab/>
        </w:r>
        <w:r>
          <w:rPr>
            <w:noProof/>
            <w:webHidden/>
          </w:rPr>
          <w:fldChar w:fldCharType="begin"/>
        </w:r>
        <w:r>
          <w:rPr>
            <w:noProof/>
            <w:webHidden/>
          </w:rPr>
          <w:instrText xml:space="preserve"> PAGEREF _Toc28892931 \h </w:instrText>
        </w:r>
        <w:r>
          <w:rPr>
            <w:noProof/>
            <w:webHidden/>
          </w:rPr>
        </w:r>
        <w:r>
          <w:rPr>
            <w:noProof/>
            <w:webHidden/>
          </w:rPr>
          <w:fldChar w:fldCharType="separate"/>
        </w:r>
        <w:r w:rsidR="00CA0B7C">
          <w:rPr>
            <w:noProof/>
            <w:webHidden/>
          </w:rPr>
          <w:t>53</w:t>
        </w:r>
        <w:r>
          <w:rPr>
            <w:noProof/>
            <w:webHidden/>
          </w:rPr>
          <w:fldChar w:fldCharType="end"/>
        </w:r>
      </w:hyperlink>
    </w:p>
    <w:p w14:paraId="40CC03F5" w14:textId="6FDF9195" w:rsidR="00012709" w:rsidRDefault="00012709" w:rsidP="00A02960">
      <w:pPr>
        <w:pStyle w:val="TableofFigures"/>
        <w:tabs>
          <w:tab w:val="right" w:leader="dot" w:pos="9016"/>
        </w:tabs>
        <w:spacing w:after="100"/>
        <w:rPr>
          <w:rFonts w:eastAsiaTheme="minorEastAsia"/>
          <w:noProof/>
          <w:lang w:eastAsia="en-GB"/>
        </w:rPr>
      </w:pPr>
      <w:hyperlink w:anchor="_Toc28892932" w:history="1">
        <w:r w:rsidRPr="00E22962">
          <w:rPr>
            <w:rStyle w:val="Hyperlink"/>
            <w:noProof/>
          </w:rPr>
          <w:t>Figure 29 – Example of a USB-to-Serial Adapter</w:t>
        </w:r>
        <w:r>
          <w:rPr>
            <w:noProof/>
            <w:webHidden/>
          </w:rPr>
          <w:tab/>
        </w:r>
        <w:r>
          <w:rPr>
            <w:noProof/>
            <w:webHidden/>
          </w:rPr>
          <w:fldChar w:fldCharType="begin"/>
        </w:r>
        <w:r>
          <w:rPr>
            <w:noProof/>
            <w:webHidden/>
          </w:rPr>
          <w:instrText xml:space="preserve"> PAGEREF _Toc28892932 \h </w:instrText>
        </w:r>
        <w:r>
          <w:rPr>
            <w:noProof/>
            <w:webHidden/>
          </w:rPr>
        </w:r>
        <w:r>
          <w:rPr>
            <w:noProof/>
            <w:webHidden/>
          </w:rPr>
          <w:fldChar w:fldCharType="separate"/>
        </w:r>
        <w:r w:rsidR="00CA0B7C">
          <w:rPr>
            <w:noProof/>
            <w:webHidden/>
          </w:rPr>
          <w:t>55</w:t>
        </w:r>
        <w:r>
          <w:rPr>
            <w:noProof/>
            <w:webHidden/>
          </w:rPr>
          <w:fldChar w:fldCharType="end"/>
        </w:r>
      </w:hyperlink>
    </w:p>
    <w:p w14:paraId="6DC09436" w14:textId="46118D40" w:rsidR="00012709" w:rsidRDefault="00012709" w:rsidP="00A02960">
      <w:pPr>
        <w:pStyle w:val="TableofFigures"/>
        <w:tabs>
          <w:tab w:val="right" w:leader="dot" w:pos="9016"/>
        </w:tabs>
        <w:spacing w:after="100"/>
        <w:rPr>
          <w:rFonts w:eastAsiaTheme="minorEastAsia"/>
          <w:noProof/>
          <w:lang w:eastAsia="en-GB"/>
        </w:rPr>
      </w:pPr>
      <w:hyperlink w:anchor="_Toc28892933" w:history="1">
        <w:r w:rsidRPr="00E22962">
          <w:rPr>
            <w:rStyle w:val="Hyperlink"/>
            <w:noProof/>
          </w:rPr>
          <w:t>Figure 30 – Prolific Driver Installation</w:t>
        </w:r>
        <w:r>
          <w:rPr>
            <w:noProof/>
            <w:webHidden/>
          </w:rPr>
          <w:tab/>
        </w:r>
        <w:r>
          <w:rPr>
            <w:noProof/>
            <w:webHidden/>
          </w:rPr>
          <w:fldChar w:fldCharType="begin"/>
        </w:r>
        <w:r>
          <w:rPr>
            <w:noProof/>
            <w:webHidden/>
          </w:rPr>
          <w:instrText xml:space="preserve"> PAGEREF _Toc28892933 \h </w:instrText>
        </w:r>
        <w:r>
          <w:rPr>
            <w:noProof/>
            <w:webHidden/>
          </w:rPr>
        </w:r>
        <w:r>
          <w:rPr>
            <w:noProof/>
            <w:webHidden/>
          </w:rPr>
          <w:fldChar w:fldCharType="separate"/>
        </w:r>
        <w:r w:rsidR="00CA0B7C">
          <w:rPr>
            <w:noProof/>
            <w:webHidden/>
          </w:rPr>
          <w:t>56</w:t>
        </w:r>
        <w:r>
          <w:rPr>
            <w:noProof/>
            <w:webHidden/>
          </w:rPr>
          <w:fldChar w:fldCharType="end"/>
        </w:r>
      </w:hyperlink>
    </w:p>
    <w:p w14:paraId="1002BD07" w14:textId="73737F4D" w:rsidR="00012709" w:rsidRDefault="00012709" w:rsidP="00A02960">
      <w:pPr>
        <w:pStyle w:val="TableofFigures"/>
        <w:tabs>
          <w:tab w:val="right" w:leader="dot" w:pos="9016"/>
        </w:tabs>
        <w:spacing w:after="100"/>
        <w:rPr>
          <w:rFonts w:eastAsiaTheme="minorEastAsia"/>
          <w:noProof/>
          <w:lang w:eastAsia="en-GB"/>
        </w:rPr>
      </w:pPr>
      <w:hyperlink w:anchor="_Toc28892934" w:history="1">
        <w:r w:rsidRPr="00E22962">
          <w:rPr>
            <w:rStyle w:val="Hyperlink"/>
            <w:noProof/>
          </w:rPr>
          <w:t>Figure 31 – Driver Installation Complete</w:t>
        </w:r>
        <w:r>
          <w:rPr>
            <w:noProof/>
            <w:webHidden/>
          </w:rPr>
          <w:tab/>
        </w:r>
        <w:r>
          <w:rPr>
            <w:noProof/>
            <w:webHidden/>
          </w:rPr>
          <w:fldChar w:fldCharType="begin"/>
        </w:r>
        <w:r>
          <w:rPr>
            <w:noProof/>
            <w:webHidden/>
          </w:rPr>
          <w:instrText xml:space="preserve"> PAGEREF _Toc28892934 \h </w:instrText>
        </w:r>
        <w:r>
          <w:rPr>
            <w:noProof/>
            <w:webHidden/>
          </w:rPr>
        </w:r>
        <w:r>
          <w:rPr>
            <w:noProof/>
            <w:webHidden/>
          </w:rPr>
          <w:fldChar w:fldCharType="separate"/>
        </w:r>
        <w:r w:rsidR="00CA0B7C">
          <w:rPr>
            <w:noProof/>
            <w:webHidden/>
          </w:rPr>
          <w:t>57</w:t>
        </w:r>
        <w:r>
          <w:rPr>
            <w:noProof/>
            <w:webHidden/>
          </w:rPr>
          <w:fldChar w:fldCharType="end"/>
        </w:r>
      </w:hyperlink>
    </w:p>
    <w:p w14:paraId="541A6E1D" w14:textId="3F7BD0AB" w:rsidR="00012709" w:rsidRDefault="00012709" w:rsidP="00A02960">
      <w:pPr>
        <w:pStyle w:val="TableofFigures"/>
        <w:tabs>
          <w:tab w:val="right" w:leader="dot" w:pos="9016"/>
        </w:tabs>
        <w:spacing w:after="100"/>
        <w:rPr>
          <w:rFonts w:eastAsiaTheme="minorEastAsia"/>
          <w:noProof/>
          <w:lang w:eastAsia="en-GB"/>
        </w:rPr>
      </w:pPr>
      <w:hyperlink w:anchor="_Toc28892935" w:history="1">
        <w:r w:rsidRPr="00E22962">
          <w:rPr>
            <w:rStyle w:val="Hyperlink"/>
            <w:noProof/>
          </w:rPr>
          <w:t>Figure 32 – Found New Hardware Message</w:t>
        </w:r>
        <w:r>
          <w:rPr>
            <w:noProof/>
            <w:webHidden/>
          </w:rPr>
          <w:tab/>
        </w:r>
        <w:r>
          <w:rPr>
            <w:noProof/>
            <w:webHidden/>
          </w:rPr>
          <w:fldChar w:fldCharType="begin"/>
        </w:r>
        <w:r>
          <w:rPr>
            <w:noProof/>
            <w:webHidden/>
          </w:rPr>
          <w:instrText xml:space="preserve"> PAGEREF _Toc28892935 \h </w:instrText>
        </w:r>
        <w:r>
          <w:rPr>
            <w:noProof/>
            <w:webHidden/>
          </w:rPr>
        </w:r>
        <w:r>
          <w:rPr>
            <w:noProof/>
            <w:webHidden/>
          </w:rPr>
          <w:fldChar w:fldCharType="separate"/>
        </w:r>
        <w:r w:rsidR="00CA0B7C">
          <w:rPr>
            <w:noProof/>
            <w:webHidden/>
          </w:rPr>
          <w:t>57</w:t>
        </w:r>
        <w:r>
          <w:rPr>
            <w:noProof/>
            <w:webHidden/>
          </w:rPr>
          <w:fldChar w:fldCharType="end"/>
        </w:r>
      </w:hyperlink>
    </w:p>
    <w:p w14:paraId="14FF2DB2" w14:textId="1F245153" w:rsidR="00012709" w:rsidRDefault="00012709" w:rsidP="00A02960">
      <w:pPr>
        <w:pStyle w:val="TableofFigures"/>
        <w:tabs>
          <w:tab w:val="right" w:leader="dot" w:pos="9016"/>
        </w:tabs>
        <w:spacing w:after="100"/>
        <w:rPr>
          <w:rFonts w:eastAsiaTheme="minorEastAsia"/>
          <w:noProof/>
          <w:lang w:eastAsia="en-GB"/>
        </w:rPr>
      </w:pPr>
      <w:hyperlink w:anchor="_Toc28892936" w:history="1">
        <w:r w:rsidRPr="00E22962">
          <w:rPr>
            <w:rStyle w:val="Hyperlink"/>
            <w:noProof/>
          </w:rPr>
          <w:t>Figure 33 – My Computer Context Menu (Windows XP)</w:t>
        </w:r>
        <w:r>
          <w:rPr>
            <w:noProof/>
            <w:webHidden/>
          </w:rPr>
          <w:tab/>
        </w:r>
        <w:r>
          <w:rPr>
            <w:noProof/>
            <w:webHidden/>
          </w:rPr>
          <w:fldChar w:fldCharType="begin"/>
        </w:r>
        <w:r>
          <w:rPr>
            <w:noProof/>
            <w:webHidden/>
          </w:rPr>
          <w:instrText xml:space="preserve"> PAGEREF _Toc28892936 \h </w:instrText>
        </w:r>
        <w:r>
          <w:rPr>
            <w:noProof/>
            <w:webHidden/>
          </w:rPr>
        </w:r>
        <w:r>
          <w:rPr>
            <w:noProof/>
            <w:webHidden/>
          </w:rPr>
          <w:fldChar w:fldCharType="separate"/>
        </w:r>
        <w:r w:rsidR="00CA0B7C">
          <w:rPr>
            <w:noProof/>
            <w:webHidden/>
          </w:rPr>
          <w:t>58</w:t>
        </w:r>
        <w:r>
          <w:rPr>
            <w:noProof/>
            <w:webHidden/>
          </w:rPr>
          <w:fldChar w:fldCharType="end"/>
        </w:r>
      </w:hyperlink>
    </w:p>
    <w:p w14:paraId="1C88D35E" w14:textId="64FF31A9" w:rsidR="00012709" w:rsidRDefault="00012709" w:rsidP="00A02960">
      <w:pPr>
        <w:pStyle w:val="TableofFigures"/>
        <w:tabs>
          <w:tab w:val="right" w:leader="dot" w:pos="9016"/>
        </w:tabs>
        <w:spacing w:after="100"/>
        <w:rPr>
          <w:rFonts w:eastAsiaTheme="minorEastAsia"/>
          <w:noProof/>
          <w:lang w:eastAsia="en-GB"/>
        </w:rPr>
      </w:pPr>
      <w:hyperlink w:anchor="_Toc28892937" w:history="1">
        <w:r w:rsidRPr="00E22962">
          <w:rPr>
            <w:rStyle w:val="Hyperlink"/>
            <w:noProof/>
          </w:rPr>
          <w:t>Figure 34 – Computer Context Menu (Windows 7)</w:t>
        </w:r>
        <w:r>
          <w:rPr>
            <w:noProof/>
            <w:webHidden/>
          </w:rPr>
          <w:tab/>
        </w:r>
        <w:r>
          <w:rPr>
            <w:noProof/>
            <w:webHidden/>
          </w:rPr>
          <w:fldChar w:fldCharType="begin"/>
        </w:r>
        <w:r>
          <w:rPr>
            <w:noProof/>
            <w:webHidden/>
          </w:rPr>
          <w:instrText xml:space="preserve"> PAGEREF _Toc28892937 \h </w:instrText>
        </w:r>
        <w:r>
          <w:rPr>
            <w:noProof/>
            <w:webHidden/>
          </w:rPr>
        </w:r>
        <w:r>
          <w:rPr>
            <w:noProof/>
            <w:webHidden/>
          </w:rPr>
          <w:fldChar w:fldCharType="separate"/>
        </w:r>
        <w:r w:rsidR="00CA0B7C">
          <w:rPr>
            <w:noProof/>
            <w:webHidden/>
          </w:rPr>
          <w:t>58</w:t>
        </w:r>
        <w:r>
          <w:rPr>
            <w:noProof/>
            <w:webHidden/>
          </w:rPr>
          <w:fldChar w:fldCharType="end"/>
        </w:r>
      </w:hyperlink>
    </w:p>
    <w:p w14:paraId="48217E7C" w14:textId="693A52C8" w:rsidR="00012709" w:rsidRDefault="00012709" w:rsidP="00A02960">
      <w:pPr>
        <w:pStyle w:val="TableofFigures"/>
        <w:tabs>
          <w:tab w:val="right" w:leader="dot" w:pos="9016"/>
        </w:tabs>
        <w:spacing w:after="100"/>
        <w:rPr>
          <w:rFonts w:eastAsiaTheme="minorEastAsia"/>
          <w:noProof/>
          <w:lang w:eastAsia="en-GB"/>
        </w:rPr>
      </w:pPr>
      <w:hyperlink w:anchor="_Toc28892938" w:history="1">
        <w:r w:rsidRPr="00E22962">
          <w:rPr>
            <w:rStyle w:val="Hyperlink"/>
            <w:noProof/>
          </w:rPr>
          <w:t>Figure 35 – System Properties Hardware Tab (Windows XP)</w:t>
        </w:r>
        <w:r>
          <w:rPr>
            <w:noProof/>
            <w:webHidden/>
          </w:rPr>
          <w:tab/>
        </w:r>
        <w:r>
          <w:rPr>
            <w:noProof/>
            <w:webHidden/>
          </w:rPr>
          <w:fldChar w:fldCharType="begin"/>
        </w:r>
        <w:r>
          <w:rPr>
            <w:noProof/>
            <w:webHidden/>
          </w:rPr>
          <w:instrText xml:space="preserve"> PAGEREF _Toc28892938 \h </w:instrText>
        </w:r>
        <w:r>
          <w:rPr>
            <w:noProof/>
            <w:webHidden/>
          </w:rPr>
        </w:r>
        <w:r>
          <w:rPr>
            <w:noProof/>
            <w:webHidden/>
          </w:rPr>
          <w:fldChar w:fldCharType="separate"/>
        </w:r>
        <w:r w:rsidR="00CA0B7C">
          <w:rPr>
            <w:noProof/>
            <w:webHidden/>
          </w:rPr>
          <w:t>59</w:t>
        </w:r>
        <w:r>
          <w:rPr>
            <w:noProof/>
            <w:webHidden/>
          </w:rPr>
          <w:fldChar w:fldCharType="end"/>
        </w:r>
      </w:hyperlink>
    </w:p>
    <w:p w14:paraId="47FE43DF" w14:textId="316217F9" w:rsidR="00012709" w:rsidRDefault="00012709" w:rsidP="00A02960">
      <w:pPr>
        <w:pStyle w:val="TableofFigures"/>
        <w:tabs>
          <w:tab w:val="right" w:leader="dot" w:pos="9016"/>
        </w:tabs>
        <w:spacing w:after="100"/>
        <w:rPr>
          <w:rFonts w:eastAsiaTheme="minorEastAsia"/>
          <w:noProof/>
          <w:lang w:eastAsia="en-GB"/>
        </w:rPr>
      </w:pPr>
      <w:hyperlink w:anchor="_Toc28892939" w:history="1">
        <w:r w:rsidRPr="00E22962">
          <w:rPr>
            <w:rStyle w:val="Hyperlink"/>
            <w:noProof/>
          </w:rPr>
          <w:t>Figure 36 – System Properties Hardware Tab (Windows 7)</w:t>
        </w:r>
        <w:r>
          <w:rPr>
            <w:noProof/>
            <w:webHidden/>
          </w:rPr>
          <w:tab/>
        </w:r>
        <w:r>
          <w:rPr>
            <w:noProof/>
            <w:webHidden/>
          </w:rPr>
          <w:fldChar w:fldCharType="begin"/>
        </w:r>
        <w:r>
          <w:rPr>
            <w:noProof/>
            <w:webHidden/>
          </w:rPr>
          <w:instrText xml:space="preserve"> PAGEREF _Toc28892939 \h </w:instrText>
        </w:r>
        <w:r>
          <w:rPr>
            <w:noProof/>
            <w:webHidden/>
          </w:rPr>
        </w:r>
        <w:r>
          <w:rPr>
            <w:noProof/>
            <w:webHidden/>
          </w:rPr>
          <w:fldChar w:fldCharType="separate"/>
        </w:r>
        <w:r w:rsidR="00CA0B7C">
          <w:rPr>
            <w:noProof/>
            <w:webHidden/>
          </w:rPr>
          <w:t>59</w:t>
        </w:r>
        <w:r>
          <w:rPr>
            <w:noProof/>
            <w:webHidden/>
          </w:rPr>
          <w:fldChar w:fldCharType="end"/>
        </w:r>
      </w:hyperlink>
    </w:p>
    <w:p w14:paraId="007EA047" w14:textId="45A6E7A6" w:rsidR="00012709" w:rsidRDefault="00012709" w:rsidP="00A02960">
      <w:pPr>
        <w:pStyle w:val="TableofFigures"/>
        <w:tabs>
          <w:tab w:val="right" w:leader="dot" w:pos="9016"/>
        </w:tabs>
        <w:spacing w:after="100"/>
        <w:rPr>
          <w:rFonts w:eastAsiaTheme="minorEastAsia"/>
          <w:noProof/>
          <w:lang w:eastAsia="en-GB"/>
        </w:rPr>
      </w:pPr>
      <w:hyperlink w:anchor="_Toc28892940" w:history="1">
        <w:r w:rsidRPr="00E22962">
          <w:rPr>
            <w:rStyle w:val="Hyperlink"/>
            <w:noProof/>
          </w:rPr>
          <w:t>Figure 37 – Device Manager (Driver Installed)</w:t>
        </w:r>
        <w:r>
          <w:rPr>
            <w:noProof/>
            <w:webHidden/>
          </w:rPr>
          <w:tab/>
        </w:r>
        <w:r>
          <w:rPr>
            <w:noProof/>
            <w:webHidden/>
          </w:rPr>
          <w:fldChar w:fldCharType="begin"/>
        </w:r>
        <w:r>
          <w:rPr>
            <w:noProof/>
            <w:webHidden/>
          </w:rPr>
          <w:instrText xml:space="preserve"> PAGEREF _Toc28892940 \h </w:instrText>
        </w:r>
        <w:r>
          <w:rPr>
            <w:noProof/>
            <w:webHidden/>
          </w:rPr>
        </w:r>
        <w:r>
          <w:rPr>
            <w:noProof/>
            <w:webHidden/>
          </w:rPr>
          <w:fldChar w:fldCharType="separate"/>
        </w:r>
        <w:r w:rsidR="00CA0B7C">
          <w:rPr>
            <w:noProof/>
            <w:webHidden/>
          </w:rPr>
          <w:t>60</w:t>
        </w:r>
        <w:r>
          <w:rPr>
            <w:noProof/>
            <w:webHidden/>
          </w:rPr>
          <w:fldChar w:fldCharType="end"/>
        </w:r>
      </w:hyperlink>
    </w:p>
    <w:p w14:paraId="14D7643D" w14:textId="514461C5" w:rsidR="00012709" w:rsidRDefault="00012709" w:rsidP="00A02960">
      <w:pPr>
        <w:pStyle w:val="TableofFigures"/>
        <w:tabs>
          <w:tab w:val="right" w:leader="dot" w:pos="9016"/>
        </w:tabs>
        <w:spacing w:after="100"/>
        <w:rPr>
          <w:rFonts w:eastAsiaTheme="minorEastAsia"/>
          <w:noProof/>
          <w:lang w:eastAsia="en-GB"/>
        </w:rPr>
      </w:pPr>
      <w:hyperlink w:anchor="_Toc28892941" w:history="1">
        <w:r w:rsidRPr="00E22962">
          <w:rPr>
            <w:rStyle w:val="Hyperlink"/>
            <w:noProof/>
          </w:rPr>
          <w:t>Figure 38 – Device Manager (Driver Missing)</w:t>
        </w:r>
        <w:r>
          <w:rPr>
            <w:noProof/>
            <w:webHidden/>
          </w:rPr>
          <w:tab/>
        </w:r>
        <w:r>
          <w:rPr>
            <w:noProof/>
            <w:webHidden/>
          </w:rPr>
          <w:fldChar w:fldCharType="begin"/>
        </w:r>
        <w:r>
          <w:rPr>
            <w:noProof/>
            <w:webHidden/>
          </w:rPr>
          <w:instrText xml:space="preserve"> PAGEREF _Toc28892941 \h </w:instrText>
        </w:r>
        <w:r>
          <w:rPr>
            <w:noProof/>
            <w:webHidden/>
          </w:rPr>
        </w:r>
        <w:r>
          <w:rPr>
            <w:noProof/>
            <w:webHidden/>
          </w:rPr>
          <w:fldChar w:fldCharType="separate"/>
        </w:r>
        <w:r w:rsidR="00CA0B7C">
          <w:rPr>
            <w:noProof/>
            <w:webHidden/>
          </w:rPr>
          <w:t>60</w:t>
        </w:r>
        <w:r>
          <w:rPr>
            <w:noProof/>
            <w:webHidden/>
          </w:rPr>
          <w:fldChar w:fldCharType="end"/>
        </w:r>
      </w:hyperlink>
    </w:p>
    <w:p w14:paraId="262D4497" w14:textId="6EB9BE80" w:rsidR="00012709" w:rsidRDefault="00012709" w:rsidP="00A02960">
      <w:pPr>
        <w:pStyle w:val="TableofFigures"/>
        <w:tabs>
          <w:tab w:val="right" w:leader="dot" w:pos="9016"/>
        </w:tabs>
        <w:spacing w:after="100"/>
        <w:rPr>
          <w:rFonts w:eastAsiaTheme="minorEastAsia"/>
          <w:noProof/>
          <w:lang w:eastAsia="en-GB"/>
        </w:rPr>
      </w:pPr>
      <w:hyperlink w:anchor="_Toc28892942" w:history="1">
        <w:r w:rsidRPr="00E22962">
          <w:rPr>
            <w:rStyle w:val="Hyperlink"/>
            <w:noProof/>
          </w:rPr>
          <w:t>Figure 39 – Device Manager (Port COM14)</w:t>
        </w:r>
        <w:r>
          <w:rPr>
            <w:noProof/>
            <w:webHidden/>
          </w:rPr>
          <w:tab/>
        </w:r>
        <w:r>
          <w:rPr>
            <w:noProof/>
            <w:webHidden/>
          </w:rPr>
          <w:fldChar w:fldCharType="begin"/>
        </w:r>
        <w:r>
          <w:rPr>
            <w:noProof/>
            <w:webHidden/>
          </w:rPr>
          <w:instrText xml:space="preserve"> PAGEREF _Toc28892942 \h </w:instrText>
        </w:r>
        <w:r>
          <w:rPr>
            <w:noProof/>
            <w:webHidden/>
          </w:rPr>
        </w:r>
        <w:r>
          <w:rPr>
            <w:noProof/>
            <w:webHidden/>
          </w:rPr>
          <w:fldChar w:fldCharType="separate"/>
        </w:r>
        <w:r w:rsidR="00CA0B7C">
          <w:rPr>
            <w:noProof/>
            <w:webHidden/>
          </w:rPr>
          <w:t>61</w:t>
        </w:r>
        <w:r>
          <w:rPr>
            <w:noProof/>
            <w:webHidden/>
          </w:rPr>
          <w:fldChar w:fldCharType="end"/>
        </w:r>
      </w:hyperlink>
    </w:p>
    <w:p w14:paraId="31AD1E53" w14:textId="0D674A8F" w:rsidR="00012709" w:rsidRDefault="00012709" w:rsidP="00A02960">
      <w:pPr>
        <w:pStyle w:val="TableofFigures"/>
        <w:tabs>
          <w:tab w:val="right" w:leader="dot" w:pos="9016"/>
        </w:tabs>
        <w:spacing w:after="100"/>
        <w:rPr>
          <w:rFonts w:eastAsiaTheme="minorEastAsia"/>
          <w:noProof/>
          <w:lang w:eastAsia="en-GB"/>
        </w:rPr>
      </w:pPr>
      <w:hyperlink w:anchor="_Toc28892943" w:history="1">
        <w:r w:rsidRPr="00E22962">
          <w:rPr>
            <w:rStyle w:val="Hyperlink"/>
            <w:noProof/>
          </w:rPr>
          <w:t>Figure 40 – Device Manager Context Menu</w:t>
        </w:r>
        <w:r>
          <w:rPr>
            <w:noProof/>
            <w:webHidden/>
          </w:rPr>
          <w:tab/>
        </w:r>
        <w:r>
          <w:rPr>
            <w:noProof/>
            <w:webHidden/>
          </w:rPr>
          <w:fldChar w:fldCharType="begin"/>
        </w:r>
        <w:r>
          <w:rPr>
            <w:noProof/>
            <w:webHidden/>
          </w:rPr>
          <w:instrText xml:space="preserve"> PAGEREF _Toc28892943 \h </w:instrText>
        </w:r>
        <w:r>
          <w:rPr>
            <w:noProof/>
            <w:webHidden/>
          </w:rPr>
        </w:r>
        <w:r>
          <w:rPr>
            <w:noProof/>
            <w:webHidden/>
          </w:rPr>
          <w:fldChar w:fldCharType="separate"/>
        </w:r>
        <w:r w:rsidR="00CA0B7C">
          <w:rPr>
            <w:noProof/>
            <w:webHidden/>
          </w:rPr>
          <w:t>62</w:t>
        </w:r>
        <w:r>
          <w:rPr>
            <w:noProof/>
            <w:webHidden/>
          </w:rPr>
          <w:fldChar w:fldCharType="end"/>
        </w:r>
      </w:hyperlink>
    </w:p>
    <w:p w14:paraId="59712098" w14:textId="04D0E206" w:rsidR="00012709" w:rsidRDefault="00012709" w:rsidP="00A02960">
      <w:pPr>
        <w:pStyle w:val="TableofFigures"/>
        <w:tabs>
          <w:tab w:val="right" w:leader="dot" w:pos="9016"/>
        </w:tabs>
        <w:spacing w:after="100"/>
        <w:rPr>
          <w:rFonts w:eastAsiaTheme="minorEastAsia"/>
          <w:noProof/>
          <w:lang w:eastAsia="en-GB"/>
        </w:rPr>
      </w:pPr>
      <w:hyperlink w:anchor="_Toc28892944" w:history="1">
        <w:r w:rsidRPr="00E22962">
          <w:rPr>
            <w:rStyle w:val="Hyperlink"/>
            <w:noProof/>
          </w:rPr>
          <w:t>Figure 41 – COM Port Properties</w:t>
        </w:r>
        <w:r>
          <w:rPr>
            <w:noProof/>
            <w:webHidden/>
          </w:rPr>
          <w:tab/>
        </w:r>
        <w:r>
          <w:rPr>
            <w:noProof/>
            <w:webHidden/>
          </w:rPr>
          <w:fldChar w:fldCharType="begin"/>
        </w:r>
        <w:r>
          <w:rPr>
            <w:noProof/>
            <w:webHidden/>
          </w:rPr>
          <w:instrText xml:space="preserve"> PAGEREF _Toc28892944 \h </w:instrText>
        </w:r>
        <w:r>
          <w:rPr>
            <w:noProof/>
            <w:webHidden/>
          </w:rPr>
        </w:r>
        <w:r>
          <w:rPr>
            <w:noProof/>
            <w:webHidden/>
          </w:rPr>
          <w:fldChar w:fldCharType="separate"/>
        </w:r>
        <w:r w:rsidR="00CA0B7C">
          <w:rPr>
            <w:noProof/>
            <w:webHidden/>
          </w:rPr>
          <w:t>62</w:t>
        </w:r>
        <w:r>
          <w:rPr>
            <w:noProof/>
            <w:webHidden/>
          </w:rPr>
          <w:fldChar w:fldCharType="end"/>
        </w:r>
      </w:hyperlink>
    </w:p>
    <w:p w14:paraId="63FC3F85" w14:textId="11405EDA" w:rsidR="00012709" w:rsidRDefault="00012709" w:rsidP="00A02960">
      <w:pPr>
        <w:pStyle w:val="TableofFigures"/>
        <w:tabs>
          <w:tab w:val="right" w:leader="dot" w:pos="9016"/>
        </w:tabs>
        <w:spacing w:after="100"/>
        <w:rPr>
          <w:rFonts w:eastAsiaTheme="minorEastAsia"/>
          <w:noProof/>
          <w:lang w:eastAsia="en-GB"/>
        </w:rPr>
      </w:pPr>
      <w:hyperlink w:anchor="_Toc28892945" w:history="1">
        <w:r w:rsidRPr="00E22962">
          <w:rPr>
            <w:rStyle w:val="Hyperlink"/>
            <w:noProof/>
          </w:rPr>
          <w:t>Figure 42 – COM Port Advanced Settings (Prolific)</w:t>
        </w:r>
        <w:r>
          <w:rPr>
            <w:noProof/>
            <w:webHidden/>
          </w:rPr>
          <w:tab/>
        </w:r>
        <w:r>
          <w:rPr>
            <w:noProof/>
            <w:webHidden/>
          </w:rPr>
          <w:fldChar w:fldCharType="begin"/>
        </w:r>
        <w:r>
          <w:rPr>
            <w:noProof/>
            <w:webHidden/>
          </w:rPr>
          <w:instrText xml:space="preserve"> PAGEREF _Toc28892945 \h </w:instrText>
        </w:r>
        <w:r>
          <w:rPr>
            <w:noProof/>
            <w:webHidden/>
          </w:rPr>
        </w:r>
        <w:r>
          <w:rPr>
            <w:noProof/>
            <w:webHidden/>
          </w:rPr>
          <w:fldChar w:fldCharType="separate"/>
        </w:r>
        <w:r w:rsidR="00CA0B7C">
          <w:rPr>
            <w:noProof/>
            <w:webHidden/>
          </w:rPr>
          <w:t>63</w:t>
        </w:r>
        <w:r>
          <w:rPr>
            <w:noProof/>
            <w:webHidden/>
          </w:rPr>
          <w:fldChar w:fldCharType="end"/>
        </w:r>
      </w:hyperlink>
    </w:p>
    <w:p w14:paraId="5F1DC0CF" w14:textId="6B3798A0" w:rsidR="00012709" w:rsidRDefault="00012709" w:rsidP="00A02960">
      <w:pPr>
        <w:pStyle w:val="TableofFigures"/>
        <w:tabs>
          <w:tab w:val="right" w:leader="dot" w:pos="9016"/>
        </w:tabs>
        <w:spacing w:after="100"/>
        <w:rPr>
          <w:rFonts w:eastAsiaTheme="minorEastAsia"/>
          <w:noProof/>
          <w:lang w:eastAsia="en-GB"/>
        </w:rPr>
      </w:pPr>
      <w:hyperlink w:anchor="_Toc28892946" w:history="1">
        <w:r w:rsidRPr="00E22962">
          <w:rPr>
            <w:rStyle w:val="Hyperlink"/>
            <w:noProof/>
          </w:rPr>
          <w:t>Figure 43 – COM Port Advanced Settings (FTDI)</w:t>
        </w:r>
        <w:r>
          <w:rPr>
            <w:noProof/>
            <w:webHidden/>
          </w:rPr>
          <w:tab/>
        </w:r>
        <w:r>
          <w:rPr>
            <w:noProof/>
            <w:webHidden/>
          </w:rPr>
          <w:fldChar w:fldCharType="begin"/>
        </w:r>
        <w:r>
          <w:rPr>
            <w:noProof/>
            <w:webHidden/>
          </w:rPr>
          <w:instrText xml:space="preserve"> PAGEREF _Toc28892946 \h </w:instrText>
        </w:r>
        <w:r>
          <w:rPr>
            <w:noProof/>
            <w:webHidden/>
          </w:rPr>
        </w:r>
        <w:r>
          <w:rPr>
            <w:noProof/>
            <w:webHidden/>
          </w:rPr>
          <w:fldChar w:fldCharType="separate"/>
        </w:r>
        <w:r w:rsidR="00CA0B7C">
          <w:rPr>
            <w:noProof/>
            <w:webHidden/>
          </w:rPr>
          <w:t>63</w:t>
        </w:r>
        <w:r>
          <w:rPr>
            <w:noProof/>
            <w:webHidden/>
          </w:rPr>
          <w:fldChar w:fldCharType="end"/>
        </w:r>
      </w:hyperlink>
    </w:p>
    <w:p w14:paraId="137AA9D5" w14:textId="152F6187" w:rsidR="00012709" w:rsidRDefault="00012709" w:rsidP="00A02960">
      <w:pPr>
        <w:pStyle w:val="TableofFigures"/>
        <w:tabs>
          <w:tab w:val="right" w:leader="dot" w:pos="9016"/>
        </w:tabs>
        <w:spacing w:after="100"/>
        <w:rPr>
          <w:rFonts w:eastAsiaTheme="minorEastAsia"/>
          <w:noProof/>
          <w:lang w:eastAsia="en-GB"/>
        </w:rPr>
      </w:pPr>
      <w:hyperlink w:anchor="_Toc28892947" w:history="1">
        <w:r w:rsidRPr="00E22962">
          <w:rPr>
            <w:rStyle w:val="Hyperlink"/>
            <w:noProof/>
          </w:rPr>
          <w:t>Figure 44 – Device Manager (Reconfigured Port COM3)</w:t>
        </w:r>
        <w:r>
          <w:rPr>
            <w:noProof/>
            <w:webHidden/>
          </w:rPr>
          <w:tab/>
        </w:r>
        <w:r>
          <w:rPr>
            <w:noProof/>
            <w:webHidden/>
          </w:rPr>
          <w:fldChar w:fldCharType="begin"/>
        </w:r>
        <w:r>
          <w:rPr>
            <w:noProof/>
            <w:webHidden/>
          </w:rPr>
          <w:instrText xml:space="preserve"> PAGEREF _Toc28892947 \h </w:instrText>
        </w:r>
        <w:r>
          <w:rPr>
            <w:noProof/>
            <w:webHidden/>
          </w:rPr>
        </w:r>
        <w:r>
          <w:rPr>
            <w:noProof/>
            <w:webHidden/>
          </w:rPr>
          <w:fldChar w:fldCharType="separate"/>
        </w:r>
        <w:r w:rsidR="00CA0B7C">
          <w:rPr>
            <w:noProof/>
            <w:webHidden/>
          </w:rPr>
          <w:t>64</w:t>
        </w:r>
        <w:r>
          <w:rPr>
            <w:noProof/>
            <w:webHidden/>
          </w:rPr>
          <w:fldChar w:fldCharType="end"/>
        </w:r>
      </w:hyperlink>
    </w:p>
    <w:p w14:paraId="63D201AE" w14:textId="54584934" w:rsidR="00012709" w:rsidRDefault="00012709" w:rsidP="00A02960">
      <w:pPr>
        <w:pStyle w:val="TableofFigures"/>
        <w:tabs>
          <w:tab w:val="right" w:leader="dot" w:pos="9016"/>
        </w:tabs>
        <w:spacing w:after="100"/>
        <w:rPr>
          <w:rFonts w:eastAsiaTheme="minorEastAsia"/>
          <w:noProof/>
          <w:lang w:eastAsia="en-GB"/>
        </w:rPr>
      </w:pPr>
      <w:hyperlink w:anchor="_Toc28892948" w:history="1">
        <w:r w:rsidRPr="00E22962">
          <w:rPr>
            <w:rStyle w:val="Hyperlink"/>
            <w:noProof/>
          </w:rPr>
          <w:t>Figure 45 – Liverpool Cathedral Odd-Struckness Chart</w:t>
        </w:r>
        <w:r>
          <w:rPr>
            <w:noProof/>
            <w:webHidden/>
          </w:rPr>
          <w:tab/>
        </w:r>
        <w:r>
          <w:rPr>
            <w:noProof/>
            <w:webHidden/>
          </w:rPr>
          <w:fldChar w:fldCharType="begin"/>
        </w:r>
        <w:r>
          <w:rPr>
            <w:noProof/>
            <w:webHidden/>
          </w:rPr>
          <w:instrText xml:space="preserve"> PAGEREF _Toc28892948 \h </w:instrText>
        </w:r>
        <w:r>
          <w:rPr>
            <w:noProof/>
            <w:webHidden/>
          </w:rPr>
        </w:r>
        <w:r>
          <w:rPr>
            <w:noProof/>
            <w:webHidden/>
          </w:rPr>
          <w:fldChar w:fldCharType="separate"/>
        </w:r>
        <w:r w:rsidR="00CA0B7C">
          <w:rPr>
            <w:noProof/>
            <w:webHidden/>
          </w:rPr>
          <w:t>69</w:t>
        </w:r>
        <w:r>
          <w:rPr>
            <w:noProof/>
            <w:webHidden/>
          </w:rPr>
          <w:fldChar w:fldCharType="end"/>
        </w:r>
      </w:hyperlink>
    </w:p>
    <w:p w14:paraId="0A975DFC" w14:textId="62F13D2D" w:rsidR="00012709" w:rsidRDefault="00012709">
      <w:pPr>
        <w:pStyle w:val="TableofFigures"/>
        <w:tabs>
          <w:tab w:val="right" w:leader="dot" w:pos="9016"/>
        </w:tabs>
        <w:rPr>
          <w:rFonts w:eastAsiaTheme="minorEastAsia"/>
          <w:noProof/>
          <w:lang w:eastAsia="en-GB"/>
        </w:rPr>
      </w:pPr>
      <w:hyperlink w:anchor="_Toc28892949" w:history="1">
        <w:r w:rsidRPr="00E22962">
          <w:rPr>
            <w:rStyle w:val="Hyperlink"/>
            <w:noProof/>
          </w:rPr>
          <w:t>Figure 46 – Quarter Peal Sensor Head Test Timings</w:t>
        </w:r>
        <w:r>
          <w:rPr>
            <w:noProof/>
            <w:webHidden/>
          </w:rPr>
          <w:tab/>
        </w:r>
        <w:r>
          <w:rPr>
            <w:noProof/>
            <w:webHidden/>
          </w:rPr>
          <w:fldChar w:fldCharType="begin"/>
        </w:r>
        <w:r>
          <w:rPr>
            <w:noProof/>
            <w:webHidden/>
          </w:rPr>
          <w:instrText xml:space="preserve"> PAGEREF _Toc28892949 \h </w:instrText>
        </w:r>
        <w:r>
          <w:rPr>
            <w:noProof/>
            <w:webHidden/>
          </w:rPr>
        </w:r>
        <w:r>
          <w:rPr>
            <w:noProof/>
            <w:webHidden/>
          </w:rPr>
          <w:fldChar w:fldCharType="separate"/>
        </w:r>
        <w:r w:rsidR="00CA0B7C">
          <w:rPr>
            <w:noProof/>
            <w:webHidden/>
          </w:rPr>
          <w:t>74</w:t>
        </w:r>
        <w:r>
          <w:rPr>
            <w:noProof/>
            <w:webHidden/>
          </w:rPr>
          <w:fldChar w:fldCharType="end"/>
        </w:r>
      </w:hyperlink>
    </w:p>
    <w:p w14:paraId="1D962CF8" w14:textId="7D9410F6" w:rsidR="003A3D10" w:rsidRDefault="003A3D10" w:rsidP="00A02960">
      <w:pPr>
        <w:pStyle w:val="Heading1"/>
        <w:spacing w:after="100"/>
      </w:pPr>
      <w:r>
        <w:fldChar w:fldCharType="end"/>
      </w:r>
      <w:bookmarkStart w:id="6" w:name="_Toc28892811"/>
      <w:r w:rsidR="00E35852">
        <w:t>Index of Tables</w:t>
      </w:r>
      <w:bookmarkEnd w:id="6"/>
    </w:p>
    <w:p w14:paraId="6B75927C" w14:textId="6BF6730F" w:rsidR="00012709" w:rsidRDefault="00E35852" w:rsidP="00A02960">
      <w:pPr>
        <w:pStyle w:val="TableofFigures"/>
        <w:tabs>
          <w:tab w:val="right" w:leader="dot" w:pos="9016"/>
        </w:tabs>
        <w:spacing w:after="100"/>
        <w:rPr>
          <w:rFonts w:eastAsiaTheme="minorEastAsia"/>
          <w:noProof/>
          <w:lang w:eastAsia="en-GB"/>
        </w:rPr>
      </w:pPr>
      <w:r>
        <w:fldChar w:fldCharType="begin"/>
      </w:r>
      <w:r>
        <w:instrText xml:space="preserve"> TOC \h \z \c "Table" </w:instrText>
      </w:r>
      <w:r>
        <w:fldChar w:fldCharType="separate"/>
      </w:r>
      <w:hyperlink w:anchor="_Toc28892950" w:history="1">
        <w:r w:rsidR="00012709" w:rsidRPr="003F7D57">
          <w:rPr>
            <w:rStyle w:val="Hyperlink"/>
            <w:noProof/>
          </w:rPr>
          <w:t>Table 1 – Microcontroller I/O Pin Assignments</w:t>
        </w:r>
        <w:r w:rsidR="00012709">
          <w:rPr>
            <w:noProof/>
            <w:webHidden/>
          </w:rPr>
          <w:tab/>
        </w:r>
        <w:r w:rsidR="00012709">
          <w:rPr>
            <w:noProof/>
            <w:webHidden/>
          </w:rPr>
          <w:fldChar w:fldCharType="begin"/>
        </w:r>
        <w:r w:rsidR="00012709">
          <w:rPr>
            <w:noProof/>
            <w:webHidden/>
          </w:rPr>
          <w:instrText xml:space="preserve"> PAGEREF _Toc28892950 \h </w:instrText>
        </w:r>
        <w:r w:rsidR="00012709">
          <w:rPr>
            <w:noProof/>
            <w:webHidden/>
          </w:rPr>
        </w:r>
        <w:r w:rsidR="00012709">
          <w:rPr>
            <w:noProof/>
            <w:webHidden/>
          </w:rPr>
          <w:fldChar w:fldCharType="separate"/>
        </w:r>
        <w:r w:rsidR="00CA0B7C">
          <w:rPr>
            <w:noProof/>
            <w:webHidden/>
          </w:rPr>
          <w:t>19</w:t>
        </w:r>
        <w:r w:rsidR="00012709">
          <w:rPr>
            <w:noProof/>
            <w:webHidden/>
          </w:rPr>
          <w:fldChar w:fldCharType="end"/>
        </w:r>
      </w:hyperlink>
    </w:p>
    <w:p w14:paraId="188199DB" w14:textId="336ED4A9" w:rsidR="00012709" w:rsidRDefault="00012709" w:rsidP="00A02960">
      <w:pPr>
        <w:pStyle w:val="TableofFigures"/>
        <w:tabs>
          <w:tab w:val="right" w:leader="dot" w:pos="9016"/>
        </w:tabs>
        <w:spacing w:after="100"/>
        <w:rPr>
          <w:rFonts w:eastAsiaTheme="minorEastAsia"/>
          <w:noProof/>
          <w:lang w:eastAsia="en-GB"/>
        </w:rPr>
      </w:pPr>
      <w:hyperlink w:anchor="_Toc28892951" w:history="1">
        <w:r w:rsidRPr="003F7D57">
          <w:rPr>
            <w:rStyle w:val="Hyperlink"/>
            <w:noProof/>
          </w:rPr>
          <w:t>Table 2 – ATmega328P Fuse Settings – Board Rev A to D</w:t>
        </w:r>
        <w:r>
          <w:rPr>
            <w:noProof/>
            <w:webHidden/>
          </w:rPr>
          <w:tab/>
        </w:r>
        <w:r>
          <w:rPr>
            <w:noProof/>
            <w:webHidden/>
          </w:rPr>
          <w:fldChar w:fldCharType="begin"/>
        </w:r>
        <w:r>
          <w:rPr>
            <w:noProof/>
            <w:webHidden/>
          </w:rPr>
          <w:instrText xml:space="preserve"> PAGEREF _Toc28892951 \h </w:instrText>
        </w:r>
        <w:r>
          <w:rPr>
            <w:noProof/>
            <w:webHidden/>
          </w:rPr>
        </w:r>
        <w:r>
          <w:rPr>
            <w:noProof/>
            <w:webHidden/>
          </w:rPr>
          <w:fldChar w:fldCharType="separate"/>
        </w:r>
        <w:r w:rsidR="00CA0B7C">
          <w:rPr>
            <w:noProof/>
            <w:webHidden/>
          </w:rPr>
          <w:t>20</w:t>
        </w:r>
        <w:r>
          <w:rPr>
            <w:noProof/>
            <w:webHidden/>
          </w:rPr>
          <w:fldChar w:fldCharType="end"/>
        </w:r>
      </w:hyperlink>
    </w:p>
    <w:p w14:paraId="3EF8354F" w14:textId="0172D042" w:rsidR="00012709" w:rsidRDefault="00012709" w:rsidP="00A02960">
      <w:pPr>
        <w:pStyle w:val="TableofFigures"/>
        <w:tabs>
          <w:tab w:val="right" w:leader="dot" w:pos="9016"/>
        </w:tabs>
        <w:spacing w:after="100"/>
        <w:rPr>
          <w:rFonts w:eastAsiaTheme="minorEastAsia"/>
          <w:noProof/>
          <w:lang w:eastAsia="en-GB"/>
        </w:rPr>
      </w:pPr>
      <w:hyperlink w:anchor="_Toc28892952" w:history="1">
        <w:r w:rsidRPr="003F7D57">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_Toc28892952 \h </w:instrText>
        </w:r>
        <w:r>
          <w:rPr>
            <w:noProof/>
            <w:webHidden/>
          </w:rPr>
        </w:r>
        <w:r>
          <w:rPr>
            <w:noProof/>
            <w:webHidden/>
          </w:rPr>
          <w:fldChar w:fldCharType="separate"/>
        </w:r>
        <w:r w:rsidR="00CA0B7C">
          <w:rPr>
            <w:noProof/>
            <w:webHidden/>
          </w:rPr>
          <w:t>20</w:t>
        </w:r>
        <w:r>
          <w:rPr>
            <w:noProof/>
            <w:webHidden/>
          </w:rPr>
          <w:fldChar w:fldCharType="end"/>
        </w:r>
      </w:hyperlink>
    </w:p>
    <w:p w14:paraId="5321EDDE" w14:textId="65E222BF" w:rsidR="00012709" w:rsidRDefault="00012709" w:rsidP="00A02960">
      <w:pPr>
        <w:pStyle w:val="TableofFigures"/>
        <w:tabs>
          <w:tab w:val="right" w:leader="dot" w:pos="9016"/>
        </w:tabs>
        <w:spacing w:after="100"/>
        <w:rPr>
          <w:rFonts w:eastAsiaTheme="minorEastAsia"/>
          <w:noProof/>
          <w:lang w:eastAsia="en-GB"/>
        </w:rPr>
      </w:pPr>
      <w:hyperlink w:anchor="_Toc28892953" w:history="1">
        <w:r w:rsidRPr="003F7D57">
          <w:rPr>
            <w:rStyle w:val="Hyperlink"/>
            <w:noProof/>
          </w:rPr>
          <w:t>Table 4 – MBI Protocol Commands</w:t>
        </w:r>
        <w:r>
          <w:rPr>
            <w:noProof/>
            <w:webHidden/>
          </w:rPr>
          <w:tab/>
        </w:r>
        <w:r>
          <w:rPr>
            <w:noProof/>
            <w:webHidden/>
          </w:rPr>
          <w:fldChar w:fldCharType="begin"/>
        </w:r>
        <w:r>
          <w:rPr>
            <w:noProof/>
            <w:webHidden/>
          </w:rPr>
          <w:instrText xml:space="preserve"> PAGEREF _Toc28892953 \h </w:instrText>
        </w:r>
        <w:r>
          <w:rPr>
            <w:noProof/>
            <w:webHidden/>
          </w:rPr>
        </w:r>
        <w:r>
          <w:rPr>
            <w:noProof/>
            <w:webHidden/>
          </w:rPr>
          <w:fldChar w:fldCharType="separate"/>
        </w:r>
        <w:r w:rsidR="00CA0B7C">
          <w:rPr>
            <w:noProof/>
            <w:webHidden/>
          </w:rPr>
          <w:t>66</w:t>
        </w:r>
        <w:r>
          <w:rPr>
            <w:noProof/>
            <w:webHidden/>
          </w:rPr>
          <w:fldChar w:fldCharType="end"/>
        </w:r>
      </w:hyperlink>
    </w:p>
    <w:p w14:paraId="57AF3324" w14:textId="7661D8F9" w:rsidR="00012709" w:rsidRDefault="00012709" w:rsidP="00A02960">
      <w:pPr>
        <w:pStyle w:val="TableofFigures"/>
        <w:tabs>
          <w:tab w:val="right" w:leader="dot" w:pos="9016"/>
        </w:tabs>
        <w:spacing w:after="100"/>
        <w:rPr>
          <w:rFonts w:eastAsiaTheme="minorEastAsia"/>
          <w:noProof/>
          <w:lang w:eastAsia="en-GB"/>
        </w:rPr>
      </w:pPr>
      <w:hyperlink w:anchor="_Toc28892954" w:history="1">
        <w:r w:rsidRPr="003F7D57">
          <w:rPr>
            <w:rStyle w:val="Hyperlink"/>
            <w:noProof/>
          </w:rPr>
          <w:t>Table 5 – Inter-Blow &amp; Inter-Row Intervals</w:t>
        </w:r>
        <w:r>
          <w:rPr>
            <w:noProof/>
            <w:webHidden/>
          </w:rPr>
          <w:tab/>
        </w:r>
        <w:r>
          <w:rPr>
            <w:noProof/>
            <w:webHidden/>
          </w:rPr>
          <w:fldChar w:fldCharType="begin"/>
        </w:r>
        <w:r>
          <w:rPr>
            <w:noProof/>
            <w:webHidden/>
          </w:rPr>
          <w:instrText xml:space="preserve"> PAGEREF _Toc28892954 \h </w:instrText>
        </w:r>
        <w:r>
          <w:rPr>
            <w:noProof/>
            <w:webHidden/>
          </w:rPr>
        </w:r>
        <w:r>
          <w:rPr>
            <w:noProof/>
            <w:webHidden/>
          </w:rPr>
          <w:fldChar w:fldCharType="separate"/>
        </w:r>
        <w:r w:rsidR="00CA0B7C">
          <w:rPr>
            <w:noProof/>
            <w:webHidden/>
          </w:rPr>
          <w:t>67</w:t>
        </w:r>
        <w:r>
          <w:rPr>
            <w:noProof/>
            <w:webHidden/>
          </w:rPr>
          <w:fldChar w:fldCharType="end"/>
        </w:r>
      </w:hyperlink>
    </w:p>
    <w:p w14:paraId="7749CF94" w14:textId="4C5B4459" w:rsidR="00012709" w:rsidRDefault="00012709" w:rsidP="00A02960">
      <w:pPr>
        <w:pStyle w:val="TableofFigures"/>
        <w:tabs>
          <w:tab w:val="right" w:leader="dot" w:pos="9016"/>
        </w:tabs>
        <w:spacing w:after="100"/>
        <w:rPr>
          <w:rFonts w:eastAsiaTheme="minorEastAsia"/>
          <w:noProof/>
          <w:lang w:eastAsia="en-GB"/>
        </w:rPr>
      </w:pPr>
      <w:hyperlink w:anchor="_Toc28892955" w:history="1">
        <w:r w:rsidRPr="003F7D57">
          <w:rPr>
            <w:rStyle w:val="Hyperlink"/>
            <w:noProof/>
          </w:rPr>
          <w:t>Table 6 – Sensor Pulse Durations – Liverpool Cathedral</w:t>
        </w:r>
        <w:r>
          <w:rPr>
            <w:noProof/>
            <w:webHidden/>
          </w:rPr>
          <w:tab/>
        </w:r>
        <w:r>
          <w:rPr>
            <w:noProof/>
            <w:webHidden/>
          </w:rPr>
          <w:fldChar w:fldCharType="begin"/>
        </w:r>
        <w:r>
          <w:rPr>
            <w:noProof/>
            <w:webHidden/>
          </w:rPr>
          <w:instrText xml:space="preserve"> PAGEREF _Toc28892955 \h </w:instrText>
        </w:r>
        <w:r>
          <w:rPr>
            <w:noProof/>
            <w:webHidden/>
          </w:rPr>
        </w:r>
        <w:r>
          <w:rPr>
            <w:noProof/>
            <w:webHidden/>
          </w:rPr>
          <w:fldChar w:fldCharType="separate"/>
        </w:r>
        <w:r w:rsidR="00CA0B7C">
          <w:rPr>
            <w:noProof/>
            <w:webHidden/>
          </w:rPr>
          <w:t>68</w:t>
        </w:r>
        <w:r>
          <w:rPr>
            <w:noProof/>
            <w:webHidden/>
          </w:rPr>
          <w:fldChar w:fldCharType="end"/>
        </w:r>
      </w:hyperlink>
    </w:p>
    <w:p w14:paraId="65AD695C" w14:textId="66CCE694" w:rsidR="00012709" w:rsidRDefault="00012709" w:rsidP="00A02960">
      <w:pPr>
        <w:pStyle w:val="TableofFigures"/>
        <w:tabs>
          <w:tab w:val="right" w:leader="dot" w:pos="9016"/>
        </w:tabs>
        <w:spacing w:after="100"/>
        <w:rPr>
          <w:rFonts w:eastAsiaTheme="minorEastAsia"/>
          <w:noProof/>
          <w:lang w:eastAsia="en-GB"/>
        </w:rPr>
      </w:pPr>
      <w:hyperlink w:anchor="_Toc28892956" w:history="1">
        <w:r w:rsidRPr="003F7D57">
          <w:rPr>
            <w:rStyle w:val="Hyperlink"/>
            <w:noProof/>
          </w:rPr>
          <w:t>Table 7 – Theoretical Sensor Pulse Durations – Other Towers</w:t>
        </w:r>
        <w:r>
          <w:rPr>
            <w:noProof/>
            <w:webHidden/>
          </w:rPr>
          <w:tab/>
        </w:r>
        <w:r>
          <w:rPr>
            <w:noProof/>
            <w:webHidden/>
          </w:rPr>
          <w:fldChar w:fldCharType="begin"/>
        </w:r>
        <w:r>
          <w:rPr>
            <w:noProof/>
            <w:webHidden/>
          </w:rPr>
          <w:instrText xml:space="preserve"> PAGEREF _Toc28892956 \h </w:instrText>
        </w:r>
        <w:r>
          <w:rPr>
            <w:noProof/>
            <w:webHidden/>
          </w:rPr>
        </w:r>
        <w:r>
          <w:rPr>
            <w:noProof/>
            <w:webHidden/>
          </w:rPr>
          <w:fldChar w:fldCharType="separate"/>
        </w:r>
        <w:r w:rsidR="00CA0B7C">
          <w:rPr>
            <w:noProof/>
            <w:webHidden/>
          </w:rPr>
          <w:t>68</w:t>
        </w:r>
        <w:r>
          <w:rPr>
            <w:noProof/>
            <w:webHidden/>
          </w:rPr>
          <w:fldChar w:fldCharType="end"/>
        </w:r>
      </w:hyperlink>
    </w:p>
    <w:p w14:paraId="48AFCD5B" w14:textId="42E37278" w:rsidR="00012709" w:rsidRDefault="00012709" w:rsidP="00A02960">
      <w:pPr>
        <w:pStyle w:val="TableofFigures"/>
        <w:tabs>
          <w:tab w:val="right" w:leader="dot" w:pos="9016"/>
        </w:tabs>
        <w:spacing w:after="100"/>
        <w:rPr>
          <w:rFonts w:eastAsiaTheme="minorEastAsia"/>
          <w:noProof/>
          <w:lang w:eastAsia="en-GB"/>
        </w:rPr>
      </w:pPr>
      <w:hyperlink w:anchor="_Toc28892957" w:history="1">
        <w:r w:rsidRPr="003F7D57">
          <w:rPr>
            <w:rStyle w:val="Hyperlink"/>
            <w:noProof/>
          </w:rPr>
          <w:t>Table 8 – CLI Command Reference</w:t>
        </w:r>
        <w:r>
          <w:rPr>
            <w:noProof/>
            <w:webHidden/>
          </w:rPr>
          <w:tab/>
        </w:r>
        <w:r>
          <w:rPr>
            <w:noProof/>
            <w:webHidden/>
          </w:rPr>
          <w:fldChar w:fldCharType="begin"/>
        </w:r>
        <w:r>
          <w:rPr>
            <w:noProof/>
            <w:webHidden/>
          </w:rPr>
          <w:instrText xml:space="preserve"> PAGEREF _Toc28892957 \h </w:instrText>
        </w:r>
        <w:r>
          <w:rPr>
            <w:noProof/>
            <w:webHidden/>
          </w:rPr>
        </w:r>
        <w:r>
          <w:rPr>
            <w:noProof/>
            <w:webHidden/>
          </w:rPr>
          <w:fldChar w:fldCharType="separate"/>
        </w:r>
        <w:r w:rsidR="00CA0B7C">
          <w:rPr>
            <w:noProof/>
            <w:webHidden/>
          </w:rPr>
          <w:t>70</w:t>
        </w:r>
        <w:r>
          <w:rPr>
            <w:noProof/>
            <w:webHidden/>
          </w:rPr>
          <w:fldChar w:fldCharType="end"/>
        </w:r>
      </w:hyperlink>
    </w:p>
    <w:p w14:paraId="1B65FB38" w14:textId="067C7933" w:rsidR="00012709" w:rsidRDefault="00012709" w:rsidP="00A02960">
      <w:pPr>
        <w:pStyle w:val="TableofFigures"/>
        <w:tabs>
          <w:tab w:val="right" w:leader="dot" w:pos="9016"/>
        </w:tabs>
        <w:spacing w:after="100"/>
        <w:rPr>
          <w:rFonts w:eastAsiaTheme="minorEastAsia"/>
          <w:noProof/>
          <w:lang w:eastAsia="en-GB"/>
        </w:rPr>
      </w:pPr>
      <w:hyperlink w:anchor="_Toc28892958" w:history="1">
        <w:r w:rsidRPr="003F7D57">
          <w:rPr>
            <w:rStyle w:val="Hyperlink"/>
            <w:noProof/>
          </w:rPr>
          <w:t>Table 9 – LED Signal Codes</w:t>
        </w:r>
        <w:r>
          <w:rPr>
            <w:noProof/>
            <w:webHidden/>
          </w:rPr>
          <w:tab/>
        </w:r>
        <w:r>
          <w:rPr>
            <w:noProof/>
            <w:webHidden/>
          </w:rPr>
          <w:fldChar w:fldCharType="begin"/>
        </w:r>
        <w:r>
          <w:rPr>
            <w:noProof/>
            <w:webHidden/>
          </w:rPr>
          <w:instrText xml:space="preserve"> PAGEREF _Toc28892958 \h </w:instrText>
        </w:r>
        <w:r>
          <w:rPr>
            <w:noProof/>
            <w:webHidden/>
          </w:rPr>
        </w:r>
        <w:r>
          <w:rPr>
            <w:noProof/>
            <w:webHidden/>
          </w:rPr>
          <w:fldChar w:fldCharType="separate"/>
        </w:r>
        <w:r w:rsidR="00CA0B7C">
          <w:rPr>
            <w:noProof/>
            <w:webHidden/>
          </w:rPr>
          <w:t>72</w:t>
        </w:r>
        <w:r>
          <w:rPr>
            <w:noProof/>
            <w:webHidden/>
          </w:rPr>
          <w:fldChar w:fldCharType="end"/>
        </w:r>
      </w:hyperlink>
    </w:p>
    <w:p w14:paraId="3263610C" w14:textId="397FDD52" w:rsidR="00012709" w:rsidRDefault="00012709">
      <w:pPr>
        <w:pStyle w:val="TableofFigures"/>
        <w:tabs>
          <w:tab w:val="right" w:leader="dot" w:pos="9016"/>
        </w:tabs>
        <w:rPr>
          <w:rFonts w:eastAsiaTheme="minorEastAsia"/>
          <w:noProof/>
          <w:lang w:eastAsia="en-GB"/>
        </w:rPr>
      </w:pPr>
      <w:hyperlink w:anchor="_Toc28892959" w:history="1">
        <w:r w:rsidRPr="003F7D57">
          <w:rPr>
            <w:rStyle w:val="Hyperlink"/>
            <w:noProof/>
          </w:rPr>
          <w:t>Table 10 – Useful Links</w:t>
        </w:r>
        <w:r>
          <w:rPr>
            <w:noProof/>
            <w:webHidden/>
          </w:rPr>
          <w:tab/>
        </w:r>
        <w:r>
          <w:rPr>
            <w:noProof/>
            <w:webHidden/>
          </w:rPr>
          <w:fldChar w:fldCharType="begin"/>
        </w:r>
        <w:r>
          <w:rPr>
            <w:noProof/>
            <w:webHidden/>
          </w:rPr>
          <w:instrText xml:space="preserve"> PAGEREF _Toc28892959 \h </w:instrText>
        </w:r>
        <w:r>
          <w:rPr>
            <w:noProof/>
            <w:webHidden/>
          </w:rPr>
        </w:r>
        <w:r>
          <w:rPr>
            <w:noProof/>
            <w:webHidden/>
          </w:rPr>
          <w:fldChar w:fldCharType="separate"/>
        </w:r>
        <w:r w:rsidR="00CA0B7C">
          <w:rPr>
            <w:noProof/>
            <w:webHidden/>
          </w:rPr>
          <w:t>73</w:t>
        </w:r>
        <w:r>
          <w:rPr>
            <w:noProof/>
            <w:webHidden/>
          </w:rPr>
          <w:fldChar w:fldCharType="end"/>
        </w:r>
      </w:hyperlink>
    </w:p>
    <w:p w14:paraId="4A712831" w14:textId="2D56C405" w:rsidR="004D7582" w:rsidRPr="00787764" w:rsidRDefault="00E35852" w:rsidP="0078474A">
      <w:pPr>
        <w:pStyle w:val="Heading1"/>
        <w:pageBreakBefore/>
        <w:spacing w:after="100"/>
      </w:pPr>
      <w:r>
        <w:lastRenderedPageBreak/>
        <w:fldChar w:fldCharType="end"/>
      </w:r>
      <w:bookmarkStart w:id="7" w:name="_Toc28892812"/>
      <w:r w:rsidR="004D7582">
        <w:t>Document History</w:t>
      </w:r>
      <w:bookmarkEnd w:id="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rPr>
          <w:ins w:id="8" w:author="Andrew Instone-Cowie" w:date="2020-08-18T20:33:00Z"/>
        </w:trPr>
        <w:tc>
          <w:tcPr>
            <w:tcW w:w="991" w:type="dxa"/>
          </w:tcPr>
          <w:p w14:paraId="32ED6BCE" w14:textId="78F4C69A" w:rsidR="00A02960" w:rsidRDefault="00A02960" w:rsidP="00A02960">
            <w:pPr>
              <w:contextualSpacing/>
              <w:rPr>
                <w:ins w:id="9" w:author="Andrew Instone-Cowie" w:date="2020-08-18T20:33:00Z"/>
              </w:rPr>
            </w:pPr>
            <w:ins w:id="10" w:author="Andrew Instone-Cowie" w:date="2020-08-18T20:33:00Z">
              <w:r>
                <w:t>1.2</w:t>
              </w:r>
            </w:ins>
          </w:p>
        </w:tc>
        <w:tc>
          <w:tcPr>
            <w:tcW w:w="1822" w:type="dxa"/>
          </w:tcPr>
          <w:p w14:paraId="594D864A" w14:textId="70AB9EBC" w:rsidR="00A02960" w:rsidRDefault="00A02960" w:rsidP="00A02960">
            <w:pPr>
              <w:contextualSpacing/>
              <w:rPr>
                <w:ins w:id="11" w:author="Andrew Instone-Cowie" w:date="2020-08-18T20:33:00Z"/>
              </w:rPr>
            </w:pPr>
            <w:ins w:id="12" w:author="Andrew Instone-Cowie" w:date="2020-08-18T20:33:00Z">
              <w:r>
                <w:t>A J Instone-Cowie</w:t>
              </w:r>
            </w:ins>
          </w:p>
        </w:tc>
        <w:tc>
          <w:tcPr>
            <w:tcW w:w="1390" w:type="dxa"/>
          </w:tcPr>
          <w:p w14:paraId="0E25B787" w14:textId="2A544EB4" w:rsidR="00A02960" w:rsidRDefault="00A02960" w:rsidP="00A02960">
            <w:pPr>
              <w:contextualSpacing/>
              <w:rPr>
                <w:ins w:id="13" w:author="Andrew Instone-Cowie" w:date="2020-08-18T20:33:00Z"/>
              </w:rPr>
            </w:pPr>
            <w:ins w:id="14" w:author="Andrew Instone-Cowie" w:date="2020-08-18T20:33:00Z">
              <w:r>
                <w:t>18/08/2020</w:t>
              </w:r>
            </w:ins>
          </w:p>
        </w:tc>
        <w:tc>
          <w:tcPr>
            <w:tcW w:w="4931" w:type="dxa"/>
          </w:tcPr>
          <w:p w14:paraId="57FE6612" w14:textId="3FF03B82" w:rsidR="00A02960" w:rsidRDefault="00A02960" w:rsidP="00A02960">
            <w:pPr>
              <w:contextualSpacing/>
              <w:rPr>
                <w:ins w:id="15" w:author="Andrew Instone-Cowie" w:date="2020-08-18T20:33:00Z"/>
              </w:rPr>
            </w:pPr>
            <w:ins w:id="16" w:author="Andrew Instone-Cowie" w:date="2020-08-18T20:33:00Z">
              <w:r>
                <w:t>Minor update.</w:t>
              </w:r>
            </w:ins>
          </w:p>
        </w:tc>
      </w:tr>
    </w:tbl>
    <w:p w14:paraId="7A02DD01" w14:textId="77777777" w:rsidR="004D7582" w:rsidRPr="009C1732" w:rsidRDefault="004D7582" w:rsidP="00483BB7"/>
    <w:p w14:paraId="5AE564C6" w14:textId="7B2C3128"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-20</w:t>
      </w:r>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21ED8257" w14:textId="77777777" w:rsidR="00C146CF" w:rsidRDefault="00C146CF" w:rsidP="001B6EA6">
      <w:pPr>
        <w:pStyle w:val="Heading1"/>
      </w:pPr>
      <w:bookmarkStart w:id="17" w:name="_Toc28892813"/>
      <w:r>
        <w:t>Licence</w:t>
      </w:r>
      <w:bookmarkEnd w:id="17"/>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18" w:name="_Toc524372295"/>
      <w:bookmarkStart w:id="19" w:name="_Toc28892814"/>
      <w:r>
        <w:lastRenderedPageBreak/>
        <w:t>Documentation Map</w:t>
      </w:r>
      <w:bookmarkEnd w:id="18"/>
      <w:bookmarkEnd w:id="19"/>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33FD8C69" w:rsidR="004D7B39" w:rsidRDefault="004D7B39" w:rsidP="004D7B39">
      <w:pPr>
        <w:pStyle w:val="Caption"/>
        <w:jc w:val="center"/>
      </w:pPr>
      <w:bookmarkStart w:id="20" w:name="_Toc524372371"/>
      <w:bookmarkStart w:id="21" w:name="_Toc28892904"/>
      <w:r>
        <w:t xml:space="preserve">Figure </w:t>
      </w:r>
      <w:r>
        <w:rPr>
          <w:noProof/>
        </w:rPr>
        <w:fldChar w:fldCharType="begin"/>
      </w:r>
      <w:r>
        <w:rPr>
          <w:noProof/>
        </w:rPr>
        <w:instrText xml:space="preserve"> SEQ Figure \* ARABIC </w:instrText>
      </w:r>
      <w:r>
        <w:rPr>
          <w:noProof/>
        </w:rPr>
        <w:fldChar w:fldCharType="separate"/>
      </w:r>
      <w:r w:rsidR="00CA0B7C">
        <w:rPr>
          <w:noProof/>
        </w:rPr>
        <w:t>1</w:t>
      </w:r>
      <w:r>
        <w:rPr>
          <w:noProof/>
        </w:rPr>
        <w:fldChar w:fldCharType="end"/>
      </w:r>
      <w:r>
        <w:t xml:space="preserve"> – Documentation Map</w:t>
      </w:r>
      <w:bookmarkEnd w:id="20"/>
      <w:bookmarkEnd w:id="21"/>
    </w:p>
    <w:p w14:paraId="6136827F" w14:textId="77777777" w:rsidR="004D7B39" w:rsidRPr="004E080F" w:rsidRDefault="004D7B39" w:rsidP="004D7B39">
      <w:pPr>
        <w:pStyle w:val="Heading1"/>
        <w:pageBreakBefore/>
      </w:pPr>
      <w:bookmarkStart w:id="22" w:name="_Toc524372296"/>
      <w:bookmarkStart w:id="23" w:name="_Toc28892815"/>
      <w:r>
        <w:lastRenderedPageBreak/>
        <w:t>About This Guide</w:t>
      </w:r>
      <w:bookmarkEnd w:id="22"/>
      <w:bookmarkEnd w:id="23"/>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5688529F" w:rsidR="004D7B39" w:rsidRDefault="004D7B39" w:rsidP="004D7B39">
      <w:pPr>
        <w:rPr>
          <w:ins w:id="24" w:author="Andrew Instone-Cowie" w:date="2020-08-18T20:34:00Z"/>
        </w:rPr>
      </w:pPr>
      <w:r w:rsidRPr="009C1732">
        <w:t xml:space="preserve">Please note that </w:t>
      </w:r>
      <w:del w:id="25" w:author="Andrew Instone-Cowie" w:date="2020-08-18T20:33:00Z">
        <w:r w:rsidRPr="009C1732" w:rsidDel="00A02960">
          <w:delText xml:space="preserve">while advice and guidance is available, </w:delText>
        </w:r>
      </w:del>
      <w:r w:rsidRPr="009C1732">
        <w:t>this is a Build-it-Yourself project. No pre-built hardware is available.</w:t>
      </w:r>
    </w:p>
    <w:p w14:paraId="46D68FE1" w14:textId="77777777" w:rsidR="00A02960" w:rsidRPr="009C1732" w:rsidRDefault="00A02960" w:rsidP="004D7B39">
      <w:bookmarkStart w:id="26" w:name="_GoBack"/>
      <w:bookmarkEnd w:id="26"/>
    </w:p>
    <w:p w14:paraId="3BB50A50" w14:textId="0A30585D" w:rsidR="00F922E2" w:rsidRDefault="00F922E2" w:rsidP="003912A1">
      <w:r>
        <w:br w:type="page"/>
      </w:r>
    </w:p>
    <w:p w14:paraId="3644FA53" w14:textId="4B8174A5" w:rsidR="00F922E2" w:rsidRDefault="00F922E2" w:rsidP="00F922E2">
      <w:pPr>
        <w:pStyle w:val="Heading1"/>
        <w:pageBreakBefore/>
      </w:pPr>
      <w:bookmarkStart w:id="27" w:name="_Toc20774291"/>
      <w:bookmarkStart w:id="28" w:name="_Toc28892816"/>
      <w:r w:rsidRPr="00970EDC">
        <w:lastRenderedPageBreak/>
        <w:t xml:space="preserve">Typical </w:t>
      </w:r>
      <w:r w:rsidR="00EB740C">
        <w:t xml:space="preserve">Type 2 </w:t>
      </w:r>
      <w:r>
        <w:t>Simulator Installation</w:t>
      </w:r>
      <w:bookmarkEnd w:id="27"/>
      <w:r w:rsidR="00EB740C">
        <w:t>s</w:t>
      </w:r>
      <w:bookmarkEnd w:id="28"/>
    </w:p>
    <w:p w14:paraId="7298C731" w14:textId="3898442B" w:rsidR="006A0A73" w:rsidRPr="006A0A73" w:rsidRDefault="006A0A73" w:rsidP="006A0A73">
      <w:pPr>
        <w:pStyle w:val="Heading2"/>
      </w:pPr>
      <w:bookmarkStart w:id="29" w:name="_Toc28892817"/>
      <w:r>
        <w:t>Basic Configuration</w:t>
      </w:r>
      <w:bookmarkEnd w:id="29"/>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2DD5B7B7" w:rsidR="00F922E2" w:rsidRPr="000F6726" w:rsidRDefault="00F922E2" w:rsidP="00F922E2">
      <w:pPr>
        <w:pStyle w:val="Caption"/>
        <w:jc w:val="center"/>
      </w:pPr>
      <w:bookmarkStart w:id="30" w:name="_Toc20774378"/>
      <w:bookmarkStart w:id="31" w:name="_Toc28892905"/>
      <w:r>
        <w:t xml:space="preserve">Figure </w:t>
      </w:r>
      <w:r>
        <w:rPr>
          <w:noProof/>
        </w:rPr>
        <w:fldChar w:fldCharType="begin"/>
      </w:r>
      <w:r>
        <w:rPr>
          <w:noProof/>
        </w:rPr>
        <w:instrText xml:space="preserve"> SEQ Figure \* ARABIC </w:instrText>
      </w:r>
      <w:r>
        <w:rPr>
          <w:noProof/>
        </w:rPr>
        <w:fldChar w:fldCharType="separate"/>
      </w:r>
      <w:r w:rsidR="00CA0B7C">
        <w:rPr>
          <w:noProof/>
        </w:rPr>
        <w:t>2</w:t>
      </w:r>
      <w:r>
        <w:rPr>
          <w:noProof/>
        </w:rPr>
        <w:fldChar w:fldCharType="end"/>
      </w:r>
      <w:r>
        <w:t xml:space="preserve"> – Simulator General Arrangement</w:t>
      </w:r>
      <w:bookmarkEnd w:id="30"/>
      <w:bookmarkEnd w:id="31"/>
    </w:p>
    <w:p w14:paraId="13215230" w14:textId="0D247CE5" w:rsidR="00F922E2" w:rsidRDefault="00F922E2" w:rsidP="00F922E2">
      <w:pPr>
        <w:pStyle w:val="Heading2"/>
        <w:pageBreakBefore/>
      </w:pPr>
      <w:bookmarkStart w:id="32" w:name="_Toc20858695"/>
      <w:bookmarkStart w:id="33" w:name="_Toc28892818"/>
      <w:r>
        <w:lastRenderedPageBreak/>
        <w:t>Second PC Module</w:t>
      </w:r>
      <w:bookmarkEnd w:id="32"/>
      <w:bookmarkEnd w:id="33"/>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1A42BDE3" w:rsidR="00F922E2" w:rsidRPr="000F6726" w:rsidRDefault="00F922E2" w:rsidP="00F922E2">
      <w:pPr>
        <w:pStyle w:val="Caption"/>
        <w:jc w:val="center"/>
      </w:pPr>
      <w:bookmarkStart w:id="34" w:name="_Toc20858738"/>
      <w:bookmarkStart w:id="35" w:name="_Toc28892906"/>
      <w:r>
        <w:t xml:space="preserve">Figure </w:t>
      </w:r>
      <w:r>
        <w:rPr>
          <w:noProof/>
        </w:rPr>
        <w:fldChar w:fldCharType="begin"/>
      </w:r>
      <w:r>
        <w:rPr>
          <w:noProof/>
        </w:rPr>
        <w:instrText xml:space="preserve"> SEQ Figure \* ARABIC </w:instrText>
      </w:r>
      <w:r>
        <w:rPr>
          <w:noProof/>
        </w:rPr>
        <w:fldChar w:fldCharType="separate"/>
      </w:r>
      <w:r w:rsidR="00CA0B7C">
        <w:rPr>
          <w:noProof/>
        </w:rPr>
        <w:t>3</w:t>
      </w:r>
      <w:r>
        <w:rPr>
          <w:noProof/>
        </w:rPr>
        <w:fldChar w:fldCharType="end"/>
      </w:r>
      <w:r>
        <w:t xml:space="preserve"> – Second PC Module General Arrangement</w:t>
      </w:r>
      <w:bookmarkEnd w:id="34"/>
      <w:bookmarkEnd w:id="35"/>
    </w:p>
    <w:p w14:paraId="016E1D4A" w14:textId="77777777" w:rsidR="006A0A73" w:rsidRDefault="006A0A73" w:rsidP="00F922E2">
      <w:pPr>
        <w:pStyle w:val="Heading2"/>
      </w:pPr>
      <w:bookmarkStart w:id="36" w:name="_Toc20858696"/>
      <w:r>
        <w:br w:type="page"/>
      </w:r>
    </w:p>
    <w:p w14:paraId="4A580C49" w14:textId="29B78B77" w:rsidR="00F922E2" w:rsidRDefault="00F922E2" w:rsidP="00F922E2">
      <w:pPr>
        <w:pStyle w:val="Heading2"/>
      </w:pPr>
      <w:bookmarkStart w:id="37" w:name="_Toc28892819"/>
      <w:r>
        <w:lastRenderedPageBreak/>
        <w:t>Basic Serial Splitter Module</w:t>
      </w:r>
      <w:bookmarkEnd w:id="36"/>
      <w:bookmarkEnd w:id="37"/>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73B15877" w:rsidR="00F922E2" w:rsidRPr="000F6726" w:rsidRDefault="00F922E2" w:rsidP="00F922E2">
      <w:pPr>
        <w:pStyle w:val="Caption"/>
        <w:jc w:val="center"/>
      </w:pPr>
      <w:bookmarkStart w:id="38" w:name="_Toc20858739"/>
      <w:bookmarkStart w:id="39" w:name="_Toc28892907"/>
      <w:r>
        <w:t xml:space="preserve">Figure </w:t>
      </w:r>
      <w:r>
        <w:rPr>
          <w:noProof/>
        </w:rPr>
        <w:fldChar w:fldCharType="begin"/>
      </w:r>
      <w:r>
        <w:rPr>
          <w:noProof/>
        </w:rPr>
        <w:instrText xml:space="preserve"> SEQ Figure \* ARABIC </w:instrText>
      </w:r>
      <w:r>
        <w:rPr>
          <w:noProof/>
        </w:rPr>
        <w:fldChar w:fldCharType="separate"/>
      </w:r>
      <w:r w:rsidR="00CA0B7C">
        <w:rPr>
          <w:noProof/>
        </w:rPr>
        <w:t>4</w:t>
      </w:r>
      <w:r>
        <w:rPr>
          <w:noProof/>
        </w:rPr>
        <w:fldChar w:fldCharType="end"/>
      </w:r>
      <w:r>
        <w:t xml:space="preserve"> – Basic Serial Splitter Modules General Arrangement</w:t>
      </w:r>
      <w:bookmarkEnd w:id="38"/>
      <w:bookmarkEnd w:id="39"/>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40" w:name="_Toc28892820"/>
      <w:r>
        <w:lastRenderedPageBreak/>
        <w:t xml:space="preserve">Simulator </w:t>
      </w:r>
      <w:r w:rsidR="006E2D44">
        <w:t>Overview</w:t>
      </w:r>
      <w:bookmarkEnd w:id="40"/>
    </w:p>
    <w:p w14:paraId="131A04A3" w14:textId="6D5C8933" w:rsidR="003E6D21" w:rsidRDefault="0051426B" w:rsidP="00DB2BC9">
      <w:pPr>
        <w:pStyle w:val="Heading2"/>
      </w:pPr>
      <w:bookmarkStart w:id="41" w:name="_Toc28892821"/>
      <w:r>
        <w:t xml:space="preserve">Bell </w:t>
      </w:r>
      <w:r w:rsidR="00D51E99">
        <w:t>Sensing Method</w:t>
      </w:r>
      <w:r w:rsidR="006A0A73">
        <w:t>s</w:t>
      </w:r>
      <w:bookmarkEnd w:id="41"/>
    </w:p>
    <w:p w14:paraId="6830AA91" w14:textId="77777777" w:rsidR="00D16863" w:rsidRPr="00D16863" w:rsidRDefault="00D16863" w:rsidP="00D16863">
      <w:pPr>
        <w:pStyle w:val="Heading3"/>
      </w:pPr>
      <w:bookmarkStart w:id="42" w:name="_Toc28892822"/>
      <w:r>
        <w:t>Sensor Types</w:t>
      </w:r>
      <w:bookmarkEnd w:id="42"/>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77777777"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and a wire coil fitted to the wheel shroud, have also been used. In principle the absence of moving parts should make these a very reliable option. However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AFBA78D"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6A0A73" w:rsidRPr="009C1732">
        <w:t>The standard magneto-resistive sensor used by the Type 2 Liverpool Ringing Simulator is derived from this design</w:t>
      </w:r>
      <w:r w:rsidRPr="009C1732">
        <w:t>.</w:t>
      </w:r>
      <w:r w:rsidR="005E1F4A" w:rsidRPr="009C1732">
        <w:t xml:space="preserve"> </w:t>
      </w:r>
    </w:p>
    <w:p w14:paraId="01046A82" w14:textId="62342982"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w:t>
      </w:r>
      <w:r w:rsidRPr="009C1732">
        <w:rPr>
          <w:rStyle w:val="FootnoteReference"/>
        </w:rPr>
        <w:footnoteReference w:id="8"/>
      </w:r>
      <w:r w:rsidRPr="009C1732">
        <w:t xml:space="preserve">.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43" w:name="_Toc28892823"/>
      <w:r>
        <w:lastRenderedPageBreak/>
        <w:t xml:space="preserve">Single vs Dual </w:t>
      </w:r>
      <w:r w:rsidR="005F5863">
        <w:t>Trigger</w:t>
      </w:r>
      <w:bookmarkEnd w:id="43"/>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44" w:name="_Toc28892824"/>
      <w:r>
        <w:t>Dual Triggers</w:t>
      </w:r>
      <w:bookmarkEnd w:id="44"/>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57904052"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CA0B7C">
        <w:t xml:space="preserve">Figure </w:t>
      </w:r>
      <w:r w:rsidR="00CA0B7C">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CA0B7C">
        <w:t xml:space="preserve">Figure </w:t>
      </w:r>
      <w:r w:rsidR="00CA0B7C">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01DDCED2" w:rsidR="007A715D" w:rsidRDefault="007A715D" w:rsidP="007A715D">
            <w:pPr>
              <w:pStyle w:val="Caption"/>
              <w:jc w:val="center"/>
            </w:pPr>
            <w:bookmarkStart w:id="45" w:name="_Ref452126963"/>
            <w:bookmarkStart w:id="46" w:name="_Toc472625841"/>
            <w:bookmarkStart w:id="47" w:name="_Toc28892908"/>
            <w:r>
              <w:t xml:space="preserve">Figure </w:t>
            </w:r>
            <w:r>
              <w:rPr>
                <w:noProof/>
              </w:rPr>
              <w:fldChar w:fldCharType="begin"/>
            </w:r>
            <w:r>
              <w:rPr>
                <w:noProof/>
              </w:rPr>
              <w:instrText xml:space="preserve"> SEQ Figure \* ARABIC </w:instrText>
            </w:r>
            <w:r>
              <w:rPr>
                <w:noProof/>
              </w:rPr>
              <w:fldChar w:fldCharType="separate"/>
            </w:r>
            <w:r w:rsidR="00CA0B7C">
              <w:rPr>
                <w:noProof/>
              </w:rPr>
              <w:t>5</w:t>
            </w:r>
            <w:r>
              <w:rPr>
                <w:noProof/>
              </w:rPr>
              <w:fldChar w:fldCharType="end"/>
            </w:r>
            <w:bookmarkEnd w:id="45"/>
            <w:r>
              <w:t xml:space="preserve"> – Dual Triggers – Backstroke Strike Point</w:t>
            </w:r>
            <w:bookmarkEnd w:id="46"/>
            <w:bookmarkEnd w:id="47"/>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45F6AB28" w:rsidR="007A715D" w:rsidRDefault="007A715D" w:rsidP="007A715D">
            <w:pPr>
              <w:pStyle w:val="Caption"/>
              <w:jc w:val="center"/>
            </w:pPr>
            <w:bookmarkStart w:id="48" w:name="_Ref452127085"/>
            <w:bookmarkStart w:id="49" w:name="_Toc472625842"/>
            <w:bookmarkStart w:id="50" w:name="_Toc28892909"/>
            <w:r>
              <w:t xml:space="preserve">Figure </w:t>
            </w:r>
            <w:r>
              <w:rPr>
                <w:noProof/>
              </w:rPr>
              <w:fldChar w:fldCharType="begin"/>
            </w:r>
            <w:r>
              <w:rPr>
                <w:noProof/>
              </w:rPr>
              <w:instrText xml:space="preserve"> SEQ Figure \* ARABIC </w:instrText>
            </w:r>
            <w:r>
              <w:rPr>
                <w:noProof/>
              </w:rPr>
              <w:fldChar w:fldCharType="separate"/>
            </w:r>
            <w:r w:rsidR="00CA0B7C">
              <w:rPr>
                <w:noProof/>
              </w:rPr>
              <w:t>6</w:t>
            </w:r>
            <w:r>
              <w:rPr>
                <w:noProof/>
              </w:rPr>
              <w:fldChar w:fldCharType="end"/>
            </w:r>
            <w:bookmarkEnd w:id="48"/>
            <w:r>
              <w:t xml:space="preserve"> – Dual Triggers – Handstroke Strike Point</w:t>
            </w:r>
            <w:bookmarkEnd w:id="49"/>
            <w:bookmarkEnd w:id="50"/>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51" w:name="_Toc28892825"/>
      <w:r>
        <w:t>Single Trigger</w:t>
      </w:r>
      <w:bookmarkEnd w:id="51"/>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2CF60580"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CA0B7C">
        <w:t xml:space="preserve">Figure </w:t>
      </w:r>
      <w:r w:rsidR="00CA0B7C">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CA0B7C">
        <w:t xml:space="preserve">Figure </w:t>
      </w:r>
      <w:r w:rsidR="00CA0B7C">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0393D059" w:rsidR="007A715D" w:rsidRDefault="007A715D" w:rsidP="007A715D">
            <w:pPr>
              <w:pStyle w:val="Caption"/>
              <w:spacing w:after="200"/>
              <w:jc w:val="center"/>
            </w:pPr>
            <w:bookmarkStart w:id="52" w:name="_Ref452127569"/>
            <w:bookmarkStart w:id="53" w:name="_Toc472625843"/>
            <w:bookmarkStart w:id="54" w:name="_Toc28892910"/>
            <w:r>
              <w:t xml:space="preserve">Figure </w:t>
            </w:r>
            <w:r>
              <w:rPr>
                <w:noProof/>
              </w:rPr>
              <w:fldChar w:fldCharType="begin"/>
            </w:r>
            <w:r>
              <w:rPr>
                <w:noProof/>
              </w:rPr>
              <w:instrText xml:space="preserve"> SEQ Figure \* ARABIC </w:instrText>
            </w:r>
            <w:r>
              <w:rPr>
                <w:noProof/>
              </w:rPr>
              <w:fldChar w:fldCharType="separate"/>
            </w:r>
            <w:r w:rsidR="00CA0B7C">
              <w:rPr>
                <w:noProof/>
              </w:rPr>
              <w:t>7</w:t>
            </w:r>
            <w:r>
              <w:rPr>
                <w:noProof/>
              </w:rPr>
              <w:fldChar w:fldCharType="end"/>
            </w:r>
            <w:bookmarkEnd w:id="52"/>
            <w:r>
              <w:t xml:space="preserve"> – Single Trigger – Backstroke Strike Point</w:t>
            </w:r>
            <w:bookmarkEnd w:id="53"/>
            <w:bookmarkEnd w:id="54"/>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3F5405D6" w:rsidR="007A715D" w:rsidRDefault="007A715D" w:rsidP="006E2D44">
            <w:pPr>
              <w:pStyle w:val="Caption"/>
              <w:spacing w:after="200"/>
              <w:jc w:val="center"/>
            </w:pPr>
            <w:bookmarkStart w:id="55" w:name="_Ref452127591"/>
            <w:bookmarkStart w:id="56" w:name="_Toc472625844"/>
            <w:bookmarkStart w:id="57" w:name="_Toc28892911"/>
            <w:r>
              <w:t xml:space="preserve">Figure </w:t>
            </w:r>
            <w:r>
              <w:rPr>
                <w:noProof/>
              </w:rPr>
              <w:fldChar w:fldCharType="begin"/>
            </w:r>
            <w:r>
              <w:rPr>
                <w:noProof/>
              </w:rPr>
              <w:instrText xml:space="preserve"> SEQ Figure \* ARABIC </w:instrText>
            </w:r>
            <w:r>
              <w:rPr>
                <w:noProof/>
              </w:rPr>
              <w:fldChar w:fldCharType="separate"/>
            </w:r>
            <w:r w:rsidR="00CA0B7C">
              <w:rPr>
                <w:noProof/>
              </w:rPr>
              <w:t>8</w:t>
            </w:r>
            <w:r>
              <w:rPr>
                <w:noProof/>
              </w:rPr>
              <w:fldChar w:fldCharType="end"/>
            </w:r>
            <w:bookmarkEnd w:id="55"/>
            <w:r>
              <w:t xml:space="preserve"> – Single Trigger – Handstroke Strike Point</w:t>
            </w:r>
            <w:bookmarkEnd w:id="56"/>
            <w:bookmarkEnd w:id="57"/>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58" w:name="_Toc28892826"/>
      <w:r>
        <w:lastRenderedPageBreak/>
        <w:t xml:space="preserve">Simulator </w:t>
      </w:r>
      <w:r w:rsidR="003E6D21">
        <w:t xml:space="preserve">Interface </w:t>
      </w:r>
      <w:r w:rsidR="003912A1">
        <w:t xml:space="preserve">Module </w:t>
      </w:r>
      <w:r w:rsidR="00A001B0">
        <w:t>Hardware</w:t>
      </w:r>
      <w:bookmarkEnd w:id="58"/>
    </w:p>
    <w:p w14:paraId="5BB39279" w14:textId="77777777" w:rsidR="004E23E2" w:rsidRDefault="004E23E2" w:rsidP="005953C1">
      <w:pPr>
        <w:pStyle w:val="Heading2"/>
      </w:pPr>
      <w:bookmarkStart w:id="59" w:name="_Toc28892827"/>
      <w:r>
        <w:t>Overview</w:t>
      </w:r>
      <w:bookmarkEnd w:id="59"/>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60" w:name="_Toc28892828"/>
      <w:r w:rsidRPr="005953C1">
        <w:rPr>
          <w:rStyle w:val="Heading2Char"/>
          <w:b/>
          <w:bCs/>
        </w:rPr>
        <w:t>Hardware</w:t>
      </w:r>
      <w:r w:rsidRPr="005953C1">
        <w:t xml:space="preserve"> </w:t>
      </w:r>
      <w:r w:rsidR="0051426B" w:rsidRPr="005953C1">
        <w:t>Options</w:t>
      </w:r>
      <w:bookmarkEnd w:id="60"/>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61" w:name="_Toc28892829"/>
      <w:r>
        <w:t>Hardware Interrupts</w:t>
      </w:r>
      <w:bookmarkEnd w:id="61"/>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62" w:name="_Toc28892830"/>
      <w:r>
        <w:lastRenderedPageBreak/>
        <w:t>Microcontroller</w:t>
      </w:r>
      <w:r w:rsidR="00BD7089">
        <w:t xml:space="preserve"> </w:t>
      </w:r>
      <w:r w:rsidR="00A14AB7">
        <w:t>Hardware</w:t>
      </w:r>
      <w:bookmarkEnd w:id="62"/>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63" w:name="_Toc28892831"/>
      <w:r>
        <w:t>Serial Line Driver</w:t>
      </w:r>
      <w:bookmarkEnd w:id="63"/>
    </w:p>
    <w:p w14:paraId="29C98F47" w14:textId="70131DA3" w:rsidR="009935F4" w:rsidRPr="009C1732" w:rsidRDefault="009935F4" w:rsidP="005E5122">
      <w:pPr>
        <w:pStyle w:val="ListParagraph"/>
        <w:numPr>
          <w:ilvl w:val="0"/>
          <w:numId w:val="10"/>
        </w:numPr>
      </w:pPr>
      <w:r w:rsidRPr="009C1732">
        <w:t>The Simulator Interface uses the Maxim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E1E9C8B" w14:textId="77777777" w:rsidR="007E4CA5" w:rsidRDefault="007E4CA5" w:rsidP="00585C9F">
      <w:pPr>
        <w:pStyle w:val="Heading2"/>
      </w:pPr>
      <w:bookmarkStart w:id="64" w:name="_Toc28892832"/>
      <w:r>
        <w:t>Transient Voltage Suppression</w:t>
      </w:r>
      <w:bookmarkEnd w:id="64"/>
    </w:p>
    <w:p w14:paraId="77687741" w14:textId="51A94204" w:rsidR="007E4CA5" w:rsidRPr="009C1732" w:rsidRDefault="007E4CA5" w:rsidP="007E4CA5">
      <w:r w:rsidRPr="009C1732">
        <w:t xml:space="preserve">The </w:t>
      </w:r>
      <w:r w:rsidR="002A68B0" w:rsidRPr="009C1732">
        <w:t>s</w:t>
      </w:r>
      <w:r w:rsidRPr="009C1732">
        <w:t>imulator uses Transient Voltage Suppression (TVS) diode</w:t>
      </w:r>
      <w:r w:rsidR="005953C1" w:rsidRPr="009C1732">
        <w:t>s</w:t>
      </w:r>
      <w:r w:rsidRPr="009C1732">
        <w:t xml:space="preserve"> to provide a degree of protection against induced over-voltages on the power supply lines, for example resulting from local lightning strikes (similar devices are included in the Sensor </w:t>
      </w:r>
      <w:r w:rsidR="002A68B0" w:rsidRPr="009C1732">
        <w:t>Module</w:t>
      </w:r>
      <w:r w:rsidRPr="009C1732">
        <w:t xml:space="preserve"> designs).</w:t>
      </w:r>
    </w:p>
    <w:p w14:paraId="236BC623" w14:textId="7F75A37D" w:rsidR="00585C9F" w:rsidRPr="009C1732" w:rsidRDefault="00585C9F" w:rsidP="007E4CA5">
      <w:r w:rsidRPr="009C1732">
        <w:t>Bi-directional TVS diodes are used on the RS-232 signal lines, and uni-directional TVS diodes are used on logic and power supply lines.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65" w:name="_Toc28892833"/>
      <w:r>
        <w:lastRenderedPageBreak/>
        <w:t>Microcontroller Configuration</w:t>
      </w:r>
      <w:bookmarkEnd w:id="65"/>
    </w:p>
    <w:p w14:paraId="7BCD8223" w14:textId="5B74C29B" w:rsidR="007E4CA5" w:rsidRPr="00393B25" w:rsidRDefault="007E4CA5" w:rsidP="00D1596D">
      <w:pPr>
        <w:pStyle w:val="Heading3"/>
      </w:pPr>
      <w:bookmarkStart w:id="66" w:name="_Toc28892834"/>
      <w:r w:rsidRPr="001E1F78">
        <w:t>Microcontroller I/O Pins</w:t>
      </w:r>
      <w:bookmarkEnd w:id="66"/>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2444CE71" w:rsidR="007E4CA5" w:rsidRDefault="007E4CA5" w:rsidP="007E4CA5">
      <w:pPr>
        <w:pStyle w:val="Caption"/>
        <w:keepNext/>
      </w:pPr>
      <w:bookmarkStart w:id="67" w:name="_Toc28892950"/>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CA0B7C">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68" w:name="_Toc28892835"/>
      <w:r w:rsidRPr="001E1F78">
        <w:lastRenderedPageBreak/>
        <w:t>Microcontroller</w:t>
      </w:r>
      <w:r>
        <w:t xml:space="preserve"> Fuse Settings</w:t>
      </w:r>
      <w:bookmarkEnd w:id="68"/>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4F7F3E6D" w:rsidR="00585C9F" w:rsidRDefault="00585C9F" w:rsidP="00585C9F">
      <w:pPr>
        <w:pStyle w:val="Caption"/>
        <w:keepNext/>
      </w:pPr>
      <w:bookmarkStart w:id="69" w:name="_Toc28892951"/>
      <w:r>
        <w:t xml:space="preserve">Table </w:t>
      </w:r>
      <w:r>
        <w:rPr>
          <w:noProof/>
        </w:rPr>
        <w:fldChar w:fldCharType="begin"/>
      </w:r>
      <w:r>
        <w:rPr>
          <w:noProof/>
        </w:rPr>
        <w:instrText xml:space="preserve"> SEQ Table \* ARABIC </w:instrText>
      </w:r>
      <w:r>
        <w:rPr>
          <w:noProof/>
        </w:rPr>
        <w:fldChar w:fldCharType="separate"/>
      </w:r>
      <w:r w:rsidR="00CA0B7C">
        <w:rPr>
          <w:noProof/>
        </w:rPr>
        <w:t>2</w:t>
      </w:r>
      <w:r>
        <w:rPr>
          <w:noProof/>
        </w:rPr>
        <w:fldChar w:fldCharType="end"/>
      </w:r>
      <w:r>
        <w:t xml:space="preserve"> – ATmega328P Fuse Settings – </w:t>
      </w:r>
      <w:r w:rsidR="00D1596D">
        <w:t xml:space="preserve">Board </w:t>
      </w:r>
      <w:r>
        <w:t>Rev A to D</w:t>
      </w:r>
      <w:bookmarkEnd w:id="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2982E2AC" w:rsidR="00D1596D" w:rsidRDefault="00D1596D" w:rsidP="00D1596D">
      <w:r>
        <w:t xml:space="preserve">For more details of these fuse settings and their functions, refer to the ATmega328P data sheet, or see the online fuse calculator at: </w:t>
      </w:r>
      <w:hyperlink r:id="rId18" w:history="1">
        <w:r>
          <w:rPr>
            <w:rStyle w:val="Hyperlink"/>
          </w:rPr>
          <w:t>http://eleccelerator.com/fusecalc/fusecalc.php?chip=atmega328p&amp;LOW=E2&amp;HIGH=DF&amp;EXTENDED=FD</w:t>
        </w:r>
      </w:hyperlink>
      <w:r>
        <w:t>.</w:t>
      </w:r>
    </w:p>
    <w:p w14:paraId="7361C300" w14:textId="54A4ECB8" w:rsidR="003A2793" w:rsidRDefault="003A2793" w:rsidP="00F357DB">
      <w:pPr>
        <w:pStyle w:val="Caption"/>
        <w:keepNext/>
      </w:pPr>
      <w:bookmarkStart w:id="70" w:name="_Toc28892952"/>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CA0B7C">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5742E0E9" w:rsidR="00DD2547" w:rsidRDefault="0029215C" w:rsidP="00111092">
      <w:r>
        <w:t xml:space="preserve">For more details of these fuse settings and their functions, refer to the ATmega328P data sheet, or see the online fuse calculator at: </w:t>
      </w:r>
      <w:hyperlink r:id="rId19" w:history="1">
        <w:r w:rsidR="00D1596D">
          <w:rPr>
            <w:rStyle w:val="Hyperlink"/>
          </w:rPr>
          <w:t>http://eleccelerator.com/fusecalc/fusecalc.php?chip=atmega328p&amp;LOW=CF&amp;HIGH=DF&amp;EXTENDED=FD</w:t>
        </w:r>
      </w:hyperlink>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71" w:name="_Toc28892836"/>
      <w:r w:rsidRPr="00D1596D">
        <w:lastRenderedPageBreak/>
        <w:t>Power Supply</w:t>
      </w:r>
      <w:bookmarkEnd w:id="71"/>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72" w:name="_Toc28892837"/>
      <w:r>
        <w:t>Typical Current Requirements</w:t>
      </w:r>
      <w:bookmarkEnd w:id="72"/>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7777777" w:rsidR="007C4148" w:rsidRPr="009C1732" w:rsidRDefault="007C4148" w:rsidP="007C4148">
      <w:pPr>
        <w:pStyle w:val="ListParagraph"/>
        <w:numPr>
          <w:ilvl w:val="0"/>
          <w:numId w:val="10"/>
        </w:numPr>
      </w:pPr>
      <w:r w:rsidRPr="009C1732">
        <w:t>The current consumption of the standard Magneto-Resistive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2044EB1B"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Magneto-Resistive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73" w:name="_Toc28892838"/>
      <w:r>
        <w:t>Microcontroller</w:t>
      </w:r>
      <w:r w:rsidR="00B76689">
        <w:t xml:space="preserve"> Package Ratings</w:t>
      </w:r>
      <w:bookmarkEnd w:id="73"/>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74" w:name="_Toc28892839"/>
      <w:r>
        <w:t>Voltage Regulator</w:t>
      </w:r>
      <w:bookmarkEnd w:id="74"/>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75" w:name="_Toc28892840"/>
      <w:r>
        <w:t>Cable Voltage Drop</w:t>
      </w:r>
      <w:bookmarkEnd w:id="75"/>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76" w:name="_Toc28892841"/>
      <w:r w:rsidRPr="00125A57">
        <w:t>Heat Dissipation</w:t>
      </w:r>
      <w:bookmarkEnd w:id="76"/>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6D5AF4C0" w14:textId="77777777" w:rsidR="000F197E" w:rsidRDefault="00B76689" w:rsidP="00B76689">
      <w:pPr>
        <w:pStyle w:val="Heading3"/>
      </w:pPr>
      <w:bookmarkStart w:id="77" w:name="_Toc28892842"/>
      <w:r>
        <w:t>Fusing</w:t>
      </w:r>
      <w:bookmarkEnd w:id="77"/>
    </w:p>
    <w:p w14:paraId="556C696D" w14:textId="6D00EFF7" w:rsidR="0051426B" w:rsidRPr="009C1732" w:rsidRDefault="00B76689" w:rsidP="00B76689">
      <w:r w:rsidRPr="009C1732">
        <w:t xml:space="preserve">A fuse rated at 800mA has been included in the design of the </w:t>
      </w:r>
      <w:r w:rsidR="002F647F" w:rsidRPr="009C1732">
        <w:t xml:space="preserve">Type 2 </w:t>
      </w:r>
      <w:r w:rsidRPr="009C1732">
        <w:t>Simulator</w:t>
      </w:r>
      <w:r w:rsidR="002F647F" w:rsidRPr="009C1732">
        <w:t>. This is located on the Power Module board</w:t>
      </w:r>
      <w:r w:rsidRPr="009C1732">
        <w:t>.</w:t>
      </w:r>
    </w:p>
    <w:p w14:paraId="1D14311D" w14:textId="77777777" w:rsidR="00A76E79" w:rsidRDefault="00A76E79" w:rsidP="004416AC">
      <w:pPr>
        <w:pStyle w:val="Heading2"/>
      </w:pPr>
      <w:r>
        <w:br w:type="page"/>
      </w:r>
    </w:p>
    <w:p w14:paraId="3F4BFC38" w14:textId="67901220" w:rsidR="003E6D21" w:rsidRDefault="00C55B4E" w:rsidP="004416AC">
      <w:pPr>
        <w:pStyle w:val="Heading2"/>
      </w:pPr>
      <w:bookmarkStart w:id="78" w:name="_Toc28892843"/>
      <w:r>
        <w:lastRenderedPageBreak/>
        <w:t xml:space="preserve">Hardware </w:t>
      </w:r>
      <w:r w:rsidR="003E6D21">
        <w:t>Compatibility</w:t>
      </w:r>
      <w:bookmarkEnd w:id="78"/>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79" w:name="_Toc28892844"/>
      <w:r>
        <w:lastRenderedPageBreak/>
        <w:t>Basic Serial Splitter Module Hardware</w:t>
      </w:r>
      <w:bookmarkEnd w:id="79"/>
    </w:p>
    <w:p w14:paraId="1B67111B" w14:textId="63C7C7F0" w:rsidR="00A7187A" w:rsidRDefault="0050702B" w:rsidP="00A02960">
      <w:pPr>
        <w:pStyle w:val="Heading2"/>
      </w:pPr>
      <w:bookmarkStart w:id="80" w:name="_Toc28892845"/>
      <w:r>
        <w:t>Overview</w:t>
      </w:r>
      <w:bookmarkEnd w:id="80"/>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81" w:name="_Toc28892846"/>
      <w:r w:rsidRPr="00A02960">
        <w:t>Serial Line Drivers</w:t>
      </w:r>
      <w:bookmarkEnd w:id="81"/>
    </w:p>
    <w:p w14:paraId="2DA88044" w14:textId="77777777" w:rsidR="00690D46" w:rsidRPr="00A02960" w:rsidRDefault="009F5BB1" w:rsidP="002F647F">
      <w:r w:rsidRPr="00A02960">
        <w:t xml:space="preserve">The Basic Serial Splitter uses two different Serial Line Driver ICs. Data to and from the upstream Simulator Interface Module is handled by a </w:t>
      </w:r>
      <w:r w:rsidR="00690D46" w:rsidRPr="00A02960">
        <w:t xml:space="preserve">Maxim </w:t>
      </w:r>
      <w:r w:rsidRPr="00A02960">
        <w:t>MAX3323</w:t>
      </w:r>
      <w:r w:rsidR="00690D46" w:rsidRPr="00A02960">
        <w:t>, and data to and from the Simulator PCs is handled by a Maxim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82" w:name="_Toc28892847"/>
      <w:r w:rsidRPr="00A02960">
        <w:t>PCB Design</w:t>
      </w:r>
      <w:bookmarkEnd w:id="82"/>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83" w:name="_Toc28892848"/>
      <w:r>
        <w:t>Power Supply</w:t>
      </w:r>
      <w:bookmarkEnd w:id="83"/>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84" w:name="_Toc28892849"/>
      <w:r>
        <w:lastRenderedPageBreak/>
        <w:t>Downstream Data</w:t>
      </w:r>
      <w:bookmarkEnd w:id="84"/>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1F71002B" w:rsidR="00BC0C05" w:rsidRDefault="00BC0C05" w:rsidP="00BC0C05">
      <w:pPr>
        <w:pStyle w:val="Caption"/>
        <w:jc w:val="center"/>
      </w:pPr>
      <w:bookmarkStart w:id="85" w:name="_Toc28892912"/>
      <w:r>
        <w:t xml:space="preserve">Figure </w:t>
      </w:r>
      <w:r>
        <w:rPr>
          <w:noProof/>
        </w:rPr>
        <w:fldChar w:fldCharType="begin"/>
      </w:r>
      <w:r>
        <w:rPr>
          <w:noProof/>
        </w:rPr>
        <w:instrText xml:space="preserve"> SEQ Figure \* ARABIC </w:instrText>
      </w:r>
      <w:r>
        <w:rPr>
          <w:noProof/>
        </w:rPr>
        <w:fldChar w:fldCharType="separate"/>
      </w:r>
      <w:r w:rsidR="00CA0B7C">
        <w:rPr>
          <w:noProof/>
        </w:rPr>
        <w:t>9</w:t>
      </w:r>
      <w:r>
        <w:rPr>
          <w:noProof/>
        </w:rPr>
        <w:fldChar w:fldCharType="end"/>
      </w:r>
      <w:r>
        <w:t xml:space="preserve"> – Basic Serial Splitter </w:t>
      </w:r>
      <w:r w:rsidR="00195C81">
        <w:t>Downstream Data Flow</w:t>
      </w:r>
      <w:bookmarkEnd w:id="85"/>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86" w:name="_Toc28892850"/>
      <w:r>
        <w:lastRenderedPageBreak/>
        <w:t>Fan-Out</w:t>
      </w:r>
      <w:r w:rsidR="00730022">
        <w:t xml:space="preserve"> Calculation</w:t>
      </w:r>
      <w:bookmarkEnd w:id="86"/>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87" w:name="_Toc28892851"/>
      <w:r>
        <w:lastRenderedPageBreak/>
        <w:t>Upstream Data</w:t>
      </w:r>
      <w:bookmarkEnd w:id="87"/>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216B10DD" w:rsidR="00125906" w:rsidRDefault="00125906" w:rsidP="00125906">
      <w:pPr>
        <w:pStyle w:val="Caption"/>
        <w:jc w:val="center"/>
      </w:pPr>
      <w:bookmarkStart w:id="88" w:name="_Toc28892913"/>
      <w:r>
        <w:t xml:space="preserve">Figure </w:t>
      </w:r>
      <w:r>
        <w:rPr>
          <w:noProof/>
        </w:rPr>
        <w:fldChar w:fldCharType="begin"/>
      </w:r>
      <w:r>
        <w:rPr>
          <w:noProof/>
        </w:rPr>
        <w:instrText xml:space="preserve"> SEQ Figure \* ARABIC </w:instrText>
      </w:r>
      <w:r>
        <w:rPr>
          <w:noProof/>
        </w:rPr>
        <w:fldChar w:fldCharType="separate"/>
      </w:r>
      <w:r w:rsidR="00CA0B7C">
        <w:rPr>
          <w:noProof/>
        </w:rPr>
        <w:t>10</w:t>
      </w:r>
      <w:r>
        <w:rPr>
          <w:noProof/>
        </w:rPr>
        <w:fldChar w:fldCharType="end"/>
      </w:r>
      <w:r>
        <w:t xml:space="preserve"> – Basic Serial Splitter Upstream Data Flow</w:t>
      </w:r>
      <w:bookmarkEnd w:id="88"/>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89" w:name="_Toc28892852"/>
      <w:r>
        <w:t>Transmitter Disabling</w:t>
      </w:r>
      <w:bookmarkEnd w:id="89"/>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3E1FE9B5" w:rsidR="00202DC6" w:rsidRDefault="00202DC6" w:rsidP="00202DC6">
      <w:pPr>
        <w:pStyle w:val="Caption"/>
        <w:jc w:val="center"/>
      </w:pPr>
      <w:bookmarkStart w:id="90" w:name="_Toc28892914"/>
      <w:r>
        <w:t xml:space="preserve">Figure </w:t>
      </w:r>
      <w:r>
        <w:rPr>
          <w:noProof/>
        </w:rPr>
        <w:fldChar w:fldCharType="begin"/>
      </w:r>
      <w:r>
        <w:rPr>
          <w:noProof/>
        </w:rPr>
        <w:instrText xml:space="preserve"> SEQ Figure \* ARABIC </w:instrText>
      </w:r>
      <w:r>
        <w:rPr>
          <w:noProof/>
        </w:rPr>
        <w:fldChar w:fldCharType="separate"/>
      </w:r>
      <w:r w:rsidR="00CA0B7C">
        <w:rPr>
          <w:noProof/>
        </w:rPr>
        <w:t>11</w:t>
      </w:r>
      <w:r>
        <w:rPr>
          <w:noProof/>
        </w:rPr>
        <w:fldChar w:fldCharType="end"/>
      </w:r>
      <w:r>
        <w:t xml:space="preserve"> – Basic Serial Splitter Transmitter Control</w:t>
      </w:r>
      <w:bookmarkEnd w:id="90"/>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2DF12DE7" w14:textId="1B6F999B" w:rsidR="007E4CA5" w:rsidRDefault="007E4CA5">
      <w:pPr>
        <w:pStyle w:val="Heading1"/>
      </w:pPr>
      <w:bookmarkStart w:id="91" w:name="_Toc28892853"/>
      <w:r>
        <w:lastRenderedPageBreak/>
        <w:t>Connector Pin-Outs</w:t>
      </w:r>
      <w:bookmarkEnd w:id="91"/>
    </w:p>
    <w:p w14:paraId="658C4190" w14:textId="7E4DF681" w:rsidR="003E0A23" w:rsidRDefault="003E0A23" w:rsidP="003E0A23">
      <w:pPr>
        <w:pStyle w:val="Heading2"/>
      </w:pPr>
      <w:bookmarkStart w:id="92" w:name="_Toc28892854"/>
      <w:r>
        <w:t>Multiple Device Conventions</w:t>
      </w:r>
      <w:bookmarkEnd w:id="92"/>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22"/>
      </w:r>
      <w:r>
        <w:t>, and should loop pin 6 to pin 2 on any downstream connector</w:t>
      </w:r>
      <w:r>
        <w:rPr>
          <w:rStyle w:val="FootnoteReference"/>
        </w:rPr>
        <w:footnoteReference w:id="23"/>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24"/>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25"/>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93" w:name="_Toc28892855"/>
      <w:r>
        <w:lastRenderedPageBreak/>
        <w:t xml:space="preserve">Sensor </w:t>
      </w:r>
      <w:r w:rsidR="00164DCF">
        <w:t xml:space="preserve">Module </w:t>
      </w:r>
      <w:r w:rsidR="00DA65F1">
        <w:t>Connector</w:t>
      </w:r>
      <w:bookmarkEnd w:id="93"/>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29F6FD1B" w:rsidR="00164DCF" w:rsidRDefault="00164DCF" w:rsidP="00164DCF">
      <w:pPr>
        <w:pStyle w:val="Caption"/>
        <w:jc w:val="center"/>
      </w:pPr>
      <w:bookmarkStart w:id="94" w:name="_Toc28892915"/>
      <w:r>
        <w:t xml:space="preserve">Figure </w:t>
      </w:r>
      <w:r>
        <w:rPr>
          <w:noProof/>
        </w:rPr>
        <w:fldChar w:fldCharType="begin"/>
      </w:r>
      <w:r>
        <w:rPr>
          <w:noProof/>
        </w:rPr>
        <w:instrText xml:space="preserve"> SEQ Figure \* ARABIC </w:instrText>
      </w:r>
      <w:r>
        <w:rPr>
          <w:noProof/>
        </w:rPr>
        <w:fldChar w:fldCharType="separate"/>
      </w:r>
      <w:r w:rsidR="00CA0B7C">
        <w:rPr>
          <w:noProof/>
        </w:rPr>
        <w:t>12</w:t>
      </w:r>
      <w:r>
        <w:rPr>
          <w:noProof/>
        </w:rPr>
        <w:fldChar w:fldCharType="end"/>
      </w:r>
      <w:r>
        <w:t xml:space="preserve"> –</w:t>
      </w:r>
      <w:r w:rsidR="00237EBF">
        <w:t xml:space="preserve"> </w:t>
      </w:r>
      <w:r>
        <w:t xml:space="preserve">Sensor </w:t>
      </w:r>
      <w:r w:rsidR="00237EBF">
        <w:t xml:space="preserve">Module </w:t>
      </w:r>
      <w:r w:rsidRPr="00D26B9A">
        <w:t>Connector</w:t>
      </w:r>
      <w:bookmarkEnd w:id="94"/>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0F0367A0" w:rsidR="007B0A0F" w:rsidRDefault="007B0A0F" w:rsidP="007B0A0F">
      <w:pPr>
        <w:pStyle w:val="Caption"/>
        <w:jc w:val="center"/>
      </w:pPr>
      <w:bookmarkStart w:id="95" w:name="_Toc28892916"/>
      <w:r>
        <w:t xml:space="preserve">Figure </w:t>
      </w:r>
      <w:r>
        <w:rPr>
          <w:noProof/>
        </w:rPr>
        <w:fldChar w:fldCharType="begin"/>
      </w:r>
      <w:r>
        <w:rPr>
          <w:noProof/>
        </w:rPr>
        <w:instrText xml:space="preserve"> SEQ Figure \* ARABIC </w:instrText>
      </w:r>
      <w:r>
        <w:rPr>
          <w:noProof/>
        </w:rPr>
        <w:fldChar w:fldCharType="separate"/>
      </w:r>
      <w:r w:rsidR="00CA0B7C">
        <w:rPr>
          <w:noProof/>
        </w:rPr>
        <w:t>13</w:t>
      </w:r>
      <w:r>
        <w:rPr>
          <w:noProof/>
        </w:rPr>
        <w:fldChar w:fldCharType="end"/>
      </w:r>
      <w:r>
        <w:t xml:space="preserve"> – Sensor Chain Inter-Connection</w:t>
      </w:r>
      <w:bookmarkEnd w:id="95"/>
    </w:p>
    <w:p w14:paraId="7111F025" w14:textId="77777777" w:rsidR="007B0A0F" w:rsidRPr="007B0A0F" w:rsidRDefault="007B0A0F" w:rsidP="007B0A0F"/>
    <w:p w14:paraId="2123A178" w14:textId="7AC9D13E" w:rsidR="00237EBF" w:rsidRDefault="00237EBF" w:rsidP="00A02960">
      <w:pPr>
        <w:pStyle w:val="Heading2"/>
      </w:pPr>
      <w:bookmarkStart w:id="96" w:name="_Toc28892856"/>
      <w:r>
        <w:lastRenderedPageBreak/>
        <w:t>Simulator Interface Module Sensor Connector</w:t>
      </w:r>
      <w:bookmarkEnd w:id="96"/>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58206886" w:rsidR="00237EBF" w:rsidRDefault="00237EBF" w:rsidP="00237EBF">
      <w:pPr>
        <w:pStyle w:val="Caption"/>
        <w:jc w:val="center"/>
      </w:pPr>
      <w:bookmarkStart w:id="97" w:name="_Toc28892917"/>
      <w:r>
        <w:t xml:space="preserve">Figure </w:t>
      </w:r>
      <w:r>
        <w:rPr>
          <w:noProof/>
        </w:rPr>
        <w:fldChar w:fldCharType="begin"/>
      </w:r>
      <w:r>
        <w:rPr>
          <w:noProof/>
        </w:rPr>
        <w:instrText xml:space="preserve"> SEQ Figure \* ARABIC </w:instrText>
      </w:r>
      <w:r>
        <w:rPr>
          <w:noProof/>
        </w:rPr>
        <w:fldChar w:fldCharType="separate"/>
      </w:r>
      <w:r w:rsidR="00CA0B7C">
        <w:rPr>
          <w:noProof/>
        </w:rPr>
        <w:t>14</w:t>
      </w:r>
      <w:r>
        <w:rPr>
          <w:noProof/>
        </w:rPr>
        <w:fldChar w:fldCharType="end"/>
      </w:r>
      <w:r>
        <w:t xml:space="preserve"> – Simulator Interface </w:t>
      </w:r>
      <w:r w:rsidR="00AD2A9E">
        <w:t xml:space="preserve">Module </w:t>
      </w:r>
      <w:r>
        <w:t xml:space="preserve">Sensor </w:t>
      </w:r>
      <w:r w:rsidRPr="00D26B9A">
        <w:t>Connector</w:t>
      </w:r>
      <w:bookmarkEnd w:id="97"/>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7D553F28" w:rsidR="00747360" w:rsidRDefault="00747360" w:rsidP="00747360">
      <w:pPr>
        <w:pStyle w:val="Caption"/>
        <w:jc w:val="center"/>
      </w:pPr>
      <w:bookmarkStart w:id="98" w:name="_Toc28892918"/>
      <w:r>
        <w:t xml:space="preserve">Figure </w:t>
      </w:r>
      <w:r>
        <w:rPr>
          <w:noProof/>
        </w:rPr>
        <w:fldChar w:fldCharType="begin"/>
      </w:r>
      <w:r>
        <w:rPr>
          <w:noProof/>
        </w:rPr>
        <w:instrText xml:space="preserve"> SEQ Figure \* ARABIC </w:instrText>
      </w:r>
      <w:r>
        <w:rPr>
          <w:noProof/>
        </w:rPr>
        <w:fldChar w:fldCharType="separate"/>
      </w:r>
      <w:r w:rsidR="00CA0B7C">
        <w:rPr>
          <w:noProof/>
        </w:rPr>
        <w:t>15</w:t>
      </w:r>
      <w:r>
        <w:rPr>
          <w:noProof/>
        </w:rPr>
        <w:fldChar w:fldCharType="end"/>
      </w:r>
      <w:r>
        <w:t xml:space="preserve"> – Simulator Interface 4-Gang </w:t>
      </w:r>
      <w:r w:rsidRPr="00D26B9A">
        <w:t>Connector</w:t>
      </w:r>
      <w:bookmarkEnd w:id="98"/>
    </w:p>
    <w:p w14:paraId="373114A9" w14:textId="2FD872F6" w:rsidR="00237EBF" w:rsidRDefault="00237EBF" w:rsidP="00A02960">
      <w:pPr>
        <w:pStyle w:val="Heading2"/>
      </w:pPr>
      <w:bookmarkStart w:id="99" w:name="_Toc28892857"/>
      <w:r>
        <w:lastRenderedPageBreak/>
        <w:t>Simulator Interface Module Power/Data Connector</w:t>
      </w:r>
      <w:bookmarkEnd w:id="99"/>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6C644492" w:rsidR="00237EBF" w:rsidRDefault="00237EBF" w:rsidP="00237EBF">
      <w:pPr>
        <w:pStyle w:val="Caption"/>
        <w:jc w:val="center"/>
      </w:pPr>
      <w:bookmarkStart w:id="100" w:name="_Toc28892919"/>
      <w:r>
        <w:t xml:space="preserve">Figure </w:t>
      </w:r>
      <w:r>
        <w:rPr>
          <w:noProof/>
        </w:rPr>
        <w:fldChar w:fldCharType="begin"/>
      </w:r>
      <w:r>
        <w:rPr>
          <w:noProof/>
        </w:rPr>
        <w:instrText xml:space="preserve"> SEQ Figure \* ARABIC </w:instrText>
      </w:r>
      <w:r>
        <w:rPr>
          <w:noProof/>
        </w:rPr>
        <w:fldChar w:fldCharType="separate"/>
      </w:r>
      <w:r w:rsidR="00CA0B7C">
        <w:rPr>
          <w:noProof/>
        </w:rPr>
        <w:t>16</w:t>
      </w:r>
      <w:r>
        <w:rPr>
          <w:noProof/>
        </w:rPr>
        <w:fldChar w:fldCharType="end"/>
      </w:r>
      <w:r>
        <w:t xml:space="preserve"> – Simulator Interface </w:t>
      </w:r>
      <w:r w:rsidR="00AD2A9E">
        <w:t xml:space="preserve">Module </w:t>
      </w:r>
      <w:r>
        <w:t xml:space="preserve">Power/Data </w:t>
      </w:r>
      <w:r w:rsidRPr="00D26B9A">
        <w:t>Connector</w:t>
      </w:r>
      <w:bookmarkEnd w:id="100"/>
    </w:p>
    <w:p w14:paraId="4995F00C" w14:textId="572B1E4E" w:rsidR="00747360" w:rsidRDefault="00747360" w:rsidP="00A02960">
      <w:pPr>
        <w:pStyle w:val="Heading2"/>
      </w:pPr>
      <w:bookmarkStart w:id="101" w:name="_Toc28892858"/>
      <w:r>
        <w:lastRenderedPageBreak/>
        <w:t>Power Module Power/Data Connector</w:t>
      </w:r>
      <w:bookmarkEnd w:id="101"/>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0555D162" w:rsidR="00747360" w:rsidRDefault="00747360" w:rsidP="00747360">
      <w:pPr>
        <w:pStyle w:val="Caption"/>
        <w:jc w:val="center"/>
      </w:pPr>
      <w:bookmarkStart w:id="102" w:name="_Toc28892920"/>
      <w:r>
        <w:t xml:space="preserve">Figure </w:t>
      </w:r>
      <w:r>
        <w:rPr>
          <w:noProof/>
        </w:rPr>
        <w:fldChar w:fldCharType="begin"/>
      </w:r>
      <w:r>
        <w:rPr>
          <w:noProof/>
        </w:rPr>
        <w:instrText xml:space="preserve"> SEQ Figure \* ARABIC </w:instrText>
      </w:r>
      <w:r>
        <w:rPr>
          <w:noProof/>
        </w:rPr>
        <w:fldChar w:fldCharType="separate"/>
      </w:r>
      <w:r w:rsidR="00CA0B7C">
        <w:rPr>
          <w:noProof/>
        </w:rPr>
        <w:t>17</w:t>
      </w:r>
      <w:r>
        <w:rPr>
          <w:noProof/>
        </w:rPr>
        <w:fldChar w:fldCharType="end"/>
      </w:r>
      <w:r>
        <w:t xml:space="preserve"> – Power Module Power/Data </w:t>
      </w:r>
      <w:r w:rsidRPr="00D26B9A">
        <w:t>Connector</w:t>
      </w:r>
      <w:bookmarkEnd w:id="102"/>
    </w:p>
    <w:p w14:paraId="59182EC3" w14:textId="788F9F66" w:rsidR="00237EBF" w:rsidRDefault="00237EBF" w:rsidP="00A02960">
      <w:pPr>
        <w:pStyle w:val="Heading2"/>
      </w:pPr>
      <w:bookmarkStart w:id="103" w:name="_Toc28892859"/>
      <w:r>
        <w:lastRenderedPageBreak/>
        <w:t>Second PC Module Connector</w:t>
      </w:r>
      <w:bookmarkEnd w:id="103"/>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0A4322DD" w:rsidR="00237EBF" w:rsidRDefault="00237EBF" w:rsidP="00237EBF">
      <w:pPr>
        <w:pStyle w:val="Caption"/>
        <w:jc w:val="center"/>
      </w:pPr>
      <w:bookmarkStart w:id="104" w:name="_Toc28892921"/>
      <w:r>
        <w:t xml:space="preserve">Figure </w:t>
      </w:r>
      <w:r>
        <w:rPr>
          <w:noProof/>
        </w:rPr>
        <w:fldChar w:fldCharType="begin"/>
      </w:r>
      <w:r>
        <w:rPr>
          <w:noProof/>
        </w:rPr>
        <w:instrText xml:space="preserve"> SEQ Figure \* ARABIC </w:instrText>
      </w:r>
      <w:r>
        <w:rPr>
          <w:noProof/>
        </w:rPr>
        <w:fldChar w:fldCharType="separate"/>
      </w:r>
      <w:r w:rsidR="00CA0B7C">
        <w:rPr>
          <w:noProof/>
        </w:rPr>
        <w:t>18</w:t>
      </w:r>
      <w:r>
        <w:rPr>
          <w:noProof/>
        </w:rPr>
        <w:fldChar w:fldCharType="end"/>
      </w:r>
      <w:r>
        <w:t xml:space="preserve"> – </w:t>
      </w:r>
      <w:r w:rsidR="00747360">
        <w:t xml:space="preserve">Second PC Module </w:t>
      </w:r>
      <w:r w:rsidRPr="00D26B9A">
        <w:t>Connector</w:t>
      </w:r>
      <w:bookmarkEnd w:id="104"/>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105" w:name="_Toc28892860"/>
      <w:r>
        <w:lastRenderedPageBreak/>
        <w:t>Basic Serial Splitter Module Connector</w:t>
      </w:r>
      <w:bookmarkEnd w:id="105"/>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2DD2A8AB" w:rsidR="00237EBF" w:rsidRDefault="00237EBF" w:rsidP="00237EBF">
      <w:pPr>
        <w:pStyle w:val="Caption"/>
        <w:jc w:val="center"/>
      </w:pPr>
      <w:bookmarkStart w:id="106" w:name="_Toc28892922"/>
      <w:r>
        <w:t xml:space="preserve">Figure </w:t>
      </w:r>
      <w:r>
        <w:rPr>
          <w:noProof/>
        </w:rPr>
        <w:fldChar w:fldCharType="begin"/>
      </w:r>
      <w:r>
        <w:rPr>
          <w:noProof/>
        </w:rPr>
        <w:instrText xml:space="preserve"> SEQ Figure \* ARABIC </w:instrText>
      </w:r>
      <w:r>
        <w:rPr>
          <w:noProof/>
        </w:rPr>
        <w:fldChar w:fldCharType="separate"/>
      </w:r>
      <w:r w:rsidR="00CA0B7C">
        <w:rPr>
          <w:noProof/>
        </w:rPr>
        <w:t>19</w:t>
      </w:r>
      <w:r>
        <w:rPr>
          <w:noProof/>
        </w:rPr>
        <w:fldChar w:fldCharType="end"/>
      </w:r>
      <w:r>
        <w:t xml:space="preserve"> – </w:t>
      </w:r>
      <w:r w:rsidR="00747360">
        <w:t xml:space="preserve">Basic Serial Splitter </w:t>
      </w:r>
      <w:r w:rsidRPr="00D26B9A">
        <w:t>Connector</w:t>
      </w:r>
      <w:bookmarkEnd w:id="106"/>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107" w:name="_Toc472625758"/>
      <w:bookmarkStart w:id="108" w:name="_Toc28892861"/>
      <w:r w:rsidR="00AF0947">
        <w:lastRenderedPageBreak/>
        <w:t xml:space="preserve">Simulator Interface </w:t>
      </w:r>
      <w:bookmarkEnd w:id="107"/>
      <w:r w:rsidR="003912A1">
        <w:t xml:space="preserve">Module </w:t>
      </w:r>
      <w:r w:rsidR="008D175F">
        <w:t>Firmware</w:t>
      </w:r>
      <w:bookmarkEnd w:id="108"/>
    </w:p>
    <w:p w14:paraId="76255B76" w14:textId="37BDE1EC" w:rsidR="007A715D" w:rsidRPr="00D16863" w:rsidRDefault="007A715D" w:rsidP="006E2D44">
      <w:pPr>
        <w:pStyle w:val="Heading2"/>
      </w:pPr>
      <w:bookmarkStart w:id="109" w:name="_Toc472625763"/>
      <w:bookmarkStart w:id="110" w:name="_Toc28892862"/>
      <w:r>
        <w:t xml:space="preserve">Sensor </w:t>
      </w:r>
      <w:bookmarkEnd w:id="109"/>
      <w:r w:rsidR="006E2D44">
        <w:t>Characteristics</w:t>
      </w:r>
      <w:bookmarkEnd w:id="110"/>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111" w:name="_Toc415420472"/>
      <w:bookmarkStart w:id="112" w:name="_Toc472625771"/>
      <w:r>
        <w:br w:type="page"/>
      </w:r>
    </w:p>
    <w:p w14:paraId="76AB9ECE" w14:textId="21A53D47" w:rsidR="00AF0947" w:rsidRDefault="00AF0947" w:rsidP="00CF2085">
      <w:pPr>
        <w:pStyle w:val="Heading2"/>
      </w:pPr>
      <w:bookmarkStart w:id="113" w:name="_Toc28892863"/>
      <w:r>
        <w:lastRenderedPageBreak/>
        <w:t>Firmware Design</w:t>
      </w:r>
      <w:bookmarkEnd w:id="111"/>
      <w:bookmarkEnd w:id="112"/>
      <w:bookmarkEnd w:id="113"/>
    </w:p>
    <w:p w14:paraId="30F829FE" w14:textId="77777777" w:rsidR="00AF0947" w:rsidRDefault="00AF0947" w:rsidP="00CF2085">
      <w:pPr>
        <w:pStyle w:val="Heading3"/>
      </w:pPr>
      <w:bookmarkStart w:id="114" w:name="_Toc382313143"/>
      <w:bookmarkStart w:id="115" w:name="_Toc415420473"/>
      <w:bookmarkStart w:id="116" w:name="_Toc472625772"/>
      <w:bookmarkStart w:id="117" w:name="_Toc28892864"/>
      <w:r>
        <w:t>Interrupt Driven vs Polling</w:t>
      </w:r>
      <w:bookmarkEnd w:id="114"/>
      <w:bookmarkEnd w:id="115"/>
      <w:bookmarkEnd w:id="116"/>
      <w:bookmarkEnd w:id="117"/>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31">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4095F85B" w:rsidR="00CF2085" w:rsidRDefault="00CF2085" w:rsidP="00CF2085">
      <w:pPr>
        <w:pStyle w:val="Caption"/>
        <w:jc w:val="center"/>
      </w:pPr>
      <w:bookmarkStart w:id="118" w:name="_Toc28892923"/>
      <w:r>
        <w:t xml:space="preserve">Figure </w:t>
      </w:r>
      <w:r>
        <w:rPr>
          <w:noProof/>
        </w:rPr>
        <w:fldChar w:fldCharType="begin"/>
      </w:r>
      <w:r>
        <w:rPr>
          <w:noProof/>
        </w:rPr>
        <w:instrText xml:space="preserve"> SEQ Figure \* ARABIC </w:instrText>
      </w:r>
      <w:r>
        <w:rPr>
          <w:noProof/>
        </w:rPr>
        <w:fldChar w:fldCharType="separate"/>
      </w:r>
      <w:r w:rsidR="00CA0B7C">
        <w:rPr>
          <w:noProof/>
        </w:rPr>
        <w:t>20</w:t>
      </w:r>
      <w:r>
        <w:rPr>
          <w:noProof/>
        </w:rPr>
        <w:fldChar w:fldCharType="end"/>
      </w:r>
      <w:r>
        <w:t xml:space="preserve"> – Simulator Interface Main Loop Timing</w:t>
      </w:r>
      <w:bookmarkEnd w:id="118"/>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119" w:name="_Toc382313144"/>
      <w:bookmarkStart w:id="120" w:name="_Toc415420474"/>
      <w:bookmarkStart w:id="121" w:name="_Toc472625773"/>
      <w:r>
        <w:br w:type="page"/>
      </w:r>
    </w:p>
    <w:p w14:paraId="42D49E0F" w14:textId="4265D35D" w:rsidR="00AF0947" w:rsidRPr="00720025" w:rsidRDefault="00AF0947" w:rsidP="00CF2085">
      <w:pPr>
        <w:pStyle w:val="Heading3"/>
      </w:pPr>
      <w:bookmarkStart w:id="122" w:name="_Toc28892865"/>
      <w:r w:rsidRPr="00720025">
        <w:lastRenderedPageBreak/>
        <w:t>State Machine Operation</w:t>
      </w:r>
      <w:bookmarkEnd w:id="119"/>
      <w:bookmarkEnd w:id="120"/>
      <w:bookmarkEnd w:id="121"/>
      <w:bookmarkEnd w:id="122"/>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73DB1ABA" w:rsidR="002712AD" w:rsidRPr="0060312C" w:rsidRDefault="002712AD" w:rsidP="002712AD">
      <w:pPr>
        <w:pStyle w:val="Caption"/>
        <w:jc w:val="center"/>
        <w:rPr>
          <w:color w:val="00B050"/>
        </w:rPr>
      </w:pPr>
      <w:bookmarkStart w:id="123" w:name="_Toc415420571"/>
      <w:bookmarkStart w:id="124" w:name="_Toc472625845"/>
      <w:bookmarkStart w:id="125" w:name="_Toc28892924"/>
      <w:r>
        <w:t xml:space="preserve">Figure </w:t>
      </w:r>
      <w:r>
        <w:rPr>
          <w:noProof/>
        </w:rPr>
        <w:fldChar w:fldCharType="begin"/>
      </w:r>
      <w:r>
        <w:rPr>
          <w:noProof/>
        </w:rPr>
        <w:instrText xml:space="preserve"> SEQ Figure \* ARABIC </w:instrText>
      </w:r>
      <w:r>
        <w:rPr>
          <w:noProof/>
        </w:rPr>
        <w:fldChar w:fldCharType="separate"/>
      </w:r>
      <w:r w:rsidR="00CA0B7C">
        <w:rPr>
          <w:noProof/>
        </w:rPr>
        <w:t>21</w:t>
      </w:r>
      <w:r>
        <w:rPr>
          <w:noProof/>
        </w:rPr>
        <w:fldChar w:fldCharType="end"/>
      </w:r>
      <w:r>
        <w:t xml:space="preserve"> – State Machine Transitions Illustration</w:t>
      </w:r>
      <w:bookmarkEnd w:id="123"/>
      <w:bookmarkEnd w:id="124"/>
      <w:bookmarkEnd w:id="125"/>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126" w:name="_Toc382313145"/>
      <w:bookmarkStart w:id="127" w:name="_Toc415420475"/>
      <w:bookmarkStart w:id="128" w:name="_Toc472625774"/>
      <w:bookmarkStart w:id="129" w:name="_Toc28892866"/>
      <w:r w:rsidRPr="00D85978">
        <w:lastRenderedPageBreak/>
        <w:t>Timer Issues</w:t>
      </w:r>
      <w:bookmarkEnd w:id="126"/>
      <w:bookmarkEnd w:id="127"/>
      <w:bookmarkEnd w:id="128"/>
      <w:bookmarkEnd w:id="129"/>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130" w:name="_Toc382313146"/>
      <w:bookmarkStart w:id="131" w:name="_Toc415420476"/>
      <w:bookmarkStart w:id="132" w:name="_Toc472625775"/>
      <w:bookmarkStart w:id="133" w:name="_Toc28892867"/>
      <w:r>
        <w:t>Sensor De-Bouncing</w:t>
      </w:r>
      <w:bookmarkEnd w:id="130"/>
      <w:bookmarkEnd w:id="131"/>
      <w:bookmarkEnd w:id="132"/>
      <w:bookmarkEnd w:id="133"/>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022F9D4D" w:rsidR="00AF0947" w:rsidRPr="008B0EA2" w:rsidRDefault="00AF0947" w:rsidP="00AF0947">
      <w:pPr>
        <w:pStyle w:val="Caption"/>
        <w:jc w:val="center"/>
      </w:pPr>
      <w:bookmarkStart w:id="134" w:name="_Toc415420572"/>
      <w:bookmarkStart w:id="135" w:name="_Toc472625846"/>
      <w:bookmarkStart w:id="136" w:name="_Toc28892925"/>
      <w:r>
        <w:t xml:space="preserve">Figure </w:t>
      </w:r>
      <w:r>
        <w:rPr>
          <w:noProof/>
        </w:rPr>
        <w:fldChar w:fldCharType="begin"/>
      </w:r>
      <w:r>
        <w:rPr>
          <w:noProof/>
        </w:rPr>
        <w:instrText xml:space="preserve"> SEQ Figure \* ARABIC </w:instrText>
      </w:r>
      <w:r>
        <w:rPr>
          <w:noProof/>
        </w:rPr>
        <w:fldChar w:fldCharType="separate"/>
      </w:r>
      <w:r w:rsidR="00CA0B7C">
        <w:rPr>
          <w:noProof/>
        </w:rPr>
        <w:t>22</w:t>
      </w:r>
      <w:r>
        <w:rPr>
          <w:noProof/>
        </w:rPr>
        <w:fldChar w:fldCharType="end"/>
      </w:r>
      <w:r>
        <w:t xml:space="preserve"> – Sensor De-Bounce Illustration</w:t>
      </w:r>
      <w:bookmarkEnd w:id="134"/>
      <w:bookmarkEnd w:id="135"/>
      <w:bookmarkEnd w:id="136"/>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0204A86E" w:rsidR="00AF0947" w:rsidRPr="009C1732" w:rsidRDefault="00AF0947" w:rsidP="00AF0947">
      <w:r w:rsidRPr="009C1732">
        <w:t xml:space="preserve">In testing, no evidence of sensor bounce from the standard infra-red optical or magneto-resistive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137" w:name="_Toc382313147"/>
      <w:bookmarkStart w:id="138" w:name="_Toc415420477"/>
      <w:bookmarkStart w:id="139" w:name="_Toc472625776"/>
      <w:bookmarkStart w:id="140" w:name="_Toc28892868"/>
      <w:r>
        <w:t>Debugging &amp; Timing Features</w:t>
      </w:r>
      <w:bookmarkEnd w:id="137"/>
      <w:bookmarkEnd w:id="138"/>
      <w:bookmarkEnd w:id="139"/>
      <w:bookmarkEnd w:id="140"/>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141" w:name="_Toc472625777"/>
      <w:r>
        <w:t>Debug Mask</w:t>
      </w:r>
      <w:bookmarkEnd w:id="141"/>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26"/>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142" w:name="_Toc472625778"/>
      <w:r>
        <w:t>Debug Pulse Timer</w:t>
      </w:r>
      <w:bookmarkEnd w:id="142"/>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143" w:name="_Toc472625779"/>
      <w:r>
        <w:t>Debug Show Misfires</w:t>
      </w:r>
      <w:bookmarkEnd w:id="143"/>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144" w:name="_Toc472625780"/>
      <w:r>
        <w:t>Debug Show Debounce</w:t>
      </w:r>
      <w:bookmarkEnd w:id="144"/>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145" w:name="_Toc472625781"/>
      <w:r>
        <w:t>Debug Show LED</w:t>
      </w:r>
      <w:bookmarkEnd w:id="145"/>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146" w:name="_Toc472625782"/>
      <w:r>
        <w:t>Debug Settings</w:t>
      </w:r>
      <w:bookmarkEnd w:id="146"/>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147" w:name="_Toc382313148"/>
      <w:bookmarkStart w:id="148" w:name="_Toc415420478"/>
      <w:bookmarkStart w:id="149" w:name="_Toc472625783"/>
      <w:r>
        <w:br w:type="page"/>
      </w:r>
    </w:p>
    <w:p w14:paraId="55CAC992" w14:textId="11D6C9A1" w:rsidR="00AF0947" w:rsidRDefault="00AF0947" w:rsidP="00424F3F">
      <w:pPr>
        <w:pStyle w:val="Heading3"/>
      </w:pPr>
      <w:bookmarkStart w:id="150" w:name="_Toc28892869"/>
      <w:r>
        <w:lastRenderedPageBreak/>
        <w:t>Serial Input &amp; Command Line Interface</w:t>
      </w:r>
      <w:bookmarkEnd w:id="147"/>
      <w:bookmarkEnd w:id="148"/>
      <w:bookmarkEnd w:id="149"/>
      <w:bookmarkEnd w:id="150"/>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035CE809" w:rsidR="00AF0947" w:rsidRPr="009C1732" w:rsidRDefault="00AF0947" w:rsidP="005E5122">
      <w:pPr>
        <w:pStyle w:val="ListParagraph"/>
        <w:numPr>
          <w:ilvl w:val="0"/>
          <w:numId w:val="17"/>
        </w:numPr>
      </w:pPr>
      <w:r w:rsidRPr="009C1732">
        <w:t>The first byte received is examined. If this byte is a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responses are sent to MBI commands.</w:t>
      </w:r>
    </w:p>
    <w:p w14:paraId="5E43DB19" w14:textId="25423550"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3.5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151" w:name="_Toc472625785"/>
      <w:bookmarkStart w:id="152" w:name="_Toc28892870"/>
      <w:bookmarkStart w:id="153" w:name="_Toc382313150"/>
      <w:bookmarkStart w:id="154" w:name="_Toc415420480"/>
      <w:r>
        <w:t>Sensor Enable/Disable</w:t>
      </w:r>
      <w:bookmarkEnd w:id="151"/>
      <w:bookmarkEnd w:id="152"/>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155" w:name="_Toc415420481"/>
      <w:bookmarkStart w:id="156" w:name="_Toc472625788"/>
      <w:bookmarkEnd w:id="153"/>
      <w:bookmarkEnd w:id="154"/>
      <w:r>
        <w:br w:type="page"/>
      </w:r>
    </w:p>
    <w:p w14:paraId="7C4A3C2D" w14:textId="15821ED9" w:rsidR="00AF0947" w:rsidRDefault="00AF0947" w:rsidP="002B6100">
      <w:pPr>
        <w:pStyle w:val="Heading3"/>
      </w:pPr>
      <w:bookmarkStart w:id="157" w:name="_Toc28892871"/>
      <w:r>
        <w:lastRenderedPageBreak/>
        <w:t>Memory Footprint</w:t>
      </w:r>
      <w:bookmarkEnd w:id="155"/>
      <w:bookmarkEnd w:id="156"/>
      <w:bookmarkEnd w:id="157"/>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1AC9340C"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result the current v</w:t>
      </w:r>
      <w:r w:rsidR="002B6100" w:rsidRPr="009C1732">
        <w:t>3.5</w:t>
      </w:r>
      <w:r w:rsidRPr="009C1732">
        <w:t xml:space="preserve"> of the Interface firmware can run on older ATmega128 microcontrollers with 16kBytes of Flash Memory and only 1kByte of SRAM.</w:t>
      </w:r>
    </w:p>
    <w:p w14:paraId="6AEED901" w14:textId="77777777" w:rsidR="003912A1" w:rsidRDefault="003912A1" w:rsidP="00AF0947">
      <w:pPr>
        <w:pStyle w:val="Heading2"/>
      </w:pPr>
      <w:bookmarkStart w:id="158" w:name="_Toc415420484"/>
      <w:bookmarkStart w:id="159" w:name="_Toc472625791"/>
      <w:r>
        <w:br w:type="page"/>
      </w:r>
    </w:p>
    <w:p w14:paraId="3B476B41" w14:textId="537281EA" w:rsidR="00AF0947" w:rsidRDefault="00AF0947" w:rsidP="00AF0947">
      <w:pPr>
        <w:pStyle w:val="Heading2"/>
      </w:pPr>
      <w:bookmarkStart w:id="160" w:name="_Toc28892872"/>
      <w:r>
        <w:lastRenderedPageBreak/>
        <w:t>Metrics</w:t>
      </w:r>
      <w:bookmarkEnd w:id="158"/>
      <w:bookmarkEnd w:id="159"/>
      <w:bookmarkEnd w:id="160"/>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161" w:name="_Toc415420485"/>
      <w:bookmarkStart w:id="162" w:name="_Toc472625792"/>
      <w:bookmarkStart w:id="163" w:name="_Toc28892873"/>
      <w:r>
        <w:t>Inter-Blow Interval Requirements</w:t>
      </w:r>
      <w:bookmarkEnd w:id="161"/>
      <w:bookmarkEnd w:id="162"/>
      <w:bookmarkEnd w:id="163"/>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27"/>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164" w:name="_Toc415420486"/>
      <w:bookmarkStart w:id="165" w:name="_Toc472625793"/>
      <w:bookmarkStart w:id="166" w:name="_Toc28892874"/>
      <w:r>
        <w:t>Inter-Row Interval Requirements</w:t>
      </w:r>
      <w:bookmarkEnd w:id="164"/>
      <w:bookmarkEnd w:id="165"/>
      <w:bookmarkEnd w:id="166"/>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167" w:name="_Toc415420487"/>
      <w:bookmarkStart w:id="168" w:name="_Toc472625794"/>
      <w:bookmarkStart w:id="169" w:name="_Toc28892875"/>
      <w:r>
        <w:t>Sensor Pulse Duration</w:t>
      </w:r>
      <w:bookmarkEnd w:id="167"/>
      <w:bookmarkEnd w:id="168"/>
      <w:bookmarkEnd w:id="169"/>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28"/>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44182397" w:rsidR="00AF0947" w:rsidRDefault="00AF0947" w:rsidP="00AF0947">
      <w:pPr>
        <w:pStyle w:val="Caption"/>
        <w:jc w:val="center"/>
      </w:pPr>
      <w:bookmarkStart w:id="170" w:name="_Toc415420573"/>
      <w:bookmarkStart w:id="171" w:name="_Toc472625847"/>
      <w:bookmarkStart w:id="172" w:name="_Toc28892926"/>
      <w:r>
        <w:t xml:space="preserve">Figure </w:t>
      </w:r>
      <w:r>
        <w:rPr>
          <w:noProof/>
        </w:rPr>
        <w:fldChar w:fldCharType="begin"/>
      </w:r>
      <w:r>
        <w:rPr>
          <w:noProof/>
        </w:rPr>
        <w:instrText xml:space="preserve"> SEQ Figure \* ARABIC </w:instrText>
      </w:r>
      <w:r>
        <w:rPr>
          <w:noProof/>
        </w:rPr>
        <w:fldChar w:fldCharType="separate"/>
      </w:r>
      <w:r w:rsidR="00CA0B7C">
        <w:rPr>
          <w:noProof/>
        </w:rPr>
        <w:t>23</w:t>
      </w:r>
      <w:r>
        <w:rPr>
          <w:noProof/>
        </w:rPr>
        <w:fldChar w:fldCharType="end"/>
      </w:r>
      <w:r>
        <w:t xml:space="preserve"> – Sensor Pulse Duration Illustration</w:t>
      </w:r>
      <w:bookmarkEnd w:id="170"/>
      <w:bookmarkEnd w:id="171"/>
      <w:bookmarkEnd w:id="172"/>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173" w:name="_Ref382233537"/>
      <w:bookmarkStart w:id="174" w:name="_Toc415420488"/>
      <w:bookmarkStart w:id="175" w:name="_Toc472625795"/>
      <w:r>
        <w:br w:type="page"/>
      </w:r>
    </w:p>
    <w:p w14:paraId="22BF4141" w14:textId="42FC7C23" w:rsidR="00AF0947" w:rsidRDefault="00AF0947" w:rsidP="00AF0947">
      <w:pPr>
        <w:pStyle w:val="Heading2"/>
      </w:pPr>
      <w:bookmarkStart w:id="176" w:name="_Toc28892876"/>
      <w:r>
        <w:lastRenderedPageBreak/>
        <w:t>Potential Problems</w:t>
      </w:r>
      <w:bookmarkEnd w:id="173"/>
      <w:bookmarkEnd w:id="174"/>
      <w:bookmarkEnd w:id="175"/>
      <w:bookmarkEnd w:id="176"/>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177" w:name="_Toc415420489"/>
      <w:bookmarkStart w:id="178" w:name="_Toc472625796"/>
      <w:bookmarkStart w:id="179" w:name="_Toc28892877"/>
      <w:r>
        <w:t>Missed Sensor Signals</w:t>
      </w:r>
      <w:bookmarkEnd w:id="177"/>
      <w:bookmarkEnd w:id="178"/>
      <w:bookmarkEnd w:id="179"/>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76EF8AC7">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66E8303E" w:rsidR="00AF0947" w:rsidRDefault="00AF0947" w:rsidP="00AF0947">
      <w:pPr>
        <w:pStyle w:val="Caption"/>
        <w:jc w:val="center"/>
        <w:rPr>
          <w:color w:val="00B050"/>
        </w:rPr>
      </w:pPr>
      <w:bookmarkStart w:id="180" w:name="_Toc415420574"/>
      <w:bookmarkStart w:id="181" w:name="_Toc472625848"/>
      <w:bookmarkStart w:id="182" w:name="_Toc28892927"/>
      <w:r>
        <w:t xml:space="preserve">Figure </w:t>
      </w:r>
      <w:r>
        <w:rPr>
          <w:noProof/>
        </w:rPr>
        <w:fldChar w:fldCharType="begin"/>
      </w:r>
      <w:r>
        <w:rPr>
          <w:noProof/>
        </w:rPr>
        <w:instrText xml:space="preserve"> SEQ Figure \* ARABIC </w:instrText>
      </w:r>
      <w:r>
        <w:rPr>
          <w:noProof/>
        </w:rPr>
        <w:fldChar w:fldCharType="separate"/>
      </w:r>
      <w:r w:rsidR="00CA0B7C">
        <w:rPr>
          <w:noProof/>
        </w:rPr>
        <w:t>24</w:t>
      </w:r>
      <w:r>
        <w:rPr>
          <w:noProof/>
        </w:rPr>
        <w:fldChar w:fldCharType="end"/>
      </w:r>
      <w:r>
        <w:t xml:space="preserve"> – Missed Sensor Signals Illustration</w:t>
      </w:r>
      <w:bookmarkEnd w:id="180"/>
      <w:bookmarkEnd w:id="181"/>
      <w:bookmarkEnd w:id="182"/>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183" w:name="_Toc415420490"/>
      <w:bookmarkStart w:id="184" w:name="_Toc472625797"/>
      <w:bookmarkStart w:id="185" w:name="_Toc28892878"/>
      <w:r>
        <w:t>Duplicated Sensor Signals</w:t>
      </w:r>
      <w:bookmarkEnd w:id="183"/>
      <w:bookmarkEnd w:id="184"/>
      <w:bookmarkEnd w:id="185"/>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05C3FE68">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537A6444" w:rsidR="00AF0947" w:rsidRPr="002B0B68" w:rsidRDefault="00AF0947" w:rsidP="00AF0947">
      <w:pPr>
        <w:pStyle w:val="Caption"/>
        <w:jc w:val="center"/>
        <w:rPr>
          <w:color w:val="00B050"/>
        </w:rPr>
      </w:pPr>
      <w:bookmarkStart w:id="186" w:name="_Toc415420575"/>
      <w:bookmarkStart w:id="187" w:name="_Toc472625849"/>
      <w:bookmarkStart w:id="188" w:name="_Toc28892928"/>
      <w:r>
        <w:t xml:space="preserve">Figure </w:t>
      </w:r>
      <w:r>
        <w:rPr>
          <w:noProof/>
        </w:rPr>
        <w:fldChar w:fldCharType="begin"/>
      </w:r>
      <w:r>
        <w:rPr>
          <w:noProof/>
        </w:rPr>
        <w:instrText xml:space="preserve"> SEQ Figure \* ARABIC </w:instrText>
      </w:r>
      <w:r>
        <w:rPr>
          <w:noProof/>
        </w:rPr>
        <w:fldChar w:fldCharType="separate"/>
      </w:r>
      <w:r w:rsidR="00CA0B7C">
        <w:rPr>
          <w:noProof/>
        </w:rPr>
        <w:t>25</w:t>
      </w:r>
      <w:r>
        <w:rPr>
          <w:noProof/>
        </w:rPr>
        <w:fldChar w:fldCharType="end"/>
      </w:r>
      <w:r>
        <w:t xml:space="preserve"> – Duplicated Sensor Signals Illustration</w:t>
      </w:r>
      <w:bookmarkEnd w:id="186"/>
      <w:bookmarkEnd w:id="187"/>
      <w:bookmarkEnd w:id="188"/>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189" w:name="_Toc415420491"/>
      <w:bookmarkStart w:id="190" w:name="_Toc472625798"/>
      <w:bookmarkStart w:id="191" w:name="_Toc28892879"/>
      <w:r>
        <w:t>Variable Odd-Struckness</w:t>
      </w:r>
      <w:bookmarkEnd w:id="189"/>
      <w:bookmarkEnd w:id="190"/>
      <w:bookmarkEnd w:id="191"/>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37">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21DE51AC" w:rsidR="00AF0947" w:rsidRPr="000F684D" w:rsidRDefault="00AF0947" w:rsidP="00AF0947">
      <w:pPr>
        <w:pStyle w:val="Caption"/>
        <w:jc w:val="center"/>
        <w:rPr>
          <w:color w:val="00B050"/>
        </w:rPr>
      </w:pPr>
      <w:bookmarkStart w:id="192" w:name="_Toc415420576"/>
      <w:bookmarkStart w:id="193" w:name="_Toc472625850"/>
      <w:bookmarkStart w:id="194" w:name="_Toc28892929"/>
      <w:r>
        <w:t xml:space="preserve">Figure </w:t>
      </w:r>
      <w:r>
        <w:rPr>
          <w:noProof/>
        </w:rPr>
        <w:fldChar w:fldCharType="begin"/>
      </w:r>
      <w:r>
        <w:rPr>
          <w:noProof/>
        </w:rPr>
        <w:instrText xml:space="preserve"> SEQ Figure \* ARABIC </w:instrText>
      </w:r>
      <w:r>
        <w:rPr>
          <w:noProof/>
        </w:rPr>
        <w:fldChar w:fldCharType="separate"/>
      </w:r>
      <w:r w:rsidR="00CA0B7C">
        <w:rPr>
          <w:noProof/>
        </w:rPr>
        <w:t>26</w:t>
      </w:r>
      <w:r>
        <w:rPr>
          <w:noProof/>
        </w:rPr>
        <w:fldChar w:fldCharType="end"/>
      </w:r>
      <w:r>
        <w:t xml:space="preserve"> – Variable Odd-Struckness Illustration</w:t>
      </w:r>
      <w:bookmarkEnd w:id="192"/>
      <w:bookmarkEnd w:id="193"/>
      <w:bookmarkEnd w:id="194"/>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195" w:name="_Toc28892880"/>
      <w:r>
        <w:t>Latency</w:t>
      </w:r>
      <w:bookmarkEnd w:id="195"/>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29"/>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38">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2CB385BD" w:rsidR="002F4B7B" w:rsidRDefault="002F4B7B" w:rsidP="002F4B7B">
      <w:pPr>
        <w:pStyle w:val="Caption"/>
        <w:jc w:val="center"/>
      </w:pPr>
      <w:bookmarkStart w:id="196" w:name="_Toc28892930"/>
      <w:r>
        <w:t xml:space="preserve">Figure </w:t>
      </w:r>
      <w:r>
        <w:rPr>
          <w:noProof/>
        </w:rPr>
        <w:fldChar w:fldCharType="begin"/>
      </w:r>
      <w:r>
        <w:rPr>
          <w:noProof/>
        </w:rPr>
        <w:instrText xml:space="preserve"> SEQ Figure \* ARABIC </w:instrText>
      </w:r>
      <w:r>
        <w:rPr>
          <w:noProof/>
        </w:rPr>
        <w:fldChar w:fldCharType="separate"/>
      </w:r>
      <w:r w:rsidR="00CA0B7C">
        <w:rPr>
          <w:noProof/>
        </w:rPr>
        <w:t>27</w:t>
      </w:r>
      <w:r>
        <w:rPr>
          <w:noProof/>
        </w:rPr>
        <w:fldChar w:fldCharType="end"/>
      </w:r>
      <w:r>
        <w:t xml:space="preserve"> – Simulator Interface Latency</w:t>
      </w:r>
      <w:bookmarkEnd w:id="196"/>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30"/>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39">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418615BD" w:rsidR="00802B39" w:rsidRDefault="00802B39" w:rsidP="00802B39">
      <w:pPr>
        <w:pStyle w:val="Caption"/>
        <w:jc w:val="center"/>
      </w:pPr>
      <w:bookmarkStart w:id="197" w:name="_Toc28892931"/>
      <w:r>
        <w:t xml:space="preserve">Figure </w:t>
      </w:r>
      <w:r>
        <w:rPr>
          <w:noProof/>
        </w:rPr>
        <w:fldChar w:fldCharType="begin"/>
      </w:r>
      <w:r>
        <w:rPr>
          <w:noProof/>
        </w:rPr>
        <w:instrText xml:space="preserve"> SEQ Figure \* ARABIC </w:instrText>
      </w:r>
      <w:r>
        <w:rPr>
          <w:noProof/>
        </w:rPr>
        <w:fldChar w:fldCharType="separate"/>
      </w:r>
      <w:r w:rsidR="00CA0B7C">
        <w:rPr>
          <w:noProof/>
        </w:rPr>
        <w:t>28</w:t>
      </w:r>
      <w:r>
        <w:rPr>
          <w:noProof/>
        </w:rPr>
        <w:fldChar w:fldCharType="end"/>
      </w:r>
      <w:r>
        <w:t xml:space="preserve"> – Logic Analy</w:t>
      </w:r>
      <w:r w:rsidR="00012709">
        <w:t>s</w:t>
      </w:r>
      <w:r>
        <w:t>er Decode</w:t>
      </w:r>
      <w:bookmarkEnd w:id="197"/>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198" w:name="_Toc415420482"/>
      <w:bookmarkStart w:id="199" w:name="_Toc472625789"/>
      <w:r>
        <w:br w:type="page"/>
      </w:r>
    </w:p>
    <w:p w14:paraId="672F6F27" w14:textId="7FCD9C36" w:rsidR="002B6100" w:rsidRDefault="002B6100" w:rsidP="002B6100">
      <w:pPr>
        <w:pStyle w:val="Heading2"/>
      </w:pPr>
      <w:bookmarkStart w:id="200" w:name="_Toc28892881"/>
      <w:r>
        <w:lastRenderedPageBreak/>
        <w:t>Software Development &amp; Compatibility</w:t>
      </w:r>
      <w:bookmarkEnd w:id="200"/>
    </w:p>
    <w:p w14:paraId="6655F6B0" w14:textId="38D69933" w:rsidR="002B6100" w:rsidRDefault="002B6100" w:rsidP="002B6100">
      <w:pPr>
        <w:pStyle w:val="Heading3"/>
      </w:pPr>
      <w:bookmarkStart w:id="201" w:name="_Toc28892882"/>
      <w:r>
        <w:t>Development Environment</w:t>
      </w:r>
      <w:bookmarkEnd w:id="198"/>
      <w:bookmarkEnd w:id="199"/>
      <w:bookmarkEnd w:id="201"/>
    </w:p>
    <w:p w14:paraId="0AE5ABA3" w14:textId="2295DA85" w:rsidR="002B6100" w:rsidRPr="00DB2E7A" w:rsidRDefault="002B6100" w:rsidP="002B6100">
      <w:pPr>
        <w:keepNext/>
      </w:pPr>
      <w:r w:rsidRPr="00DB2E7A">
        <w:t>The Simulator Interface firmware has been developed on the following versions of operating systems, development tools and Simulator Software packages. Later versions of tools are expected to be compatible:</w:t>
      </w:r>
    </w:p>
    <w:p w14:paraId="27F63CB2" w14:textId="77777777" w:rsidR="002B6100" w:rsidRPr="00DB2E7A" w:rsidRDefault="002B6100" w:rsidP="002B6100">
      <w:pPr>
        <w:pStyle w:val="ListParagraph"/>
        <w:numPr>
          <w:ilvl w:val="0"/>
          <w:numId w:val="4"/>
        </w:numPr>
      </w:pPr>
      <w:r w:rsidRPr="00DB2E7A">
        <w:t>Microsoft Windows 7 SP1 32-bit</w:t>
      </w:r>
    </w:p>
    <w:p w14:paraId="2C834026" w14:textId="77777777" w:rsidR="002B6100" w:rsidRPr="00DB2E7A" w:rsidRDefault="002B6100" w:rsidP="002B6100">
      <w:pPr>
        <w:pStyle w:val="ListParagraph"/>
        <w:numPr>
          <w:ilvl w:val="0"/>
          <w:numId w:val="4"/>
        </w:numPr>
      </w:pPr>
      <w:r w:rsidRPr="00DB2E7A">
        <w:t>Arduino IDE 1.6.12</w:t>
      </w:r>
    </w:p>
    <w:p w14:paraId="4240B038" w14:textId="7544663D" w:rsidR="002B6100" w:rsidRPr="00DB2E7A" w:rsidRDefault="002B6100" w:rsidP="002B6100">
      <w:pPr>
        <w:pStyle w:val="ListParagraph"/>
        <w:numPr>
          <w:ilvl w:val="0"/>
          <w:numId w:val="4"/>
        </w:numPr>
      </w:pPr>
      <w:r w:rsidRPr="00DB2E7A">
        <w:t>PuTTY 0.70</w:t>
      </w:r>
    </w:p>
    <w:p w14:paraId="0E560A5B" w14:textId="77777777" w:rsidR="002B6100" w:rsidRPr="00DB2E7A" w:rsidRDefault="002B6100" w:rsidP="002B6100">
      <w:pPr>
        <w:pStyle w:val="ListParagraph"/>
        <w:numPr>
          <w:ilvl w:val="0"/>
          <w:numId w:val="4"/>
        </w:numPr>
      </w:pPr>
      <w:r w:rsidRPr="00DB2E7A">
        <w:t>PortMon 3.03</w:t>
      </w:r>
    </w:p>
    <w:p w14:paraId="15D80101" w14:textId="65C458E0" w:rsidR="002B6100" w:rsidRDefault="002B6100" w:rsidP="002B6100">
      <w:pPr>
        <w:pStyle w:val="Heading3"/>
      </w:pPr>
      <w:bookmarkStart w:id="202" w:name="_Toc415420483"/>
      <w:bookmarkStart w:id="203" w:name="_Toc472625790"/>
      <w:bookmarkStart w:id="204" w:name="_Toc28892883"/>
      <w:r>
        <w:t>Source Code Availability</w:t>
      </w:r>
      <w:bookmarkEnd w:id="202"/>
      <w:bookmarkEnd w:id="203"/>
      <w:bookmarkEnd w:id="204"/>
    </w:p>
    <w:p w14:paraId="1AAB42D5" w14:textId="55000A32"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hyperlink r:id="rId40" w:history="1">
        <w:r>
          <w:rPr>
            <w:rStyle w:val="Hyperlink"/>
          </w:rPr>
          <w:t>https://github.com/Simulators</w:t>
        </w:r>
      </w:hyperlink>
      <w:r>
        <w:t>.</w:t>
      </w:r>
      <w:r w:rsidRPr="008C7B76">
        <w:t xml:space="preserve"> The firmware is released under the GNU General Public Licence (GPL), Version 3.</w:t>
      </w:r>
    </w:p>
    <w:p w14:paraId="5374A963" w14:textId="77777777" w:rsidR="006E2D44" w:rsidRDefault="006E2D44" w:rsidP="002B6100">
      <w:pPr>
        <w:pStyle w:val="Heading3"/>
      </w:pPr>
      <w:bookmarkStart w:id="205" w:name="_Toc28892884"/>
      <w:r>
        <w:t>Simulator Software Compatibility</w:t>
      </w:r>
      <w:bookmarkEnd w:id="205"/>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77777777" w:rsidR="006E2D44" w:rsidRPr="00DB2E7A" w:rsidRDefault="006E2D44" w:rsidP="006E2D44">
      <w:pPr>
        <w:pStyle w:val="ListParagraph"/>
        <w:numPr>
          <w:ilvl w:val="0"/>
          <w:numId w:val="1"/>
        </w:numPr>
      </w:pPr>
      <w:r w:rsidRPr="00DB2E7A">
        <w:t>Abel 3.10.1a</w:t>
      </w:r>
    </w:p>
    <w:p w14:paraId="3812E417" w14:textId="77777777" w:rsidR="006E2D44" w:rsidRPr="00DB2E7A" w:rsidRDefault="006E2D44" w:rsidP="006E2D44">
      <w:pPr>
        <w:pStyle w:val="ListParagraph"/>
        <w:numPr>
          <w:ilvl w:val="0"/>
          <w:numId w:val="1"/>
        </w:numPr>
      </w:pPr>
      <w:r w:rsidRPr="00DB2E7A">
        <w:t>Beltower 2017 (12.35)</w:t>
      </w:r>
    </w:p>
    <w:p w14:paraId="47C5054C" w14:textId="16204F5E" w:rsidR="006E2D44" w:rsidRPr="00DB2E7A" w:rsidRDefault="006E2D44" w:rsidP="006E2D44">
      <w:pPr>
        <w:pStyle w:val="ListParagraph"/>
        <w:numPr>
          <w:ilvl w:val="0"/>
          <w:numId w:val="1"/>
        </w:numPr>
      </w:pPr>
      <w:r w:rsidRPr="00DB2E7A">
        <w:t>Virtual Belfry</w:t>
      </w:r>
      <w:r w:rsidRPr="00DB2E7A">
        <w:rPr>
          <w:rStyle w:val="FootnoteReference"/>
        </w:rPr>
        <w:footnoteReference w:id="31"/>
      </w:r>
      <w:r w:rsidRPr="00DB2E7A">
        <w:t xml:space="preserve"> 3.5</w:t>
      </w:r>
    </w:p>
    <w:p w14:paraId="5F1F2A2C" w14:textId="77777777" w:rsidR="00CF2085" w:rsidRDefault="00CF2085" w:rsidP="002B6100">
      <w:pPr>
        <w:pStyle w:val="Heading4"/>
      </w:pPr>
      <w:bookmarkStart w:id="206" w:name="_Toc415420470"/>
      <w:bookmarkStart w:id="207" w:name="_Toc472625769"/>
      <w:r>
        <w:t>Untested Configurations</w:t>
      </w:r>
      <w:bookmarkEnd w:id="206"/>
      <w:bookmarkEnd w:id="207"/>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208" w:name="_Toc415420471"/>
      <w:bookmarkStart w:id="209" w:name="_Toc472625770"/>
      <w:r>
        <w:t>Future Simulator Support</w:t>
      </w:r>
      <w:bookmarkEnd w:id="208"/>
      <w:bookmarkEnd w:id="209"/>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210" w:name="_Toc472625809"/>
      <w:bookmarkStart w:id="211" w:name="_Toc415420535"/>
      <w:r>
        <w:br w:type="page"/>
      </w:r>
    </w:p>
    <w:p w14:paraId="3DC448F5" w14:textId="66497E19" w:rsidR="00AF0947" w:rsidRDefault="00AF0947" w:rsidP="002835BF">
      <w:pPr>
        <w:pStyle w:val="Heading1"/>
      </w:pPr>
      <w:bookmarkStart w:id="212" w:name="_Toc28892885"/>
      <w:r>
        <w:lastRenderedPageBreak/>
        <w:t>USB-to-Serial Adapters</w:t>
      </w:r>
      <w:bookmarkEnd w:id="210"/>
      <w:bookmarkEnd w:id="212"/>
    </w:p>
    <w:p w14:paraId="2E2FAE94" w14:textId="77777777" w:rsidR="00AF0947" w:rsidRPr="00DB2E7A"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764939DB" w14:textId="77777777" w:rsidR="00AF0947" w:rsidRPr="00DB2E7A" w:rsidRDefault="00AF0947" w:rsidP="00AF0947">
      <w:r w:rsidRPr="00DB2E7A">
        <w:t>Adapters usually require the installation of a software driver. Drivers for adapters based on Prolific</w:t>
      </w:r>
      <w:r w:rsidRPr="00DB2E7A">
        <w:rPr>
          <w:rStyle w:val="FootnoteReference"/>
        </w:rPr>
        <w:footnoteReference w:id="32"/>
      </w:r>
      <w:r w:rsidRPr="00DB2E7A">
        <w:t xml:space="preserve"> and FTDI</w:t>
      </w:r>
      <w:r w:rsidRPr="00DB2E7A">
        <w:rPr>
          <w:rStyle w:val="FootnoteReference"/>
        </w:rPr>
        <w:footnoteReference w:id="33"/>
      </w:r>
      <w:r w:rsidRPr="00DB2E7A">
        <w:t xml:space="preserve"> controllers are available from the respective websites; the driver required is the </w:t>
      </w:r>
      <w:r w:rsidRPr="00DB2E7A">
        <w:rPr>
          <w:i/>
        </w:rPr>
        <w:t>Virtual COM Port</w:t>
      </w:r>
      <w:r w:rsidRPr="00DB2E7A">
        <w:t xml:space="preserve"> or </w:t>
      </w:r>
      <w:r w:rsidRPr="00DB2E7A">
        <w:rPr>
          <w:i/>
        </w:rPr>
        <w:t>VCP</w:t>
      </w:r>
      <w:r w:rsidRPr="00DB2E7A">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41">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7DBA0240" w:rsidR="00AF0947" w:rsidRDefault="00AF0947" w:rsidP="00AF0947">
      <w:pPr>
        <w:pStyle w:val="Caption"/>
        <w:ind w:left="720"/>
        <w:jc w:val="center"/>
      </w:pPr>
      <w:bookmarkStart w:id="213" w:name="_Toc472625865"/>
      <w:bookmarkStart w:id="214" w:name="_Toc28892932"/>
      <w:r>
        <w:t xml:space="preserve">Figure </w:t>
      </w:r>
      <w:r>
        <w:rPr>
          <w:noProof/>
        </w:rPr>
        <w:fldChar w:fldCharType="begin"/>
      </w:r>
      <w:r>
        <w:rPr>
          <w:noProof/>
        </w:rPr>
        <w:instrText xml:space="preserve"> SEQ Figure \* ARABIC </w:instrText>
      </w:r>
      <w:r>
        <w:rPr>
          <w:noProof/>
        </w:rPr>
        <w:fldChar w:fldCharType="separate"/>
      </w:r>
      <w:r w:rsidR="00CA0B7C">
        <w:rPr>
          <w:noProof/>
        </w:rPr>
        <w:t>29</w:t>
      </w:r>
      <w:r>
        <w:rPr>
          <w:noProof/>
        </w:rPr>
        <w:fldChar w:fldCharType="end"/>
      </w:r>
      <w:r>
        <w:t xml:space="preserve"> – Example of a USB-to-Serial Adapter</w:t>
      </w:r>
      <w:bookmarkEnd w:id="213"/>
      <w:bookmarkEnd w:id="214"/>
    </w:p>
    <w:p w14:paraId="6761C6A9" w14:textId="77777777" w:rsidR="00AF0947" w:rsidRDefault="00AF0947" w:rsidP="00AF0947">
      <w:pPr>
        <w:pStyle w:val="Heading3"/>
      </w:pPr>
      <w:bookmarkStart w:id="215" w:name="_Toc472625810"/>
      <w:bookmarkStart w:id="216" w:name="_Toc28892886"/>
      <w:r>
        <w:lastRenderedPageBreak/>
        <w:t>Driver Installation</w:t>
      </w:r>
      <w:bookmarkEnd w:id="215"/>
      <w:bookmarkEnd w:id="216"/>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42">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63DB88BE" w:rsidR="00AF0947" w:rsidRDefault="00AF0947" w:rsidP="00AF0947">
      <w:pPr>
        <w:pStyle w:val="Caption"/>
        <w:ind w:left="357"/>
        <w:jc w:val="center"/>
      </w:pPr>
      <w:bookmarkStart w:id="217" w:name="_Toc472625866"/>
      <w:bookmarkStart w:id="218" w:name="_Toc28892933"/>
      <w:r>
        <w:t xml:space="preserve">Figure </w:t>
      </w:r>
      <w:r>
        <w:rPr>
          <w:noProof/>
        </w:rPr>
        <w:fldChar w:fldCharType="begin"/>
      </w:r>
      <w:r>
        <w:rPr>
          <w:noProof/>
        </w:rPr>
        <w:instrText xml:space="preserve"> SEQ Figure \* ARABIC </w:instrText>
      </w:r>
      <w:r>
        <w:rPr>
          <w:noProof/>
        </w:rPr>
        <w:fldChar w:fldCharType="separate"/>
      </w:r>
      <w:r w:rsidR="00CA0B7C">
        <w:rPr>
          <w:noProof/>
        </w:rPr>
        <w:t>30</w:t>
      </w:r>
      <w:r>
        <w:rPr>
          <w:noProof/>
        </w:rPr>
        <w:fldChar w:fldCharType="end"/>
      </w:r>
      <w:r>
        <w:t xml:space="preserve"> – Prolific Driver Installation</w:t>
      </w:r>
      <w:bookmarkEnd w:id="217"/>
      <w:bookmarkEnd w:id="218"/>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13458EE6" w:rsidR="00AF0947" w:rsidRDefault="00AF0947" w:rsidP="00AF0947">
      <w:pPr>
        <w:pStyle w:val="Caption"/>
        <w:ind w:left="357"/>
        <w:jc w:val="center"/>
      </w:pPr>
      <w:bookmarkStart w:id="219" w:name="_Toc472625867"/>
      <w:bookmarkStart w:id="220" w:name="_Toc28892934"/>
      <w:r>
        <w:t xml:space="preserve">Figure </w:t>
      </w:r>
      <w:r>
        <w:rPr>
          <w:noProof/>
        </w:rPr>
        <w:fldChar w:fldCharType="begin"/>
      </w:r>
      <w:r>
        <w:rPr>
          <w:noProof/>
        </w:rPr>
        <w:instrText xml:space="preserve"> SEQ Figure \* ARABIC </w:instrText>
      </w:r>
      <w:r>
        <w:rPr>
          <w:noProof/>
        </w:rPr>
        <w:fldChar w:fldCharType="separate"/>
      </w:r>
      <w:r w:rsidR="00CA0B7C">
        <w:rPr>
          <w:noProof/>
        </w:rPr>
        <w:t>31</w:t>
      </w:r>
      <w:r>
        <w:rPr>
          <w:noProof/>
        </w:rPr>
        <w:fldChar w:fldCharType="end"/>
      </w:r>
      <w:r>
        <w:t xml:space="preserve"> – Driver Installation Complete</w:t>
      </w:r>
      <w:bookmarkEnd w:id="219"/>
      <w:bookmarkEnd w:id="220"/>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44">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7CB5183D" w:rsidR="00AF0947" w:rsidRDefault="00AF0947" w:rsidP="00AF0947">
      <w:pPr>
        <w:pStyle w:val="Caption"/>
        <w:jc w:val="center"/>
        <w:rPr>
          <w:color w:val="00B050"/>
        </w:rPr>
      </w:pPr>
      <w:bookmarkStart w:id="221" w:name="_Toc472625868"/>
      <w:bookmarkStart w:id="222" w:name="_Toc28892935"/>
      <w:r>
        <w:t xml:space="preserve">Figure </w:t>
      </w:r>
      <w:r>
        <w:rPr>
          <w:noProof/>
        </w:rPr>
        <w:fldChar w:fldCharType="begin"/>
      </w:r>
      <w:r>
        <w:rPr>
          <w:noProof/>
        </w:rPr>
        <w:instrText xml:space="preserve"> SEQ Figure \* ARABIC </w:instrText>
      </w:r>
      <w:r>
        <w:rPr>
          <w:noProof/>
        </w:rPr>
        <w:fldChar w:fldCharType="separate"/>
      </w:r>
      <w:r w:rsidR="00CA0B7C">
        <w:rPr>
          <w:noProof/>
        </w:rPr>
        <w:t>32</w:t>
      </w:r>
      <w:r>
        <w:rPr>
          <w:noProof/>
        </w:rPr>
        <w:fldChar w:fldCharType="end"/>
      </w:r>
      <w:r>
        <w:t xml:space="preserve"> – Found New Hardware Message</w:t>
      </w:r>
      <w:bookmarkEnd w:id="221"/>
      <w:bookmarkEnd w:id="222"/>
    </w:p>
    <w:p w14:paraId="1FB3F8E6" w14:textId="77777777" w:rsidR="00AF0947" w:rsidRDefault="00AF0947" w:rsidP="00AF0947">
      <w:pPr>
        <w:pStyle w:val="Heading3"/>
      </w:pPr>
      <w:bookmarkStart w:id="223" w:name="_Toc472625811"/>
      <w:bookmarkStart w:id="224" w:name="_Toc28892887"/>
      <w:r>
        <w:lastRenderedPageBreak/>
        <w:t>Driver Verification</w:t>
      </w:r>
      <w:bookmarkEnd w:id="223"/>
      <w:bookmarkEnd w:id="224"/>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45">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3FF12697" w:rsidR="00AF0947" w:rsidRDefault="00AF0947" w:rsidP="00AF0947">
      <w:pPr>
        <w:pStyle w:val="Caption"/>
        <w:jc w:val="center"/>
      </w:pPr>
      <w:bookmarkStart w:id="225" w:name="_Toc472625869"/>
      <w:bookmarkStart w:id="226" w:name="_Toc28892936"/>
      <w:r>
        <w:t xml:space="preserve">Figure </w:t>
      </w:r>
      <w:r>
        <w:rPr>
          <w:noProof/>
        </w:rPr>
        <w:fldChar w:fldCharType="begin"/>
      </w:r>
      <w:r>
        <w:rPr>
          <w:noProof/>
        </w:rPr>
        <w:instrText xml:space="preserve"> SEQ Figure \* ARABIC </w:instrText>
      </w:r>
      <w:r>
        <w:rPr>
          <w:noProof/>
        </w:rPr>
        <w:fldChar w:fldCharType="separate"/>
      </w:r>
      <w:r w:rsidR="00CA0B7C">
        <w:rPr>
          <w:noProof/>
        </w:rPr>
        <w:t>33</w:t>
      </w:r>
      <w:r>
        <w:rPr>
          <w:noProof/>
        </w:rPr>
        <w:fldChar w:fldCharType="end"/>
      </w:r>
      <w:r>
        <w:t xml:space="preserve"> – My Computer Context Menu (Windows XP)</w:t>
      </w:r>
      <w:bookmarkEnd w:id="225"/>
      <w:bookmarkEnd w:id="226"/>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46">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4CC7142F" w:rsidR="00AF0947" w:rsidRPr="007B248F" w:rsidRDefault="00AF0947" w:rsidP="00AF0947">
      <w:pPr>
        <w:pStyle w:val="Caption"/>
        <w:jc w:val="center"/>
      </w:pPr>
      <w:bookmarkStart w:id="227" w:name="_Toc472625870"/>
      <w:bookmarkStart w:id="228" w:name="_Toc28892937"/>
      <w:r>
        <w:t xml:space="preserve">Figure </w:t>
      </w:r>
      <w:r>
        <w:rPr>
          <w:noProof/>
        </w:rPr>
        <w:fldChar w:fldCharType="begin"/>
      </w:r>
      <w:r>
        <w:rPr>
          <w:noProof/>
        </w:rPr>
        <w:instrText xml:space="preserve"> SEQ Figure \* ARABIC </w:instrText>
      </w:r>
      <w:r>
        <w:rPr>
          <w:noProof/>
        </w:rPr>
        <w:fldChar w:fldCharType="separate"/>
      </w:r>
      <w:r w:rsidR="00CA0B7C">
        <w:rPr>
          <w:noProof/>
        </w:rPr>
        <w:t>34</w:t>
      </w:r>
      <w:r>
        <w:rPr>
          <w:noProof/>
        </w:rPr>
        <w:fldChar w:fldCharType="end"/>
      </w:r>
      <w:r>
        <w:t xml:space="preserve"> </w:t>
      </w:r>
      <w:r w:rsidRPr="003A2FD6">
        <w:t>– Co</w:t>
      </w:r>
      <w:r>
        <w:t>mputer Context Menu (Windows 7)</w:t>
      </w:r>
      <w:bookmarkEnd w:id="227"/>
      <w:bookmarkEnd w:id="228"/>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47">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2E10864F" w:rsidR="00AF0947" w:rsidRDefault="00AF0947" w:rsidP="00AF0947">
      <w:pPr>
        <w:pStyle w:val="Caption"/>
        <w:ind w:left="357"/>
        <w:jc w:val="center"/>
      </w:pPr>
      <w:bookmarkStart w:id="229" w:name="_Toc472625871"/>
      <w:bookmarkStart w:id="230" w:name="_Toc28892938"/>
      <w:r>
        <w:t xml:space="preserve">Figure </w:t>
      </w:r>
      <w:r>
        <w:rPr>
          <w:noProof/>
        </w:rPr>
        <w:fldChar w:fldCharType="begin"/>
      </w:r>
      <w:r>
        <w:rPr>
          <w:noProof/>
        </w:rPr>
        <w:instrText xml:space="preserve"> SEQ Figure \* ARABIC </w:instrText>
      </w:r>
      <w:r>
        <w:rPr>
          <w:noProof/>
        </w:rPr>
        <w:fldChar w:fldCharType="separate"/>
      </w:r>
      <w:r w:rsidR="00CA0B7C">
        <w:rPr>
          <w:noProof/>
        </w:rPr>
        <w:t>35</w:t>
      </w:r>
      <w:r>
        <w:rPr>
          <w:noProof/>
        </w:rPr>
        <w:fldChar w:fldCharType="end"/>
      </w:r>
      <w:r>
        <w:t xml:space="preserve"> – System Properties Hardware Tab (Windows XP)</w:t>
      </w:r>
      <w:bookmarkEnd w:id="229"/>
      <w:bookmarkEnd w:id="230"/>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48">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640FF097" w:rsidR="00AF0947" w:rsidRDefault="00AF0947" w:rsidP="00AF0947">
      <w:pPr>
        <w:pStyle w:val="Caption"/>
        <w:ind w:left="357"/>
        <w:jc w:val="center"/>
      </w:pPr>
      <w:bookmarkStart w:id="231" w:name="_Toc472625872"/>
      <w:bookmarkStart w:id="232" w:name="_Toc28892939"/>
      <w:r>
        <w:t xml:space="preserve">Figure </w:t>
      </w:r>
      <w:r>
        <w:rPr>
          <w:noProof/>
        </w:rPr>
        <w:fldChar w:fldCharType="begin"/>
      </w:r>
      <w:r>
        <w:rPr>
          <w:noProof/>
        </w:rPr>
        <w:instrText xml:space="preserve"> SEQ Figure \* ARABIC </w:instrText>
      </w:r>
      <w:r>
        <w:rPr>
          <w:noProof/>
        </w:rPr>
        <w:fldChar w:fldCharType="separate"/>
      </w:r>
      <w:r w:rsidR="00CA0B7C">
        <w:rPr>
          <w:noProof/>
        </w:rPr>
        <w:t>36</w:t>
      </w:r>
      <w:r>
        <w:rPr>
          <w:noProof/>
        </w:rPr>
        <w:fldChar w:fldCharType="end"/>
      </w:r>
      <w:r>
        <w:t xml:space="preserve"> – System Properties Hardware Tab (Windows 7)</w:t>
      </w:r>
      <w:bookmarkEnd w:id="231"/>
      <w:bookmarkEnd w:id="232"/>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49">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0AFD5DEE" w:rsidR="00AF0947" w:rsidRPr="00825FC5" w:rsidRDefault="00AF0947" w:rsidP="00AF0947">
      <w:pPr>
        <w:pStyle w:val="Caption"/>
        <w:ind w:left="357"/>
        <w:jc w:val="center"/>
      </w:pPr>
      <w:bookmarkStart w:id="233" w:name="_Toc472625873"/>
      <w:bookmarkStart w:id="234" w:name="_Toc28892940"/>
      <w:r>
        <w:t xml:space="preserve">Figure </w:t>
      </w:r>
      <w:r>
        <w:rPr>
          <w:noProof/>
        </w:rPr>
        <w:fldChar w:fldCharType="begin"/>
      </w:r>
      <w:r>
        <w:rPr>
          <w:noProof/>
        </w:rPr>
        <w:instrText xml:space="preserve"> SEQ Figure \* ARABIC </w:instrText>
      </w:r>
      <w:r>
        <w:rPr>
          <w:noProof/>
        </w:rPr>
        <w:fldChar w:fldCharType="separate"/>
      </w:r>
      <w:r w:rsidR="00CA0B7C">
        <w:rPr>
          <w:noProof/>
        </w:rPr>
        <w:t>37</w:t>
      </w:r>
      <w:r>
        <w:rPr>
          <w:noProof/>
        </w:rPr>
        <w:fldChar w:fldCharType="end"/>
      </w:r>
      <w:r>
        <w:t xml:space="preserve"> – Device Manager (Driver Installed)</w:t>
      </w:r>
      <w:bookmarkEnd w:id="233"/>
      <w:bookmarkEnd w:id="234"/>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50">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52711DDD" w:rsidR="00AF0947" w:rsidRPr="00825FC5" w:rsidRDefault="00AF0947" w:rsidP="00AF0947">
      <w:pPr>
        <w:pStyle w:val="Caption"/>
        <w:ind w:left="357"/>
        <w:jc w:val="center"/>
      </w:pPr>
      <w:bookmarkStart w:id="235" w:name="_Toc472625874"/>
      <w:bookmarkStart w:id="236" w:name="_Toc28892941"/>
      <w:r>
        <w:t xml:space="preserve">Figure </w:t>
      </w:r>
      <w:r>
        <w:rPr>
          <w:noProof/>
        </w:rPr>
        <w:fldChar w:fldCharType="begin"/>
      </w:r>
      <w:r>
        <w:rPr>
          <w:noProof/>
        </w:rPr>
        <w:instrText xml:space="preserve"> SEQ Figure \* ARABIC </w:instrText>
      </w:r>
      <w:r>
        <w:rPr>
          <w:noProof/>
        </w:rPr>
        <w:fldChar w:fldCharType="separate"/>
      </w:r>
      <w:r w:rsidR="00CA0B7C">
        <w:rPr>
          <w:noProof/>
        </w:rPr>
        <w:t>38</w:t>
      </w:r>
      <w:r>
        <w:rPr>
          <w:noProof/>
        </w:rPr>
        <w:fldChar w:fldCharType="end"/>
      </w:r>
      <w:r>
        <w:t xml:space="preserve"> – Device Manager (Driver Missing)</w:t>
      </w:r>
      <w:bookmarkEnd w:id="235"/>
      <w:bookmarkEnd w:id="236"/>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237" w:name="_Toc472625812"/>
      <w:bookmarkStart w:id="238" w:name="_Toc28892888"/>
      <w:r>
        <w:lastRenderedPageBreak/>
        <w:t>COM Port Reconfiguration</w:t>
      </w:r>
      <w:bookmarkEnd w:id="237"/>
      <w:bookmarkEnd w:id="238"/>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34"/>
      </w:r>
      <w:r w:rsidRPr="00DB2E7A">
        <w:t>. If the adapter has been assigned a COM port number outside the supported range, the port must be reconfigured to lower value</w:t>
      </w:r>
      <w:r w:rsidRPr="00DB2E7A">
        <w:rPr>
          <w:rStyle w:val="FootnoteReference"/>
        </w:rPr>
        <w:footnoteReference w:id="35"/>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2EBEB853" w:rsidR="00AF0947" w:rsidRDefault="00AF0947" w:rsidP="00AF0947">
      <w:pPr>
        <w:pStyle w:val="Caption"/>
        <w:ind w:left="357"/>
        <w:jc w:val="center"/>
      </w:pPr>
      <w:bookmarkStart w:id="239" w:name="_Toc472625875"/>
      <w:bookmarkStart w:id="240" w:name="_Toc28892942"/>
      <w:r>
        <w:t xml:space="preserve">Figure </w:t>
      </w:r>
      <w:r>
        <w:rPr>
          <w:noProof/>
        </w:rPr>
        <w:fldChar w:fldCharType="begin"/>
      </w:r>
      <w:r>
        <w:rPr>
          <w:noProof/>
        </w:rPr>
        <w:instrText xml:space="preserve"> SEQ Figure \* ARABIC </w:instrText>
      </w:r>
      <w:r>
        <w:rPr>
          <w:noProof/>
        </w:rPr>
        <w:fldChar w:fldCharType="separate"/>
      </w:r>
      <w:r w:rsidR="00CA0B7C">
        <w:rPr>
          <w:noProof/>
        </w:rPr>
        <w:t>39</w:t>
      </w:r>
      <w:r>
        <w:rPr>
          <w:noProof/>
        </w:rPr>
        <w:fldChar w:fldCharType="end"/>
      </w:r>
      <w:r>
        <w:t xml:space="preserve"> – Device Manager (Port COM14)</w:t>
      </w:r>
      <w:bookmarkEnd w:id="239"/>
      <w:bookmarkEnd w:id="240"/>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16074958" w:rsidR="00AF0947" w:rsidRDefault="00AF0947" w:rsidP="00AF0947">
      <w:pPr>
        <w:pStyle w:val="Caption"/>
        <w:ind w:left="357"/>
        <w:jc w:val="center"/>
      </w:pPr>
      <w:bookmarkStart w:id="241" w:name="_Toc472625876"/>
      <w:bookmarkStart w:id="242" w:name="_Toc28892943"/>
      <w:r>
        <w:t xml:space="preserve">Figure </w:t>
      </w:r>
      <w:r>
        <w:rPr>
          <w:noProof/>
        </w:rPr>
        <w:fldChar w:fldCharType="begin"/>
      </w:r>
      <w:r>
        <w:rPr>
          <w:noProof/>
        </w:rPr>
        <w:instrText xml:space="preserve"> SEQ Figure \* ARABIC </w:instrText>
      </w:r>
      <w:r>
        <w:rPr>
          <w:noProof/>
        </w:rPr>
        <w:fldChar w:fldCharType="separate"/>
      </w:r>
      <w:r w:rsidR="00CA0B7C">
        <w:rPr>
          <w:noProof/>
        </w:rPr>
        <w:t>40</w:t>
      </w:r>
      <w:r>
        <w:rPr>
          <w:noProof/>
        </w:rPr>
        <w:fldChar w:fldCharType="end"/>
      </w:r>
      <w:r>
        <w:t xml:space="preserve"> – Device Manager Context Menu</w:t>
      </w:r>
      <w:bookmarkEnd w:id="241"/>
      <w:bookmarkEnd w:id="242"/>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53">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41DABB15" w:rsidR="00AF0947" w:rsidRPr="00825FC5" w:rsidRDefault="00AF0947" w:rsidP="00AF0947">
      <w:pPr>
        <w:pStyle w:val="Caption"/>
        <w:ind w:left="357"/>
        <w:jc w:val="center"/>
      </w:pPr>
      <w:bookmarkStart w:id="243" w:name="_Toc472625877"/>
      <w:bookmarkStart w:id="244" w:name="_Toc28892944"/>
      <w:r>
        <w:t xml:space="preserve">Figure </w:t>
      </w:r>
      <w:r>
        <w:rPr>
          <w:noProof/>
        </w:rPr>
        <w:fldChar w:fldCharType="begin"/>
      </w:r>
      <w:r>
        <w:rPr>
          <w:noProof/>
        </w:rPr>
        <w:instrText xml:space="preserve"> SEQ Figure \* ARABIC </w:instrText>
      </w:r>
      <w:r>
        <w:rPr>
          <w:noProof/>
        </w:rPr>
        <w:fldChar w:fldCharType="separate"/>
      </w:r>
      <w:r w:rsidR="00CA0B7C">
        <w:rPr>
          <w:noProof/>
        </w:rPr>
        <w:t>41</w:t>
      </w:r>
      <w:r>
        <w:rPr>
          <w:noProof/>
        </w:rPr>
        <w:fldChar w:fldCharType="end"/>
      </w:r>
      <w:r>
        <w:t xml:space="preserve"> – COM Port Properties</w:t>
      </w:r>
      <w:bookmarkEnd w:id="243"/>
      <w:bookmarkEnd w:id="244"/>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54">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6230FFB4" w:rsidR="00AF0947" w:rsidRPr="00825FC5" w:rsidRDefault="00AF0947" w:rsidP="00AF0947">
      <w:pPr>
        <w:pStyle w:val="Caption"/>
        <w:jc w:val="center"/>
      </w:pPr>
      <w:bookmarkStart w:id="245" w:name="_Toc472625878"/>
      <w:bookmarkStart w:id="246" w:name="_Toc28892945"/>
      <w:r>
        <w:t xml:space="preserve">Figure </w:t>
      </w:r>
      <w:r>
        <w:rPr>
          <w:noProof/>
        </w:rPr>
        <w:fldChar w:fldCharType="begin"/>
      </w:r>
      <w:r>
        <w:rPr>
          <w:noProof/>
        </w:rPr>
        <w:instrText xml:space="preserve"> SEQ Figure \* ARABIC </w:instrText>
      </w:r>
      <w:r>
        <w:rPr>
          <w:noProof/>
        </w:rPr>
        <w:fldChar w:fldCharType="separate"/>
      </w:r>
      <w:r w:rsidR="00CA0B7C">
        <w:rPr>
          <w:noProof/>
        </w:rPr>
        <w:t>42</w:t>
      </w:r>
      <w:r>
        <w:rPr>
          <w:noProof/>
        </w:rPr>
        <w:fldChar w:fldCharType="end"/>
      </w:r>
      <w:r>
        <w:t xml:space="preserve"> – COM Port Advanced Settings (Prolific)</w:t>
      </w:r>
      <w:bookmarkEnd w:id="245"/>
      <w:bookmarkEnd w:id="246"/>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55">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56E7ED72" w:rsidR="00AF0947" w:rsidRDefault="00AF0947" w:rsidP="00AF0947">
      <w:pPr>
        <w:pStyle w:val="Caption"/>
        <w:jc w:val="center"/>
        <w:rPr>
          <w:color w:val="00B050"/>
        </w:rPr>
      </w:pPr>
      <w:bookmarkStart w:id="247" w:name="_Toc472625879"/>
      <w:bookmarkStart w:id="248" w:name="_Toc28892946"/>
      <w:r>
        <w:t xml:space="preserve">Figure </w:t>
      </w:r>
      <w:r>
        <w:rPr>
          <w:noProof/>
        </w:rPr>
        <w:fldChar w:fldCharType="begin"/>
      </w:r>
      <w:r>
        <w:rPr>
          <w:noProof/>
        </w:rPr>
        <w:instrText xml:space="preserve"> SEQ Figure \* ARABIC </w:instrText>
      </w:r>
      <w:r>
        <w:rPr>
          <w:noProof/>
        </w:rPr>
        <w:fldChar w:fldCharType="separate"/>
      </w:r>
      <w:r w:rsidR="00CA0B7C">
        <w:rPr>
          <w:noProof/>
        </w:rPr>
        <w:t>43</w:t>
      </w:r>
      <w:r>
        <w:rPr>
          <w:noProof/>
        </w:rPr>
        <w:fldChar w:fldCharType="end"/>
      </w:r>
      <w:r w:rsidRPr="004B7E9F">
        <w:t xml:space="preserve"> – COM Port Advanced Settings (</w:t>
      </w:r>
      <w:r>
        <w:t>FTDI</w:t>
      </w:r>
      <w:r w:rsidRPr="004B7E9F">
        <w:t>)</w:t>
      </w:r>
      <w:bookmarkEnd w:id="247"/>
      <w:bookmarkEnd w:id="248"/>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49">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1B058052" w:rsidR="00AF0947" w:rsidRPr="00825FC5" w:rsidRDefault="00AF0947" w:rsidP="00AF0947">
      <w:pPr>
        <w:pStyle w:val="Caption"/>
        <w:ind w:left="357"/>
        <w:jc w:val="center"/>
      </w:pPr>
      <w:bookmarkStart w:id="249" w:name="_Toc472625880"/>
      <w:bookmarkStart w:id="250" w:name="_Toc28892947"/>
      <w:r>
        <w:t xml:space="preserve">Figure </w:t>
      </w:r>
      <w:r>
        <w:rPr>
          <w:noProof/>
        </w:rPr>
        <w:fldChar w:fldCharType="begin"/>
      </w:r>
      <w:r>
        <w:rPr>
          <w:noProof/>
        </w:rPr>
        <w:instrText xml:space="preserve"> SEQ Figure \* ARABIC </w:instrText>
      </w:r>
      <w:r>
        <w:rPr>
          <w:noProof/>
        </w:rPr>
        <w:fldChar w:fldCharType="separate"/>
      </w:r>
      <w:r w:rsidR="00CA0B7C">
        <w:rPr>
          <w:noProof/>
        </w:rPr>
        <w:t>44</w:t>
      </w:r>
      <w:r>
        <w:rPr>
          <w:noProof/>
        </w:rPr>
        <w:fldChar w:fldCharType="end"/>
      </w:r>
      <w:r>
        <w:t xml:space="preserve"> – Device Manager (Reconfigured Port COM3)</w:t>
      </w:r>
      <w:bookmarkEnd w:id="249"/>
      <w:bookmarkEnd w:id="250"/>
    </w:p>
    <w:bookmarkEnd w:id="211"/>
    <w:p w14:paraId="7CC07E02" w14:textId="77777777" w:rsidR="00AF0947" w:rsidRDefault="00AF0947" w:rsidP="00AF0947">
      <w:pPr>
        <w:pStyle w:val="ListParagraph"/>
        <w:keepNext/>
        <w:spacing w:after="120"/>
        <w:contextualSpacing w:val="0"/>
        <w:jc w:val="center"/>
      </w:pPr>
    </w:p>
    <w:p w14:paraId="2A898EF1" w14:textId="77777777" w:rsidR="00AF0947" w:rsidRPr="00BA08DE" w:rsidRDefault="00AF0947" w:rsidP="00AF0947">
      <w:pPr>
        <w:pStyle w:val="Heading1"/>
        <w:pageBreakBefore/>
      </w:pPr>
      <w:bookmarkStart w:id="251" w:name="_Toc415420549"/>
      <w:bookmarkStart w:id="252" w:name="_Toc472625828"/>
      <w:bookmarkStart w:id="253" w:name="_Toc28892889"/>
      <w:r w:rsidRPr="00BA08DE">
        <w:lastRenderedPageBreak/>
        <w:t>Appendices</w:t>
      </w:r>
      <w:bookmarkEnd w:id="251"/>
      <w:bookmarkEnd w:id="252"/>
      <w:bookmarkEnd w:id="253"/>
    </w:p>
    <w:p w14:paraId="7A3D7E07" w14:textId="77777777" w:rsidR="00AF0947" w:rsidRDefault="00AF0947" w:rsidP="00AF0947">
      <w:pPr>
        <w:pStyle w:val="Heading2"/>
      </w:pPr>
      <w:bookmarkStart w:id="254" w:name="_Toc415420550"/>
      <w:bookmarkStart w:id="255" w:name="_Toc472625829"/>
      <w:bookmarkStart w:id="256" w:name="_Toc28892890"/>
      <w:r w:rsidRPr="007F2193">
        <w:t>Appendix A: MBI Protocol Description</w:t>
      </w:r>
      <w:bookmarkEnd w:id="254"/>
      <w:bookmarkEnd w:id="255"/>
      <w:bookmarkEnd w:id="256"/>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257" w:name="_Toc415420551"/>
      <w:bookmarkStart w:id="258" w:name="_Toc472625830"/>
      <w:r>
        <w:br w:type="page"/>
      </w:r>
    </w:p>
    <w:p w14:paraId="42776C48" w14:textId="25FBC6CA" w:rsidR="00AF0947" w:rsidRDefault="00AF0947" w:rsidP="00AF0947">
      <w:pPr>
        <w:pStyle w:val="Heading2"/>
      </w:pPr>
      <w:bookmarkStart w:id="259" w:name="_Toc28892891"/>
      <w:r>
        <w:lastRenderedPageBreak/>
        <w:t>Appendix B: MBI Protocol Commands</w:t>
      </w:r>
      <w:bookmarkEnd w:id="257"/>
      <w:bookmarkEnd w:id="258"/>
      <w:bookmarkEnd w:id="259"/>
    </w:p>
    <w:p w14:paraId="7A81CBE9" w14:textId="77777777" w:rsidR="00AF0947" w:rsidRPr="00DB2E7A" w:rsidRDefault="00AF0947" w:rsidP="00AF0947">
      <w:r w:rsidRPr="00DB2E7A">
        <w:t>The following table lists the commands defined in the MBI Protocol.</w:t>
      </w:r>
    </w:p>
    <w:p w14:paraId="6078ADF7" w14:textId="13EFC98B" w:rsidR="00AF0947" w:rsidRDefault="00AF0947" w:rsidP="00AF0947">
      <w:pPr>
        <w:pStyle w:val="Caption"/>
        <w:keepNext/>
      </w:pPr>
      <w:bookmarkStart w:id="260" w:name="_Toc415420634"/>
      <w:bookmarkStart w:id="261" w:name="_Toc472625916"/>
      <w:bookmarkStart w:id="262" w:name="_Toc28892953"/>
      <w:r>
        <w:t xml:space="preserve">Table </w:t>
      </w:r>
      <w:r>
        <w:rPr>
          <w:noProof/>
        </w:rPr>
        <w:fldChar w:fldCharType="begin"/>
      </w:r>
      <w:r>
        <w:rPr>
          <w:noProof/>
        </w:rPr>
        <w:instrText xml:space="preserve"> SEQ Table \* ARABIC </w:instrText>
      </w:r>
      <w:r>
        <w:rPr>
          <w:noProof/>
        </w:rPr>
        <w:fldChar w:fldCharType="separate"/>
      </w:r>
      <w:r w:rsidR="00CA0B7C">
        <w:rPr>
          <w:noProof/>
        </w:rPr>
        <w:t>4</w:t>
      </w:r>
      <w:r>
        <w:rPr>
          <w:noProof/>
        </w:rPr>
        <w:fldChar w:fldCharType="end"/>
      </w:r>
      <w:r>
        <w:t xml:space="preserve"> – MBI Protocol Commands</w:t>
      </w:r>
      <w:bookmarkEnd w:id="260"/>
      <w:bookmarkEnd w:id="261"/>
      <w:bookmarkEnd w:id="2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61BC74DF" w14:textId="77777777" w:rsidR="00AF0947" w:rsidRPr="00DB2E7A" w:rsidRDefault="00AF0947" w:rsidP="005E5122">
            <w:pPr>
              <w:pStyle w:val="ListParagraph"/>
              <w:numPr>
                <w:ilvl w:val="0"/>
                <w:numId w:val="20"/>
              </w:numPr>
            </w:pPr>
            <w:r w:rsidRPr="00DB2E7A">
              <w:t>This command does not appear to be used by tested versions of either Abel, Beltower or Virtual Belfry.</w:t>
            </w:r>
          </w:p>
          <w:p w14:paraId="4D9ABCBF" w14:textId="6556F3E3" w:rsidR="009E5AFB" w:rsidRPr="00DB2E7A" w:rsidRDefault="009E5AFB" w:rsidP="005E5122">
            <w:pPr>
              <w:pStyle w:val="ListParagraph"/>
              <w:numPr>
                <w:ilvl w:val="0"/>
                <w:numId w:val="20"/>
              </w:numPr>
            </w:pPr>
            <w:r w:rsidRPr="00DB2E7A">
              <w:t>This command is not used or supported by the Type 2 Liverpool Ringing Simulator firmware.</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263" w:name="_Toc415420554"/>
      <w:bookmarkStart w:id="264" w:name="_Toc472625831"/>
      <w:r>
        <w:br w:type="page"/>
      </w:r>
    </w:p>
    <w:p w14:paraId="01D72CBF" w14:textId="1A090BD3" w:rsidR="00AF0947" w:rsidRDefault="00AF0947" w:rsidP="00AF0947">
      <w:pPr>
        <w:pStyle w:val="Heading2"/>
      </w:pPr>
      <w:bookmarkStart w:id="265" w:name="_Toc28892892"/>
      <w:r>
        <w:lastRenderedPageBreak/>
        <w:t>Appendix C: Metrics Tables</w:t>
      </w:r>
      <w:bookmarkEnd w:id="263"/>
      <w:bookmarkEnd w:id="264"/>
      <w:bookmarkEnd w:id="265"/>
    </w:p>
    <w:p w14:paraId="36DC450C" w14:textId="77777777" w:rsidR="00AF0947" w:rsidRDefault="00AF0947" w:rsidP="00AF0947">
      <w:pPr>
        <w:pStyle w:val="Heading3"/>
      </w:pPr>
      <w:bookmarkStart w:id="266" w:name="_Toc415420555"/>
      <w:bookmarkStart w:id="267" w:name="_Toc472625832"/>
      <w:bookmarkStart w:id="268" w:name="_Toc28892893"/>
      <w:r w:rsidRPr="0044502E">
        <w:t xml:space="preserve">Inter-Blow </w:t>
      </w:r>
      <w:r>
        <w:t xml:space="preserve">&amp; Inter-Row </w:t>
      </w:r>
      <w:r w:rsidRPr="0044502E">
        <w:t>Interval</w:t>
      </w:r>
      <w:bookmarkEnd w:id="266"/>
      <w:bookmarkEnd w:id="267"/>
      <w:bookmarkEnd w:id="268"/>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55DD37DA" w:rsidR="00AF0947" w:rsidRDefault="00AF0947" w:rsidP="00AF0947">
      <w:pPr>
        <w:pStyle w:val="Caption"/>
        <w:keepNext/>
      </w:pPr>
      <w:bookmarkStart w:id="269" w:name="_Toc415420637"/>
      <w:bookmarkStart w:id="270" w:name="_Toc472625917"/>
      <w:bookmarkStart w:id="271" w:name="_Toc28892954"/>
      <w:r>
        <w:t xml:space="preserve">Table </w:t>
      </w:r>
      <w:r>
        <w:rPr>
          <w:noProof/>
        </w:rPr>
        <w:fldChar w:fldCharType="begin"/>
      </w:r>
      <w:r>
        <w:rPr>
          <w:noProof/>
        </w:rPr>
        <w:instrText xml:space="preserve"> SEQ Table \* ARABIC </w:instrText>
      </w:r>
      <w:r>
        <w:rPr>
          <w:noProof/>
        </w:rPr>
        <w:fldChar w:fldCharType="separate"/>
      </w:r>
      <w:r w:rsidR="00CA0B7C">
        <w:rPr>
          <w:noProof/>
        </w:rPr>
        <w:t>5</w:t>
      </w:r>
      <w:r>
        <w:rPr>
          <w:noProof/>
        </w:rPr>
        <w:fldChar w:fldCharType="end"/>
      </w:r>
      <w:r>
        <w:t xml:space="preserve"> – Inter-Blow &amp; Inter-Row Intervals</w:t>
      </w:r>
      <w:bookmarkEnd w:id="269"/>
      <w:bookmarkEnd w:id="270"/>
      <w:bookmarkEnd w:id="2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36"/>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272" w:name="_Toc415420556"/>
      <w:bookmarkStart w:id="273" w:name="_Toc472625833"/>
      <w:bookmarkStart w:id="274" w:name="_Toc28892894"/>
      <w:r>
        <w:lastRenderedPageBreak/>
        <w:t>Sensor Pulse Duration</w:t>
      </w:r>
      <w:bookmarkEnd w:id="272"/>
      <w:bookmarkEnd w:id="273"/>
      <w:bookmarkEnd w:id="274"/>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09832048" w:rsidR="00AF0947" w:rsidRDefault="00AF0947" w:rsidP="00AF0947">
      <w:pPr>
        <w:pStyle w:val="Caption"/>
        <w:keepNext/>
      </w:pPr>
      <w:bookmarkStart w:id="275" w:name="_Toc415420638"/>
      <w:bookmarkStart w:id="276" w:name="_Toc472625918"/>
      <w:bookmarkStart w:id="277" w:name="_Toc28892955"/>
      <w:r>
        <w:t xml:space="preserve">Table </w:t>
      </w:r>
      <w:r>
        <w:rPr>
          <w:noProof/>
        </w:rPr>
        <w:fldChar w:fldCharType="begin"/>
      </w:r>
      <w:r>
        <w:rPr>
          <w:noProof/>
        </w:rPr>
        <w:instrText xml:space="preserve"> SEQ Table \* ARABIC </w:instrText>
      </w:r>
      <w:r>
        <w:rPr>
          <w:noProof/>
        </w:rPr>
        <w:fldChar w:fldCharType="separate"/>
      </w:r>
      <w:r w:rsidR="00CA0B7C">
        <w:rPr>
          <w:noProof/>
        </w:rPr>
        <w:t>6</w:t>
      </w:r>
      <w:r>
        <w:rPr>
          <w:noProof/>
        </w:rPr>
        <w:fldChar w:fldCharType="end"/>
      </w:r>
      <w:r>
        <w:t xml:space="preserve"> – Sensor Pulse Durations – Liverpool Cathedral</w:t>
      </w:r>
      <w:bookmarkEnd w:id="275"/>
      <w:bookmarkEnd w:id="276"/>
      <w:bookmarkEnd w:id="2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1E1366A6" w:rsidR="00AF0947" w:rsidRDefault="00AF0947" w:rsidP="00AF0947">
      <w:pPr>
        <w:pStyle w:val="Caption"/>
        <w:keepNext/>
      </w:pPr>
      <w:bookmarkStart w:id="278" w:name="_Toc415420640"/>
      <w:bookmarkStart w:id="279" w:name="_Toc472625919"/>
      <w:bookmarkStart w:id="280" w:name="_Toc28892956"/>
      <w:r>
        <w:t xml:space="preserve">Table </w:t>
      </w:r>
      <w:r>
        <w:rPr>
          <w:noProof/>
        </w:rPr>
        <w:fldChar w:fldCharType="begin"/>
      </w:r>
      <w:r>
        <w:rPr>
          <w:noProof/>
        </w:rPr>
        <w:instrText xml:space="preserve"> SEQ Table \* ARABIC </w:instrText>
      </w:r>
      <w:r>
        <w:rPr>
          <w:noProof/>
        </w:rPr>
        <w:fldChar w:fldCharType="separate"/>
      </w:r>
      <w:r w:rsidR="00CA0B7C">
        <w:rPr>
          <w:noProof/>
        </w:rPr>
        <w:t>7</w:t>
      </w:r>
      <w:r>
        <w:rPr>
          <w:noProof/>
        </w:rPr>
        <w:fldChar w:fldCharType="end"/>
      </w:r>
      <w:r>
        <w:t xml:space="preserve"> – Theoretical </w:t>
      </w:r>
      <w:r w:rsidRPr="00BA0549">
        <w:t xml:space="preserve">Sensor Pulse Durations </w:t>
      </w:r>
      <w:r>
        <w:t>–</w:t>
      </w:r>
      <w:r w:rsidRPr="00BA0549">
        <w:t xml:space="preserve"> </w:t>
      </w:r>
      <w:r>
        <w:t>Other Towers</w:t>
      </w:r>
      <w:bookmarkEnd w:id="278"/>
      <w:bookmarkEnd w:id="279"/>
      <w:bookmarkEnd w:id="2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D55A61">
          <w:headerReference w:type="even" r:id="rId56"/>
          <w:headerReference w:type="default" r:id="rId57"/>
          <w:footerReference w:type="even" r:id="rId58"/>
          <w:footerReference w:type="default" r:id="rId59"/>
          <w:footerReference w:type="first" r:id="rId60"/>
          <w:endnotePr>
            <w:numFmt w:val="decimal"/>
          </w:endnotePr>
          <w:pgSz w:w="11906" w:h="16838"/>
          <w:pgMar w:top="1440" w:right="1440" w:bottom="1440" w:left="1440" w:header="709" w:footer="709" w:gutter="0"/>
          <w:cols w:space="708"/>
          <w:titlePg/>
          <w:docGrid w:linePitch="360"/>
        </w:sectPr>
      </w:pPr>
    </w:p>
    <w:p w14:paraId="76024D5F" w14:textId="77777777" w:rsidR="00A5122C" w:rsidRPr="00B3201F" w:rsidRDefault="00A5122C" w:rsidP="00A5122C">
      <w:pPr>
        <w:pStyle w:val="Heading3"/>
        <w:pageBreakBefore/>
      </w:pPr>
      <w:bookmarkStart w:id="286" w:name="_Toc415420542"/>
      <w:bookmarkStart w:id="287" w:name="_Toc472625823"/>
      <w:bookmarkStart w:id="288" w:name="_Toc28892895"/>
      <w:bookmarkStart w:id="289" w:name="_Toc382313186"/>
      <w:bookmarkStart w:id="290" w:name="_Toc415420560"/>
      <w:bookmarkStart w:id="291" w:name="_Toc472625834"/>
      <w:r>
        <w:lastRenderedPageBreak/>
        <w:t>BDC-to-Strike Intervals</w:t>
      </w:r>
      <w:bookmarkEnd w:id="286"/>
      <w:bookmarkEnd w:id="287"/>
      <w:bookmarkEnd w:id="288"/>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621B4161">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62FF0EB1" w:rsidR="00A5122C" w:rsidRDefault="00A5122C" w:rsidP="00A5122C">
      <w:pPr>
        <w:pStyle w:val="Caption"/>
        <w:jc w:val="center"/>
      </w:pPr>
      <w:bookmarkStart w:id="292" w:name="_Toc415420616"/>
      <w:bookmarkStart w:id="293" w:name="_Toc472625908"/>
      <w:bookmarkStart w:id="294" w:name="_Toc28892948"/>
      <w:r>
        <w:t xml:space="preserve">Figure </w:t>
      </w:r>
      <w:r>
        <w:rPr>
          <w:noProof/>
        </w:rPr>
        <w:fldChar w:fldCharType="begin"/>
      </w:r>
      <w:r>
        <w:rPr>
          <w:noProof/>
        </w:rPr>
        <w:instrText xml:space="preserve"> SEQ Figure \* ARABIC </w:instrText>
      </w:r>
      <w:r>
        <w:rPr>
          <w:noProof/>
        </w:rPr>
        <w:fldChar w:fldCharType="separate"/>
      </w:r>
      <w:r w:rsidR="00CA0B7C">
        <w:rPr>
          <w:noProof/>
        </w:rPr>
        <w:t>45</w:t>
      </w:r>
      <w:r>
        <w:rPr>
          <w:noProof/>
        </w:rPr>
        <w:fldChar w:fldCharType="end"/>
      </w:r>
      <w:r>
        <w:t xml:space="preserve"> – Liverpool Cathedral Odd-Struckness Chart</w:t>
      </w:r>
      <w:bookmarkEnd w:id="292"/>
      <w:bookmarkEnd w:id="293"/>
      <w:bookmarkEnd w:id="294"/>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295" w:name="_Toc28892896"/>
      <w:r>
        <w:lastRenderedPageBreak/>
        <w:t>Appendix D: CLI Command Reference</w:t>
      </w:r>
      <w:bookmarkEnd w:id="289"/>
      <w:bookmarkEnd w:id="290"/>
      <w:bookmarkEnd w:id="291"/>
      <w:bookmarkEnd w:id="295"/>
    </w:p>
    <w:p w14:paraId="0D429302" w14:textId="08375707"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3.5</w:t>
      </w:r>
      <w:r w:rsidRPr="00DB2E7A">
        <w:t xml:space="preserve">. </w:t>
      </w:r>
    </w:p>
    <w:p w14:paraId="0C266E40" w14:textId="36E94400" w:rsidR="00AF0947" w:rsidRDefault="00AF0947" w:rsidP="00AF0947">
      <w:pPr>
        <w:pStyle w:val="Caption"/>
        <w:keepNext/>
      </w:pPr>
      <w:bookmarkStart w:id="296" w:name="_Toc415420643"/>
      <w:bookmarkStart w:id="297" w:name="_Toc472625920"/>
      <w:bookmarkStart w:id="298" w:name="_Toc28892957"/>
      <w:r>
        <w:t xml:space="preserve">Table </w:t>
      </w:r>
      <w:r>
        <w:rPr>
          <w:noProof/>
        </w:rPr>
        <w:fldChar w:fldCharType="begin"/>
      </w:r>
      <w:r>
        <w:rPr>
          <w:noProof/>
        </w:rPr>
        <w:instrText xml:space="preserve"> SEQ Table \* ARABIC </w:instrText>
      </w:r>
      <w:r>
        <w:rPr>
          <w:noProof/>
        </w:rPr>
        <w:fldChar w:fldCharType="separate"/>
      </w:r>
      <w:r w:rsidR="00CA0B7C">
        <w:rPr>
          <w:noProof/>
        </w:rPr>
        <w:t>8</w:t>
      </w:r>
      <w:r>
        <w:rPr>
          <w:noProof/>
        </w:rPr>
        <w:fldChar w:fldCharType="end"/>
      </w:r>
      <w:r>
        <w:t xml:space="preserve"> – CLI Command Reference</w:t>
      </w:r>
      <w:bookmarkEnd w:id="296"/>
      <w:bookmarkEnd w:id="297"/>
      <w:bookmarkEnd w:id="2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00FBEF83" w:rsidR="003D5D04" w:rsidRPr="00DB2E7A" w:rsidRDefault="003D5D04" w:rsidP="003D5D04">
            <w:pPr>
              <w:contextualSpacing/>
            </w:pPr>
            <w:r w:rsidRPr="00DB2E7A">
              <w:t>Set the guard timer (1cs -&gt; 50ms,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299" w:name="_Toc415420561"/>
      <w:bookmarkStart w:id="300" w:name="_Toc472625835"/>
      <w:bookmarkStart w:id="301" w:name="_Toc28892897"/>
      <w:r>
        <w:lastRenderedPageBreak/>
        <w:t>Appendix E: Diagnostic LED Codes</w:t>
      </w:r>
      <w:bookmarkEnd w:id="299"/>
      <w:bookmarkEnd w:id="300"/>
      <w:bookmarkEnd w:id="301"/>
    </w:p>
    <w:p w14:paraId="0D62E6A7" w14:textId="2109ADA6"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3.5</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5EA61B27" w:rsidR="00AF0947" w:rsidRDefault="00AF0947" w:rsidP="00AF0947">
      <w:pPr>
        <w:pStyle w:val="Caption"/>
        <w:keepNext/>
      </w:pPr>
      <w:bookmarkStart w:id="302" w:name="_Toc415420645"/>
      <w:bookmarkStart w:id="303" w:name="_Toc472625922"/>
      <w:bookmarkStart w:id="304" w:name="_Toc28892958"/>
      <w:r>
        <w:t xml:space="preserve">Table </w:t>
      </w:r>
      <w:r>
        <w:rPr>
          <w:noProof/>
        </w:rPr>
        <w:fldChar w:fldCharType="begin"/>
      </w:r>
      <w:r>
        <w:rPr>
          <w:noProof/>
        </w:rPr>
        <w:instrText xml:space="preserve"> SEQ Table \* ARABIC </w:instrText>
      </w:r>
      <w:r>
        <w:rPr>
          <w:noProof/>
        </w:rPr>
        <w:fldChar w:fldCharType="separate"/>
      </w:r>
      <w:r w:rsidR="00CA0B7C">
        <w:rPr>
          <w:noProof/>
        </w:rPr>
        <w:t>9</w:t>
      </w:r>
      <w:r>
        <w:rPr>
          <w:noProof/>
        </w:rPr>
        <w:fldChar w:fldCharType="end"/>
      </w:r>
      <w:r>
        <w:t xml:space="preserve"> –</w:t>
      </w:r>
      <w:r w:rsidR="00A049AB">
        <w:t xml:space="preserve"> </w:t>
      </w:r>
      <w:r w:rsidRPr="00BC3784">
        <w:t>LED Signal Codes</w:t>
      </w:r>
      <w:bookmarkEnd w:id="302"/>
      <w:bookmarkEnd w:id="303"/>
      <w:bookmarkEnd w:id="3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7777777" w:rsidR="00AF0947" w:rsidRPr="00DB2E7A" w:rsidRDefault="00AF0947" w:rsidP="008D175F">
            <w:pPr>
              <w:contextualSpacing/>
            </w:pPr>
            <w:r w:rsidRPr="00DB2E7A">
              <w:t>MBI Protocol command 0xFD received.</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77777777" w:rsidR="00AF0947" w:rsidRPr="00DB2E7A" w:rsidRDefault="00AF0947" w:rsidP="008D175F">
            <w:pPr>
              <w:contextualSpacing/>
            </w:pPr>
            <w:r w:rsidRPr="00DB2E7A">
              <w:t>MBI Protocol command 0xFE received.</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305" w:name="_Toc415420564"/>
    </w:p>
    <w:p w14:paraId="1BCDEC21" w14:textId="22E4A04F" w:rsidR="00AF0947" w:rsidRDefault="00AF0947" w:rsidP="00AF0947">
      <w:pPr>
        <w:pStyle w:val="Heading2"/>
      </w:pPr>
      <w:bookmarkStart w:id="306" w:name="_Toc472625838"/>
      <w:bookmarkStart w:id="307" w:name="_Toc28892898"/>
      <w:r w:rsidRPr="003031B5">
        <w:lastRenderedPageBreak/>
        <w:t>Appendix F: Useful Links</w:t>
      </w:r>
      <w:bookmarkEnd w:id="305"/>
      <w:bookmarkEnd w:id="306"/>
      <w:bookmarkEnd w:id="307"/>
    </w:p>
    <w:p w14:paraId="45E86ECD" w14:textId="54515233" w:rsidR="00AF0947" w:rsidRDefault="00AF0947" w:rsidP="00AF0947">
      <w:pPr>
        <w:pStyle w:val="Caption"/>
        <w:keepNext/>
      </w:pPr>
      <w:bookmarkStart w:id="308" w:name="_Toc415420646"/>
      <w:bookmarkStart w:id="309" w:name="_Toc472625923"/>
      <w:bookmarkStart w:id="310" w:name="_Toc28892959"/>
      <w:r>
        <w:t xml:space="preserve">Table </w:t>
      </w:r>
      <w:r>
        <w:rPr>
          <w:noProof/>
        </w:rPr>
        <w:fldChar w:fldCharType="begin"/>
      </w:r>
      <w:r>
        <w:rPr>
          <w:noProof/>
        </w:rPr>
        <w:instrText xml:space="preserve"> SEQ Table \* ARABIC </w:instrText>
      </w:r>
      <w:r>
        <w:rPr>
          <w:noProof/>
        </w:rPr>
        <w:fldChar w:fldCharType="separate"/>
      </w:r>
      <w:r w:rsidR="00CA0B7C">
        <w:rPr>
          <w:noProof/>
        </w:rPr>
        <w:t>10</w:t>
      </w:r>
      <w:r>
        <w:rPr>
          <w:noProof/>
        </w:rPr>
        <w:fldChar w:fldCharType="end"/>
      </w:r>
      <w:r>
        <w:t xml:space="preserve"> – Useful Links</w:t>
      </w:r>
      <w:bookmarkEnd w:id="308"/>
      <w:bookmarkEnd w:id="309"/>
      <w:bookmarkEnd w:id="310"/>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46565" w:rsidRDefault="00AF0947" w:rsidP="008D175F">
            <w:pPr>
              <w:contextualSpacing/>
            </w:pPr>
            <w:r>
              <w:t>Software Repository</w:t>
            </w:r>
          </w:p>
        </w:tc>
        <w:tc>
          <w:tcPr>
            <w:tcW w:w="8061" w:type="dxa"/>
          </w:tcPr>
          <w:p w14:paraId="7B67E3E3" w14:textId="5FEE1638" w:rsidR="00AF0947" w:rsidRPr="00B46565" w:rsidRDefault="00CC6E75" w:rsidP="008D175F">
            <w:pPr>
              <w:contextualSpacing/>
            </w:pPr>
            <w:hyperlink r:id="rId62" w:history="1">
              <w:r w:rsidR="00AF0947" w:rsidRPr="00B46565">
                <w:rPr>
                  <w:rStyle w:val="Hyperlink"/>
                </w:rPr>
                <w:t>https://github.com/Simulators</w:t>
              </w:r>
            </w:hyperlink>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46565" w:rsidRDefault="00AF0947" w:rsidP="008D175F">
            <w:pPr>
              <w:contextualSpacing/>
            </w:pPr>
            <w:r>
              <w:t>Simulator Software</w:t>
            </w:r>
          </w:p>
        </w:tc>
        <w:tc>
          <w:tcPr>
            <w:tcW w:w="8061" w:type="dxa"/>
          </w:tcPr>
          <w:p w14:paraId="281B3D12" w14:textId="4BD73CEF" w:rsidR="00AF0947" w:rsidRPr="00B46565" w:rsidRDefault="00CC6E75" w:rsidP="008D175F">
            <w:pPr>
              <w:contextualSpacing/>
            </w:pPr>
            <w:hyperlink r:id="rId63" w:history="1">
              <w:r w:rsidR="00AF0947" w:rsidRPr="00B46565">
                <w:rPr>
                  <w:rStyle w:val="Hyperlink"/>
                </w:rPr>
                <w:t>http://www.abelsim.co.uk</w:t>
              </w:r>
            </w:hyperlink>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46565" w:rsidRDefault="00AF0947" w:rsidP="008D175F">
            <w:pPr>
              <w:contextualSpacing/>
            </w:pPr>
            <w:r>
              <w:t>Simulator Software</w:t>
            </w:r>
          </w:p>
        </w:tc>
        <w:tc>
          <w:tcPr>
            <w:tcW w:w="8061" w:type="dxa"/>
          </w:tcPr>
          <w:p w14:paraId="054EC655" w14:textId="1B496775" w:rsidR="00AF0947" w:rsidRPr="00B46565" w:rsidRDefault="00CC6E75" w:rsidP="008D175F">
            <w:pPr>
              <w:contextualSpacing/>
            </w:pPr>
            <w:hyperlink r:id="rId64" w:history="1">
              <w:r w:rsidR="00AF0947" w:rsidRPr="00B46565">
                <w:rPr>
                  <w:rStyle w:val="Hyperlink"/>
                </w:rPr>
                <w:t>http://www.beltower.co.uk</w:t>
              </w:r>
            </w:hyperlink>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46565" w:rsidRDefault="00AF0947" w:rsidP="008D175F">
            <w:pPr>
              <w:contextualSpacing/>
            </w:pPr>
            <w:r>
              <w:t>Simulator Software</w:t>
            </w:r>
          </w:p>
        </w:tc>
        <w:tc>
          <w:tcPr>
            <w:tcW w:w="8061" w:type="dxa"/>
          </w:tcPr>
          <w:p w14:paraId="49ABE1AA" w14:textId="6A12A3AE" w:rsidR="00AF0947" w:rsidRPr="00B46565" w:rsidRDefault="00CC6E75" w:rsidP="008D175F">
            <w:pPr>
              <w:contextualSpacing/>
            </w:pPr>
            <w:hyperlink r:id="rId65" w:history="1">
              <w:r w:rsidR="00AF0947" w:rsidRPr="00B46565">
                <w:rPr>
                  <w:rStyle w:val="Hyperlink"/>
                </w:rPr>
                <w:t>http://www.belfryware.com</w:t>
              </w:r>
            </w:hyperlink>
            <w:r w:rsidR="00AF0947" w:rsidRPr="00B46565">
              <w:t xml:space="preserve"> </w:t>
            </w:r>
          </w:p>
        </w:tc>
      </w:tr>
      <w:tr w:rsidR="00AF0947" w14:paraId="05F373ED" w14:textId="77777777" w:rsidTr="008D175F">
        <w:tc>
          <w:tcPr>
            <w:tcW w:w="14582" w:type="dxa"/>
            <w:gridSpan w:val="3"/>
          </w:tcPr>
          <w:p w14:paraId="43393D5A" w14:textId="77777777" w:rsidR="00AF0947" w:rsidRPr="00B46565" w:rsidRDefault="00AF0947" w:rsidP="008D175F">
            <w:pPr>
              <w:contextualSpacing/>
            </w:pPr>
            <w:r w:rsidRPr="00B46565">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203557" w:rsidRDefault="00AF0947" w:rsidP="008D175F">
            <w:pPr>
              <w:contextualSpacing/>
            </w:pPr>
            <w:r w:rsidRPr="00203557">
              <w:t>PCBs</w:t>
            </w:r>
          </w:p>
        </w:tc>
        <w:tc>
          <w:tcPr>
            <w:tcW w:w="8061" w:type="dxa"/>
          </w:tcPr>
          <w:p w14:paraId="3A4831D9" w14:textId="681E428B" w:rsidR="00203557" w:rsidRPr="00B46565" w:rsidRDefault="00CC6E75" w:rsidP="008D175F">
            <w:pPr>
              <w:contextualSpacing/>
            </w:pPr>
            <w:hyperlink r:id="rId66" w:history="1">
              <w:r w:rsidR="00203557" w:rsidRPr="00203557">
                <w:rPr>
                  <w:rStyle w:val="Hyperlink"/>
                </w:rPr>
                <w:t>https://jlcpcb.com/</w:t>
              </w:r>
            </w:hyperlink>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203557" w:rsidRDefault="00203557" w:rsidP="00203557">
            <w:pPr>
              <w:contextualSpacing/>
            </w:pPr>
            <w:r w:rsidRPr="00203557">
              <w:t>PCBs</w:t>
            </w:r>
          </w:p>
        </w:tc>
        <w:tc>
          <w:tcPr>
            <w:tcW w:w="8061" w:type="dxa"/>
          </w:tcPr>
          <w:p w14:paraId="33EC7158" w14:textId="6BEBC3C2" w:rsidR="00203557" w:rsidRDefault="00CC6E75" w:rsidP="00203557">
            <w:pPr>
              <w:contextualSpacing/>
            </w:pPr>
            <w:hyperlink r:id="rId67" w:history="1">
              <w:r w:rsidR="00203557" w:rsidRPr="00203557">
                <w:rPr>
                  <w:rStyle w:val="Hyperlink"/>
                </w:rPr>
                <w:t>https://www.seeedstudio.com/</w:t>
              </w:r>
            </w:hyperlink>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203557" w:rsidRDefault="00203557" w:rsidP="00203557">
            <w:pPr>
              <w:contextualSpacing/>
            </w:pPr>
            <w:r w:rsidRPr="00203557">
              <w:t>PCBs</w:t>
            </w:r>
          </w:p>
        </w:tc>
        <w:tc>
          <w:tcPr>
            <w:tcW w:w="8061" w:type="dxa"/>
          </w:tcPr>
          <w:p w14:paraId="3A56B287" w14:textId="4EC1CD95" w:rsidR="00203557" w:rsidRDefault="00CC6E75" w:rsidP="00203557">
            <w:pPr>
              <w:contextualSpacing/>
            </w:pPr>
            <w:hyperlink r:id="rId68" w:history="1">
              <w:r w:rsidR="00203557">
                <w:rPr>
                  <w:rStyle w:val="Hyperlink"/>
                </w:rPr>
                <w:t>https://oshpark.com/</w:t>
              </w:r>
            </w:hyperlink>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46565" w:rsidRDefault="00203557" w:rsidP="00203557">
            <w:pPr>
              <w:contextualSpacing/>
            </w:pPr>
            <w:r w:rsidRPr="00B46565">
              <w:t>MBI, Sensors</w:t>
            </w:r>
          </w:p>
        </w:tc>
        <w:tc>
          <w:tcPr>
            <w:tcW w:w="8061" w:type="dxa"/>
          </w:tcPr>
          <w:p w14:paraId="3E4A176F" w14:textId="7BF89A60" w:rsidR="00203557" w:rsidRPr="00B46565" w:rsidRDefault="00CC6E75" w:rsidP="00203557">
            <w:pPr>
              <w:contextualSpacing/>
            </w:pPr>
            <w:hyperlink r:id="rId69" w:history="1">
              <w:r w:rsidR="00203557" w:rsidRPr="00B46565">
                <w:rPr>
                  <w:rStyle w:val="Hyperlink"/>
                </w:rPr>
                <w:t>http://www.ringing.demon.co.uk</w:t>
              </w:r>
            </w:hyperlink>
            <w:r w:rsidR="00203557" w:rsidRPr="00B46565">
              <w:t xml:space="preserve"> </w:t>
            </w:r>
          </w:p>
        </w:tc>
      </w:tr>
      <w:tr w:rsidR="00203557" w14:paraId="6A854F20" w14:textId="77777777" w:rsidTr="008D175F">
        <w:tc>
          <w:tcPr>
            <w:tcW w:w="1843" w:type="dxa"/>
          </w:tcPr>
          <w:p w14:paraId="1997808D" w14:textId="77777777" w:rsidR="00203557" w:rsidRPr="00B46565" w:rsidRDefault="00203557" w:rsidP="00203557">
            <w:pPr>
              <w:contextualSpacing/>
            </w:pPr>
            <w:r w:rsidRPr="00B46565">
              <w:t xml:space="preserve">Belfree </w:t>
            </w:r>
          </w:p>
        </w:tc>
        <w:tc>
          <w:tcPr>
            <w:tcW w:w="4678" w:type="dxa"/>
          </w:tcPr>
          <w:p w14:paraId="642B64A8" w14:textId="77777777" w:rsidR="00203557" w:rsidRPr="00B46565" w:rsidRDefault="00203557" w:rsidP="00203557">
            <w:pPr>
              <w:contextualSpacing/>
            </w:pPr>
            <w:r w:rsidRPr="00B46565">
              <w:t>Wireless Ringing System</w:t>
            </w:r>
          </w:p>
        </w:tc>
        <w:tc>
          <w:tcPr>
            <w:tcW w:w="8061" w:type="dxa"/>
          </w:tcPr>
          <w:p w14:paraId="6FC16D26" w14:textId="0B475F7F" w:rsidR="00203557" w:rsidRPr="00B46565" w:rsidRDefault="00CC6E75" w:rsidP="00203557">
            <w:pPr>
              <w:contextualSpacing/>
            </w:pPr>
            <w:hyperlink r:id="rId70" w:history="1">
              <w:r w:rsidR="00203557">
                <w:rPr>
                  <w:rStyle w:val="Hyperlink"/>
                </w:rPr>
                <w:t>https://belfree.co.uk/</w:t>
              </w:r>
            </w:hyperlink>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46565" w:rsidRDefault="00203557" w:rsidP="00203557">
            <w:pPr>
              <w:contextualSpacing/>
            </w:pPr>
            <w:r>
              <w:t>Microcontrollers (formerly Atmel)</w:t>
            </w:r>
          </w:p>
        </w:tc>
        <w:tc>
          <w:tcPr>
            <w:tcW w:w="8061" w:type="dxa"/>
          </w:tcPr>
          <w:p w14:paraId="09F95194" w14:textId="4C27401C" w:rsidR="00203557" w:rsidRPr="00B46565" w:rsidRDefault="00CC6E75" w:rsidP="00203557">
            <w:pPr>
              <w:contextualSpacing/>
            </w:pPr>
            <w:hyperlink r:id="rId71" w:history="1">
              <w:r w:rsidR="00203557">
                <w:rPr>
                  <w:rStyle w:val="Hyperlink"/>
                </w:rPr>
                <w:t>https://www.microchip.com</w:t>
              </w:r>
            </w:hyperlink>
            <w:r w:rsidR="00203557"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46565" w:rsidRDefault="00203557" w:rsidP="00203557">
            <w:pPr>
              <w:contextualSpacing/>
            </w:pPr>
            <w:r w:rsidRPr="00B46565">
              <w:t>Serial Line Drivers</w:t>
            </w:r>
          </w:p>
        </w:tc>
        <w:tc>
          <w:tcPr>
            <w:tcW w:w="8061" w:type="dxa"/>
          </w:tcPr>
          <w:p w14:paraId="228C99CD" w14:textId="18D35C20" w:rsidR="00203557" w:rsidRPr="00B46565" w:rsidRDefault="00CC6E75" w:rsidP="00203557">
            <w:pPr>
              <w:contextualSpacing/>
            </w:pPr>
            <w:hyperlink r:id="rId72" w:history="1">
              <w:r w:rsidR="00203557">
                <w:rPr>
                  <w:rStyle w:val="Hyperlink"/>
                </w:rPr>
                <w:t>https://www.maximintegrated.com/</w:t>
              </w:r>
            </w:hyperlink>
            <w:r w:rsidR="00203557" w:rsidRPr="00B46565">
              <w:t xml:space="preserve"> </w:t>
            </w:r>
          </w:p>
        </w:tc>
      </w:tr>
      <w:tr w:rsidR="00203557" w14:paraId="3350B73E" w14:textId="77777777" w:rsidTr="008D175F">
        <w:tc>
          <w:tcPr>
            <w:tcW w:w="14582" w:type="dxa"/>
            <w:gridSpan w:val="3"/>
          </w:tcPr>
          <w:p w14:paraId="03D5920D" w14:textId="77777777" w:rsidR="00203557" w:rsidRPr="00B46565" w:rsidRDefault="00203557" w:rsidP="00203557">
            <w:pPr>
              <w:contextualSpacing/>
            </w:pPr>
            <w:r w:rsidRPr="00B46565">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46565" w:rsidRDefault="00203557" w:rsidP="00203557">
            <w:pPr>
              <w:contextualSpacing/>
            </w:pPr>
            <w:r w:rsidRPr="00B46565">
              <w:t>“When does a bell strike?”</w:t>
            </w:r>
          </w:p>
        </w:tc>
        <w:tc>
          <w:tcPr>
            <w:tcW w:w="8061" w:type="dxa"/>
          </w:tcPr>
          <w:p w14:paraId="4A2FDD70" w14:textId="7F81E4F4" w:rsidR="00203557" w:rsidRPr="00B46565" w:rsidRDefault="00CC6E75" w:rsidP="00203557">
            <w:pPr>
              <w:contextualSpacing/>
            </w:pPr>
            <w:hyperlink r:id="rId73" w:history="1">
              <w:r w:rsidR="00203557" w:rsidRPr="00B46565">
                <w:rPr>
                  <w:rStyle w:val="Hyperlink"/>
                </w:rPr>
                <w:t>http://www.jrnorris.co.uk/strike.html</w:t>
              </w:r>
            </w:hyperlink>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46565" w:rsidRDefault="00203557" w:rsidP="00203557">
            <w:pPr>
              <w:contextualSpacing/>
            </w:pPr>
            <w:r w:rsidRPr="00B46565">
              <w:t>Equations of Motion of a Free Bell and Clapper</w:t>
            </w:r>
          </w:p>
        </w:tc>
        <w:tc>
          <w:tcPr>
            <w:tcW w:w="8061" w:type="dxa"/>
          </w:tcPr>
          <w:p w14:paraId="51A716EA" w14:textId="353960B9" w:rsidR="00203557" w:rsidRPr="00B46565" w:rsidRDefault="00CC6E75" w:rsidP="00203557">
            <w:pPr>
              <w:contextualSpacing/>
            </w:pPr>
            <w:hyperlink r:id="rId74" w:history="1">
              <w:r w:rsidR="00203557">
                <w:rPr>
                  <w:rStyle w:val="Hyperlink"/>
                </w:rPr>
                <w:t>https://www.cl.cam.ac.uk/~fhk1/Bells/equations.pdf</w:t>
              </w:r>
            </w:hyperlink>
          </w:p>
        </w:tc>
      </w:tr>
      <w:tr w:rsidR="00203557" w14:paraId="54FD4520" w14:textId="77777777" w:rsidTr="008D175F">
        <w:tc>
          <w:tcPr>
            <w:tcW w:w="14582" w:type="dxa"/>
            <w:gridSpan w:val="3"/>
          </w:tcPr>
          <w:p w14:paraId="79A89F89" w14:textId="77777777" w:rsidR="00203557" w:rsidRPr="00B46565" w:rsidRDefault="00203557" w:rsidP="00203557">
            <w:pPr>
              <w:contextualSpacing/>
            </w:pPr>
            <w:r w:rsidRPr="00B46565">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46565" w:rsidRDefault="00203557" w:rsidP="00203557">
            <w:pPr>
              <w:contextualSpacing/>
            </w:pPr>
            <w:r w:rsidRPr="00B46565">
              <w:t>Electronic Prototyping</w:t>
            </w:r>
          </w:p>
        </w:tc>
        <w:tc>
          <w:tcPr>
            <w:tcW w:w="8061" w:type="dxa"/>
          </w:tcPr>
          <w:p w14:paraId="45F3348A" w14:textId="75406B40" w:rsidR="00203557" w:rsidRPr="00B46565" w:rsidRDefault="00CC6E75" w:rsidP="00203557">
            <w:pPr>
              <w:contextualSpacing/>
            </w:pPr>
            <w:hyperlink r:id="rId75" w:history="1">
              <w:r w:rsidR="00203557">
                <w:rPr>
                  <w:rStyle w:val="Hyperlink"/>
                </w:rPr>
                <w:t>https://arduino.cc/</w:t>
              </w:r>
            </w:hyperlink>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46565" w:rsidRDefault="00203557" w:rsidP="00203557">
            <w:pPr>
              <w:contextualSpacing/>
            </w:pPr>
            <w:r w:rsidRPr="00B46565">
              <w:t>Free Terminal Emulator</w:t>
            </w:r>
          </w:p>
        </w:tc>
        <w:tc>
          <w:tcPr>
            <w:tcW w:w="8061" w:type="dxa"/>
          </w:tcPr>
          <w:p w14:paraId="645D60B1" w14:textId="435F727B" w:rsidR="00203557" w:rsidRPr="00B46565" w:rsidRDefault="00CC6E75" w:rsidP="00203557">
            <w:pPr>
              <w:contextualSpacing/>
            </w:pPr>
            <w:hyperlink r:id="rId76" w:history="1">
              <w:r w:rsidR="00203557">
                <w:rPr>
                  <w:rStyle w:val="Hyperlink"/>
                </w:rPr>
                <w:t>https://www.chiark.greenend.org.uk/~sgtatham/putty/</w:t>
              </w:r>
            </w:hyperlink>
            <w:r w:rsidR="00203557" w:rsidRPr="00B46565">
              <w:t xml:space="preserve"> </w:t>
            </w:r>
          </w:p>
        </w:tc>
      </w:tr>
      <w:tr w:rsidR="00203557" w14:paraId="6A959A5A" w14:textId="77777777" w:rsidTr="008D175F">
        <w:tc>
          <w:tcPr>
            <w:tcW w:w="1843" w:type="dxa"/>
          </w:tcPr>
          <w:p w14:paraId="2E185385" w14:textId="77777777" w:rsidR="00203557" w:rsidRPr="00B46565" w:rsidRDefault="00203557" w:rsidP="00203557">
            <w:pPr>
              <w:contextualSpacing/>
            </w:pPr>
            <w:r w:rsidRPr="00B46565">
              <w:t xml:space="preserve">PortMon </w:t>
            </w:r>
          </w:p>
        </w:tc>
        <w:tc>
          <w:tcPr>
            <w:tcW w:w="4678" w:type="dxa"/>
          </w:tcPr>
          <w:p w14:paraId="7648D47A" w14:textId="77777777" w:rsidR="00203557" w:rsidRPr="00B46565" w:rsidRDefault="00203557" w:rsidP="00203557">
            <w:pPr>
              <w:contextualSpacing/>
            </w:pPr>
            <w:r w:rsidRPr="00B46565">
              <w:t>Serial Port Monitor</w:t>
            </w:r>
          </w:p>
        </w:tc>
        <w:tc>
          <w:tcPr>
            <w:tcW w:w="8061" w:type="dxa"/>
          </w:tcPr>
          <w:p w14:paraId="630C513E" w14:textId="3FB7B8D1" w:rsidR="00203557" w:rsidRPr="00B46565" w:rsidRDefault="00CC6E75" w:rsidP="00203557">
            <w:pPr>
              <w:contextualSpacing/>
            </w:pPr>
            <w:hyperlink r:id="rId77" w:history="1">
              <w:r w:rsidR="00203557" w:rsidRPr="00B46565">
                <w:rPr>
                  <w:rStyle w:val="Hyperlink"/>
                </w:rPr>
                <w:t>https://technet.microsoft.com/en-us/library/bb896644.aspx</w:t>
              </w:r>
            </w:hyperlink>
            <w:r w:rsidR="00203557"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C1652BF" w14:textId="063A057E" w:rsidR="00203557" w:rsidRPr="00B46565" w:rsidRDefault="00CC6E75" w:rsidP="00203557">
            <w:pPr>
              <w:contextualSpacing/>
            </w:pPr>
            <w:hyperlink r:id="rId78" w:history="1">
              <w:r w:rsidR="00203557">
                <w:rPr>
                  <w:rStyle w:val="Hyperlink"/>
                </w:rPr>
                <w:t>https://www.ftdichip.com/Drivers/VCP.htm</w:t>
              </w:r>
            </w:hyperlink>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1332591" w14:textId="7AF164E6" w:rsidR="00203557" w:rsidRPr="00B46565" w:rsidRDefault="00CC6E75" w:rsidP="00203557">
            <w:pPr>
              <w:contextualSpacing/>
            </w:pPr>
            <w:hyperlink r:id="rId79" w:history="1">
              <w:r w:rsidR="00203557" w:rsidRPr="00B46565">
                <w:rPr>
                  <w:rStyle w:val="Hyperlink"/>
                </w:rPr>
                <w:t>http://www.prolific.com.tw/US/ShowProduct.aspx?p_id=225&amp;pcid=41</w:t>
              </w:r>
            </w:hyperlink>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46565" w:rsidRDefault="00203557" w:rsidP="00203557">
            <w:pPr>
              <w:contextualSpacing/>
            </w:pPr>
            <w:r w:rsidRPr="00B46565">
              <w:t>Sound Editing Package</w:t>
            </w:r>
          </w:p>
        </w:tc>
        <w:tc>
          <w:tcPr>
            <w:tcW w:w="8061" w:type="dxa"/>
          </w:tcPr>
          <w:p w14:paraId="08AD183A" w14:textId="19B8B941" w:rsidR="00203557" w:rsidRPr="00B46565" w:rsidRDefault="00CC6E75" w:rsidP="00203557">
            <w:pPr>
              <w:contextualSpacing/>
            </w:pPr>
            <w:hyperlink r:id="rId80" w:history="1">
              <w:r w:rsidR="00203557">
                <w:rPr>
                  <w:rStyle w:val="Hyperlink"/>
                </w:rPr>
                <w:t>https://www.audacityteam.org</w:t>
              </w:r>
            </w:hyperlink>
            <w:r w:rsidR="00203557"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311" w:name="_Toc415420565"/>
      <w:bookmarkStart w:id="312" w:name="_Toc472625839"/>
      <w:bookmarkStart w:id="313" w:name="_Toc28892899"/>
      <w:r w:rsidRPr="00BB7932">
        <w:lastRenderedPageBreak/>
        <w:t>Appendix G: A Quarter Peal of Cambridge Surprise Minor</w:t>
      </w:r>
      <w:bookmarkEnd w:id="311"/>
      <w:bookmarkEnd w:id="312"/>
      <w:bookmarkEnd w:id="313"/>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75D68C65" w:rsidR="00AF0947" w:rsidRDefault="00AF0947" w:rsidP="00AF0947">
      <w:pPr>
        <w:pStyle w:val="Caption"/>
        <w:jc w:val="center"/>
      </w:pPr>
      <w:bookmarkStart w:id="314" w:name="_Toc415420625"/>
      <w:bookmarkStart w:id="315" w:name="_Toc472625913"/>
      <w:bookmarkStart w:id="316" w:name="_Toc28892949"/>
      <w:r>
        <w:t xml:space="preserve">Figure </w:t>
      </w:r>
      <w:r>
        <w:rPr>
          <w:noProof/>
        </w:rPr>
        <w:fldChar w:fldCharType="begin"/>
      </w:r>
      <w:r>
        <w:rPr>
          <w:noProof/>
        </w:rPr>
        <w:instrText xml:space="preserve"> SEQ Figure \* ARABIC </w:instrText>
      </w:r>
      <w:r>
        <w:rPr>
          <w:noProof/>
        </w:rPr>
        <w:fldChar w:fldCharType="separate"/>
      </w:r>
      <w:r w:rsidR="00CA0B7C">
        <w:rPr>
          <w:noProof/>
        </w:rPr>
        <w:t>46</w:t>
      </w:r>
      <w:r>
        <w:rPr>
          <w:noProof/>
        </w:rPr>
        <w:fldChar w:fldCharType="end"/>
      </w:r>
      <w:r>
        <w:t xml:space="preserve"> – Quarter Peal Sensor Head Test Timings</w:t>
      </w:r>
      <w:bookmarkEnd w:id="314"/>
      <w:bookmarkEnd w:id="315"/>
      <w:bookmarkEnd w:id="316"/>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317" w:name="_Toc28892900"/>
      <w:r w:rsidRPr="00A35396">
        <w:lastRenderedPageBreak/>
        <w:t>Licensing &amp; Disclaimers</w:t>
      </w:r>
      <w:bookmarkEnd w:id="317"/>
    </w:p>
    <w:p w14:paraId="214097D4" w14:textId="77777777" w:rsidR="002A68B0" w:rsidRDefault="002A68B0" w:rsidP="00BF6ECB">
      <w:pPr>
        <w:pStyle w:val="Heading2"/>
      </w:pPr>
      <w:bookmarkStart w:id="318" w:name="_Toc28892901"/>
      <w:r>
        <w:t>Documentation</w:t>
      </w:r>
      <w:bookmarkEnd w:id="318"/>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37"/>
      </w:r>
      <w:r w:rsidRPr="00DB2E7A">
        <w:t xml:space="preserve"> are released under the Creative Commons Attribution-ShareAlike 4.0 International License (CC BY-SA),</w:t>
      </w:r>
      <w:r w:rsidRPr="00DB2E7A">
        <w:rPr>
          <w:rStyle w:val="FootnoteReference"/>
        </w:rPr>
        <w:footnoteReference w:id="38"/>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319" w:name="_Toc28892902"/>
      <w:r>
        <w:t>Software</w:t>
      </w:r>
      <w:bookmarkEnd w:id="319"/>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39"/>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320" w:name="_Toc28892903"/>
      <w:r>
        <w:lastRenderedPageBreak/>
        <w:t>Acknowledgements</w:t>
      </w:r>
      <w:bookmarkEnd w:id="320"/>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6EED075"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487D80">
        <w:t>Maxim Integrated</w:t>
      </w:r>
      <w:r w:rsidR="006709BC">
        <w:t>, Inc</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BD37E" w14:textId="77777777" w:rsidR="00834E6A" w:rsidRDefault="00834E6A" w:rsidP="00787764">
      <w:pPr>
        <w:spacing w:after="0" w:line="240" w:lineRule="auto"/>
      </w:pPr>
      <w:r>
        <w:separator/>
      </w:r>
    </w:p>
  </w:endnote>
  <w:endnote w:type="continuationSeparator" w:id="0">
    <w:p w14:paraId="33F0CB56" w14:textId="77777777" w:rsidR="00834E6A" w:rsidRDefault="00834E6A"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C272B" w14:textId="77777777" w:rsidR="00455776" w:rsidRDefault="00455776"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EE121" w14:textId="77777777" w:rsidR="00455776" w:rsidRDefault="00455776"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77DA" w14:textId="77777777" w:rsidR="00455776" w:rsidRDefault="00455776">
    <w:pPr>
      <w:pStyle w:val="Footer"/>
      <w:jc w:val="center"/>
    </w:pPr>
  </w:p>
  <w:p w14:paraId="04F4ABA8" w14:textId="77777777" w:rsidR="00455776" w:rsidRDefault="00455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0373A" w14:textId="77777777" w:rsidR="00834E6A" w:rsidRDefault="00834E6A" w:rsidP="00787764">
      <w:pPr>
        <w:spacing w:after="0" w:line="240" w:lineRule="auto"/>
      </w:pPr>
      <w:r>
        <w:separator/>
      </w:r>
    </w:p>
  </w:footnote>
  <w:footnote w:type="continuationSeparator" w:id="0">
    <w:p w14:paraId="07872E99" w14:textId="77777777" w:rsidR="00834E6A" w:rsidRDefault="00834E6A" w:rsidP="00787764">
      <w:pPr>
        <w:spacing w:after="0" w:line="240" w:lineRule="auto"/>
      </w:pPr>
      <w:r>
        <w:continuationSeparator/>
      </w:r>
    </w:p>
  </w:footnote>
  <w:footnote w:id="1">
    <w:p w14:paraId="1E1A473F" w14:textId="77777777" w:rsidR="00455776" w:rsidRDefault="00455776">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5EB5B90B" w14:textId="77777777" w:rsidR="00455776" w:rsidRDefault="00455776" w:rsidP="004D7B39">
      <w:pPr>
        <w:pStyle w:val="FootnoteText"/>
      </w:pPr>
      <w:r>
        <w:rPr>
          <w:rStyle w:val="FootnoteReference"/>
        </w:rPr>
        <w:footnoteRef/>
      </w:r>
      <w:r>
        <w:t xml:space="preserve"> </w:t>
      </w:r>
      <w:hyperlink r:id="rId2" w:history="1">
        <w:r w:rsidRPr="00997920">
          <w:rPr>
            <w:rStyle w:val="Hyperlink"/>
          </w:rPr>
          <w:t>http://www.abelsim.co.uk/</w:t>
        </w:r>
      </w:hyperlink>
      <w:r>
        <w:t xml:space="preserve"> </w:t>
      </w:r>
    </w:p>
  </w:footnote>
  <w:footnote w:id="3">
    <w:p w14:paraId="7C88D0DB" w14:textId="77777777" w:rsidR="00455776" w:rsidRDefault="00455776" w:rsidP="004D7B39">
      <w:pPr>
        <w:pStyle w:val="FootnoteText"/>
      </w:pPr>
      <w:r>
        <w:rPr>
          <w:rStyle w:val="FootnoteReference"/>
        </w:rPr>
        <w:footnoteRef/>
      </w:r>
      <w:r>
        <w:t xml:space="preserve"> </w:t>
      </w:r>
      <w:hyperlink r:id="rId3" w:history="1">
        <w:r w:rsidRPr="00997920">
          <w:rPr>
            <w:rStyle w:val="Hyperlink"/>
          </w:rPr>
          <w:t>http://www.beltower.co.uk/</w:t>
        </w:r>
      </w:hyperlink>
      <w:r>
        <w:t xml:space="preserve"> </w:t>
      </w:r>
    </w:p>
  </w:footnote>
  <w:footnote w:id="4">
    <w:p w14:paraId="27C1570C" w14:textId="77777777" w:rsidR="00455776" w:rsidRDefault="00455776" w:rsidP="004D7B39">
      <w:pPr>
        <w:pStyle w:val="FootnoteText"/>
      </w:pPr>
      <w:r>
        <w:rPr>
          <w:rStyle w:val="FootnoteReference"/>
        </w:rPr>
        <w:footnoteRef/>
      </w:r>
      <w:r>
        <w:t xml:space="preserve"> </w:t>
      </w:r>
      <w:hyperlink r:id="rId4" w:history="1">
        <w:r w:rsidRPr="00997920">
          <w:rPr>
            <w:rStyle w:val="Hyperlink"/>
          </w:rPr>
          <w:t>http://www.belfryware.com/</w:t>
        </w:r>
      </w:hyperlink>
      <w:r>
        <w:t xml:space="preserve"> </w:t>
      </w:r>
    </w:p>
  </w:footnote>
  <w:footnote w:id="5">
    <w:p w14:paraId="5267FBED" w14:textId="77777777" w:rsidR="00455776" w:rsidRDefault="00455776">
      <w:pPr>
        <w:pStyle w:val="FootnoteText"/>
      </w:pPr>
      <w:r>
        <w:rPr>
          <w:rStyle w:val="FootnoteReference"/>
        </w:rPr>
        <w:footnoteRef/>
      </w:r>
      <w:r>
        <w:t xml:space="preserve"> </w:t>
      </w:r>
      <w:hyperlink r:id="rId5" w:history="1">
        <w:r w:rsidRPr="00583824">
          <w:rPr>
            <w:rStyle w:val="Hyperlink"/>
          </w:rPr>
          <w:t>http://www.abelsim.co.uk/doc/tbellex2.htm</w:t>
        </w:r>
      </w:hyperlink>
      <w:r>
        <w:t xml:space="preserve"> </w:t>
      </w:r>
    </w:p>
  </w:footnote>
  <w:footnote w:id="6">
    <w:p w14:paraId="7A389AF2" w14:textId="77777777" w:rsidR="00455776" w:rsidRDefault="00455776">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455776" w:rsidRDefault="00455776">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0C7BEF0" w14:textId="77777777" w:rsidR="00455776" w:rsidRDefault="00455776" w:rsidP="00843EE4">
      <w:pPr>
        <w:pStyle w:val="FootnoteText"/>
      </w:pPr>
      <w:r>
        <w:rPr>
          <w:rStyle w:val="FootnoteReference"/>
        </w:rPr>
        <w:footnoteRef/>
      </w:r>
      <w:r>
        <w:t xml:space="preserve"> </w:t>
      </w:r>
      <w:hyperlink r:id="rId8" w:history="1">
        <w:r w:rsidRPr="0060626B">
          <w:rPr>
            <w:rStyle w:val="Hyperlink"/>
          </w:rPr>
          <w:t>http://belfree.co.uk/</w:t>
        </w:r>
      </w:hyperlink>
      <w:r>
        <w:t xml:space="preserve"> </w:t>
      </w:r>
    </w:p>
  </w:footnote>
  <w:footnote w:id="9">
    <w:p w14:paraId="39F4F214" w14:textId="77777777" w:rsidR="00455776" w:rsidRDefault="00455776">
      <w:pPr>
        <w:pStyle w:val="FootnoteText"/>
      </w:pPr>
      <w:r>
        <w:rPr>
          <w:rStyle w:val="FootnoteReference"/>
        </w:rPr>
        <w:footnoteRef/>
      </w:r>
      <w:r>
        <w:t xml:space="preserve"> </w:t>
      </w:r>
      <w:hyperlink r:id="rId9" w:history="1">
        <w:r w:rsidRPr="00583824">
          <w:rPr>
            <w:rStyle w:val="Hyperlink"/>
          </w:rPr>
          <w:t>http://www.ringing.demon.co.uk/sensors/sensors.htm</w:t>
        </w:r>
      </w:hyperlink>
      <w:r>
        <w:t xml:space="preserve"> </w:t>
      </w:r>
    </w:p>
  </w:footnote>
  <w:footnote w:id="10">
    <w:p w14:paraId="04F7AA88" w14:textId="77777777" w:rsidR="00455776" w:rsidRDefault="00455776">
      <w:pPr>
        <w:pStyle w:val="FootnoteText"/>
      </w:pPr>
      <w:r>
        <w:rPr>
          <w:rStyle w:val="FootnoteReference"/>
        </w:rPr>
        <w:footnoteRef/>
      </w:r>
      <w:r>
        <w:t xml:space="preserve"> </w:t>
      </w:r>
      <w:hyperlink r:id="rId10" w:history="1">
        <w:r w:rsidRPr="00583824">
          <w:rPr>
            <w:rStyle w:val="Hyperlink"/>
          </w:rPr>
          <w:t>http://www.abelsim.co.uk/doc/tbellex1.htm</w:t>
        </w:r>
      </w:hyperlink>
      <w:r>
        <w:t xml:space="preserve"> </w:t>
      </w:r>
    </w:p>
  </w:footnote>
  <w:footnote w:id="11">
    <w:p w14:paraId="2E25CDFF" w14:textId="77777777" w:rsidR="00455776" w:rsidRDefault="00455776" w:rsidP="007A715D">
      <w:pPr>
        <w:pStyle w:val="FootnoteText"/>
      </w:pPr>
      <w:r>
        <w:rPr>
          <w:rStyle w:val="FootnoteReference"/>
        </w:rPr>
        <w:footnoteRef/>
      </w:r>
      <w:r>
        <w:t xml:space="preserve"> </w:t>
      </w:r>
      <w:hyperlink r:id="rId11" w:history="1">
        <w:r w:rsidRPr="00596CD1">
          <w:rPr>
            <w:rStyle w:val="Hyperlink"/>
          </w:rPr>
          <w:t>http://www.jrnorris.co.uk/strike.html</w:t>
        </w:r>
      </w:hyperlink>
      <w:r>
        <w:t xml:space="preserve"> </w:t>
      </w:r>
    </w:p>
  </w:footnote>
  <w:footnote w:id="12">
    <w:p w14:paraId="58EB609E" w14:textId="4B401D1E" w:rsidR="00455776" w:rsidRDefault="00455776">
      <w:pPr>
        <w:pStyle w:val="FootnoteText"/>
      </w:pPr>
      <w:r>
        <w:rPr>
          <w:rStyle w:val="FootnoteReference"/>
        </w:rPr>
        <w:footnoteRef/>
      </w:r>
      <w:r>
        <w:t xml:space="preserve"> </w:t>
      </w:r>
      <w:hyperlink r:id="rId12" w:history="1">
        <w:r>
          <w:rPr>
            <w:rStyle w:val="Hyperlink"/>
          </w:rPr>
          <w:t>https://www.microchip.com/wwwproducts/en/atmega328p</w:t>
        </w:r>
      </w:hyperlink>
      <w:r>
        <w:t xml:space="preserve"> </w:t>
      </w:r>
    </w:p>
  </w:footnote>
  <w:footnote w:id="13">
    <w:p w14:paraId="511F5FA5" w14:textId="6012D39B" w:rsidR="00455776" w:rsidRDefault="00455776">
      <w:pPr>
        <w:pStyle w:val="FootnoteText"/>
      </w:pPr>
      <w:r>
        <w:rPr>
          <w:rStyle w:val="FootnoteReference"/>
        </w:rPr>
        <w:footnoteRef/>
      </w:r>
      <w:r>
        <w:t xml:space="preserve"> From Rev E onwards.</w:t>
      </w:r>
    </w:p>
  </w:footnote>
  <w:footnote w:id="14">
    <w:p w14:paraId="58E683B6" w14:textId="77777777" w:rsidR="00455776" w:rsidRDefault="00455776" w:rsidP="009935F4">
      <w:pPr>
        <w:pStyle w:val="FootnoteText"/>
      </w:pPr>
      <w:r>
        <w:rPr>
          <w:rStyle w:val="FootnoteReference"/>
        </w:rPr>
        <w:footnoteRef/>
      </w:r>
      <w:r>
        <w:t xml:space="preserve"> </w:t>
      </w:r>
      <w:hyperlink r:id="rId13" w:history="1">
        <w:r w:rsidRPr="00943B64">
          <w:rPr>
            <w:rStyle w:val="Hyperlink"/>
          </w:rPr>
          <w:t>http://www.maximintegrated.com/en/products/interface/transceivers/MAX233.html</w:t>
        </w:r>
      </w:hyperlink>
      <w:r>
        <w:t xml:space="preserve"> </w:t>
      </w:r>
    </w:p>
  </w:footnote>
  <w:footnote w:id="15">
    <w:p w14:paraId="1E57AFB1" w14:textId="77777777" w:rsidR="00455776" w:rsidRDefault="00455776">
      <w:pPr>
        <w:pStyle w:val="FootnoteText"/>
      </w:pPr>
      <w:r>
        <w:rPr>
          <w:rStyle w:val="FootnoteReference"/>
        </w:rPr>
        <w:footnoteRef/>
      </w:r>
      <w:r>
        <w:t xml:space="preserve"> Pin numbers as referenced in the Arduino programming environment.</w:t>
      </w:r>
    </w:p>
  </w:footnote>
  <w:footnote w:id="16">
    <w:p w14:paraId="24FBD339" w14:textId="77777777" w:rsidR="00455776" w:rsidRDefault="00455776" w:rsidP="002B7C93">
      <w:r>
        <w:rPr>
          <w:rStyle w:val="FootnoteReference"/>
        </w:rPr>
        <w:footnoteRef/>
      </w:r>
      <w:r>
        <w:t xml:space="preserve"> </w:t>
      </w:r>
      <w:r w:rsidRPr="002B7C93">
        <w:rPr>
          <w:sz w:val="20"/>
          <w:szCs w:val="20"/>
        </w:rPr>
        <w:t xml:space="preserve">Fuse tutorial: </w:t>
      </w:r>
      <w:hyperlink r:id="rId14" w:history="1">
        <w:r w:rsidRPr="002B7C93">
          <w:rPr>
            <w:rStyle w:val="Hyperlink"/>
            <w:sz w:val="20"/>
            <w:szCs w:val="20"/>
          </w:rPr>
          <w:t>http://www.martyncurrey.com/arduino-atmega-328p-fuse-settings/</w:t>
        </w:r>
      </w:hyperlink>
    </w:p>
  </w:footnote>
  <w:footnote w:id="17">
    <w:p w14:paraId="7825C577" w14:textId="77777777" w:rsidR="00455776" w:rsidRDefault="00455776" w:rsidP="00D354F3">
      <w:pPr>
        <w:pStyle w:val="FootnoteText"/>
      </w:pPr>
      <w:r>
        <w:rPr>
          <w:rStyle w:val="FootnoteReference"/>
        </w:rPr>
        <w:footnoteRef/>
      </w:r>
      <w:r>
        <w:t xml:space="preserve"> </w:t>
      </w:r>
      <w:hyperlink r:id="rId15" w:history="1">
        <w:r w:rsidRPr="007305A7">
          <w:rPr>
            <w:rStyle w:val="Hyperlink"/>
          </w:rPr>
          <w:t>https://www.macinstallations.com/cat-5-cabling-explained/</w:t>
        </w:r>
      </w:hyperlink>
      <w:r>
        <w:t xml:space="preserve"> </w:t>
      </w:r>
    </w:p>
  </w:footnote>
  <w:footnote w:id="18">
    <w:p w14:paraId="7CD7D2B7" w14:textId="77777777" w:rsidR="00455776" w:rsidRDefault="00455776">
      <w:pPr>
        <w:pStyle w:val="FootnoteText"/>
      </w:pPr>
      <w:r>
        <w:rPr>
          <w:rStyle w:val="FootnoteReference"/>
        </w:rPr>
        <w:footnoteRef/>
      </w:r>
      <w:r>
        <w:t xml:space="preserve"> Assuming the minimum required input voltage of 7V at the voltage regulator.</w:t>
      </w:r>
    </w:p>
  </w:footnote>
  <w:footnote w:id="19">
    <w:p w14:paraId="03EB5C71" w14:textId="6158C5FA" w:rsidR="00455776" w:rsidRDefault="00455776">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455776" w:rsidRDefault="00455776" w:rsidP="00202DC6">
      <w:pPr>
        <w:pStyle w:val="FootnoteText"/>
      </w:pPr>
      <w:r>
        <w:rPr>
          <w:rStyle w:val="FootnoteReference"/>
        </w:rPr>
        <w:footnoteRef/>
      </w:r>
      <w:r>
        <w:t xml:space="preserve"> Pin names as defined in the MAX3323 data sheet.</w:t>
      </w:r>
    </w:p>
  </w:footnote>
  <w:footnote w:id="21">
    <w:p w14:paraId="33E23256" w14:textId="77777777" w:rsidR="00455776" w:rsidRDefault="00455776"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264C12A5" w14:textId="77777777" w:rsidR="00455776" w:rsidRDefault="00455776" w:rsidP="003E0A23">
      <w:pPr>
        <w:pStyle w:val="FootnoteText"/>
      </w:pPr>
      <w:r>
        <w:rPr>
          <w:rStyle w:val="FootnoteReference"/>
        </w:rPr>
        <w:footnoteRef/>
      </w:r>
      <w:r>
        <w:t xml:space="preserve"> As there will be from Interface Module Revision D onwards.</w:t>
      </w:r>
    </w:p>
  </w:footnote>
  <w:footnote w:id="23">
    <w:p w14:paraId="4F741769" w14:textId="77777777" w:rsidR="00455776" w:rsidRDefault="00455776" w:rsidP="003E0A23">
      <w:pPr>
        <w:pStyle w:val="FootnoteText"/>
      </w:pPr>
      <w:r>
        <w:rPr>
          <w:rStyle w:val="FootnoteReference"/>
        </w:rPr>
        <w:footnoteRef/>
      </w:r>
      <w:r>
        <w:t xml:space="preserve"> See the Second PC Module and Basic Serial Splitter Module connectors below.</w:t>
      </w:r>
    </w:p>
  </w:footnote>
  <w:footnote w:id="24">
    <w:p w14:paraId="33B2FE52" w14:textId="77777777" w:rsidR="00455776" w:rsidRDefault="00455776" w:rsidP="003E0A23">
      <w:pPr>
        <w:pStyle w:val="FootnoteText"/>
      </w:pPr>
      <w:r>
        <w:rPr>
          <w:rStyle w:val="FootnoteReference"/>
        </w:rPr>
        <w:footnoteRef/>
      </w:r>
      <w:r>
        <w:t xml:space="preserve"> For example, the Second PC Module.</w:t>
      </w:r>
    </w:p>
  </w:footnote>
  <w:footnote w:id="25">
    <w:p w14:paraId="759DB5C1" w14:textId="199C70C4" w:rsidR="00455776" w:rsidRDefault="00455776">
      <w:pPr>
        <w:pStyle w:val="FootnoteText"/>
      </w:pPr>
      <w:r>
        <w:rPr>
          <w:rStyle w:val="FootnoteReference"/>
        </w:rPr>
        <w:footnoteRef/>
      </w:r>
      <w:r>
        <w:t xml:space="preserve"> For example, the Basic Serial Splitter.</w:t>
      </w:r>
    </w:p>
  </w:footnote>
  <w:footnote w:id="26">
    <w:p w14:paraId="35D5D1D1" w14:textId="77777777" w:rsidR="00455776" w:rsidRDefault="00455776" w:rsidP="00AF0947">
      <w:pPr>
        <w:pStyle w:val="FootnoteText"/>
      </w:pPr>
      <w:r>
        <w:rPr>
          <w:rStyle w:val="FootnoteReference"/>
        </w:rPr>
        <w:footnoteRef/>
      </w:r>
      <w:r>
        <w:t xml:space="preserve"> The Debug Mask is saved to EEPROM if the Save Settings CLI command (“S”) is invoked when Debug Mode is active.</w:t>
      </w:r>
    </w:p>
  </w:footnote>
  <w:footnote w:id="27">
    <w:p w14:paraId="66DF18C3" w14:textId="77777777" w:rsidR="00455776" w:rsidRDefault="00455776" w:rsidP="00AF0947">
      <w:pPr>
        <w:pStyle w:val="FootnoteText"/>
      </w:pPr>
      <w:r>
        <w:rPr>
          <w:rStyle w:val="FootnoteReference"/>
        </w:rPr>
        <w:footnoteRef/>
      </w:r>
      <w:r>
        <w:t xml:space="preserve"> </w:t>
      </w:r>
      <w:hyperlink r:id="rId16" w:history="1">
        <w:r w:rsidRPr="00596CD1">
          <w:rPr>
            <w:rStyle w:val="Hyperlink"/>
          </w:rPr>
          <w:t>http://blog.arduino.cc/2011/10/04/arduino-1-0/</w:t>
        </w:r>
      </w:hyperlink>
      <w:r>
        <w:t xml:space="preserve"> </w:t>
      </w:r>
    </w:p>
  </w:footnote>
  <w:footnote w:id="28">
    <w:p w14:paraId="17C5E8E1" w14:textId="77777777" w:rsidR="00455776" w:rsidRDefault="00455776" w:rsidP="00AF0947">
      <w:pPr>
        <w:pStyle w:val="FootnoteText"/>
      </w:pPr>
      <w:r>
        <w:rPr>
          <w:rStyle w:val="FootnoteReference"/>
        </w:rPr>
        <w:footnoteRef/>
      </w:r>
      <w:r>
        <w:t xml:space="preserve"> </w:t>
      </w:r>
      <w:hyperlink r:id="rId17" w:history="1">
        <w:r w:rsidRPr="00583824">
          <w:rPr>
            <w:rStyle w:val="Hyperlink"/>
          </w:rPr>
          <w:t>http://www.cl.cam.ac.uk/~fhk1/Bells/equations.pdf</w:t>
        </w:r>
      </w:hyperlink>
      <w:r>
        <w:t xml:space="preserve"> </w:t>
      </w:r>
    </w:p>
  </w:footnote>
  <w:footnote w:id="29">
    <w:p w14:paraId="6BAF6FA3" w14:textId="020EDA35" w:rsidR="00455776" w:rsidRPr="00E52137" w:rsidRDefault="00455776">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30">
    <w:p w14:paraId="5670342F" w14:textId="6BE0E7C9" w:rsidR="00455776" w:rsidRDefault="00455776">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31">
    <w:p w14:paraId="6C68FE43" w14:textId="77777777" w:rsidR="00455776" w:rsidRDefault="00455776" w:rsidP="006E2D44">
      <w:pPr>
        <w:pStyle w:val="FootnoteText"/>
      </w:pPr>
      <w:r>
        <w:rPr>
          <w:rStyle w:val="FootnoteReference"/>
        </w:rPr>
        <w:footnoteRef/>
      </w:r>
      <w:r>
        <w:t xml:space="preserve"> 3.1b is the minimum version of Virtual Belfry required for proper handling of interfaces of this type.</w:t>
      </w:r>
    </w:p>
  </w:footnote>
  <w:footnote w:id="32">
    <w:p w14:paraId="094DD276" w14:textId="77777777" w:rsidR="00455776" w:rsidRDefault="00455776" w:rsidP="00AF0947">
      <w:pPr>
        <w:pStyle w:val="FootnoteText"/>
      </w:pPr>
      <w:r>
        <w:rPr>
          <w:rStyle w:val="FootnoteReference"/>
        </w:rPr>
        <w:footnoteRef/>
      </w:r>
      <w:r>
        <w:t xml:space="preserve"> </w:t>
      </w:r>
      <w:hyperlink r:id="rId18" w:history="1">
        <w:r w:rsidRPr="00434C75">
          <w:rPr>
            <w:rStyle w:val="Hyperlink"/>
          </w:rPr>
          <w:t>http://www.prolific.com.tw/US/ShowProduct.aspx?p_id=225&amp;pcid=41</w:t>
        </w:r>
      </w:hyperlink>
      <w:r>
        <w:t xml:space="preserve"> </w:t>
      </w:r>
    </w:p>
  </w:footnote>
  <w:footnote w:id="33">
    <w:p w14:paraId="098FB364" w14:textId="77777777" w:rsidR="00455776" w:rsidRDefault="00455776" w:rsidP="00AF0947">
      <w:pPr>
        <w:pStyle w:val="FootnoteText"/>
      </w:pPr>
      <w:r>
        <w:rPr>
          <w:rStyle w:val="FootnoteReference"/>
        </w:rPr>
        <w:footnoteRef/>
      </w:r>
      <w:r>
        <w:t xml:space="preserve"> </w:t>
      </w:r>
      <w:hyperlink r:id="rId19" w:history="1">
        <w:r w:rsidRPr="00434C75">
          <w:rPr>
            <w:rStyle w:val="Hyperlink"/>
          </w:rPr>
          <w:t>http://www.ftdichip.com/Drivers/VCP.htm</w:t>
        </w:r>
      </w:hyperlink>
      <w:r>
        <w:t xml:space="preserve"> </w:t>
      </w:r>
    </w:p>
  </w:footnote>
  <w:footnote w:id="34">
    <w:p w14:paraId="68E1B17B" w14:textId="6A61BFC7" w:rsidR="00455776" w:rsidRDefault="00455776" w:rsidP="00AF0947">
      <w:pPr>
        <w:pStyle w:val="FootnoteText"/>
      </w:pPr>
      <w:r>
        <w:rPr>
          <w:rStyle w:val="FootnoteReference"/>
        </w:rPr>
        <w:footnoteRef/>
      </w:r>
      <w:r>
        <w:t xml:space="preserve"> Abel: COM1 – 8. Beltower: COM1 – 8 (32 from Beltower 2016).</w:t>
      </w:r>
    </w:p>
  </w:footnote>
  <w:footnote w:id="35">
    <w:p w14:paraId="3562B7B1" w14:textId="77777777" w:rsidR="00455776" w:rsidRDefault="00455776" w:rsidP="00AF0947">
      <w:pPr>
        <w:pStyle w:val="FootnoteText"/>
      </w:pPr>
      <w:r>
        <w:rPr>
          <w:rStyle w:val="FootnoteReference"/>
        </w:rPr>
        <w:footnoteRef/>
      </w:r>
      <w:r>
        <w:t xml:space="preserve"> Virtual Belfry does not have this requirement. </w:t>
      </w:r>
    </w:p>
  </w:footnote>
  <w:footnote w:id="36">
    <w:p w14:paraId="2F84C8C4" w14:textId="77777777" w:rsidR="00455776" w:rsidRDefault="00455776" w:rsidP="00AF0947">
      <w:pPr>
        <w:pStyle w:val="FootnoteText"/>
      </w:pPr>
      <w:r>
        <w:rPr>
          <w:rStyle w:val="FootnoteReference"/>
        </w:rPr>
        <w:footnoteRef/>
      </w:r>
      <w:r>
        <w:t xml:space="preserve"> Including the cover bell, if any.</w:t>
      </w:r>
    </w:p>
  </w:footnote>
  <w:footnote w:id="37">
    <w:p w14:paraId="562D8DD2" w14:textId="77777777" w:rsidR="00455776" w:rsidRDefault="00455776" w:rsidP="002A68B0">
      <w:pPr>
        <w:pStyle w:val="FootnoteText"/>
      </w:pPr>
      <w:r>
        <w:rPr>
          <w:rStyle w:val="FootnoteReference"/>
        </w:rPr>
        <w:footnoteRef/>
      </w:r>
      <w:r>
        <w:t xml:space="preserve"> </w:t>
      </w:r>
      <w:hyperlink r:id="rId20" w:history="1">
        <w:r w:rsidRPr="00577478">
          <w:rPr>
            <w:rStyle w:val="Hyperlink"/>
          </w:rPr>
          <w:t>http://www.simulators.org.uk</w:t>
        </w:r>
      </w:hyperlink>
      <w:r>
        <w:t xml:space="preserve"> </w:t>
      </w:r>
    </w:p>
  </w:footnote>
  <w:footnote w:id="38">
    <w:p w14:paraId="2CA69086" w14:textId="77777777" w:rsidR="00455776" w:rsidRDefault="00455776" w:rsidP="002A68B0">
      <w:pPr>
        <w:pStyle w:val="FootnoteText"/>
      </w:pPr>
      <w:r>
        <w:rPr>
          <w:rStyle w:val="FootnoteReference"/>
        </w:rPr>
        <w:footnoteRef/>
      </w:r>
      <w:r>
        <w:t xml:space="preserve"> </w:t>
      </w:r>
      <w:hyperlink r:id="rId21" w:history="1">
        <w:r w:rsidRPr="00C146CF">
          <w:rPr>
            <w:rStyle w:val="Hyperlink"/>
          </w:rPr>
          <w:t>http://creativecommons.org/licenses/by-sa/4.0/</w:t>
        </w:r>
      </w:hyperlink>
      <w:r>
        <w:rPr>
          <w:i/>
        </w:rPr>
        <w:t xml:space="preserve"> </w:t>
      </w:r>
    </w:p>
  </w:footnote>
  <w:footnote w:id="39">
    <w:p w14:paraId="0D03395A" w14:textId="77777777" w:rsidR="00455776" w:rsidRDefault="00455776" w:rsidP="002A68B0">
      <w:pPr>
        <w:pStyle w:val="FootnoteText"/>
      </w:pPr>
      <w:r>
        <w:rPr>
          <w:rStyle w:val="FootnoteReference"/>
        </w:rPr>
        <w:footnoteRef/>
      </w:r>
      <w:r>
        <w:t xml:space="preserve"> </w:t>
      </w:r>
      <w:hyperlink r:id="rId22"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F1FE5" w14:textId="7E4CCC65" w:rsidR="00455776" w:rsidRDefault="00455776" w:rsidP="008D175F">
    <w:pPr>
      <w:pStyle w:val="Header"/>
    </w:pPr>
    <w:r>
      <w:t>Type 2 Simulator – Technical Reference Guide 1.</w:t>
    </w:r>
    <w:ins w:id="281" w:author="Andrew Instone-Cowie" w:date="2020-08-18T20:33:00Z">
      <w:r>
        <w:t>2</w:t>
      </w:r>
    </w:ins>
    <w:del w:id="282" w:author="Andrew Instone-Cowie" w:date="2020-08-18T20:33:00Z">
      <w:r w:rsidDel="00A02960">
        <w:delText>1</w:delText>
      </w:r>
    </w:del>
  </w:p>
  <w:p w14:paraId="3B075B99" w14:textId="77777777" w:rsidR="00455776" w:rsidRPr="007D2792" w:rsidRDefault="00455776"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4180D" w14:textId="44F5DCFA" w:rsidR="00455776" w:rsidRDefault="00455776" w:rsidP="008D175F">
    <w:pPr>
      <w:pStyle w:val="Header"/>
      <w:jc w:val="right"/>
    </w:pPr>
    <w:bookmarkStart w:id="283" w:name="_Hlk28337430"/>
    <w:r>
      <w:t>Type 2 Simulator – Technical Reference Guide 1.</w:t>
    </w:r>
    <w:ins w:id="284" w:author="Andrew Instone-Cowie" w:date="2020-08-18T20:33:00Z">
      <w:r>
        <w:t>2</w:t>
      </w:r>
    </w:ins>
    <w:del w:id="285" w:author="Andrew Instone-Cowie" w:date="2020-08-18T20:33:00Z">
      <w:r w:rsidDel="00A02960">
        <w:delText>1</w:delText>
      </w:r>
    </w:del>
  </w:p>
  <w:bookmarkEnd w:id="283"/>
  <w:p w14:paraId="308B8FE1" w14:textId="77777777" w:rsidR="00455776" w:rsidRPr="007D2792" w:rsidRDefault="00455776" w:rsidP="008D1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7"/>
  </w:num>
  <w:num w:numId="3">
    <w:abstractNumId w:val="38"/>
  </w:num>
  <w:num w:numId="4">
    <w:abstractNumId w:val="34"/>
  </w:num>
  <w:num w:numId="5">
    <w:abstractNumId w:val="35"/>
  </w:num>
  <w:num w:numId="6">
    <w:abstractNumId w:val="46"/>
  </w:num>
  <w:num w:numId="7">
    <w:abstractNumId w:val="37"/>
  </w:num>
  <w:num w:numId="8">
    <w:abstractNumId w:val="22"/>
  </w:num>
  <w:num w:numId="9">
    <w:abstractNumId w:val="44"/>
  </w:num>
  <w:num w:numId="10">
    <w:abstractNumId w:val="30"/>
  </w:num>
  <w:num w:numId="11">
    <w:abstractNumId w:val="49"/>
  </w:num>
  <w:num w:numId="12">
    <w:abstractNumId w:val="24"/>
  </w:num>
  <w:num w:numId="13">
    <w:abstractNumId w:val="29"/>
  </w:num>
  <w:num w:numId="14">
    <w:abstractNumId w:val="39"/>
  </w:num>
  <w:num w:numId="15">
    <w:abstractNumId w:val="45"/>
  </w:num>
  <w:num w:numId="16">
    <w:abstractNumId w:val="23"/>
  </w:num>
  <w:num w:numId="17">
    <w:abstractNumId w:val="42"/>
  </w:num>
  <w:num w:numId="18">
    <w:abstractNumId w:val="28"/>
  </w:num>
  <w:num w:numId="19">
    <w:abstractNumId w:val="9"/>
  </w:num>
  <w:num w:numId="20">
    <w:abstractNumId w:val="4"/>
  </w:num>
  <w:num w:numId="21">
    <w:abstractNumId w:val="12"/>
  </w:num>
  <w:num w:numId="22">
    <w:abstractNumId w:val="15"/>
  </w:num>
  <w:num w:numId="23">
    <w:abstractNumId w:val="8"/>
  </w:num>
  <w:num w:numId="24">
    <w:abstractNumId w:val="13"/>
  </w:num>
  <w:num w:numId="25">
    <w:abstractNumId w:val="5"/>
  </w:num>
  <w:num w:numId="26">
    <w:abstractNumId w:val="36"/>
  </w:num>
  <w:num w:numId="27">
    <w:abstractNumId w:val="31"/>
  </w:num>
  <w:num w:numId="28">
    <w:abstractNumId w:val="1"/>
  </w:num>
  <w:num w:numId="29">
    <w:abstractNumId w:val="16"/>
  </w:num>
  <w:num w:numId="30">
    <w:abstractNumId w:val="26"/>
  </w:num>
  <w:num w:numId="31">
    <w:abstractNumId w:val="33"/>
  </w:num>
  <w:num w:numId="32">
    <w:abstractNumId w:val="32"/>
  </w:num>
  <w:num w:numId="33">
    <w:abstractNumId w:val="18"/>
  </w:num>
  <w:num w:numId="34">
    <w:abstractNumId w:val="48"/>
  </w:num>
  <w:num w:numId="35">
    <w:abstractNumId w:val="27"/>
  </w:num>
  <w:num w:numId="36">
    <w:abstractNumId w:val="17"/>
  </w:num>
  <w:num w:numId="37">
    <w:abstractNumId w:val="43"/>
  </w:num>
  <w:num w:numId="38">
    <w:abstractNumId w:val="14"/>
  </w:num>
  <w:num w:numId="39">
    <w:abstractNumId w:val="20"/>
  </w:num>
  <w:num w:numId="40">
    <w:abstractNumId w:val="19"/>
  </w:num>
  <w:num w:numId="41">
    <w:abstractNumId w:val="6"/>
  </w:num>
  <w:num w:numId="42">
    <w:abstractNumId w:val="40"/>
  </w:num>
  <w:num w:numId="43">
    <w:abstractNumId w:val="3"/>
  </w:num>
  <w:num w:numId="44">
    <w:abstractNumId w:val="0"/>
  </w:num>
  <w:num w:numId="45">
    <w:abstractNumId w:val="21"/>
  </w:num>
  <w:num w:numId="46">
    <w:abstractNumId w:val="25"/>
  </w:num>
  <w:num w:numId="47">
    <w:abstractNumId w:val="41"/>
  </w:num>
  <w:num w:numId="48">
    <w:abstractNumId w:val="10"/>
  </w:num>
  <w:num w:numId="49">
    <w:abstractNumId w:val="11"/>
  </w:num>
  <w:num w:numId="50">
    <w:abstractNumId w:val="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4"/>
  <w:revisionView w:markup="0"/>
  <w:trackRevisions/>
  <w:defaultTabStop w:val="720"/>
  <w:evenAndOddHeaders/>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2709"/>
    <w:rsid w:val="00017503"/>
    <w:rsid w:val="000175E1"/>
    <w:rsid w:val="0002043D"/>
    <w:rsid w:val="00026457"/>
    <w:rsid w:val="000279CA"/>
    <w:rsid w:val="00030E5F"/>
    <w:rsid w:val="00035D65"/>
    <w:rsid w:val="00037A0D"/>
    <w:rsid w:val="00040E3A"/>
    <w:rsid w:val="0004333D"/>
    <w:rsid w:val="00044291"/>
    <w:rsid w:val="000520CD"/>
    <w:rsid w:val="000542B3"/>
    <w:rsid w:val="00060914"/>
    <w:rsid w:val="00060C5C"/>
    <w:rsid w:val="00060CAF"/>
    <w:rsid w:val="0006471A"/>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7412"/>
    <w:rsid w:val="000A3B23"/>
    <w:rsid w:val="000A4E64"/>
    <w:rsid w:val="000B2B8C"/>
    <w:rsid w:val="000B6C76"/>
    <w:rsid w:val="000C0ADF"/>
    <w:rsid w:val="000C2AFE"/>
    <w:rsid w:val="000C6E2D"/>
    <w:rsid w:val="000D219F"/>
    <w:rsid w:val="000D2395"/>
    <w:rsid w:val="000D3235"/>
    <w:rsid w:val="000D4B02"/>
    <w:rsid w:val="000D773F"/>
    <w:rsid w:val="000E2149"/>
    <w:rsid w:val="000E3A60"/>
    <w:rsid w:val="000E7515"/>
    <w:rsid w:val="000F030B"/>
    <w:rsid w:val="000F197E"/>
    <w:rsid w:val="000F576B"/>
    <w:rsid w:val="000F6726"/>
    <w:rsid w:val="000F684D"/>
    <w:rsid w:val="000F7DEE"/>
    <w:rsid w:val="001060D5"/>
    <w:rsid w:val="001077FA"/>
    <w:rsid w:val="00107E45"/>
    <w:rsid w:val="00110B37"/>
    <w:rsid w:val="00111092"/>
    <w:rsid w:val="00111EED"/>
    <w:rsid w:val="00114560"/>
    <w:rsid w:val="001227FE"/>
    <w:rsid w:val="00122FC6"/>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824"/>
    <w:rsid w:val="001C41A9"/>
    <w:rsid w:val="001C5D70"/>
    <w:rsid w:val="001D0907"/>
    <w:rsid w:val="001D15CF"/>
    <w:rsid w:val="001D1BB3"/>
    <w:rsid w:val="001D2322"/>
    <w:rsid w:val="001D57F7"/>
    <w:rsid w:val="001E1E40"/>
    <w:rsid w:val="001E1F78"/>
    <w:rsid w:val="001E396D"/>
    <w:rsid w:val="001E66BE"/>
    <w:rsid w:val="001E7349"/>
    <w:rsid w:val="001F5333"/>
    <w:rsid w:val="001F5966"/>
    <w:rsid w:val="00200799"/>
    <w:rsid w:val="00202DC6"/>
    <w:rsid w:val="00203557"/>
    <w:rsid w:val="002038EB"/>
    <w:rsid w:val="00207B3E"/>
    <w:rsid w:val="002106F1"/>
    <w:rsid w:val="00211292"/>
    <w:rsid w:val="0021223B"/>
    <w:rsid w:val="00215D7E"/>
    <w:rsid w:val="00215F07"/>
    <w:rsid w:val="002229FA"/>
    <w:rsid w:val="00224094"/>
    <w:rsid w:val="00226107"/>
    <w:rsid w:val="002301A9"/>
    <w:rsid w:val="00231358"/>
    <w:rsid w:val="00236A94"/>
    <w:rsid w:val="00236B6B"/>
    <w:rsid w:val="00237EBF"/>
    <w:rsid w:val="002416B7"/>
    <w:rsid w:val="002437BA"/>
    <w:rsid w:val="00247C41"/>
    <w:rsid w:val="0025148F"/>
    <w:rsid w:val="00251800"/>
    <w:rsid w:val="00256E3C"/>
    <w:rsid w:val="00257834"/>
    <w:rsid w:val="002663FF"/>
    <w:rsid w:val="002712AD"/>
    <w:rsid w:val="0027272C"/>
    <w:rsid w:val="002742F0"/>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E1C6E"/>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2AAC"/>
    <w:rsid w:val="0032539B"/>
    <w:rsid w:val="00325B20"/>
    <w:rsid w:val="00326979"/>
    <w:rsid w:val="003300EC"/>
    <w:rsid w:val="003313E0"/>
    <w:rsid w:val="003330E9"/>
    <w:rsid w:val="003345E3"/>
    <w:rsid w:val="00334975"/>
    <w:rsid w:val="003429B8"/>
    <w:rsid w:val="003432F6"/>
    <w:rsid w:val="00343957"/>
    <w:rsid w:val="0034409E"/>
    <w:rsid w:val="00344B53"/>
    <w:rsid w:val="00352673"/>
    <w:rsid w:val="00355BF2"/>
    <w:rsid w:val="00355F79"/>
    <w:rsid w:val="00357DAC"/>
    <w:rsid w:val="00360622"/>
    <w:rsid w:val="00374BB5"/>
    <w:rsid w:val="00375324"/>
    <w:rsid w:val="00376237"/>
    <w:rsid w:val="00376386"/>
    <w:rsid w:val="0037752F"/>
    <w:rsid w:val="00380F33"/>
    <w:rsid w:val="00382709"/>
    <w:rsid w:val="00391118"/>
    <w:rsid w:val="003912A1"/>
    <w:rsid w:val="00393B25"/>
    <w:rsid w:val="00395444"/>
    <w:rsid w:val="003A018A"/>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D1E75"/>
    <w:rsid w:val="003D5D04"/>
    <w:rsid w:val="003D5D1C"/>
    <w:rsid w:val="003D5EC0"/>
    <w:rsid w:val="003D7BE9"/>
    <w:rsid w:val="003E0A23"/>
    <w:rsid w:val="003E2F7D"/>
    <w:rsid w:val="003E5F7B"/>
    <w:rsid w:val="003E6321"/>
    <w:rsid w:val="003E6D21"/>
    <w:rsid w:val="003E7E0F"/>
    <w:rsid w:val="003F1E0F"/>
    <w:rsid w:val="003F1EC6"/>
    <w:rsid w:val="00404BC0"/>
    <w:rsid w:val="004055D3"/>
    <w:rsid w:val="004079B5"/>
    <w:rsid w:val="00407C92"/>
    <w:rsid w:val="00411143"/>
    <w:rsid w:val="00412002"/>
    <w:rsid w:val="00413F10"/>
    <w:rsid w:val="00424328"/>
    <w:rsid w:val="00424F3F"/>
    <w:rsid w:val="0042742A"/>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76A2"/>
    <w:rsid w:val="00482033"/>
    <w:rsid w:val="00482CB7"/>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72AD"/>
    <w:rsid w:val="004C27F1"/>
    <w:rsid w:val="004C33AB"/>
    <w:rsid w:val="004C342C"/>
    <w:rsid w:val="004C42A5"/>
    <w:rsid w:val="004C7E86"/>
    <w:rsid w:val="004D2501"/>
    <w:rsid w:val="004D49A0"/>
    <w:rsid w:val="004D639C"/>
    <w:rsid w:val="004D7582"/>
    <w:rsid w:val="004D7B39"/>
    <w:rsid w:val="004E0108"/>
    <w:rsid w:val="004E23E2"/>
    <w:rsid w:val="004E2986"/>
    <w:rsid w:val="004E57EF"/>
    <w:rsid w:val="004F0F66"/>
    <w:rsid w:val="004F1145"/>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5C9F"/>
    <w:rsid w:val="00591F22"/>
    <w:rsid w:val="00592C85"/>
    <w:rsid w:val="00593725"/>
    <w:rsid w:val="005953C1"/>
    <w:rsid w:val="005972DB"/>
    <w:rsid w:val="005A56D1"/>
    <w:rsid w:val="005A7219"/>
    <w:rsid w:val="005B6D89"/>
    <w:rsid w:val="005C2081"/>
    <w:rsid w:val="005D1819"/>
    <w:rsid w:val="005D3B0A"/>
    <w:rsid w:val="005D6DEC"/>
    <w:rsid w:val="005E0537"/>
    <w:rsid w:val="005E09F9"/>
    <w:rsid w:val="005E1F4A"/>
    <w:rsid w:val="005E47F9"/>
    <w:rsid w:val="005E5122"/>
    <w:rsid w:val="005E7C59"/>
    <w:rsid w:val="005F1993"/>
    <w:rsid w:val="005F2585"/>
    <w:rsid w:val="005F2FD4"/>
    <w:rsid w:val="005F49F3"/>
    <w:rsid w:val="005F5863"/>
    <w:rsid w:val="005F75EC"/>
    <w:rsid w:val="005F77C3"/>
    <w:rsid w:val="006007E4"/>
    <w:rsid w:val="0060312C"/>
    <w:rsid w:val="00604085"/>
    <w:rsid w:val="006128A1"/>
    <w:rsid w:val="00612F36"/>
    <w:rsid w:val="00614224"/>
    <w:rsid w:val="00615B22"/>
    <w:rsid w:val="00617D81"/>
    <w:rsid w:val="00620856"/>
    <w:rsid w:val="00621BC0"/>
    <w:rsid w:val="0062540C"/>
    <w:rsid w:val="00625B06"/>
    <w:rsid w:val="00631198"/>
    <w:rsid w:val="006350AF"/>
    <w:rsid w:val="00637B99"/>
    <w:rsid w:val="00641159"/>
    <w:rsid w:val="0064239D"/>
    <w:rsid w:val="006423E2"/>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90D46"/>
    <w:rsid w:val="00691991"/>
    <w:rsid w:val="006958B3"/>
    <w:rsid w:val="00695FA1"/>
    <w:rsid w:val="006975F8"/>
    <w:rsid w:val="006A02C6"/>
    <w:rsid w:val="006A0A73"/>
    <w:rsid w:val="006A710F"/>
    <w:rsid w:val="006B15EE"/>
    <w:rsid w:val="006B31BA"/>
    <w:rsid w:val="006B3B40"/>
    <w:rsid w:val="006B65C2"/>
    <w:rsid w:val="006C2590"/>
    <w:rsid w:val="006C3B5E"/>
    <w:rsid w:val="006C4748"/>
    <w:rsid w:val="006C5D7C"/>
    <w:rsid w:val="006C637F"/>
    <w:rsid w:val="006C6CBB"/>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4478"/>
    <w:rsid w:val="00714948"/>
    <w:rsid w:val="0071502F"/>
    <w:rsid w:val="00715718"/>
    <w:rsid w:val="00716E33"/>
    <w:rsid w:val="007177CB"/>
    <w:rsid w:val="00720022"/>
    <w:rsid w:val="00720B0F"/>
    <w:rsid w:val="007214A0"/>
    <w:rsid w:val="00721833"/>
    <w:rsid w:val="00721E34"/>
    <w:rsid w:val="007267C1"/>
    <w:rsid w:val="00730022"/>
    <w:rsid w:val="007314EE"/>
    <w:rsid w:val="0073358F"/>
    <w:rsid w:val="00736C53"/>
    <w:rsid w:val="0073712C"/>
    <w:rsid w:val="007426D0"/>
    <w:rsid w:val="00746FAD"/>
    <w:rsid w:val="00747360"/>
    <w:rsid w:val="00756131"/>
    <w:rsid w:val="007564FC"/>
    <w:rsid w:val="0075768B"/>
    <w:rsid w:val="007615D2"/>
    <w:rsid w:val="0076349F"/>
    <w:rsid w:val="007639F0"/>
    <w:rsid w:val="00767A45"/>
    <w:rsid w:val="00776E83"/>
    <w:rsid w:val="00777A4E"/>
    <w:rsid w:val="0078022B"/>
    <w:rsid w:val="00781F35"/>
    <w:rsid w:val="0078474A"/>
    <w:rsid w:val="00784C1F"/>
    <w:rsid w:val="00787764"/>
    <w:rsid w:val="00790655"/>
    <w:rsid w:val="0079138A"/>
    <w:rsid w:val="00794151"/>
    <w:rsid w:val="007964CF"/>
    <w:rsid w:val="00797994"/>
    <w:rsid w:val="00797DB8"/>
    <w:rsid w:val="00797E30"/>
    <w:rsid w:val="007A0C7C"/>
    <w:rsid w:val="007A13D3"/>
    <w:rsid w:val="007A4ECF"/>
    <w:rsid w:val="007A69A4"/>
    <w:rsid w:val="007A715D"/>
    <w:rsid w:val="007A7BD6"/>
    <w:rsid w:val="007B0911"/>
    <w:rsid w:val="007B0A0F"/>
    <w:rsid w:val="007B6FBF"/>
    <w:rsid w:val="007B7AEC"/>
    <w:rsid w:val="007C3A2A"/>
    <w:rsid w:val="007C4148"/>
    <w:rsid w:val="007D5EFC"/>
    <w:rsid w:val="007D69D5"/>
    <w:rsid w:val="007D6DD5"/>
    <w:rsid w:val="007D71D0"/>
    <w:rsid w:val="007E0D74"/>
    <w:rsid w:val="007E3D03"/>
    <w:rsid w:val="007E3F59"/>
    <w:rsid w:val="007E43DD"/>
    <w:rsid w:val="007E4CA5"/>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7896"/>
    <w:rsid w:val="00857E9E"/>
    <w:rsid w:val="00870118"/>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B38"/>
    <w:rsid w:val="008E7D1B"/>
    <w:rsid w:val="008F0E54"/>
    <w:rsid w:val="008F5297"/>
    <w:rsid w:val="008F5F1E"/>
    <w:rsid w:val="008F67D7"/>
    <w:rsid w:val="008F7177"/>
    <w:rsid w:val="0090134D"/>
    <w:rsid w:val="009030AD"/>
    <w:rsid w:val="00904BB0"/>
    <w:rsid w:val="00917E91"/>
    <w:rsid w:val="00924AB5"/>
    <w:rsid w:val="009253D3"/>
    <w:rsid w:val="00931A12"/>
    <w:rsid w:val="0093351F"/>
    <w:rsid w:val="0093516A"/>
    <w:rsid w:val="009362D6"/>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1A42"/>
    <w:rsid w:val="009A575D"/>
    <w:rsid w:val="009A5BF5"/>
    <w:rsid w:val="009B27F9"/>
    <w:rsid w:val="009B2B07"/>
    <w:rsid w:val="009B5FE2"/>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42722"/>
    <w:rsid w:val="00A450E9"/>
    <w:rsid w:val="00A46E0E"/>
    <w:rsid w:val="00A5122C"/>
    <w:rsid w:val="00A520C5"/>
    <w:rsid w:val="00A55A46"/>
    <w:rsid w:val="00A62A0F"/>
    <w:rsid w:val="00A70B19"/>
    <w:rsid w:val="00A71398"/>
    <w:rsid w:val="00A7187A"/>
    <w:rsid w:val="00A764ED"/>
    <w:rsid w:val="00A76E79"/>
    <w:rsid w:val="00A77120"/>
    <w:rsid w:val="00A81427"/>
    <w:rsid w:val="00A871C0"/>
    <w:rsid w:val="00A93DF4"/>
    <w:rsid w:val="00A960F8"/>
    <w:rsid w:val="00A964DD"/>
    <w:rsid w:val="00A97D27"/>
    <w:rsid w:val="00AA0E6C"/>
    <w:rsid w:val="00AA49A8"/>
    <w:rsid w:val="00AA4FD7"/>
    <w:rsid w:val="00AB3F75"/>
    <w:rsid w:val="00AB48D4"/>
    <w:rsid w:val="00AB5EDF"/>
    <w:rsid w:val="00AB7F72"/>
    <w:rsid w:val="00AC1650"/>
    <w:rsid w:val="00AC33AC"/>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578F"/>
    <w:rsid w:val="00BB5DB9"/>
    <w:rsid w:val="00BB6A8C"/>
    <w:rsid w:val="00BC0018"/>
    <w:rsid w:val="00BC0C02"/>
    <w:rsid w:val="00BC0C05"/>
    <w:rsid w:val="00BC22EA"/>
    <w:rsid w:val="00BC2A7B"/>
    <w:rsid w:val="00BC3E77"/>
    <w:rsid w:val="00BC42B0"/>
    <w:rsid w:val="00BC75A4"/>
    <w:rsid w:val="00BD116B"/>
    <w:rsid w:val="00BD25FB"/>
    <w:rsid w:val="00BD4940"/>
    <w:rsid w:val="00BD5CAC"/>
    <w:rsid w:val="00BD7089"/>
    <w:rsid w:val="00BE0C5F"/>
    <w:rsid w:val="00BE1AF8"/>
    <w:rsid w:val="00BE358B"/>
    <w:rsid w:val="00BE5731"/>
    <w:rsid w:val="00BF30B8"/>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57FA"/>
    <w:rsid w:val="00C508EE"/>
    <w:rsid w:val="00C5143D"/>
    <w:rsid w:val="00C55B4E"/>
    <w:rsid w:val="00C60479"/>
    <w:rsid w:val="00C64E35"/>
    <w:rsid w:val="00C66344"/>
    <w:rsid w:val="00C733DC"/>
    <w:rsid w:val="00C7795F"/>
    <w:rsid w:val="00C854F0"/>
    <w:rsid w:val="00C856B8"/>
    <w:rsid w:val="00C93FB0"/>
    <w:rsid w:val="00C9401E"/>
    <w:rsid w:val="00C94427"/>
    <w:rsid w:val="00C9540A"/>
    <w:rsid w:val="00CA0B7C"/>
    <w:rsid w:val="00CA10C5"/>
    <w:rsid w:val="00CA2473"/>
    <w:rsid w:val="00CB0A05"/>
    <w:rsid w:val="00CB13A8"/>
    <w:rsid w:val="00CB203A"/>
    <w:rsid w:val="00CB2A64"/>
    <w:rsid w:val="00CB38C5"/>
    <w:rsid w:val="00CB3D6E"/>
    <w:rsid w:val="00CB469A"/>
    <w:rsid w:val="00CB5FC9"/>
    <w:rsid w:val="00CB7B8E"/>
    <w:rsid w:val="00CC6E75"/>
    <w:rsid w:val="00CD0277"/>
    <w:rsid w:val="00CD4CFB"/>
    <w:rsid w:val="00CD768A"/>
    <w:rsid w:val="00CE0F0B"/>
    <w:rsid w:val="00CE3D31"/>
    <w:rsid w:val="00CE61B7"/>
    <w:rsid w:val="00CF2085"/>
    <w:rsid w:val="00CF28E1"/>
    <w:rsid w:val="00CF2F8D"/>
    <w:rsid w:val="00CF42DA"/>
    <w:rsid w:val="00CF4EE6"/>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354F3"/>
    <w:rsid w:val="00D3619F"/>
    <w:rsid w:val="00D36A92"/>
    <w:rsid w:val="00D378D7"/>
    <w:rsid w:val="00D40C92"/>
    <w:rsid w:val="00D50639"/>
    <w:rsid w:val="00D51E99"/>
    <w:rsid w:val="00D525A7"/>
    <w:rsid w:val="00D54498"/>
    <w:rsid w:val="00D55A61"/>
    <w:rsid w:val="00D700EA"/>
    <w:rsid w:val="00D717AA"/>
    <w:rsid w:val="00D735B1"/>
    <w:rsid w:val="00D736D6"/>
    <w:rsid w:val="00D81E25"/>
    <w:rsid w:val="00D8238D"/>
    <w:rsid w:val="00D85978"/>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AE5"/>
    <w:rsid w:val="00DD2547"/>
    <w:rsid w:val="00DD479D"/>
    <w:rsid w:val="00DD60CE"/>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D6"/>
    <w:rsid w:val="00E2398C"/>
    <w:rsid w:val="00E23D8C"/>
    <w:rsid w:val="00E25716"/>
    <w:rsid w:val="00E27643"/>
    <w:rsid w:val="00E35643"/>
    <w:rsid w:val="00E35852"/>
    <w:rsid w:val="00E36A20"/>
    <w:rsid w:val="00E377C0"/>
    <w:rsid w:val="00E410E3"/>
    <w:rsid w:val="00E442F2"/>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906D4"/>
    <w:rsid w:val="00E91616"/>
    <w:rsid w:val="00E9235D"/>
    <w:rsid w:val="00E9790E"/>
    <w:rsid w:val="00EA09F7"/>
    <w:rsid w:val="00EA10C5"/>
    <w:rsid w:val="00EA2591"/>
    <w:rsid w:val="00EA287C"/>
    <w:rsid w:val="00EA5BB7"/>
    <w:rsid w:val="00EA79DD"/>
    <w:rsid w:val="00EB0396"/>
    <w:rsid w:val="00EB2E10"/>
    <w:rsid w:val="00EB47F0"/>
    <w:rsid w:val="00EB740C"/>
    <w:rsid w:val="00EB7440"/>
    <w:rsid w:val="00EC1EB4"/>
    <w:rsid w:val="00EC2C8F"/>
    <w:rsid w:val="00EC7D52"/>
    <w:rsid w:val="00ED012D"/>
    <w:rsid w:val="00ED015A"/>
    <w:rsid w:val="00ED695F"/>
    <w:rsid w:val="00EE0190"/>
    <w:rsid w:val="00EE1743"/>
    <w:rsid w:val="00EE1BC3"/>
    <w:rsid w:val="00EE370F"/>
    <w:rsid w:val="00EE5574"/>
    <w:rsid w:val="00EE56CB"/>
    <w:rsid w:val="00EE7DD4"/>
    <w:rsid w:val="00EF15A5"/>
    <w:rsid w:val="00EF4540"/>
    <w:rsid w:val="00F02564"/>
    <w:rsid w:val="00F068B4"/>
    <w:rsid w:val="00F06A0F"/>
    <w:rsid w:val="00F10033"/>
    <w:rsid w:val="00F10EC4"/>
    <w:rsid w:val="00F13535"/>
    <w:rsid w:val="00F14ACA"/>
    <w:rsid w:val="00F159D2"/>
    <w:rsid w:val="00F224B4"/>
    <w:rsid w:val="00F32849"/>
    <w:rsid w:val="00F34B4A"/>
    <w:rsid w:val="00F357DB"/>
    <w:rsid w:val="00F41546"/>
    <w:rsid w:val="00F415EF"/>
    <w:rsid w:val="00F42533"/>
    <w:rsid w:val="00F42674"/>
    <w:rsid w:val="00F44AA1"/>
    <w:rsid w:val="00F474FE"/>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55BC"/>
    <w:rsid w:val="00FC562B"/>
    <w:rsid w:val="00FC6553"/>
    <w:rsid w:val="00FD28E1"/>
    <w:rsid w:val="00FD485A"/>
    <w:rsid w:val="00FE2481"/>
    <w:rsid w:val="00FE61B0"/>
    <w:rsid w:val="00FE65AA"/>
    <w:rsid w:val="00FE6BBA"/>
    <w:rsid w:val="00FE6E12"/>
    <w:rsid w:val="00FE7EA5"/>
    <w:rsid w:val="00FF19C3"/>
    <w:rsid w:val="00FF37FC"/>
    <w:rsid w:val="00FF49B2"/>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leccelerator.com/fusecalc/fusecalc.php?chip=atmega328p&amp;LOW=E2&amp;HIGH=DF&amp;EXTENDED=FD"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abelsim.co.uk" TargetMode="External"/><Relationship Id="rId68" Type="http://schemas.openxmlformats.org/officeDocument/2006/relationships/hyperlink" Target="https://oshpark.com/" TargetMode="External"/><Relationship Id="rId76" Type="http://schemas.openxmlformats.org/officeDocument/2006/relationships/hyperlink" Target="https://www.chiark.greenend.org.uk/~sgtatham/putty/"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icrochip.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Simulators"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66" Type="http://schemas.openxmlformats.org/officeDocument/2006/relationships/hyperlink" Target="https://jlcpcb.com/" TargetMode="External"/><Relationship Id="rId74" Type="http://schemas.openxmlformats.org/officeDocument/2006/relationships/hyperlink" Target="https://www.cl.cam.ac.uk/~fhk1/Bells/equations.pdf" TargetMode="External"/><Relationship Id="rId79" Type="http://schemas.openxmlformats.org/officeDocument/2006/relationships/hyperlink" Target="http://www.prolific.com.tw/US/ShowProduct.aspx?p_id=225&amp;pcid=41"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eleccelerator.com/fusecalc/fusecalc.php?chip=atmega328p&amp;LOW=CF&amp;HIGH=DF&amp;EXTENDED=FD"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65" Type="http://schemas.openxmlformats.org/officeDocument/2006/relationships/hyperlink" Target="http://www.belfryware.com" TargetMode="External"/><Relationship Id="rId73" Type="http://schemas.openxmlformats.org/officeDocument/2006/relationships/hyperlink" Target="http://www.jrnorris.co.uk/strike.html" TargetMode="External"/><Relationship Id="rId78" Type="http://schemas.openxmlformats.org/officeDocument/2006/relationships/hyperlink" Target="https://www.ftdichip.com/Drivers/VCP.htm" TargetMode="External"/><Relationship Id="rId8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64" Type="http://schemas.openxmlformats.org/officeDocument/2006/relationships/hyperlink" Target="http://www.beltower.co.uk" TargetMode="External"/><Relationship Id="rId69" Type="http://schemas.openxmlformats.org/officeDocument/2006/relationships/hyperlink" Target="http://www.ringing.demon.co.uk" TargetMode="External"/><Relationship Id="rId77" Type="http://schemas.openxmlformats.org/officeDocument/2006/relationships/hyperlink" Target="https://technet.microsoft.com/en-us/library/bb896644.aspx"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www.maximintegrated.com/" TargetMode="External"/><Relationship Id="rId80" Type="http://schemas.openxmlformats.org/officeDocument/2006/relationships/hyperlink" Target="https://www.audacityteam.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oter" Target="footer2.xml"/><Relationship Id="rId67" Type="http://schemas.openxmlformats.org/officeDocument/2006/relationships/hyperlink" Target="https://www.seeedstudio.com/" TargetMode="External"/><Relationship Id="rId20" Type="http://schemas.openxmlformats.org/officeDocument/2006/relationships/image" Target="media/image11.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hyperlink" Target="https://github.com/Simulators" TargetMode="External"/><Relationship Id="rId70" Type="http://schemas.openxmlformats.org/officeDocument/2006/relationships/hyperlink" Target="https://belfree.co.uk/" TargetMode="External"/><Relationship Id="rId75" Type="http://schemas.openxmlformats.org/officeDocument/2006/relationships/hyperlink" Target="https://arduino.cc/"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belfree.co.uk/" TargetMode="External"/><Relationship Id="rId13" Type="http://schemas.openxmlformats.org/officeDocument/2006/relationships/hyperlink" Target="http://www.maximintegrated.com/en/products/interface/transceivers/MAX233.html" TargetMode="External"/><Relationship Id="rId18" Type="http://schemas.openxmlformats.org/officeDocument/2006/relationships/hyperlink" Target="http://www.prolific.com.tw/US/ShowProduct.aspx?p_id=225&amp;pcid=41" TargetMode="External"/><Relationship Id="rId3" Type="http://schemas.openxmlformats.org/officeDocument/2006/relationships/hyperlink" Target="http://www.beltower.co.uk/" TargetMode="External"/><Relationship Id="rId21" Type="http://schemas.openxmlformats.org/officeDocument/2006/relationships/hyperlink" Target="http://creativecommons.org/licenses/by-sa/4.0/"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microchip.com/wwwproducts/en/atmega328p" TargetMode="External"/><Relationship Id="rId17" Type="http://schemas.openxmlformats.org/officeDocument/2006/relationships/hyperlink" Target="http://www.cl.cam.ac.uk/~fhk1/Bells/equations.pdf" TargetMode="External"/><Relationship Id="rId2" Type="http://schemas.openxmlformats.org/officeDocument/2006/relationships/hyperlink" Target="http://www.abelsim.co.uk/" TargetMode="External"/><Relationship Id="rId16" Type="http://schemas.openxmlformats.org/officeDocument/2006/relationships/hyperlink" Target="http://blog.arduino.cc/2011/10/04/arduino-1-0/" TargetMode="External"/><Relationship Id="rId20" Type="http://schemas.openxmlformats.org/officeDocument/2006/relationships/hyperlink" Target="http://www.simulators.org.uk" TargetMode="External"/><Relationship Id="rId1" Type="http://schemas.openxmlformats.org/officeDocument/2006/relationships/hyperlink" Target="http://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www.jrnorris.co.uk/strike.html" TargetMode="External"/><Relationship Id="rId5" Type="http://schemas.openxmlformats.org/officeDocument/2006/relationships/hyperlink" Target="http://www.abelsim.co.uk/doc/tbellex2.htm" TargetMode="External"/><Relationship Id="rId15" Type="http://schemas.openxmlformats.org/officeDocument/2006/relationships/hyperlink" Target="https://www.macinstallations.com/cat-5-cabling-explained/" TargetMode="External"/><Relationship Id="rId10" Type="http://schemas.openxmlformats.org/officeDocument/2006/relationships/hyperlink" Target="http://www.abelsim.co.uk/doc/tbellex1.htm" TargetMode="External"/><Relationship Id="rId19" Type="http://schemas.openxmlformats.org/officeDocument/2006/relationships/hyperlink" Target="http://www.ftdichip.com/Drivers/VCP.htm" TargetMode="External"/><Relationship Id="rId4" Type="http://schemas.openxmlformats.org/officeDocument/2006/relationships/hyperlink" Target="http://www.belfryware.com/" TargetMode="External"/><Relationship Id="rId9" Type="http://schemas.openxmlformats.org/officeDocument/2006/relationships/hyperlink" Target="http://www.ringing.demon.co.uk/sensors/sensors.htm" TargetMode="External"/><Relationship Id="rId14" Type="http://schemas.openxmlformats.org/officeDocument/2006/relationships/hyperlink" Target="http://www.martyncurrey.com/arduino-atmega-328p-fuse-settings/" TargetMode="External"/><Relationship Id="rId22" Type="http://schemas.openxmlformats.org/officeDocument/2006/relationships/hyperlink" Target="http://www.gnu.org/licenses/gpl-3.0.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7AB5A-3C92-4EE8-95AB-7FA9B445C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76</Pages>
  <Words>16718</Words>
  <Characters>95297</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6</cp:revision>
  <cp:lastPrinted>2021-07-22T15:07:00Z</cp:lastPrinted>
  <dcterms:created xsi:type="dcterms:W3CDTF">2020-08-18T19:32:00Z</dcterms:created>
  <dcterms:modified xsi:type="dcterms:W3CDTF">2021-07-22T15:11:00Z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