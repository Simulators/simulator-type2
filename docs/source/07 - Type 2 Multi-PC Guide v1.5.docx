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7.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437B43" w14:textId="3FF47F3B" w:rsidR="0051426B" w:rsidRPr="00212D29" w:rsidRDefault="009E4E3F" w:rsidP="00F10EC4">
      <w:pPr>
        <w:jc w:val="center"/>
        <w:rPr>
          <w:rFonts w:ascii="Garamond" w:hAnsi="Garamond"/>
          <w:b/>
          <w:sz w:val="96"/>
          <w:szCs w:val="96"/>
        </w:rPr>
      </w:pPr>
      <w:r>
        <w:rPr>
          <w:rFonts w:ascii="Garamond" w:hAnsi="Garamond"/>
          <w:b/>
          <w:sz w:val="96"/>
          <w:szCs w:val="96"/>
        </w:rPr>
        <w:t xml:space="preserve">Type 2 </w:t>
      </w:r>
      <w:r w:rsidR="0051426B" w:rsidRPr="00212D29">
        <w:rPr>
          <w:rFonts w:ascii="Garamond" w:hAnsi="Garamond"/>
          <w:b/>
          <w:sz w:val="96"/>
          <w:szCs w:val="96"/>
        </w:rPr>
        <w:t>Liverpool</w:t>
      </w:r>
      <w:r w:rsidR="001E1F78" w:rsidRPr="00212D29">
        <w:rPr>
          <w:rFonts w:ascii="Garamond" w:hAnsi="Garamond"/>
          <w:b/>
          <w:sz w:val="96"/>
          <w:szCs w:val="96"/>
        </w:rPr>
        <w:t xml:space="preserve"> Ringing </w:t>
      </w:r>
      <w:r w:rsidR="0051426B" w:rsidRPr="00212D29">
        <w:rPr>
          <w:rFonts w:ascii="Garamond" w:hAnsi="Garamond"/>
          <w:b/>
          <w:sz w:val="96"/>
          <w:szCs w:val="96"/>
        </w:rPr>
        <w:t>Simulator</w:t>
      </w:r>
    </w:p>
    <w:p w14:paraId="01DC93A2" w14:textId="50C27FFE" w:rsidR="00E906D4" w:rsidRPr="00212D29" w:rsidRDefault="009E4E3F" w:rsidP="0062540C">
      <w:pPr>
        <w:jc w:val="center"/>
        <w:rPr>
          <w:sz w:val="48"/>
          <w:szCs w:val="48"/>
        </w:rPr>
      </w:pPr>
      <w:r>
        <w:rPr>
          <w:sz w:val="48"/>
          <w:szCs w:val="48"/>
        </w:rPr>
        <w:t>0</w:t>
      </w:r>
      <w:r w:rsidR="00830BF2">
        <w:rPr>
          <w:sz w:val="48"/>
          <w:szCs w:val="48"/>
        </w:rPr>
        <w:t>7</w:t>
      </w:r>
      <w:r w:rsidR="00D230DD" w:rsidRPr="00212D29">
        <w:rPr>
          <w:sz w:val="48"/>
          <w:szCs w:val="48"/>
        </w:rPr>
        <w:t xml:space="preserve"> – </w:t>
      </w:r>
      <w:r w:rsidR="00830BF2">
        <w:rPr>
          <w:sz w:val="48"/>
          <w:szCs w:val="48"/>
        </w:rPr>
        <w:t xml:space="preserve">Multi-PC </w:t>
      </w:r>
      <w:r w:rsidR="00D57358" w:rsidRPr="00212D29">
        <w:rPr>
          <w:sz w:val="48"/>
          <w:szCs w:val="48"/>
        </w:rPr>
        <w:t>Guide</w:t>
      </w:r>
    </w:p>
    <w:p w14:paraId="06185C9C" w14:textId="77777777" w:rsidR="007E4CA5" w:rsidRPr="007E4CA5" w:rsidRDefault="007E4CA5" w:rsidP="0062540C">
      <w:pPr>
        <w:jc w:val="center"/>
        <w:rPr>
          <w:color w:val="00B050"/>
        </w:rPr>
      </w:pPr>
    </w:p>
    <w:p w14:paraId="6FA58D56" w14:textId="4A121AB1" w:rsidR="00F10EC4" w:rsidRDefault="00B76AD0" w:rsidP="007E4CA5">
      <w:pPr>
        <w:jc w:val="center"/>
      </w:pPr>
      <w:r>
        <w:rPr>
          <w:noProof/>
        </w:rPr>
        <w:drawing>
          <wp:inline distT="0" distB="0" distL="0" distR="0" wp14:anchorId="3396C315" wp14:editId="73E24AE0">
            <wp:extent cx="4320000" cy="3603600"/>
            <wp:effectExtent l="38100" t="38100" r="42545" b="35560"/>
            <wp:docPr id="8" name="Picture 8"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0054.jpeg"/>
                    <pic:cNvPicPr/>
                  </pic:nvPicPr>
                  <pic:blipFill>
                    <a:blip r:embed="rId8">
                      <a:extLst>
                        <a:ext uri="{28A0092B-C50C-407E-A947-70E740481C1C}">
                          <a14:useLocalDpi xmlns:a14="http://schemas.microsoft.com/office/drawing/2010/main" val="0"/>
                        </a:ext>
                      </a:extLst>
                    </a:blip>
                    <a:stretch>
                      <a:fillRect/>
                    </a:stretch>
                  </pic:blipFill>
                  <pic:spPr>
                    <a:xfrm>
                      <a:off x="0" y="0"/>
                      <a:ext cx="4320000" cy="3603600"/>
                    </a:xfrm>
                    <a:prstGeom prst="rect">
                      <a:avLst/>
                    </a:prstGeom>
                    <a:ln w="31750">
                      <a:solidFill>
                        <a:schemeClr val="tx1"/>
                      </a:solidFill>
                    </a:ln>
                  </pic:spPr>
                </pic:pic>
              </a:graphicData>
            </a:graphic>
          </wp:inline>
        </w:drawing>
      </w:r>
    </w:p>
    <w:p w14:paraId="3D2C03B6" w14:textId="77777777" w:rsidR="00D16CF7" w:rsidRDefault="00D16CF7" w:rsidP="00D16CF7">
      <w:pPr>
        <w:spacing w:after="0"/>
      </w:pPr>
    </w:p>
    <w:p w14:paraId="5C9721D3" w14:textId="77777777" w:rsidR="007F7E8A" w:rsidRPr="008B7DA0" w:rsidRDefault="00D16CF7" w:rsidP="00D16CF7">
      <w:pPr>
        <w:spacing w:after="0"/>
      </w:pPr>
      <w:r w:rsidRPr="008B7DA0">
        <w:t>Author: Andrew Instone-Cowie</w:t>
      </w:r>
    </w:p>
    <w:p w14:paraId="2CF98B26" w14:textId="4D0DAD28" w:rsidR="00D16CF7" w:rsidRPr="008B7DA0" w:rsidRDefault="00D16CF7" w:rsidP="00D16CF7">
      <w:pPr>
        <w:spacing w:after="0"/>
      </w:pPr>
      <w:r w:rsidRPr="008B7DA0">
        <w:t xml:space="preserve">Date: </w:t>
      </w:r>
      <w:ins w:id="0" w:author="Andrew Instone-Cowie" w:date="2024-08-28T09:25:00Z" w16du:dateUtc="2024-08-28T08:25:00Z">
        <w:r w:rsidR="00B63DBB">
          <w:t xml:space="preserve">28 August </w:t>
        </w:r>
      </w:ins>
      <w:del w:id="1" w:author="Andrew Instone-Cowie" w:date="2024-08-28T09:25:00Z" w16du:dateUtc="2024-08-28T08:25:00Z">
        <w:r w:rsidR="00C56D36" w:rsidDel="00B63DBB">
          <w:delText xml:space="preserve">26 </w:delText>
        </w:r>
        <w:r w:rsidR="00C0072B" w:rsidDel="00B63DBB">
          <w:delText xml:space="preserve">June </w:delText>
        </w:r>
      </w:del>
      <w:r w:rsidR="00C0072B">
        <w:t>2024</w:t>
      </w:r>
    </w:p>
    <w:p w14:paraId="7C5BEF11" w14:textId="0EE4CE3F" w:rsidR="00D16CF7" w:rsidRPr="008B7DA0" w:rsidRDefault="00D16CF7">
      <w:r w:rsidRPr="008B7DA0">
        <w:t xml:space="preserve">Version: </w:t>
      </w:r>
      <w:r w:rsidR="00405050">
        <w:t>1.</w:t>
      </w:r>
      <w:ins w:id="2" w:author="Andrew Instone-Cowie" w:date="2024-08-28T09:25:00Z" w16du:dateUtc="2024-08-28T08:25:00Z">
        <w:r w:rsidR="00B63DBB">
          <w:t>5</w:t>
        </w:r>
      </w:ins>
      <w:del w:id="3" w:author="Andrew Instone-Cowie" w:date="2024-08-28T09:25:00Z" w16du:dateUtc="2024-08-28T08:25:00Z">
        <w:r w:rsidR="00C56D36" w:rsidDel="00B63DBB">
          <w:delText>4</w:delText>
        </w:r>
      </w:del>
    </w:p>
    <w:sdt>
      <w:sdtPr>
        <w:rPr>
          <w:rFonts w:asciiTheme="minorHAnsi" w:eastAsiaTheme="minorHAnsi" w:hAnsiTheme="minorHAnsi" w:cstheme="minorBidi"/>
          <w:b w:val="0"/>
          <w:bCs w:val="0"/>
          <w:color w:val="auto"/>
          <w:sz w:val="22"/>
          <w:szCs w:val="22"/>
          <w:lang w:val="en-GB" w:eastAsia="en-US"/>
        </w:rPr>
        <w:id w:val="2041779946"/>
        <w:docPartObj>
          <w:docPartGallery w:val="Table of Contents"/>
          <w:docPartUnique/>
        </w:docPartObj>
      </w:sdtPr>
      <w:sdtEndPr>
        <w:rPr>
          <w:noProof/>
        </w:rPr>
      </w:sdtEndPr>
      <w:sdtContent>
        <w:p w14:paraId="6DEF5D34" w14:textId="77777777" w:rsidR="004A19E5" w:rsidRDefault="004A19E5" w:rsidP="007F7E8A">
          <w:pPr>
            <w:pStyle w:val="TOCHeading"/>
            <w:pageBreakBefore/>
          </w:pPr>
          <w:r>
            <w:t>Contents</w:t>
          </w:r>
        </w:p>
        <w:p w14:paraId="4DFEC813" w14:textId="6F63D548" w:rsidR="008A112E" w:rsidRDefault="004A19E5">
          <w:pPr>
            <w:pStyle w:val="TOC1"/>
            <w:tabs>
              <w:tab w:val="right" w:leader="dot" w:pos="9016"/>
            </w:tabs>
            <w:rPr>
              <w:ins w:id="4" w:author="Andrew Instone-Cowie" w:date="2024-08-28T10:10:00Z" w16du:dateUtc="2024-08-28T09:10:00Z"/>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ins w:id="5" w:author="Andrew Instone-Cowie" w:date="2024-08-28T10:10:00Z" w16du:dateUtc="2024-08-28T09:10:00Z">
            <w:r w:rsidR="008A112E" w:rsidRPr="00D57383">
              <w:rPr>
                <w:rStyle w:val="Hyperlink"/>
                <w:noProof/>
              </w:rPr>
              <w:fldChar w:fldCharType="begin"/>
            </w:r>
            <w:r w:rsidR="008A112E" w:rsidRPr="00D57383">
              <w:rPr>
                <w:rStyle w:val="Hyperlink"/>
                <w:noProof/>
              </w:rPr>
              <w:instrText xml:space="preserve"> </w:instrText>
            </w:r>
            <w:r w:rsidR="008A112E">
              <w:rPr>
                <w:noProof/>
              </w:rPr>
              <w:instrText>HYPERLINK \l "_Toc175732234"</w:instrText>
            </w:r>
            <w:r w:rsidR="008A112E" w:rsidRPr="00D57383">
              <w:rPr>
                <w:rStyle w:val="Hyperlink"/>
                <w:noProof/>
              </w:rPr>
              <w:instrText xml:space="preserve"> </w:instrText>
            </w:r>
            <w:r w:rsidR="008A112E" w:rsidRPr="00D57383">
              <w:rPr>
                <w:rStyle w:val="Hyperlink"/>
                <w:noProof/>
              </w:rPr>
            </w:r>
            <w:r w:rsidR="008A112E" w:rsidRPr="00D57383">
              <w:rPr>
                <w:rStyle w:val="Hyperlink"/>
                <w:noProof/>
              </w:rPr>
              <w:fldChar w:fldCharType="separate"/>
            </w:r>
            <w:r w:rsidR="008A112E" w:rsidRPr="00D57383">
              <w:rPr>
                <w:rStyle w:val="Hyperlink"/>
                <w:noProof/>
              </w:rPr>
              <w:t>Index of Figures</w:t>
            </w:r>
            <w:r w:rsidR="008A112E">
              <w:rPr>
                <w:noProof/>
                <w:webHidden/>
              </w:rPr>
              <w:tab/>
            </w:r>
            <w:r w:rsidR="008A112E">
              <w:rPr>
                <w:noProof/>
                <w:webHidden/>
              </w:rPr>
              <w:fldChar w:fldCharType="begin"/>
            </w:r>
            <w:r w:rsidR="008A112E">
              <w:rPr>
                <w:noProof/>
                <w:webHidden/>
              </w:rPr>
              <w:instrText xml:space="preserve"> PAGEREF _Toc175732234 \h </w:instrText>
            </w:r>
            <w:r w:rsidR="008A112E">
              <w:rPr>
                <w:noProof/>
                <w:webHidden/>
              </w:rPr>
            </w:r>
          </w:ins>
          <w:r w:rsidR="008A112E">
            <w:rPr>
              <w:noProof/>
              <w:webHidden/>
            </w:rPr>
            <w:fldChar w:fldCharType="separate"/>
          </w:r>
          <w:ins w:id="6" w:author="Andrew Instone-Cowie" w:date="2024-08-28T10:12:00Z" w16du:dateUtc="2024-08-28T09:12:00Z">
            <w:r w:rsidR="002561BD">
              <w:rPr>
                <w:noProof/>
                <w:webHidden/>
              </w:rPr>
              <w:t>3</w:t>
            </w:r>
          </w:ins>
          <w:ins w:id="7" w:author="Andrew Instone-Cowie" w:date="2024-08-28T10:10:00Z" w16du:dateUtc="2024-08-28T09:10:00Z">
            <w:r w:rsidR="008A112E">
              <w:rPr>
                <w:noProof/>
                <w:webHidden/>
              </w:rPr>
              <w:fldChar w:fldCharType="end"/>
            </w:r>
            <w:r w:rsidR="008A112E" w:rsidRPr="00D57383">
              <w:rPr>
                <w:rStyle w:val="Hyperlink"/>
                <w:noProof/>
              </w:rPr>
              <w:fldChar w:fldCharType="end"/>
            </w:r>
          </w:ins>
        </w:p>
        <w:p w14:paraId="424E6648" w14:textId="6A522FDD" w:rsidR="008A112E" w:rsidRDefault="008A112E">
          <w:pPr>
            <w:pStyle w:val="TOC1"/>
            <w:tabs>
              <w:tab w:val="right" w:leader="dot" w:pos="9016"/>
            </w:tabs>
            <w:rPr>
              <w:ins w:id="8" w:author="Andrew Instone-Cowie" w:date="2024-08-28T10:10:00Z" w16du:dateUtc="2024-08-28T09:10:00Z"/>
              <w:rFonts w:eastAsiaTheme="minorEastAsia"/>
              <w:noProof/>
              <w:kern w:val="2"/>
              <w:sz w:val="24"/>
              <w:szCs w:val="24"/>
              <w:lang w:eastAsia="en-GB"/>
              <w14:ligatures w14:val="standardContextual"/>
            </w:rPr>
          </w:pPr>
          <w:ins w:id="9"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"_Toc175732235"</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Index of Tables</w:t>
            </w:r>
            <w:r>
              <w:rPr>
                <w:noProof/>
                <w:webHidden/>
              </w:rPr>
              <w:tab/>
            </w:r>
            <w:r>
              <w:rPr>
                <w:noProof/>
                <w:webHidden/>
              </w:rPr>
              <w:fldChar w:fldCharType="begin"/>
            </w:r>
            <w:r>
              <w:rPr>
                <w:noProof/>
                <w:webHidden/>
              </w:rPr>
              <w:instrText xml:space="preserve"> PAGEREF _Toc175732235 \h </w:instrText>
            </w:r>
            <w:r>
              <w:rPr>
                <w:noProof/>
                <w:webHidden/>
              </w:rPr>
            </w:r>
          </w:ins>
          <w:r>
            <w:rPr>
              <w:noProof/>
              <w:webHidden/>
            </w:rPr>
            <w:fldChar w:fldCharType="separate"/>
          </w:r>
          <w:ins w:id="10" w:author="Andrew Instone-Cowie" w:date="2024-08-28T10:12:00Z" w16du:dateUtc="2024-08-28T09:12:00Z">
            <w:r w:rsidR="002561BD">
              <w:rPr>
                <w:noProof/>
                <w:webHidden/>
              </w:rPr>
              <w:t>4</w:t>
            </w:r>
          </w:ins>
          <w:ins w:id="11" w:author="Andrew Instone-Cowie" w:date="2024-08-28T10:10:00Z" w16du:dateUtc="2024-08-28T09:10:00Z">
            <w:r>
              <w:rPr>
                <w:noProof/>
                <w:webHidden/>
              </w:rPr>
              <w:fldChar w:fldCharType="end"/>
            </w:r>
            <w:r w:rsidRPr="00D57383">
              <w:rPr>
                <w:rStyle w:val="Hyperlink"/>
                <w:noProof/>
              </w:rPr>
              <w:fldChar w:fldCharType="end"/>
            </w:r>
          </w:ins>
        </w:p>
        <w:p w14:paraId="54B6A8C7" w14:textId="080AA291" w:rsidR="008A112E" w:rsidRDefault="008A112E">
          <w:pPr>
            <w:pStyle w:val="TOC1"/>
            <w:tabs>
              <w:tab w:val="right" w:leader="dot" w:pos="9016"/>
            </w:tabs>
            <w:rPr>
              <w:ins w:id="12" w:author="Andrew Instone-Cowie" w:date="2024-08-28T10:10:00Z" w16du:dateUtc="2024-08-28T09:10:00Z"/>
              <w:rFonts w:eastAsiaTheme="minorEastAsia"/>
              <w:noProof/>
              <w:kern w:val="2"/>
              <w:sz w:val="24"/>
              <w:szCs w:val="24"/>
              <w:lang w:eastAsia="en-GB"/>
              <w14:ligatures w14:val="standardContextual"/>
            </w:rPr>
          </w:pPr>
          <w:ins w:id="13"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"_Toc175732236"</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Document History</w:t>
            </w:r>
            <w:r>
              <w:rPr>
                <w:noProof/>
                <w:webHidden/>
              </w:rPr>
              <w:tab/>
            </w:r>
            <w:r>
              <w:rPr>
                <w:noProof/>
                <w:webHidden/>
              </w:rPr>
              <w:fldChar w:fldCharType="begin"/>
            </w:r>
            <w:r>
              <w:rPr>
                <w:noProof/>
                <w:webHidden/>
              </w:rPr>
              <w:instrText xml:space="preserve"> PAGEREF _Toc175732236 \h </w:instrText>
            </w:r>
            <w:r>
              <w:rPr>
                <w:noProof/>
                <w:webHidden/>
              </w:rPr>
            </w:r>
          </w:ins>
          <w:r>
            <w:rPr>
              <w:noProof/>
              <w:webHidden/>
            </w:rPr>
            <w:fldChar w:fldCharType="separate"/>
          </w:r>
          <w:ins w:id="14" w:author="Andrew Instone-Cowie" w:date="2024-08-28T10:12:00Z" w16du:dateUtc="2024-08-28T09:12:00Z">
            <w:r w:rsidR="002561BD">
              <w:rPr>
                <w:noProof/>
                <w:webHidden/>
              </w:rPr>
              <w:t>5</w:t>
            </w:r>
          </w:ins>
          <w:ins w:id="15" w:author="Andrew Instone-Cowie" w:date="2024-08-28T10:10:00Z" w16du:dateUtc="2024-08-28T09:10:00Z">
            <w:r>
              <w:rPr>
                <w:noProof/>
                <w:webHidden/>
              </w:rPr>
              <w:fldChar w:fldCharType="end"/>
            </w:r>
            <w:r w:rsidRPr="00D57383">
              <w:rPr>
                <w:rStyle w:val="Hyperlink"/>
                <w:noProof/>
              </w:rPr>
              <w:fldChar w:fldCharType="end"/>
            </w:r>
          </w:ins>
        </w:p>
        <w:p w14:paraId="7E75C536" w14:textId="18A2AB73" w:rsidR="008A112E" w:rsidRDefault="008A112E">
          <w:pPr>
            <w:pStyle w:val="TOC1"/>
            <w:tabs>
              <w:tab w:val="right" w:leader="dot" w:pos="9016"/>
            </w:tabs>
            <w:rPr>
              <w:ins w:id="16" w:author="Andrew Instone-Cowie" w:date="2024-08-28T10:10:00Z" w16du:dateUtc="2024-08-28T09:10:00Z"/>
              <w:rFonts w:eastAsiaTheme="minorEastAsia"/>
              <w:noProof/>
              <w:kern w:val="2"/>
              <w:sz w:val="24"/>
              <w:szCs w:val="24"/>
              <w:lang w:eastAsia="en-GB"/>
              <w14:ligatures w14:val="standardContextual"/>
            </w:rPr>
          </w:pPr>
          <w:ins w:id="17"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"_Toc175732237"</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Licence</w:t>
            </w:r>
            <w:r>
              <w:rPr>
                <w:noProof/>
                <w:webHidden/>
              </w:rPr>
              <w:tab/>
            </w:r>
            <w:r>
              <w:rPr>
                <w:noProof/>
                <w:webHidden/>
              </w:rPr>
              <w:fldChar w:fldCharType="begin"/>
            </w:r>
            <w:r>
              <w:rPr>
                <w:noProof/>
                <w:webHidden/>
              </w:rPr>
              <w:instrText xml:space="preserve"> PAGEREF _Toc175732237 \h </w:instrText>
            </w:r>
            <w:r>
              <w:rPr>
                <w:noProof/>
                <w:webHidden/>
              </w:rPr>
            </w:r>
          </w:ins>
          <w:r>
            <w:rPr>
              <w:noProof/>
              <w:webHidden/>
            </w:rPr>
            <w:fldChar w:fldCharType="separate"/>
          </w:r>
          <w:ins w:id="18" w:author="Andrew Instone-Cowie" w:date="2024-08-28T10:12:00Z" w16du:dateUtc="2024-08-28T09:12:00Z">
            <w:r w:rsidR="002561BD">
              <w:rPr>
                <w:noProof/>
                <w:webHidden/>
              </w:rPr>
              <w:t>6</w:t>
            </w:r>
          </w:ins>
          <w:ins w:id="19" w:author="Andrew Instone-Cowie" w:date="2024-08-28T10:10:00Z" w16du:dateUtc="2024-08-28T09:10:00Z">
            <w:r>
              <w:rPr>
                <w:noProof/>
                <w:webHidden/>
              </w:rPr>
              <w:fldChar w:fldCharType="end"/>
            </w:r>
            <w:r w:rsidRPr="00D57383">
              <w:rPr>
                <w:rStyle w:val="Hyperlink"/>
                <w:noProof/>
              </w:rPr>
              <w:fldChar w:fldCharType="end"/>
            </w:r>
          </w:ins>
        </w:p>
        <w:p w14:paraId="071BB08A" w14:textId="6CE31436" w:rsidR="008A112E" w:rsidRDefault="008A112E">
          <w:pPr>
            <w:pStyle w:val="TOC1"/>
            <w:tabs>
              <w:tab w:val="right" w:leader="dot" w:pos="9016"/>
            </w:tabs>
            <w:rPr>
              <w:ins w:id="20" w:author="Andrew Instone-Cowie" w:date="2024-08-28T10:10:00Z" w16du:dateUtc="2024-08-28T09:10:00Z"/>
              <w:rFonts w:eastAsiaTheme="minorEastAsia"/>
              <w:noProof/>
              <w:kern w:val="2"/>
              <w:sz w:val="24"/>
              <w:szCs w:val="24"/>
              <w:lang w:eastAsia="en-GB"/>
              <w14:ligatures w14:val="standardContextual"/>
            </w:rPr>
          </w:pPr>
          <w:ins w:id="21"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"_Toc175732238"</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Documentation Map</w:t>
            </w:r>
            <w:r>
              <w:rPr>
                <w:noProof/>
                <w:webHidden/>
              </w:rPr>
              <w:tab/>
            </w:r>
            <w:r>
              <w:rPr>
                <w:noProof/>
                <w:webHidden/>
              </w:rPr>
              <w:fldChar w:fldCharType="begin"/>
            </w:r>
            <w:r>
              <w:rPr>
                <w:noProof/>
                <w:webHidden/>
              </w:rPr>
              <w:instrText xml:space="preserve"> PAGEREF _Toc175732238 \h </w:instrText>
            </w:r>
            <w:r>
              <w:rPr>
                <w:noProof/>
                <w:webHidden/>
              </w:rPr>
            </w:r>
          </w:ins>
          <w:r>
            <w:rPr>
              <w:noProof/>
              <w:webHidden/>
            </w:rPr>
            <w:fldChar w:fldCharType="separate"/>
          </w:r>
          <w:ins w:id="22" w:author="Andrew Instone-Cowie" w:date="2024-08-28T10:12:00Z" w16du:dateUtc="2024-08-28T09:12:00Z">
            <w:r w:rsidR="002561BD">
              <w:rPr>
                <w:noProof/>
                <w:webHidden/>
              </w:rPr>
              <w:t>7</w:t>
            </w:r>
          </w:ins>
          <w:ins w:id="23" w:author="Andrew Instone-Cowie" w:date="2024-08-28T10:10:00Z" w16du:dateUtc="2024-08-28T09:10:00Z">
            <w:r>
              <w:rPr>
                <w:noProof/>
                <w:webHidden/>
              </w:rPr>
              <w:fldChar w:fldCharType="end"/>
            </w:r>
            <w:r w:rsidRPr="00D57383">
              <w:rPr>
                <w:rStyle w:val="Hyperlink"/>
                <w:noProof/>
              </w:rPr>
              <w:fldChar w:fldCharType="end"/>
            </w:r>
          </w:ins>
        </w:p>
        <w:p w14:paraId="4C5064CA" w14:textId="2234A5B6" w:rsidR="008A112E" w:rsidRDefault="008A112E">
          <w:pPr>
            <w:pStyle w:val="TOC1"/>
            <w:tabs>
              <w:tab w:val="right" w:leader="dot" w:pos="9016"/>
            </w:tabs>
            <w:rPr>
              <w:ins w:id="24" w:author="Andrew Instone-Cowie" w:date="2024-08-28T10:10:00Z" w16du:dateUtc="2024-08-28T09:10:00Z"/>
              <w:rFonts w:eastAsiaTheme="minorEastAsia"/>
              <w:noProof/>
              <w:kern w:val="2"/>
              <w:sz w:val="24"/>
              <w:szCs w:val="24"/>
              <w:lang w:eastAsia="en-GB"/>
              <w14:ligatures w14:val="standardContextual"/>
            </w:rPr>
          </w:pPr>
          <w:ins w:id="25"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"_Toc175732239"</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About This Guide</w:t>
            </w:r>
            <w:r>
              <w:rPr>
                <w:noProof/>
                <w:webHidden/>
              </w:rPr>
              <w:tab/>
            </w:r>
            <w:r>
              <w:rPr>
                <w:noProof/>
                <w:webHidden/>
              </w:rPr>
              <w:fldChar w:fldCharType="begin"/>
            </w:r>
            <w:r>
              <w:rPr>
                <w:noProof/>
                <w:webHidden/>
              </w:rPr>
              <w:instrText xml:space="preserve"> PAGEREF _Toc175732239 \h </w:instrText>
            </w:r>
            <w:r>
              <w:rPr>
                <w:noProof/>
                <w:webHidden/>
              </w:rPr>
            </w:r>
          </w:ins>
          <w:r>
            <w:rPr>
              <w:noProof/>
              <w:webHidden/>
            </w:rPr>
            <w:fldChar w:fldCharType="separate"/>
          </w:r>
          <w:ins w:id="26" w:author="Andrew Instone-Cowie" w:date="2024-08-28T10:12:00Z" w16du:dateUtc="2024-08-28T09:12:00Z">
            <w:r w:rsidR="002561BD">
              <w:rPr>
                <w:noProof/>
                <w:webHidden/>
              </w:rPr>
              <w:t>8</w:t>
            </w:r>
          </w:ins>
          <w:ins w:id="27" w:author="Andrew Instone-Cowie" w:date="2024-08-28T10:10:00Z" w16du:dateUtc="2024-08-28T09:10:00Z">
            <w:r>
              <w:rPr>
                <w:noProof/>
                <w:webHidden/>
              </w:rPr>
              <w:fldChar w:fldCharType="end"/>
            </w:r>
            <w:r w:rsidRPr="00D57383">
              <w:rPr>
                <w:rStyle w:val="Hyperlink"/>
                <w:noProof/>
              </w:rPr>
              <w:fldChar w:fldCharType="end"/>
            </w:r>
          </w:ins>
        </w:p>
        <w:p w14:paraId="43377E3D" w14:textId="3FC7CCB9" w:rsidR="008A112E" w:rsidRDefault="008A112E">
          <w:pPr>
            <w:pStyle w:val="TOC1"/>
            <w:tabs>
              <w:tab w:val="right" w:leader="dot" w:pos="9016"/>
            </w:tabs>
            <w:rPr>
              <w:ins w:id="28" w:author="Andrew Instone-Cowie" w:date="2024-08-28T10:10:00Z" w16du:dateUtc="2024-08-28T09:10:00Z"/>
              <w:rFonts w:eastAsiaTheme="minorEastAsia"/>
              <w:noProof/>
              <w:kern w:val="2"/>
              <w:sz w:val="24"/>
              <w:szCs w:val="24"/>
              <w:lang w:eastAsia="en-GB"/>
              <w14:ligatures w14:val="standardContextual"/>
            </w:rPr>
          </w:pPr>
          <w:ins w:id="29"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"_Toc175732240"</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Using Multiple PCs</w:t>
            </w:r>
            <w:r>
              <w:rPr>
                <w:noProof/>
                <w:webHidden/>
              </w:rPr>
              <w:tab/>
            </w:r>
            <w:r>
              <w:rPr>
                <w:noProof/>
                <w:webHidden/>
              </w:rPr>
              <w:fldChar w:fldCharType="begin"/>
            </w:r>
            <w:r>
              <w:rPr>
                <w:noProof/>
                <w:webHidden/>
              </w:rPr>
              <w:instrText xml:space="preserve"> PAGEREF _Toc175732240 \h </w:instrText>
            </w:r>
            <w:r>
              <w:rPr>
                <w:noProof/>
                <w:webHidden/>
              </w:rPr>
            </w:r>
          </w:ins>
          <w:r>
            <w:rPr>
              <w:noProof/>
              <w:webHidden/>
            </w:rPr>
            <w:fldChar w:fldCharType="separate"/>
          </w:r>
          <w:ins w:id="30" w:author="Andrew Instone-Cowie" w:date="2024-08-28T10:12:00Z" w16du:dateUtc="2024-08-28T09:12:00Z">
            <w:r w:rsidR="002561BD">
              <w:rPr>
                <w:noProof/>
                <w:webHidden/>
              </w:rPr>
              <w:t>9</w:t>
            </w:r>
          </w:ins>
          <w:ins w:id="31" w:author="Andrew Instone-Cowie" w:date="2024-08-28T10:10:00Z" w16du:dateUtc="2024-08-28T09:10:00Z">
            <w:r>
              <w:rPr>
                <w:noProof/>
                <w:webHidden/>
              </w:rPr>
              <w:fldChar w:fldCharType="end"/>
            </w:r>
            <w:r w:rsidRPr="00D57383">
              <w:rPr>
                <w:rStyle w:val="Hyperlink"/>
                <w:noProof/>
              </w:rPr>
              <w:fldChar w:fldCharType="end"/>
            </w:r>
          </w:ins>
        </w:p>
        <w:p w14:paraId="42F2B05E" w14:textId="460568F5" w:rsidR="008A112E" w:rsidRDefault="008A112E">
          <w:pPr>
            <w:pStyle w:val="TOC2"/>
            <w:tabs>
              <w:tab w:val="right" w:leader="dot" w:pos="9016"/>
            </w:tabs>
            <w:rPr>
              <w:ins w:id="32" w:author="Andrew Instone-Cowie" w:date="2024-08-28T10:10:00Z" w16du:dateUtc="2024-08-28T09:10:00Z"/>
              <w:rFonts w:eastAsiaTheme="minorEastAsia"/>
              <w:noProof/>
              <w:kern w:val="2"/>
              <w:sz w:val="24"/>
              <w:szCs w:val="24"/>
              <w:lang w:eastAsia="en-GB"/>
              <w14:ligatures w14:val="standardContextual"/>
            </w:rPr>
          </w:pPr>
          <w:ins w:id="33"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"_Toc175732241"</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Second PC Module</w:t>
            </w:r>
            <w:r>
              <w:rPr>
                <w:noProof/>
                <w:webHidden/>
              </w:rPr>
              <w:tab/>
            </w:r>
            <w:r>
              <w:rPr>
                <w:noProof/>
                <w:webHidden/>
              </w:rPr>
              <w:fldChar w:fldCharType="begin"/>
            </w:r>
            <w:r>
              <w:rPr>
                <w:noProof/>
                <w:webHidden/>
              </w:rPr>
              <w:instrText xml:space="preserve"> PAGEREF _Toc175732241 \h </w:instrText>
            </w:r>
            <w:r>
              <w:rPr>
                <w:noProof/>
                <w:webHidden/>
              </w:rPr>
            </w:r>
          </w:ins>
          <w:r>
            <w:rPr>
              <w:noProof/>
              <w:webHidden/>
            </w:rPr>
            <w:fldChar w:fldCharType="separate"/>
          </w:r>
          <w:ins w:id="34" w:author="Andrew Instone-Cowie" w:date="2024-08-28T10:12:00Z" w16du:dateUtc="2024-08-28T09:12:00Z">
            <w:r w:rsidR="002561BD">
              <w:rPr>
                <w:noProof/>
                <w:webHidden/>
              </w:rPr>
              <w:t>10</w:t>
            </w:r>
          </w:ins>
          <w:ins w:id="35" w:author="Andrew Instone-Cowie" w:date="2024-08-28T10:10:00Z" w16du:dateUtc="2024-08-28T09:10:00Z">
            <w:r>
              <w:rPr>
                <w:noProof/>
                <w:webHidden/>
              </w:rPr>
              <w:fldChar w:fldCharType="end"/>
            </w:r>
            <w:r w:rsidRPr="00D57383">
              <w:rPr>
                <w:rStyle w:val="Hyperlink"/>
                <w:noProof/>
              </w:rPr>
              <w:fldChar w:fldCharType="end"/>
            </w:r>
          </w:ins>
        </w:p>
        <w:p w14:paraId="7364E78D" w14:textId="66CBF131" w:rsidR="008A112E" w:rsidRDefault="008A112E">
          <w:pPr>
            <w:pStyle w:val="TOC2"/>
            <w:tabs>
              <w:tab w:val="right" w:leader="dot" w:pos="9016"/>
            </w:tabs>
            <w:rPr>
              <w:ins w:id="36" w:author="Andrew Instone-Cowie" w:date="2024-08-28T10:10:00Z" w16du:dateUtc="2024-08-28T09:10:00Z"/>
              <w:rFonts w:eastAsiaTheme="minorEastAsia"/>
              <w:noProof/>
              <w:kern w:val="2"/>
              <w:sz w:val="24"/>
              <w:szCs w:val="24"/>
              <w:lang w:eastAsia="en-GB"/>
              <w14:ligatures w14:val="standardContextual"/>
            </w:rPr>
          </w:pPr>
          <w:ins w:id="37"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"_Toc175732242"</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Basic Serial Splitter Module</w:t>
            </w:r>
            <w:r>
              <w:rPr>
                <w:noProof/>
                <w:webHidden/>
              </w:rPr>
              <w:tab/>
            </w:r>
            <w:r>
              <w:rPr>
                <w:noProof/>
                <w:webHidden/>
              </w:rPr>
              <w:fldChar w:fldCharType="begin"/>
            </w:r>
            <w:r>
              <w:rPr>
                <w:noProof/>
                <w:webHidden/>
              </w:rPr>
              <w:instrText xml:space="preserve"> PAGEREF _Toc175732242 \h </w:instrText>
            </w:r>
            <w:r>
              <w:rPr>
                <w:noProof/>
                <w:webHidden/>
              </w:rPr>
            </w:r>
          </w:ins>
          <w:r>
            <w:rPr>
              <w:noProof/>
              <w:webHidden/>
            </w:rPr>
            <w:fldChar w:fldCharType="separate"/>
          </w:r>
          <w:ins w:id="38" w:author="Andrew Instone-Cowie" w:date="2024-08-28T10:12:00Z" w16du:dateUtc="2024-08-28T09:12:00Z">
            <w:r w:rsidR="002561BD">
              <w:rPr>
                <w:noProof/>
                <w:webHidden/>
              </w:rPr>
              <w:t>11</w:t>
            </w:r>
          </w:ins>
          <w:ins w:id="39" w:author="Andrew Instone-Cowie" w:date="2024-08-28T10:10:00Z" w16du:dateUtc="2024-08-28T09:10:00Z">
            <w:r>
              <w:rPr>
                <w:noProof/>
                <w:webHidden/>
              </w:rPr>
              <w:fldChar w:fldCharType="end"/>
            </w:r>
            <w:r w:rsidRPr="00D57383">
              <w:rPr>
                <w:rStyle w:val="Hyperlink"/>
                <w:noProof/>
              </w:rPr>
              <w:fldChar w:fldCharType="end"/>
            </w:r>
          </w:ins>
        </w:p>
        <w:p w14:paraId="01141186" w14:textId="09B9C9A1" w:rsidR="008A112E" w:rsidRDefault="008A112E">
          <w:pPr>
            <w:pStyle w:val="TOC2"/>
            <w:tabs>
              <w:tab w:val="right" w:leader="dot" w:pos="9016"/>
            </w:tabs>
            <w:rPr>
              <w:ins w:id="40" w:author="Andrew Instone-Cowie" w:date="2024-08-28T10:10:00Z" w16du:dateUtc="2024-08-28T09:10:00Z"/>
              <w:rFonts w:eastAsiaTheme="minorEastAsia"/>
              <w:noProof/>
              <w:kern w:val="2"/>
              <w:sz w:val="24"/>
              <w:szCs w:val="24"/>
              <w:lang w:eastAsia="en-GB"/>
              <w14:ligatures w14:val="standardContextual"/>
            </w:rPr>
          </w:pPr>
          <w:ins w:id="41"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"_Toc175732243"</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Modules Configurations</w:t>
            </w:r>
            <w:r>
              <w:rPr>
                <w:noProof/>
                <w:webHidden/>
              </w:rPr>
              <w:tab/>
            </w:r>
            <w:r>
              <w:rPr>
                <w:noProof/>
                <w:webHidden/>
              </w:rPr>
              <w:fldChar w:fldCharType="begin"/>
            </w:r>
            <w:r>
              <w:rPr>
                <w:noProof/>
                <w:webHidden/>
              </w:rPr>
              <w:instrText xml:space="preserve"> PAGEREF _Toc175732243 \h </w:instrText>
            </w:r>
            <w:r>
              <w:rPr>
                <w:noProof/>
                <w:webHidden/>
              </w:rPr>
            </w:r>
          </w:ins>
          <w:r>
            <w:rPr>
              <w:noProof/>
              <w:webHidden/>
            </w:rPr>
            <w:fldChar w:fldCharType="separate"/>
          </w:r>
          <w:ins w:id="42" w:author="Andrew Instone-Cowie" w:date="2024-08-28T10:12:00Z" w16du:dateUtc="2024-08-28T09:12:00Z">
            <w:r w:rsidR="002561BD">
              <w:rPr>
                <w:noProof/>
                <w:webHidden/>
              </w:rPr>
              <w:t>12</w:t>
            </w:r>
          </w:ins>
          <w:ins w:id="43" w:author="Andrew Instone-Cowie" w:date="2024-08-28T10:10:00Z" w16du:dateUtc="2024-08-28T09:10:00Z">
            <w:r>
              <w:rPr>
                <w:noProof/>
                <w:webHidden/>
              </w:rPr>
              <w:fldChar w:fldCharType="end"/>
            </w:r>
            <w:r w:rsidRPr="00D57383">
              <w:rPr>
                <w:rStyle w:val="Hyperlink"/>
                <w:noProof/>
              </w:rPr>
              <w:fldChar w:fldCharType="end"/>
            </w:r>
          </w:ins>
        </w:p>
        <w:p w14:paraId="79F0FA8C" w14:textId="327E8986" w:rsidR="008A112E" w:rsidRDefault="008A112E">
          <w:pPr>
            <w:pStyle w:val="TOC1"/>
            <w:tabs>
              <w:tab w:val="right" w:leader="dot" w:pos="9016"/>
            </w:tabs>
            <w:rPr>
              <w:ins w:id="44" w:author="Andrew Instone-Cowie" w:date="2024-08-28T10:10:00Z" w16du:dateUtc="2024-08-28T09:10:00Z"/>
              <w:rFonts w:eastAsiaTheme="minorEastAsia"/>
              <w:noProof/>
              <w:kern w:val="2"/>
              <w:sz w:val="24"/>
              <w:szCs w:val="24"/>
              <w:lang w:eastAsia="en-GB"/>
              <w14:ligatures w14:val="standardContextual"/>
            </w:rPr>
          </w:pPr>
          <w:ins w:id="45"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"_Toc175732244"</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What You Will Need</w:t>
            </w:r>
            <w:r>
              <w:rPr>
                <w:noProof/>
                <w:webHidden/>
              </w:rPr>
              <w:tab/>
            </w:r>
            <w:r>
              <w:rPr>
                <w:noProof/>
                <w:webHidden/>
              </w:rPr>
              <w:fldChar w:fldCharType="begin"/>
            </w:r>
            <w:r>
              <w:rPr>
                <w:noProof/>
                <w:webHidden/>
              </w:rPr>
              <w:instrText xml:space="preserve"> PAGEREF _Toc175732244 \h </w:instrText>
            </w:r>
            <w:r>
              <w:rPr>
                <w:noProof/>
                <w:webHidden/>
              </w:rPr>
            </w:r>
          </w:ins>
          <w:r>
            <w:rPr>
              <w:noProof/>
              <w:webHidden/>
            </w:rPr>
            <w:fldChar w:fldCharType="separate"/>
          </w:r>
          <w:ins w:id="46" w:author="Andrew Instone-Cowie" w:date="2024-08-28T10:12:00Z" w16du:dateUtc="2024-08-28T09:12:00Z">
            <w:r w:rsidR="002561BD">
              <w:rPr>
                <w:noProof/>
                <w:webHidden/>
              </w:rPr>
              <w:t>13</w:t>
            </w:r>
          </w:ins>
          <w:ins w:id="47" w:author="Andrew Instone-Cowie" w:date="2024-08-28T10:10:00Z" w16du:dateUtc="2024-08-28T09:10:00Z">
            <w:r>
              <w:rPr>
                <w:noProof/>
                <w:webHidden/>
              </w:rPr>
              <w:fldChar w:fldCharType="end"/>
            </w:r>
            <w:r w:rsidRPr="00D57383">
              <w:rPr>
                <w:rStyle w:val="Hyperlink"/>
                <w:noProof/>
              </w:rPr>
              <w:fldChar w:fldCharType="end"/>
            </w:r>
          </w:ins>
        </w:p>
        <w:p w14:paraId="2CC8C7E5" w14:textId="1F90D682" w:rsidR="008A112E" w:rsidRDefault="008A112E">
          <w:pPr>
            <w:pStyle w:val="TOC2"/>
            <w:tabs>
              <w:tab w:val="right" w:leader="dot" w:pos="9016"/>
            </w:tabs>
            <w:rPr>
              <w:ins w:id="48" w:author="Andrew Instone-Cowie" w:date="2024-08-28T10:10:00Z" w16du:dateUtc="2024-08-28T09:10:00Z"/>
              <w:rFonts w:eastAsiaTheme="minorEastAsia"/>
              <w:noProof/>
              <w:kern w:val="2"/>
              <w:sz w:val="24"/>
              <w:szCs w:val="24"/>
              <w:lang w:eastAsia="en-GB"/>
              <w14:ligatures w14:val="standardContextual"/>
            </w:rPr>
          </w:pPr>
          <w:ins w:id="49"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"_Toc175732245"</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Skills</w:t>
            </w:r>
            <w:r>
              <w:rPr>
                <w:noProof/>
                <w:webHidden/>
              </w:rPr>
              <w:tab/>
            </w:r>
            <w:r>
              <w:rPr>
                <w:noProof/>
                <w:webHidden/>
              </w:rPr>
              <w:fldChar w:fldCharType="begin"/>
            </w:r>
            <w:r>
              <w:rPr>
                <w:noProof/>
                <w:webHidden/>
              </w:rPr>
              <w:instrText xml:space="preserve"> PAGEREF _Toc175732245 \h </w:instrText>
            </w:r>
            <w:r>
              <w:rPr>
                <w:noProof/>
                <w:webHidden/>
              </w:rPr>
            </w:r>
          </w:ins>
          <w:r>
            <w:rPr>
              <w:noProof/>
              <w:webHidden/>
            </w:rPr>
            <w:fldChar w:fldCharType="separate"/>
          </w:r>
          <w:ins w:id="50" w:author="Andrew Instone-Cowie" w:date="2024-08-28T10:12:00Z" w16du:dateUtc="2024-08-28T09:12:00Z">
            <w:r w:rsidR="002561BD">
              <w:rPr>
                <w:noProof/>
                <w:webHidden/>
              </w:rPr>
              <w:t>13</w:t>
            </w:r>
          </w:ins>
          <w:ins w:id="51" w:author="Andrew Instone-Cowie" w:date="2024-08-28T10:10:00Z" w16du:dateUtc="2024-08-28T09:10:00Z">
            <w:r>
              <w:rPr>
                <w:noProof/>
                <w:webHidden/>
              </w:rPr>
              <w:fldChar w:fldCharType="end"/>
            </w:r>
            <w:r w:rsidRPr="00D57383">
              <w:rPr>
                <w:rStyle w:val="Hyperlink"/>
                <w:noProof/>
              </w:rPr>
              <w:fldChar w:fldCharType="end"/>
            </w:r>
          </w:ins>
        </w:p>
        <w:p w14:paraId="2DA964F3" w14:textId="22700CDE" w:rsidR="008A112E" w:rsidRDefault="008A112E">
          <w:pPr>
            <w:pStyle w:val="TOC2"/>
            <w:tabs>
              <w:tab w:val="right" w:leader="dot" w:pos="9016"/>
            </w:tabs>
            <w:rPr>
              <w:ins w:id="52" w:author="Andrew Instone-Cowie" w:date="2024-08-28T10:10:00Z" w16du:dateUtc="2024-08-28T09:10:00Z"/>
              <w:rFonts w:eastAsiaTheme="minorEastAsia"/>
              <w:noProof/>
              <w:kern w:val="2"/>
              <w:sz w:val="24"/>
              <w:szCs w:val="24"/>
              <w:lang w:eastAsia="en-GB"/>
              <w14:ligatures w14:val="standardContextual"/>
            </w:rPr>
          </w:pPr>
          <w:ins w:id="53"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"_Toc175732246"</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Parts</w:t>
            </w:r>
            <w:r>
              <w:rPr>
                <w:noProof/>
                <w:webHidden/>
              </w:rPr>
              <w:tab/>
            </w:r>
            <w:r>
              <w:rPr>
                <w:noProof/>
                <w:webHidden/>
              </w:rPr>
              <w:fldChar w:fldCharType="begin"/>
            </w:r>
            <w:r>
              <w:rPr>
                <w:noProof/>
                <w:webHidden/>
              </w:rPr>
              <w:instrText xml:space="preserve"> PAGEREF _Toc175732246 \h </w:instrText>
            </w:r>
            <w:r>
              <w:rPr>
                <w:noProof/>
                <w:webHidden/>
              </w:rPr>
            </w:r>
          </w:ins>
          <w:r>
            <w:rPr>
              <w:noProof/>
              <w:webHidden/>
            </w:rPr>
            <w:fldChar w:fldCharType="separate"/>
          </w:r>
          <w:ins w:id="54" w:author="Andrew Instone-Cowie" w:date="2024-08-28T10:12:00Z" w16du:dateUtc="2024-08-28T09:12:00Z">
            <w:r w:rsidR="002561BD">
              <w:rPr>
                <w:noProof/>
                <w:webHidden/>
              </w:rPr>
              <w:t>13</w:t>
            </w:r>
          </w:ins>
          <w:ins w:id="55" w:author="Andrew Instone-Cowie" w:date="2024-08-28T10:10:00Z" w16du:dateUtc="2024-08-28T09:10:00Z">
            <w:r>
              <w:rPr>
                <w:noProof/>
                <w:webHidden/>
              </w:rPr>
              <w:fldChar w:fldCharType="end"/>
            </w:r>
            <w:r w:rsidRPr="00D57383">
              <w:rPr>
                <w:rStyle w:val="Hyperlink"/>
                <w:noProof/>
              </w:rPr>
              <w:fldChar w:fldCharType="end"/>
            </w:r>
          </w:ins>
        </w:p>
        <w:p w14:paraId="56928010" w14:textId="0824765D" w:rsidR="008A112E" w:rsidRDefault="008A112E">
          <w:pPr>
            <w:pStyle w:val="TOC2"/>
            <w:tabs>
              <w:tab w:val="right" w:leader="dot" w:pos="9016"/>
            </w:tabs>
            <w:rPr>
              <w:ins w:id="56" w:author="Andrew Instone-Cowie" w:date="2024-08-28T10:10:00Z" w16du:dateUtc="2024-08-28T09:10:00Z"/>
              <w:rFonts w:eastAsiaTheme="minorEastAsia"/>
              <w:noProof/>
              <w:kern w:val="2"/>
              <w:sz w:val="24"/>
              <w:szCs w:val="24"/>
              <w:lang w:eastAsia="en-GB"/>
              <w14:ligatures w14:val="standardContextual"/>
            </w:rPr>
          </w:pPr>
          <w:ins w:id="57"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"_Toc175732247"</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PCBs</w:t>
            </w:r>
            <w:r>
              <w:rPr>
                <w:noProof/>
                <w:webHidden/>
              </w:rPr>
              <w:tab/>
            </w:r>
            <w:r>
              <w:rPr>
                <w:noProof/>
                <w:webHidden/>
              </w:rPr>
              <w:fldChar w:fldCharType="begin"/>
            </w:r>
            <w:r>
              <w:rPr>
                <w:noProof/>
                <w:webHidden/>
              </w:rPr>
              <w:instrText xml:space="preserve"> PAGEREF _Toc175732247 \h </w:instrText>
            </w:r>
            <w:r>
              <w:rPr>
                <w:noProof/>
                <w:webHidden/>
              </w:rPr>
            </w:r>
          </w:ins>
          <w:r>
            <w:rPr>
              <w:noProof/>
              <w:webHidden/>
            </w:rPr>
            <w:fldChar w:fldCharType="separate"/>
          </w:r>
          <w:ins w:id="58" w:author="Andrew Instone-Cowie" w:date="2024-08-28T10:12:00Z" w16du:dateUtc="2024-08-28T09:12:00Z">
            <w:r w:rsidR="002561BD">
              <w:rPr>
                <w:noProof/>
                <w:webHidden/>
              </w:rPr>
              <w:t>13</w:t>
            </w:r>
          </w:ins>
          <w:ins w:id="59" w:author="Andrew Instone-Cowie" w:date="2024-08-28T10:10:00Z" w16du:dateUtc="2024-08-28T09:10:00Z">
            <w:r>
              <w:rPr>
                <w:noProof/>
                <w:webHidden/>
              </w:rPr>
              <w:fldChar w:fldCharType="end"/>
            </w:r>
            <w:r w:rsidRPr="00D57383">
              <w:rPr>
                <w:rStyle w:val="Hyperlink"/>
                <w:noProof/>
              </w:rPr>
              <w:fldChar w:fldCharType="end"/>
            </w:r>
          </w:ins>
        </w:p>
        <w:p w14:paraId="4D47D215" w14:textId="4391E38B" w:rsidR="008A112E" w:rsidRDefault="008A112E">
          <w:pPr>
            <w:pStyle w:val="TOC1"/>
            <w:tabs>
              <w:tab w:val="right" w:leader="dot" w:pos="9016"/>
            </w:tabs>
            <w:rPr>
              <w:ins w:id="60" w:author="Andrew Instone-Cowie" w:date="2024-08-28T10:10:00Z" w16du:dateUtc="2024-08-28T09:10:00Z"/>
              <w:rFonts w:eastAsiaTheme="minorEastAsia"/>
              <w:noProof/>
              <w:kern w:val="2"/>
              <w:sz w:val="24"/>
              <w:szCs w:val="24"/>
              <w:lang w:eastAsia="en-GB"/>
              <w14:ligatures w14:val="standardContextual"/>
            </w:rPr>
          </w:pPr>
          <w:ins w:id="61"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"_Toc175732248"</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Hardware Assembly</w:t>
            </w:r>
            <w:r>
              <w:rPr>
                <w:noProof/>
                <w:webHidden/>
              </w:rPr>
              <w:tab/>
            </w:r>
            <w:r>
              <w:rPr>
                <w:noProof/>
                <w:webHidden/>
              </w:rPr>
              <w:fldChar w:fldCharType="begin"/>
            </w:r>
            <w:r>
              <w:rPr>
                <w:noProof/>
                <w:webHidden/>
              </w:rPr>
              <w:instrText xml:space="preserve"> PAGEREF _Toc175732248 \h </w:instrText>
            </w:r>
            <w:r>
              <w:rPr>
                <w:noProof/>
                <w:webHidden/>
              </w:rPr>
            </w:r>
          </w:ins>
          <w:r>
            <w:rPr>
              <w:noProof/>
              <w:webHidden/>
            </w:rPr>
            <w:fldChar w:fldCharType="separate"/>
          </w:r>
          <w:ins w:id="62" w:author="Andrew Instone-Cowie" w:date="2024-08-28T10:12:00Z" w16du:dateUtc="2024-08-28T09:12:00Z">
            <w:r w:rsidR="002561BD">
              <w:rPr>
                <w:noProof/>
                <w:webHidden/>
              </w:rPr>
              <w:t>14</w:t>
            </w:r>
          </w:ins>
          <w:ins w:id="63" w:author="Andrew Instone-Cowie" w:date="2024-08-28T10:10:00Z" w16du:dateUtc="2024-08-28T09:10:00Z">
            <w:r>
              <w:rPr>
                <w:noProof/>
                <w:webHidden/>
              </w:rPr>
              <w:fldChar w:fldCharType="end"/>
            </w:r>
            <w:r w:rsidRPr="00D57383">
              <w:rPr>
                <w:rStyle w:val="Hyperlink"/>
                <w:noProof/>
              </w:rPr>
              <w:fldChar w:fldCharType="end"/>
            </w:r>
          </w:ins>
        </w:p>
        <w:p w14:paraId="57535B86" w14:textId="16321B92" w:rsidR="008A112E" w:rsidRDefault="008A112E">
          <w:pPr>
            <w:pStyle w:val="TOC2"/>
            <w:tabs>
              <w:tab w:val="right" w:leader="dot" w:pos="9016"/>
            </w:tabs>
            <w:rPr>
              <w:ins w:id="64" w:author="Andrew Instone-Cowie" w:date="2024-08-28T10:10:00Z" w16du:dateUtc="2024-08-28T09:10:00Z"/>
              <w:rFonts w:eastAsiaTheme="minorEastAsia"/>
              <w:noProof/>
              <w:kern w:val="2"/>
              <w:sz w:val="24"/>
              <w:szCs w:val="24"/>
              <w:lang w:eastAsia="en-GB"/>
              <w14:ligatures w14:val="standardContextual"/>
            </w:rPr>
          </w:pPr>
          <w:ins w:id="65"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"_Toc175732249"</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Polarised Components</w:t>
            </w:r>
            <w:r>
              <w:rPr>
                <w:noProof/>
                <w:webHidden/>
              </w:rPr>
              <w:tab/>
            </w:r>
            <w:r>
              <w:rPr>
                <w:noProof/>
                <w:webHidden/>
              </w:rPr>
              <w:fldChar w:fldCharType="begin"/>
            </w:r>
            <w:r>
              <w:rPr>
                <w:noProof/>
                <w:webHidden/>
              </w:rPr>
              <w:instrText xml:space="preserve"> PAGEREF _Toc175732249 \h </w:instrText>
            </w:r>
            <w:r>
              <w:rPr>
                <w:noProof/>
                <w:webHidden/>
              </w:rPr>
            </w:r>
          </w:ins>
          <w:r>
            <w:rPr>
              <w:noProof/>
              <w:webHidden/>
            </w:rPr>
            <w:fldChar w:fldCharType="separate"/>
          </w:r>
          <w:ins w:id="66" w:author="Andrew Instone-Cowie" w:date="2024-08-28T10:12:00Z" w16du:dateUtc="2024-08-28T09:12:00Z">
            <w:r w:rsidR="002561BD">
              <w:rPr>
                <w:noProof/>
                <w:webHidden/>
              </w:rPr>
              <w:t>14</w:t>
            </w:r>
          </w:ins>
          <w:ins w:id="67" w:author="Andrew Instone-Cowie" w:date="2024-08-28T10:10:00Z" w16du:dateUtc="2024-08-28T09:10:00Z">
            <w:r>
              <w:rPr>
                <w:noProof/>
                <w:webHidden/>
              </w:rPr>
              <w:fldChar w:fldCharType="end"/>
            </w:r>
            <w:r w:rsidRPr="00D57383">
              <w:rPr>
                <w:rStyle w:val="Hyperlink"/>
                <w:noProof/>
              </w:rPr>
              <w:fldChar w:fldCharType="end"/>
            </w:r>
          </w:ins>
        </w:p>
        <w:p w14:paraId="33EB1319" w14:textId="2B333681" w:rsidR="008A112E" w:rsidRDefault="008A112E">
          <w:pPr>
            <w:pStyle w:val="TOC2"/>
            <w:tabs>
              <w:tab w:val="right" w:leader="dot" w:pos="9016"/>
            </w:tabs>
            <w:rPr>
              <w:ins w:id="68" w:author="Andrew Instone-Cowie" w:date="2024-08-28T10:10:00Z" w16du:dateUtc="2024-08-28T09:10:00Z"/>
              <w:rFonts w:eastAsiaTheme="minorEastAsia"/>
              <w:noProof/>
              <w:kern w:val="2"/>
              <w:sz w:val="24"/>
              <w:szCs w:val="24"/>
              <w:lang w:eastAsia="en-GB"/>
              <w14:ligatures w14:val="standardContextual"/>
            </w:rPr>
          </w:pPr>
          <w:ins w:id="69"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"_Toc175732250"</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Second PC Board</w:t>
            </w:r>
            <w:r>
              <w:rPr>
                <w:noProof/>
                <w:webHidden/>
              </w:rPr>
              <w:tab/>
            </w:r>
            <w:r>
              <w:rPr>
                <w:noProof/>
                <w:webHidden/>
              </w:rPr>
              <w:fldChar w:fldCharType="begin"/>
            </w:r>
            <w:r>
              <w:rPr>
                <w:noProof/>
                <w:webHidden/>
              </w:rPr>
              <w:instrText xml:space="preserve"> PAGEREF _Toc175732250 \h </w:instrText>
            </w:r>
            <w:r>
              <w:rPr>
                <w:noProof/>
                <w:webHidden/>
              </w:rPr>
            </w:r>
          </w:ins>
          <w:r>
            <w:rPr>
              <w:noProof/>
              <w:webHidden/>
            </w:rPr>
            <w:fldChar w:fldCharType="separate"/>
          </w:r>
          <w:ins w:id="70" w:author="Andrew Instone-Cowie" w:date="2024-08-28T10:12:00Z" w16du:dateUtc="2024-08-28T09:12:00Z">
            <w:r w:rsidR="002561BD">
              <w:rPr>
                <w:noProof/>
                <w:webHidden/>
              </w:rPr>
              <w:t>14</w:t>
            </w:r>
          </w:ins>
          <w:ins w:id="71" w:author="Andrew Instone-Cowie" w:date="2024-08-28T10:10:00Z" w16du:dateUtc="2024-08-28T09:10:00Z">
            <w:r>
              <w:rPr>
                <w:noProof/>
                <w:webHidden/>
              </w:rPr>
              <w:fldChar w:fldCharType="end"/>
            </w:r>
            <w:r w:rsidRPr="00D57383">
              <w:rPr>
                <w:rStyle w:val="Hyperlink"/>
                <w:noProof/>
              </w:rPr>
              <w:fldChar w:fldCharType="end"/>
            </w:r>
          </w:ins>
        </w:p>
        <w:p w14:paraId="5C4883BE" w14:textId="3CA99623" w:rsidR="008A112E" w:rsidRDefault="008A112E">
          <w:pPr>
            <w:pStyle w:val="TOC3"/>
            <w:tabs>
              <w:tab w:val="right" w:leader="dot" w:pos="9016"/>
            </w:tabs>
            <w:rPr>
              <w:ins w:id="72" w:author="Andrew Instone-Cowie" w:date="2024-08-28T10:10:00Z" w16du:dateUtc="2024-08-28T09:10:00Z"/>
              <w:noProof/>
              <w:kern w:val="2"/>
              <w:sz w:val="24"/>
              <w:szCs w:val="24"/>
              <w:lang w:val="en-GB" w:eastAsia="en-GB"/>
              <w14:ligatures w14:val="standardContextual"/>
            </w:rPr>
          </w:pPr>
          <w:ins w:id="73"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"_Toc175732251"</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Parts List</w:t>
            </w:r>
            <w:r>
              <w:rPr>
                <w:noProof/>
                <w:webHidden/>
              </w:rPr>
              <w:tab/>
            </w:r>
            <w:r>
              <w:rPr>
                <w:noProof/>
                <w:webHidden/>
              </w:rPr>
              <w:fldChar w:fldCharType="begin"/>
            </w:r>
            <w:r>
              <w:rPr>
                <w:noProof/>
                <w:webHidden/>
              </w:rPr>
              <w:instrText xml:space="preserve"> PAGEREF _Toc175732251 \h </w:instrText>
            </w:r>
            <w:r>
              <w:rPr>
                <w:noProof/>
                <w:webHidden/>
              </w:rPr>
            </w:r>
          </w:ins>
          <w:r>
            <w:rPr>
              <w:noProof/>
              <w:webHidden/>
            </w:rPr>
            <w:fldChar w:fldCharType="separate"/>
          </w:r>
          <w:ins w:id="74" w:author="Andrew Instone-Cowie" w:date="2024-08-28T10:12:00Z" w16du:dateUtc="2024-08-28T09:12:00Z">
            <w:r w:rsidR="002561BD">
              <w:rPr>
                <w:noProof/>
                <w:webHidden/>
              </w:rPr>
              <w:t>14</w:t>
            </w:r>
          </w:ins>
          <w:ins w:id="75" w:author="Andrew Instone-Cowie" w:date="2024-08-28T10:10:00Z" w16du:dateUtc="2024-08-28T09:10:00Z">
            <w:r>
              <w:rPr>
                <w:noProof/>
                <w:webHidden/>
              </w:rPr>
              <w:fldChar w:fldCharType="end"/>
            </w:r>
            <w:r w:rsidRPr="00D57383">
              <w:rPr>
                <w:rStyle w:val="Hyperlink"/>
                <w:noProof/>
              </w:rPr>
              <w:fldChar w:fldCharType="end"/>
            </w:r>
          </w:ins>
        </w:p>
        <w:p w14:paraId="64F2EBCF" w14:textId="5FADD14F" w:rsidR="008A112E" w:rsidRDefault="008A112E">
          <w:pPr>
            <w:pStyle w:val="TOC3"/>
            <w:tabs>
              <w:tab w:val="right" w:leader="dot" w:pos="9016"/>
            </w:tabs>
            <w:rPr>
              <w:ins w:id="76" w:author="Andrew Instone-Cowie" w:date="2024-08-28T10:10:00Z" w16du:dateUtc="2024-08-28T09:10:00Z"/>
              <w:noProof/>
              <w:kern w:val="2"/>
              <w:sz w:val="24"/>
              <w:szCs w:val="24"/>
              <w:lang w:val="en-GB" w:eastAsia="en-GB"/>
              <w14:ligatures w14:val="standardContextual"/>
            </w:rPr>
          </w:pPr>
          <w:ins w:id="77"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"_Toc175732252"</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Schematic</w:t>
            </w:r>
            <w:r>
              <w:rPr>
                <w:noProof/>
                <w:webHidden/>
              </w:rPr>
              <w:tab/>
            </w:r>
            <w:r>
              <w:rPr>
                <w:noProof/>
                <w:webHidden/>
              </w:rPr>
              <w:fldChar w:fldCharType="begin"/>
            </w:r>
            <w:r>
              <w:rPr>
                <w:noProof/>
                <w:webHidden/>
              </w:rPr>
              <w:instrText xml:space="preserve"> PAGEREF _Toc175732252 \h </w:instrText>
            </w:r>
            <w:r>
              <w:rPr>
                <w:noProof/>
                <w:webHidden/>
              </w:rPr>
            </w:r>
          </w:ins>
          <w:r>
            <w:rPr>
              <w:noProof/>
              <w:webHidden/>
            </w:rPr>
            <w:fldChar w:fldCharType="separate"/>
          </w:r>
          <w:ins w:id="78" w:author="Andrew Instone-Cowie" w:date="2024-08-28T10:12:00Z" w16du:dateUtc="2024-08-28T09:12:00Z">
            <w:r w:rsidR="002561BD">
              <w:rPr>
                <w:noProof/>
                <w:webHidden/>
              </w:rPr>
              <w:t>15</w:t>
            </w:r>
          </w:ins>
          <w:ins w:id="79" w:author="Andrew Instone-Cowie" w:date="2024-08-28T10:10:00Z" w16du:dateUtc="2024-08-28T09:10:00Z">
            <w:r>
              <w:rPr>
                <w:noProof/>
                <w:webHidden/>
              </w:rPr>
              <w:fldChar w:fldCharType="end"/>
            </w:r>
            <w:r w:rsidRPr="00D57383">
              <w:rPr>
                <w:rStyle w:val="Hyperlink"/>
                <w:noProof/>
              </w:rPr>
              <w:fldChar w:fldCharType="end"/>
            </w:r>
          </w:ins>
        </w:p>
        <w:p w14:paraId="564D5198" w14:textId="7F4485B3" w:rsidR="008A112E" w:rsidRDefault="008A112E">
          <w:pPr>
            <w:pStyle w:val="TOC3"/>
            <w:tabs>
              <w:tab w:val="right" w:leader="dot" w:pos="9016"/>
            </w:tabs>
            <w:rPr>
              <w:ins w:id="80" w:author="Andrew Instone-Cowie" w:date="2024-08-28T10:10:00Z" w16du:dateUtc="2024-08-28T09:10:00Z"/>
              <w:noProof/>
              <w:kern w:val="2"/>
              <w:sz w:val="24"/>
              <w:szCs w:val="24"/>
              <w:lang w:val="en-GB" w:eastAsia="en-GB"/>
              <w14:ligatures w14:val="standardContextual"/>
            </w:rPr>
          </w:pPr>
          <w:ins w:id="81"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"_Toc175732253"</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Parts</w:t>
            </w:r>
            <w:r>
              <w:rPr>
                <w:noProof/>
                <w:webHidden/>
              </w:rPr>
              <w:tab/>
            </w:r>
            <w:r>
              <w:rPr>
                <w:noProof/>
                <w:webHidden/>
              </w:rPr>
              <w:fldChar w:fldCharType="begin"/>
            </w:r>
            <w:r>
              <w:rPr>
                <w:noProof/>
                <w:webHidden/>
              </w:rPr>
              <w:instrText xml:space="preserve"> PAGEREF _Toc175732253 \h </w:instrText>
            </w:r>
            <w:r>
              <w:rPr>
                <w:noProof/>
                <w:webHidden/>
              </w:rPr>
            </w:r>
          </w:ins>
          <w:r>
            <w:rPr>
              <w:noProof/>
              <w:webHidden/>
            </w:rPr>
            <w:fldChar w:fldCharType="separate"/>
          </w:r>
          <w:ins w:id="82" w:author="Andrew Instone-Cowie" w:date="2024-08-28T10:12:00Z" w16du:dateUtc="2024-08-28T09:12:00Z">
            <w:r w:rsidR="002561BD">
              <w:rPr>
                <w:noProof/>
                <w:webHidden/>
              </w:rPr>
              <w:t>16</w:t>
            </w:r>
          </w:ins>
          <w:ins w:id="83" w:author="Andrew Instone-Cowie" w:date="2024-08-28T10:10:00Z" w16du:dateUtc="2024-08-28T09:10:00Z">
            <w:r>
              <w:rPr>
                <w:noProof/>
                <w:webHidden/>
              </w:rPr>
              <w:fldChar w:fldCharType="end"/>
            </w:r>
            <w:r w:rsidRPr="00D57383">
              <w:rPr>
                <w:rStyle w:val="Hyperlink"/>
                <w:noProof/>
              </w:rPr>
              <w:fldChar w:fldCharType="end"/>
            </w:r>
          </w:ins>
        </w:p>
        <w:p w14:paraId="6F40158C" w14:textId="1C78A43D" w:rsidR="008A112E" w:rsidRDefault="008A112E">
          <w:pPr>
            <w:pStyle w:val="TOC3"/>
            <w:tabs>
              <w:tab w:val="right" w:leader="dot" w:pos="9016"/>
            </w:tabs>
            <w:rPr>
              <w:ins w:id="84" w:author="Andrew Instone-Cowie" w:date="2024-08-28T10:10:00Z" w16du:dateUtc="2024-08-28T09:10:00Z"/>
              <w:noProof/>
              <w:kern w:val="2"/>
              <w:sz w:val="24"/>
              <w:szCs w:val="24"/>
              <w:lang w:val="en-GB" w:eastAsia="en-GB"/>
              <w14:ligatures w14:val="standardContextual"/>
            </w:rPr>
          </w:pPr>
          <w:ins w:id="85"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"_Toc175732254"</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PCB Layout</w:t>
            </w:r>
            <w:r>
              <w:rPr>
                <w:noProof/>
                <w:webHidden/>
              </w:rPr>
              <w:tab/>
            </w:r>
            <w:r>
              <w:rPr>
                <w:noProof/>
                <w:webHidden/>
              </w:rPr>
              <w:fldChar w:fldCharType="begin"/>
            </w:r>
            <w:r>
              <w:rPr>
                <w:noProof/>
                <w:webHidden/>
              </w:rPr>
              <w:instrText xml:space="preserve"> PAGEREF _Toc175732254 \h </w:instrText>
            </w:r>
            <w:r>
              <w:rPr>
                <w:noProof/>
                <w:webHidden/>
              </w:rPr>
            </w:r>
          </w:ins>
          <w:r>
            <w:rPr>
              <w:noProof/>
              <w:webHidden/>
            </w:rPr>
            <w:fldChar w:fldCharType="separate"/>
          </w:r>
          <w:ins w:id="86" w:author="Andrew Instone-Cowie" w:date="2024-08-28T10:12:00Z" w16du:dateUtc="2024-08-28T09:12:00Z">
            <w:r w:rsidR="002561BD">
              <w:rPr>
                <w:noProof/>
                <w:webHidden/>
              </w:rPr>
              <w:t>16</w:t>
            </w:r>
          </w:ins>
          <w:ins w:id="87" w:author="Andrew Instone-Cowie" w:date="2024-08-28T10:10:00Z" w16du:dateUtc="2024-08-28T09:10:00Z">
            <w:r>
              <w:rPr>
                <w:noProof/>
                <w:webHidden/>
              </w:rPr>
              <w:fldChar w:fldCharType="end"/>
            </w:r>
            <w:r w:rsidRPr="00D57383">
              <w:rPr>
                <w:rStyle w:val="Hyperlink"/>
                <w:noProof/>
              </w:rPr>
              <w:fldChar w:fldCharType="end"/>
            </w:r>
          </w:ins>
        </w:p>
        <w:p w14:paraId="08879A31" w14:textId="7B4EEC68" w:rsidR="008A112E" w:rsidRDefault="008A112E">
          <w:pPr>
            <w:pStyle w:val="TOC3"/>
            <w:tabs>
              <w:tab w:val="right" w:leader="dot" w:pos="9016"/>
            </w:tabs>
            <w:rPr>
              <w:ins w:id="88" w:author="Andrew Instone-Cowie" w:date="2024-08-28T10:10:00Z" w16du:dateUtc="2024-08-28T09:10:00Z"/>
              <w:noProof/>
              <w:kern w:val="2"/>
              <w:sz w:val="24"/>
              <w:szCs w:val="24"/>
              <w:lang w:val="en-GB" w:eastAsia="en-GB"/>
              <w14:ligatures w14:val="standardContextual"/>
            </w:rPr>
          </w:pPr>
          <w:ins w:id="89"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"_Toc175732255"</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Construction</w:t>
            </w:r>
            <w:r>
              <w:rPr>
                <w:noProof/>
                <w:webHidden/>
              </w:rPr>
              <w:tab/>
            </w:r>
            <w:r>
              <w:rPr>
                <w:noProof/>
                <w:webHidden/>
              </w:rPr>
              <w:fldChar w:fldCharType="begin"/>
            </w:r>
            <w:r>
              <w:rPr>
                <w:noProof/>
                <w:webHidden/>
              </w:rPr>
              <w:instrText xml:space="preserve"> PAGEREF _Toc175732255 \h </w:instrText>
            </w:r>
            <w:r>
              <w:rPr>
                <w:noProof/>
                <w:webHidden/>
              </w:rPr>
            </w:r>
          </w:ins>
          <w:r>
            <w:rPr>
              <w:noProof/>
              <w:webHidden/>
            </w:rPr>
            <w:fldChar w:fldCharType="separate"/>
          </w:r>
          <w:ins w:id="90" w:author="Andrew Instone-Cowie" w:date="2024-08-28T10:12:00Z" w16du:dateUtc="2024-08-28T09:12:00Z">
            <w:r w:rsidR="002561BD">
              <w:rPr>
                <w:noProof/>
                <w:webHidden/>
              </w:rPr>
              <w:t>17</w:t>
            </w:r>
          </w:ins>
          <w:ins w:id="91" w:author="Andrew Instone-Cowie" w:date="2024-08-28T10:10:00Z" w16du:dateUtc="2024-08-28T09:10:00Z">
            <w:r>
              <w:rPr>
                <w:noProof/>
                <w:webHidden/>
              </w:rPr>
              <w:fldChar w:fldCharType="end"/>
            </w:r>
            <w:r w:rsidRPr="00D57383">
              <w:rPr>
                <w:rStyle w:val="Hyperlink"/>
                <w:noProof/>
              </w:rPr>
              <w:fldChar w:fldCharType="end"/>
            </w:r>
          </w:ins>
        </w:p>
        <w:p w14:paraId="553306DE" w14:textId="5CA3B9C2" w:rsidR="008A112E" w:rsidRDefault="008A112E">
          <w:pPr>
            <w:pStyle w:val="TOC3"/>
            <w:tabs>
              <w:tab w:val="right" w:leader="dot" w:pos="9016"/>
            </w:tabs>
            <w:rPr>
              <w:ins w:id="92" w:author="Andrew Instone-Cowie" w:date="2024-08-28T10:10:00Z" w16du:dateUtc="2024-08-28T09:10:00Z"/>
              <w:noProof/>
              <w:kern w:val="2"/>
              <w:sz w:val="24"/>
              <w:szCs w:val="24"/>
              <w:lang w:val="en-GB" w:eastAsia="en-GB"/>
              <w14:ligatures w14:val="standardContextual"/>
            </w:rPr>
          </w:pPr>
          <w:ins w:id="93"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"_Toc175732256"</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Enclosure</w:t>
            </w:r>
            <w:r>
              <w:rPr>
                <w:noProof/>
                <w:webHidden/>
              </w:rPr>
              <w:tab/>
            </w:r>
            <w:r>
              <w:rPr>
                <w:noProof/>
                <w:webHidden/>
              </w:rPr>
              <w:fldChar w:fldCharType="begin"/>
            </w:r>
            <w:r>
              <w:rPr>
                <w:noProof/>
                <w:webHidden/>
              </w:rPr>
              <w:instrText xml:space="preserve"> PAGEREF _Toc175732256 \h </w:instrText>
            </w:r>
            <w:r>
              <w:rPr>
                <w:noProof/>
                <w:webHidden/>
              </w:rPr>
            </w:r>
          </w:ins>
          <w:r>
            <w:rPr>
              <w:noProof/>
              <w:webHidden/>
            </w:rPr>
            <w:fldChar w:fldCharType="separate"/>
          </w:r>
          <w:ins w:id="94" w:author="Andrew Instone-Cowie" w:date="2024-08-28T10:12:00Z" w16du:dateUtc="2024-08-28T09:12:00Z">
            <w:r w:rsidR="002561BD">
              <w:rPr>
                <w:noProof/>
                <w:webHidden/>
              </w:rPr>
              <w:t>17</w:t>
            </w:r>
          </w:ins>
          <w:ins w:id="95" w:author="Andrew Instone-Cowie" w:date="2024-08-28T10:10:00Z" w16du:dateUtc="2024-08-28T09:10:00Z">
            <w:r>
              <w:rPr>
                <w:noProof/>
                <w:webHidden/>
              </w:rPr>
              <w:fldChar w:fldCharType="end"/>
            </w:r>
            <w:r w:rsidRPr="00D57383">
              <w:rPr>
                <w:rStyle w:val="Hyperlink"/>
                <w:noProof/>
              </w:rPr>
              <w:fldChar w:fldCharType="end"/>
            </w:r>
          </w:ins>
        </w:p>
        <w:p w14:paraId="219B4DEA" w14:textId="55F2CCCB" w:rsidR="008A112E" w:rsidRDefault="008A112E">
          <w:pPr>
            <w:pStyle w:val="TOC2"/>
            <w:tabs>
              <w:tab w:val="right" w:leader="dot" w:pos="9016"/>
            </w:tabs>
            <w:rPr>
              <w:ins w:id="96" w:author="Andrew Instone-Cowie" w:date="2024-08-28T10:10:00Z" w16du:dateUtc="2024-08-28T09:10:00Z"/>
              <w:rFonts w:eastAsiaTheme="minorEastAsia"/>
              <w:noProof/>
              <w:kern w:val="2"/>
              <w:sz w:val="24"/>
              <w:szCs w:val="24"/>
              <w:lang w:eastAsia="en-GB"/>
              <w14:ligatures w14:val="standardContextual"/>
            </w:rPr>
          </w:pPr>
          <w:ins w:id="97"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"_Toc175732257"</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Basic Serial Splitter Module – Master Board</w:t>
            </w:r>
            <w:r>
              <w:rPr>
                <w:noProof/>
                <w:webHidden/>
              </w:rPr>
              <w:tab/>
            </w:r>
            <w:r>
              <w:rPr>
                <w:noProof/>
                <w:webHidden/>
              </w:rPr>
              <w:fldChar w:fldCharType="begin"/>
            </w:r>
            <w:r>
              <w:rPr>
                <w:noProof/>
                <w:webHidden/>
              </w:rPr>
              <w:instrText xml:space="preserve"> PAGEREF _Toc175732257 \h </w:instrText>
            </w:r>
            <w:r>
              <w:rPr>
                <w:noProof/>
                <w:webHidden/>
              </w:rPr>
            </w:r>
          </w:ins>
          <w:r>
            <w:rPr>
              <w:noProof/>
              <w:webHidden/>
            </w:rPr>
            <w:fldChar w:fldCharType="separate"/>
          </w:r>
          <w:ins w:id="98" w:author="Andrew Instone-Cowie" w:date="2024-08-28T10:12:00Z" w16du:dateUtc="2024-08-28T09:12:00Z">
            <w:r w:rsidR="002561BD">
              <w:rPr>
                <w:noProof/>
                <w:webHidden/>
              </w:rPr>
              <w:t>18</w:t>
            </w:r>
          </w:ins>
          <w:ins w:id="99" w:author="Andrew Instone-Cowie" w:date="2024-08-28T10:10:00Z" w16du:dateUtc="2024-08-28T09:10:00Z">
            <w:r>
              <w:rPr>
                <w:noProof/>
                <w:webHidden/>
              </w:rPr>
              <w:fldChar w:fldCharType="end"/>
            </w:r>
            <w:r w:rsidRPr="00D57383">
              <w:rPr>
                <w:rStyle w:val="Hyperlink"/>
                <w:noProof/>
              </w:rPr>
              <w:fldChar w:fldCharType="end"/>
            </w:r>
          </w:ins>
        </w:p>
        <w:p w14:paraId="5E08C6A0" w14:textId="59B3027F" w:rsidR="008A112E" w:rsidRDefault="008A112E">
          <w:pPr>
            <w:pStyle w:val="TOC3"/>
            <w:tabs>
              <w:tab w:val="right" w:leader="dot" w:pos="9016"/>
            </w:tabs>
            <w:rPr>
              <w:ins w:id="100" w:author="Andrew Instone-Cowie" w:date="2024-08-28T10:10:00Z" w16du:dateUtc="2024-08-28T09:10:00Z"/>
              <w:noProof/>
              <w:kern w:val="2"/>
              <w:sz w:val="24"/>
              <w:szCs w:val="24"/>
              <w:lang w:val="en-GB" w:eastAsia="en-GB"/>
              <w14:ligatures w14:val="standardContextual"/>
            </w:rPr>
          </w:pPr>
          <w:ins w:id="101"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"_Toc175732258"</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Parts List</w:t>
            </w:r>
            <w:r>
              <w:rPr>
                <w:noProof/>
                <w:webHidden/>
              </w:rPr>
              <w:tab/>
            </w:r>
            <w:r>
              <w:rPr>
                <w:noProof/>
                <w:webHidden/>
              </w:rPr>
              <w:fldChar w:fldCharType="begin"/>
            </w:r>
            <w:r>
              <w:rPr>
                <w:noProof/>
                <w:webHidden/>
              </w:rPr>
              <w:instrText xml:space="preserve"> PAGEREF _Toc175732258 \h </w:instrText>
            </w:r>
            <w:r>
              <w:rPr>
                <w:noProof/>
                <w:webHidden/>
              </w:rPr>
            </w:r>
          </w:ins>
          <w:r>
            <w:rPr>
              <w:noProof/>
              <w:webHidden/>
            </w:rPr>
            <w:fldChar w:fldCharType="separate"/>
          </w:r>
          <w:ins w:id="102" w:author="Andrew Instone-Cowie" w:date="2024-08-28T10:12:00Z" w16du:dateUtc="2024-08-28T09:12:00Z">
            <w:r w:rsidR="002561BD">
              <w:rPr>
                <w:noProof/>
                <w:webHidden/>
              </w:rPr>
              <w:t>18</w:t>
            </w:r>
          </w:ins>
          <w:ins w:id="103" w:author="Andrew Instone-Cowie" w:date="2024-08-28T10:10:00Z" w16du:dateUtc="2024-08-28T09:10:00Z">
            <w:r>
              <w:rPr>
                <w:noProof/>
                <w:webHidden/>
              </w:rPr>
              <w:fldChar w:fldCharType="end"/>
            </w:r>
            <w:r w:rsidRPr="00D57383">
              <w:rPr>
                <w:rStyle w:val="Hyperlink"/>
                <w:noProof/>
              </w:rPr>
              <w:fldChar w:fldCharType="end"/>
            </w:r>
          </w:ins>
        </w:p>
        <w:p w14:paraId="11B8BFF2" w14:textId="44730028" w:rsidR="008A112E" w:rsidRDefault="008A112E">
          <w:pPr>
            <w:pStyle w:val="TOC3"/>
            <w:tabs>
              <w:tab w:val="right" w:leader="dot" w:pos="9016"/>
            </w:tabs>
            <w:rPr>
              <w:ins w:id="104" w:author="Andrew Instone-Cowie" w:date="2024-08-28T10:10:00Z" w16du:dateUtc="2024-08-28T09:10:00Z"/>
              <w:noProof/>
              <w:kern w:val="2"/>
              <w:sz w:val="24"/>
              <w:szCs w:val="24"/>
              <w:lang w:val="en-GB" w:eastAsia="en-GB"/>
              <w14:ligatures w14:val="standardContextual"/>
            </w:rPr>
          </w:pPr>
          <w:ins w:id="105"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"_Toc175732259"</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Schematic</w:t>
            </w:r>
            <w:r>
              <w:rPr>
                <w:noProof/>
                <w:webHidden/>
              </w:rPr>
              <w:tab/>
            </w:r>
            <w:r>
              <w:rPr>
                <w:noProof/>
                <w:webHidden/>
              </w:rPr>
              <w:fldChar w:fldCharType="begin"/>
            </w:r>
            <w:r>
              <w:rPr>
                <w:noProof/>
                <w:webHidden/>
              </w:rPr>
              <w:instrText xml:space="preserve"> PAGEREF _Toc175732259 \h </w:instrText>
            </w:r>
            <w:r>
              <w:rPr>
                <w:noProof/>
                <w:webHidden/>
              </w:rPr>
            </w:r>
          </w:ins>
          <w:r>
            <w:rPr>
              <w:noProof/>
              <w:webHidden/>
            </w:rPr>
            <w:fldChar w:fldCharType="separate"/>
          </w:r>
          <w:ins w:id="106" w:author="Andrew Instone-Cowie" w:date="2024-08-28T10:12:00Z" w16du:dateUtc="2024-08-28T09:12:00Z">
            <w:r w:rsidR="002561BD">
              <w:rPr>
                <w:noProof/>
                <w:webHidden/>
              </w:rPr>
              <w:t>19</w:t>
            </w:r>
          </w:ins>
          <w:ins w:id="107" w:author="Andrew Instone-Cowie" w:date="2024-08-28T10:10:00Z" w16du:dateUtc="2024-08-28T09:10:00Z">
            <w:r>
              <w:rPr>
                <w:noProof/>
                <w:webHidden/>
              </w:rPr>
              <w:fldChar w:fldCharType="end"/>
            </w:r>
            <w:r w:rsidRPr="00D57383">
              <w:rPr>
                <w:rStyle w:val="Hyperlink"/>
                <w:noProof/>
              </w:rPr>
              <w:fldChar w:fldCharType="end"/>
            </w:r>
          </w:ins>
        </w:p>
        <w:p w14:paraId="77A855E4" w14:textId="635F99E5" w:rsidR="008A112E" w:rsidRDefault="008A112E">
          <w:pPr>
            <w:pStyle w:val="TOC3"/>
            <w:tabs>
              <w:tab w:val="right" w:leader="dot" w:pos="9016"/>
            </w:tabs>
            <w:rPr>
              <w:ins w:id="108" w:author="Andrew Instone-Cowie" w:date="2024-08-28T10:10:00Z" w16du:dateUtc="2024-08-28T09:10:00Z"/>
              <w:noProof/>
              <w:kern w:val="2"/>
              <w:sz w:val="24"/>
              <w:szCs w:val="24"/>
              <w:lang w:val="en-GB" w:eastAsia="en-GB"/>
              <w14:ligatures w14:val="standardContextual"/>
            </w:rPr>
          </w:pPr>
          <w:ins w:id="109"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"_Toc175732260"</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Parts</w:t>
            </w:r>
            <w:r>
              <w:rPr>
                <w:noProof/>
                <w:webHidden/>
              </w:rPr>
              <w:tab/>
            </w:r>
            <w:r>
              <w:rPr>
                <w:noProof/>
                <w:webHidden/>
              </w:rPr>
              <w:fldChar w:fldCharType="begin"/>
            </w:r>
            <w:r>
              <w:rPr>
                <w:noProof/>
                <w:webHidden/>
              </w:rPr>
              <w:instrText xml:space="preserve"> PAGEREF _Toc175732260 \h </w:instrText>
            </w:r>
            <w:r>
              <w:rPr>
                <w:noProof/>
                <w:webHidden/>
              </w:rPr>
            </w:r>
          </w:ins>
          <w:r>
            <w:rPr>
              <w:noProof/>
              <w:webHidden/>
            </w:rPr>
            <w:fldChar w:fldCharType="separate"/>
          </w:r>
          <w:ins w:id="110" w:author="Andrew Instone-Cowie" w:date="2024-08-28T10:12:00Z" w16du:dateUtc="2024-08-28T09:12:00Z">
            <w:r w:rsidR="002561BD">
              <w:rPr>
                <w:noProof/>
                <w:webHidden/>
              </w:rPr>
              <w:t>20</w:t>
            </w:r>
          </w:ins>
          <w:ins w:id="111" w:author="Andrew Instone-Cowie" w:date="2024-08-28T10:10:00Z" w16du:dateUtc="2024-08-28T09:10:00Z">
            <w:r>
              <w:rPr>
                <w:noProof/>
                <w:webHidden/>
              </w:rPr>
              <w:fldChar w:fldCharType="end"/>
            </w:r>
            <w:r w:rsidRPr="00D57383">
              <w:rPr>
                <w:rStyle w:val="Hyperlink"/>
                <w:noProof/>
              </w:rPr>
              <w:fldChar w:fldCharType="end"/>
            </w:r>
          </w:ins>
        </w:p>
        <w:p w14:paraId="0FF407C3" w14:textId="411770B8" w:rsidR="008A112E" w:rsidRDefault="008A112E">
          <w:pPr>
            <w:pStyle w:val="TOC3"/>
            <w:tabs>
              <w:tab w:val="right" w:leader="dot" w:pos="9016"/>
            </w:tabs>
            <w:rPr>
              <w:ins w:id="112" w:author="Andrew Instone-Cowie" w:date="2024-08-28T10:10:00Z" w16du:dateUtc="2024-08-28T09:10:00Z"/>
              <w:noProof/>
              <w:kern w:val="2"/>
              <w:sz w:val="24"/>
              <w:szCs w:val="24"/>
              <w:lang w:val="en-GB" w:eastAsia="en-GB"/>
              <w14:ligatures w14:val="standardContextual"/>
            </w:rPr>
          </w:pPr>
          <w:ins w:id="113"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"_Toc175732261"</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PCB Layout</w:t>
            </w:r>
            <w:r>
              <w:rPr>
                <w:noProof/>
                <w:webHidden/>
              </w:rPr>
              <w:tab/>
            </w:r>
            <w:r>
              <w:rPr>
                <w:noProof/>
                <w:webHidden/>
              </w:rPr>
              <w:fldChar w:fldCharType="begin"/>
            </w:r>
            <w:r>
              <w:rPr>
                <w:noProof/>
                <w:webHidden/>
              </w:rPr>
              <w:instrText xml:space="preserve"> PAGEREF _Toc175732261 \h </w:instrText>
            </w:r>
            <w:r>
              <w:rPr>
                <w:noProof/>
                <w:webHidden/>
              </w:rPr>
            </w:r>
          </w:ins>
          <w:r>
            <w:rPr>
              <w:noProof/>
              <w:webHidden/>
            </w:rPr>
            <w:fldChar w:fldCharType="separate"/>
          </w:r>
          <w:ins w:id="114" w:author="Andrew Instone-Cowie" w:date="2024-08-28T10:12:00Z" w16du:dateUtc="2024-08-28T09:12:00Z">
            <w:r w:rsidR="002561BD">
              <w:rPr>
                <w:noProof/>
                <w:webHidden/>
              </w:rPr>
              <w:t>21</w:t>
            </w:r>
          </w:ins>
          <w:ins w:id="115" w:author="Andrew Instone-Cowie" w:date="2024-08-28T10:10:00Z" w16du:dateUtc="2024-08-28T09:10:00Z">
            <w:r>
              <w:rPr>
                <w:noProof/>
                <w:webHidden/>
              </w:rPr>
              <w:fldChar w:fldCharType="end"/>
            </w:r>
            <w:r w:rsidRPr="00D57383">
              <w:rPr>
                <w:rStyle w:val="Hyperlink"/>
                <w:noProof/>
              </w:rPr>
              <w:fldChar w:fldCharType="end"/>
            </w:r>
          </w:ins>
        </w:p>
        <w:p w14:paraId="1FDA881A" w14:textId="7173DD10" w:rsidR="008A112E" w:rsidRDefault="008A112E">
          <w:pPr>
            <w:pStyle w:val="TOC3"/>
            <w:tabs>
              <w:tab w:val="right" w:leader="dot" w:pos="9016"/>
            </w:tabs>
            <w:rPr>
              <w:ins w:id="116" w:author="Andrew Instone-Cowie" w:date="2024-08-28T10:10:00Z" w16du:dateUtc="2024-08-28T09:10:00Z"/>
              <w:noProof/>
              <w:kern w:val="2"/>
              <w:sz w:val="24"/>
              <w:szCs w:val="24"/>
              <w:lang w:val="en-GB" w:eastAsia="en-GB"/>
              <w14:ligatures w14:val="standardContextual"/>
            </w:rPr>
          </w:pPr>
          <w:ins w:id="117"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"_Toc175732262"</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Construction</w:t>
            </w:r>
            <w:r>
              <w:rPr>
                <w:noProof/>
                <w:webHidden/>
              </w:rPr>
              <w:tab/>
            </w:r>
            <w:r>
              <w:rPr>
                <w:noProof/>
                <w:webHidden/>
              </w:rPr>
              <w:fldChar w:fldCharType="begin"/>
            </w:r>
            <w:r>
              <w:rPr>
                <w:noProof/>
                <w:webHidden/>
              </w:rPr>
              <w:instrText xml:space="preserve"> PAGEREF _Toc175732262 \h </w:instrText>
            </w:r>
            <w:r>
              <w:rPr>
                <w:noProof/>
                <w:webHidden/>
              </w:rPr>
            </w:r>
          </w:ins>
          <w:r>
            <w:rPr>
              <w:noProof/>
              <w:webHidden/>
            </w:rPr>
            <w:fldChar w:fldCharType="separate"/>
          </w:r>
          <w:ins w:id="118" w:author="Andrew Instone-Cowie" w:date="2024-08-28T10:12:00Z" w16du:dateUtc="2024-08-28T09:12:00Z">
            <w:r w:rsidR="002561BD">
              <w:rPr>
                <w:noProof/>
                <w:webHidden/>
              </w:rPr>
              <w:t>21</w:t>
            </w:r>
          </w:ins>
          <w:ins w:id="119" w:author="Andrew Instone-Cowie" w:date="2024-08-28T10:10:00Z" w16du:dateUtc="2024-08-28T09:10:00Z">
            <w:r>
              <w:rPr>
                <w:noProof/>
                <w:webHidden/>
              </w:rPr>
              <w:fldChar w:fldCharType="end"/>
            </w:r>
            <w:r w:rsidRPr="00D57383">
              <w:rPr>
                <w:rStyle w:val="Hyperlink"/>
                <w:noProof/>
              </w:rPr>
              <w:fldChar w:fldCharType="end"/>
            </w:r>
          </w:ins>
        </w:p>
        <w:p w14:paraId="1DA41322" w14:textId="38E569E5" w:rsidR="008A112E" w:rsidRDefault="008A112E">
          <w:pPr>
            <w:pStyle w:val="TOC2"/>
            <w:tabs>
              <w:tab w:val="right" w:leader="dot" w:pos="9016"/>
            </w:tabs>
            <w:rPr>
              <w:ins w:id="120" w:author="Andrew Instone-Cowie" w:date="2024-08-28T10:10:00Z" w16du:dateUtc="2024-08-28T09:10:00Z"/>
              <w:rFonts w:eastAsiaTheme="minorEastAsia"/>
              <w:noProof/>
              <w:kern w:val="2"/>
              <w:sz w:val="24"/>
              <w:szCs w:val="24"/>
              <w:lang w:eastAsia="en-GB"/>
              <w14:ligatures w14:val="standardContextual"/>
            </w:rPr>
          </w:pPr>
          <w:ins w:id="121"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"_Toc175732263"</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Basic Serial Splitter Module – Expander Board</w:t>
            </w:r>
            <w:r>
              <w:rPr>
                <w:noProof/>
                <w:webHidden/>
              </w:rPr>
              <w:tab/>
            </w:r>
            <w:r>
              <w:rPr>
                <w:noProof/>
                <w:webHidden/>
              </w:rPr>
              <w:fldChar w:fldCharType="begin"/>
            </w:r>
            <w:r>
              <w:rPr>
                <w:noProof/>
                <w:webHidden/>
              </w:rPr>
              <w:instrText xml:space="preserve"> PAGEREF _Toc175732263 \h </w:instrText>
            </w:r>
            <w:r>
              <w:rPr>
                <w:noProof/>
                <w:webHidden/>
              </w:rPr>
            </w:r>
          </w:ins>
          <w:r>
            <w:rPr>
              <w:noProof/>
              <w:webHidden/>
            </w:rPr>
            <w:fldChar w:fldCharType="separate"/>
          </w:r>
          <w:ins w:id="122" w:author="Andrew Instone-Cowie" w:date="2024-08-28T10:12:00Z" w16du:dateUtc="2024-08-28T09:12:00Z">
            <w:r w:rsidR="002561BD">
              <w:rPr>
                <w:noProof/>
                <w:webHidden/>
              </w:rPr>
              <w:t>24</w:t>
            </w:r>
          </w:ins>
          <w:ins w:id="123" w:author="Andrew Instone-Cowie" w:date="2024-08-28T10:10:00Z" w16du:dateUtc="2024-08-28T09:10:00Z">
            <w:r>
              <w:rPr>
                <w:noProof/>
                <w:webHidden/>
              </w:rPr>
              <w:fldChar w:fldCharType="end"/>
            </w:r>
            <w:r w:rsidRPr="00D57383">
              <w:rPr>
                <w:rStyle w:val="Hyperlink"/>
                <w:noProof/>
              </w:rPr>
              <w:fldChar w:fldCharType="end"/>
            </w:r>
          </w:ins>
        </w:p>
        <w:p w14:paraId="3A7EAFFB" w14:textId="5BDB443A" w:rsidR="008A112E" w:rsidRDefault="008A112E">
          <w:pPr>
            <w:pStyle w:val="TOC3"/>
            <w:tabs>
              <w:tab w:val="right" w:leader="dot" w:pos="9016"/>
            </w:tabs>
            <w:rPr>
              <w:ins w:id="124" w:author="Andrew Instone-Cowie" w:date="2024-08-28T10:10:00Z" w16du:dateUtc="2024-08-28T09:10:00Z"/>
              <w:noProof/>
              <w:kern w:val="2"/>
              <w:sz w:val="24"/>
              <w:szCs w:val="24"/>
              <w:lang w:val="en-GB" w:eastAsia="en-GB"/>
              <w14:ligatures w14:val="standardContextual"/>
            </w:rPr>
          </w:pPr>
          <w:ins w:id="125"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"_Toc175732264"</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Parts List</w:t>
            </w:r>
            <w:r>
              <w:rPr>
                <w:noProof/>
                <w:webHidden/>
              </w:rPr>
              <w:tab/>
            </w:r>
            <w:r>
              <w:rPr>
                <w:noProof/>
                <w:webHidden/>
              </w:rPr>
              <w:fldChar w:fldCharType="begin"/>
            </w:r>
            <w:r>
              <w:rPr>
                <w:noProof/>
                <w:webHidden/>
              </w:rPr>
              <w:instrText xml:space="preserve"> PAGEREF _Toc175732264 \h </w:instrText>
            </w:r>
            <w:r>
              <w:rPr>
                <w:noProof/>
                <w:webHidden/>
              </w:rPr>
            </w:r>
          </w:ins>
          <w:r>
            <w:rPr>
              <w:noProof/>
              <w:webHidden/>
            </w:rPr>
            <w:fldChar w:fldCharType="separate"/>
          </w:r>
          <w:ins w:id="126" w:author="Andrew Instone-Cowie" w:date="2024-08-28T10:12:00Z" w16du:dateUtc="2024-08-28T09:12:00Z">
            <w:r w:rsidR="002561BD">
              <w:rPr>
                <w:noProof/>
                <w:webHidden/>
              </w:rPr>
              <w:t>24</w:t>
            </w:r>
          </w:ins>
          <w:ins w:id="127" w:author="Andrew Instone-Cowie" w:date="2024-08-28T10:10:00Z" w16du:dateUtc="2024-08-28T09:10:00Z">
            <w:r>
              <w:rPr>
                <w:noProof/>
                <w:webHidden/>
              </w:rPr>
              <w:fldChar w:fldCharType="end"/>
            </w:r>
            <w:r w:rsidRPr="00D57383">
              <w:rPr>
                <w:rStyle w:val="Hyperlink"/>
                <w:noProof/>
              </w:rPr>
              <w:fldChar w:fldCharType="end"/>
            </w:r>
          </w:ins>
        </w:p>
        <w:p w14:paraId="2932059B" w14:textId="60C72338" w:rsidR="008A112E" w:rsidRDefault="008A112E">
          <w:pPr>
            <w:pStyle w:val="TOC3"/>
            <w:tabs>
              <w:tab w:val="right" w:leader="dot" w:pos="9016"/>
            </w:tabs>
            <w:rPr>
              <w:ins w:id="128" w:author="Andrew Instone-Cowie" w:date="2024-08-28T10:10:00Z" w16du:dateUtc="2024-08-28T09:10:00Z"/>
              <w:noProof/>
              <w:kern w:val="2"/>
              <w:sz w:val="24"/>
              <w:szCs w:val="24"/>
              <w:lang w:val="en-GB" w:eastAsia="en-GB"/>
              <w14:ligatures w14:val="standardContextual"/>
            </w:rPr>
          </w:pPr>
          <w:ins w:id="129"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"_Toc175732265"</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Parts</w:t>
            </w:r>
            <w:r>
              <w:rPr>
                <w:noProof/>
                <w:webHidden/>
              </w:rPr>
              <w:tab/>
            </w:r>
            <w:r>
              <w:rPr>
                <w:noProof/>
                <w:webHidden/>
              </w:rPr>
              <w:fldChar w:fldCharType="begin"/>
            </w:r>
            <w:r>
              <w:rPr>
                <w:noProof/>
                <w:webHidden/>
              </w:rPr>
              <w:instrText xml:space="preserve"> PAGEREF _Toc175732265 \h </w:instrText>
            </w:r>
            <w:r>
              <w:rPr>
                <w:noProof/>
                <w:webHidden/>
              </w:rPr>
            </w:r>
          </w:ins>
          <w:r>
            <w:rPr>
              <w:noProof/>
              <w:webHidden/>
            </w:rPr>
            <w:fldChar w:fldCharType="separate"/>
          </w:r>
          <w:ins w:id="130" w:author="Andrew Instone-Cowie" w:date="2024-08-28T10:12:00Z" w16du:dateUtc="2024-08-28T09:12:00Z">
            <w:r w:rsidR="002561BD">
              <w:rPr>
                <w:noProof/>
                <w:webHidden/>
              </w:rPr>
              <w:t>25</w:t>
            </w:r>
          </w:ins>
          <w:ins w:id="131" w:author="Andrew Instone-Cowie" w:date="2024-08-28T10:10:00Z" w16du:dateUtc="2024-08-28T09:10:00Z">
            <w:r>
              <w:rPr>
                <w:noProof/>
                <w:webHidden/>
              </w:rPr>
              <w:fldChar w:fldCharType="end"/>
            </w:r>
            <w:r w:rsidRPr="00D57383">
              <w:rPr>
                <w:rStyle w:val="Hyperlink"/>
                <w:noProof/>
              </w:rPr>
              <w:fldChar w:fldCharType="end"/>
            </w:r>
          </w:ins>
        </w:p>
        <w:p w14:paraId="7F0DC17A" w14:textId="3B724CBB" w:rsidR="008A112E" w:rsidRDefault="008A112E">
          <w:pPr>
            <w:pStyle w:val="TOC3"/>
            <w:tabs>
              <w:tab w:val="right" w:leader="dot" w:pos="9016"/>
            </w:tabs>
            <w:rPr>
              <w:ins w:id="132" w:author="Andrew Instone-Cowie" w:date="2024-08-28T10:10:00Z" w16du:dateUtc="2024-08-28T09:10:00Z"/>
              <w:noProof/>
              <w:kern w:val="2"/>
              <w:sz w:val="24"/>
              <w:szCs w:val="24"/>
              <w:lang w:val="en-GB" w:eastAsia="en-GB"/>
              <w14:ligatures w14:val="standardContextual"/>
            </w:rPr>
          </w:pPr>
          <w:ins w:id="133" w:author="Andrew Instone-Cowie" w:date="2024-08-28T10:10:00Z" w16du:dateUtc="2024-08-28T09:10:00Z">
            <w:r w:rsidRPr="00D57383">
              <w:rPr>
                <w:rStyle w:val="Hyperlink"/>
                <w:noProof/>
              </w:rPr>
              <w:lastRenderedPageBreak/>
              <w:fldChar w:fldCharType="begin"/>
            </w:r>
            <w:r w:rsidRPr="00D57383">
              <w:rPr>
                <w:rStyle w:val="Hyperlink"/>
                <w:noProof/>
              </w:rPr>
              <w:instrText xml:space="preserve"> </w:instrText>
            </w:r>
            <w:r>
              <w:rPr>
                <w:noProof/>
              </w:rPr>
              <w:instrText>HYPERLINK \l "_Toc175732266"</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Construction</w:t>
            </w:r>
            <w:r>
              <w:rPr>
                <w:noProof/>
                <w:webHidden/>
              </w:rPr>
              <w:tab/>
            </w:r>
            <w:r>
              <w:rPr>
                <w:noProof/>
                <w:webHidden/>
              </w:rPr>
              <w:fldChar w:fldCharType="begin"/>
            </w:r>
            <w:r>
              <w:rPr>
                <w:noProof/>
                <w:webHidden/>
              </w:rPr>
              <w:instrText xml:space="preserve"> PAGEREF _Toc175732266 \h </w:instrText>
            </w:r>
            <w:r>
              <w:rPr>
                <w:noProof/>
                <w:webHidden/>
              </w:rPr>
            </w:r>
          </w:ins>
          <w:r>
            <w:rPr>
              <w:noProof/>
              <w:webHidden/>
            </w:rPr>
            <w:fldChar w:fldCharType="separate"/>
          </w:r>
          <w:ins w:id="134" w:author="Andrew Instone-Cowie" w:date="2024-08-28T10:12:00Z" w16du:dateUtc="2024-08-28T09:12:00Z">
            <w:r w:rsidR="002561BD">
              <w:rPr>
                <w:noProof/>
                <w:webHidden/>
              </w:rPr>
              <w:t>25</w:t>
            </w:r>
          </w:ins>
          <w:ins w:id="135" w:author="Andrew Instone-Cowie" w:date="2024-08-28T10:10:00Z" w16du:dateUtc="2024-08-28T09:10:00Z">
            <w:r>
              <w:rPr>
                <w:noProof/>
                <w:webHidden/>
              </w:rPr>
              <w:fldChar w:fldCharType="end"/>
            </w:r>
            <w:r w:rsidRPr="00D57383">
              <w:rPr>
                <w:rStyle w:val="Hyperlink"/>
                <w:noProof/>
              </w:rPr>
              <w:fldChar w:fldCharType="end"/>
            </w:r>
          </w:ins>
        </w:p>
        <w:p w14:paraId="4DC47209" w14:textId="4E8C7A5E" w:rsidR="008A112E" w:rsidRDefault="008A112E">
          <w:pPr>
            <w:pStyle w:val="TOC2"/>
            <w:tabs>
              <w:tab w:val="right" w:leader="dot" w:pos="9016"/>
            </w:tabs>
            <w:rPr>
              <w:ins w:id="136" w:author="Andrew Instone-Cowie" w:date="2024-08-28T10:10:00Z" w16du:dateUtc="2024-08-28T09:10:00Z"/>
              <w:rFonts w:eastAsiaTheme="minorEastAsia"/>
              <w:noProof/>
              <w:kern w:val="2"/>
              <w:sz w:val="24"/>
              <w:szCs w:val="24"/>
              <w:lang w:eastAsia="en-GB"/>
              <w14:ligatures w14:val="standardContextual"/>
            </w:rPr>
          </w:pPr>
          <w:ins w:id="137"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"_Toc175732267"</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Enclosures</w:t>
            </w:r>
            <w:r>
              <w:rPr>
                <w:noProof/>
                <w:webHidden/>
              </w:rPr>
              <w:tab/>
            </w:r>
            <w:r>
              <w:rPr>
                <w:noProof/>
                <w:webHidden/>
              </w:rPr>
              <w:fldChar w:fldCharType="begin"/>
            </w:r>
            <w:r>
              <w:rPr>
                <w:noProof/>
                <w:webHidden/>
              </w:rPr>
              <w:instrText xml:space="preserve"> PAGEREF _Toc175732267 \h </w:instrText>
            </w:r>
            <w:r>
              <w:rPr>
                <w:noProof/>
                <w:webHidden/>
              </w:rPr>
            </w:r>
          </w:ins>
          <w:r>
            <w:rPr>
              <w:noProof/>
              <w:webHidden/>
            </w:rPr>
            <w:fldChar w:fldCharType="separate"/>
          </w:r>
          <w:ins w:id="138" w:author="Andrew Instone-Cowie" w:date="2024-08-28T10:12:00Z" w16du:dateUtc="2024-08-28T09:12:00Z">
            <w:r w:rsidR="002561BD">
              <w:rPr>
                <w:noProof/>
                <w:webHidden/>
              </w:rPr>
              <w:t>27</w:t>
            </w:r>
          </w:ins>
          <w:ins w:id="139" w:author="Andrew Instone-Cowie" w:date="2024-08-28T10:10:00Z" w16du:dateUtc="2024-08-28T09:10:00Z">
            <w:r>
              <w:rPr>
                <w:noProof/>
                <w:webHidden/>
              </w:rPr>
              <w:fldChar w:fldCharType="end"/>
            </w:r>
            <w:r w:rsidRPr="00D57383">
              <w:rPr>
                <w:rStyle w:val="Hyperlink"/>
                <w:noProof/>
              </w:rPr>
              <w:fldChar w:fldCharType="end"/>
            </w:r>
          </w:ins>
        </w:p>
        <w:p w14:paraId="0457A1E8" w14:textId="5AEA830E" w:rsidR="008A112E" w:rsidRDefault="008A112E">
          <w:pPr>
            <w:pStyle w:val="TOC3"/>
            <w:tabs>
              <w:tab w:val="right" w:leader="dot" w:pos="9016"/>
            </w:tabs>
            <w:rPr>
              <w:ins w:id="140" w:author="Andrew Instone-Cowie" w:date="2024-08-28T10:10:00Z" w16du:dateUtc="2024-08-28T09:10:00Z"/>
              <w:noProof/>
              <w:kern w:val="2"/>
              <w:sz w:val="24"/>
              <w:szCs w:val="24"/>
              <w:lang w:val="en-GB" w:eastAsia="en-GB"/>
              <w14:ligatures w14:val="standardContextual"/>
            </w:rPr>
          </w:pPr>
          <w:ins w:id="141"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"_Toc175732268"</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Parts List</w:t>
            </w:r>
            <w:r>
              <w:rPr>
                <w:noProof/>
                <w:webHidden/>
              </w:rPr>
              <w:tab/>
            </w:r>
            <w:r>
              <w:rPr>
                <w:noProof/>
                <w:webHidden/>
              </w:rPr>
              <w:fldChar w:fldCharType="begin"/>
            </w:r>
            <w:r>
              <w:rPr>
                <w:noProof/>
                <w:webHidden/>
              </w:rPr>
              <w:instrText xml:space="preserve"> PAGEREF _Toc175732268 \h </w:instrText>
            </w:r>
            <w:r>
              <w:rPr>
                <w:noProof/>
                <w:webHidden/>
              </w:rPr>
            </w:r>
          </w:ins>
          <w:r>
            <w:rPr>
              <w:noProof/>
              <w:webHidden/>
            </w:rPr>
            <w:fldChar w:fldCharType="separate"/>
          </w:r>
          <w:ins w:id="142" w:author="Andrew Instone-Cowie" w:date="2024-08-28T10:12:00Z" w16du:dateUtc="2024-08-28T09:12:00Z">
            <w:r w:rsidR="002561BD">
              <w:rPr>
                <w:noProof/>
                <w:webHidden/>
              </w:rPr>
              <w:t>27</w:t>
            </w:r>
          </w:ins>
          <w:ins w:id="143" w:author="Andrew Instone-Cowie" w:date="2024-08-28T10:10:00Z" w16du:dateUtc="2024-08-28T09:10:00Z">
            <w:r>
              <w:rPr>
                <w:noProof/>
                <w:webHidden/>
              </w:rPr>
              <w:fldChar w:fldCharType="end"/>
            </w:r>
            <w:r w:rsidRPr="00D57383">
              <w:rPr>
                <w:rStyle w:val="Hyperlink"/>
                <w:noProof/>
              </w:rPr>
              <w:fldChar w:fldCharType="end"/>
            </w:r>
          </w:ins>
        </w:p>
        <w:p w14:paraId="30EB0491" w14:textId="6D5BACFC" w:rsidR="008A112E" w:rsidRDefault="008A112E">
          <w:pPr>
            <w:pStyle w:val="TOC3"/>
            <w:tabs>
              <w:tab w:val="right" w:leader="dot" w:pos="9016"/>
            </w:tabs>
            <w:rPr>
              <w:ins w:id="144" w:author="Andrew Instone-Cowie" w:date="2024-08-28T10:10:00Z" w16du:dateUtc="2024-08-28T09:10:00Z"/>
              <w:noProof/>
              <w:kern w:val="2"/>
              <w:sz w:val="24"/>
              <w:szCs w:val="24"/>
              <w:lang w:val="en-GB" w:eastAsia="en-GB"/>
              <w14:ligatures w14:val="standardContextual"/>
            </w:rPr>
          </w:pPr>
          <w:ins w:id="145"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"_Toc175732269"</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Second PC Module Enclosure</w:t>
            </w:r>
            <w:r>
              <w:rPr>
                <w:noProof/>
                <w:webHidden/>
              </w:rPr>
              <w:tab/>
            </w:r>
            <w:r>
              <w:rPr>
                <w:noProof/>
                <w:webHidden/>
              </w:rPr>
              <w:fldChar w:fldCharType="begin"/>
            </w:r>
            <w:r>
              <w:rPr>
                <w:noProof/>
                <w:webHidden/>
              </w:rPr>
              <w:instrText xml:space="preserve"> PAGEREF _Toc175732269 \h </w:instrText>
            </w:r>
            <w:r>
              <w:rPr>
                <w:noProof/>
                <w:webHidden/>
              </w:rPr>
            </w:r>
          </w:ins>
          <w:r>
            <w:rPr>
              <w:noProof/>
              <w:webHidden/>
            </w:rPr>
            <w:fldChar w:fldCharType="separate"/>
          </w:r>
          <w:ins w:id="146" w:author="Andrew Instone-Cowie" w:date="2024-08-28T10:12:00Z" w16du:dateUtc="2024-08-28T09:12:00Z">
            <w:r w:rsidR="002561BD">
              <w:rPr>
                <w:noProof/>
                <w:webHidden/>
              </w:rPr>
              <w:t>28</w:t>
            </w:r>
          </w:ins>
          <w:ins w:id="147" w:author="Andrew Instone-Cowie" w:date="2024-08-28T10:10:00Z" w16du:dateUtc="2024-08-28T09:10:00Z">
            <w:r>
              <w:rPr>
                <w:noProof/>
                <w:webHidden/>
              </w:rPr>
              <w:fldChar w:fldCharType="end"/>
            </w:r>
            <w:r w:rsidRPr="00D57383">
              <w:rPr>
                <w:rStyle w:val="Hyperlink"/>
                <w:noProof/>
              </w:rPr>
              <w:fldChar w:fldCharType="end"/>
            </w:r>
          </w:ins>
        </w:p>
        <w:p w14:paraId="431B0CDC" w14:textId="6448FD15" w:rsidR="008A112E" w:rsidRDefault="008A112E">
          <w:pPr>
            <w:pStyle w:val="TOC3"/>
            <w:tabs>
              <w:tab w:val="right" w:leader="dot" w:pos="9016"/>
            </w:tabs>
            <w:rPr>
              <w:ins w:id="148" w:author="Andrew Instone-Cowie" w:date="2024-08-28T10:10:00Z" w16du:dateUtc="2024-08-28T09:10:00Z"/>
              <w:noProof/>
              <w:kern w:val="2"/>
              <w:sz w:val="24"/>
              <w:szCs w:val="24"/>
              <w:lang w:val="en-GB" w:eastAsia="en-GB"/>
              <w14:ligatures w14:val="standardContextual"/>
            </w:rPr>
          </w:pPr>
          <w:ins w:id="149"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"_Toc175732270"</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D Sub Serial Connector Alternative Drilling</w:t>
            </w:r>
            <w:r>
              <w:rPr>
                <w:noProof/>
                <w:webHidden/>
              </w:rPr>
              <w:tab/>
            </w:r>
            <w:r>
              <w:rPr>
                <w:noProof/>
                <w:webHidden/>
              </w:rPr>
              <w:fldChar w:fldCharType="begin"/>
            </w:r>
            <w:r>
              <w:rPr>
                <w:noProof/>
                <w:webHidden/>
              </w:rPr>
              <w:instrText xml:space="preserve"> PAGEREF _Toc175732270 \h </w:instrText>
            </w:r>
            <w:r>
              <w:rPr>
                <w:noProof/>
                <w:webHidden/>
              </w:rPr>
            </w:r>
          </w:ins>
          <w:r>
            <w:rPr>
              <w:noProof/>
              <w:webHidden/>
            </w:rPr>
            <w:fldChar w:fldCharType="separate"/>
          </w:r>
          <w:ins w:id="150" w:author="Andrew Instone-Cowie" w:date="2024-08-28T10:12:00Z" w16du:dateUtc="2024-08-28T09:12:00Z">
            <w:r w:rsidR="002561BD">
              <w:rPr>
                <w:noProof/>
                <w:webHidden/>
              </w:rPr>
              <w:t>29</w:t>
            </w:r>
          </w:ins>
          <w:ins w:id="151" w:author="Andrew Instone-Cowie" w:date="2024-08-28T10:10:00Z" w16du:dateUtc="2024-08-28T09:10:00Z">
            <w:r>
              <w:rPr>
                <w:noProof/>
                <w:webHidden/>
              </w:rPr>
              <w:fldChar w:fldCharType="end"/>
            </w:r>
            <w:r w:rsidRPr="00D57383">
              <w:rPr>
                <w:rStyle w:val="Hyperlink"/>
                <w:noProof/>
              </w:rPr>
              <w:fldChar w:fldCharType="end"/>
            </w:r>
          </w:ins>
        </w:p>
        <w:p w14:paraId="7FC93A1F" w14:textId="34B7800F" w:rsidR="008A112E" w:rsidRDefault="008A112E">
          <w:pPr>
            <w:pStyle w:val="TOC3"/>
            <w:tabs>
              <w:tab w:val="right" w:leader="dot" w:pos="9016"/>
            </w:tabs>
            <w:rPr>
              <w:ins w:id="152" w:author="Andrew Instone-Cowie" w:date="2024-08-28T10:10:00Z" w16du:dateUtc="2024-08-28T09:10:00Z"/>
              <w:noProof/>
              <w:kern w:val="2"/>
              <w:sz w:val="24"/>
              <w:szCs w:val="24"/>
              <w:lang w:val="en-GB" w:eastAsia="en-GB"/>
              <w14:ligatures w14:val="standardContextual"/>
            </w:rPr>
          </w:pPr>
          <w:ins w:id="153"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"_Toc175732271"</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Basic Serial Splitter Enclosure</w:t>
            </w:r>
            <w:r>
              <w:rPr>
                <w:noProof/>
                <w:webHidden/>
              </w:rPr>
              <w:tab/>
            </w:r>
            <w:r>
              <w:rPr>
                <w:noProof/>
                <w:webHidden/>
              </w:rPr>
              <w:fldChar w:fldCharType="begin"/>
            </w:r>
            <w:r>
              <w:rPr>
                <w:noProof/>
                <w:webHidden/>
              </w:rPr>
              <w:instrText xml:space="preserve"> PAGEREF _Toc175732271 \h </w:instrText>
            </w:r>
            <w:r>
              <w:rPr>
                <w:noProof/>
                <w:webHidden/>
              </w:rPr>
            </w:r>
          </w:ins>
          <w:r>
            <w:rPr>
              <w:noProof/>
              <w:webHidden/>
            </w:rPr>
            <w:fldChar w:fldCharType="separate"/>
          </w:r>
          <w:ins w:id="154" w:author="Andrew Instone-Cowie" w:date="2024-08-28T10:12:00Z" w16du:dateUtc="2024-08-28T09:12:00Z">
            <w:r w:rsidR="002561BD">
              <w:rPr>
                <w:noProof/>
                <w:webHidden/>
              </w:rPr>
              <w:t>30</w:t>
            </w:r>
          </w:ins>
          <w:ins w:id="155" w:author="Andrew Instone-Cowie" w:date="2024-08-28T10:10:00Z" w16du:dateUtc="2024-08-28T09:10:00Z">
            <w:r>
              <w:rPr>
                <w:noProof/>
                <w:webHidden/>
              </w:rPr>
              <w:fldChar w:fldCharType="end"/>
            </w:r>
            <w:r w:rsidRPr="00D57383">
              <w:rPr>
                <w:rStyle w:val="Hyperlink"/>
                <w:noProof/>
              </w:rPr>
              <w:fldChar w:fldCharType="end"/>
            </w:r>
          </w:ins>
        </w:p>
        <w:p w14:paraId="65C7AE2C" w14:textId="073FE734" w:rsidR="008A112E" w:rsidRDefault="008A112E">
          <w:pPr>
            <w:pStyle w:val="TOC3"/>
            <w:tabs>
              <w:tab w:val="right" w:leader="dot" w:pos="9016"/>
            </w:tabs>
            <w:rPr>
              <w:ins w:id="156" w:author="Andrew Instone-Cowie" w:date="2024-08-28T10:10:00Z" w16du:dateUtc="2024-08-28T09:10:00Z"/>
              <w:noProof/>
              <w:kern w:val="2"/>
              <w:sz w:val="24"/>
              <w:szCs w:val="24"/>
              <w:lang w:val="en-GB" w:eastAsia="en-GB"/>
              <w14:ligatures w14:val="standardContextual"/>
            </w:rPr>
          </w:pPr>
          <w:ins w:id="157"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"_Toc175732272"</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PCB Mounting Hardware</w:t>
            </w:r>
            <w:r>
              <w:rPr>
                <w:noProof/>
                <w:webHidden/>
              </w:rPr>
              <w:tab/>
            </w:r>
            <w:r>
              <w:rPr>
                <w:noProof/>
                <w:webHidden/>
              </w:rPr>
              <w:fldChar w:fldCharType="begin"/>
            </w:r>
            <w:r>
              <w:rPr>
                <w:noProof/>
                <w:webHidden/>
              </w:rPr>
              <w:instrText xml:space="preserve"> PAGEREF _Toc175732272 \h </w:instrText>
            </w:r>
            <w:r>
              <w:rPr>
                <w:noProof/>
                <w:webHidden/>
              </w:rPr>
            </w:r>
          </w:ins>
          <w:r>
            <w:rPr>
              <w:noProof/>
              <w:webHidden/>
            </w:rPr>
            <w:fldChar w:fldCharType="separate"/>
          </w:r>
          <w:ins w:id="158" w:author="Andrew Instone-Cowie" w:date="2024-08-28T10:12:00Z" w16du:dateUtc="2024-08-28T09:12:00Z">
            <w:r w:rsidR="002561BD">
              <w:rPr>
                <w:noProof/>
                <w:webHidden/>
              </w:rPr>
              <w:t>31</w:t>
            </w:r>
          </w:ins>
          <w:ins w:id="159" w:author="Andrew Instone-Cowie" w:date="2024-08-28T10:10:00Z" w16du:dateUtc="2024-08-28T09:10:00Z">
            <w:r>
              <w:rPr>
                <w:noProof/>
                <w:webHidden/>
              </w:rPr>
              <w:fldChar w:fldCharType="end"/>
            </w:r>
            <w:r w:rsidRPr="00D57383">
              <w:rPr>
                <w:rStyle w:val="Hyperlink"/>
                <w:noProof/>
              </w:rPr>
              <w:fldChar w:fldCharType="end"/>
            </w:r>
          </w:ins>
        </w:p>
        <w:p w14:paraId="3871B204" w14:textId="318B28C2" w:rsidR="008A112E" w:rsidRDefault="008A112E">
          <w:pPr>
            <w:pStyle w:val="TOC2"/>
            <w:tabs>
              <w:tab w:val="right" w:leader="dot" w:pos="9016"/>
            </w:tabs>
            <w:rPr>
              <w:ins w:id="160" w:author="Andrew Instone-Cowie" w:date="2024-08-28T10:10:00Z" w16du:dateUtc="2024-08-28T09:10:00Z"/>
              <w:rFonts w:eastAsiaTheme="minorEastAsia"/>
              <w:noProof/>
              <w:kern w:val="2"/>
              <w:sz w:val="24"/>
              <w:szCs w:val="24"/>
              <w:lang w:eastAsia="en-GB"/>
              <w14:ligatures w14:val="standardContextual"/>
            </w:rPr>
          </w:pPr>
          <w:ins w:id="161"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"_Toc175732273"</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Completed Assemblies</w:t>
            </w:r>
            <w:r>
              <w:rPr>
                <w:noProof/>
                <w:webHidden/>
              </w:rPr>
              <w:tab/>
            </w:r>
            <w:r>
              <w:rPr>
                <w:noProof/>
                <w:webHidden/>
              </w:rPr>
              <w:fldChar w:fldCharType="begin"/>
            </w:r>
            <w:r>
              <w:rPr>
                <w:noProof/>
                <w:webHidden/>
              </w:rPr>
              <w:instrText xml:space="preserve"> PAGEREF _Toc175732273 \h </w:instrText>
            </w:r>
            <w:r>
              <w:rPr>
                <w:noProof/>
                <w:webHidden/>
              </w:rPr>
            </w:r>
          </w:ins>
          <w:r>
            <w:rPr>
              <w:noProof/>
              <w:webHidden/>
            </w:rPr>
            <w:fldChar w:fldCharType="separate"/>
          </w:r>
          <w:ins w:id="162" w:author="Andrew Instone-Cowie" w:date="2024-08-28T10:12:00Z" w16du:dateUtc="2024-08-28T09:12:00Z">
            <w:r w:rsidR="002561BD">
              <w:rPr>
                <w:noProof/>
                <w:webHidden/>
              </w:rPr>
              <w:t>33</w:t>
            </w:r>
          </w:ins>
          <w:ins w:id="163" w:author="Andrew Instone-Cowie" w:date="2024-08-28T10:10:00Z" w16du:dateUtc="2024-08-28T09:10:00Z">
            <w:r>
              <w:rPr>
                <w:noProof/>
                <w:webHidden/>
              </w:rPr>
              <w:fldChar w:fldCharType="end"/>
            </w:r>
            <w:r w:rsidRPr="00D57383">
              <w:rPr>
                <w:rStyle w:val="Hyperlink"/>
                <w:noProof/>
              </w:rPr>
              <w:fldChar w:fldCharType="end"/>
            </w:r>
          </w:ins>
        </w:p>
        <w:p w14:paraId="7CC709BC" w14:textId="28800EA4" w:rsidR="008A112E" w:rsidRDefault="008A112E">
          <w:pPr>
            <w:pStyle w:val="TOC3"/>
            <w:tabs>
              <w:tab w:val="right" w:leader="dot" w:pos="9016"/>
            </w:tabs>
            <w:rPr>
              <w:ins w:id="164" w:author="Andrew Instone-Cowie" w:date="2024-08-28T10:10:00Z" w16du:dateUtc="2024-08-28T09:10:00Z"/>
              <w:noProof/>
              <w:kern w:val="2"/>
              <w:sz w:val="24"/>
              <w:szCs w:val="24"/>
              <w:lang w:val="en-GB" w:eastAsia="en-GB"/>
              <w14:ligatures w14:val="standardContextual"/>
            </w:rPr>
          </w:pPr>
          <w:ins w:id="165"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"_Toc175732274"</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Second PC Module</w:t>
            </w:r>
            <w:r>
              <w:rPr>
                <w:noProof/>
                <w:webHidden/>
              </w:rPr>
              <w:tab/>
            </w:r>
            <w:r>
              <w:rPr>
                <w:noProof/>
                <w:webHidden/>
              </w:rPr>
              <w:fldChar w:fldCharType="begin"/>
            </w:r>
            <w:r>
              <w:rPr>
                <w:noProof/>
                <w:webHidden/>
              </w:rPr>
              <w:instrText xml:space="preserve"> PAGEREF _Toc175732274 \h </w:instrText>
            </w:r>
            <w:r>
              <w:rPr>
                <w:noProof/>
                <w:webHidden/>
              </w:rPr>
            </w:r>
          </w:ins>
          <w:r>
            <w:rPr>
              <w:noProof/>
              <w:webHidden/>
            </w:rPr>
            <w:fldChar w:fldCharType="separate"/>
          </w:r>
          <w:ins w:id="166" w:author="Andrew Instone-Cowie" w:date="2024-08-28T10:12:00Z" w16du:dateUtc="2024-08-28T09:12:00Z">
            <w:r w:rsidR="002561BD">
              <w:rPr>
                <w:noProof/>
                <w:webHidden/>
              </w:rPr>
              <w:t>33</w:t>
            </w:r>
          </w:ins>
          <w:ins w:id="167" w:author="Andrew Instone-Cowie" w:date="2024-08-28T10:10:00Z" w16du:dateUtc="2024-08-28T09:10:00Z">
            <w:r>
              <w:rPr>
                <w:noProof/>
                <w:webHidden/>
              </w:rPr>
              <w:fldChar w:fldCharType="end"/>
            </w:r>
            <w:r w:rsidRPr="00D57383">
              <w:rPr>
                <w:rStyle w:val="Hyperlink"/>
                <w:noProof/>
              </w:rPr>
              <w:fldChar w:fldCharType="end"/>
            </w:r>
          </w:ins>
        </w:p>
        <w:p w14:paraId="7ACD59AB" w14:textId="4BAB153D" w:rsidR="008A112E" w:rsidRDefault="008A112E">
          <w:pPr>
            <w:pStyle w:val="TOC3"/>
            <w:tabs>
              <w:tab w:val="right" w:leader="dot" w:pos="9016"/>
            </w:tabs>
            <w:rPr>
              <w:ins w:id="168" w:author="Andrew Instone-Cowie" w:date="2024-08-28T10:10:00Z" w16du:dateUtc="2024-08-28T09:10:00Z"/>
              <w:noProof/>
              <w:kern w:val="2"/>
              <w:sz w:val="24"/>
              <w:szCs w:val="24"/>
              <w:lang w:val="en-GB" w:eastAsia="en-GB"/>
              <w14:ligatures w14:val="standardContextual"/>
            </w:rPr>
          </w:pPr>
          <w:ins w:id="169"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"_Toc175732275"</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Basic Serial Splitter Module</w:t>
            </w:r>
            <w:r>
              <w:rPr>
                <w:noProof/>
                <w:webHidden/>
              </w:rPr>
              <w:tab/>
            </w:r>
            <w:r>
              <w:rPr>
                <w:noProof/>
                <w:webHidden/>
              </w:rPr>
              <w:fldChar w:fldCharType="begin"/>
            </w:r>
            <w:r>
              <w:rPr>
                <w:noProof/>
                <w:webHidden/>
              </w:rPr>
              <w:instrText xml:space="preserve"> PAGEREF _Toc175732275 \h </w:instrText>
            </w:r>
            <w:r>
              <w:rPr>
                <w:noProof/>
                <w:webHidden/>
              </w:rPr>
            </w:r>
          </w:ins>
          <w:r>
            <w:rPr>
              <w:noProof/>
              <w:webHidden/>
            </w:rPr>
            <w:fldChar w:fldCharType="separate"/>
          </w:r>
          <w:ins w:id="170" w:author="Andrew Instone-Cowie" w:date="2024-08-28T10:12:00Z" w16du:dateUtc="2024-08-28T09:12:00Z">
            <w:r w:rsidR="002561BD">
              <w:rPr>
                <w:noProof/>
                <w:webHidden/>
              </w:rPr>
              <w:t>33</w:t>
            </w:r>
          </w:ins>
          <w:ins w:id="171" w:author="Andrew Instone-Cowie" w:date="2024-08-28T10:10:00Z" w16du:dateUtc="2024-08-28T09:10:00Z">
            <w:r>
              <w:rPr>
                <w:noProof/>
                <w:webHidden/>
              </w:rPr>
              <w:fldChar w:fldCharType="end"/>
            </w:r>
            <w:r w:rsidRPr="00D57383">
              <w:rPr>
                <w:rStyle w:val="Hyperlink"/>
                <w:noProof/>
              </w:rPr>
              <w:fldChar w:fldCharType="end"/>
            </w:r>
          </w:ins>
        </w:p>
        <w:p w14:paraId="32F5F660" w14:textId="167BECBB" w:rsidR="008A112E" w:rsidRDefault="008A112E">
          <w:pPr>
            <w:pStyle w:val="TOC2"/>
            <w:tabs>
              <w:tab w:val="right" w:leader="dot" w:pos="9016"/>
            </w:tabs>
            <w:rPr>
              <w:ins w:id="172" w:author="Andrew Instone-Cowie" w:date="2024-08-28T10:10:00Z" w16du:dateUtc="2024-08-28T09:10:00Z"/>
              <w:rFonts w:eastAsiaTheme="minorEastAsia"/>
              <w:noProof/>
              <w:kern w:val="2"/>
              <w:sz w:val="24"/>
              <w:szCs w:val="24"/>
              <w:lang w:eastAsia="en-GB"/>
              <w14:ligatures w14:val="standardContextual"/>
            </w:rPr>
          </w:pPr>
          <w:ins w:id="173"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"_Toc175732276"</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Cabling</w:t>
            </w:r>
            <w:r>
              <w:rPr>
                <w:noProof/>
                <w:webHidden/>
              </w:rPr>
              <w:tab/>
            </w:r>
            <w:r>
              <w:rPr>
                <w:noProof/>
                <w:webHidden/>
              </w:rPr>
              <w:fldChar w:fldCharType="begin"/>
            </w:r>
            <w:r>
              <w:rPr>
                <w:noProof/>
                <w:webHidden/>
              </w:rPr>
              <w:instrText xml:space="preserve"> PAGEREF _Toc175732276 \h </w:instrText>
            </w:r>
            <w:r>
              <w:rPr>
                <w:noProof/>
                <w:webHidden/>
              </w:rPr>
            </w:r>
          </w:ins>
          <w:r>
            <w:rPr>
              <w:noProof/>
              <w:webHidden/>
            </w:rPr>
            <w:fldChar w:fldCharType="separate"/>
          </w:r>
          <w:ins w:id="174" w:author="Andrew Instone-Cowie" w:date="2024-08-28T10:12:00Z" w16du:dateUtc="2024-08-28T09:12:00Z">
            <w:r w:rsidR="002561BD">
              <w:rPr>
                <w:noProof/>
                <w:webHidden/>
              </w:rPr>
              <w:t>35</w:t>
            </w:r>
          </w:ins>
          <w:ins w:id="175" w:author="Andrew Instone-Cowie" w:date="2024-08-28T10:10:00Z" w16du:dateUtc="2024-08-28T09:10:00Z">
            <w:r>
              <w:rPr>
                <w:noProof/>
                <w:webHidden/>
              </w:rPr>
              <w:fldChar w:fldCharType="end"/>
            </w:r>
            <w:r w:rsidRPr="00D57383">
              <w:rPr>
                <w:rStyle w:val="Hyperlink"/>
                <w:noProof/>
              </w:rPr>
              <w:fldChar w:fldCharType="end"/>
            </w:r>
          </w:ins>
        </w:p>
        <w:p w14:paraId="20F98117" w14:textId="3CB810E3" w:rsidR="008A112E" w:rsidRDefault="008A112E">
          <w:pPr>
            <w:pStyle w:val="TOC3"/>
            <w:tabs>
              <w:tab w:val="right" w:leader="dot" w:pos="9016"/>
            </w:tabs>
            <w:rPr>
              <w:ins w:id="176" w:author="Andrew Instone-Cowie" w:date="2024-08-28T10:10:00Z" w16du:dateUtc="2024-08-28T09:10:00Z"/>
              <w:noProof/>
              <w:kern w:val="2"/>
              <w:sz w:val="24"/>
              <w:szCs w:val="24"/>
              <w:lang w:val="en-GB" w:eastAsia="en-GB"/>
              <w14:ligatures w14:val="standardContextual"/>
            </w:rPr>
          </w:pPr>
          <w:ins w:id="177"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"_Toc175732277"</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Second PC Module</w:t>
            </w:r>
            <w:r>
              <w:rPr>
                <w:noProof/>
                <w:webHidden/>
              </w:rPr>
              <w:tab/>
            </w:r>
            <w:r>
              <w:rPr>
                <w:noProof/>
                <w:webHidden/>
              </w:rPr>
              <w:fldChar w:fldCharType="begin"/>
            </w:r>
            <w:r>
              <w:rPr>
                <w:noProof/>
                <w:webHidden/>
              </w:rPr>
              <w:instrText xml:space="preserve"> PAGEREF _Toc175732277 \h </w:instrText>
            </w:r>
            <w:r>
              <w:rPr>
                <w:noProof/>
                <w:webHidden/>
              </w:rPr>
            </w:r>
          </w:ins>
          <w:r>
            <w:rPr>
              <w:noProof/>
              <w:webHidden/>
            </w:rPr>
            <w:fldChar w:fldCharType="separate"/>
          </w:r>
          <w:ins w:id="178" w:author="Andrew Instone-Cowie" w:date="2024-08-28T10:12:00Z" w16du:dateUtc="2024-08-28T09:12:00Z">
            <w:r w:rsidR="002561BD">
              <w:rPr>
                <w:noProof/>
                <w:webHidden/>
              </w:rPr>
              <w:t>35</w:t>
            </w:r>
          </w:ins>
          <w:ins w:id="179" w:author="Andrew Instone-Cowie" w:date="2024-08-28T10:10:00Z" w16du:dateUtc="2024-08-28T09:10:00Z">
            <w:r>
              <w:rPr>
                <w:noProof/>
                <w:webHidden/>
              </w:rPr>
              <w:fldChar w:fldCharType="end"/>
            </w:r>
            <w:r w:rsidRPr="00D57383">
              <w:rPr>
                <w:rStyle w:val="Hyperlink"/>
                <w:noProof/>
              </w:rPr>
              <w:fldChar w:fldCharType="end"/>
            </w:r>
          </w:ins>
        </w:p>
        <w:p w14:paraId="1EDA1C62" w14:textId="6EB88B67" w:rsidR="008A112E" w:rsidRDefault="008A112E">
          <w:pPr>
            <w:pStyle w:val="TOC3"/>
            <w:tabs>
              <w:tab w:val="right" w:leader="dot" w:pos="9016"/>
            </w:tabs>
            <w:rPr>
              <w:ins w:id="180" w:author="Andrew Instone-Cowie" w:date="2024-08-28T10:10:00Z" w16du:dateUtc="2024-08-28T09:10:00Z"/>
              <w:noProof/>
              <w:kern w:val="2"/>
              <w:sz w:val="24"/>
              <w:szCs w:val="24"/>
              <w:lang w:val="en-GB" w:eastAsia="en-GB"/>
              <w14:ligatures w14:val="standardContextual"/>
            </w:rPr>
          </w:pPr>
          <w:ins w:id="181"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"_Toc175732278"</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Basic Serial Splitter Module</w:t>
            </w:r>
            <w:r>
              <w:rPr>
                <w:noProof/>
                <w:webHidden/>
              </w:rPr>
              <w:tab/>
            </w:r>
            <w:r>
              <w:rPr>
                <w:noProof/>
                <w:webHidden/>
              </w:rPr>
              <w:fldChar w:fldCharType="begin"/>
            </w:r>
            <w:r>
              <w:rPr>
                <w:noProof/>
                <w:webHidden/>
              </w:rPr>
              <w:instrText xml:space="preserve"> PAGEREF _Toc175732278 \h </w:instrText>
            </w:r>
            <w:r>
              <w:rPr>
                <w:noProof/>
                <w:webHidden/>
              </w:rPr>
            </w:r>
          </w:ins>
          <w:r>
            <w:rPr>
              <w:noProof/>
              <w:webHidden/>
            </w:rPr>
            <w:fldChar w:fldCharType="separate"/>
          </w:r>
          <w:ins w:id="182" w:author="Andrew Instone-Cowie" w:date="2024-08-28T10:12:00Z" w16du:dateUtc="2024-08-28T09:12:00Z">
            <w:r w:rsidR="002561BD">
              <w:rPr>
                <w:noProof/>
                <w:webHidden/>
              </w:rPr>
              <w:t>35</w:t>
            </w:r>
          </w:ins>
          <w:ins w:id="183" w:author="Andrew Instone-Cowie" w:date="2024-08-28T10:10:00Z" w16du:dateUtc="2024-08-28T09:10:00Z">
            <w:r>
              <w:rPr>
                <w:noProof/>
                <w:webHidden/>
              </w:rPr>
              <w:fldChar w:fldCharType="end"/>
            </w:r>
            <w:r w:rsidRPr="00D57383">
              <w:rPr>
                <w:rStyle w:val="Hyperlink"/>
                <w:noProof/>
              </w:rPr>
              <w:fldChar w:fldCharType="end"/>
            </w:r>
          </w:ins>
        </w:p>
        <w:p w14:paraId="307FAAF4" w14:textId="100C94C9" w:rsidR="008A112E" w:rsidRDefault="008A112E">
          <w:pPr>
            <w:pStyle w:val="TOC1"/>
            <w:tabs>
              <w:tab w:val="right" w:leader="dot" w:pos="9016"/>
            </w:tabs>
            <w:rPr>
              <w:ins w:id="184" w:author="Andrew Instone-Cowie" w:date="2024-08-28T10:10:00Z" w16du:dateUtc="2024-08-28T09:10:00Z"/>
              <w:rFonts w:eastAsiaTheme="minorEastAsia"/>
              <w:noProof/>
              <w:kern w:val="2"/>
              <w:sz w:val="24"/>
              <w:szCs w:val="24"/>
              <w:lang w:eastAsia="en-GB"/>
              <w14:ligatures w14:val="standardContextual"/>
            </w:rPr>
          </w:pPr>
          <w:ins w:id="185"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"_Toc175732279"</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Appendix: Older Interface Boards</w:t>
            </w:r>
            <w:r>
              <w:rPr>
                <w:noProof/>
                <w:webHidden/>
              </w:rPr>
              <w:tab/>
            </w:r>
            <w:r>
              <w:rPr>
                <w:noProof/>
                <w:webHidden/>
              </w:rPr>
              <w:fldChar w:fldCharType="begin"/>
            </w:r>
            <w:r>
              <w:rPr>
                <w:noProof/>
                <w:webHidden/>
              </w:rPr>
              <w:instrText xml:space="preserve"> PAGEREF _Toc175732279 \h </w:instrText>
            </w:r>
            <w:r>
              <w:rPr>
                <w:noProof/>
                <w:webHidden/>
              </w:rPr>
            </w:r>
          </w:ins>
          <w:r>
            <w:rPr>
              <w:noProof/>
              <w:webHidden/>
            </w:rPr>
            <w:fldChar w:fldCharType="separate"/>
          </w:r>
          <w:ins w:id="186" w:author="Andrew Instone-Cowie" w:date="2024-08-28T10:12:00Z" w16du:dateUtc="2024-08-28T09:12:00Z">
            <w:r w:rsidR="002561BD">
              <w:rPr>
                <w:noProof/>
                <w:webHidden/>
              </w:rPr>
              <w:t>36</w:t>
            </w:r>
          </w:ins>
          <w:ins w:id="187" w:author="Andrew Instone-Cowie" w:date="2024-08-28T10:10:00Z" w16du:dateUtc="2024-08-28T09:10:00Z">
            <w:r>
              <w:rPr>
                <w:noProof/>
                <w:webHidden/>
              </w:rPr>
              <w:fldChar w:fldCharType="end"/>
            </w:r>
            <w:r w:rsidRPr="00D57383">
              <w:rPr>
                <w:rStyle w:val="Hyperlink"/>
                <w:noProof/>
              </w:rPr>
              <w:fldChar w:fldCharType="end"/>
            </w:r>
          </w:ins>
        </w:p>
        <w:p w14:paraId="2CCE13D4" w14:textId="2759D124" w:rsidR="008A112E" w:rsidRDefault="008A112E">
          <w:pPr>
            <w:pStyle w:val="TOC1"/>
            <w:tabs>
              <w:tab w:val="right" w:leader="dot" w:pos="9016"/>
            </w:tabs>
            <w:rPr>
              <w:ins w:id="188" w:author="Andrew Instone-Cowie" w:date="2024-08-28T10:10:00Z" w16du:dateUtc="2024-08-28T09:10:00Z"/>
              <w:rFonts w:eastAsiaTheme="minorEastAsia"/>
              <w:noProof/>
              <w:kern w:val="2"/>
              <w:sz w:val="24"/>
              <w:szCs w:val="24"/>
              <w:lang w:eastAsia="en-GB"/>
              <w14:ligatures w14:val="standardContextual"/>
            </w:rPr>
          </w:pPr>
          <w:ins w:id="189"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"_Toc175732280"</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Appendix: Configuring the Interface</w:t>
            </w:r>
            <w:r>
              <w:rPr>
                <w:noProof/>
                <w:webHidden/>
              </w:rPr>
              <w:tab/>
            </w:r>
            <w:r>
              <w:rPr>
                <w:noProof/>
                <w:webHidden/>
              </w:rPr>
              <w:fldChar w:fldCharType="begin"/>
            </w:r>
            <w:r>
              <w:rPr>
                <w:noProof/>
                <w:webHidden/>
              </w:rPr>
              <w:instrText xml:space="preserve"> PAGEREF _Toc175732280 \h </w:instrText>
            </w:r>
            <w:r>
              <w:rPr>
                <w:noProof/>
                <w:webHidden/>
              </w:rPr>
            </w:r>
          </w:ins>
          <w:r>
            <w:rPr>
              <w:noProof/>
              <w:webHidden/>
            </w:rPr>
            <w:fldChar w:fldCharType="separate"/>
          </w:r>
          <w:ins w:id="190" w:author="Andrew Instone-Cowie" w:date="2024-08-28T10:12:00Z" w16du:dateUtc="2024-08-28T09:12:00Z">
            <w:r w:rsidR="002561BD">
              <w:rPr>
                <w:noProof/>
                <w:webHidden/>
              </w:rPr>
              <w:t>37</w:t>
            </w:r>
          </w:ins>
          <w:ins w:id="191" w:author="Andrew Instone-Cowie" w:date="2024-08-28T10:10:00Z" w16du:dateUtc="2024-08-28T09:10:00Z">
            <w:r>
              <w:rPr>
                <w:noProof/>
                <w:webHidden/>
              </w:rPr>
              <w:fldChar w:fldCharType="end"/>
            </w:r>
            <w:r w:rsidRPr="00D57383">
              <w:rPr>
                <w:rStyle w:val="Hyperlink"/>
                <w:noProof/>
              </w:rPr>
              <w:fldChar w:fldCharType="end"/>
            </w:r>
          </w:ins>
        </w:p>
        <w:p w14:paraId="78DB86E7" w14:textId="491610B5" w:rsidR="008A112E" w:rsidRDefault="008A112E">
          <w:pPr>
            <w:pStyle w:val="TOC1"/>
            <w:tabs>
              <w:tab w:val="right" w:leader="dot" w:pos="9016"/>
            </w:tabs>
            <w:rPr>
              <w:ins w:id="192" w:author="Andrew Instone-Cowie" w:date="2024-08-28T10:10:00Z" w16du:dateUtc="2024-08-28T09:10:00Z"/>
              <w:rFonts w:eastAsiaTheme="minorEastAsia"/>
              <w:noProof/>
              <w:kern w:val="2"/>
              <w:sz w:val="24"/>
              <w:szCs w:val="24"/>
              <w:lang w:eastAsia="en-GB"/>
              <w14:ligatures w14:val="standardContextual"/>
            </w:rPr>
          </w:pPr>
          <w:ins w:id="193"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"_Toc175732281"</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Licensing &amp; Disclaimers</w:t>
            </w:r>
            <w:r>
              <w:rPr>
                <w:noProof/>
                <w:webHidden/>
              </w:rPr>
              <w:tab/>
            </w:r>
            <w:r>
              <w:rPr>
                <w:noProof/>
                <w:webHidden/>
              </w:rPr>
              <w:fldChar w:fldCharType="begin"/>
            </w:r>
            <w:r>
              <w:rPr>
                <w:noProof/>
                <w:webHidden/>
              </w:rPr>
              <w:instrText xml:space="preserve"> PAGEREF _Toc175732281 \h </w:instrText>
            </w:r>
            <w:r>
              <w:rPr>
                <w:noProof/>
                <w:webHidden/>
              </w:rPr>
            </w:r>
          </w:ins>
          <w:r>
            <w:rPr>
              <w:noProof/>
              <w:webHidden/>
            </w:rPr>
            <w:fldChar w:fldCharType="separate"/>
          </w:r>
          <w:ins w:id="194" w:author="Andrew Instone-Cowie" w:date="2024-08-28T10:12:00Z" w16du:dateUtc="2024-08-28T09:12:00Z">
            <w:r w:rsidR="002561BD">
              <w:rPr>
                <w:noProof/>
                <w:webHidden/>
              </w:rPr>
              <w:t>38</w:t>
            </w:r>
          </w:ins>
          <w:ins w:id="195" w:author="Andrew Instone-Cowie" w:date="2024-08-28T10:10:00Z" w16du:dateUtc="2024-08-28T09:10:00Z">
            <w:r>
              <w:rPr>
                <w:noProof/>
                <w:webHidden/>
              </w:rPr>
              <w:fldChar w:fldCharType="end"/>
            </w:r>
            <w:r w:rsidRPr="00D57383">
              <w:rPr>
                <w:rStyle w:val="Hyperlink"/>
                <w:noProof/>
              </w:rPr>
              <w:fldChar w:fldCharType="end"/>
            </w:r>
          </w:ins>
        </w:p>
        <w:p w14:paraId="18D3326C" w14:textId="04D2B19C" w:rsidR="008A112E" w:rsidRDefault="008A112E">
          <w:pPr>
            <w:pStyle w:val="TOC2"/>
            <w:tabs>
              <w:tab w:val="right" w:leader="dot" w:pos="9016"/>
            </w:tabs>
            <w:rPr>
              <w:ins w:id="196" w:author="Andrew Instone-Cowie" w:date="2024-08-28T10:10:00Z" w16du:dateUtc="2024-08-28T09:10:00Z"/>
              <w:rFonts w:eastAsiaTheme="minorEastAsia"/>
              <w:noProof/>
              <w:kern w:val="2"/>
              <w:sz w:val="24"/>
              <w:szCs w:val="24"/>
              <w:lang w:eastAsia="en-GB"/>
              <w14:ligatures w14:val="standardContextual"/>
            </w:rPr>
          </w:pPr>
          <w:ins w:id="197"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"_Toc175732282"</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Documentation</w:t>
            </w:r>
            <w:r>
              <w:rPr>
                <w:noProof/>
                <w:webHidden/>
              </w:rPr>
              <w:tab/>
            </w:r>
            <w:r>
              <w:rPr>
                <w:noProof/>
                <w:webHidden/>
              </w:rPr>
              <w:fldChar w:fldCharType="begin"/>
            </w:r>
            <w:r>
              <w:rPr>
                <w:noProof/>
                <w:webHidden/>
              </w:rPr>
              <w:instrText xml:space="preserve"> PAGEREF _Toc175732282 \h </w:instrText>
            </w:r>
            <w:r>
              <w:rPr>
                <w:noProof/>
                <w:webHidden/>
              </w:rPr>
            </w:r>
          </w:ins>
          <w:r>
            <w:rPr>
              <w:noProof/>
              <w:webHidden/>
            </w:rPr>
            <w:fldChar w:fldCharType="separate"/>
          </w:r>
          <w:ins w:id="198" w:author="Andrew Instone-Cowie" w:date="2024-08-28T10:12:00Z" w16du:dateUtc="2024-08-28T09:12:00Z">
            <w:r w:rsidR="002561BD">
              <w:rPr>
                <w:noProof/>
                <w:webHidden/>
              </w:rPr>
              <w:t>38</w:t>
            </w:r>
          </w:ins>
          <w:ins w:id="199" w:author="Andrew Instone-Cowie" w:date="2024-08-28T10:10:00Z" w16du:dateUtc="2024-08-28T09:10:00Z">
            <w:r>
              <w:rPr>
                <w:noProof/>
                <w:webHidden/>
              </w:rPr>
              <w:fldChar w:fldCharType="end"/>
            </w:r>
            <w:r w:rsidRPr="00D57383">
              <w:rPr>
                <w:rStyle w:val="Hyperlink"/>
                <w:noProof/>
              </w:rPr>
              <w:fldChar w:fldCharType="end"/>
            </w:r>
          </w:ins>
        </w:p>
        <w:p w14:paraId="79421F4A" w14:textId="36038EB4" w:rsidR="008A112E" w:rsidRDefault="008A112E">
          <w:pPr>
            <w:pStyle w:val="TOC2"/>
            <w:tabs>
              <w:tab w:val="right" w:leader="dot" w:pos="9016"/>
            </w:tabs>
            <w:rPr>
              <w:ins w:id="200" w:author="Andrew Instone-Cowie" w:date="2024-08-28T10:10:00Z" w16du:dateUtc="2024-08-28T09:10:00Z"/>
              <w:rFonts w:eastAsiaTheme="minorEastAsia"/>
              <w:noProof/>
              <w:kern w:val="2"/>
              <w:sz w:val="24"/>
              <w:szCs w:val="24"/>
              <w:lang w:eastAsia="en-GB"/>
              <w14:ligatures w14:val="standardContextual"/>
            </w:rPr>
          </w:pPr>
          <w:ins w:id="201"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"_Toc175732283"</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Software</w:t>
            </w:r>
            <w:r>
              <w:rPr>
                <w:noProof/>
                <w:webHidden/>
              </w:rPr>
              <w:tab/>
            </w:r>
            <w:r>
              <w:rPr>
                <w:noProof/>
                <w:webHidden/>
              </w:rPr>
              <w:fldChar w:fldCharType="begin"/>
            </w:r>
            <w:r>
              <w:rPr>
                <w:noProof/>
                <w:webHidden/>
              </w:rPr>
              <w:instrText xml:space="preserve"> PAGEREF _Toc175732283 \h </w:instrText>
            </w:r>
            <w:r>
              <w:rPr>
                <w:noProof/>
                <w:webHidden/>
              </w:rPr>
            </w:r>
          </w:ins>
          <w:r>
            <w:rPr>
              <w:noProof/>
              <w:webHidden/>
            </w:rPr>
            <w:fldChar w:fldCharType="separate"/>
          </w:r>
          <w:ins w:id="202" w:author="Andrew Instone-Cowie" w:date="2024-08-28T10:12:00Z" w16du:dateUtc="2024-08-28T09:12:00Z">
            <w:r w:rsidR="002561BD">
              <w:rPr>
                <w:noProof/>
                <w:webHidden/>
              </w:rPr>
              <w:t>38</w:t>
            </w:r>
          </w:ins>
          <w:ins w:id="203" w:author="Andrew Instone-Cowie" w:date="2024-08-28T10:10:00Z" w16du:dateUtc="2024-08-28T09:10:00Z">
            <w:r>
              <w:rPr>
                <w:noProof/>
                <w:webHidden/>
              </w:rPr>
              <w:fldChar w:fldCharType="end"/>
            </w:r>
            <w:r w:rsidRPr="00D57383">
              <w:rPr>
                <w:rStyle w:val="Hyperlink"/>
                <w:noProof/>
              </w:rPr>
              <w:fldChar w:fldCharType="end"/>
            </w:r>
          </w:ins>
        </w:p>
        <w:p w14:paraId="78B753B7" w14:textId="5B605B09" w:rsidR="008A112E" w:rsidRDefault="008A112E">
          <w:pPr>
            <w:pStyle w:val="TOC1"/>
            <w:tabs>
              <w:tab w:val="right" w:leader="dot" w:pos="9016"/>
            </w:tabs>
            <w:rPr>
              <w:ins w:id="204" w:author="Andrew Instone-Cowie" w:date="2024-08-28T10:10:00Z" w16du:dateUtc="2024-08-28T09:10:00Z"/>
              <w:rFonts w:eastAsiaTheme="minorEastAsia"/>
              <w:noProof/>
              <w:kern w:val="2"/>
              <w:sz w:val="24"/>
              <w:szCs w:val="24"/>
              <w:lang w:eastAsia="en-GB"/>
              <w14:ligatures w14:val="standardContextual"/>
            </w:rPr>
          </w:pPr>
          <w:ins w:id="205" w:author="Andrew Instone-Cowie" w:date="2024-08-28T10:10:00Z" w16du:dateUtc="2024-08-28T09:10:00Z">
            <w:r w:rsidRPr="00D57383">
              <w:rPr>
                <w:rStyle w:val="Hyperlink"/>
                <w:noProof/>
              </w:rPr>
              <w:fldChar w:fldCharType="begin"/>
            </w:r>
            <w:r w:rsidRPr="00D57383">
              <w:rPr>
                <w:rStyle w:val="Hyperlink"/>
                <w:noProof/>
              </w:rPr>
              <w:instrText xml:space="preserve"> </w:instrText>
            </w:r>
            <w:r>
              <w:rPr>
                <w:noProof/>
              </w:rPr>
              <w:instrText>HYPERLINK \l "_Toc175732284"</w:instrText>
            </w:r>
            <w:r w:rsidRPr="00D57383">
              <w:rPr>
                <w:rStyle w:val="Hyperlink"/>
                <w:noProof/>
              </w:rPr>
              <w:instrText xml:space="preserve"> </w:instrText>
            </w:r>
            <w:r w:rsidRPr="00D57383">
              <w:rPr>
                <w:rStyle w:val="Hyperlink"/>
                <w:noProof/>
              </w:rPr>
            </w:r>
            <w:r w:rsidRPr="00D57383">
              <w:rPr>
                <w:rStyle w:val="Hyperlink"/>
                <w:noProof/>
              </w:rPr>
              <w:fldChar w:fldCharType="separate"/>
            </w:r>
            <w:r w:rsidRPr="00D57383">
              <w:rPr>
                <w:rStyle w:val="Hyperlink"/>
                <w:noProof/>
              </w:rPr>
              <w:t>Acknowledgements</w:t>
            </w:r>
            <w:r>
              <w:rPr>
                <w:noProof/>
                <w:webHidden/>
              </w:rPr>
              <w:tab/>
            </w:r>
            <w:r>
              <w:rPr>
                <w:noProof/>
                <w:webHidden/>
              </w:rPr>
              <w:fldChar w:fldCharType="begin"/>
            </w:r>
            <w:r>
              <w:rPr>
                <w:noProof/>
                <w:webHidden/>
              </w:rPr>
              <w:instrText xml:space="preserve"> PAGEREF _Toc175732284 \h </w:instrText>
            </w:r>
            <w:r>
              <w:rPr>
                <w:noProof/>
                <w:webHidden/>
              </w:rPr>
            </w:r>
          </w:ins>
          <w:r>
            <w:rPr>
              <w:noProof/>
              <w:webHidden/>
            </w:rPr>
            <w:fldChar w:fldCharType="separate"/>
          </w:r>
          <w:ins w:id="206" w:author="Andrew Instone-Cowie" w:date="2024-08-28T10:12:00Z" w16du:dateUtc="2024-08-28T09:12:00Z">
            <w:r w:rsidR="002561BD">
              <w:rPr>
                <w:noProof/>
                <w:webHidden/>
              </w:rPr>
              <w:t>39</w:t>
            </w:r>
          </w:ins>
          <w:ins w:id="207" w:author="Andrew Instone-Cowie" w:date="2024-08-28T10:10:00Z" w16du:dateUtc="2024-08-28T09:10:00Z">
            <w:r>
              <w:rPr>
                <w:noProof/>
                <w:webHidden/>
              </w:rPr>
              <w:fldChar w:fldCharType="end"/>
            </w:r>
            <w:r w:rsidRPr="00D57383">
              <w:rPr>
                <w:rStyle w:val="Hyperlink"/>
                <w:noProof/>
              </w:rPr>
              <w:fldChar w:fldCharType="end"/>
            </w:r>
          </w:ins>
        </w:p>
        <w:p w14:paraId="37394B7D" w14:textId="2C137ACF" w:rsidR="00A074CB" w:rsidDel="004B5809" w:rsidRDefault="00A074CB">
          <w:pPr>
            <w:pStyle w:val="TOC1"/>
            <w:tabs>
              <w:tab w:val="right" w:leader="dot" w:pos="9016"/>
            </w:tabs>
            <w:rPr>
              <w:del w:id="208" w:author="Andrew Instone-Cowie" w:date="2024-08-28T10:02:00Z" w16du:dateUtc="2024-08-28T09:02:00Z"/>
              <w:rFonts w:eastAsiaTheme="minorEastAsia"/>
              <w:noProof/>
              <w:lang w:eastAsia="en-GB"/>
            </w:rPr>
          </w:pPr>
          <w:del w:id="209" w:author="Andrew Instone-Cowie" w:date="2024-08-28T10:02:00Z" w16du:dateUtc="2024-08-28T09:02:00Z">
            <w:r w:rsidRPr="004B5809" w:rsidDel="004B5809">
              <w:rPr>
                <w:noProof/>
                <w:rPrChange w:id="210" w:author="Andrew Instone-Cowie" w:date="2024-08-28T10:02:00Z" w16du:dateUtc="2024-08-28T09:02:00Z">
                  <w:rPr>
                    <w:rStyle w:val="Hyperlink"/>
                    <w:noProof/>
                  </w:rPr>
                </w:rPrChange>
              </w:rPr>
              <w:delText>Index of Figures</w:delText>
            </w:r>
            <w:r w:rsidDel="004B5809">
              <w:rPr>
                <w:noProof/>
                <w:webHidden/>
              </w:rPr>
              <w:tab/>
            </w:r>
            <w:r w:rsidR="00165740" w:rsidDel="004B5809">
              <w:rPr>
                <w:noProof/>
                <w:webHidden/>
              </w:rPr>
              <w:delText>3</w:delText>
            </w:r>
          </w:del>
        </w:p>
        <w:p w14:paraId="2C11DB12" w14:textId="1C1FF0C0" w:rsidR="00A074CB" w:rsidDel="004B5809" w:rsidRDefault="00A074CB">
          <w:pPr>
            <w:pStyle w:val="TOC1"/>
            <w:tabs>
              <w:tab w:val="right" w:leader="dot" w:pos="9016"/>
            </w:tabs>
            <w:rPr>
              <w:del w:id="211" w:author="Andrew Instone-Cowie" w:date="2024-08-28T10:02:00Z" w16du:dateUtc="2024-08-28T09:02:00Z"/>
              <w:rFonts w:eastAsiaTheme="minorEastAsia"/>
              <w:noProof/>
              <w:lang w:eastAsia="en-GB"/>
            </w:rPr>
          </w:pPr>
          <w:del w:id="212" w:author="Andrew Instone-Cowie" w:date="2024-08-28T10:02:00Z" w16du:dateUtc="2024-08-28T09:02:00Z">
            <w:r w:rsidRPr="004B5809" w:rsidDel="004B5809">
              <w:rPr>
                <w:noProof/>
                <w:rPrChange w:id="213" w:author="Andrew Instone-Cowie" w:date="2024-08-28T10:02:00Z" w16du:dateUtc="2024-08-28T09:02:00Z">
                  <w:rPr>
                    <w:rStyle w:val="Hyperlink"/>
                    <w:noProof/>
                  </w:rPr>
                </w:rPrChange>
              </w:rPr>
              <w:delText>Index of Tables</w:delText>
            </w:r>
            <w:r w:rsidDel="004B5809">
              <w:rPr>
                <w:noProof/>
                <w:webHidden/>
              </w:rPr>
              <w:tab/>
            </w:r>
            <w:r w:rsidR="00165740" w:rsidDel="004B5809">
              <w:rPr>
                <w:noProof/>
                <w:webHidden/>
              </w:rPr>
              <w:delText>4</w:delText>
            </w:r>
          </w:del>
        </w:p>
        <w:p w14:paraId="440E1828" w14:textId="2A9073D3" w:rsidR="00A074CB" w:rsidDel="004B5809" w:rsidRDefault="00A074CB">
          <w:pPr>
            <w:pStyle w:val="TOC1"/>
            <w:tabs>
              <w:tab w:val="right" w:leader="dot" w:pos="9016"/>
            </w:tabs>
            <w:rPr>
              <w:del w:id="214" w:author="Andrew Instone-Cowie" w:date="2024-08-28T10:02:00Z" w16du:dateUtc="2024-08-28T09:02:00Z"/>
              <w:rFonts w:eastAsiaTheme="minorEastAsia"/>
              <w:noProof/>
              <w:lang w:eastAsia="en-GB"/>
            </w:rPr>
          </w:pPr>
          <w:del w:id="215" w:author="Andrew Instone-Cowie" w:date="2024-08-28T10:02:00Z" w16du:dateUtc="2024-08-28T09:02:00Z">
            <w:r w:rsidRPr="004B5809" w:rsidDel="004B5809">
              <w:rPr>
                <w:noProof/>
                <w:rPrChange w:id="216" w:author="Andrew Instone-Cowie" w:date="2024-08-28T10:02:00Z" w16du:dateUtc="2024-08-28T09:02:00Z">
                  <w:rPr>
                    <w:rStyle w:val="Hyperlink"/>
                    <w:noProof/>
                  </w:rPr>
                </w:rPrChange>
              </w:rPr>
              <w:delText>Document History</w:delText>
            </w:r>
            <w:r w:rsidDel="004B5809">
              <w:rPr>
                <w:noProof/>
                <w:webHidden/>
              </w:rPr>
              <w:tab/>
            </w:r>
            <w:r w:rsidR="00165740" w:rsidDel="004B5809">
              <w:rPr>
                <w:noProof/>
                <w:webHidden/>
              </w:rPr>
              <w:delText>5</w:delText>
            </w:r>
          </w:del>
        </w:p>
        <w:p w14:paraId="6BC18F78" w14:textId="3B0172F0" w:rsidR="00A074CB" w:rsidDel="004B5809" w:rsidRDefault="00A074CB">
          <w:pPr>
            <w:pStyle w:val="TOC1"/>
            <w:tabs>
              <w:tab w:val="right" w:leader="dot" w:pos="9016"/>
            </w:tabs>
            <w:rPr>
              <w:del w:id="217" w:author="Andrew Instone-Cowie" w:date="2024-08-28T10:02:00Z" w16du:dateUtc="2024-08-28T09:02:00Z"/>
              <w:rFonts w:eastAsiaTheme="minorEastAsia"/>
              <w:noProof/>
              <w:lang w:eastAsia="en-GB"/>
            </w:rPr>
          </w:pPr>
          <w:del w:id="218" w:author="Andrew Instone-Cowie" w:date="2024-08-28T10:02:00Z" w16du:dateUtc="2024-08-28T09:02:00Z">
            <w:r w:rsidRPr="004B5809" w:rsidDel="004B5809">
              <w:rPr>
                <w:noProof/>
                <w:rPrChange w:id="219" w:author="Andrew Instone-Cowie" w:date="2024-08-28T10:02:00Z" w16du:dateUtc="2024-08-28T09:02:00Z">
                  <w:rPr>
                    <w:rStyle w:val="Hyperlink"/>
                    <w:noProof/>
                  </w:rPr>
                </w:rPrChange>
              </w:rPr>
              <w:delText>Licence</w:delText>
            </w:r>
            <w:r w:rsidDel="004B5809">
              <w:rPr>
                <w:noProof/>
                <w:webHidden/>
              </w:rPr>
              <w:tab/>
            </w:r>
            <w:r w:rsidR="00165740" w:rsidDel="004B5809">
              <w:rPr>
                <w:noProof/>
                <w:webHidden/>
              </w:rPr>
              <w:delText>6</w:delText>
            </w:r>
          </w:del>
        </w:p>
        <w:p w14:paraId="7BA9DFBB" w14:textId="1176B418" w:rsidR="00A074CB" w:rsidDel="004B5809" w:rsidRDefault="00A074CB">
          <w:pPr>
            <w:pStyle w:val="TOC1"/>
            <w:tabs>
              <w:tab w:val="right" w:leader="dot" w:pos="9016"/>
            </w:tabs>
            <w:rPr>
              <w:del w:id="220" w:author="Andrew Instone-Cowie" w:date="2024-08-28T10:02:00Z" w16du:dateUtc="2024-08-28T09:02:00Z"/>
              <w:rFonts w:eastAsiaTheme="minorEastAsia"/>
              <w:noProof/>
              <w:lang w:eastAsia="en-GB"/>
            </w:rPr>
          </w:pPr>
          <w:del w:id="221" w:author="Andrew Instone-Cowie" w:date="2024-08-28T10:02:00Z" w16du:dateUtc="2024-08-28T09:02:00Z">
            <w:r w:rsidRPr="004B5809" w:rsidDel="004B5809">
              <w:rPr>
                <w:noProof/>
                <w:rPrChange w:id="222" w:author="Andrew Instone-Cowie" w:date="2024-08-28T10:02:00Z" w16du:dateUtc="2024-08-28T09:02:00Z">
                  <w:rPr>
                    <w:rStyle w:val="Hyperlink"/>
                    <w:noProof/>
                  </w:rPr>
                </w:rPrChange>
              </w:rPr>
              <w:delText>Documentation Map</w:delText>
            </w:r>
            <w:r w:rsidDel="004B5809">
              <w:rPr>
                <w:noProof/>
                <w:webHidden/>
              </w:rPr>
              <w:tab/>
            </w:r>
            <w:r w:rsidR="00165740" w:rsidDel="004B5809">
              <w:rPr>
                <w:noProof/>
                <w:webHidden/>
              </w:rPr>
              <w:delText>7</w:delText>
            </w:r>
          </w:del>
        </w:p>
        <w:p w14:paraId="3EF913ED" w14:textId="79DD4BCC" w:rsidR="00A074CB" w:rsidDel="004B5809" w:rsidRDefault="00A074CB">
          <w:pPr>
            <w:pStyle w:val="TOC1"/>
            <w:tabs>
              <w:tab w:val="right" w:leader="dot" w:pos="9016"/>
            </w:tabs>
            <w:rPr>
              <w:del w:id="223" w:author="Andrew Instone-Cowie" w:date="2024-08-28T10:02:00Z" w16du:dateUtc="2024-08-28T09:02:00Z"/>
              <w:rFonts w:eastAsiaTheme="minorEastAsia"/>
              <w:noProof/>
              <w:lang w:eastAsia="en-GB"/>
            </w:rPr>
          </w:pPr>
          <w:del w:id="224" w:author="Andrew Instone-Cowie" w:date="2024-08-28T10:02:00Z" w16du:dateUtc="2024-08-28T09:02:00Z">
            <w:r w:rsidRPr="004B5809" w:rsidDel="004B5809">
              <w:rPr>
                <w:noProof/>
                <w:rPrChange w:id="225" w:author="Andrew Instone-Cowie" w:date="2024-08-28T10:02:00Z" w16du:dateUtc="2024-08-28T09:02:00Z">
                  <w:rPr>
                    <w:rStyle w:val="Hyperlink"/>
                    <w:noProof/>
                  </w:rPr>
                </w:rPrChange>
              </w:rPr>
              <w:delText>About This Guide</w:delText>
            </w:r>
            <w:r w:rsidDel="004B5809">
              <w:rPr>
                <w:noProof/>
                <w:webHidden/>
              </w:rPr>
              <w:tab/>
            </w:r>
            <w:r w:rsidR="00165740" w:rsidDel="004B5809">
              <w:rPr>
                <w:noProof/>
                <w:webHidden/>
              </w:rPr>
              <w:delText>8</w:delText>
            </w:r>
          </w:del>
        </w:p>
        <w:p w14:paraId="747E42D6" w14:textId="71BAA9E0" w:rsidR="00A074CB" w:rsidDel="004B5809" w:rsidRDefault="00A074CB">
          <w:pPr>
            <w:pStyle w:val="TOC1"/>
            <w:tabs>
              <w:tab w:val="right" w:leader="dot" w:pos="9016"/>
            </w:tabs>
            <w:rPr>
              <w:del w:id="226" w:author="Andrew Instone-Cowie" w:date="2024-08-28T10:02:00Z" w16du:dateUtc="2024-08-28T09:02:00Z"/>
              <w:rFonts w:eastAsiaTheme="minorEastAsia"/>
              <w:noProof/>
              <w:lang w:eastAsia="en-GB"/>
            </w:rPr>
          </w:pPr>
          <w:del w:id="227" w:author="Andrew Instone-Cowie" w:date="2024-08-28T10:02:00Z" w16du:dateUtc="2024-08-28T09:02:00Z">
            <w:r w:rsidRPr="004B5809" w:rsidDel="004B5809">
              <w:rPr>
                <w:noProof/>
                <w:rPrChange w:id="228" w:author="Andrew Instone-Cowie" w:date="2024-08-28T10:02:00Z" w16du:dateUtc="2024-08-28T09:02:00Z">
                  <w:rPr>
                    <w:rStyle w:val="Hyperlink"/>
                    <w:noProof/>
                  </w:rPr>
                </w:rPrChange>
              </w:rPr>
              <w:delText>Using Multiple PCs</w:delText>
            </w:r>
            <w:r w:rsidDel="004B5809">
              <w:rPr>
                <w:noProof/>
                <w:webHidden/>
              </w:rPr>
              <w:tab/>
            </w:r>
            <w:r w:rsidR="00165740" w:rsidDel="004B5809">
              <w:rPr>
                <w:noProof/>
                <w:webHidden/>
              </w:rPr>
              <w:delText>9</w:delText>
            </w:r>
          </w:del>
        </w:p>
        <w:p w14:paraId="2AD7007B" w14:textId="1E6E5858" w:rsidR="00A074CB" w:rsidDel="004B5809" w:rsidRDefault="00A074CB">
          <w:pPr>
            <w:pStyle w:val="TOC2"/>
            <w:tabs>
              <w:tab w:val="right" w:leader="dot" w:pos="9016"/>
            </w:tabs>
            <w:rPr>
              <w:del w:id="229" w:author="Andrew Instone-Cowie" w:date="2024-08-28T10:02:00Z" w16du:dateUtc="2024-08-28T09:02:00Z"/>
              <w:rFonts w:eastAsiaTheme="minorEastAsia"/>
              <w:noProof/>
              <w:lang w:eastAsia="en-GB"/>
            </w:rPr>
          </w:pPr>
          <w:del w:id="230" w:author="Andrew Instone-Cowie" w:date="2024-08-28T10:02:00Z" w16du:dateUtc="2024-08-28T09:02:00Z">
            <w:r w:rsidRPr="004B5809" w:rsidDel="004B5809">
              <w:rPr>
                <w:noProof/>
                <w:rPrChange w:id="231" w:author="Andrew Instone-Cowie" w:date="2024-08-28T10:02:00Z" w16du:dateUtc="2024-08-28T09:02:00Z">
                  <w:rPr>
                    <w:rStyle w:val="Hyperlink"/>
                    <w:noProof/>
                  </w:rPr>
                </w:rPrChange>
              </w:rPr>
              <w:delText>Second PC Module</w:delText>
            </w:r>
            <w:r w:rsidDel="004B5809">
              <w:rPr>
                <w:noProof/>
                <w:webHidden/>
              </w:rPr>
              <w:tab/>
            </w:r>
            <w:r w:rsidR="00165740" w:rsidDel="004B5809">
              <w:rPr>
                <w:noProof/>
                <w:webHidden/>
              </w:rPr>
              <w:delText>10</w:delText>
            </w:r>
          </w:del>
        </w:p>
        <w:p w14:paraId="153A4887" w14:textId="26B715AA" w:rsidR="00A074CB" w:rsidDel="004B5809" w:rsidRDefault="00A074CB">
          <w:pPr>
            <w:pStyle w:val="TOC2"/>
            <w:tabs>
              <w:tab w:val="right" w:leader="dot" w:pos="9016"/>
            </w:tabs>
            <w:rPr>
              <w:del w:id="232" w:author="Andrew Instone-Cowie" w:date="2024-08-28T10:02:00Z" w16du:dateUtc="2024-08-28T09:02:00Z"/>
              <w:rFonts w:eastAsiaTheme="minorEastAsia"/>
              <w:noProof/>
              <w:lang w:eastAsia="en-GB"/>
            </w:rPr>
          </w:pPr>
          <w:del w:id="233" w:author="Andrew Instone-Cowie" w:date="2024-08-28T10:02:00Z" w16du:dateUtc="2024-08-28T09:02:00Z">
            <w:r w:rsidRPr="004B5809" w:rsidDel="004B5809">
              <w:rPr>
                <w:noProof/>
                <w:rPrChange w:id="234" w:author="Andrew Instone-Cowie" w:date="2024-08-28T10:02:00Z" w16du:dateUtc="2024-08-28T09:02:00Z">
                  <w:rPr>
                    <w:rStyle w:val="Hyperlink"/>
                    <w:noProof/>
                  </w:rPr>
                </w:rPrChange>
              </w:rPr>
              <w:delText>Basic Serial Splitter Module</w:delText>
            </w:r>
            <w:r w:rsidDel="004B5809">
              <w:rPr>
                <w:noProof/>
                <w:webHidden/>
              </w:rPr>
              <w:tab/>
            </w:r>
            <w:r w:rsidR="00165740" w:rsidDel="004B5809">
              <w:rPr>
                <w:noProof/>
                <w:webHidden/>
              </w:rPr>
              <w:delText>11</w:delText>
            </w:r>
          </w:del>
        </w:p>
        <w:p w14:paraId="77FD0E59" w14:textId="097159D8" w:rsidR="00A074CB" w:rsidDel="004B5809" w:rsidRDefault="00A074CB">
          <w:pPr>
            <w:pStyle w:val="TOC1"/>
            <w:tabs>
              <w:tab w:val="right" w:leader="dot" w:pos="9016"/>
            </w:tabs>
            <w:rPr>
              <w:del w:id="235" w:author="Andrew Instone-Cowie" w:date="2024-08-28T10:02:00Z" w16du:dateUtc="2024-08-28T09:02:00Z"/>
              <w:rFonts w:eastAsiaTheme="minorEastAsia"/>
              <w:noProof/>
              <w:lang w:eastAsia="en-GB"/>
            </w:rPr>
          </w:pPr>
          <w:del w:id="236" w:author="Andrew Instone-Cowie" w:date="2024-08-28T10:02:00Z" w16du:dateUtc="2024-08-28T09:02:00Z">
            <w:r w:rsidRPr="004B5809" w:rsidDel="004B5809">
              <w:rPr>
                <w:noProof/>
                <w:rPrChange w:id="237" w:author="Andrew Instone-Cowie" w:date="2024-08-28T10:02:00Z" w16du:dateUtc="2024-08-28T09:02:00Z">
                  <w:rPr>
                    <w:rStyle w:val="Hyperlink"/>
                    <w:noProof/>
                  </w:rPr>
                </w:rPrChange>
              </w:rPr>
              <w:delText>What You Will Need</w:delText>
            </w:r>
            <w:r w:rsidDel="004B5809">
              <w:rPr>
                <w:noProof/>
                <w:webHidden/>
              </w:rPr>
              <w:tab/>
            </w:r>
            <w:r w:rsidR="00165740" w:rsidDel="004B5809">
              <w:rPr>
                <w:noProof/>
                <w:webHidden/>
              </w:rPr>
              <w:delText>13</w:delText>
            </w:r>
          </w:del>
        </w:p>
        <w:p w14:paraId="421C6C16" w14:textId="05FA5F92" w:rsidR="00A074CB" w:rsidDel="004B5809" w:rsidRDefault="00A074CB">
          <w:pPr>
            <w:pStyle w:val="TOC2"/>
            <w:tabs>
              <w:tab w:val="right" w:leader="dot" w:pos="9016"/>
            </w:tabs>
            <w:rPr>
              <w:del w:id="238" w:author="Andrew Instone-Cowie" w:date="2024-08-28T10:02:00Z" w16du:dateUtc="2024-08-28T09:02:00Z"/>
              <w:rFonts w:eastAsiaTheme="minorEastAsia"/>
              <w:noProof/>
              <w:lang w:eastAsia="en-GB"/>
            </w:rPr>
          </w:pPr>
          <w:del w:id="239" w:author="Andrew Instone-Cowie" w:date="2024-08-28T10:02:00Z" w16du:dateUtc="2024-08-28T09:02:00Z">
            <w:r w:rsidRPr="004B5809" w:rsidDel="004B5809">
              <w:rPr>
                <w:noProof/>
                <w:rPrChange w:id="240" w:author="Andrew Instone-Cowie" w:date="2024-08-28T10:02:00Z" w16du:dateUtc="2024-08-28T09:02:00Z">
                  <w:rPr>
                    <w:rStyle w:val="Hyperlink"/>
                    <w:noProof/>
                  </w:rPr>
                </w:rPrChange>
              </w:rPr>
              <w:delText>Skills</w:delText>
            </w:r>
            <w:r w:rsidDel="004B5809">
              <w:rPr>
                <w:noProof/>
                <w:webHidden/>
              </w:rPr>
              <w:tab/>
            </w:r>
            <w:r w:rsidR="00165740" w:rsidDel="004B5809">
              <w:rPr>
                <w:noProof/>
                <w:webHidden/>
              </w:rPr>
              <w:delText>13</w:delText>
            </w:r>
          </w:del>
        </w:p>
        <w:p w14:paraId="576B564B" w14:textId="1FAD744F" w:rsidR="00A074CB" w:rsidDel="004B5809" w:rsidRDefault="00A074CB">
          <w:pPr>
            <w:pStyle w:val="TOC2"/>
            <w:tabs>
              <w:tab w:val="right" w:leader="dot" w:pos="9016"/>
            </w:tabs>
            <w:rPr>
              <w:del w:id="241" w:author="Andrew Instone-Cowie" w:date="2024-08-28T10:02:00Z" w16du:dateUtc="2024-08-28T09:02:00Z"/>
              <w:rFonts w:eastAsiaTheme="minorEastAsia"/>
              <w:noProof/>
              <w:lang w:eastAsia="en-GB"/>
            </w:rPr>
          </w:pPr>
          <w:del w:id="242" w:author="Andrew Instone-Cowie" w:date="2024-08-28T10:02:00Z" w16du:dateUtc="2024-08-28T09:02:00Z">
            <w:r w:rsidRPr="004B5809" w:rsidDel="004B5809">
              <w:rPr>
                <w:noProof/>
                <w:rPrChange w:id="243" w:author="Andrew Instone-Cowie" w:date="2024-08-28T10:02:00Z" w16du:dateUtc="2024-08-28T09:02:00Z">
                  <w:rPr>
                    <w:rStyle w:val="Hyperlink"/>
                    <w:noProof/>
                  </w:rPr>
                </w:rPrChange>
              </w:rPr>
              <w:delText>Parts</w:delText>
            </w:r>
            <w:r w:rsidDel="004B5809">
              <w:rPr>
                <w:noProof/>
                <w:webHidden/>
              </w:rPr>
              <w:tab/>
            </w:r>
            <w:r w:rsidR="00165740" w:rsidDel="004B5809">
              <w:rPr>
                <w:noProof/>
                <w:webHidden/>
              </w:rPr>
              <w:delText>13</w:delText>
            </w:r>
          </w:del>
        </w:p>
        <w:p w14:paraId="4BDA4DF7" w14:textId="1DD99D00" w:rsidR="00A074CB" w:rsidDel="004B5809" w:rsidRDefault="00A074CB">
          <w:pPr>
            <w:pStyle w:val="TOC2"/>
            <w:tabs>
              <w:tab w:val="right" w:leader="dot" w:pos="9016"/>
            </w:tabs>
            <w:rPr>
              <w:del w:id="244" w:author="Andrew Instone-Cowie" w:date="2024-08-28T10:02:00Z" w16du:dateUtc="2024-08-28T09:02:00Z"/>
              <w:rFonts w:eastAsiaTheme="minorEastAsia"/>
              <w:noProof/>
              <w:lang w:eastAsia="en-GB"/>
            </w:rPr>
          </w:pPr>
          <w:del w:id="245" w:author="Andrew Instone-Cowie" w:date="2024-08-28T10:02:00Z" w16du:dateUtc="2024-08-28T09:02:00Z">
            <w:r w:rsidRPr="004B5809" w:rsidDel="004B5809">
              <w:rPr>
                <w:noProof/>
                <w:rPrChange w:id="246" w:author="Andrew Instone-Cowie" w:date="2024-08-28T10:02:00Z" w16du:dateUtc="2024-08-28T09:02:00Z">
                  <w:rPr>
                    <w:rStyle w:val="Hyperlink"/>
                    <w:noProof/>
                  </w:rPr>
                </w:rPrChange>
              </w:rPr>
              <w:delText>PCBs</w:delText>
            </w:r>
            <w:r w:rsidDel="004B5809">
              <w:rPr>
                <w:noProof/>
                <w:webHidden/>
              </w:rPr>
              <w:tab/>
            </w:r>
            <w:r w:rsidR="00165740" w:rsidDel="004B5809">
              <w:rPr>
                <w:noProof/>
                <w:webHidden/>
              </w:rPr>
              <w:delText>13</w:delText>
            </w:r>
          </w:del>
        </w:p>
        <w:p w14:paraId="10EDEAF4" w14:textId="744AE2C7" w:rsidR="00A074CB" w:rsidDel="004B5809" w:rsidRDefault="00A074CB">
          <w:pPr>
            <w:pStyle w:val="TOC1"/>
            <w:tabs>
              <w:tab w:val="right" w:leader="dot" w:pos="9016"/>
            </w:tabs>
            <w:rPr>
              <w:del w:id="247" w:author="Andrew Instone-Cowie" w:date="2024-08-28T10:02:00Z" w16du:dateUtc="2024-08-28T09:02:00Z"/>
              <w:rFonts w:eastAsiaTheme="minorEastAsia"/>
              <w:noProof/>
              <w:lang w:eastAsia="en-GB"/>
            </w:rPr>
          </w:pPr>
          <w:del w:id="248" w:author="Andrew Instone-Cowie" w:date="2024-08-28T10:02:00Z" w16du:dateUtc="2024-08-28T09:02:00Z">
            <w:r w:rsidRPr="004B5809" w:rsidDel="004B5809">
              <w:rPr>
                <w:noProof/>
                <w:rPrChange w:id="249" w:author="Andrew Instone-Cowie" w:date="2024-08-28T10:02:00Z" w16du:dateUtc="2024-08-28T09:02:00Z">
                  <w:rPr>
                    <w:rStyle w:val="Hyperlink"/>
                    <w:noProof/>
                  </w:rPr>
                </w:rPrChange>
              </w:rPr>
              <w:delText>Hardware Assembly</w:delText>
            </w:r>
            <w:r w:rsidDel="004B5809">
              <w:rPr>
                <w:noProof/>
                <w:webHidden/>
              </w:rPr>
              <w:tab/>
            </w:r>
            <w:r w:rsidR="00165740" w:rsidDel="004B5809">
              <w:rPr>
                <w:noProof/>
                <w:webHidden/>
              </w:rPr>
              <w:delText>14</w:delText>
            </w:r>
          </w:del>
        </w:p>
        <w:p w14:paraId="125B4D8A" w14:textId="777F6BA6" w:rsidR="00A074CB" w:rsidDel="004B5809" w:rsidRDefault="00A074CB">
          <w:pPr>
            <w:pStyle w:val="TOC2"/>
            <w:tabs>
              <w:tab w:val="right" w:leader="dot" w:pos="9016"/>
            </w:tabs>
            <w:rPr>
              <w:del w:id="250" w:author="Andrew Instone-Cowie" w:date="2024-08-28T10:02:00Z" w16du:dateUtc="2024-08-28T09:02:00Z"/>
              <w:rFonts w:eastAsiaTheme="minorEastAsia"/>
              <w:noProof/>
              <w:lang w:eastAsia="en-GB"/>
            </w:rPr>
          </w:pPr>
          <w:del w:id="251" w:author="Andrew Instone-Cowie" w:date="2024-08-28T10:02:00Z" w16du:dateUtc="2024-08-28T09:02:00Z">
            <w:r w:rsidRPr="004B5809" w:rsidDel="004B5809">
              <w:rPr>
                <w:noProof/>
                <w:rPrChange w:id="252" w:author="Andrew Instone-Cowie" w:date="2024-08-28T10:02:00Z" w16du:dateUtc="2024-08-28T09:02:00Z">
                  <w:rPr>
                    <w:rStyle w:val="Hyperlink"/>
                    <w:noProof/>
                  </w:rPr>
                </w:rPrChange>
              </w:rPr>
              <w:delText>Polarised Components</w:delText>
            </w:r>
            <w:r w:rsidDel="004B5809">
              <w:rPr>
                <w:noProof/>
                <w:webHidden/>
              </w:rPr>
              <w:tab/>
            </w:r>
            <w:r w:rsidR="00165740" w:rsidDel="004B5809">
              <w:rPr>
                <w:noProof/>
                <w:webHidden/>
              </w:rPr>
              <w:delText>14</w:delText>
            </w:r>
          </w:del>
        </w:p>
        <w:p w14:paraId="53BA51C4" w14:textId="580E5263" w:rsidR="00A074CB" w:rsidDel="004B5809" w:rsidRDefault="00A074CB">
          <w:pPr>
            <w:pStyle w:val="TOC2"/>
            <w:tabs>
              <w:tab w:val="right" w:leader="dot" w:pos="9016"/>
            </w:tabs>
            <w:rPr>
              <w:del w:id="253" w:author="Andrew Instone-Cowie" w:date="2024-08-28T10:02:00Z" w16du:dateUtc="2024-08-28T09:02:00Z"/>
              <w:rFonts w:eastAsiaTheme="minorEastAsia"/>
              <w:noProof/>
              <w:lang w:eastAsia="en-GB"/>
            </w:rPr>
          </w:pPr>
          <w:del w:id="254" w:author="Andrew Instone-Cowie" w:date="2024-08-28T10:02:00Z" w16du:dateUtc="2024-08-28T09:02:00Z">
            <w:r w:rsidRPr="004B5809" w:rsidDel="004B5809">
              <w:rPr>
                <w:noProof/>
                <w:rPrChange w:id="255" w:author="Andrew Instone-Cowie" w:date="2024-08-28T10:02:00Z" w16du:dateUtc="2024-08-28T09:02:00Z">
                  <w:rPr>
                    <w:rStyle w:val="Hyperlink"/>
                    <w:noProof/>
                  </w:rPr>
                </w:rPrChange>
              </w:rPr>
              <w:delText>Second PC Board</w:delText>
            </w:r>
            <w:r w:rsidDel="004B5809">
              <w:rPr>
                <w:noProof/>
                <w:webHidden/>
              </w:rPr>
              <w:tab/>
            </w:r>
            <w:r w:rsidR="00165740" w:rsidDel="004B5809">
              <w:rPr>
                <w:noProof/>
                <w:webHidden/>
              </w:rPr>
              <w:delText>14</w:delText>
            </w:r>
          </w:del>
        </w:p>
        <w:p w14:paraId="2DDFB39B" w14:textId="08F81CB7" w:rsidR="00A074CB" w:rsidDel="004B5809" w:rsidRDefault="00A074CB">
          <w:pPr>
            <w:pStyle w:val="TOC3"/>
            <w:tabs>
              <w:tab w:val="right" w:leader="dot" w:pos="9016"/>
            </w:tabs>
            <w:rPr>
              <w:del w:id="256" w:author="Andrew Instone-Cowie" w:date="2024-08-28T10:02:00Z" w16du:dateUtc="2024-08-28T09:02:00Z"/>
              <w:noProof/>
              <w:lang w:val="en-GB" w:eastAsia="en-GB"/>
            </w:rPr>
          </w:pPr>
          <w:del w:id="257" w:author="Andrew Instone-Cowie" w:date="2024-08-28T10:02:00Z" w16du:dateUtc="2024-08-28T09:02:00Z">
            <w:r w:rsidRPr="004B5809" w:rsidDel="004B5809">
              <w:rPr>
                <w:noProof/>
                <w:rPrChange w:id="258" w:author="Andrew Instone-Cowie" w:date="2024-08-28T10:02:00Z" w16du:dateUtc="2024-08-28T09:02:00Z">
                  <w:rPr>
                    <w:rStyle w:val="Hyperlink"/>
                    <w:noProof/>
                  </w:rPr>
                </w:rPrChange>
              </w:rPr>
              <w:delText>Parts List</w:delText>
            </w:r>
            <w:r w:rsidDel="004B5809">
              <w:rPr>
                <w:noProof/>
                <w:webHidden/>
              </w:rPr>
              <w:tab/>
            </w:r>
            <w:r w:rsidR="00165740" w:rsidDel="004B5809">
              <w:rPr>
                <w:noProof/>
                <w:webHidden/>
              </w:rPr>
              <w:delText>14</w:delText>
            </w:r>
          </w:del>
        </w:p>
        <w:p w14:paraId="79FA0E42" w14:textId="17B9865A" w:rsidR="00A074CB" w:rsidDel="004B5809" w:rsidRDefault="00A074CB">
          <w:pPr>
            <w:pStyle w:val="TOC3"/>
            <w:tabs>
              <w:tab w:val="right" w:leader="dot" w:pos="9016"/>
            </w:tabs>
            <w:rPr>
              <w:del w:id="259" w:author="Andrew Instone-Cowie" w:date="2024-08-28T10:02:00Z" w16du:dateUtc="2024-08-28T09:02:00Z"/>
              <w:noProof/>
              <w:lang w:val="en-GB" w:eastAsia="en-GB"/>
            </w:rPr>
          </w:pPr>
          <w:del w:id="260" w:author="Andrew Instone-Cowie" w:date="2024-08-28T10:02:00Z" w16du:dateUtc="2024-08-28T09:02:00Z">
            <w:r w:rsidRPr="004B5809" w:rsidDel="004B5809">
              <w:rPr>
                <w:noProof/>
                <w:rPrChange w:id="261" w:author="Andrew Instone-Cowie" w:date="2024-08-28T10:02:00Z" w16du:dateUtc="2024-08-28T09:02:00Z">
                  <w:rPr>
                    <w:rStyle w:val="Hyperlink"/>
                    <w:noProof/>
                  </w:rPr>
                </w:rPrChange>
              </w:rPr>
              <w:delText>Schematic</w:delText>
            </w:r>
            <w:r w:rsidDel="004B5809">
              <w:rPr>
                <w:noProof/>
                <w:webHidden/>
              </w:rPr>
              <w:tab/>
            </w:r>
            <w:r w:rsidR="00165740" w:rsidDel="004B5809">
              <w:rPr>
                <w:noProof/>
                <w:webHidden/>
              </w:rPr>
              <w:delText>15</w:delText>
            </w:r>
          </w:del>
        </w:p>
        <w:p w14:paraId="0901E8B9" w14:textId="62223673" w:rsidR="00A074CB" w:rsidDel="004B5809" w:rsidRDefault="00A074CB">
          <w:pPr>
            <w:pStyle w:val="TOC3"/>
            <w:tabs>
              <w:tab w:val="right" w:leader="dot" w:pos="9016"/>
            </w:tabs>
            <w:rPr>
              <w:del w:id="262" w:author="Andrew Instone-Cowie" w:date="2024-08-28T10:02:00Z" w16du:dateUtc="2024-08-28T09:02:00Z"/>
              <w:noProof/>
              <w:lang w:val="en-GB" w:eastAsia="en-GB"/>
            </w:rPr>
          </w:pPr>
          <w:del w:id="263" w:author="Andrew Instone-Cowie" w:date="2024-08-28T10:02:00Z" w16du:dateUtc="2024-08-28T09:02:00Z">
            <w:r w:rsidRPr="004B5809" w:rsidDel="004B5809">
              <w:rPr>
                <w:noProof/>
                <w:rPrChange w:id="264" w:author="Andrew Instone-Cowie" w:date="2024-08-28T10:02:00Z" w16du:dateUtc="2024-08-28T09:02:00Z">
                  <w:rPr>
                    <w:rStyle w:val="Hyperlink"/>
                    <w:noProof/>
                  </w:rPr>
                </w:rPrChange>
              </w:rPr>
              <w:delText>Parts</w:delText>
            </w:r>
            <w:r w:rsidDel="004B5809">
              <w:rPr>
                <w:noProof/>
                <w:webHidden/>
              </w:rPr>
              <w:tab/>
            </w:r>
            <w:r w:rsidR="00165740" w:rsidDel="004B5809">
              <w:rPr>
                <w:noProof/>
                <w:webHidden/>
              </w:rPr>
              <w:delText>16</w:delText>
            </w:r>
          </w:del>
        </w:p>
        <w:p w14:paraId="2949C6AB" w14:textId="5959499C" w:rsidR="00A074CB" w:rsidDel="004B5809" w:rsidRDefault="00A074CB">
          <w:pPr>
            <w:pStyle w:val="TOC3"/>
            <w:tabs>
              <w:tab w:val="right" w:leader="dot" w:pos="9016"/>
            </w:tabs>
            <w:rPr>
              <w:del w:id="265" w:author="Andrew Instone-Cowie" w:date="2024-08-28T10:02:00Z" w16du:dateUtc="2024-08-28T09:02:00Z"/>
              <w:noProof/>
              <w:lang w:val="en-GB" w:eastAsia="en-GB"/>
            </w:rPr>
          </w:pPr>
          <w:del w:id="266" w:author="Andrew Instone-Cowie" w:date="2024-08-28T10:02:00Z" w16du:dateUtc="2024-08-28T09:02:00Z">
            <w:r w:rsidRPr="004B5809" w:rsidDel="004B5809">
              <w:rPr>
                <w:noProof/>
                <w:rPrChange w:id="267" w:author="Andrew Instone-Cowie" w:date="2024-08-28T10:02:00Z" w16du:dateUtc="2024-08-28T09:02:00Z">
                  <w:rPr>
                    <w:rStyle w:val="Hyperlink"/>
                    <w:noProof/>
                  </w:rPr>
                </w:rPrChange>
              </w:rPr>
              <w:delText>PCB Layout</w:delText>
            </w:r>
            <w:r w:rsidDel="004B5809">
              <w:rPr>
                <w:noProof/>
                <w:webHidden/>
              </w:rPr>
              <w:tab/>
            </w:r>
            <w:r w:rsidR="00165740" w:rsidDel="004B5809">
              <w:rPr>
                <w:noProof/>
                <w:webHidden/>
              </w:rPr>
              <w:delText>16</w:delText>
            </w:r>
          </w:del>
        </w:p>
        <w:p w14:paraId="0E575036" w14:textId="0354DAEA" w:rsidR="00A074CB" w:rsidDel="004B5809" w:rsidRDefault="00A074CB">
          <w:pPr>
            <w:pStyle w:val="TOC3"/>
            <w:tabs>
              <w:tab w:val="right" w:leader="dot" w:pos="9016"/>
            </w:tabs>
            <w:rPr>
              <w:del w:id="268" w:author="Andrew Instone-Cowie" w:date="2024-08-28T10:02:00Z" w16du:dateUtc="2024-08-28T09:02:00Z"/>
              <w:noProof/>
              <w:lang w:val="en-GB" w:eastAsia="en-GB"/>
            </w:rPr>
          </w:pPr>
          <w:del w:id="269" w:author="Andrew Instone-Cowie" w:date="2024-08-28T10:02:00Z" w16du:dateUtc="2024-08-28T09:02:00Z">
            <w:r w:rsidRPr="004B5809" w:rsidDel="004B5809">
              <w:rPr>
                <w:noProof/>
                <w:rPrChange w:id="270" w:author="Andrew Instone-Cowie" w:date="2024-08-28T10:02:00Z" w16du:dateUtc="2024-08-28T09:02:00Z">
                  <w:rPr>
                    <w:rStyle w:val="Hyperlink"/>
                    <w:noProof/>
                  </w:rPr>
                </w:rPrChange>
              </w:rPr>
              <w:delText>Construction</w:delText>
            </w:r>
            <w:r w:rsidDel="004B5809">
              <w:rPr>
                <w:noProof/>
                <w:webHidden/>
              </w:rPr>
              <w:tab/>
            </w:r>
            <w:r w:rsidR="00165740" w:rsidDel="004B5809">
              <w:rPr>
                <w:noProof/>
                <w:webHidden/>
              </w:rPr>
              <w:delText>17</w:delText>
            </w:r>
          </w:del>
        </w:p>
        <w:p w14:paraId="46ACE309" w14:textId="750CC136" w:rsidR="00A074CB" w:rsidDel="004B5809" w:rsidRDefault="00A074CB">
          <w:pPr>
            <w:pStyle w:val="TOC3"/>
            <w:tabs>
              <w:tab w:val="right" w:leader="dot" w:pos="9016"/>
            </w:tabs>
            <w:rPr>
              <w:del w:id="271" w:author="Andrew Instone-Cowie" w:date="2024-08-28T10:02:00Z" w16du:dateUtc="2024-08-28T09:02:00Z"/>
              <w:noProof/>
              <w:lang w:val="en-GB" w:eastAsia="en-GB"/>
            </w:rPr>
          </w:pPr>
          <w:del w:id="272" w:author="Andrew Instone-Cowie" w:date="2024-08-28T10:02:00Z" w16du:dateUtc="2024-08-28T09:02:00Z">
            <w:r w:rsidRPr="004B5809" w:rsidDel="004B5809">
              <w:rPr>
                <w:noProof/>
                <w:rPrChange w:id="273" w:author="Andrew Instone-Cowie" w:date="2024-08-28T10:02:00Z" w16du:dateUtc="2024-08-28T09:02:00Z">
                  <w:rPr>
                    <w:rStyle w:val="Hyperlink"/>
                    <w:noProof/>
                  </w:rPr>
                </w:rPrChange>
              </w:rPr>
              <w:delText>Enclosure</w:delText>
            </w:r>
            <w:r w:rsidDel="004B5809">
              <w:rPr>
                <w:noProof/>
                <w:webHidden/>
              </w:rPr>
              <w:tab/>
            </w:r>
            <w:r w:rsidR="00165740" w:rsidDel="004B5809">
              <w:rPr>
                <w:noProof/>
                <w:webHidden/>
              </w:rPr>
              <w:delText>17</w:delText>
            </w:r>
          </w:del>
        </w:p>
        <w:p w14:paraId="718EABAE" w14:textId="2FBD8EAC" w:rsidR="00A074CB" w:rsidDel="004B5809" w:rsidRDefault="00A074CB">
          <w:pPr>
            <w:pStyle w:val="TOC2"/>
            <w:tabs>
              <w:tab w:val="right" w:leader="dot" w:pos="9016"/>
            </w:tabs>
            <w:rPr>
              <w:del w:id="274" w:author="Andrew Instone-Cowie" w:date="2024-08-28T10:02:00Z" w16du:dateUtc="2024-08-28T09:02:00Z"/>
              <w:rFonts w:eastAsiaTheme="minorEastAsia"/>
              <w:noProof/>
              <w:lang w:eastAsia="en-GB"/>
            </w:rPr>
          </w:pPr>
          <w:del w:id="275" w:author="Andrew Instone-Cowie" w:date="2024-08-28T10:02:00Z" w16du:dateUtc="2024-08-28T09:02:00Z">
            <w:r w:rsidRPr="004B5809" w:rsidDel="004B5809">
              <w:rPr>
                <w:noProof/>
                <w:rPrChange w:id="276" w:author="Andrew Instone-Cowie" w:date="2024-08-28T10:02:00Z" w16du:dateUtc="2024-08-28T09:02:00Z">
                  <w:rPr>
                    <w:rStyle w:val="Hyperlink"/>
                    <w:noProof/>
                  </w:rPr>
                </w:rPrChange>
              </w:rPr>
              <w:delText>Basic Serial Splitter Module – Master Board</w:delText>
            </w:r>
            <w:r w:rsidDel="004B5809">
              <w:rPr>
                <w:noProof/>
                <w:webHidden/>
              </w:rPr>
              <w:tab/>
            </w:r>
            <w:r w:rsidR="00165740" w:rsidDel="004B5809">
              <w:rPr>
                <w:noProof/>
                <w:webHidden/>
              </w:rPr>
              <w:delText>18</w:delText>
            </w:r>
          </w:del>
        </w:p>
        <w:p w14:paraId="095D2322" w14:textId="7DA4BC00" w:rsidR="00A074CB" w:rsidDel="004B5809" w:rsidRDefault="00A074CB">
          <w:pPr>
            <w:pStyle w:val="TOC3"/>
            <w:tabs>
              <w:tab w:val="right" w:leader="dot" w:pos="9016"/>
            </w:tabs>
            <w:rPr>
              <w:del w:id="277" w:author="Andrew Instone-Cowie" w:date="2024-08-28T10:02:00Z" w16du:dateUtc="2024-08-28T09:02:00Z"/>
              <w:noProof/>
              <w:lang w:val="en-GB" w:eastAsia="en-GB"/>
            </w:rPr>
          </w:pPr>
          <w:del w:id="278" w:author="Andrew Instone-Cowie" w:date="2024-08-28T10:02:00Z" w16du:dateUtc="2024-08-28T09:02:00Z">
            <w:r w:rsidRPr="004B5809" w:rsidDel="004B5809">
              <w:rPr>
                <w:noProof/>
                <w:rPrChange w:id="279" w:author="Andrew Instone-Cowie" w:date="2024-08-28T10:02:00Z" w16du:dateUtc="2024-08-28T09:02:00Z">
                  <w:rPr>
                    <w:rStyle w:val="Hyperlink"/>
                    <w:noProof/>
                  </w:rPr>
                </w:rPrChange>
              </w:rPr>
              <w:delText>Parts List</w:delText>
            </w:r>
            <w:r w:rsidDel="004B5809">
              <w:rPr>
                <w:noProof/>
                <w:webHidden/>
              </w:rPr>
              <w:tab/>
            </w:r>
            <w:r w:rsidR="00165740" w:rsidDel="004B5809">
              <w:rPr>
                <w:noProof/>
                <w:webHidden/>
              </w:rPr>
              <w:delText>18</w:delText>
            </w:r>
          </w:del>
        </w:p>
        <w:p w14:paraId="551978A3" w14:textId="390E8047" w:rsidR="00A074CB" w:rsidDel="004B5809" w:rsidRDefault="00A074CB">
          <w:pPr>
            <w:pStyle w:val="TOC3"/>
            <w:tabs>
              <w:tab w:val="right" w:leader="dot" w:pos="9016"/>
            </w:tabs>
            <w:rPr>
              <w:del w:id="280" w:author="Andrew Instone-Cowie" w:date="2024-08-28T10:02:00Z" w16du:dateUtc="2024-08-28T09:02:00Z"/>
              <w:noProof/>
              <w:lang w:val="en-GB" w:eastAsia="en-GB"/>
            </w:rPr>
          </w:pPr>
          <w:del w:id="281" w:author="Andrew Instone-Cowie" w:date="2024-08-28T10:02:00Z" w16du:dateUtc="2024-08-28T09:02:00Z">
            <w:r w:rsidRPr="004B5809" w:rsidDel="004B5809">
              <w:rPr>
                <w:noProof/>
                <w:rPrChange w:id="282" w:author="Andrew Instone-Cowie" w:date="2024-08-28T10:02:00Z" w16du:dateUtc="2024-08-28T09:02:00Z">
                  <w:rPr>
                    <w:rStyle w:val="Hyperlink"/>
                    <w:noProof/>
                  </w:rPr>
                </w:rPrChange>
              </w:rPr>
              <w:delText>Schematic</w:delText>
            </w:r>
            <w:r w:rsidDel="004B5809">
              <w:rPr>
                <w:noProof/>
                <w:webHidden/>
              </w:rPr>
              <w:tab/>
            </w:r>
            <w:r w:rsidR="00165740" w:rsidDel="004B5809">
              <w:rPr>
                <w:noProof/>
                <w:webHidden/>
              </w:rPr>
              <w:delText>19</w:delText>
            </w:r>
          </w:del>
        </w:p>
        <w:p w14:paraId="4D35E246" w14:textId="22EBDD3B" w:rsidR="00A074CB" w:rsidDel="004B5809" w:rsidRDefault="00A074CB">
          <w:pPr>
            <w:pStyle w:val="TOC3"/>
            <w:tabs>
              <w:tab w:val="right" w:leader="dot" w:pos="9016"/>
            </w:tabs>
            <w:rPr>
              <w:del w:id="283" w:author="Andrew Instone-Cowie" w:date="2024-08-28T10:02:00Z" w16du:dateUtc="2024-08-28T09:02:00Z"/>
              <w:noProof/>
              <w:lang w:val="en-GB" w:eastAsia="en-GB"/>
            </w:rPr>
          </w:pPr>
          <w:del w:id="284" w:author="Andrew Instone-Cowie" w:date="2024-08-28T10:02:00Z" w16du:dateUtc="2024-08-28T09:02:00Z">
            <w:r w:rsidRPr="004B5809" w:rsidDel="004B5809">
              <w:rPr>
                <w:noProof/>
                <w:rPrChange w:id="285" w:author="Andrew Instone-Cowie" w:date="2024-08-28T10:02:00Z" w16du:dateUtc="2024-08-28T09:02:00Z">
                  <w:rPr>
                    <w:rStyle w:val="Hyperlink"/>
                    <w:noProof/>
                  </w:rPr>
                </w:rPrChange>
              </w:rPr>
              <w:delText>Parts</w:delText>
            </w:r>
            <w:r w:rsidDel="004B5809">
              <w:rPr>
                <w:noProof/>
                <w:webHidden/>
              </w:rPr>
              <w:tab/>
            </w:r>
            <w:r w:rsidR="00165740" w:rsidDel="004B5809">
              <w:rPr>
                <w:noProof/>
                <w:webHidden/>
              </w:rPr>
              <w:delText>20</w:delText>
            </w:r>
          </w:del>
        </w:p>
        <w:p w14:paraId="27368833" w14:textId="7DFA8B60" w:rsidR="00A074CB" w:rsidDel="004B5809" w:rsidRDefault="00A074CB">
          <w:pPr>
            <w:pStyle w:val="TOC3"/>
            <w:tabs>
              <w:tab w:val="right" w:leader="dot" w:pos="9016"/>
            </w:tabs>
            <w:rPr>
              <w:del w:id="286" w:author="Andrew Instone-Cowie" w:date="2024-08-28T10:02:00Z" w16du:dateUtc="2024-08-28T09:02:00Z"/>
              <w:noProof/>
              <w:lang w:val="en-GB" w:eastAsia="en-GB"/>
            </w:rPr>
          </w:pPr>
          <w:del w:id="287" w:author="Andrew Instone-Cowie" w:date="2024-08-28T10:02:00Z" w16du:dateUtc="2024-08-28T09:02:00Z">
            <w:r w:rsidRPr="004B5809" w:rsidDel="004B5809">
              <w:rPr>
                <w:noProof/>
                <w:rPrChange w:id="288" w:author="Andrew Instone-Cowie" w:date="2024-08-28T10:02:00Z" w16du:dateUtc="2024-08-28T09:02:00Z">
                  <w:rPr>
                    <w:rStyle w:val="Hyperlink"/>
                    <w:noProof/>
                  </w:rPr>
                </w:rPrChange>
              </w:rPr>
              <w:delText>PCB Layout</w:delText>
            </w:r>
            <w:r w:rsidDel="004B5809">
              <w:rPr>
                <w:noProof/>
                <w:webHidden/>
              </w:rPr>
              <w:tab/>
            </w:r>
            <w:r w:rsidR="00165740" w:rsidDel="004B5809">
              <w:rPr>
                <w:noProof/>
                <w:webHidden/>
              </w:rPr>
              <w:delText>21</w:delText>
            </w:r>
          </w:del>
        </w:p>
        <w:p w14:paraId="7213CE29" w14:textId="54BDC58D" w:rsidR="00A074CB" w:rsidDel="004B5809" w:rsidRDefault="00A074CB">
          <w:pPr>
            <w:pStyle w:val="TOC3"/>
            <w:tabs>
              <w:tab w:val="right" w:leader="dot" w:pos="9016"/>
            </w:tabs>
            <w:rPr>
              <w:del w:id="289" w:author="Andrew Instone-Cowie" w:date="2024-08-28T10:02:00Z" w16du:dateUtc="2024-08-28T09:02:00Z"/>
              <w:noProof/>
              <w:lang w:val="en-GB" w:eastAsia="en-GB"/>
            </w:rPr>
          </w:pPr>
          <w:del w:id="290" w:author="Andrew Instone-Cowie" w:date="2024-08-28T10:02:00Z" w16du:dateUtc="2024-08-28T09:02:00Z">
            <w:r w:rsidRPr="004B5809" w:rsidDel="004B5809">
              <w:rPr>
                <w:noProof/>
                <w:rPrChange w:id="291" w:author="Andrew Instone-Cowie" w:date="2024-08-28T10:02:00Z" w16du:dateUtc="2024-08-28T09:02:00Z">
                  <w:rPr>
                    <w:rStyle w:val="Hyperlink"/>
                    <w:noProof/>
                  </w:rPr>
                </w:rPrChange>
              </w:rPr>
              <w:delText>Construction</w:delText>
            </w:r>
            <w:r w:rsidDel="004B5809">
              <w:rPr>
                <w:noProof/>
                <w:webHidden/>
              </w:rPr>
              <w:tab/>
            </w:r>
            <w:r w:rsidR="00165740" w:rsidDel="004B5809">
              <w:rPr>
                <w:noProof/>
                <w:webHidden/>
              </w:rPr>
              <w:delText>21</w:delText>
            </w:r>
          </w:del>
        </w:p>
        <w:p w14:paraId="7CD8FF97" w14:textId="26037E53" w:rsidR="00A074CB" w:rsidDel="004B5809" w:rsidRDefault="00A074CB">
          <w:pPr>
            <w:pStyle w:val="TOC2"/>
            <w:tabs>
              <w:tab w:val="right" w:leader="dot" w:pos="9016"/>
            </w:tabs>
            <w:rPr>
              <w:del w:id="292" w:author="Andrew Instone-Cowie" w:date="2024-08-28T10:02:00Z" w16du:dateUtc="2024-08-28T09:02:00Z"/>
              <w:rFonts w:eastAsiaTheme="minorEastAsia"/>
              <w:noProof/>
              <w:lang w:eastAsia="en-GB"/>
            </w:rPr>
          </w:pPr>
          <w:del w:id="293" w:author="Andrew Instone-Cowie" w:date="2024-08-28T10:02:00Z" w16du:dateUtc="2024-08-28T09:02:00Z">
            <w:r w:rsidRPr="004B5809" w:rsidDel="004B5809">
              <w:rPr>
                <w:noProof/>
                <w:rPrChange w:id="294" w:author="Andrew Instone-Cowie" w:date="2024-08-28T10:02:00Z" w16du:dateUtc="2024-08-28T09:02:00Z">
                  <w:rPr>
                    <w:rStyle w:val="Hyperlink"/>
                    <w:noProof/>
                  </w:rPr>
                </w:rPrChange>
              </w:rPr>
              <w:delText>Basic Serial Splitter Module – Expander Board</w:delText>
            </w:r>
            <w:r w:rsidDel="004B5809">
              <w:rPr>
                <w:noProof/>
                <w:webHidden/>
              </w:rPr>
              <w:tab/>
            </w:r>
            <w:r w:rsidR="00165740" w:rsidDel="004B5809">
              <w:rPr>
                <w:noProof/>
                <w:webHidden/>
              </w:rPr>
              <w:delText>24</w:delText>
            </w:r>
          </w:del>
        </w:p>
        <w:p w14:paraId="2BD23812" w14:textId="51C8C05D" w:rsidR="00A074CB" w:rsidDel="004B5809" w:rsidRDefault="00A074CB">
          <w:pPr>
            <w:pStyle w:val="TOC3"/>
            <w:tabs>
              <w:tab w:val="right" w:leader="dot" w:pos="9016"/>
            </w:tabs>
            <w:rPr>
              <w:del w:id="295" w:author="Andrew Instone-Cowie" w:date="2024-08-28T10:02:00Z" w16du:dateUtc="2024-08-28T09:02:00Z"/>
              <w:noProof/>
              <w:lang w:val="en-GB" w:eastAsia="en-GB"/>
            </w:rPr>
          </w:pPr>
          <w:del w:id="296" w:author="Andrew Instone-Cowie" w:date="2024-08-28T10:02:00Z" w16du:dateUtc="2024-08-28T09:02:00Z">
            <w:r w:rsidRPr="004B5809" w:rsidDel="004B5809">
              <w:rPr>
                <w:noProof/>
                <w:rPrChange w:id="297" w:author="Andrew Instone-Cowie" w:date="2024-08-28T10:02:00Z" w16du:dateUtc="2024-08-28T09:02:00Z">
                  <w:rPr>
                    <w:rStyle w:val="Hyperlink"/>
                    <w:noProof/>
                  </w:rPr>
                </w:rPrChange>
              </w:rPr>
              <w:delText>Parts List</w:delText>
            </w:r>
            <w:r w:rsidDel="004B5809">
              <w:rPr>
                <w:noProof/>
                <w:webHidden/>
              </w:rPr>
              <w:tab/>
            </w:r>
            <w:r w:rsidR="00165740" w:rsidDel="004B5809">
              <w:rPr>
                <w:noProof/>
                <w:webHidden/>
              </w:rPr>
              <w:delText>24</w:delText>
            </w:r>
          </w:del>
        </w:p>
        <w:p w14:paraId="3ABDD9E4" w14:textId="4464ACFF" w:rsidR="00A074CB" w:rsidDel="004B5809" w:rsidRDefault="00A074CB">
          <w:pPr>
            <w:pStyle w:val="TOC3"/>
            <w:tabs>
              <w:tab w:val="right" w:leader="dot" w:pos="9016"/>
            </w:tabs>
            <w:rPr>
              <w:del w:id="298" w:author="Andrew Instone-Cowie" w:date="2024-08-28T10:02:00Z" w16du:dateUtc="2024-08-28T09:02:00Z"/>
              <w:noProof/>
              <w:lang w:val="en-GB" w:eastAsia="en-GB"/>
            </w:rPr>
          </w:pPr>
          <w:del w:id="299" w:author="Andrew Instone-Cowie" w:date="2024-08-28T10:02:00Z" w16du:dateUtc="2024-08-28T09:02:00Z">
            <w:r w:rsidRPr="004B5809" w:rsidDel="004B5809">
              <w:rPr>
                <w:noProof/>
                <w:rPrChange w:id="300" w:author="Andrew Instone-Cowie" w:date="2024-08-28T10:02:00Z" w16du:dateUtc="2024-08-28T09:02:00Z">
                  <w:rPr>
                    <w:rStyle w:val="Hyperlink"/>
                    <w:noProof/>
                  </w:rPr>
                </w:rPrChange>
              </w:rPr>
              <w:delText>Parts</w:delText>
            </w:r>
            <w:r w:rsidDel="004B5809">
              <w:rPr>
                <w:noProof/>
                <w:webHidden/>
              </w:rPr>
              <w:tab/>
            </w:r>
            <w:r w:rsidR="00165740" w:rsidDel="004B5809">
              <w:rPr>
                <w:noProof/>
                <w:webHidden/>
              </w:rPr>
              <w:delText>25</w:delText>
            </w:r>
          </w:del>
        </w:p>
        <w:p w14:paraId="205CC105" w14:textId="03F181D5" w:rsidR="00A074CB" w:rsidDel="004B5809" w:rsidRDefault="00A074CB">
          <w:pPr>
            <w:pStyle w:val="TOC3"/>
            <w:tabs>
              <w:tab w:val="right" w:leader="dot" w:pos="9016"/>
            </w:tabs>
            <w:rPr>
              <w:del w:id="301" w:author="Andrew Instone-Cowie" w:date="2024-08-28T10:02:00Z" w16du:dateUtc="2024-08-28T09:02:00Z"/>
              <w:noProof/>
              <w:lang w:val="en-GB" w:eastAsia="en-GB"/>
            </w:rPr>
          </w:pPr>
          <w:del w:id="302" w:author="Andrew Instone-Cowie" w:date="2024-08-28T10:02:00Z" w16du:dateUtc="2024-08-28T09:02:00Z">
            <w:r w:rsidRPr="004B5809" w:rsidDel="004B5809">
              <w:rPr>
                <w:noProof/>
                <w:rPrChange w:id="303" w:author="Andrew Instone-Cowie" w:date="2024-08-28T10:02:00Z" w16du:dateUtc="2024-08-28T09:02:00Z">
                  <w:rPr>
                    <w:rStyle w:val="Hyperlink"/>
                    <w:noProof/>
                  </w:rPr>
                </w:rPrChange>
              </w:rPr>
              <w:delText>Construction</w:delText>
            </w:r>
            <w:r w:rsidDel="004B5809">
              <w:rPr>
                <w:noProof/>
                <w:webHidden/>
              </w:rPr>
              <w:tab/>
            </w:r>
            <w:r w:rsidR="00165740" w:rsidDel="004B5809">
              <w:rPr>
                <w:noProof/>
                <w:webHidden/>
              </w:rPr>
              <w:delText>25</w:delText>
            </w:r>
          </w:del>
        </w:p>
        <w:p w14:paraId="21659158" w14:textId="02252EB2" w:rsidR="00A074CB" w:rsidDel="004B5809" w:rsidRDefault="00A074CB">
          <w:pPr>
            <w:pStyle w:val="TOC2"/>
            <w:tabs>
              <w:tab w:val="right" w:leader="dot" w:pos="9016"/>
            </w:tabs>
            <w:rPr>
              <w:del w:id="304" w:author="Andrew Instone-Cowie" w:date="2024-08-28T10:02:00Z" w16du:dateUtc="2024-08-28T09:02:00Z"/>
              <w:rFonts w:eastAsiaTheme="minorEastAsia"/>
              <w:noProof/>
              <w:lang w:eastAsia="en-GB"/>
            </w:rPr>
          </w:pPr>
          <w:del w:id="305" w:author="Andrew Instone-Cowie" w:date="2024-08-28T10:02:00Z" w16du:dateUtc="2024-08-28T09:02:00Z">
            <w:r w:rsidRPr="004B5809" w:rsidDel="004B5809">
              <w:rPr>
                <w:noProof/>
                <w:rPrChange w:id="306" w:author="Andrew Instone-Cowie" w:date="2024-08-28T10:02:00Z" w16du:dateUtc="2024-08-28T09:02:00Z">
                  <w:rPr>
                    <w:rStyle w:val="Hyperlink"/>
                    <w:noProof/>
                  </w:rPr>
                </w:rPrChange>
              </w:rPr>
              <w:delText>Enclosures</w:delText>
            </w:r>
            <w:r w:rsidDel="004B5809">
              <w:rPr>
                <w:noProof/>
                <w:webHidden/>
              </w:rPr>
              <w:tab/>
            </w:r>
            <w:r w:rsidR="00165740" w:rsidDel="004B5809">
              <w:rPr>
                <w:noProof/>
                <w:webHidden/>
              </w:rPr>
              <w:delText>27</w:delText>
            </w:r>
          </w:del>
        </w:p>
        <w:p w14:paraId="50859D1B" w14:textId="6727D61F" w:rsidR="00A074CB" w:rsidDel="004B5809" w:rsidRDefault="00A074CB">
          <w:pPr>
            <w:pStyle w:val="TOC3"/>
            <w:tabs>
              <w:tab w:val="right" w:leader="dot" w:pos="9016"/>
            </w:tabs>
            <w:rPr>
              <w:del w:id="307" w:author="Andrew Instone-Cowie" w:date="2024-08-28T10:02:00Z" w16du:dateUtc="2024-08-28T09:02:00Z"/>
              <w:noProof/>
              <w:lang w:val="en-GB" w:eastAsia="en-GB"/>
            </w:rPr>
          </w:pPr>
          <w:del w:id="308" w:author="Andrew Instone-Cowie" w:date="2024-08-28T10:02:00Z" w16du:dateUtc="2024-08-28T09:02:00Z">
            <w:r w:rsidRPr="004B5809" w:rsidDel="004B5809">
              <w:rPr>
                <w:noProof/>
                <w:rPrChange w:id="309" w:author="Andrew Instone-Cowie" w:date="2024-08-28T10:02:00Z" w16du:dateUtc="2024-08-28T09:02:00Z">
                  <w:rPr>
                    <w:rStyle w:val="Hyperlink"/>
                    <w:noProof/>
                  </w:rPr>
                </w:rPrChange>
              </w:rPr>
              <w:delText>Parts List</w:delText>
            </w:r>
            <w:r w:rsidDel="004B5809">
              <w:rPr>
                <w:noProof/>
                <w:webHidden/>
              </w:rPr>
              <w:tab/>
            </w:r>
            <w:r w:rsidR="00165740" w:rsidDel="004B5809">
              <w:rPr>
                <w:noProof/>
                <w:webHidden/>
              </w:rPr>
              <w:delText>27</w:delText>
            </w:r>
          </w:del>
        </w:p>
        <w:p w14:paraId="30E9013B" w14:textId="2BA8D77C" w:rsidR="00A074CB" w:rsidDel="004B5809" w:rsidRDefault="00A074CB">
          <w:pPr>
            <w:pStyle w:val="TOC3"/>
            <w:tabs>
              <w:tab w:val="right" w:leader="dot" w:pos="9016"/>
            </w:tabs>
            <w:rPr>
              <w:del w:id="310" w:author="Andrew Instone-Cowie" w:date="2024-08-28T10:02:00Z" w16du:dateUtc="2024-08-28T09:02:00Z"/>
              <w:noProof/>
              <w:lang w:val="en-GB" w:eastAsia="en-GB"/>
            </w:rPr>
          </w:pPr>
          <w:del w:id="311" w:author="Andrew Instone-Cowie" w:date="2024-08-28T10:02:00Z" w16du:dateUtc="2024-08-28T09:02:00Z">
            <w:r w:rsidRPr="004B5809" w:rsidDel="004B5809">
              <w:rPr>
                <w:noProof/>
                <w:rPrChange w:id="312" w:author="Andrew Instone-Cowie" w:date="2024-08-28T10:02:00Z" w16du:dateUtc="2024-08-28T09:02:00Z">
                  <w:rPr>
                    <w:rStyle w:val="Hyperlink"/>
                    <w:noProof/>
                  </w:rPr>
                </w:rPrChange>
              </w:rPr>
              <w:delText>Second PC Module Enclosure</w:delText>
            </w:r>
            <w:r w:rsidDel="004B5809">
              <w:rPr>
                <w:noProof/>
                <w:webHidden/>
              </w:rPr>
              <w:tab/>
            </w:r>
            <w:r w:rsidR="00165740" w:rsidDel="004B5809">
              <w:rPr>
                <w:noProof/>
                <w:webHidden/>
              </w:rPr>
              <w:delText>28</w:delText>
            </w:r>
          </w:del>
        </w:p>
        <w:p w14:paraId="75E107E7" w14:textId="4875794F" w:rsidR="00A074CB" w:rsidDel="004B5809" w:rsidRDefault="00A074CB">
          <w:pPr>
            <w:pStyle w:val="TOC3"/>
            <w:tabs>
              <w:tab w:val="right" w:leader="dot" w:pos="9016"/>
            </w:tabs>
            <w:rPr>
              <w:del w:id="313" w:author="Andrew Instone-Cowie" w:date="2024-08-28T10:02:00Z" w16du:dateUtc="2024-08-28T09:02:00Z"/>
              <w:noProof/>
              <w:lang w:val="en-GB" w:eastAsia="en-GB"/>
            </w:rPr>
          </w:pPr>
          <w:del w:id="314" w:author="Andrew Instone-Cowie" w:date="2024-08-28T10:02:00Z" w16du:dateUtc="2024-08-28T09:02:00Z">
            <w:r w:rsidRPr="004B5809" w:rsidDel="004B5809">
              <w:rPr>
                <w:noProof/>
                <w:rPrChange w:id="315" w:author="Andrew Instone-Cowie" w:date="2024-08-28T10:02:00Z" w16du:dateUtc="2024-08-28T09:02:00Z">
                  <w:rPr>
                    <w:rStyle w:val="Hyperlink"/>
                    <w:noProof/>
                  </w:rPr>
                </w:rPrChange>
              </w:rPr>
              <w:delText>D Sub Serial Connector Alternative Drilling</w:delText>
            </w:r>
            <w:r w:rsidDel="004B5809">
              <w:rPr>
                <w:noProof/>
                <w:webHidden/>
              </w:rPr>
              <w:tab/>
            </w:r>
            <w:r w:rsidR="00165740" w:rsidDel="004B5809">
              <w:rPr>
                <w:noProof/>
                <w:webHidden/>
              </w:rPr>
              <w:delText>29</w:delText>
            </w:r>
          </w:del>
        </w:p>
        <w:p w14:paraId="54F91018" w14:textId="6F8A51CC" w:rsidR="00A074CB" w:rsidDel="004B5809" w:rsidRDefault="00A074CB">
          <w:pPr>
            <w:pStyle w:val="TOC3"/>
            <w:tabs>
              <w:tab w:val="right" w:leader="dot" w:pos="9016"/>
            </w:tabs>
            <w:rPr>
              <w:del w:id="316" w:author="Andrew Instone-Cowie" w:date="2024-08-28T10:02:00Z" w16du:dateUtc="2024-08-28T09:02:00Z"/>
              <w:noProof/>
              <w:lang w:val="en-GB" w:eastAsia="en-GB"/>
            </w:rPr>
          </w:pPr>
          <w:del w:id="317" w:author="Andrew Instone-Cowie" w:date="2024-08-28T10:02:00Z" w16du:dateUtc="2024-08-28T09:02:00Z">
            <w:r w:rsidRPr="004B5809" w:rsidDel="004B5809">
              <w:rPr>
                <w:noProof/>
                <w:rPrChange w:id="318" w:author="Andrew Instone-Cowie" w:date="2024-08-28T10:02:00Z" w16du:dateUtc="2024-08-28T09:02:00Z">
                  <w:rPr>
                    <w:rStyle w:val="Hyperlink"/>
                    <w:noProof/>
                  </w:rPr>
                </w:rPrChange>
              </w:rPr>
              <w:delText>Basic Serial Splitter Enclosure</w:delText>
            </w:r>
            <w:r w:rsidDel="004B5809">
              <w:rPr>
                <w:noProof/>
                <w:webHidden/>
              </w:rPr>
              <w:tab/>
            </w:r>
            <w:r w:rsidR="00165740" w:rsidDel="004B5809">
              <w:rPr>
                <w:noProof/>
                <w:webHidden/>
              </w:rPr>
              <w:delText>30</w:delText>
            </w:r>
          </w:del>
        </w:p>
        <w:p w14:paraId="71EB4733" w14:textId="1EAB00AA" w:rsidR="00A074CB" w:rsidDel="004B5809" w:rsidRDefault="00A074CB">
          <w:pPr>
            <w:pStyle w:val="TOC3"/>
            <w:tabs>
              <w:tab w:val="right" w:leader="dot" w:pos="9016"/>
            </w:tabs>
            <w:rPr>
              <w:del w:id="319" w:author="Andrew Instone-Cowie" w:date="2024-08-28T10:02:00Z" w16du:dateUtc="2024-08-28T09:02:00Z"/>
              <w:noProof/>
              <w:lang w:val="en-GB" w:eastAsia="en-GB"/>
            </w:rPr>
          </w:pPr>
          <w:del w:id="320" w:author="Andrew Instone-Cowie" w:date="2024-08-28T10:02:00Z" w16du:dateUtc="2024-08-28T09:02:00Z">
            <w:r w:rsidRPr="004B5809" w:rsidDel="004B5809">
              <w:rPr>
                <w:noProof/>
                <w:rPrChange w:id="321" w:author="Andrew Instone-Cowie" w:date="2024-08-28T10:02:00Z" w16du:dateUtc="2024-08-28T09:02:00Z">
                  <w:rPr>
                    <w:rStyle w:val="Hyperlink"/>
                    <w:noProof/>
                  </w:rPr>
                </w:rPrChange>
              </w:rPr>
              <w:delText>PCB Mounting Hardware</w:delText>
            </w:r>
            <w:r w:rsidDel="004B5809">
              <w:rPr>
                <w:noProof/>
                <w:webHidden/>
              </w:rPr>
              <w:tab/>
            </w:r>
            <w:r w:rsidR="00165740" w:rsidDel="004B5809">
              <w:rPr>
                <w:noProof/>
                <w:webHidden/>
              </w:rPr>
              <w:delText>31</w:delText>
            </w:r>
          </w:del>
        </w:p>
        <w:p w14:paraId="6A17719A" w14:textId="531FB046" w:rsidR="00A074CB" w:rsidDel="004B5809" w:rsidRDefault="00A074CB">
          <w:pPr>
            <w:pStyle w:val="TOC2"/>
            <w:tabs>
              <w:tab w:val="right" w:leader="dot" w:pos="9016"/>
            </w:tabs>
            <w:rPr>
              <w:del w:id="322" w:author="Andrew Instone-Cowie" w:date="2024-08-28T10:02:00Z" w16du:dateUtc="2024-08-28T09:02:00Z"/>
              <w:rFonts w:eastAsiaTheme="minorEastAsia"/>
              <w:noProof/>
              <w:lang w:eastAsia="en-GB"/>
            </w:rPr>
          </w:pPr>
          <w:del w:id="323" w:author="Andrew Instone-Cowie" w:date="2024-08-28T10:02:00Z" w16du:dateUtc="2024-08-28T09:02:00Z">
            <w:r w:rsidRPr="004B5809" w:rsidDel="004B5809">
              <w:rPr>
                <w:noProof/>
                <w:rPrChange w:id="324" w:author="Andrew Instone-Cowie" w:date="2024-08-28T10:02:00Z" w16du:dateUtc="2024-08-28T09:02:00Z">
                  <w:rPr>
                    <w:rStyle w:val="Hyperlink"/>
                    <w:noProof/>
                  </w:rPr>
                </w:rPrChange>
              </w:rPr>
              <w:delText>Completed Assemblies</w:delText>
            </w:r>
            <w:r w:rsidDel="004B5809">
              <w:rPr>
                <w:noProof/>
                <w:webHidden/>
              </w:rPr>
              <w:tab/>
            </w:r>
            <w:r w:rsidR="00165740" w:rsidDel="004B5809">
              <w:rPr>
                <w:noProof/>
                <w:webHidden/>
              </w:rPr>
              <w:delText>33</w:delText>
            </w:r>
          </w:del>
        </w:p>
        <w:p w14:paraId="206E0760" w14:textId="49D101FC" w:rsidR="00A074CB" w:rsidDel="004B5809" w:rsidRDefault="00A074CB">
          <w:pPr>
            <w:pStyle w:val="TOC3"/>
            <w:tabs>
              <w:tab w:val="right" w:leader="dot" w:pos="9016"/>
            </w:tabs>
            <w:rPr>
              <w:del w:id="325" w:author="Andrew Instone-Cowie" w:date="2024-08-28T10:02:00Z" w16du:dateUtc="2024-08-28T09:02:00Z"/>
              <w:noProof/>
              <w:lang w:val="en-GB" w:eastAsia="en-GB"/>
            </w:rPr>
          </w:pPr>
          <w:del w:id="326" w:author="Andrew Instone-Cowie" w:date="2024-08-28T10:02:00Z" w16du:dateUtc="2024-08-28T09:02:00Z">
            <w:r w:rsidRPr="004B5809" w:rsidDel="004B5809">
              <w:rPr>
                <w:noProof/>
                <w:rPrChange w:id="327" w:author="Andrew Instone-Cowie" w:date="2024-08-28T10:02:00Z" w16du:dateUtc="2024-08-28T09:02:00Z">
                  <w:rPr>
                    <w:rStyle w:val="Hyperlink"/>
                    <w:noProof/>
                  </w:rPr>
                </w:rPrChange>
              </w:rPr>
              <w:delText>Second PC Module</w:delText>
            </w:r>
            <w:r w:rsidDel="004B5809">
              <w:rPr>
                <w:noProof/>
                <w:webHidden/>
              </w:rPr>
              <w:tab/>
            </w:r>
            <w:r w:rsidR="00165740" w:rsidDel="004B5809">
              <w:rPr>
                <w:noProof/>
                <w:webHidden/>
              </w:rPr>
              <w:delText>33</w:delText>
            </w:r>
          </w:del>
        </w:p>
        <w:p w14:paraId="381DACF7" w14:textId="668EE727" w:rsidR="00A074CB" w:rsidDel="004B5809" w:rsidRDefault="00A074CB">
          <w:pPr>
            <w:pStyle w:val="TOC3"/>
            <w:tabs>
              <w:tab w:val="right" w:leader="dot" w:pos="9016"/>
            </w:tabs>
            <w:rPr>
              <w:del w:id="328" w:author="Andrew Instone-Cowie" w:date="2024-08-28T10:02:00Z" w16du:dateUtc="2024-08-28T09:02:00Z"/>
              <w:noProof/>
              <w:lang w:val="en-GB" w:eastAsia="en-GB"/>
            </w:rPr>
          </w:pPr>
          <w:del w:id="329" w:author="Andrew Instone-Cowie" w:date="2024-08-28T10:02:00Z" w16du:dateUtc="2024-08-28T09:02:00Z">
            <w:r w:rsidRPr="004B5809" w:rsidDel="004B5809">
              <w:rPr>
                <w:noProof/>
                <w:rPrChange w:id="330" w:author="Andrew Instone-Cowie" w:date="2024-08-28T10:02:00Z" w16du:dateUtc="2024-08-28T09:02:00Z">
                  <w:rPr>
                    <w:rStyle w:val="Hyperlink"/>
                    <w:noProof/>
                  </w:rPr>
                </w:rPrChange>
              </w:rPr>
              <w:delText>Basic Serial Splitter Module</w:delText>
            </w:r>
            <w:r w:rsidDel="004B5809">
              <w:rPr>
                <w:noProof/>
                <w:webHidden/>
              </w:rPr>
              <w:tab/>
            </w:r>
            <w:r w:rsidR="00165740" w:rsidDel="004B5809">
              <w:rPr>
                <w:noProof/>
                <w:webHidden/>
              </w:rPr>
              <w:delText>33</w:delText>
            </w:r>
          </w:del>
        </w:p>
        <w:p w14:paraId="65815752" w14:textId="28DA4A9E" w:rsidR="00A074CB" w:rsidDel="004B5809" w:rsidRDefault="00A074CB">
          <w:pPr>
            <w:pStyle w:val="TOC2"/>
            <w:tabs>
              <w:tab w:val="right" w:leader="dot" w:pos="9016"/>
            </w:tabs>
            <w:rPr>
              <w:del w:id="331" w:author="Andrew Instone-Cowie" w:date="2024-08-28T10:02:00Z" w16du:dateUtc="2024-08-28T09:02:00Z"/>
              <w:rFonts w:eastAsiaTheme="minorEastAsia"/>
              <w:noProof/>
              <w:lang w:eastAsia="en-GB"/>
            </w:rPr>
          </w:pPr>
          <w:del w:id="332" w:author="Andrew Instone-Cowie" w:date="2024-08-28T10:02:00Z" w16du:dateUtc="2024-08-28T09:02:00Z">
            <w:r w:rsidRPr="004B5809" w:rsidDel="004B5809">
              <w:rPr>
                <w:noProof/>
                <w:rPrChange w:id="333" w:author="Andrew Instone-Cowie" w:date="2024-08-28T10:02:00Z" w16du:dateUtc="2024-08-28T09:02:00Z">
                  <w:rPr>
                    <w:rStyle w:val="Hyperlink"/>
                    <w:noProof/>
                  </w:rPr>
                </w:rPrChange>
              </w:rPr>
              <w:delText>Cabling</w:delText>
            </w:r>
            <w:r w:rsidDel="004B5809">
              <w:rPr>
                <w:noProof/>
                <w:webHidden/>
              </w:rPr>
              <w:tab/>
            </w:r>
            <w:r w:rsidR="00165740" w:rsidDel="004B5809">
              <w:rPr>
                <w:noProof/>
                <w:webHidden/>
              </w:rPr>
              <w:delText>35</w:delText>
            </w:r>
          </w:del>
        </w:p>
        <w:p w14:paraId="2DFFCB98" w14:textId="5996E06E" w:rsidR="00A074CB" w:rsidDel="004B5809" w:rsidRDefault="00A074CB">
          <w:pPr>
            <w:pStyle w:val="TOC3"/>
            <w:tabs>
              <w:tab w:val="right" w:leader="dot" w:pos="9016"/>
            </w:tabs>
            <w:rPr>
              <w:del w:id="334" w:author="Andrew Instone-Cowie" w:date="2024-08-28T10:02:00Z" w16du:dateUtc="2024-08-28T09:02:00Z"/>
              <w:noProof/>
              <w:lang w:val="en-GB" w:eastAsia="en-GB"/>
            </w:rPr>
          </w:pPr>
          <w:del w:id="335" w:author="Andrew Instone-Cowie" w:date="2024-08-28T10:02:00Z" w16du:dateUtc="2024-08-28T09:02:00Z">
            <w:r w:rsidRPr="004B5809" w:rsidDel="004B5809">
              <w:rPr>
                <w:noProof/>
                <w:rPrChange w:id="336" w:author="Andrew Instone-Cowie" w:date="2024-08-28T10:02:00Z" w16du:dateUtc="2024-08-28T09:02:00Z">
                  <w:rPr>
                    <w:rStyle w:val="Hyperlink"/>
                    <w:noProof/>
                  </w:rPr>
                </w:rPrChange>
              </w:rPr>
              <w:delText>Second PC Module</w:delText>
            </w:r>
            <w:r w:rsidDel="004B5809">
              <w:rPr>
                <w:noProof/>
                <w:webHidden/>
              </w:rPr>
              <w:tab/>
            </w:r>
            <w:r w:rsidR="00165740" w:rsidDel="004B5809">
              <w:rPr>
                <w:noProof/>
                <w:webHidden/>
              </w:rPr>
              <w:delText>35</w:delText>
            </w:r>
          </w:del>
        </w:p>
        <w:p w14:paraId="493241C9" w14:textId="6EF7AF13" w:rsidR="00A074CB" w:rsidDel="004B5809" w:rsidRDefault="00A074CB">
          <w:pPr>
            <w:pStyle w:val="TOC3"/>
            <w:tabs>
              <w:tab w:val="right" w:leader="dot" w:pos="9016"/>
            </w:tabs>
            <w:rPr>
              <w:del w:id="337" w:author="Andrew Instone-Cowie" w:date="2024-08-28T10:02:00Z" w16du:dateUtc="2024-08-28T09:02:00Z"/>
              <w:noProof/>
              <w:lang w:val="en-GB" w:eastAsia="en-GB"/>
            </w:rPr>
          </w:pPr>
          <w:del w:id="338" w:author="Andrew Instone-Cowie" w:date="2024-08-28T10:02:00Z" w16du:dateUtc="2024-08-28T09:02:00Z">
            <w:r w:rsidRPr="004B5809" w:rsidDel="004B5809">
              <w:rPr>
                <w:noProof/>
                <w:rPrChange w:id="339" w:author="Andrew Instone-Cowie" w:date="2024-08-28T10:02:00Z" w16du:dateUtc="2024-08-28T09:02:00Z">
                  <w:rPr>
                    <w:rStyle w:val="Hyperlink"/>
                    <w:noProof/>
                  </w:rPr>
                </w:rPrChange>
              </w:rPr>
              <w:delText>Basic Serial Splitter Module</w:delText>
            </w:r>
            <w:r w:rsidDel="004B5809">
              <w:rPr>
                <w:noProof/>
                <w:webHidden/>
              </w:rPr>
              <w:tab/>
            </w:r>
            <w:r w:rsidR="00165740" w:rsidDel="004B5809">
              <w:rPr>
                <w:noProof/>
                <w:webHidden/>
              </w:rPr>
              <w:delText>35</w:delText>
            </w:r>
          </w:del>
        </w:p>
        <w:p w14:paraId="2812A55F" w14:textId="4B34FF5E" w:rsidR="00A074CB" w:rsidDel="004B5809" w:rsidRDefault="00A074CB">
          <w:pPr>
            <w:pStyle w:val="TOC1"/>
            <w:tabs>
              <w:tab w:val="right" w:leader="dot" w:pos="9016"/>
            </w:tabs>
            <w:rPr>
              <w:del w:id="340" w:author="Andrew Instone-Cowie" w:date="2024-08-28T10:02:00Z" w16du:dateUtc="2024-08-28T09:02:00Z"/>
              <w:rFonts w:eastAsiaTheme="minorEastAsia"/>
              <w:noProof/>
              <w:lang w:eastAsia="en-GB"/>
            </w:rPr>
          </w:pPr>
          <w:del w:id="341" w:author="Andrew Instone-Cowie" w:date="2024-08-28T10:02:00Z" w16du:dateUtc="2024-08-28T09:02:00Z">
            <w:r w:rsidRPr="004B5809" w:rsidDel="004B5809">
              <w:rPr>
                <w:noProof/>
                <w:rPrChange w:id="342" w:author="Andrew Instone-Cowie" w:date="2024-08-28T10:02:00Z" w16du:dateUtc="2024-08-28T09:02:00Z">
                  <w:rPr>
                    <w:rStyle w:val="Hyperlink"/>
                    <w:noProof/>
                  </w:rPr>
                </w:rPrChange>
              </w:rPr>
              <w:delText>Appendix: Older Interface Boards</w:delText>
            </w:r>
            <w:r w:rsidDel="004B5809">
              <w:rPr>
                <w:noProof/>
                <w:webHidden/>
              </w:rPr>
              <w:tab/>
            </w:r>
            <w:r w:rsidR="00165740" w:rsidDel="004B5809">
              <w:rPr>
                <w:noProof/>
                <w:webHidden/>
              </w:rPr>
              <w:delText>36</w:delText>
            </w:r>
          </w:del>
        </w:p>
        <w:p w14:paraId="6E5EEFD2" w14:textId="03335A8E" w:rsidR="00A074CB" w:rsidDel="004B5809" w:rsidRDefault="00A074CB">
          <w:pPr>
            <w:pStyle w:val="TOC1"/>
            <w:tabs>
              <w:tab w:val="right" w:leader="dot" w:pos="9016"/>
            </w:tabs>
            <w:rPr>
              <w:del w:id="343" w:author="Andrew Instone-Cowie" w:date="2024-08-28T10:02:00Z" w16du:dateUtc="2024-08-28T09:02:00Z"/>
              <w:rFonts w:eastAsiaTheme="minorEastAsia"/>
              <w:noProof/>
              <w:lang w:eastAsia="en-GB"/>
            </w:rPr>
          </w:pPr>
          <w:del w:id="344" w:author="Andrew Instone-Cowie" w:date="2024-08-28T10:02:00Z" w16du:dateUtc="2024-08-28T09:02:00Z">
            <w:r w:rsidRPr="004B5809" w:rsidDel="004B5809">
              <w:rPr>
                <w:noProof/>
                <w:rPrChange w:id="345" w:author="Andrew Instone-Cowie" w:date="2024-08-28T10:02:00Z" w16du:dateUtc="2024-08-28T09:02:00Z">
                  <w:rPr>
                    <w:rStyle w:val="Hyperlink"/>
                    <w:noProof/>
                  </w:rPr>
                </w:rPrChange>
              </w:rPr>
              <w:delText>Appendix: Configuring the Interface</w:delText>
            </w:r>
            <w:r w:rsidDel="004B5809">
              <w:rPr>
                <w:noProof/>
                <w:webHidden/>
              </w:rPr>
              <w:tab/>
            </w:r>
            <w:r w:rsidR="00165740" w:rsidDel="004B5809">
              <w:rPr>
                <w:noProof/>
                <w:webHidden/>
              </w:rPr>
              <w:delText>37</w:delText>
            </w:r>
          </w:del>
        </w:p>
        <w:p w14:paraId="4B2341FA" w14:textId="6F745695" w:rsidR="00A074CB" w:rsidDel="004B5809" w:rsidRDefault="00A074CB">
          <w:pPr>
            <w:pStyle w:val="TOC1"/>
            <w:tabs>
              <w:tab w:val="right" w:leader="dot" w:pos="9016"/>
            </w:tabs>
            <w:rPr>
              <w:del w:id="346" w:author="Andrew Instone-Cowie" w:date="2024-08-28T10:02:00Z" w16du:dateUtc="2024-08-28T09:02:00Z"/>
              <w:rFonts w:eastAsiaTheme="minorEastAsia"/>
              <w:noProof/>
              <w:lang w:eastAsia="en-GB"/>
            </w:rPr>
          </w:pPr>
          <w:del w:id="347" w:author="Andrew Instone-Cowie" w:date="2024-08-28T10:02:00Z" w16du:dateUtc="2024-08-28T09:02:00Z">
            <w:r w:rsidRPr="004B5809" w:rsidDel="004B5809">
              <w:rPr>
                <w:noProof/>
                <w:rPrChange w:id="348" w:author="Andrew Instone-Cowie" w:date="2024-08-28T10:02:00Z" w16du:dateUtc="2024-08-28T09:02:00Z">
                  <w:rPr>
                    <w:rStyle w:val="Hyperlink"/>
                    <w:noProof/>
                  </w:rPr>
                </w:rPrChange>
              </w:rPr>
              <w:delText>Licensing &amp; Disclaimers</w:delText>
            </w:r>
            <w:r w:rsidDel="004B5809">
              <w:rPr>
                <w:noProof/>
                <w:webHidden/>
              </w:rPr>
              <w:tab/>
            </w:r>
            <w:r w:rsidR="00165740" w:rsidDel="004B5809">
              <w:rPr>
                <w:noProof/>
                <w:webHidden/>
              </w:rPr>
              <w:delText>38</w:delText>
            </w:r>
          </w:del>
        </w:p>
        <w:p w14:paraId="22A6E2DF" w14:textId="4E018D8D" w:rsidR="00A074CB" w:rsidDel="004B5809" w:rsidRDefault="00A074CB">
          <w:pPr>
            <w:pStyle w:val="TOC2"/>
            <w:tabs>
              <w:tab w:val="right" w:leader="dot" w:pos="9016"/>
            </w:tabs>
            <w:rPr>
              <w:del w:id="349" w:author="Andrew Instone-Cowie" w:date="2024-08-28T10:02:00Z" w16du:dateUtc="2024-08-28T09:02:00Z"/>
              <w:rFonts w:eastAsiaTheme="minorEastAsia"/>
              <w:noProof/>
              <w:lang w:eastAsia="en-GB"/>
            </w:rPr>
          </w:pPr>
          <w:del w:id="350" w:author="Andrew Instone-Cowie" w:date="2024-08-28T10:02:00Z" w16du:dateUtc="2024-08-28T09:02:00Z">
            <w:r w:rsidRPr="004B5809" w:rsidDel="004B5809">
              <w:rPr>
                <w:noProof/>
                <w:rPrChange w:id="351" w:author="Andrew Instone-Cowie" w:date="2024-08-28T10:02:00Z" w16du:dateUtc="2024-08-28T09:02:00Z">
                  <w:rPr>
                    <w:rStyle w:val="Hyperlink"/>
                    <w:noProof/>
                  </w:rPr>
                </w:rPrChange>
              </w:rPr>
              <w:delText>Documentation</w:delText>
            </w:r>
            <w:r w:rsidDel="004B5809">
              <w:rPr>
                <w:noProof/>
                <w:webHidden/>
              </w:rPr>
              <w:tab/>
            </w:r>
            <w:r w:rsidR="00165740" w:rsidDel="004B5809">
              <w:rPr>
                <w:noProof/>
                <w:webHidden/>
              </w:rPr>
              <w:delText>38</w:delText>
            </w:r>
          </w:del>
        </w:p>
        <w:p w14:paraId="775A50B0" w14:textId="24F1C5BA" w:rsidR="00A074CB" w:rsidDel="004B5809" w:rsidRDefault="00A074CB">
          <w:pPr>
            <w:pStyle w:val="TOC2"/>
            <w:tabs>
              <w:tab w:val="right" w:leader="dot" w:pos="9016"/>
            </w:tabs>
            <w:rPr>
              <w:del w:id="352" w:author="Andrew Instone-Cowie" w:date="2024-08-28T10:02:00Z" w16du:dateUtc="2024-08-28T09:02:00Z"/>
              <w:rFonts w:eastAsiaTheme="minorEastAsia"/>
              <w:noProof/>
              <w:lang w:eastAsia="en-GB"/>
            </w:rPr>
          </w:pPr>
          <w:del w:id="353" w:author="Andrew Instone-Cowie" w:date="2024-08-28T10:02:00Z" w16du:dateUtc="2024-08-28T09:02:00Z">
            <w:r w:rsidRPr="004B5809" w:rsidDel="004B5809">
              <w:rPr>
                <w:noProof/>
                <w:rPrChange w:id="354" w:author="Andrew Instone-Cowie" w:date="2024-08-28T10:02:00Z" w16du:dateUtc="2024-08-28T09:02:00Z">
                  <w:rPr>
                    <w:rStyle w:val="Hyperlink"/>
                    <w:noProof/>
                  </w:rPr>
                </w:rPrChange>
              </w:rPr>
              <w:delText>Software</w:delText>
            </w:r>
            <w:r w:rsidDel="004B5809">
              <w:rPr>
                <w:noProof/>
                <w:webHidden/>
              </w:rPr>
              <w:tab/>
            </w:r>
            <w:r w:rsidR="00165740" w:rsidDel="004B5809">
              <w:rPr>
                <w:noProof/>
                <w:webHidden/>
              </w:rPr>
              <w:delText>38</w:delText>
            </w:r>
          </w:del>
        </w:p>
        <w:p w14:paraId="5ED65B4F" w14:textId="61565931" w:rsidR="00A074CB" w:rsidDel="004B5809" w:rsidRDefault="00A074CB">
          <w:pPr>
            <w:pStyle w:val="TOC1"/>
            <w:tabs>
              <w:tab w:val="right" w:leader="dot" w:pos="9016"/>
            </w:tabs>
            <w:rPr>
              <w:del w:id="355" w:author="Andrew Instone-Cowie" w:date="2024-08-28T10:02:00Z" w16du:dateUtc="2024-08-28T09:02:00Z"/>
              <w:rFonts w:eastAsiaTheme="minorEastAsia"/>
              <w:noProof/>
              <w:lang w:eastAsia="en-GB"/>
            </w:rPr>
          </w:pPr>
          <w:del w:id="356" w:author="Andrew Instone-Cowie" w:date="2024-08-28T10:02:00Z" w16du:dateUtc="2024-08-28T09:02:00Z">
            <w:r w:rsidRPr="004B5809" w:rsidDel="004B5809">
              <w:rPr>
                <w:noProof/>
                <w:rPrChange w:id="357" w:author="Andrew Instone-Cowie" w:date="2024-08-28T10:02:00Z" w16du:dateUtc="2024-08-28T09:02:00Z">
                  <w:rPr>
                    <w:rStyle w:val="Hyperlink"/>
                    <w:noProof/>
                  </w:rPr>
                </w:rPrChange>
              </w:rPr>
              <w:delText>Acknowledgements</w:delText>
            </w:r>
            <w:r w:rsidDel="004B5809">
              <w:rPr>
                <w:noProof/>
                <w:webHidden/>
              </w:rPr>
              <w:tab/>
            </w:r>
            <w:r w:rsidR="00165740" w:rsidDel="004B5809">
              <w:rPr>
                <w:noProof/>
                <w:webHidden/>
              </w:rPr>
              <w:delText>39</w:delText>
            </w:r>
          </w:del>
        </w:p>
        <w:p w14:paraId="3829239B" w14:textId="6079CAC7" w:rsidR="001060D5" w:rsidRDefault="004A19E5" w:rsidP="00D16CF7">
          <w:pPr>
            <w:rPr>
              <w:noProof/>
            </w:rPr>
          </w:pPr>
          <w:r>
            <w:rPr>
              <w:b/>
              <w:bCs/>
              <w:noProof/>
            </w:rPr>
            <w:fldChar w:fldCharType="end"/>
          </w:r>
        </w:p>
      </w:sdtContent>
    </w:sdt>
    <w:p w14:paraId="1D47D27E" w14:textId="77777777" w:rsidR="003A3D10" w:rsidRPr="00787764" w:rsidRDefault="00B7322D" w:rsidP="001E1F78">
      <w:pPr>
        <w:pStyle w:val="Heading1"/>
        <w:spacing w:after="100"/>
      </w:pPr>
      <w:bookmarkStart w:id="358" w:name="_Toc175732234"/>
      <w:r>
        <w:t>I</w:t>
      </w:r>
      <w:r w:rsidR="00E35852">
        <w:t>ndex</w:t>
      </w:r>
      <w:r w:rsidR="003A3D10">
        <w:t xml:space="preserve"> of Figures</w:t>
      </w:r>
      <w:bookmarkEnd w:id="358"/>
    </w:p>
    <w:p w14:paraId="48975C2A" w14:textId="4298D69E" w:rsidR="008A112E" w:rsidRDefault="003A3D10" w:rsidP="008A112E">
      <w:pPr>
        <w:pStyle w:val="TableofFigures"/>
        <w:tabs>
          <w:tab w:val="right" w:leader="dot" w:pos="9016"/>
        </w:tabs>
        <w:spacing w:after="120"/>
        <w:rPr>
          <w:ins w:id="359" w:author="Andrew Instone-Cowie" w:date="2024-08-28T10:10:00Z" w16du:dateUtc="2024-08-28T09:10:00Z"/>
          <w:rFonts w:eastAsiaTheme="minorEastAsia"/>
          <w:noProof/>
          <w:kern w:val="2"/>
          <w:sz w:val="24"/>
          <w:szCs w:val="24"/>
          <w:lang w:eastAsia="en-GB"/>
          <w14:ligatures w14:val="standardContextual"/>
        </w:rPr>
        <w:pPrChange w:id="360" w:author="Andrew Instone-Cowie" w:date="2024-08-28T10:11:00Z" w16du:dateUtc="2024-08-28T09:11:00Z">
          <w:pPr>
            <w:pStyle w:val="TableofFigures"/>
            <w:tabs>
              <w:tab w:val="right" w:leader="dot" w:pos="9016"/>
            </w:tabs>
          </w:pPr>
        </w:pPrChange>
      </w:pPr>
      <w:r>
        <w:rPr>
          <w:i/>
        </w:rPr>
        <w:fldChar w:fldCharType="begin"/>
      </w:r>
      <w:r>
        <w:rPr>
          <w:i/>
        </w:rPr>
        <w:instrText xml:space="preserve"> TOC \h \z \c "Figure" </w:instrText>
      </w:r>
      <w:r>
        <w:rPr>
          <w:i/>
        </w:rPr>
        <w:fldChar w:fldCharType="separate"/>
      </w:r>
      <w:ins w:id="361" w:author="Andrew Instone-Cowie" w:date="2024-08-28T10:10:00Z" w16du:dateUtc="2024-08-28T09:10:00Z">
        <w:r w:rsidR="008A112E" w:rsidRPr="00DA090C">
          <w:rPr>
            <w:rStyle w:val="Hyperlink"/>
            <w:noProof/>
          </w:rPr>
          <w:fldChar w:fldCharType="begin"/>
        </w:r>
        <w:r w:rsidR="008A112E" w:rsidRPr="00DA090C">
          <w:rPr>
            <w:rStyle w:val="Hyperlink"/>
            <w:noProof/>
          </w:rPr>
          <w:instrText xml:space="preserve"> </w:instrText>
        </w:r>
        <w:r w:rsidR="008A112E">
          <w:rPr>
            <w:noProof/>
          </w:rPr>
          <w:instrText>HYPERLINK \l "_Toc175732285"</w:instrText>
        </w:r>
        <w:r w:rsidR="008A112E" w:rsidRPr="00DA090C">
          <w:rPr>
            <w:rStyle w:val="Hyperlink"/>
            <w:noProof/>
          </w:rPr>
          <w:instrText xml:space="preserve"> </w:instrText>
        </w:r>
        <w:r w:rsidR="008A112E" w:rsidRPr="00DA090C">
          <w:rPr>
            <w:rStyle w:val="Hyperlink"/>
            <w:noProof/>
          </w:rPr>
        </w:r>
        <w:r w:rsidR="008A112E" w:rsidRPr="00DA090C">
          <w:rPr>
            <w:rStyle w:val="Hyperlink"/>
            <w:noProof/>
          </w:rPr>
          <w:fldChar w:fldCharType="separate"/>
        </w:r>
        <w:r w:rsidR="008A112E" w:rsidRPr="00DA090C">
          <w:rPr>
            <w:rStyle w:val="Hyperlink"/>
            <w:noProof/>
          </w:rPr>
          <w:t>Figure 1 – Documentation Map</w:t>
        </w:r>
        <w:r w:rsidR="008A112E">
          <w:rPr>
            <w:noProof/>
            <w:webHidden/>
          </w:rPr>
          <w:tab/>
        </w:r>
        <w:r w:rsidR="008A112E">
          <w:rPr>
            <w:noProof/>
            <w:webHidden/>
          </w:rPr>
          <w:fldChar w:fldCharType="begin"/>
        </w:r>
        <w:r w:rsidR="008A112E">
          <w:rPr>
            <w:noProof/>
            <w:webHidden/>
          </w:rPr>
          <w:instrText xml:space="preserve"> PAGEREF _Toc175732285 \h </w:instrText>
        </w:r>
        <w:r w:rsidR="008A112E">
          <w:rPr>
            <w:noProof/>
            <w:webHidden/>
          </w:rPr>
        </w:r>
      </w:ins>
      <w:r w:rsidR="008A112E">
        <w:rPr>
          <w:noProof/>
          <w:webHidden/>
        </w:rPr>
        <w:fldChar w:fldCharType="separate"/>
      </w:r>
      <w:ins w:id="362" w:author="Andrew Instone-Cowie" w:date="2024-08-28T10:12:00Z" w16du:dateUtc="2024-08-28T09:12:00Z">
        <w:r w:rsidR="002561BD">
          <w:rPr>
            <w:noProof/>
            <w:webHidden/>
          </w:rPr>
          <w:t>7</w:t>
        </w:r>
      </w:ins>
      <w:ins w:id="363" w:author="Andrew Instone-Cowie" w:date="2024-08-28T10:10:00Z" w16du:dateUtc="2024-08-28T09:10:00Z">
        <w:r w:rsidR="008A112E">
          <w:rPr>
            <w:noProof/>
            <w:webHidden/>
          </w:rPr>
          <w:fldChar w:fldCharType="end"/>
        </w:r>
        <w:r w:rsidR="008A112E" w:rsidRPr="00DA090C">
          <w:rPr>
            <w:rStyle w:val="Hyperlink"/>
            <w:noProof/>
          </w:rPr>
          <w:fldChar w:fldCharType="end"/>
        </w:r>
      </w:ins>
    </w:p>
    <w:p w14:paraId="71B78AE0" w14:textId="2DED00A0" w:rsidR="008A112E" w:rsidRDefault="008A112E" w:rsidP="008A112E">
      <w:pPr>
        <w:pStyle w:val="TableofFigures"/>
        <w:tabs>
          <w:tab w:val="right" w:leader="dot" w:pos="9016"/>
        </w:tabs>
        <w:spacing w:after="120"/>
        <w:rPr>
          <w:ins w:id="364" w:author="Andrew Instone-Cowie" w:date="2024-08-28T10:10:00Z" w16du:dateUtc="2024-08-28T09:10:00Z"/>
          <w:rFonts w:eastAsiaTheme="minorEastAsia"/>
          <w:noProof/>
          <w:kern w:val="2"/>
          <w:sz w:val="24"/>
          <w:szCs w:val="24"/>
          <w:lang w:eastAsia="en-GB"/>
          <w14:ligatures w14:val="standardContextual"/>
        </w:rPr>
        <w:pPrChange w:id="365" w:author="Andrew Instone-Cowie" w:date="2024-08-28T10:11:00Z" w16du:dateUtc="2024-08-28T09:11:00Z">
          <w:pPr>
            <w:pStyle w:val="TableofFigures"/>
            <w:tabs>
              <w:tab w:val="right" w:leader="dot" w:pos="9016"/>
            </w:tabs>
          </w:pPr>
        </w:pPrChange>
      </w:pPr>
      <w:ins w:id="366" w:author="Andrew Instone-Cowie" w:date="2024-08-28T10:10:00Z" w16du:dateUtc="2024-08-28T09:10:00Z">
        <w:r w:rsidRPr="00DA090C">
          <w:rPr>
            <w:rStyle w:val="Hyperlink"/>
            <w:noProof/>
          </w:rPr>
          <w:fldChar w:fldCharType="begin"/>
        </w:r>
        <w:r w:rsidRPr="00DA090C">
          <w:rPr>
            <w:rStyle w:val="Hyperlink"/>
            <w:noProof/>
          </w:rPr>
          <w:instrText xml:space="preserve"> </w:instrText>
        </w:r>
        <w:r>
          <w:rPr>
            <w:noProof/>
          </w:rPr>
          <w:instrText>HYPERLINK \l "_Toc175732286"</w:instrText>
        </w:r>
        <w:r w:rsidRPr="00DA090C">
          <w:rPr>
            <w:rStyle w:val="Hyperlink"/>
            <w:noProof/>
          </w:rPr>
          <w:instrText xml:space="preserve"> </w:instrText>
        </w:r>
        <w:r w:rsidRPr="00DA090C">
          <w:rPr>
            <w:rStyle w:val="Hyperlink"/>
            <w:noProof/>
          </w:rPr>
        </w:r>
        <w:r w:rsidRPr="00DA090C">
          <w:rPr>
            <w:rStyle w:val="Hyperlink"/>
            <w:noProof/>
          </w:rPr>
          <w:fldChar w:fldCharType="separate"/>
        </w:r>
        <w:r w:rsidRPr="00DA090C">
          <w:rPr>
            <w:rStyle w:val="Hyperlink"/>
            <w:noProof/>
          </w:rPr>
          <w:t>Figure 2 – Second PC Module General Arrangement</w:t>
        </w:r>
        <w:r>
          <w:rPr>
            <w:noProof/>
            <w:webHidden/>
          </w:rPr>
          <w:tab/>
        </w:r>
        <w:r>
          <w:rPr>
            <w:noProof/>
            <w:webHidden/>
          </w:rPr>
          <w:fldChar w:fldCharType="begin"/>
        </w:r>
        <w:r>
          <w:rPr>
            <w:noProof/>
            <w:webHidden/>
          </w:rPr>
          <w:instrText xml:space="preserve"> PAGEREF _Toc175732286 \h </w:instrText>
        </w:r>
        <w:r>
          <w:rPr>
            <w:noProof/>
            <w:webHidden/>
          </w:rPr>
        </w:r>
      </w:ins>
      <w:r>
        <w:rPr>
          <w:noProof/>
          <w:webHidden/>
        </w:rPr>
        <w:fldChar w:fldCharType="separate"/>
      </w:r>
      <w:ins w:id="367" w:author="Andrew Instone-Cowie" w:date="2024-08-28T10:12:00Z" w16du:dateUtc="2024-08-28T09:12:00Z">
        <w:r w:rsidR="002561BD">
          <w:rPr>
            <w:noProof/>
            <w:webHidden/>
          </w:rPr>
          <w:t>10</w:t>
        </w:r>
      </w:ins>
      <w:ins w:id="368" w:author="Andrew Instone-Cowie" w:date="2024-08-28T10:10:00Z" w16du:dateUtc="2024-08-28T09:10:00Z">
        <w:r>
          <w:rPr>
            <w:noProof/>
            <w:webHidden/>
          </w:rPr>
          <w:fldChar w:fldCharType="end"/>
        </w:r>
        <w:r w:rsidRPr="00DA090C">
          <w:rPr>
            <w:rStyle w:val="Hyperlink"/>
            <w:noProof/>
          </w:rPr>
          <w:fldChar w:fldCharType="end"/>
        </w:r>
      </w:ins>
    </w:p>
    <w:p w14:paraId="2957A87D" w14:textId="76080743" w:rsidR="008A112E" w:rsidRDefault="008A112E" w:rsidP="008A112E">
      <w:pPr>
        <w:pStyle w:val="TableofFigures"/>
        <w:tabs>
          <w:tab w:val="right" w:leader="dot" w:pos="9016"/>
        </w:tabs>
        <w:spacing w:after="120"/>
        <w:rPr>
          <w:ins w:id="369" w:author="Andrew Instone-Cowie" w:date="2024-08-28T10:10:00Z" w16du:dateUtc="2024-08-28T09:10:00Z"/>
          <w:rFonts w:eastAsiaTheme="minorEastAsia"/>
          <w:noProof/>
          <w:kern w:val="2"/>
          <w:sz w:val="24"/>
          <w:szCs w:val="24"/>
          <w:lang w:eastAsia="en-GB"/>
          <w14:ligatures w14:val="standardContextual"/>
        </w:rPr>
        <w:pPrChange w:id="370" w:author="Andrew Instone-Cowie" w:date="2024-08-28T10:11:00Z" w16du:dateUtc="2024-08-28T09:11:00Z">
          <w:pPr>
            <w:pStyle w:val="TableofFigures"/>
            <w:tabs>
              <w:tab w:val="right" w:leader="dot" w:pos="9016"/>
            </w:tabs>
          </w:pPr>
        </w:pPrChange>
      </w:pPr>
      <w:ins w:id="371" w:author="Andrew Instone-Cowie" w:date="2024-08-28T10:10:00Z" w16du:dateUtc="2024-08-28T09:10:00Z">
        <w:r w:rsidRPr="00DA090C">
          <w:rPr>
            <w:rStyle w:val="Hyperlink"/>
            <w:noProof/>
          </w:rPr>
          <w:fldChar w:fldCharType="begin"/>
        </w:r>
        <w:r w:rsidRPr="00DA090C">
          <w:rPr>
            <w:rStyle w:val="Hyperlink"/>
            <w:noProof/>
          </w:rPr>
          <w:instrText xml:space="preserve"> </w:instrText>
        </w:r>
        <w:r>
          <w:rPr>
            <w:noProof/>
          </w:rPr>
          <w:instrText>HYPERLINK \l "_Toc175732287"</w:instrText>
        </w:r>
        <w:r w:rsidRPr="00DA090C">
          <w:rPr>
            <w:rStyle w:val="Hyperlink"/>
            <w:noProof/>
          </w:rPr>
          <w:instrText xml:space="preserve"> </w:instrText>
        </w:r>
        <w:r w:rsidRPr="00DA090C">
          <w:rPr>
            <w:rStyle w:val="Hyperlink"/>
            <w:noProof/>
          </w:rPr>
        </w:r>
        <w:r w:rsidRPr="00DA090C">
          <w:rPr>
            <w:rStyle w:val="Hyperlink"/>
            <w:noProof/>
          </w:rPr>
          <w:fldChar w:fldCharType="separate"/>
        </w:r>
        <w:r w:rsidRPr="00DA090C">
          <w:rPr>
            <w:rStyle w:val="Hyperlink"/>
            <w:noProof/>
          </w:rPr>
          <w:t>Figure 3 – Basic Serial Splitter Modules General Arrangement</w:t>
        </w:r>
        <w:r>
          <w:rPr>
            <w:noProof/>
            <w:webHidden/>
          </w:rPr>
          <w:tab/>
        </w:r>
        <w:r>
          <w:rPr>
            <w:noProof/>
            <w:webHidden/>
          </w:rPr>
          <w:fldChar w:fldCharType="begin"/>
        </w:r>
        <w:r>
          <w:rPr>
            <w:noProof/>
            <w:webHidden/>
          </w:rPr>
          <w:instrText xml:space="preserve"> PAGEREF _Toc175732287 \h </w:instrText>
        </w:r>
        <w:r>
          <w:rPr>
            <w:noProof/>
            <w:webHidden/>
          </w:rPr>
        </w:r>
      </w:ins>
      <w:r>
        <w:rPr>
          <w:noProof/>
          <w:webHidden/>
        </w:rPr>
        <w:fldChar w:fldCharType="separate"/>
      </w:r>
      <w:ins w:id="372" w:author="Andrew Instone-Cowie" w:date="2024-08-28T10:12:00Z" w16du:dateUtc="2024-08-28T09:12:00Z">
        <w:r w:rsidR="002561BD">
          <w:rPr>
            <w:noProof/>
            <w:webHidden/>
          </w:rPr>
          <w:t>11</w:t>
        </w:r>
      </w:ins>
      <w:ins w:id="373" w:author="Andrew Instone-Cowie" w:date="2024-08-28T10:10:00Z" w16du:dateUtc="2024-08-28T09:10:00Z">
        <w:r>
          <w:rPr>
            <w:noProof/>
            <w:webHidden/>
          </w:rPr>
          <w:fldChar w:fldCharType="end"/>
        </w:r>
        <w:r w:rsidRPr="00DA090C">
          <w:rPr>
            <w:rStyle w:val="Hyperlink"/>
            <w:noProof/>
          </w:rPr>
          <w:fldChar w:fldCharType="end"/>
        </w:r>
      </w:ins>
    </w:p>
    <w:p w14:paraId="22E799A8" w14:textId="308BC636" w:rsidR="008A112E" w:rsidRDefault="008A112E" w:rsidP="008A112E">
      <w:pPr>
        <w:pStyle w:val="TableofFigures"/>
        <w:tabs>
          <w:tab w:val="right" w:leader="dot" w:pos="9016"/>
        </w:tabs>
        <w:spacing w:after="120"/>
        <w:rPr>
          <w:ins w:id="374" w:author="Andrew Instone-Cowie" w:date="2024-08-28T10:10:00Z" w16du:dateUtc="2024-08-28T09:10:00Z"/>
          <w:rFonts w:eastAsiaTheme="minorEastAsia"/>
          <w:noProof/>
          <w:kern w:val="2"/>
          <w:sz w:val="24"/>
          <w:szCs w:val="24"/>
          <w:lang w:eastAsia="en-GB"/>
          <w14:ligatures w14:val="standardContextual"/>
        </w:rPr>
        <w:pPrChange w:id="375" w:author="Andrew Instone-Cowie" w:date="2024-08-28T10:11:00Z" w16du:dateUtc="2024-08-28T09:11:00Z">
          <w:pPr>
            <w:pStyle w:val="TableofFigures"/>
            <w:tabs>
              <w:tab w:val="right" w:leader="dot" w:pos="9016"/>
            </w:tabs>
          </w:pPr>
        </w:pPrChange>
      </w:pPr>
      <w:ins w:id="376" w:author="Andrew Instone-Cowie" w:date="2024-08-28T10:10:00Z" w16du:dateUtc="2024-08-28T09:10:00Z">
        <w:r w:rsidRPr="00DA090C">
          <w:rPr>
            <w:rStyle w:val="Hyperlink"/>
            <w:noProof/>
          </w:rPr>
          <w:fldChar w:fldCharType="begin"/>
        </w:r>
        <w:r w:rsidRPr="00DA090C">
          <w:rPr>
            <w:rStyle w:val="Hyperlink"/>
            <w:noProof/>
          </w:rPr>
          <w:instrText xml:space="preserve"> </w:instrText>
        </w:r>
        <w:r>
          <w:rPr>
            <w:noProof/>
          </w:rPr>
          <w:instrText>HYPERLINK \l "_Toc175732288"</w:instrText>
        </w:r>
        <w:r w:rsidRPr="00DA090C">
          <w:rPr>
            <w:rStyle w:val="Hyperlink"/>
            <w:noProof/>
          </w:rPr>
          <w:instrText xml:space="preserve"> </w:instrText>
        </w:r>
        <w:r w:rsidRPr="00DA090C">
          <w:rPr>
            <w:rStyle w:val="Hyperlink"/>
            <w:noProof/>
          </w:rPr>
        </w:r>
        <w:r w:rsidRPr="00DA090C">
          <w:rPr>
            <w:rStyle w:val="Hyperlink"/>
            <w:noProof/>
          </w:rPr>
          <w:fldChar w:fldCharType="separate"/>
        </w:r>
        <w:r w:rsidRPr="00DA090C">
          <w:rPr>
            <w:rStyle w:val="Hyperlink"/>
            <w:noProof/>
          </w:rPr>
          <w:t>Figure 4 – Second PC Module Parts</w:t>
        </w:r>
        <w:r>
          <w:rPr>
            <w:noProof/>
            <w:webHidden/>
          </w:rPr>
          <w:tab/>
        </w:r>
        <w:r>
          <w:rPr>
            <w:noProof/>
            <w:webHidden/>
          </w:rPr>
          <w:fldChar w:fldCharType="begin"/>
        </w:r>
        <w:r>
          <w:rPr>
            <w:noProof/>
            <w:webHidden/>
          </w:rPr>
          <w:instrText xml:space="preserve"> PAGEREF _Toc175732288 \h </w:instrText>
        </w:r>
        <w:r>
          <w:rPr>
            <w:noProof/>
            <w:webHidden/>
          </w:rPr>
        </w:r>
      </w:ins>
      <w:r>
        <w:rPr>
          <w:noProof/>
          <w:webHidden/>
        </w:rPr>
        <w:fldChar w:fldCharType="separate"/>
      </w:r>
      <w:ins w:id="377" w:author="Andrew Instone-Cowie" w:date="2024-08-28T10:12:00Z" w16du:dateUtc="2024-08-28T09:12:00Z">
        <w:r w:rsidR="002561BD">
          <w:rPr>
            <w:noProof/>
            <w:webHidden/>
          </w:rPr>
          <w:t>16</w:t>
        </w:r>
      </w:ins>
      <w:ins w:id="378" w:author="Andrew Instone-Cowie" w:date="2024-08-28T10:10:00Z" w16du:dateUtc="2024-08-28T09:10:00Z">
        <w:r>
          <w:rPr>
            <w:noProof/>
            <w:webHidden/>
          </w:rPr>
          <w:fldChar w:fldCharType="end"/>
        </w:r>
        <w:r w:rsidRPr="00DA090C">
          <w:rPr>
            <w:rStyle w:val="Hyperlink"/>
            <w:noProof/>
          </w:rPr>
          <w:fldChar w:fldCharType="end"/>
        </w:r>
      </w:ins>
    </w:p>
    <w:p w14:paraId="29FE7822" w14:textId="1275AAD5" w:rsidR="008A112E" w:rsidRDefault="008A112E" w:rsidP="008A112E">
      <w:pPr>
        <w:pStyle w:val="TableofFigures"/>
        <w:tabs>
          <w:tab w:val="right" w:leader="dot" w:pos="9016"/>
        </w:tabs>
        <w:spacing w:after="120"/>
        <w:rPr>
          <w:ins w:id="379" w:author="Andrew Instone-Cowie" w:date="2024-08-28T10:10:00Z" w16du:dateUtc="2024-08-28T09:10:00Z"/>
          <w:rFonts w:eastAsiaTheme="minorEastAsia"/>
          <w:noProof/>
          <w:kern w:val="2"/>
          <w:sz w:val="24"/>
          <w:szCs w:val="24"/>
          <w:lang w:eastAsia="en-GB"/>
          <w14:ligatures w14:val="standardContextual"/>
        </w:rPr>
        <w:pPrChange w:id="380" w:author="Andrew Instone-Cowie" w:date="2024-08-28T10:11:00Z" w16du:dateUtc="2024-08-28T09:11:00Z">
          <w:pPr>
            <w:pStyle w:val="TableofFigures"/>
            <w:tabs>
              <w:tab w:val="right" w:leader="dot" w:pos="9016"/>
            </w:tabs>
          </w:pPr>
        </w:pPrChange>
      </w:pPr>
      <w:ins w:id="381" w:author="Andrew Instone-Cowie" w:date="2024-08-28T10:10:00Z" w16du:dateUtc="2024-08-28T09:10:00Z">
        <w:r w:rsidRPr="00DA090C">
          <w:rPr>
            <w:rStyle w:val="Hyperlink"/>
            <w:noProof/>
          </w:rPr>
          <w:fldChar w:fldCharType="begin"/>
        </w:r>
        <w:r w:rsidRPr="00DA090C">
          <w:rPr>
            <w:rStyle w:val="Hyperlink"/>
            <w:noProof/>
          </w:rPr>
          <w:instrText xml:space="preserve"> </w:instrText>
        </w:r>
        <w:r>
          <w:rPr>
            <w:noProof/>
          </w:rPr>
          <w:instrText>HYPERLINK \l "_Toc175732289"</w:instrText>
        </w:r>
        <w:r w:rsidRPr="00DA090C">
          <w:rPr>
            <w:rStyle w:val="Hyperlink"/>
            <w:noProof/>
          </w:rPr>
          <w:instrText xml:space="preserve"> </w:instrText>
        </w:r>
        <w:r w:rsidRPr="00DA090C">
          <w:rPr>
            <w:rStyle w:val="Hyperlink"/>
            <w:noProof/>
          </w:rPr>
        </w:r>
        <w:r w:rsidRPr="00DA090C">
          <w:rPr>
            <w:rStyle w:val="Hyperlink"/>
            <w:noProof/>
          </w:rPr>
          <w:fldChar w:fldCharType="separate"/>
        </w:r>
        <w:r w:rsidRPr="00DA090C">
          <w:rPr>
            <w:rStyle w:val="Hyperlink"/>
            <w:noProof/>
          </w:rPr>
          <w:t>Figure 5 – Second PC Module PCB Layout</w:t>
        </w:r>
        <w:r>
          <w:rPr>
            <w:noProof/>
            <w:webHidden/>
          </w:rPr>
          <w:tab/>
        </w:r>
        <w:r>
          <w:rPr>
            <w:noProof/>
            <w:webHidden/>
          </w:rPr>
          <w:fldChar w:fldCharType="begin"/>
        </w:r>
        <w:r>
          <w:rPr>
            <w:noProof/>
            <w:webHidden/>
          </w:rPr>
          <w:instrText xml:space="preserve"> PAGEREF _Toc175732289 \h </w:instrText>
        </w:r>
        <w:r>
          <w:rPr>
            <w:noProof/>
            <w:webHidden/>
          </w:rPr>
        </w:r>
      </w:ins>
      <w:r>
        <w:rPr>
          <w:noProof/>
          <w:webHidden/>
        </w:rPr>
        <w:fldChar w:fldCharType="separate"/>
      </w:r>
      <w:ins w:id="382" w:author="Andrew Instone-Cowie" w:date="2024-08-28T10:12:00Z" w16du:dateUtc="2024-08-28T09:12:00Z">
        <w:r w:rsidR="002561BD">
          <w:rPr>
            <w:noProof/>
            <w:webHidden/>
          </w:rPr>
          <w:t>16</w:t>
        </w:r>
      </w:ins>
      <w:ins w:id="383" w:author="Andrew Instone-Cowie" w:date="2024-08-28T10:10:00Z" w16du:dateUtc="2024-08-28T09:10:00Z">
        <w:r>
          <w:rPr>
            <w:noProof/>
            <w:webHidden/>
          </w:rPr>
          <w:fldChar w:fldCharType="end"/>
        </w:r>
        <w:r w:rsidRPr="00DA090C">
          <w:rPr>
            <w:rStyle w:val="Hyperlink"/>
            <w:noProof/>
          </w:rPr>
          <w:fldChar w:fldCharType="end"/>
        </w:r>
      </w:ins>
    </w:p>
    <w:p w14:paraId="22536960" w14:textId="4C37492E" w:rsidR="008A112E" w:rsidRDefault="008A112E" w:rsidP="008A112E">
      <w:pPr>
        <w:pStyle w:val="TableofFigures"/>
        <w:tabs>
          <w:tab w:val="right" w:leader="dot" w:pos="9016"/>
        </w:tabs>
        <w:spacing w:after="120"/>
        <w:rPr>
          <w:ins w:id="384" w:author="Andrew Instone-Cowie" w:date="2024-08-28T10:10:00Z" w16du:dateUtc="2024-08-28T09:10:00Z"/>
          <w:rFonts w:eastAsiaTheme="minorEastAsia"/>
          <w:noProof/>
          <w:kern w:val="2"/>
          <w:sz w:val="24"/>
          <w:szCs w:val="24"/>
          <w:lang w:eastAsia="en-GB"/>
          <w14:ligatures w14:val="standardContextual"/>
        </w:rPr>
        <w:pPrChange w:id="385" w:author="Andrew Instone-Cowie" w:date="2024-08-28T10:11:00Z" w16du:dateUtc="2024-08-28T09:11:00Z">
          <w:pPr>
            <w:pStyle w:val="TableofFigures"/>
            <w:tabs>
              <w:tab w:val="right" w:leader="dot" w:pos="9016"/>
            </w:tabs>
          </w:pPr>
        </w:pPrChange>
      </w:pPr>
      <w:ins w:id="386" w:author="Andrew Instone-Cowie" w:date="2024-08-28T10:10:00Z" w16du:dateUtc="2024-08-28T09:10:00Z">
        <w:r w:rsidRPr="00DA090C">
          <w:rPr>
            <w:rStyle w:val="Hyperlink"/>
            <w:noProof/>
          </w:rPr>
          <w:fldChar w:fldCharType="begin"/>
        </w:r>
        <w:r w:rsidRPr="00DA090C">
          <w:rPr>
            <w:rStyle w:val="Hyperlink"/>
            <w:noProof/>
          </w:rPr>
          <w:instrText xml:space="preserve"> </w:instrText>
        </w:r>
        <w:r>
          <w:rPr>
            <w:noProof/>
          </w:rPr>
          <w:instrText>HYPERLINK \l "_Toc175732290"</w:instrText>
        </w:r>
        <w:r w:rsidRPr="00DA090C">
          <w:rPr>
            <w:rStyle w:val="Hyperlink"/>
            <w:noProof/>
          </w:rPr>
          <w:instrText xml:space="preserve"> </w:instrText>
        </w:r>
        <w:r w:rsidRPr="00DA090C">
          <w:rPr>
            <w:rStyle w:val="Hyperlink"/>
            <w:noProof/>
          </w:rPr>
        </w:r>
        <w:r w:rsidRPr="00DA090C">
          <w:rPr>
            <w:rStyle w:val="Hyperlink"/>
            <w:noProof/>
          </w:rPr>
          <w:fldChar w:fldCharType="separate"/>
        </w:r>
        <w:r w:rsidRPr="00DA090C">
          <w:rPr>
            <w:rStyle w:val="Hyperlink"/>
            <w:noProof/>
          </w:rPr>
          <w:t>Figure 6 – Completed Second PC Module</w:t>
        </w:r>
        <w:r>
          <w:rPr>
            <w:noProof/>
            <w:webHidden/>
          </w:rPr>
          <w:tab/>
        </w:r>
        <w:r>
          <w:rPr>
            <w:noProof/>
            <w:webHidden/>
          </w:rPr>
          <w:fldChar w:fldCharType="begin"/>
        </w:r>
        <w:r>
          <w:rPr>
            <w:noProof/>
            <w:webHidden/>
          </w:rPr>
          <w:instrText xml:space="preserve"> PAGEREF _Toc175732290 \h </w:instrText>
        </w:r>
        <w:r>
          <w:rPr>
            <w:noProof/>
            <w:webHidden/>
          </w:rPr>
        </w:r>
      </w:ins>
      <w:r>
        <w:rPr>
          <w:noProof/>
          <w:webHidden/>
        </w:rPr>
        <w:fldChar w:fldCharType="separate"/>
      </w:r>
      <w:ins w:id="387" w:author="Andrew Instone-Cowie" w:date="2024-08-28T10:12:00Z" w16du:dateUtc="2024-08-28T09:12:00Z">
        <w:r w:rsidR="002561BD">
          <w:rPr>
            <w:noProof/>
            <w:webHidden/>
          </w:rPr>
          <w:t>17</w:t>
        </w:r>
      </w:ins>
      <w:ins w:id="388" w:author="Andrew Instone-Cowie" w:date="2024-08-28T10:10:00Z" w16du:dateUtc="2024-08-28T09:10:00Z">
        <w:r>
          <w:rPr>
            <w:noProof/>
            <w:webHidden/>
          </w:rPr>
          <w:fldChar w:fldCharType="end"/>
        </w:r>
        <w:r w:rsidRPr="00DA090C">
          <w:rPr>
            <w:rStyle w:val="Hyperlink"/>
            <w:noProof/>
          </w:rPr>
          <w:fldChar w:fldCharType="end"/>
        </w:r>
      </w:ins>
    </w:p>
    <w:p w14:paraId="74FE441D" w14:textId="7E67CE8C" w:rsidR="008A112E" w:rsidRDefault="008A112E" w:rsidP="008A112E">
      <w:pPr>
        <w:pStyle w:val="TableofFigures"/>
        <w:tabs>
          <w:tab w:val="right" w:leader="dot" w:pos="9016"/>
        </w:tabs>
        <w:spacing w:after="120"/>
        <w:rPr>
          <w:ins w:id="389" w:author="Andrew Instone-Cowie" w:date="2024-08-28T10:10:00Z" w16du:dateUtc="2024-08-28T09:10:00Z"/>
          <w:rFonts w:eastAsiaTheme="minorEastAsia"/>
          <w:noProof/>
          <w:kern w:val="2"/>
          <w:sz w:val="24"/>
          <w:szCs w:val="24"/>
          <w:lang w:eastAsia="en-GB"/>
          <w14:ligatures w14:val="standardContextual"/>
        </w:rPr>
        <w:pPrChange w:id="390" w:author="Andrew Instone-Cowie" w:date="2024-08-28T10:11:00Z" w16du:dateUtc="2024-08-28T09:11:00Z">
          <w:pPr>
            <w:pStyle w:val="TableofFigures"/>
            <w:tabs>
              <w:tab w:val="right" w:leader="dot" w:pos="9016"/>
            </w:tabs>
          </w:pPr>
        </w:pPrChange>
      </w:pPr>
      <w:ins w:id="391" w:author="Andrew Instone-Cowie" w:date="2024-08-28T10:10:00Z" w16du:dateUtc="2024-08-28T09:10:00Z">
        <w:r w:rsidRPr="00DA090C">
          <w:rPr>
            <w:rStyle w:val="Hyperlink"/>
            <w:noProof/>
          </w:rPr>
          <w:fldChar w:fldCharType="begin"/>
        </w:r>
        <w:r w:rsidRPr="00DA090C">
          <w:rPr>
            <w:rStyle w:val="Hyperlink"/>
            <w:noProof/>
          </w:rPr>
          <w:instrText xml:space="preserve"> </w:instrText>
        </w:r>
        <w:r>
          <w:rPr>
            <w:noProof/>
          </w:rPr>
          <w:instrText>HYPERLINK \l "_Toc175732291"</w:instrText>
        </w:r>
        <w:r w:rsidRPr="00DA090C">
          <w:rPr>
            <w:rStyle w:val="Hyperlink"/>
            <w:noProof/>
          </w:rPr>
          <w:instrText xml:space="preserve"> </w:instrText>
        </w:r>
        <w:r w:rsidRPr="00DA090C">
          <w:rPr>
            <w:rStyle w:val="Hyperlink"/>
            <w:noProof/>
          </w:rPr>
        </w:r>
        <w:r w:rsidRPr="00DA090C">
          <w:rPr>
            <w:rStyle w:val="Hyperlink"/>
            <w:noProof/>
          </w:rPr>
          <w:fldChar w:fldCharType="separate"/>
        </w:r>
        <w:r w:rsidRPr="00DA090C">
          <w:rPr>
            <w:rStyle w:val="Hyperlink"/>
            <w:noProof/>
          </w:rPr>
          <w:t>Figure 7 – Basic Serial Splitter Module Master Board Parts</w:t>
        </w:r>
        <w:r>
          <w:rPr>
            <w:noProof/>
            <w:webHidden/>
          </w:rPr>
          <w:tab/>
        </w:r>
        <w:r>
          <w:rPr>
            <w:noProof/>
            <w:webHidden/>
          </w:rPr>
          <w:fldChar w:fldCharType="begin"/>
        </w:r>
        <w:r>
          <w:rPr>
            <w:noProof/>
            <w:webHidden/>
          </w:rPr>
          <w:instrText xml:space="preserve"> PAGEREF _Toc175732291 \h </w:instrText>
        </w:r>
        <w:r>
          <w:rPr>
            <w:noProof/>
            <w:webHidden/>
          </w:rPr>
        </w:r>
      </w:ins>
      <w:r>
        <w:rPr>
          <w:noProof/>
          <w:webHidden/>
        </w:rPr>
        <w:fldChar w:fldCharType="separate"/>
      </w:r>
      <w:ins w:id="392" w:author="Andrew Instone-Cowie" w:date="2024-08-28T10:12:00Z" w16du:dateUtc="2024-08-28T09:12:00Z">
        <w:r w:rsidR="002561BD">
          <w:rPr>
            <w:noProof/>
            <w:webHidden/>
          </w:rPr>
          <w:t>20</w:t>
        </w:r>
      </w:ins>
      <w:ins w:id="393" w:author="Andrew Instone-Cowie" w:date="2024-08-28T10:10:00Z" w16du:dateUtc="2024-08-28T09:10:00Z">
        <w:r>
          <w:rPr>
            <w:noProof/>
            <w:webHidden/>
          </w:rPr>
          <w:fldChar w:fldCharType="end"/>
        </w:r>
        <w:r w:rsidRPr="00DA090C">
          <w:rPr>
            <w:rStyle w:val="Hyperlink"/>
            <w:noProof/>
          </w:rPr>
          <w:fldChar w:fldCharType="end"/>
        </w:r>
      </w:ins>
    </w:p>
    <w:p w14:paraId="59880E3C" w14:textId="15712DE0" w:rsidR="008A112E" w:rsidRDefault="008A112E" w:rsidP="008A112E">
      <w:pPr>
        <w:pStyle w:val="TableofFigures"/>
        <w:tabs>
          <w:tab w:val="right" w:leader="dot" w:pos="9016"/>
        </w:tabs>
        <w:spacing w:after="120"/>
        <w:rPr>
          <w:ins w:id="394" w:author="Andrew Instone-Cowie" w:date="2024-08-28T10:10:00Z" w16du:dateUtc="2024-08-28T09:10:00Z"/>
          <w:rFonts w:eastAsiaTheme="minorEastAsia"/>
          <w:noProof/>
          <w:kern w:val="2"/>
          <w:sz w:val="24"/>
          <w:szCs w:val="24"/>
          <w:lang w:eastAsia="en-GB"/>
          <w14:ligatures w14:val="standardContextual"/>
        </w:rPr>
        <w:pPrChange w:id="395" w:author="Andrew Instone-Cowie" w:date="2024-08-28T10:11:00Z" w16du:dateUtc="2024-08-28T09:11:00Z">
          <w:pPr>
            <w:pStyle w:val="TableofFigures"/>
            <w:tabs>
              <w:tab w:val="right" w:leader="dot" w:pos="9016"/>
            </w:tabs>
          </w:pPr>
        </w:pPrChange>
      </w:pPr>
      <w:ins w:id="396" w:author="Andrew Instone-Cowie" w:date="2024-08-28T10:10:00Z" w16du:dateUtc="2024-08-28T09:10:00Z">
        <w:r w:rsidRPr="00DA090C">
          <w:rPr>
            <w:rStyle w:val="Hyperlink"/>
            <w:noProof/>
          </w:rPr>
          <w:fldChar w:fldCharType="begin"/>
        </w:r>
        <w:r w:rsidRPr="00DA090C">
          <w:rPr>
            <w:rStyle w:val="Hyperlink"/>
            <w:noProof/>
          </w:rPr>
          <w:instrText xml:space="preserve"> </w:instrText>
        </w:r>
        <w:r>
          <w:rPr>
            <w:noProof/>
          </w:rPr>
          <w:instrText>HYPERLINK \l "_Toc175732292"</w:instrText>
        </w:r>
        <w:r w:rsidRPr="00DA090C">
          <w:rPr>
            <w:rStyle w:val="Hyperlink"/>
            <w:noProof/>
          </w:rPr>
          <w:instrText xml:space="preserve"> </w:instrText>
        </w:r>
        <w:r w:rsidRPr="00DA090C">
          <w:rPr>
            <w:rStyle w:val="Hyperlink"/>
            <w:noProof/>
          </w:rPr>
        </w:r>
        <w:r w:rsidRPr="00DA090C">
          <w:rPr>
            <w:rStyle w:val="Hyperlink"/>
            <w:noProof/>
          </w:rPr>
          <w:fldChar w:fldCharType="separate"/>
        </w:r>
        <w:r w:rsidRPr="00DA090C">
          <w:rPr>
            <w:rStyle w:val="Hyperlink"/>
            <w:noProof/>
          </w:rPr>
          <w:t>Figure 8 – Basic Serial Splitter Module Master Board Layout</w:t>
        </w:r>
        <w:r>
          <w:rPr>
            <w:noProof/>
            <w:webHidden/>
          </w:rPr>
          <w:tab/>
        </w:r>
        <w:r>
          <w:rPr>
            <w:noProof/>
            <w:webHidden/>
          </w:rPr>
          <w:fldChar w:fldCharType="begin"/>
        </w:r>
        <w:r>
          <w:rPr>
            <w:noProof/>
            <w:webHidden/>
          </w:rPr>
          <w:instrText xml:space="preserve"> PAGEREF _Toc175732292 \h </w:instrText>
        </w:r>
        <w:r>
          <w:rPr>
            <w:noProof/>
            <w:webHidden/>
          </w:rPr>
        </w:r>
      </w:ins>
      <w:r>
        <w:rPr>
          <w:noProof/>
          <w:webHidden/>
        </w:rPr>
        <w:fldChar w:fldCharType="separate"/>
      </w:r>
      <w:ins w:id="397" w:author="Andrew Instone-Cowie" w:date="2024-08-28T10:12:00Z" w16du:dateUtc="2024-08-28T09:12:00Z">
        <w:r w:rsidR="002561BD">
          <w:rPr>
            <w:noProof/>
            <w:webHidden/>
          </w:rPr>
          <w:t>21</w:t>
        </w:r>
      </w:ins>
      <w:ins w:id="398" w:author="Andrew Instone-Cowie" w:date="2024-08-28T10:10:00Z" w16du:dateUtc="2024-08-28T09:10:00Z">
        <w:r>
          <w:rPr>
            <w:noProof/>
            <w:webHidden/>
          </w:rPr>
          <w:fldChar w:fldCharType="end"/>
        </w:r>
        <w:r w:rsidRPr="00DA090C">
          <w:rPr>
            <w:rStyle w:val="Hyperlink"/>
            <w:noProof/>
          </w:rPr>
          <w:fldChar w:fldCharType="end"/>
        </w:r>
      </w:ins>
    </w:p>
    <w:p w14:paraId="5396FDD2" w14:textId="4F9F8C13" w:rsidR="008A112E" w:rsidRDefault="008A112E" w:rsidP="008A112E">
      <w:pPr>
        <w:pStyle w:val="TableofFigures"/>
        <w:tabs>
          <w:tab w:val="right" w:leader="dot" w:pos="9016"/>
        </w:tabs>
        <w:spacing w:after="120"/>
        <w:rPr>
          <w:ins w:id="399" w:author="Andrew Instone-Cowie" w:date="2024-08-28T10:10:00Z" w16du:dateUtc="2024-08-28T09:10:00Z"/>
          <w:rFonts w:eastAsiaTheme="minorEastAsia"/>
          <w:noProof/>
          <w:kern w:val="2"/>
          <w:sz w:val="24"/>
          <w:szCs w:val="24"/>
          <w:lang w:eastAsia="en-GB"/>
          <w14:ligatures w14:val="standardContextual"/>
        </w:rPr>
        <w:pPrChange w:id="400" w:author="Andrew Instone-Cowie" w:date="2024-08-28T10:11:00Z" w16du:dateUtc="2024-08-28T09:11:00Z">
          <w:pPr>
            <w:pStyle w:val="TableofFigures"/>
            <w:tabs>
              <w:tab w:val="right" w:leader="dot" w:pos="9016"/>
            </w:tabs>
          </w:pPr>
        </w:pPrChange>
      </w:pPr>
      <w:ins w:id="401" w:author="Andrew Instone-Cowie" w:date="2024-08-28T10:10:00Z" w16du:dateUtc="2024-08-28T09:10:00Z">
        <w:r w:rsidRPr="00DA090C">
          <w:rPr>
            <w:rStyle w:val="Hyperlink"/>
            <w:noProof/>
          </w:rPr>
          <w:fldChar w:fldCharType="begin"/>
        </w:r>
        <w:r w:rsidRPr="00DA090C">
          <w:rPr>
            <w:rStyle w:val="Hyperlink"/>
            <w:noProof/>
          </w:rPr>
          <w:instrText xml:space="preserve"> </w:instrText>
        </w:r>
        <w:r>
          <w:rPr>
            <w:noProof/>
          </w:rPr>
          <w:instrText>HYPERLINK \l "_Toc175732293"</w:instrText>
        </w:r>
        <w:r w:rsidRPr="00DA090C">
          <w:rPr>
            <w:rStyle w:val="Hyperlink"/>
            <w:noProof/>
          </w:rPr>
          <w:instrText xml:space="preserve"> </w:instrText>
        </w:r>
        <w:r w:rsidRPr="00DA090C">
          <w:rPr>
            <w:rStyle w:val="Hyperlink"/>
            <w:noProof/>
          </w:rPr>
        </w:r>
        <w:r w:rsidRPr="00DA090C">
          <w:rPr>
            <w:rStyle w:val="Hyperlink"/>
            <w:noProof/>
          </w:rPr>
          <w:fldChar w:fldCharType="separate"/>
        </w:r>
        <w:r w:rsidRPr="00DA090C">
          <w:rPr>
            <w:rStyle w:val="Hyperlink"/>
            <w:noProof/>
          </w:rPr>
          <w:t>Figure 9 – Voltage Check Pin Locations</w:t>
        </w:r>
        <w:r>
          <w:rPr>
            <w:noProof/>
            <w:webHidden/>
          </w:rPr>
          <w:tab/>
        </w:r>
        <w:r>
          <w:rPr>
            <w:noProof/>
            <w:webHidden/>
          </w:rPr>
          <w:fldChar w:fldCharType="begin"/>
        </w:r>
        <w:r>
          <w:rPr>
            <w:noProof/>
            <w:webHidden/>
          </w:rPr>
          <w:instrText xml:space="preserve"> PAGEREF _Toc175732293 \h </w:instrText>
        </w:r>
        <w:r>
          <w:rPr>
            <w:noProof/>
            <w:webHidden/>
          </w:rPr>
        </w:r>
      </w:ins>
      <w:r>
        <w:rPr>
          <w:noProof/>
          <w:webHidden/>
        </w:rPr>
        <w:fldChar w:fldCharType="separate"/>
      </w:r>
      <w:ins w:id="402" w:author="Andrew Instone-Cowie" w:date="2024-08-28T10:12:00Z" w16du:dateUtc="2024-08-28T09:12:00Z">
        <w:r w:rsidR="002561BD">
          <w:rPr>
            <w:noProof/>
            <w:webHidden/>
          </w:rPr>
          <w:t>22</w:t>
        </w:r>
      </w:ins>
      <w:ins w:id="403" w:author="Andrew Instone-Cowie" w:date="2024-08-28T10:10:00Z" w16du:dateUtc="2024-08-28T09:10:00Z">
        <w:r>
          <w:rPr>
            <w:noProof/>
            <w:webHidden/>
          </w:rPr>
          <w:fldChar w:fldCharType="end"/>
        </w:r>
        <w:r w:rsidRPr="00DA090C">
          <w:rPr>
            <w:rStyle w:val="Hyperlink"/>
            <w:noProof/>
          </w:rPr>
          <w:fldChar w:fldCharType="end"/>
        </w:r>
      </w:ins>
    </w:p>
    <w:p w14:paraId="62943BF3" w14:textId="07BE9721" w:rsidR="008A112E" w:rsidRDefault="008A112E" w:rsidP="008A112E">
      <w:pPr>
        <w:pStyle w:val="TableofFigures"/>
        <w:tabs>
          <w:tab w:val="right" w:leader="dot" w:pos="9016"/>
        </w:tabs>
        <w:spacing w:after="120"/>
        <w:rPr>
          <w:ins w:id="404" w:author="Andrew Instone-Cowie" w:date="2024-08-28T10:10:00Z" w16du:dateUtc="2024-08-28T09:10:00Z"/>
          <w:rFonts w:eastAsiaTheme="minorEastAsia"/>
          <w:noProof/>
          <w:kern w:val="2"/>
          <w:sz w:val="24"/>
          <w:szCs w:val="24"/>
          <w:lang w:eastAsia="en-GB"/>
          <w14:ligatures w14:val="standardContextual"/>
        </w:rPr>
        <w:pPrChange w:id="405" w:author="Andrew Instone-Cowie" w:date="2024-08-28T10:11:00Z" w16du:dateUtc="2024-08-28T09:11:00Z">
          <w:pPr>
            <w:pStyle w:val="TableofFigures"/>
            <w:tabs>
              <w:tab w:val="right" w:leader="dot" w:pos="9016"/>
            </w:tabs>
          </w:pPr>
        </w:pPrChange>
      </w:pPr>
      <w:ins w:id="406" w:author="Andrew Instone-Cowie" w:date="2024-08-28T10:10:00Z" w16du:dateUtc="2024-08-28T09:10:00Z">
        <w:r w:rsidRPr="00DA090C">
          <w:rPr>
            <w:rStyle w:val="Hyperlink"/>
            <w:noProof/>
          </w:rPr>
          <w:fldChar w:fldCharType="begin"/>
        </w:r>
        <w:r w:rsidRPr="00DA090C">
          <w:rPr>
            <w:rStyle w:val="Hyperlink"/>
            <w:noProof/>
          </w:rPr>
          <w:instrText xml:space="preserve"> </w:instrText>
        </w:r>
        <w:r>
          <w:rPr>
            <w:noProof/>
          </w:rPr>
          <w:instrText>HYPERLINK \l "_Toc175732294"</w:instrText>
        </w:r>
        <w:r w:rsidRPr="00DA090C">
          <w:rPr>
            <w:rStyle w:val="Hyperlink"/>
            <w:noProof/>
          </w:rPr>
          <w:instrText xml:space="preserve"> </w:instrText>
        </w:r>
        <w:r w:rsidRPr="00DA090C">
          <w:rPr>
            <w:rStyle w:val="Hyperlink"/>
            <w:noProof/>
          </w:rPr>
        </w:r>
        <w:r w:rsidRPr="00DA090C">
          <w:rPr>
            <w:rStyle w:val="Hyperlink"/>
            <w:noProof/>
          </w:rPr>
          <w:fldChar w:fldCharType="separate"/>
        </w:r>
        <w:r w:rsidRPr="00DA090C">
          <w:rPr>
            <w:rStyle w:val="Hyperlink"/>
            <w:noProof/>
          </w:rPr>
          <w:t>Figure 10 – Completed Basic Serial Splitter Module Master Board</w:t>
        </w:r>
        <w:r>
          <w:rPr>
            <w:noProof/>
            <w:webHidden/>
          </w:rPr>
          <w:tab/>
        </w:r>
        <w:r>
          <w:rPr>
            <w:noProof/>
            <w:webHidden/>
          </w:rPr>
          <w:fldChar w:fldCharType="begin"/>
        </w:r>
        <w:r>
          <w:rPr>
            <w:noProof/>
            <w:webHidden/>
          </w:rPr>
          <w:instrText xml:space="preserve"> PAGEREF _Toc175732294 \h </w:instrText>
        </w:r>
        <w:r>
          <w:rPr>
            <w:noProof/>
            <w:webHidden/>
          </w:rPr>
        </w:r>
      </w:ins>
      <w:r>
        <w:rPr>
          <w:noProof/>
          <w:webHidden/>
        </w:rPr>
        <w:fldChar w:fldCharType="separate"/>
      </w:r>
      <w:ins w:id="407" w:author="Andrew Instone-Cowie" w:date="2024-08-28T10:12:00Z" w16du:dateUtc="2024-08-28T09:12:00Z">
        <w:r w:rsidR="002561BD">
          <w:rPr>
            <w:noProof/>
            <w:webHidden/>
          </w:rPr>
          <w:t>23</w:t>
        </w:r>
      </w:ins>
      <w:ins w:id="408" w:author="Andrew Instone-Cowie" w:date="2024-08-28T10:10:00Z" w16du:dateUtc="2024-08-28T09:10:00Z">
        <w:r>
          <w:rPr>
            <w:noProof/>
            <w:webHidden/>
          </w:rPr>
          <w:fldChar w:fldCharType="end"/>
        </w:r>
        <w:r w:rsidRPr="00DA090C">
          <w:rPr>
            <w:rStyle w:val="Hyperlink"/>
            <w:noProof/>
          </w:rPr>
          <w:fldChar w:fldCharType="end"/>
        </w:r>
      </w:ins>
    </w:p>
    <w:p w14:paraId="6BCCD13C" w14:textId="025EA452" w:rsidR="008A112E" w:rsidRDefault="008A112E" w:rsidP="008A112E">
      <w:pPr>
        <w:pStyle w:val="TableofFigures"/>
        <w:tabs>
          <w:tab w:val="right" w:leader="dot" w:pos="9016"/>
        </w:tabs>
        <w:spacing w:after="120"/>
        <w:rPr>
          <w:ins w:id="409" w:author="Andrew Instone-Cowie" w:date="2024-08-28T10:10:00Z" w16du:dateUtc="2024-08-28T09:10:00Z"/>
          <w:rFonts w:eastAsiaTheme="minorEastAsia"/>
          <w:noProof/>
          <w:kern w:val="2"/>
          <w:sz w:val="24"/>
          <w:szCs w:val="24"/>
          <w:lang w:eastAsia="en-GB"/>
          <w14:ligatures w14:val="standardContextual"/>
        </w:rPr>
        <w:pPrChange w:id="410" w:author="Andrew Instone-Cowie" w:date="2024-08-28T10:11:00Z" w16du:dateUtc="2024-08-28T09:11:00Z">
          <w:pPr>
            <w:pStyle w:val="TableofFigures"/>
            <w:tabs>
              <w:tab w:val="right" w:leader="dot" w:pos="9016"/>
            </w:tabs>
          </w:pPr>
        </w:pPrChange>
      </w:pPr>
      <w:ins w:id="411" w:author="Andrew Instone-Cowie" w:date="2024-08-28T10:10:00Z" w16du:dateUtc="2024-08-28T09:10:00Z">
        <w:r w:rsidRPr="00DA090C">
          <w:rPr>
            <w:rStyle w:val="Hyperlink"/>
            <w:noProof/>
          </w:rPr>
          <w:fldChar w:fldCharType="begin"/>
        </w:r>
        <w:r w:rsidRPr="00DA090C">
          <w:rPr>
            <w:rStyle w:val="Hyperlink"/>
            <w:noProof/>
          </w:rPr>
          <w:instrText xml:space="preserve"> </w:instrText>
        </w:r>
        <w:r>
          <w:rPr>
            <w:noProof/>
          </w:rPr>
          <w:instrText>HYPERLINK \l "_Toc175732295"</w:instrText>
        </w:r>
        <w:r w:rsidRPr="00DA090C">
          <w:rPr>
            <w:rStyle w:val="Hyperlink"/>
            <w:noProof/>
          </w:rPr>
          <w:instrText xml:space="preserve"> </w:instrText>
        </w:r>
        <w:r w:rsidRPr="00DA090C">
          <w:rPr>
            <w:rStyle w:val="Hyperlink"/>
            <w:noProof/>
          </w:rPr>
        </w:r>
        <w:r w:rsidRPr="00DA090C">
          <w:rPr>
            <w:rStyle w:val="Hyperlink"/>
            <w:noProof/>
          </w:rPr>
          <w:fldChar w:fldCharType="separate"/>
        </w:r>
        <w:r w:rsidRPr="00DA090C">
          <w:rPr>
            <w:rStyle w:val="Hyperlink"/>
            <w:noProof/>
          </w:rPr>
          <w:t>Figure 11 – Basic Serial Splitter Module Expander Board Parts</w:t>
        </w:r>
        <w:r>
          <w:rPr>
            <w:noProof/>
            <w:webHidden/>
          </w:rPr>
          <w:tab/>
        </w:r>
        <w:r>
          <w:rPr>
            <w:noProof/>
            <w:webHidden/>
          </w:rPr>
          <w:fldChar w:fldCharType="begin"/>
        </w:r>
        <w:r>
          <w:rPr>
            <w:noProof/>
            <w:webHidden/>
          </w:rPr>
          <w:instrText xml:space="preserve"> PAGEREF _Toc175732295 \h </w:instrText>
        </w:r>
        <w:r>
          <w:rPr>
            <w:noProof/>
            <w:webHidden/>
          </w:rPr>
        </w:r>
      </w:ins>
      <w:r>
        <w:rPr>
          <w:noProof/>
          <w:webHidden/>
        </w:rPr>
        <w:fldChar w:fldCharType="separate"/>
      </w:r>
      <w:ins w:id="412" w:author="Andrew Instone-Cowie" w:date="2024-08-28T10:12:00Z" w16du:dateUtc="2024-08-28T09:12:00Z">
        <w:r w:rsidR="002561BD">
          <w:rPr>
            <w:noProof/>
            <w:webHidden/>
          </w:rPr>
          <w:t>25</w:t>
        </w:r>
      </w:ins>
      <w:ins w:id="413" w:author="Andrew Instone-Cowie" w:date="2024-08-28T10:10:00Z" w16du:dateUtc="2024-08-28T09:10:00Z">
        <w:r>
          <w:rPr>
            <w:noProof/>
            <w:webHidden/>
          </w:rPr>
          <w:fldChar w:fldCharType="end"/>
        </w:r>
        <w:r w:rsidRPr="00DA090C">
          <w:rPr>
            <w:rStyle w:val="Hyperlink"/>
            <w:noProof/>
          </w:rPr>
          <w:fldChar w:fldCharType="end"/>
        </w:r>
      </w:ins>
    </w:p>
    <w:p w14:paraId="2B83E395" w14:textId="3F2FF9FB" w:rsidR="008A112E" w:rsidRDefault="008A112E" w:rsidP="008A112E">
      <w:pPr>
        <w:pStyle w:val="TableofFigures"/>
        <w:tabs>
          <w:tab w:val="right" w:leader="dot" w:pos="9016"/>
        </w:tabs>
        <w:spacing w:after="120"/>
        <w:rPr>
          <w:ins w:id="414" w:author="Andrew Instone-Cowie" w:date="2024-08-28T10:10:00Z" w16du:dateUtc="2024-08-28T09:10:00Z"/>
          <w:rFonts w:eastAsiaTheme="minorEastAsia"/>
          <w:noProof/>
          <w:kern w:val="2"/>
          <w:sz w:val="24"/>
          <w:szCs w:val="24"/>
          <w:lang w:eastAsia="en-GB"/>
          <w14:ligatures w14:val="standardContextual"/>
        </w:rPr>
        <w:pPrChange w:id="415" w:author="Andrew Instone-Cowie" w:date="2024-08-28T10:11:00Z" w16du:dateUtc="2024-08-28T09:11:00Z">
          <w:pPr>
            <w:pStyle w:val="TableofFigures"/>
            <w:tabs>
              <w:tab w:val="right" w:leader="dot" w:pos="9016"/>
            </w:tabs>
          </w:pPr>
        </w:pPrChange>
      </w:pPr>
      <w:ins w:id="416" w:author="Andrew Instone-Cowie" w:date="2024-08-28T10:10:00Z" w16du:dateUtc="2024-08-28T09:10:00Z">
        <w:r w:rsidRPr="00DA090C">
          <w:rPr>
            <w:rStyle w:val="Hyperlink"/>
            <w:noProof/>
          </w:rPr>
          <w:lastRenderedPageBreak/>
          <w:fldChar w:fldCharType="begin"/>
        </w:r>
        <w:r w:rsidRPr="00DA090C">
          <w:rPr>
            <w:rStyle w:val="Hyperlink"/>
            <w:noProof/>
          </w:rPr>
          <w:instrText xml:space="preserve"> </w:instrText>
        </w:r>
        <w:r>
          <w:rPr>
            <w:noProof/>
          </w:rPr>
          <w:instrText>HYPERLINK \l "_Toc175732296"</w:instrText>
        </w:r>
        <w:r w:rsidRPr="00DA090C">
          <w:rPr>
            <w:rStyle w:val="Hyperlink"/>
            <w:noProof/>
          </w:rPr>
          <w:instrText xml:space="preserve"> </w:instrText>
        </w:r>
        <w:r w:rsidRPr="00DA090C">
          <w:rPr>
            <w:rStyle w:val="Hyperlink"/>
            <w:noProof/>
          </w:rPr>
        </w:r>
        <w:r w:rsidRPr="00DA090C">
          <w:rPr>
            <w:rStyle w:val="Hyperlink"/>
            <w:noProof/>
          </w:rPr>
          <w:fldChar w:fldCharType="separate"/>
        </w:r>
        <w:r w:rsidRPr="00DA090C">
          <w:rPr>
            <w:rStyle w:val="Hyperlink"/>
            <w:noProof/>
          </w:rPr>
          <w:t>Figure 12 – Basic Serial Splitter Master &amp; Expander PCBs</w:t>
        </w:r>
        <w:r>
          <w:rPr>
            <w:noProof/>
            <w:webHidden/>
          </w:rPr>
          <w:tab/>
        </w:r>
        <w:r>
          <w:rPr>
            <w:noProof/>
            <w:webHidden/>
          </w:rPr>
          <w:fldChar w:fldCharType="begin"/>
        </w:r>
        <w:r>
          <w:rPr>
            <w:noProof/>
            <w:webHidden/>
          </w:rPr>
          <w:instrText xml:space="preserve"> PAGEREF _Toc175732296 \h </w:instrText>
        </w:r>
        <w:r>
          <w:rPr>
            <w:noProof/>
            <w:webHidden/>
          </w:rPr>
        </w:r>
      </w:ins>
      <w:r>
        <w:rPr>
          <w:noProof/>
          <w:webHidden/>
        </w:rPr>
        <w:fldChar w:fldCharType="separate"/>
      </w:r>
      <w:ins w:id="417" w:author="Andrew Instone-Cowie" w:date="2024-08-28T10:12:00Z" w16du:dateUtc="2024-08-28T09:12:00Z">
        <w:r w:rsidR="002561BD">
          <w:rPr>
            <w:noProof/>
            <w:webHidden/>
          </w:rPr>
          <w:t>26</w:t>
        </w:r>
      </w:ins>
      <w:ins w:id="418" w:author="Andrew Instone-Cowie" w:date="2024-08-28T10:10:00Z" w16du:dateUtc="2024-08-28T09:10:00Z">
        <w:r>
          <w:rPr>
            <w:noProof/>
            <w:webHidden/>
          </w:rPr>
          <w:fldChar w:fldCharType="end"/>
        </w:r>
        <w:r w:rsidRPr="00DA090C">
          <w:rPr>
            <w:rStyle w:val="Hyperlink"/>
            <w:noProof/>
          </w:rPr>
          <w:fldChar w:fldCharType="end"/>
        </w:r>
      </w:ins>
    </w:p>
    <w:p w14:paraId="7DBE9D79" w14:textId="4AD39D96" w:rsidR="008A112E" w:rsidRDefault="008A112E" w:rsidP="008A112E">
      <w:pPr>
        <w:pStyle w:val="TableofFigures"/>
        <w:tabs>
          <w:tab w:val="right" w:leader="dot" w:pos="9016"/>
        </w:tabs>
        <w:spacing w:after="120"/>
        <w:rPr>
          <w:ins w:id="419" w:author="Andrew Instone-Cowie" w:date="2024-08-28T10:10:00Z" w16du:dateUtc="2024-08-28T09:10:00Z"/>
          <w:rFonts w:eastAsiaTheme="minorEastAsia"/>
          <w:noProof/>
          <w:kern w:val="2"/>
          <w:sz w:val="24"/>
          <w:szCs w:val="24"/>
          <w:lang w:eastAsia="en-GB"/>
          <w14:ligatures w14:val="standardContextual"/>
        </w:rPr>
        <w:pPrChange w:id="420" w:author="Andrew Instone-Cowie" w:date="2024-08-28T10:11:00Z" w16du:dateUtc="2024-08-28T09:11:00Z">
          <w:pPr>
            <w:pStyle w:val="TableofFigures"/>
            <w:tabs>
              <w:tab w:val="right" w:leader="dot" w:pos="9016"/>
            </w:tabs>
          </w:pPr>
        </w:pPrChange>
      </w:pPr>
      <w:ins w:id="421" w:author="Andrew Instone-Cowie" w:date="2024-08-28T10:10:00Z" w16du:dateUtc="2024-08-28T09:10:00Z">
        <w:r w:rsidRPr="00DA090C">
          <w:rPr>
            <w:rStyle w:val="Hyperlink"/>
            <w:noProof/>
          </w:rPr>
          <w:fldChar w:fldCharType="begin"/>
        </w:r>
        <w:r w:rsidRPr="00DA090C">
          <w:rPr>
            <w:rStyle w:val="Hyperlink"/>
            <w:noProof/>
          </w:rPr>
          <w:instrText xml:space="preserve"> </w:instrText>
        </w:r>
        <w:r>
          <w:rPr>
            <w:noProof/>
          </w:rPr>
          <w:instrText>HYPERLINK \l "_Toc175732297"</w:instrText>
        </w:r>
        <w:r w:rsidRPr="00DA090C">
          <w:rPr>
            <w:rStyle w:val="Hyperlink"/>
            <w:noProof/>
          </w:rPr>
          <w:instrText xml:space="preserve"> </w:instrText>
        </w:r>
        <w:r w:rsidRPr="00DA090C">
          <w:rPr>
            <w:rStyle w:val="Hyperlink"/>
            <w:noProof/>
          </w:rPr>
        </w:r>
        <w:r w:rsidRPr="00DA090C">
          <w:rPr>
            <w:rStyle w:val="Hyperlink"/>
            <w:noProof/>
          </w:rPr>
          <w:fldChar w:fldCharType="separate"/>
        </w:r>
        <w:r w:rsidRPr="00DA090C">
          <w:rPr>
            <w:rStyle w:val="Hyperlink"/>
            <w:noProof/>
          </w:rPr>
          <w:t>Figure 13 – Second PC Module Enclosure Drilling Guide</w:t>
        </w:r>
        <w:r>
          <w:rPr>
            <w:noProof/>
            <w:webHidden/>
          </w:rPr>
          <w:tab/>
        </w:r>
        <w:r>
          <w:rPr>
            <w:noProof/>
            <w:webHidden/>
          </w:rPr>
          <w:fldChar w:fldCharType="begin"/>
        </w:r>
        <w:r>
          <w:rPr>
            <w:noProof/>
            <w:webHidden/>
          </w:rPr>
          <w:instrText xml:space="preserve"> PAGEREF _Toc175732297 \h </w:instrText>
        </w:r>
        <w:r>
          <w:rPr>
            <w:noProof/>
            <w:webHidden/>
          </w:rPr>
        </w:r>
      </w:ins>
      <w:r>
        <w:rPr>
          <w:noProof/>
          <w:webHidden/>
        </w:rPr>
        <w:fldChar w:fldCharType="separate"/>
      </w:r>
      <w:ins w:id="422" w:author="Andrew Instone-Cowie" w:date="2024-08-28T10:12:00Z" w16du:dateUtc="2024-08-28T09:12:00Z">
        <w:r w:rsidR="002561BD">
          <w:rPr>
            <w:noProof/>
            <w:webHidden/>
          </w:rPr>
          <w:t>28</w:t>
        </w:r>
      </w:ins>
      <w:ins w:id="423" w:author="Andrew Instone-Cowie" w:date="2024-08-28T10:10:00Z" w16du:dateUtc="2024-08-28T09:10:00Z">
        <w:r>
          <w:rPr>
            <w:noProof/>
            <w:webHidden/>
          </w:rPr>
          <w:fldChar w:fldCharType="end"/>
        </w:r>
        <w:r w:rsidRPr="00DA090C">
          <w:rPr>
            <w:rStyle w:val="Hyperlink"/>
            <w:noProof/>
          </w:rPr>
          <w:fldChar w:fldCharType="end"/>
        </w:r>
      </w:ins>
    </w:p>
    <w:p w14:paraId="14AC1CB3" w14:textId="54312F25" w:rsidR="008A112E" w:rsidRDefault="008A112E" w:rsidP="008A112E">
      <w:pPr>
        <w:pStyle w:val="TableofFigures"/>
        <w:tabs>
          <w:tab w:val="right" w:leader="dot" w:pos="9016"/>
        </w:tabs>
        <w:spacing w:after="120"/>
        <w:rPr>
          <w:ins w:id="424" w:author="Andrew Instone-Cowie" w:date="2024-08-28T10:10:00Z" w16du:dateUtc="2024-08-28T09:10:00Z"/>
          <w:rFonts w:eastAsiaTheme="minorEastAsia"/>
          <w:noProof/>
          <w:kern w:val="2"/>
          <w:sz w:val="24"/>
          <w:szCs w:val="24"/>
          <w:lang w:eastAsia="en-GB"/>
          <w14:ligatures w14:val="standardContextual"/>
        </w:rPr>
        <w:pPrChange w:id="425" w:author="Andrew Instone-Cowie" w:date="2024-08-28T10:11:00Z" w16du:dateUtc="2024-08-28T09:11:00Z">
          <w:pPr>
            <w:pStyle w:val="TableofFigures"/>
            <w:tabs>
              <w:tab w:val="right" w:leader="dot" w:pos="9016"/>
            </w:tabs>
          </w:pPr>
        </w:pPrChange>
      </w:pPr>
      <w:ins w:id="426" w:author="Andrew Instone-Cowie" w:date="2024-08-28T10:10:00Z" w16du:dateUtc="2024-08-28T09:10:00Z">
        <w:r w:rsidRPr="00DA090C">
          <w:rPr>
            <w:rStyle w:val="Hyperlink"/>
            <w:noProof/>
          </w:rPr>
          <w:fldChar w:fldCharType="begin"/>
        </w:r>
        <w:r w:rsidRPr="00DA090C">
          <w:rPr>
            <w:rStyle w:val="Hyperlink"/>
            <w:noProof/>
          </w:rPr>
          <w:instrText xml:space="preserve"> </w:instrText>
        </w:r>
        <w:r>
          <w:rPr>
            <w:noProof/>
          </w:rPr>
          <w:instrText>HYPERLINK \l "_Toc175732298"</w:instrText>
        </w:r>
        <w:r w:rsidRPr="00DA090C">
          <w:rPr>
            <w:rStyle w:val="Hyperlink"/>
            <w:noProof/>
          </w:rPr>
          <w:instrText xml:space="preserve"> </w:instrText>
        </w:r>
        <w:r w:rsidRPr="00DA090C">
          <w:rPr>
            <w:rStyle w:val="Hyperlink"/>
            <w:noProof/>
          </w:rPr>
        </w:r>
        <w:r w:rsidRPr="00DA090C">
          <w:rPr>
            <w:rStyle w:val="Hyperlink"/>
            <w:noProof/>
          </w:rPr>
          <w:fldChar w:fldCharType="separate"/>
        </w:r>
        <w:r w:rsidRPr="00DA090C">
          <w:rPr>
            <w:rStyle w:val="Hyperlink"/>
            <w:noProof/>
          </w:rPr>
          <w:t>Figure 14 – Alternative Drilling Guide for DB9 Connector</w:t>
        </w:r>
        <w:r>
          <w:rPr>
            <w:noProof/>
            <w:webHidden/>
          </w:rPr>
          <w:tab/>
        </w:r>
        <w:r>
          <w:rPr>
            <w:noProof/>
            <w:webHidden/>
          </w:rPr>
          <w:fldChar w:fldCharType="begin"/>
        </w:r>
        <w:r>
          <w:rPr>
            <w:noProof/>
            <w:webHidden/>
          </w:rPr>
          <w:instrText xml:space="preserve"> PAGEREF _Toc175732298 \h </w:instrText>
        </w:r>
        <w:r>
          <w:rPr>
            <w:noProof/>
            <w:webHidden/>
          </w:rPr>
        </w:r>
      </w:ins>
      <w:r>
        <w:rPr>
          <w:noProof/>
          <w:webHidden/>
        </w:rPr>
        <w:fldChar w:fldCharType="separate"/>
      </w:r>
      <w:ins w:id="427" w:author="Andrew Instone-Cowie" w:date="2024-08-28T10:12:00Z" w16du:dateUtc="2024-08-28T09:12:00Z">
        <w:r w:rsidR="002561BD">
          <w:rPr>
            <w:noProof/>
            <w:webHidden/>
          </w:rPr>
          <w:t>29</w:t>
        </w:r>
      </w:ins>
      <w:ins w:id="428" w:author="Andrew Instone-Cowie" w:date="2024-08-28T10:10:00Z" w16du:dateUtc="2024-08-28T09:10:00Z">
        <w:r>
          <w:rPr>
            <w:noProof/>
            <w:webHidden/>
          </w:rPr>
          <w:fldChar w:fldCharType="end"/>
        </w:r>
        <w:r w:rsidRPr="00DA090C">
          <w:rPr>
            <w:rStyle w:val="Hyperlink"/>
            <w:noProof/>
          </w:rPr>
          <w:fldChar w:fldCharType="end"/>
        </w:r>
      </w:ins>
    </w:p>
    <w:p w14:paraId="29D5CEAE" w14:textId="271DD371" w:rsidR="008A112E" w:rsidRDefault="008A112E" w:rsidP="008A112E">
      <w:pPr>
        <w:pStyle w:val="TableofFigures"/>
        <w:tabs>
          <w:tab w:val="right" w:leader="dot" w:pos="9016"/>
        </w:tabs>
        <w:spacing w:after="120"/>
        <w:rPr>
          <w:ins w:id="429" w:author="Andrew Instone-Cowie" w:date="2024-08-28T10:10:00Z" w16du:dateUtc="2024-08-28T09:10:00Z"/>
          <w:rFonts w:eastAsiaTheme="minorEastAsia"/>
          <w:noProof/>
          <w:kern w:val="2"/>
          <w:sz w:val="24"/>
          <w:szCs w:val="24"/>
          <w:lang w:eastAsia="en-GB"/>
          <w14:ligatures w14:val="standardContextual"/>
        </w:rPr>
        <w:pPrChange w:id="430" w:author="Andrew Instone-Cowie" w:date="2024-08-28T10:11:00Z" w16du:dateUtc="2024-08-28T09:11:00Z">
          <w:pPr>
            <w:pStyle w:val="TableofFigures"/>
            <w:tabs>
              <w:tab w:val="right" w:leader="dot" w:pos="9016"/>
            </w:tabs>
          </w:pPr>
        </w:pPrChange>
      </w:pPr>
      <w:ins w:id="431" w:author="Andrew Instone-Cowie" w:date="2024-08-28T10:10:00Z" w16du:dateUtc="2024-08-28T09:10:00Z">
        <w:r w:rsidRPr="00DA090C">
          <w:rPr>
            <w:rStyle w:val="Hyperlink"/>
            <w:noProof/>
          </w:rPr>
          <w:fldChar w:fldCharType="begin"/>
        </w:r>
        <w:r w:rsidRPr="00DA090C">
          <w:rPr>
            <w:rStyle w:val="Hyperlink"/>
            <w:noProof/>
          </w:rPr>
          <w:instrText xml:space="preserve"> </w:instrText>
        </w:r>
        <w:r>
          <w:rPr>
            <w:noProof/>
          </w:rPr>
          <w:instrText>HYPERLINK \l "_Toc175732299"</w:instrText>
        </w:r>
        <w:r w:rsidRPr="00DA090C">
          <w:rPr>
            <w:rStyle w:val="Hyperlink"/>
            <w:noProof/>
          </w:rPr>
          <w:instrText xml:space="preserve"> </w:instrText>
        </w:r>
        <w:r w:rsidRPr="00DA090C">
          <w:rPr>
            <w:rStyle w:val="Hyperlink"/>
            <w:noProof/>
          </w:rPr>
        </w:r>
        <w:r w:rsidRPr="00DA090C">
          <w:rPr>
            <w:rStyle w:val="Hyperlink"/>
            <w:noProof/>
          </w:rPr>
          <w:fldChar w:fldCharType="separate"/>
        </w:r>
        <w:r w:rsidRPr="00DA090C">
          <w:rPr>
            <w:rStyle w:val="Hyperlink"/>
            <w:noProof/>
          </w:rPr>
          <w:t>Figure 15 – Basic Serial Splitter Module Enclosure Drilling Guide</w:t>
        </w:r>
        <w:r>
          <w:rPr>
            <w:noProof/>
            <w:webHidden/>
          </w:rPr>
          <w:tab/>
        </w:r>
        <w:r>
          <w:rPr>
            <w:noProof/>
            <w:webHidden/>
          </w:rPr>
          <w:fldChar w:fldCharType="begin"/>
        </w:r>
        <w:r>
          <w:rPr>
            <w:noProof/>
            <w:webHidden/>
          </w:rPr>
          <w:instrText xml:space="preserve"> PAGEREF _Toc175732299 \h </w:instrText>
        </w:r>
        <w:r>
          <w:rPr>
            <w:noProof/>
            <w:webHidden/>
          </w:rPr>
        </w:r>
      </w:ins>
      <w:r>
        <w:rPr>
          <w:noProof/>
          <w:webHidden/>
        </w:rPr>
        <w:fldChar w:fldCharType="separate"/>
      </w:r>
      <w:ins w:id="432" w:author="Andrew Instone-Cowie" w:date="2024-08-28T10:12:00Z" w16du:dateUtc="2024-08-28T09:12:00Z">
        <w:r w:rsidR="002561BD">
          <w:rPr>
            <w:noProof/>
            <w:webHidden/>
          </w:rPr>
          <w:t>30</w:t>
        </w:r>
      </w:ins>
      <w:ins w:id="433" w:author="Andrew Instone-Cowie" w:date="2024-08-28T10:10:00Z" w16du:dateUtc="2024-08-28T09:10:00Z">
        <w:r>
          <w:rPr>
            <w:noProof/>
            <w:webHidden/>
          </w:rPr>
          <w:fldChar w:fldCharType="end"/>
        </w:r>
        <w:r w:rsidRPr="00DA090C">
          <w:rPr>
            <w:rStyle w:val="Hyperlink"/>
            <w:noProof/>
          </w:rPr>
          <w:fldChar w:fldCharType="end"/>
        </w:r>
      </w:ins>
    </w:p>
    <w:p w14:paraId="0A669FEA" w14:textId="06F9A57D" w:rsidR="008A112E" w:rsidRDefault="008A112E" w:rsidP="008A112E">
      <w:pPr>
        <w:pStyle w:val="TableofFigures"/>
        <w:tabs>
          <w:tab w:val="right" w:leader="dot" w:pos="9016"/>
        </w:tabs>
        <w:spacing w:after="120"/>
        <w:rPr>
          <w:ins w:id="434" w:author="Andrew Instone-Cowie" w:date="2024-08-28T10:10:00Z" w16du:dateUtc="2024-08-28T09:10:00Z"/>
          <w:rFonts w:eastAsiaTheme="minorEastAsia"/>
          <w:noProof/>
          <w:kern w:val="2"/>
          <w:sz w:val="24"/>
          <w:szCs w:val="24"/>
          <w:lang w:eastAsia="en-GB"/>
          <w14:ligatures w14:val="standardContextual"/>
        </w:rPr>
        <w:pPrChange w:id="435" w:author="Andrew Instone-Cowie" w:date="2024-08-28T10:11:00Z" w16du:dateUtc="2024-08-28T09:11:00Z">
          <w:pPr>
            <w:pStyle w:val="TableofFigures"/>
            <w:tabs>
              <w:tab w:val="right" w:leader="dot" w:pos="9016"/>
            </w:tabs>
          </w:pPr>
        </w:pPrChange>
      </w:pPr>
      <w:ins w:id="436" w:author="Andrew Instone-Cowie" w:date="2024-08-28T10:10:00Z" w16du:dateUtc="2024-08-28T09:10:00Z">
        <w:r w:rsidRPr="00DA090C">
          <w:rPr>
            <w:rStyle w:val="Hyperlink"/>
            <w:noProof/>
          </w:rPr>
          <w:fldChar w:fldCharType="begin"/>
        </w:r>
        <w:r w:rsidRPr="00DA090C">
          <w:rPr>
            <w:rStyle w:val="Hyperlink"/>
            <w:noProof/>
          </w:rPr>
          <w:instrText xml:space="preserve"> </w:instrText>
        </w:r>
        <w:r>
          <w:rPr>
            <w:noProof/>
          </w:rPr>
          <w:instrText>HYPERLINK \l "_Toc175732300"</w:instrText>
        </w:r>
        <w:r w:rsidRPr="00DA090C">
          <w:rPr>
            <w:rStyle w:val="Hyperlink"/>
            <w:noProof/>
          </w:rPr>
          <w:instrText xml:space="preserve"> </w:instrText>
        </w:r>
        <w:r w:rsidRPr="00DA090C">
          <w:rPr>
            <w:rStyle w:val="Hyperlink"/>
            <w:noProof/>
          </w:rPr>
        </w:r>
        <w:r w:rsidRPr="00DA090C">
          <w:rPr>
            <w:rStyle w:val="Hyperlink"/>
            <w:noProof/>
          </w:rPr>
          <w:fldChar w:fldCharType="separate"/>
        </w:r>
        <w:r w:rsidRPr="00DA090C">
          <w:rPr>
            <w:rStyle w:val="Hyperlink"/>
            <w:noProof/>
          </w:rPr>
          <w:t>Figure 16 – PCB Mounting Hardware</w:t>
        </w:r>
        <w:r>
          <w:rPr>
            <w:noProof/>
            <w:webHidden/>
          </w:rPr>
          <w:tab/>
        </w:r>
        <w:r>
          <w:rPr>
            <w:noProof/>
            <w:webHidden/>
          </w:rPr>
          <w:fldChar w:fldCharType="begin"/>
        </w:r>
        <w:r>
          <w:rPr>
            <w:noProof/>
            <w:webHidden/>
          </w:rPr>
          <w:instrText xml:space="preserve"> PAGEREF _Toc175732300 \h </w:instrText>
        </w:r>
        <w:r>
          <w:rPr>
            <w:noProof/>
            <w:webHidden/>
          </w:rPr>
        </w:r>
      </w:ins>
      <w:r>
        <w:rPr>
          <w:noProof/>
          <w:webHidden/>
        </w:rPr>
        <w:fldChar w:fldCharType="separate"/>
      </w:r>
      <w:ins w:id="437" w:author="Andrew Instone-Cowie" w:date="2024-08-28T10:12:00Z" w16du:dateUtc="2024-08-28T09:12:00Z">
        <w:r w:rsidR="002561BD">
          <w:rPr>
            <w:noProof/>
            <w:webHidden/>
          </w:rPr>
          <w:t>31</w:t>
        </w:r>
      </w:ins>
      <w:ins w:id="438" w:author="Andrew Instone-Cowie" w:date="2024-08-28T10:10:00Z" w16du:dateUtc="2024-08-28T09:10:00Z">
        <w:r>
          <w:rPr>
            <w:noProof/>
            <w:webHidden/>
          </w:rPr>
          <w:fldChar w:fldCharType="end"/>
        </w:r>
        <w:r w:rsidRPr="00DA090C">
          <w:rPr>
            <w:rStyle w:val="Hyperlink"/>
            <w:noProof/>
          </w:rPr>
          <w:fldChar w:fldCharType="end"/>
        </w:r>
      </w:ins>
    </w:p>
    <w:p w14:paraId="1E11780D" w14:textId="05314896" w:rsidR="008A112E" w:rsidRDefault="008A112E" w:rsidP="008A112E">
      <w:pPr>
        <w:pStyle w:val="TableofFigures"/>
        <w:tabs>
          <w:tab w:val="right" w:leader="dot" w:pos="9016"/>
        </w:tabs>
        <w:spacing w:after="120"/>
        <w:rPr>
          <w:ins w:id="439" w:author="Andrew Instone-Cowie" w:date="2024-08-28T10:10:00Z" w16du:dateUtc="2024-08-28T09:10:00Z"/>
          <w:rFonts w:eastAsiaTheme="minorEastAsia"/>
          <w:noProof/>
          <w:kern w:val="2"/>
          <w:sz w:val="24"/>
          <w:szCs w:val="24"/>
          <w:lang w:eastAsia="en-GB"/>
          <w14:ligatures w14:val="standardContextual"/>
        </w:rPr>
        <w:pPrChange w:id="440" w:author="Andrew Instone-Cowie" w:date="2024-08-28T10:11:00Z" w16du:dateUtc="2024-08-28T09:11:00Z">
          <w:pPr>
            <w:pStyle w:val="TableofFigures"/>
            <w:tabs>
              <w:tab w:val="right" w:leader="dot" w:pos="9016"/>
            </w:tabs>
          </w:pPr>
        </w:pPrChange>
      </w:pPr>
      <w:ins w:id="441" w:author="Andrew Instone-Cowie" w:date="2024-08-28T10:10:00Z" w16du:dateUtc="2024-08-28T09:10:00Z">
        <w:r w:rsidRPr="00DA090C">
          <w:rPr>
            <w:rStyle w:val="Hyperlink"/>
            <w:noProof/>
          </w:rPr>
          <w:fldChar w:fldCharType="begin"/>
        </w:r>
        <w:r w:rsidRPr="00DA090C">
          <w:rPr>
            <w:rStyle w:val="Hyperlink"/>
            <w:noProof/>
          </w:rPr>
          <w:instrText xml:space="preserve"> </w:instrText>
        </w:r>
        <w:r>
          <w:rPr>
            <w:noProof/>
          </w:rPr>
          <w:instrText>HYPERLINK \l "_Toc175732301"</w:instrText>
        </w:r>
        <w:r w:rsidRPr="00DA090C">
          <w:rPr>
            <w:rStyle w:val="Hyperlink"/>
            <w:noProof/>
          </w:rPr>
          <w:instrText xml:space="preserve"> </w:instrText>
        </w:r>
        <w:r w:rsidRPr="00DA090C">
          <w:rPr>
            <w:rStyle w:val="Hyperlink"/>
            <w:noProof/>
          </w:rPr>
        </w:r>
        <w:r w:rsidRPr="00DA090C">
          <w:rPr>
            <w:rStyle w:val="Hyperlink"/>
            <w:noProof/>
          </w:rPr>
          <w:fldChar w:fldCharType="separate"/>
        </w:r>
        <w:r w:rsidRPr="00DA090C">
          <w:rPr>
            <w:rStyle w:val="Hyperlink"/>
            <w:noProof/>
          </w:rPr>
          <w:t>Figure 17 – Enclosure Marking Out</w:t>
        </w:r>
        <w:r>
          <w:rPr>
            <w:noProof/>
            <w:webHidden/>
          </w:rPr>
          <w:tab/>
        </w:r>
        <w:r>
          <w:rPr>
            <w:noProof/>
            <w:webHidden/>
          </w:rPr>
          <w:fldChar w:fldCharType="begin"/>
        </w:r>
        <w:r>
          <w:rPr>
            <w:noProof/>
            <w:webHidden/>
          </w:rPr>
          <w:instrText xml:space="preserve"> PAGEREF _Toc175732301 \h </w:instrText>
        </w:r>
        <w:r>
          <w:rPr>
            <w:noProof/>
            <w:webHidden/>
          </w:rPr>
        </w:r>
      </w:ins>
      <w:r>
        <w:rPr>
          <w:noProof/>
          <w:webHidden/>
        </w:rPr>
        <w:fldChar w:fldCharType="separate"/>
      </w:r>
      <w:ins w:id="442" w:author="Andrew Instone-Cowie" w:date="2024-08-28T10:12:00Z" w16du:dateUtc="2024-08-28T09:12:00Z">
        <w:r w:rsidR="002561BD">
          <w:rPr>
            <w:noProof/>
            <w:webHidden/>
          </w:rPr>
          <w:t>31</w:t>
        </w:r>
      </w:ins>
      <w:ins w:id="443" w:author="Andrew Instone-Cowie" w:date="2024-08-28T10:10:00Z" w16du:dateUtc="2024-08-28T09:10:00Z">
        <w:r>
          <w:rPr>
            <w:noProof/>
            <w:webHidden/>
          </w:rPr>
          <w:fldChar w:fldCharType="end"/>
        </w:r>
        <w:r w:rsidRPr="00DA090C">
          <w:rPr>
            <w:rStyle w:val="Hyperlink"/>
            <w:noProof/>
          </w:rPr>
          <w:fldChar w:fldCharType="end"/>
        </w:r>
      </w:ins>
    </w:p>
    <w:p w14:paraId="1F374C5D" w14:textId="5EDF8CFC" w:rsidR="008A112E" w:rsidRDefault="008A112E" w:rsidP="008A112E">
      <w:pPr>
        <w:pStyle w:val="TableofFigures"/>
        <w:tabs>
          <w:tab w:val="right" w:leader="dot" w:pos="9016"/>
        </w:tabs>
        <w:spacing w:after="120"/>
        <w:rPr>
          <w:ins w:id="444" w:author="Andrew Instone-Cowie" w:date="2024-08-28T10:10:00Z" w16du:dateUtc="2024-08-28T09:10:00Z"/>
          <w:rFonts w:eastAsiaTheme="minorEastAsia"/>
          <w:noProof/>
          <w:kern w:val="2"/>
          <w:sz w:val="24"/>
          <w:szCs w:val="24"/>
          <w:lang w:eastAsia="en-GB"/>
          <w14:ligatures w14:val="standardContextual"/>
        </w:rPr>
        <w:pPrChange w:id="445" w:author="Andrew Instone-Cowie" w:date="2024-08-28T10:11:00Z" w16du:dateUtc="2024-08-28T09:11:00Z">
          <w:pPr>
            <w:pStyle w:val="TableofFigures"/>
            <w:tabs>
              <w:tab w:val="right" w:leader="dot" w:pos="9016"/>
            </w:tabs>
          </w:pPr>
        </w:pPrChange>
      </w:pPr>
      <w:ins w:id="446" w:author="Andrew Instone-Cowie" w:date="2024-08-28T10:10:00Z" w16du:dateUtc="2024-08-28T09:10:00Z">
        <w:r w:rsidRPr="00DA090C">
          <w:rPr>
            <w:rStyle w:val="Hyperlink"/>
            <w:noProof/>
          </w:rPr>
          <w:fldChar w:fldCharType="begin"/>
        </w:r>
        <w:r w:rsidRPr="00DA090C">
          <w:rPr>
            <w:rStyle w:val="Hyperlink"/>
            <w:noProof/>
          </w:rPr>
          <w:instrText xml:space="preserve"> </w:instrText>
        </w:r>
        <w:r>
          <w:rPr>
            <w:noProof/>
          </w:rPr>
          <w:instrText>HYPERLINK \l "_Toc175732302"</w:instrText>
        </w:r>
        <w:r w:rsidRPr="00DA090C">
          <w:rPr>
            <w:rStyle w:val="Hyperlink"/>
            <w:noProof/>
          </w:rPr>
          <w:instrText xml:space="preserve"> </w:instrText>
        </w:r>
        <w:r w:rsidRPr="00DA090C">
          <w:rPr>
            <w:rStyle w:val="Hyperlink"/>
            <w:noProof/>
          </w:rPr>
        </w:r>
        <w:r w:rsidRPr="00DA090C">
          <w:rPr>
            <w:rStyle w:val="Hyperlink"/>
            <w:noProof/>
          </w:rPr>
          <w:fldChar w:fldCharType="separate"/>
        </w:r>
        <w:r w:rsidRPr="00DA090C">
          <w:rPr>
            <w:rStyle w:val="Hyperlink"/>
            <w:noProof/>
          </w:rPr>
          <w:t>Figure 18 – Enclosure Marked for Drilling</w:t>
        </w:r>
        <w:r>
          <w:rPr>
            <w:noProof/>
            <w:webHidden/>
          </w:rPr>
          <w:tab/>
        </w:r>
        <w:r>
          <w:rPr>
            <w:noProof/>
            <w:webHidden/>
          </w:rPr>
          <w:fldChar w:fldCharType="begin"/>
        </w:r>
        <w:r>
          <w:rPr>
            <w:noProof/>
            <w:webHidden/>
          </w:rPr>
          <w:instrText xml:space="preserve"> PAGEREF _Toc175732302 \h </w:instrText>
        </w:r>
        <w:r>
          <w:rPr>
            <w:noProof/>
            <w:webHidden/>
          </w:rPr>
        </w:r>
      </w:ins>
      <w:r>
        <w:rPr>
          <w:noProof/>
          <w:webHidden/>
        </w:rPr>
        <w:fldChar w:fldCharType="separate"/>
      </w:r>
      <w:ins w:id="447" w:author="Andrew Instone-Cowie" w:date="2024-08-28T10:12:00Z" w16du:dateUtc="2024-08-28T09:12:00Z">
        <w:r w:rsidR="002561BD">
          <w:rPr>
            <w:noProof/>
            <w:webHidden/>
          </w:rPr>
          <w:t>32</w:t>
        </w:r>
      </w:ins>
      <w:ins w:id="448" w:author="Andrew Instone-Cowie" w:date="2024-08-28T10:10:00Z" w16du:dateUtc="2024-08-28T09:10:00Z">
        <w:r>
          <w:rPr>
            <w:noProof/>
            <w:webHidden/>
          </w:rPr>
          <w:fldChar w:fldCharType="end"/>
        </w:r>
        <w:r w:rsidRPr="00DA090C">
          <w:rPr>
            <w:rStyle w:val="Hyperlink"/>
            <w:noProof/>
          </w:rPr>
          <w:fldChar w:fldCharType="end"/>
        </w:r>
      </w:ins>
    </w:p>
    <w:p w14:paraId="277943C2" w14:textId="00C0E230" w:rsidR="008A112E" w:rsidRDefault="008A112E" w:rsidP="008A112E">
      <w:pPr>
        <w:pStyle w:val="TableofFigures"/>
        <w:tabs>
          <w:tab w:val="right" w:leader="dot" w:pos="9016"/>
        </w:tabs>
        <w:spacing w:after="120"/>
        <w:rPr>
          <w:ins w:id="449" w:author="Andrew Instone-Cowie" w:date="2024-08-28T10:10:00Z" w16du:dateUtc="2024-08-28T09:10:00Z"/>
          <w:rFonts w:eastAsiaTheme="minorEastAsia"/>
          <w:noProof/>
          <w:kern w:val="2"/>
          <w:sz w:val="24"/>
          <w:szCs w:val="24"/>
          <w:lang w:eastAsia="en-GB"/>
          <w14:ligatures w14:val="standardContextual"/>
        </w:rPr>
        <w:pPrChange w:id="450" w:author="Andrew Instone-Cowie" w:date="2024-08-28T10:11:00Z" w16du:dateUtc="2024-08-28T09:11:00Z">
          <w:pPr>
            <w:pStyle w:val="TableofFigures"/>
            <w:tabs>
              <w:tab w:val="right" w:leader="dot" w:pos="9016"/>
            </w:tabs>
          </w:pPr>
        </w:pPrChange>
      </w:pPr>
      <w:ins w:id="451" w:author="Andrew Instone-Cowie" w:date="2024-08-28T10:10:00Z" w16du:dateUtc="2024-08-28T09:10:00Z">
        <w:r w:rsidRPr="00DA090C">
          <w:rPr>
            <w:rStyle w:val="Hyperlink"/>
            <w:noProof/>
          </w:rPr>
          <w:fldChar w:fldCharType="begin"/>
        </w:r>
        <w:r w:rsidRPr="00DA090C">
          <w:rPr>
            <w:rStyle w:val="Hyperlink"/>
            <w:noProof/>
          </w:rPr>
          <w:instrText xml:space="preserve"> </w:instrText>
        </w:r>
        <w:r>
          <w:rPr>
            <w:noProof/>
          </w:rPr>
          <w:instrText>HYPERLINK \l "_Toc175732303"</w:instrText>
        </w:r>
        <w:r w:rsidRPr="00DA090C">
          <w:rPr>
            <w:rStyle w:val="Hyperlink"/>
            <w:noProof/>
          </w:rPr>
          <w:instrText xml:space="preserve"> </w:instrText>
        </w:r>
        <w:r w:rsidRPr="00DA090C">
          <w:rPr>
            <w:rStyle w:val="Hyperlink"/>
            <w:noProof/>
          </w:rPr>
        </w:r>
        <w:r w:rsidRPr="00DA090C">
          <w:rPr>
            <w:rStyle w:val="Hyperlink"/>
            <w:noProof/>
          </w:rPr>
          <w:fldChar w:fldCharType="separate"/>
        </w:r>
        <w:r w:rsidRPr="00DA090C">
          <w:rPr>
            <w:rStyle w:val="Hyperlink"/>
            <w:noProof/>
          </w:rPr>
          <w:t>Figure 19 – Completed Second PC Module in Enclosure</w:t>
        </w:r>
        <w:r>
          <w:rPr>
            <w:noProof/>
            <w:webHidden/>
          </w:rPr>
          <w:tab/>
        </w:r>
        <w:r>
          <w:rPr>
            <w:noProof/>
            <w:webHidden/>
          </w:rPr>
          <w:fldChar w:fldCharType="begin"/>
        </w:r>
        <w:r>
          <w:rPr>
            <w:noProof/>
            <w:webHidden/>
          </w:rPr>
          <w:instrText xml:space="preserve"> PAGEREF _Toc175732303 \h </w:instrText>
        </w:r>
        <w:r>
          <w:rPr>
            <w:noProof/>
            <w:webHidden/>
          </w:rPr>
        </w:r>
      </w:ins>
      <w:r>
        <w:rPr>
          <w:noProof/>
          <w:webHidden/>
        </w:rPr>
        <w:fldChar w:fldCharType="separate"/>
      </w:r>
      <w:ins w:id="452" w:author="Andrew Instone-Cowie" w:date="2024-08-28T10:12:00Z" w16du:dateUtc="2024-08-28T09:12:00Z">
        <w:r w:rsidR="002561BD">
          <w:rPr>
            <w:noProof/>
            <w:webHidden/>
          </w:rPr>
          <w:t>33</w:t>
        </w:r>
      </w:ins>
      <w:ins w:id="453" w:author="Andrew Instone-Cowie" w:date="2024-08-28T10:10:00Z" w16du:dateUtc="2024-08-28T09:10:00Z">
        <w:r>
          <w:rPr>
            <w:noProof/>
            <w:webHidden/>
          </w:rPr>
          <w:fldChar w:fldCharType="end"/>
        </w:r>
        <w:r w:rsidRPr="00DA090C">
          <w:rPr>
            <w:rStyle w:val="Hyperlink"/>
            <w:noProof/>
          </w:rPr>
          <w:fldChar w:fldCharType="end"/>
        </w:r>
      </w:ins>
    </w:p>
    <w:p w14:paraId="72293740" w14:textId="7E4B8E2F" w:rsidR="008A112E" w:rsidRDefault="008A112E" w:rsidP="008A112E">
      <w:pPr>
        <w:pStyle w:val="TableofFigures"/>
        <w:tabs>
          <w:tab w:val="right" w:leader="dot" w:pos="9016"/>
        </w:tabs>
        <w:spacing w:after="120"/>
        <w:rPr>
          <w:ins w:id="454" w:author="Andrew Instone-Cowie" w:date="2024-08-28T10:10:00Z" w16du:dateUtc="2024-08-28T09:10:00Z"/>
          <w:rFonts w:eastAsiaTheme="minorEastAsia"/>
          <w:noProof/>
          <w:kern w:val="2"/>
          <w:sz w:val="24"/>
          <w:szCs w:val="24"/>
          <w:lang w:eastAsia="en-GB"/>
          <w14:ligatures w14:val="standardContextual"/>
        </w:rPr>
        <w:pPrChange w:id="455" w:author="Andrew Instone-Cowie" w:date="2024-08-28T10:11:00Z" w16du:dateUtc="2024-08-28T09:11:00Z">
          <w:pPr>
            <w:pStyle w:val="TableofFigures"/>
            <w:tabs>
              <w:tab w:val="right" w:leader="dot" w:pos="9016"/>
            </w:tabs>
          </w:pPr>
        </w:pPrChange>
      </w:pPr>
      <w:ins w:id="456" w:author="Andrew Instone-Cowie" w:date="2024-08-28T10:10:00Z" w16du:dateUtc="2024-08-28T09:10:00Z">
        <w:r w:rsidRPr="00DA090C">
          <w:rPr>
            <w:rStyle w:val="Hyperlink"/>
            <w:noProof/>
          </w:rPr>
          <w:fldChar w:fldCharType="begin"/>
        </w:r>
        <w:r w:rsidRPr="00DA090C">
          <w:rPr>
            <w:rStyle w:val="Hyperlink"/>
            <w:noProof/>
          </w:rPr>
          <w:instrText xml:space="preserve"> </w:instrText>
        </w:r>
        <w:r>
          <w:rPr>
            <w:noProof/>
          </w:rPr>
          <w:instrText>HYPERLINK \l "_Toc175732304"</w:instrText>
        </w:r>
        <w:r w:rsidRPr="00DA090C">
          <w:rPr>
            <w:rStyle w:val="Hyperlink"/>
            <w:noProof/>
          </w:rPr>
          <w:instrText xml:space="preserve"> </w:instrText>
        </w:r>
        <w:r w:rsidRPr="00DA090C">
          <w:rPr>
            <w:rStyle w:val="Hyperlink"/>
            <w:noProof/>
          </w:rPr>
        </w:r>
        <w:r w:rsidRPr="00DA090C">
          <w:rPr>
            <w:rStyle w:val="Hyperlink"/>
            <w:noProof/>
          </w:rPr>
          <w:fldChar w:fldCharType="separate"/>
        </w:r>
        <w:r w:rsidRPr="00DA090C">
          <w:rPr>
            <w:rStyle w:val="Hyperlink"/>
            <w:noProof/>
          </w:rPr>
          <w:t>Figure 20 – Completed Basic Serial Splitter Module in Enclosure</w:t>
        </w:r>
        <w:r>
          <w:rPr>
            <w:noProof/>
            <w:webHidden/>
          </w:rPr>
          <w:tab/>
        </w:r>
        <w:r>
          <w:rPr>
            <w:noProof/>
            <w:webHidden/>
          </w:rPr>
          <w:fldChar w:fldCharType="begin"/>
        </w:r>
        <w:r>
          <w:rPr>
            <w:noProof/>
            <w:webHidden/>
          </w:rPr>
          <w:instrText xml:space="preserve"> PAGEREF _Toc175732304 \h </w:instrText>
        </w:r>
        <w:r>
          <w:rPr>
            <w:noProof/>
            <w:webHidden/>
          </w:rPr>
        </w:r>
      </w:ins>
      <w:r>
        <w:rPr>
          <w:noProof/>
          <w:webHidden/>
        </w:rPr>
        <w:fldChar w:fldCharType="separate"/>
      </w:r>
      <w:ins w:id="457" w:author="Andrew Instone-Cowie" w:date="2024-08-28T10:12:00Z" w16du:dateUtc="2024-08-28T09:12:00Z">
        <w:r w:rsidR="002561BD">
          <w:rPr>
            <w:noProof/>
            <w:webHidden/>
          </w:rPr>
          <w:t>33</w:t>
        </w:r>
      </w:ins>
      <w:ins w:id="458" w:author="Andrew Instone-Cowie" w:date="2024-08-28T10:10:00Z" w16du:dateUtc="2024-08-28T09:10:00Z">
        <w:r>
          <w:rPr>
            <w:noProof/>
            <w:webHidden/>
          </w:rPr>
          <w:fldChar w:fldCharType="end"/>
        </w:r>
        <w:r w:rsidRPr="00DA090C">
          <w:rPr>
            <w:rStyle w:val="Hyperlink"/>
            <w:noProof/>
          </w:rPr>
          <w:fldChar w:fldCharType="end"/>
        </w:r>
      </w:ins>
    </w:p>
    <w:p w14:paraId="323980EC" w14:textId="4AF2508D" w:rsidR="008A112E" w:rsidRDefault="008A112E" w:rsidP="008A112E">
      <w:pPr>
        <w:pStyle w:val="TableofFigures"/>
        <w:tabs>
          <w:tab w:val="right" w:leader="dot" w:pos="9016"/>
        </w:tabs>
        <w:spacing w:after="120"/>
        <w:rPr>
          <w:ins w:id="459" w:author="Andrew Instone-Cowie" w:date="2024-08-28T10:10:00Z" w16du:dateUtc="2024-08-28T09:10:00Z"/>
          <w:rFonts w:eastAsiaTheme="minorEastAsia"/>
          <w:noProof/>
          <w:kern w:val="2"/>
          <w:sz w:val="24"/>
          <w:szCs w:val="24"/>
          <w:lang w:eastAsia="en-GB"/>
          <w14:ligatures w14:val="standardContextual"/>
        </w:rPr>
        <w:pPrChange w:id="460" w:author="Andrew Instone-Cowie" w:date="2024-08-28T10:11:00Z" w16du:dateUtc="2024-08-28T09:11:00Z">
          <w:pPr>
            <w:pStyle w:val="TableofFigures"/>
            <w:tabs>
              <w:tab w:val="right" w:leader="dot" w:pos="9016"/>
            </w:tabs>
          </w:pPr>
        </w:pPrChange>
      </w:pPr>
      <w:ins w:id="461" w:author="Andrew Instone-Cowie" w:date="2024-08-28T10:10:00Z" w16du:dateUtc="2024-08-28T09:10:00Z">
        <w:r w:rsidRPr="00DA090C">
          <w:rPr>
            <w:rStyle w:val="Hyperlink"/>
            <w:noProof/>
          </w:rPr>
          <w:fldChar w:fldCharType="begin"/>
        </w:r>
        <w:r w:rsidRPr="00DA090C">
          <w:rPr>
            <w:rStyle w:val="Hyperlink"/>
            <w:noProof/>
          </w:rPr>
          <w:instrText xml:space="preserve"> </w:instrText>
        </w:r>
        <w:r>
          <w:rPr>
            <w:noProof/>
          </w:rPr>
          <w:instrText>HYPERLINK \l "_Toc175732305"</w:instrText>
        </w:r>
        <w:r w:rsidRPr="00DA090C">
          <w:rPr>
            <w:rStyle w:val="Hyperlink"/>
            <w:noProof/>
          </w:rPr>
          <w:instrText xml:space="preserve"> </w:instrText>
        </w:r>
        <w:r w:rsidRPr="00DA090C">
          <w:rPr>
            <w:rStyle w:val="Hyperlink"/>
            <w:noProof/>
          </w:rPr>
        </w:r>
        <w:r w:rsidRPr="00DA090C">
          <w:rPr>
            <w:rStyle w:val="Hyperlink"/>
            <w:noProof/>
          </w:rPr>
          <w:fldChar w:fldCharType="separate"/>
        </w:r>
        <w:r w:rsidRPr="00DA090C">
          <w:rPr>
            <w:rStyle w:val="Hyperlink"/>
            <w:noProof/>
          </w:rPr>
          <w:t>Figure 21 – Completed Basic Serial Splitter Module</w:t>
        </w:r>
        <w:r>
          <w:rPr>
            <w:noProof/>
            <w:webHidden/>
          </w:rPr>
          <w:tab/>
        </w:r>
        <w:r>
          <w:rPr>
            <w:noProof/>
            <w:webHidden/>
          </w:rPr>
          <w:fldChar w:fldCharType="begin"/>
        </w:r>
        <w:r>
          <w:rPr>
            <w:noProof/>
            <w:webHidden/>
          </w:rPr>
          <w:instrText xml:space="preserve"> PAGEREF _Toc175732305 \h </w:instrText>
        </w:r>
        <w:r>
          <w:rPr>
            <w:noProof/>
            <w:webHidden/>
          </w:rPr>
        </w:r>
      </w:ins>
      <w:r>
        <w:rPr>
          <w:noProof/>
          <w:webHidden/>
        </w:rPr>
        <w:fldChar w:fldCharType="separate"/>
      </w:r>
      <w:ins w:id="462" w:author="Andrew Instone-Cowie" w:date="2024-08-28T10:12:00Z" w16du:dateUtc="2024-08-28T09:12:00Z">
        <w:r w:rsidR="002561BD">
          <w:rPr>
            <w:noProof/>
            <w:webHidden/>
          </w:rPr>
          <w:t>34</w:t>
        </w:r>
      </w:ins>
      <w:ins w:id="463" w:author="Andrew Instone-Cowie" w:date="2024-08-28T10:10:00Z" w16du:dateUtc="2024-08-28T09:10:00Z">
        <w:r>
          <w:rPr>
            <w:noProof/>
            <w:webHidden/>
          </w:rPr>
          <w:fldChar w:fldCharType="end"/>
        </w:r>
        <w:r w:rsidRPr="00DA090C">
          <w:rPr>
            <w:rStyle w:val="Hyperlink"/>
            <w:noProof/>
          </w:rPr>
          <w:fldChar w:fldCharType="end"/>
        </w:r>
      </w:ins>
    </w:p>
    <w:p w14:paraId="63139C26" w14:textId="6F815067" w:rsidR="008A112E" w:rsidRDefault="008A112E" w:rsidP="008A112E">
      <w:pPr>
        <w:pStyle w:val="TableofFigures"/>
        <w:tabs>
          <w:tab w:val="right" w:leader="dot" w:pos="9016"/>
        </w:tabs>
        <w:spacing w:after="120"/>
        <w:rPr>
          <w:ins w:id="464" w:author="Andrew Instone-Cowie" w:date="2024-08-28T10:10:00Z" w16du:dateUtc="2024-08-28T09:10:00Z"/>
          <w:rFonts w:eastAsiaTheme="minorEastAsia"/>
          <w:noProof/>
          <w:kern w:val="2"/>
          <w:sz w:val="24"/>
          <w:szCs w:val="24"/>
          <w:lang w:eastAsia="en-GB"/>
          <w14:ligatures w14:val="standardContextual"/>
        </w:rPr>
        <w:pPrChange w:id="465" w:author="Andrew Instone-Cowie" w:date="2024-08-28T10:11:00Z" w16du:dateUtc="2024-08-28T09:11:00Z">
          <w:pPr>
            <w:pStyle w:val="TableofFigures"/>
            <w:tabs>
              <w:tab w:val="right" w:leader="dot" w:pos="9016"/>
            </w:tabs>
          </w:pPr>
        </w:pPrChange>
      </w:pPr>
      <w:ins w:id="466" w:author="Andrew Instone-Cowie" w:date="2024-08-28T10:10:00Z" w16du:dateUtc="2024-08-28T09:10:00Z">
        <w:r w:rsidRPr="00DA090C">
          <w:rPr>
            <w:rStyle w:val="Hyperlink"/>
            <w:noProof/>
          </w:rPr>
          <w:fldChar w:fldCharType="begin"/>
        </w:r>
        <w:r w:rsidRPr="00DA090C">
          <w:rPr>
            <w:rStyle w:val="Hyperlink"/>
            <w:noProof/>
          </w:rPr>
          <w:instrText xml:space="preserve"> </w:instrText>
        </w:r>
        <w:r>
          <w:rPr>
            <w:noProof/>
          </w:rPr>
          <w:instrText>HYPERLINK \l "_Toc175732306"</w:instrText>
        </w:r>
        <w:r w:rsidRPr="00DA090C">
          <w:rPr>
            <w:rStyle w:val="Hyperlink"/>
            <w:noProof/>
          </w:rPr>
          <w:instrText xml:space="preserve"> </w:instrText>
        </w:r>
        <w:r w:rsidRPr="00DA090C">
          <w:rPr>
            <w:rStyle w:val="Hyperlink"/>
            <w:noProof/>
          </w:rPr>
        </w:r>
        <w:r w:rsidRPr="00DA090C">
          <w:rPr>
            <w:rStyle w:val="Hyperlink"/>
            <w:noProof/>
          </w:rPr>
          <w:fldChar w:fldCharType="separate"/>
        </w:r>
        <w:r w:rsidRPr="00DA090C">
          <w:rPr>
            <w:rStyle w:val="Hyperlink"/>
            <w:noProof/>
          </w:rPr>
          <w:t>Figure 22 – Second PC Module Cabling</w:t>
        </w:r>
        <w:r>
          <w:rPr>
            <w:noProof/>
            <w:webHidden/>
          </w:rPr>
          <w:tab/>
        </w:r>
        <w:r>
          <w:rPr>
            <w:noProof/>
            <w:webHidden/>
          </w:rPr>
          <w:fldChar w:fldCharType="begin"/>
        </w:r>
        <w:r>
          <w:rPr>
            <w:noProof/>
            <w:webHidden/>
          </w:rPr>
          <w:instrText xml:space="preserve"> PAGEREF _Toc175732306 \h </w:instrText>
        </w:r>
        <w:r>
          <w:rPr>
            <w:noProof/>
            <w:webHidden/>
          </w:rPr>
        </w:r>
      </w:ins>
      <w:r>
        <w:rPr>
          <w:noProof/>
          <w:webHidden/>
        </w:rPr>
        <w:fldChar w:fldCharType="separate"/>
      </w:r>
      <w:ins w:id="467" w:author="Andrew Instone-Cowie" w:date="2024-08-28T10:12:00Z" w16du:dateUtc="2024-08-28T09:12:00Z">
        <w:r w:rsidR="002561BD">
          <w:rPr>
            <w:noProof/>
            <w:webHidden/>
          </w:rPr>
          <w:t>35</w:t>
        </w:r>
      </w:ins>
      <w:ins w:id="468" w:author="Andrew Instone-Cowie" w:date="2024-08-28T10:10:00Z" w16du:dateUtc="2024-08-28T09:10:00Z">
        <w:r>
          <w:rPr>
            <w:noProof/>
            <w:webHidden/>
          </w:rPr>
          <w:fldChar w:fldCharType="end"/>
        </w:r>
        <w:r w:rsidRPr="00DA090C">
          <w:rPr>
            <w:rStyle w:val="Hyperlink"/>
            <w:noProof/>
          </w:rPr>
          <w:fldChar w:fldCharType="end"/>
        </w:r>
      </w:ins>
    </w:p>
    <w:p w14:paraId="025A4369" w14:textId="6131AC71" w:rsidR="008A112E" w:rsidRDefault="008A112E" w:rsidP="008A112E">
      <w:pPr>
        <w:pStyle w:val="TableofFigures"/>
        <w:tabs>
          <w:tab w:val="right" w:leader="dot" w:pos="9016"/>
        </w:tabs>
        <w:spacing w:after="120"/>
        <w:rPr>
          <w:ins w:id="469" w:author="Andrew Instone-Cowie" w:date="2024-08-28T10:10:00Z" w16du:dateUtc="2024-08-28T09:10:00Z"/>
          <w:rFonts w:eastAsiaTheme="minorEastAsia"/>
          <w:noProof/>
          <w:kern w:val="2"/>
          <w:sz w:val="24"/>
          <w:szCs w:val="24"/>
          <w:lang w:eastAsia="en-GB"/>
          <w14:ligatures w14:val="standardContextual"/>
        </w:rPr>
        <w:pPrChange w:id="470" w:author="Andrew Instone-Cowie" w:date="2024-08-28T10:11:00Z" w16du:dateUtc="2024-08-28T09:11:00Z">
          <w:pPr>
            <w:pStyle w:val="TableofFigures"/>
            <w:tabs>
              <w:tab w:val="right" w:leader="dot" w:pos="9016"/>
            </w:tabs>
          </w:pPr>
        </w:pPrChange>
      </w:pPr>
      <w:ins w:id="471" w:author="Andrew Instone-Cowie" w:date="2024-08-28T10:10:00Z" w16du:dateUtc="2024-08-28T09:10:00Z">
        <w:r w:rsidRPr="00DA090C">
          <w:rPr>
            <w:rStyle w:val="Hyperlink"/>
            <w:noProof/>
          </w:rPr>
          <w:fldChar w:fldCharType="begin"/>
        </w:r>
        <w:r w:rsidRPr="00DA090C">
          <w:rPr>
            <w:rStyle w:val="Hyperlink"/>
            <w:noProof/>
          </w:rPr>
          <w:instrText xml:space="preserve"> </w:instrText>
        </w:r>
        <w:r>
          <w:rPr>
            <w:noProof/>
          </w:rPr>
          <w:instrText>HYPERLINK \l "_Toc175732307"</w:instrText>
        </w:r>
        <w:r w:rsidRPr="00DA090C">
          <w:rPr>
            <w:rStyle w:val="Hyperlink"/>
            <w:noProof/>
          </w:rPr>
          <w:instrText xml:space="preserve"> </w:instrText>
        </w:r>
        <w:r w:rsidRPr="00DA090C">
          <w:rPr>
            <w:rStyle w:val="Hyperlink"/>
            <w:noProof/>
          </w:rPr>
        </w:r>
        <w:r w:rsidRPr="00DA090C">
          <w:rPr>
            <w:rStyle w:val="Hyperlink"/>
            <w:noProof/>
          </w:rPr>
          <w:fldChar w:fldCharType="separate"/>
        </w:r>
        <w:r w:rsidRPr="00DA090C">
          <w:rPr>
            <w:rStyle w:val="Hyperlink"/>
            <w:noProof/>
          </w:rPr>
          <w:t>Figure 23 – Basic Serial Splitter Module Cabling</w:t>
        </w:r>
        <w:r>
          <w:rPr>
            <w:noProof/>
            <w:webHidden/>
          </w:rPr>
          <w:tab/>
        </w:r>
        <w:r>
          <w:rPr>
            <w:noProof/>
            <w:webHidden/>
          </w:rPr>
          <w:fldChar w:fldCharType="begin"/>
        </w:r>
        <w:r>
          <w:rPr>
            <w:noProof/>
            <w:webHidden/>
          </w:rPr>
          <w:instrText xml:space="preserve"> PAGEREF _Toc175732307 \h </w:instrText>
        </w:r>
        <w:r>
          <w:rPr>
            <w:noProof/>
            <w:webHidden/>
          </w:rPr>
        </w:r>
      </w:ins>
      <w:r>
        <w:rPr>
          <w:noProof/>
          <w:webHidden/>
        </w:rPr>
        <w:fldChar w:fldCharType="separate"/>
      </w:r>
      <w:ins w:id="472" w:author="Andrew Instone-Cowie" w:date="2024-08-28T10:12:00Z" w16du:dateUtc="2024-08-28T09:12:00Z">
        <w:r w:rsidR="002561BD">
          <w:rPr>
            <w:noProof/>
            <w:webHidden/>
          </w:rPr>
          <w:t>35</w:t>
        </w:r>
      </w:ins>
      <w:ins w:id="473" w:author="Andrew Instone-Cowie" w:date="2024-08-28T10:10:00Z" w16du:dateUtc="2024-08-28T09:10:00Z">
        <w:r>
          <w:rPr>
            <w:noProof/>
            <w:webHidden/>
          </w:rPr>
          <w:fldChar w:fldCharType="end"/>
        </w:r>
        <w:r w:rsidRPr="00DA090C">
          <w:rPr>
            <w:rStyle w:val="Hyperlink"/>
            <w:noProof/>
          </w:rPr>
          <w:fldChar w:fldCharType="end"/>
        </w:r>
      </w:ins>
    </w:p>
    <w:p w14:paraId="5BD8D24F" w14:textId="32813B6C" w:rsidR="008A112E" w:rsidRDefault="008A112E" w:rsidP="008A112E">
      <w:pPr>
        <w:pStyle w:val="TableofFigures"/>
        <w:tabs>
          <w:tab w:val="right" w:leader="dot" w:pos="9016"/>
        </w:tabs>
        <w:spacing w:after="120"/>
        <w:rPr>
          <w:ins w:id="474" w:author="Andrew Instone-Cowie" w:date="2024-08-28T10:10:00Z" w16du:dateUtc="2024-08-28T09:10:00Z"/>
          <w:rFonts w:eastAsiaTheme="minorEastAsia"/>
          <w:noProof/>
          <w:kern w:val="2"/>
          <w:sz w:val="24"/>
          <w:szCs w:val="24"/>
          <w:lang w:eastAsia="en-GB"/>
          <w14:ligatures w14:val="standardContextual"/>
        </w:rPr>
        <w:pPrChange w:id="475" w:author="Andrew Instone-Cowie" w:date="2024-08-28T10:11:00Z" w16du:dateUtc="2024-08-28T09:11:00Z">
          <w:pPr>
            <w:pStyle w:val="TableofFigures"/>
            <w:tabs>
              <w:tab w:val="right" w:leader="dot" w:pos="9016"/>
            </w:tabs>
          </w:pPr>
        </w:pPrChange>
      </w:pPr>
      <w:ins w:id="476" w:author="Andrew Instone-Cowie" w:date="2024-08-28T10:10:00Z" w16du:dateUtc="2024-08-28T09:10:00Z">
        <w:r w:rsidRPr="00DA090C">
          <w:rPr>
            <w:rStyle w:val="Hyperlink"/>
            <w:noProof/>
          </w:rPr>
          <w:fldChar w:fldCharType="begin"/>
        </w:r>
        <w:r w:rsidRPr="00DA090C">
          <w:rPr>
            <w:rStyle w:val="Hyperlink"/>
            <w:noProof/>
          </w:rPr>
          <w:instrText xml:space="preserve"> </w:instrText>
        </w:r>
        <w:r>
          <w:rPr>
            <w:noProof/>
          </w:rPr>
          <w:instrText>HYPERLINK \l "_Toc175732308"</w:instrText>
        </w:r>
        <w:r w:rsidRPr="00DA090C">
          <w:rPr>
            <w:rStyle w:val="Hyperlink"/>
            <w:noProof/>
          </w:rPr>
          <w:instrText xml:space="preserve"> </w:instrText>
        </w:r>
        <w:r w:rsidRPr="00DA090C">
          <w:rPr>
            <w:rStyle w:val="Hyperlink"/>
            <w:noProof/>
          </w:rPr>
        </w:r>
        <w:r w:rsidRPr="00DA090C">
          <w:rPr>
            <w:rStyle w:val="Hyperlink"/>
            <w:noProof/>
          </w:rPr>
          <w:fldChar w:fldCharType="separate"/>
        </w:r>
        <w:r w:rsidRPr="00DA090C">
          <w:rPr>
            <w:rStyle w:val="Hyperlink"/>
            <w:noProof/>
          </w:rPr>
          <w:t>Figure 24 – Modification for Older Interface PCBs</w:t>
        </w:r>
        <w:r>
          <w:rPr>
            <w:noProof/>
            <w:webHidden/>
          </w:rPr>
          <w:tab/>
        </w:r>
        <w:r>
          <w:rPr>
            <w:noProof/>
            <w:webHidden/>
          </w:rPr>
          <w:fldChar w:fldCharType="begin"/>
        </w:r>
        <w:r>
          <w:rPr>
            <w:noProof/>
            <w:webHidden/>
          </w:rPr>
          <w:instrText xml:space="preserve"> PAGEREF _Toc175732308 \h </w:instrText>
        </w:r>
        <w:r>
          <w:rPr>
            <w:noProof/>
            <w:webHidden/>
          </w:rPr>
        </w:r>
      </w:ins>
      <w:r>
        <w:rPr>
          <w:noProof/>
          <w:webHidden/>
        </w:rPr>
        <w:fldChar w:fldCharType="separate"/>
      </w:r>
      <w:ins w:id="477" w:author="Andrew Instone-Cowie" w:date="2024-08-28T10:12:00Z" w16du:dateUtc="2024-08-28T09:12:00Z">
        <w:r w:rsidR="002561BD">
          <w:rPr>
            <w:noProof/>
            <w:webHidden/>
          </w:rPr>
          <w:t>36</w:t>
        </w:r>
      </w:ins>
      <w:ins w:id="478" w:author="Andrew Instone-Cowie" w:date="2024-08-28T10:10:00Z" w16du:dateUtc="2024-08-28T09:10:00Z">
        <w:r>
          <w:rPr>
            <w:noProof/>
            <w:webHidden/>
          </w:rPr>
          <w:fldChar w:fldCharType="end"/>
        </w:r>
        <w:r w:rsidRPr="00DA090C">
          <w:rPr>
            <w:rStyle w:val="Hyperlink"/>
            <w:noProof/>
          </w:rPr>
          <w:fldChar w:fldCharType="end"/>
        </w:r>
      </w:ins>
    </w:p>
    <w:p w14:paraId="2808FF43" w14:textId="55F8C51A" w:rsidR="008A112E" w:rsidRDefault="008A112E" w:rsidP="008A112E">
      <w:pPr>
        <w:pStyle w:val="TableofFigures"/>
        <w:tabs>
          <w:tab w:val="right" w:leader="dot" w:pos="9016"/>
        </w:tabs>
        <w:spacing w:after="120"/>
        <w:rPr>
          <w:ins w:id="479" w:author="Andrew Instone-Cowie" w:date="2024-08-28T10:10:00Z" w16du:dateUtc="2024-08-28T09:10:00Z"/>
          <w:rFonts w:eastAsiaTheme="minorEastAsia"/>
          <w:noProof/>
          <w:kern w:val="2"/>
          <w:sz w:val="24"/>
          <w:szCs w:val="24"/>
          <w:lang w:eastAsia="en-GB"/>
          <w14:ligatures w14:val="standardContextual"/>
        </w:rPr>
        <w:pPrChange w:id="480" w:author="Andrew Instone-Cowie" w:date="2024-08-28T10:11:00Z" w16du:dateUtc="2024-08-28T09:11:00Z">
          <w:pPr>
            <w:pStyle w:val="TableofFigures"/>
            <w:tabs>
              <w:tab w:val="right" w:leader="dot" w:pos="9016"/>
            </w:tabs>
          </w:pPr>
        </w:pPrChange>
      </w:pPr>
      <w:ins w:id="481" w:author="Andrew Instone-Cowie" w:date="2024-08-28T10:10:00Z" w16du:dateUtc="2024-08-28T09:10:00Z">
        <w:r w:rsidRPr="00DA090C">
          <w:rPr>
            <w:rStyle w:val="Hyperlink"/>
            <w:noProof/>
          </w:rPr>
          <w:fldChar w:fldCharType="begin"/>
        </w:r>
        <w:r w:rsidRPr="00DA090C">
          <w:rPr>
            <w:rStyle w:val="Hyperlink"/>
            <w:noProof/>
          </w:rPr>
          <w:instrText xml:space="preserve"> </w:instrText>
        </w:r>
        <w:r>
          <w:rPr>
            <w:noProof/>
          </w:rPr>
          <w:instrText>HYPERLINK \l "_Toc175732309"</w:instrText>
        </w:r>
        <w:r w:rsidRPr="00DA090C">
          <w:rPr>
            <w:rStyle w:val="Hyperlink"/>
            <w:noProof/>
          </w:rPr>
          <w:instrText xml:space="preserve"> </w:instrText>
        </w:r>
        <w:r w:rsidRPr="00DA090C">
          <w:rPr>
            <w:rStyle w:val="Hyperlink"/>
            <w:noProof/>
          </w:rPr>
        </w:r>
        <w:r w:rsidRPr="00DA090C">
          <w:rPr>
            <w:rStyle w:val="Hyperlink"/>
            <w:noProof/>
          </w:rPr>
          <w:fldChar w:fldCharType="separate"/>
        </w:r>
        <w:r w:rsidRPr="00DA090C">
          <w:rPr>
            <w:rStyle w:val="Hyperlink"/>
            <w:noProof/>
          </w:rPr>
          <w:t>Figure 25 – Modified Interface Board</w:t>
        </w:r>
        <w:r>
          <w:rPr>
            <w:noProof/>
            <w:webHidden/>
          </w:rPr>
          <w:tab/>
        </w:r>
        <w:r>
          <w:rPr>
            <w:noProof/>
            <w:webHidden/>
          </w:rPr>
          <w:fldChar w:fldCharType="begin"/>
        </w:r>
        <w:r>
          <w:rPr>
            <w:noProof/>
            <w:webHidden/>
          </w:rPr>
          <w:instrText xml:space="preserve"> PAGEREF _Toc175732309 \h </w:instrText>
        </w:r>
        <w:r>
          <w:rPr>
            <w:noProof/>
            <w:webHidden/>
          </w:rPr>
        </w:r>
      </w:ins>
      <w:r>
        <w:rPr>
          <w:noProof/>
          <w:webHidden/>
        </w:rPr>
        <w:fldChar w:fldCharType="separate"/>
      </w:r>
      <w:ins w:id="482" w:author="Andrew Instone-Cowie" w:date="2024-08-28T10:12:00Z" w16du:dateUtc="2024-08-28T09:12:00Z">
        <w:r w:rsidR="002561BD">
          <w:rPr>
            <w:noProof/>
            <w:webHidden/>
          </w:rPr>
          <w:t>37</w:t>
        </w:r>
      </w:ins>
      <w:ins w:id="483" w:author="Andrew Instone-Cowie" w:date="2024-08-28T10:10:00Z" w16du:dateUtc="2024-08-28T09:10:00Z">
        <w:r>
          <w:rPr>
            <w:noProof/>
            <w:webHidden/>
          </w:rPr>
          <w:fldChar w:fldCharType="end"/>
        </w:r>
        <w:r w:rsidRPr="00DA090C">
          <w:rPr>
            <w:rStyle w:val="Hyperlink"/>
            <w:noProof/>
          </w:rPr>
          <w:fldChar w:fldCharType="end"/>
        </w:r>
      </w:ins>
    </w:p>
    <w:p w14:paraId="4BB496F6" w14:textId="7C3580A8" w:rsidR="00A074CB" w:rsidDel="004B5809" w:rsidRDefault="00A074CB" w:rsidP="00A074CB">
      <w:pPr>
        <w:pStyle w:val="TableofFigures"/>
        <w:tabs>
          <w:tab w:val="right" w:leader="dot" w:pos="9016"/>
        </w:tabs>
        <w:spacing w:after="120"/>
        <w:rPr>
          <w:del w:id="484" w:author="Andrew Instone-Cowie" w:date="2024-08-28T10:02:00Z" w16du:dateUtc="2024-08-28T09:02:00Z"/>
          <w:rFonts w:eastAsiaTheme="minorEastAsia"/>
          <w:noProof/>
          <w:lang w:eastAsia="en-GB"/>
        </w:rPr>
      </w:pPr>
      <w:del w:id="485" w:author="Andrew Instone-Cowie" w:date="2024-08-28T10:02:00Z" w16du:dateUtc="2024-08-28T09:02:00Z">
        <w:r w:rsidRPr="004B5809" w:rsidDel="004B5809">
          <w:rPr>
            <w:noProof/>
            <w:rPrChange w:id="486" w:author="Andrew Instone-Cowie" w:date="2024-08-28T10:02:00Z" w16du:dateUtc="2024-08-28T09:02:00Z">
              <w:rPr>
                <w:rStyle w:val="Hyperlink"/>
                <w:noProof/>
              </w:rPr>
            </w:rPrChange>
          </w:rPr>
          <w:delText>Figure 1 – Documentation Map</w:delText>
        </w:r>
        <w:r w:rsidDel="004B5809">
          <w:rPr>
            <w:noProof/>
            <w:webHidden/>
          </w:rPr>
          <w:tab/>
        </w:r>
        <w:r w:rsidR="00165740" w:rsidDel="004B5809">
          <w:rPr>
            <w:noProof/>
            <w:webHidden/>
          </w:rPr>
          <w:delText>7</w:delText>
        </w:r>
      </w:del>
    </w:p>
    <w:p w14:paraId="6A10374D" w14:textId="622C746D" w:rsidR="00A074CB" w:rsidDel="004B5809" w:rsidRDefault="00A074CB" w:rsidP="00A074CB">
      <w:pPr>
        <w:pStyle w:val="TableofFigures"/>
        <w:tabs>
          <w:tab w:val="right" w:leader="dot" w:pos="9016"/>
        </w:tabs>
        <w:spacing w:after="120"/>
        <w:rPr>
          <w:del w:id="487" w:author="Andrew Instone-Cowie" w:date="2024-08-28T10:02:00Z" w16du:dateUtc="2024-08-28T09:02:00Z"/>
          <w:rFonts w:eastAsiaTheme="minorEastAsia"/>
          <w:noProof/>
          <w:lang w:eastAsia="en-GB"/>
        </w:rPr>
      </w:pPr>
      <w:del w:id="488" w:author="Andrew Instone-Cowie" w:date="2024-08-28T10:02:00Z" w16du:dateUtc="2024-08-28T09:02:00Z">
        <w:r w:rsidRPr="004B5809" w:rsidDel="004B5809">
          <w:rPr>
            <w:noProof/>
            <w:rPrChange w:id="489" w:author="Andrew Instone-Cowie" w:date="2024-08-28T10:02:00Z" w16du:dateUtc="2024-08-28T09:02:00Z">
              <w:rPr>
                <w:rStyle w:val="Hyperlink"/>
                <w:noProof/>
              </w:rPr>
            </w:rPrChange>
          </w:rPr>
          <w:delText>Figure 2 – Second PC Module General Arrangement</w:delText>
        </w:r>
        <w:r w:rsidDel="004B5809">
          <w:rPr>
            <w:noProof/>
            <w:webHidden/>
          </w:rPr>
          <w:tab/>
        </w:r>
        <w:r w:rsidR="00165740" w:rsidDel="004B5809">
          <w:rPr>
            <w:noProof/>
            <w:webHidden/>
          </w:rPr>
          <w:delText>10</w:delText>
        </w:r>
      </w:del>
    </w:p>
    <w:p w14:paraId="0B26804F" w14:textId="7AE90C9A" w:rsidR="00A074CB" w:rsidDel="004B5809" w:rsidRDefault="00A074CB" w:rsidP="00A074CB">
      <w:pPr>
        <w:pStyle w:val="TableofFigures"/>
        <w:tabs>
          <w:tab w:val="right" w:leader="dot" w:pos="9016"/>
        </w:tabs>
        <w:spacing w:after="120"/>
        <w:rPr>
          <w:del w:id="490" w:author="Andrew Instone-Cowie" w:date="2024-08-28T10:02:00Z" w16du:dateUtc="2024-08-28T09:02:00Z"/>
          <w:rFonts w:eastAsiaTheme="minorEastAsia"/>
          <w:noProof/>
          <w:lang w:eastAsia="en-GB"/>
        </w:rPr>
      </w:pPr>
      <w:del w:id="491" w:author="Andrew Instone-Cowie" w:date="2024-08-28T10:02:00Z" w16du:dateUtc="2024-08-28T09:02:00Z">
        <w:r w:rsidRPr="004B5809" w:rsidDel="004B5809">
          <w:rPr>
            <w:noProof/>
            <w:rPrChange w:id="492" w:author="Andrew Instone-Cowie" w:date="2024-08-28T10:02:00Z" w16du:dateUtc="2024-08-28T09:02:00Z">
              <w:rPr>
                <w:rStyle w:val="Hyperlink"/>
                <w:noProof/>
              </w:rPr>
            </w:rPrChange>
          </w:rPr>
          <w:delText>Figure 3 – Basic Serial Splitter Modules General Arrangement</w:delText>
        </w:r>
        <w:r w:rsidDel="004B5809">
          <w:rPr>
            <w:noProof/>
            <w:webHidden/>
          </w:rPr>
          <w:tab/>
        </w:r>
        <w:r w:rsidR="00165740" w:rsidDel="004B5809">
          <w:rPr>
            <w:noProof/>
            <w:webHidden/>
          </w:rPr>
          <w:delText>11</w:delText>
        </w:r>
      </w:del>
    </w:p>
    <w:p w14:paraId="5F15096D" w14:textId="2FC766AF" w:rsidR="00A074CB" w:rsidDel="004B5809" w:rsidRDefault="00A074CB" w:rsidP="00A074CB">
      <w:pPr>
        <w:pStyle w:val="TableofFigures"/>
        <w:tabs>
          <w:tab w:val="right" w:leader="dot" w:pos="9016"/>
        </w:tabs>
        <w:spacing w:after="120"/>
        <w:rPr>
          <w:del w:id="493" w:author="Andrew Instone-Cowie" w:date="2024-08-28T10:02:00Z" w16du:dateUtc="2024-08-28T09:02:00Z"/>
          <w:rFonts w:eastAsiaTheme="minorEastAsia"/>
          <w:noProof/>
          <w:lang w:eastAsia="en-GB"/>
        </w:rPr>
      </w:pPr>
      <w:del w:id="494" w:author="Andrew Instone-Cowie" w:date="2024-08-28T10:02:00Z" w16du:dateUtc="2024-08-28T09:02:00Z">
        <w:r w:rsidRPr="004B5809" w:rsidDel="004B5809">
          <w:rPr>
            <w:noProof/>
            <w:rPrChange w:id="495" w:author="Andrew Instone-Cowie" w:date="2024-08-28T10:02:00Z" w16du:dateUtc="2024-08-28T09:02:00Z">
              <w:rPr>
                <w:rStyle w:val="Hyperlink"/>
                <w:noProof/>
              </w:rPr>
            </w:rPrChange>
          </w:rPr>
          <w:delText>Figure 4 – Second PC Module Parts</w:delText>
        </w:r>
        <w:r w:rsidDel="004B5809">
          <w:rPr>
            <w:noProof/>
            <w:webHidden/>
          </w:rPr>
          <w:tab/>
        </w:r>
        <w:r w:rsidR="00165740" w:rsidDel="004B5809">
          <w:rPr>
            <w:noProof/>
            <w:webHidden/>
          </w:rPr>
          <w:delText>16</w:delText>
        </w:r>
      </w:del>
    </w:p>
    <w:p w14:paraId="45177350" w14:textId="5108D757" w:rsidR="00A074CB" w:rsidDel="004B5809" w:rsidRDefault="00A074CB" w:rsidP="00A074CB">
      <w:pPr>
        <w:pStyle w:val="TableofFigures"/>
        <w:tabs>
          <w:tab w:val="right" w:leader="dot" w:pos="9016"/>
        </w:tabs>
        <w:spacing w:after="120"/>
        <w:rPr>
          <w:del w:id="496" w:author="Andrew Instone-Cowie" w:date="2024-08-28T10:02:00Z" w16du:dateUtc="2024-08-28T09:02:00Z"/>
          <w:rFonts w:eastAsiaTheme="minorEastAsia"/>
          <w:noProof/>
          <w:lang w:eastAsia="en-GB"/>
        </w:rPr>
      </w:pPr>
      <w:del w:id="497" w:author="Andrew Instone-Cowie" w:date="2024-08-28T10:02:00Z" w16du:dateUtc="2024-08-28T09:02:00Z">
        <w:r w:rsidRPr="004B5809" w:rsidDel="004B5809">
          <w:rPr>
            <w:noProof/>
            <w:rPrChange w:id="498" w:author="Andrew Instone-Cowie" w:date="2024-08-28T10:02:00Z" w16du:dateUtc="2024-08-28T09:02:00Z">
              <w:rPr>
                <w:rStyle w:val="Hyperlink"/>
                <w:noProof/>
              </w:rPr>
            </w:rPrChange>
          </w:rPr>
          <w:delText>Figure 5 – Second PC Module PCB Layout</w:delText>
        </w:r>
        <w:r w:rsidDel="004B5809">
          <w:rPr>
            <w:noProof/>
            <w:webHidden/>
          </w:rPr>
          <w:tab/>
        </w:r>
        <w:r w:rsidR="00165740" w:rsidDel="004B5809">
          <w:rPr>
            <w:noProof/>
            <w:webHidden/>
          </w:rPr>
          <w:delText>16</w:delText>
        </w:r>
      </w:del>
    </w:p>
    <w:p w14:paraId="2FAFA04D" w14:textId="0554B798" w:rsidR="00A074CB" w:rsidDel="004B5809" w:rsidRDefault="00A074CB" w:rsidP="00A074CB">
      <w:pPr>
        <w:pStyle w:val="TableofFigures"/>
        <w:tabs>
          <w:tab w:val="right" w:leader="dot" w:pos="9016"/>
        </w:tabs>
        <w:spacing w:after="120"/>
        <w:rPr>
          <w:del w:id="499" w:author="Andrew Instone-Cowie" w:date="2024-08-28T10:02:00Z" w16du:dateUtc="2024-08-28T09:02:00Z"/>
          <w:rFonts w:eastAsiaTheme="minorEastAsia"/>
          <w:noProof/>
          <w:lang w:eastAsia="en-GB"/>
        </w:rPr>
      </w:pPr>
      <w:del w:id="500" w:author="Andrew Instone-Cowie" w:date="2024-08-28T10:02:00Z" w16du:dateUtc="2024-08-28T09:02:00Z">
        <w:r w:rsidRPr="004B5809" w:rsidDel="004B5809">
          <w:rPr>
            <w:noProof/>
            <w:rPrChange w:id="501" w:author="Andrew Instone-Cowie" w:date="2024-08-28T10:02:00Z" w16du:dateUtc="2024-08-28T09:02:00Z">
              <w:rPr>
                <w:rStyle w:val="Hyperlink"/>
                <w:noProof/>
              </w:rPr>
            </w:rPrChange>
          </w:rPr>
          <w:delText>Figure 6 – Completed Second PC Module</w:delText>
        </w:r>
        <w:r w:rsidDel="004B5809">
          <w:rPr>
            <w:noProof/>
            <w:webHidden/>
          </w:rPr>
          <w:tab/>
        </w:r>
        <w:r w:rsidR="00165740" w:rsidDel="004B5809">
          <w:rPr>
            <w:noProof/>
            <w:webHidden/>
          </w:rPr>
          <w:delText>17</w:delText>
        </w:r>
      </w:del>
    </w:p>
    <w:p w14:paraId="7FA57473" w14:textId="4BCBE3D8" w:rsidR="00A074CB" w:rsidDel="004B5809" w:rsidRDefault="00A074CB" w:rsidP="00A074CB">
      <w:pPr>
        <w:pStyle w:val="TableofFigures"/>
        <w:tabs>
          <w:tab w:val="right" w:leader="dot" w:pos="9016"/>
        </w:tabs>
        <w:spacing w:after="120"/>
        <w:rPr>
          <w:del w:id="502" w:author="Andrew Instone-Cowie" w:date="2024-08-28T10:02:00Z" w16du:dateUtc="2024-08-28T09:02:00Z"/>
          <w:rFonts w:eastAsiaTheme="minorEastAsia"/>
          <w:noProof/>
          <w:lang w:eastAsia="en-GB"/>
        </w:rPr>
      </w:pPr>
      <w:del w:id="503" w:author="Andrew Instone-Cowie" w:date="2024-08-28T10:02:00Z" w16du:dateUtc="2024-08-28T09:02:00Z">
        <w:r w:rsidRPr="004B5809" w:rsidDel="004B5809">
          <w:rPr>
            <w:noProof/>
            <w:rPrChange w:id="504" w:author="Andrew Instone-Cowie" w:date="2024-08-28T10:02:00Z" w16du:dateUtc="2024-08-28T09:02:00Z">
              <w:rPr>
                <w:rStyle w:val="Hyperlink"/>
                <w:noProof/>
              </w:rPr>
            </w:rPrChange>
          </w:rPr>
          <w:delText>Figure 7 – Basic Serial Splitter Module Master Board Parts</w:delText>
        </w:r>
        <w:r w:rsidDel="004B5809">
          <w:rPr>
            <w:noProof/>
            <w:webHidden/>
          </w:rPr>
          <w:tab/>
        </w:r>
        <w:r w:rsidR="00165740" w:rsidDel="004B5809">
          <w:rPr>
            <w:noProof/>
            <w:webHidden/>
          </w:rPr>
          <w:delText>20</w:delText>
        </w:r>
      </w:del>
    </w:p>
    <w:p w14:paraId="09714EC0" w14:textId="30FBA834" w:rsidR="00A074CB" w:rsidDel="004B5809" w:rsidRDefault="00A074CB" w:rsidP="00A074CB">
      <w:pPr>
        <w:pStyle w:val="TableofFigures"/>
        <w:tabs>
          <w:tab w:val="right" w:leader="dot" w:pos="9016"/>
        </w:tabs>
        <w:spacing w:after="120"/>
        <w:rPr>
          <w:del w:id="505" w:author="Andrew Instone-Cowie" w:date="2024-08-28T10:02:00Z" w16du:dateUtc="2024-08-28T09:02:00Z"/>
          <w:rFonts w:eastAsiaTheme="minorEastAsia"/>
          <w:noProof/>
          <w:lang w:eastAsia="en-GB"/>
        </w:rPr>
      </w:pPr>
      <w:del w:id="506" w:author="Andrew Instone-Cowie" w:date="2024-08-28T10:02:00Z" w16du:dateUtc="2024-08-28T09:02:00Z">
        <w:r w:rsidRPr="004B5809" w:rsidDel="004B5809">
          <w:rPr>
            <w:noProof/>
            <w:rPrChange w:id="507" w:author="Andrew Instone-Cowie" w:date="2024-08-28T10:02:00Z" w16du:dateUtc="2024-08-28T09:02:00Z">
              <w:rPr>
                <w:rStyle w:val="Hyperlink"/>
                <w:noProof/>
              </w:rPr>
            </w:rPrChange>
          </w:rPr>
          <w:delText>Figure 8 – Basic Serial Splitter Module Master Board Layout</w:delText>
        </w:r>
        <w:r w:rsidDel="004B5809">
          <w:rPr>
            <w:noProof/>
            <w:webHidden/>
          </w:rPr>
          <w:tab/>
        </w:r>
        <w:r w:rsidR="00165740" w:rsidDel="004B5809">
          <w:rPr>
            <w:noProof/>
            <w:webHidden/>
          </w:rPr>
          <w:delText>21</w:delText>
        </w:r>
      </w:del>
    </w:p>
    <w:p w14:paraId="5AE6CFAD" w14:textId="63942779" w:rsidR="00A074CB" w:rsidDel="004B5809" w:rsidRDefault="00A074CB" w:rsidP="00A074CB">
      <w:pPr>
        <w:pStyle w:val="TableofFigures"/>
        <w:tabs>
          <w:tab w:val="right" w:leader="dot" w:pos="9016"/>
        </w:tabs>
        <w:spacing w:after="120"/>
        <w:rPr>
          <w:del w:id="508" w:author="Andrew Instone-Cowie" w:date="2024-08-28T10:02:00Z" w16du:dateUtc="2024-08-28T09:02:00Z"/>
          <w:rFonts w:eastAsiaTheme="minorEastAsia"/>
          <w:noProof/>
          <w:lang w:eastAsia="en-GB"/>
        </w:rPr>
      </w:pPr>
      <w:del w:id="509" w:author="Andrew Instone-Cowie" w:date="2024-08-28T10:02:00Z" w16du:dateUtc="2024-08-28T09:02:00Z">
        <w:r w:rsidRPr="004B5809" w:rsidDel="004B5809">
          <w:rPr>
            <w:noProof/>
            <w:rPrChange w:id="510" w:author="Andrew Instone-Cowie" w:date="2024-08-28T10:02:00Z" w16du:dateUtc="2024-08-28T09:02:00Z">
              <w:rPr>
                <w:rStyle w:val="Hyperlink"/>
                <w:noProof/>
              </w:rPr>
            </w:rPrChange>
          </w:rPr>
          <w:delText>Figure 9 – Voltage Check Pin Locations</w:delText>
        </w:r>
        <w:r w:rsidDel="004B5809">
          <w:rPr>
            <w:noProof/>
            <w:webHidden/>
          </w:rPr>
          <w:tab/>
        </w:r>
        <w:r w:rsidR="00165740" w:rsidDel="004B5809">
          <w:rPr>
            <w:noProof/>
            <w:webHidden/>
          </w:rPr>
          <w:delText>22</w:delText>
        </w:r>
      </w:del>
    </w:p>
    <w:p w14:paraId="63B9F4F7" w14:textId="44B93917" w:rsidR="00A074CB" w:rsidDel="004B5809" w:rsidRDefault="00A074CB" w:rsidP="00A074CB">
      <w:pPr>
        <w:pStyle w:val="TableofFigures"/>
        <w:tabs>
          <w:tab w:val="right" w:leader="dot" w:pos="9016"/>
        </w:tabs>
        <w:spacing w:after="120"/>
        <w:rPr>
          <w:del w:id="511" w:author="Andrew Instone-Cowie" w:date="2024-08-28T10:02:00Z" w16du:dateUtc="2024-08-28T09:02:00Z"/>
          <w:rFonts w:eastAsiaTheme="minorEastAsia"/>
          <w:noProof/>
          <w:lang w:eastAsia="en-GB"/>
        </w:rPr>
      </w:pPr>
      <w:del w:id="512" w:author="Andrew Instone-Cowie" w:date="2024-08-28T10:02:00Z" w16du:dateUtc="2024-08-28T09:02:00Z">
        <w:r w:rsidRPr="004B5809" w:rsidDel="004B5809">
          <w:rPr>
            <w:noProof/>
            <w:rPrChange w:id="513" w:author="Andrew Instone-Cowie" w:date="2024-08-28T10:02:00Z" w16du:dateUtc="2024-08-28T09:02:00Z">
              <w:rPr>
                <w:rStyle w:val="Hyperlink"/>
                <w:noProof/>
              </w:rPr>
            </w:rPrChange>
          </w:rPr>
          <w:delText>Figure 10 – Completed Basic Serial Splitter Module Master Board</w:delText>
        </w:r>
        <w:r w:rsidDel="004B5809">
          <w:rPr>
            <w:noProof/>
            <w:webHidden/>
          </w:rPr>
          <w:tab/>
        </w:r>
        <w:r w:rsidR="00165740" w:rsidDel="004B5809">
          <w:rPr>
            <w:noProof/>
            <w:webHidden/>
          </w:rPr>
          <w:delText>23</w:delText>
        </w:r>
      </w:del>
    </w:p>
    <w:p w14:paraId="6FF78EC1" w14:textId="7C2D68B4" w:rsidR="00A074CB" w:rsidDel="004B5809" w:rsidRDefault="00A074CB" w:rsidP="00A074CB">
      <w:pPr>
        <w:pStyle w:val="TableofFigures"/>
        <w:tabs>
          <w:tab w:val="right" w:leader="dot" w:pos="9016"/>
        </w:tabs>
        <w:spacing w:after="120"/>
        <w:rPr>
          <w:del w:id="514" w:author="Andrew Instone-Cowie" w:date="2024-08-28T10:02:00Z" w16du:dateUtc="2024-08-28T09:02:00Z"/>
          <w:rFonts w:eastAsiaTheme="minorEastAsia"/>
          <w:noProof/>
          <w:lang w:eastAsia="en-GB"/>
        </w:rPr>
      </w:pPr>
      <w:del w:id="515" w:author="Andrew Instone-Cowie" w:date="2024-08-28T10:02:00Z" w16du:dateUtc="2024-08-28T09:02:00Z">
        <w:r w:rsidRPr="004B5809" w:rsidDel="004B5809">
          <w:rPr>
            <w:noProof/>
            <w:rPrChange w:id="516" w:author="Andrew Instone-Cowie" w:date="2024-08-28T10:02:00Z" w16du:dateUtc="2024-08-28T09:02:00Z">
              <w:rPr>
                <w:rStyle w:val="Hyperlink"/>
                <w:noProof/>
              </w:rPr>
            </w:rPrChange>
          </w:rPr>
          <w:delText>Figure 11 – Basic Serial Splitter Module Expander Board Parts</w:delText>
        </w:r>
        <w:r w:rsidDel="004B5809">
          <w:rPr>
            <w:noProof/>
            <w:webHidden/>
          </w:rPr>
          <w:tab/>
        </w:r>
        <w:r w:rsidR="00165740" w:rsidDel="004B5809">
          <w:rPr>
            <w:noProof/>
            <w:webHidden/>
          </w:rPr>
          <w:delText>25</w:delText>
        </w:r>
      </w:del>
    </w:p>
    <w:p w14:paraId="072C78F4" w14:textId="13C9AF6B" w:rsidR="00A074CB" w:rsidDel="004B5809" w:rsidRDefault="00A074CB" w:rsidP="00A074CB">
      <w:pPr>
        <w:pStyle w:val="TableofFigures"/>
        <w:tabs>
          <w:tab w:val="right" w:leader="dot" w:pos="9016"/>
        </w:tabs>
        <w:spacing w:after="120"/>
        <w:rPr>
          <w:del w:id="517" w:author="Andrew Instone-Cowie" w:date="2024-08-28T10:02:00Z" w16du:dateUtc="2024-08-28T09:02:00Z"/>
          <w:rFonts w:eastAsiaTheme="minorEastAsia"/>
          <w:noProof/>
          <w:lang w:eastAsia="en-GB"/>
        </w:rPr>
      </w:pPr>
      <w:del w:id="518" w:author="Andrew Instone-Cowie" w:date="2024-08-28T10:02:00Z" w16du:dateUtc="2024-08-28T09:02:00Z">
        <w:r w:rsidRPr="004B5809" w:rsidDel="004B5809">
          <w:rPr>
            <w:noProof/>
            <w:rPrChange w:id="519" w:author="Andrew Instone-Cowie" w:date="2024-08-28T10:02:00Z" w16du:dateUtc="2024-08-28T09:02:00Z">
              <w:rPr>
                <w:rStyle w:val="Hyperlink"/>
                <w:noProof/>
              </w:rPr>
            </w:rPrChange>
          </w:rPr>
          <w:delText>Figure 12 – Basic Serial Splitter Master &amp; Expander PCBs</w:delText>
        </w:r>
        <w:r w:rsidDel="004B5809">
          <w:rPr>
            <w:noProof/>
            <w:webHidden/>
          </w:rPr>
          <w:tab/>
        </w:r>
        <w:r w:rsidR="00165740" w:rsidDel="004B5809">
          <w:rPr>
            <w:noProof/>
            <w:webHidden/>
          </w:rPr>
          <w:delText>26</w:delText>
        </w:r>
      </w:del>
    </w:p>
    <w:p w14:paraId="5028DF6A" w14:textId="66206849" w:rsidR="00A074CB" w:rsidDel="004B5809" w:rsidRDefault="00A074CB" w:rsidP="00A074CB">
      <w:pPr>
        <w:pStyle w:val="TableofFigures"/>
        <w:tabs>
          <w:tab w:val="right" w:leader="dot" w:pos="9016"/>
        </w:tabs>
        <w:spacing w:after="120"/>
        <w:rPr>
          <w:del w:id="520" w:author="Andrew Instone-Cowie" w:date="2024-08-28T10:02:00Z" w16du:dateUtc="2024-08-28T09:02:00Z"/>
          <w:rFonts w:eastAsiaTheme="minorEastAsia"/>
          <w:noProof/>
          <w:lang w:eastAsia="en-GB"/>
        </w:rPr>
      </w:pPr>
      <w:del w:id="521" w:author="Andrew Instone-Cowie" w:date="2024-08-28T10:02:00Z" w16du:dateUtc="2024-08-28T09:02:00Z">
        <w:r w:rsidRPr="004B5809" w:rsidDel="004B5809">
          <w:rPr>
            <w:noProof/>
            <w:rPrChange w:id="522" w:author="Andrew Instone-Cowie" w:date="2024-08-28T10:02:00Z" w16du:dateUtc="2024-08-28T09:02:00Z">
              <w:rPr>
                <w:rStyle w:val="Hyperlink"/>
                <w:noProof/>
              </w:rPr>
            </w:rPrChange>
          </w:rPr>
          <w:delText>Figure 13 – Second PC Module Enclosure Drilling Guide</w:delText>
        </w:r>
        <w:r w:rsidDel="004B5809">
          <w:rPr>
            <w:noProof/>
            <w:webHidden/>
          </w:rPr>
          <w:tab/>
        </w:r>
        <w:r w:rsidR="00165740" w:rsidDel="004B5809">
          <w:rPr>
            <w:noProof/>
            <w:webHidden/>
          </w:rPr>
          <w:delText>28</w:delText>
        </w:r>
      </w:del>
    </w:p>
    <w:p w14:paraId="4B0FB6E1" w14:textId="294CE166" w:rsidR="00A074CB" w:rsidDel="004B5809" w:rsidRDefault="00A074CB" w:rsidP="00A074CB">
      <w:pPr>
        <w:pStyle w:val="TableofFigures"/>
        <w:tabs>
          <w:tab w:val="right" w:leader="dot" w:pos="9016"/>
        </w:tabs>
        <w:spacing w:after="120"/>
        <w:rPr>
          <w:del w:id="523" w:author="Andrew Instone-Cowie" w:date="2024-08-28T10:02:00Z" w16du:dateUtc="2024-08-28T09:02:00Z"/>
          <w:rFonts w:eastAsiaTheme="minorEastAsia"/>
          <w:noProof/>
          <w:lang w:eastAsia="en-GB"/>
        </w:rPr>
      </w:pPr>
      <w:del w:id="524" w:author="Andrew Instone-Cowie" w:date="2024-08-28T10:02:00Z" w16du:dateUtc="2024-08-28T09:02:00Z">
        <w:r w:rsidRPr="004B5809" w:rsidDel="004B5809">
          <w:rPr>
            <w:noProof/>
            <w:rPrChange w:id="525" w:author="Andrew Instone-Cowie" w:date="2024-08-28T10:02:00Z" w16du:dateUtc="2024-08-28T09:02:00Z">
              <w:rPr>
                <w:rStyle w:val="Hyperlink"/>
                <w:noProof/>
              </w:rPr>
            </w:rPrChange>
          </w:rPr>
          <w:delText>Figure 30 – Alternative Drilling Guide for DB9 Connector</w:delText>
        </w:r>
        <w:r w:rsidDel="004B5809">
          <w:rPr>
            <w:noProof/>
            <w:webHidden/>
          </w:rPr>
          <w:tab/>
        </w:r>
        <w:r w:rsidR="00165740" w:rsidDel="004B5809">
          <w:rPr>
            <w:noProof/>
            <w:webHidden/>
          </w:rPr>
          <w:delText>29</w:delText>
        </w:r>
      </w:del>
    </w:p>
    <w:p w14:paraId="34E7B99E" w14:textId="440A8C23" w:rsidR="00A074CB" w:rsidDel="004B5809" w:rsidRDefault="00A074CB" w:rsidP="00A074CB">
      <w:pPr>
        <w:pStyle w:val="TableofFigures"/>
        <w:tabs>
          <w:tab w:val="right" w:leader="dot" w:pos="9016"/>
        </w:tabs>
        <w:spacing w:after="120"/>
        <w:rPr>
          <w:del w:id="526" w:author="Andrew Instone-Cowie" w:date="2024-08-28T10:02:00Z" w16du:dateUtc="2024-08-28T09:02:00Z"/>
          <w:rFonts w:eastAsiaTheme="minorEastAsia"/>
          <w:noProof/>
          <w:lang w:eastAsia="en-GB"/>
        </w:rPr>
      </w:pPr>
      <w:del w:id="527" w:author="Andrew Instone-Cowie" w:date="2024-08-28T10:02:00Z" w16du:dateUtc="2024-08-28T09:02:00Z">
        <w:r w:rsidRPr="004B5809" w:rsidDel="004B5809">
          <w:rPr>
            <w:noProof/>
            <w:rPrChange w:id="528" w:author="Andrew Instone-Cowie" w:date="2024-08-28T10:02:00Z" w16du:dateUtc="2024-08-28T09:02:00Z">
              <w:rPr>
                <w:rStyle w:val="Hyperlink"/>
                <w:noProof/>
              </w:rPr>
            </w:rPrChange>
          </w:rPr>
          <w:delText>Figure 14 – Basic Serial Splitter Module Enclosure Drilling Guide</w:delText>
        </w:r>
        <w:r w:rsidDel="004B5809">
          <w:rPr>
            <w:noProof/>
            <w:webHidden/>
          </w:rPr>
          <w:tab/>
        </w:r>
        <w:r w:rsidR="00165740" w:rsidDel="004B5809">
          <w:rPr>
            <w:noProof/>
            <w:webHidden/>
          </w:rPr>
          <w:delText>30</w:delText>
        </w:r>
      </w:del>
    </w:p>
    <w:p w14:paraId="38C8C11C" w14:textId="694D6309" w:rsidR="00A074CB" w:rsidDel="004B5809" w:rsidRDefault="00A074CB" w:rsidP="00A074CB">
      <w:pPr>
        <w:pStyle w:val="TableofFigures"/>
        <w:tabs>
          <w:tab w:val="right" w:leader="dot" w:pos="9016"/>
        </w:tabs>
        <w:spacing w:after="120"/>
        <w:rPr>
          <w:del w:id="529" w:author="Andrew Instone-Cowie" w:date="2024-08-28T10:02:00Z" w16du:dateUtc="2024-08-28T09:02:00Z"/>
          <w:rFonts w:eastAsiaTheme="minorEastAsia"/>
          <w:noProof/>
          <w:lang w:eastAsia="en-GB"/>
        </w:rPr>
      </w:pPr>
      <w:del w:id="530" w:author="Andrew Instone-Cowie" w:date="2024-08-28T10:02:00Z" w16du:dateUtc="2024-08-28T09:02:00Z">
        <w:r w:rsidRPr="004B5809" w:rsidDel="004B5809">
          <w:rPr>
            <w:noProof/>
            <w:rPrChange w:id="531" w:author="Andrew Instone-Cowie" w:date="2024-08-28T10:02:00Z" w16du:dateUtc="2024-08-28T09:02:00Z">
              <w:rPr>
                <w:rStyle w:val="Hyperlink"/>
                <w:noProof/>
              </w:rPr>
            </w:rPrChange>
          </w:rPr>
          <w:delText>Figure 15 – PCB Mounting Hardware</w:delText>
        </w:r>
        <w:r w:rsidDel="004B5809">
          <w:rPr>
            <w:noProof/>
            <w:webHidden/>
          </w:rPr>
          <w:tab/>
        </w:r>
        <w:r w:rsidR="00165740" w:rsidDel="004B5809">
          <w:rPr>
            <w:noProof/>
            <w:webHidden/>
          </w:rPr>
          <w:delText>31</w:delText>
        </w:r>
      </w:del>
    </w:p>
    <w:p w14:paraId="08A5196E" w14:textId="03B09EDC" w:rsidR="00A074CB" w:rsidDel="004B5809" w:rsidRDefault="00A074CB" w:rsidP="00A074CB">
      <w:pPr>
        <w:pStyle w:val="TableofFigures"/>
        <w:tabs>
          <w:tab w:val="right" w:leader="dot" w:pos="9016"/>
        </w:tabs>
        <w:spacing w:after="120"/>
        <w:rPr>
          <w:del w:id="532" w:author="Andrew Instone-Cowie" w:date="2024-08-28T10:02:00Z" w16du:dateUtc="2024-08-28T09:02:00Z"/>
          <w:rFonts w:eastAsiaTheme="minorEastAsia"/>
          <w:noProof/>
          <w:lang w:eastAsia="en-GB"/>
        </w:rPr>
      </w:pPr>
      <w:del w:id="533" w:author="Andrew Instone-Cowie" w:date="2024-08-28T10:02:00Z" w16du:dateUtc="2024-08-28T09:02:00Z">
        <w:r w:rsidRPr="004B5809" w:rsidDel="004B5809">
          <w:rPr>
            <w:noProof/>
            <w:rPrChange w:id="534" w:author="Andrew Instone-Cowie" w:date="2024-08-28T10:02:00Z" w16du:dateUtc="2024-08-28T09:02:00Z">
              <w:rPr>
                <w:rStyle w:val="Hyperlink"/>
                <w:noProof/>
              </w:rPr>
            </w:rPrChange>
          </w:rPr>
          <w:delText>Figure 16 – Enclosure Marking Out</w:delText>
        </w:r>
        <w:r w:rsidDel="004B5809">
          <w:rPr>
            <w:noProof/>
            <w:webHidden/>
          </w:rPr>
          <w:tab/>
        </w:r>
        <w:r w:rsidR="00165740" w:rsidDel="004B5809">
          <w:rPr>
            <w:noProof/>
            <w:webHidden/>
          </w:rPr>
          <w:delText>31</w:delText>
        </w:r>
      </w:del>
    </w:p>
    <w:p w14:paraId="40CD44A9" w14:textId="1D0EAFC2" w:rsidR="00A074CB" w:rsidDel="004B5809" w:rsidRDefault="00A074CB" w:rsidP="00A074CB">
      <w:pPr>
        <w:pStyle w:val="TableofFigures"/>
        <w:tabs>
          <w:tab w:val="right" w:leader="dot" w:pos="9016"/>
        </w:tabs>
        <w:spacing w:after="120"/>
        <w:rPr>
          <w:del w:id="535" w:author="Andrew Instone-Cowie" w:date="2024-08-28T10:02:00Z" w16du:dateUtc="2024-08-28T09:02:00Z"/>
          <w:rFonts w:eastAsiaTheme="minorEastAsia"/>
          <w:noProof/>
          <w:lang w:eastAsia="en-GB"/>
        </w:rPr>
      </w:pPr>
      <w:del w:id="536" w:author="Andrew Instone-Cowie" w:date="2024-08-28T10:02:00Z" w16du:dateUtc="2024-08-28T09:02:00Z">
        <w:r w:rsidRPr="004B5809" w:rsidDel="004B5809">
          <w:rPr>
            <w:noProof/>
            <w:rPrChange w:id="537" w:author="Andrew Instone-Cowie" w:date="2024-08-28T10:02:00Z" w16du:dateUtc="2024-08-28T09:02:00Z">
              <w:rPr>
                <w:rStyle w:val="Hyperlink"/>
                <w:noProof/>
              </w:rPr>
            </w:rPrChange>
          </w:rPr>
          <w:delText>Figure 17 – Enclosure Marked for Drilling</w:delText>
        </w:r>
        <w:r w:rsidDel="004B5809">
          <w:rPr>
            <w:noProof/>
            <w:webHidden/>
          </w:rPr>
          <w:tab/>
        </w:r>
        <w:r w:rsidR="00165740" w:rsidDel="004B5809">
          <w:rPr>
            <w:noProof/>
            <w:webHidden/>
          </w:rPr>
          <w:delText>32</w:delText>
        </w:r>
      </w:del>
    </w:p>
    <w:p w14:paraId="1DCFEDF9" w14:textId="111558D0" w:rsidR="00A074CB" w:rsidDel="004B5809" w:rsidRDefault="00A074CB" w:rsidP="00A074CB">
      <w:pPr>
        <w:pStyle w:val="TableofFigures"/>
        <w:tabs>
          <w:tab w:val="right" w:leader="dot" w:pos="9016"/>
        </w:tabs>
        <w:spacing w:after="120"/>
        <w:rPr>
          <w:del w:id="538" w:author="Andrew Instone-Cowie" w:date="2024-08-28T10:02:00Z" w16du:dateUtc="2024-08-28T09:02:00Z"/>
          <w:rFonts w:eastAsiaTheme="minorEastAsia"/>
          <w:noProof/>
          <w:lang w:eastAsia="en-GB"/>
        </w:rPr>
      </w:pPr>
      <w:del w:id="539" w:author="Andrew Instone-Cowie" w:date="2024-08-28T10:02:00Z" w16du:dateUtc="2024-08-28T09:02:00Z">
        <w:r w:rsidRPr="004B5809" w:rsidDel="004B5809">
          <w:rPr>
            <w:noProof/>
            <w:rPrChange w:id="540" w:author="Andrew Instone-Cowie" w:date="2024-08-28T10:02:00Z" w16du:dateUtc="2024-08-28T09:02:00Z">
              <w:rPr>
                <w:rStyle w:val="Hyperlink"/>
                <w:noProof/>
              </w:rPr>
            </w:rPrChange>
          </w:rPr>
          <w:delText>Figure 18 – Completed Second PC Module in Enclosure</w:delText>
        </w:r>
        <w:r w:rsidDel="004B5809">
          <w:rPr>
            <w:noProof/>
            <w:webHidden/>
          </w:rPr>
          <w:tab/>
        </w:r>
        <w:r w:rsidR="00165740" w:rsidDel="004B5809">
          <w:rPr>
            <w:noProof/>
            <w:webHidden/>
          </w:rPr>
          <w:delText>33</w:delText>
        </w:r>
      </w:del>
    </w:p>
    <w:p w14:paraId="4CE9367C" w14:textId="5B8BF1B6" w:rsidR="00A074CB" w:rsidDel="004B5809" w:rsidRDefault="00A074CB" w:rsidP="00A074CB">
      <w:pPr>
        <w:pStyle w:val="TableofFigures"/>
        <w:tabs>
          <w:tab w:val="right" w:leader="dot" w:pos="9016"/>
        </w:tabs>
        <w:spacing w:after="120"/>
        <w:rPr>
          <w:del w:id="541" w:author="Andrew Instone-Cowie" w:date="2024-08-28T10:02:00Z" w16du:dateUtc="2024-08-28T09:02:00Z"/>
          <w:rFonts w:eastAsiaTheme="minorEastAsia"/>
          <w:noProof/>
          <w:lang w:eastAsia="en-GB"/>
        </w:rPr>
      </w:pPr>
      <w:del w:id="542" w:author="Andrew Instone-Cowie" w:date="2024-08-28T10:02:00Z" w16du:dateUtc="2024-08-28T09:02:00Z">
        <w:r w:rsidRPr="004B5809" w:rsidDel="004B5809">
          <w:rPr>
            <w:noProof/>
            <w:rPrChange w:id="543" w:author="Andrew Instone-Cowie" w:date="2024-08-28T10:02:00Z" w16du:dateUtc="2024-08-28T09:02:00Z">
              <w:rPr>
                <w:rStyle w:val="Hyperlink"/>
                <w:noProof/>
              </w:rPr>
            </w:rPrChange>
          </w:rPr>
          <w:delText>Figure 19 – Completed Basic Serial Splitter Module in Enclosure</w:delText>
        </w:r>
        <w:r w:rsidDel="004B5809">
          <w:rPr>
            <w:noProof/>
            <w:webHidden/>
          </w:rPr>
          <w:tab/>
        </w:r>
        <w:r w:rsidR="00165740" w:rsidDel="004B5809">
          <w:rPr>
            <w:noProof/>
            <w:webHidden/>
          </w:rPr>
          <w:delText>33</w:delText>
        </w:r>
      </w:del>
    </w:p>
    <w:p w14:paraId="29DC0266" w14:textId="77D80E31" w:rsidR="00A074CB" w:rsidDel="004B5809" w:rsidRDefault="00A074CB" w:rsidP="00A074CB">
      <w:pPr>
        <w:pStyle w:val="TableofFigures"/>
        <w:tabs>
          <w:tab w:val="right" w:leader="dot" w:pos="9016"/>
        </w:tabs>
        <w:spacing w:after="120"/>
        <w:rPr>
          <w:del w:id="544" w:author="Andrew Instone-Cowie" w:date="2024-08-28T10:02:00Z" w16du:dateUtc="2024-08-28T09:02:00Z"/>
          <w:rFonts w:eastAsiaTheme="minorEastAsia"/>
          <w:noProof/>
          <w:lang w:eastAsia="en-GB"/>
        </w:rPr>
      </w:pPr>
      <w:del w:id="545" w:author="Andrew Instone-Cowie" w:date="2024-08-28T10:02:00Z" w16du:dateUtc="2024-08-28T09:02:00Z">
        <w:r w:rsidRPr="004B5809" w:rsidDel="004B5809">
          <w:rPr>
            <w:noProof/>
            <w:rPrChange w:id="546" w:author="Andrew Instone-Cowie" w:date="2024-08-28T10:02:00Z" w16du:dateUtc="2024-08-28T09:02:00Z">
              <w:rPr>
                <w:rStyle w:val="Hyperlink"/>
                <w:noProof/>
              </w:rPr>
            </w:rPrChange>
          </w:rPr>
          <w:delText>Figure 20 – Completed Basic Serial Splitter Module</w:delText>
        </w:r>
        <w:r w:rsidDel="004B5809">
          <w:rPr>
            <w:noProof/>
            <w:webHidden/>
          </w:rPr>
          <w:tab/>
        </w:r>
        <w:r w:rsidR="00165740" w:rsidDel="004B5809">
          <w:rPr>
            <w:noProof/>
            <w:webHidden/>
          </w:rPr>
          <w:delText>34</w:delText>
        </w:r>
      </w:del>
    </w:p>
    <w:p w14:paraId="7854C43D" w14:textId="6B6BD786" w:rsidR="00A074CB" w:rsidDel="004B5809" w:rsidRDefault="00A074CB" w:rsidP="00A074CB">
      <w:pPr>
        <w:pStyle w:val="TableofFigures"/>
        <w:tabs>
          <w:tab w:val="right" w:leader="dot" w:pos="9016"/>
        </w:tabs>
        <w:spacing w:after="120"/>
        <w:rPr>
          <w:del w:id="547" w:author="Andrew Instone-Cowie" w:date="2024-08-28T10:02:00Z" w16du:dateUtc="2024-08-28T09:02:00Z"/>
          <w:rFonts w:eastAsiaTheme="minorEastAsia"/>
          <w:noProof/>
          <w:lang w:eastAsia="en-GB"/>
        </w:rPr>
      </w:pPr>
      <w:del w:id="548" w:author="Andrew Instone-Cowie" w:date="2024-08-28T10:02:00Z" w16du:dateUtc="2024-08-28T09:02:00Z">
        <w:r w:rsidRPr="004B5809" w:rsidDel="004B5809">
          <w:rPr>
            <w:noProof/>
            <w:rPrChange w:id="549" w:author="Andrew Instone-Cowie" w:date="2024-08-28T10:02:00Z" w16du:dateUtc="2024-08-28T09:02:00Z">
              <w:rPr>
                <w:rStyle w:val="Hyperlink"/>
                <w:noProof/>
              </w:rPr>
            </w:rPrChange>
          </w:rPr>
          <w:delText>Figure 21 – Second PC Module Cabling</w:delText>
        </w:r>
        <w:r w:rsidDel="004B5809">
          <w:rPr>
            <w:noProof/>
            <w:webHidden/>
          </w:rPr>
          <w:tab/>
        </w:r>
        <w:r w:rsidR="00165740" w:rsidDel="004B5809">
          <w:rPr>
            <w:noProof/>
            <w:webHidden/>
          </w:rPr>
          <w:delText>35</w:delText>
        </w:r>
      </w:del>
    </w:p>
    <w:p w14:paraId="66F95969" w14:textId="30ED3DA8" w:rsidR="00A074CB" w:rsidDel="004B5809" w:rsidRDefault="00A074CB" w:rsidP="00A074CB">
      <w:pPr>
        <w:pStyle w:val="TableofFigures"/>
        <w:tabs>
          <w:tab w:val="right" w:leader="dot" w:pos="9016"/>
        </w:tabs>
        <w:spacing w:after="120"/>
        <w:rPr>
          <w:del w:id="550" w:author="Andrew Instone-Cowie" w:date="2024-08-28T10:02:00Z" w16du:dateUtc="2024-08-28T09:02:00Z"/>
          <w:rFonts w:eastAsiaTheme="minorEastAsia"/>
          <w:noProof/>
          <w:lang w:eastAsia="en-GB"/>
        </w:rPr>
      </w:pPr>
      <w:del w:id="551" w:author="Andrew Instone-Cowie" w:date="2024-08-28T10:02:00Z" w16du:dateUtc="2024-08-28T09:02:00Z">
        <w:r w:rsidRPr="004B5809" w:rsidDel="004B5809">
          <w:rPr>
            <w:noProof/>
            <w:rPrChange w:id="552" w:author="Andrew Instone-Cowie" w:date="2024-08-28T10:02:00Z" w16du:dateUtc="2024-08-28T09:02:00Z">
              <w:rPr>
                <w:rStyle w:val="Hyperlink"/>
                <w:noProof/>
              </w:rPr>
            </w:rPrChange>
          </w:rPr>
          <w:delText>Figure 22 – Basic Serial Splitter Module Cabling</w:delText>
        </w:r>
        <w:r w:rsidDel="004B5809">
          <w:rPr>
            <w:noProof/>
            <w:webHidden/>
          </w:rPr>
          <w:tab/>
        </w:r>
        <w:r w:rsidR="00165740" w:rsidDel="004B5809">
          <w:rPr>
            <w:noProof/>
            <w:webHidden/>
          </w:rPr>
          <w:delText>35</w:delText>
        </w:r>
      </w:del>
    </w:p>
    <w:p w14:paraId="06E7F7BA" w14:textId="10E18BBE" w:rsidR="00A074CB" w:rsidDel="004B5809" w:rsidRDefault="00A074CB" w:rsidP="00A074CB">
      <w:pPr>
        <w:pStyle w:val="TableofFigures"/>
        <w:tabs>
          <w:tab w:val="right" w:leader="dot" w:pos="9016"/>
        </w:tabs>
        <w:spacing w:after="120"/>
        <w:rPr>
          <w:del w:id="553" w:author="Andrew Instone-Cowie" w:date="2024-08-28T10:02:00Z" w16du:dateUtc="2024-08-28T09:02:00Z"/>
          <w:rFonts w:eastAsiaTheme="minorEastAsia"/>
          <w:noProof/>
          <w:lang w:eastAsia="en-GB"/>
        </w:rPr>
      </w:pPr>
      <w:del w:id="554" w:author="Andrew Instone-Cowie" w:date="2024-08-28T10:02:00Z" w16du:dateUtc="2024-08-28T09:02:00Z">
        <w:r w:rsidRPr="004B5809" w:rsidDel="004B5809">
          <w:rPr>
            <w:noProof/>
            <w:rPrChange w:id="555" w:author="Andrew Instone-Cowie" w:date="2024-08-28T10:02:00Z" w16du:dateUtc="2024-08-28T09:02:00Z">
              <w:rPr>
                <w:rStyle w:val="Hyperlink"/>
                <w:noProof/>
              </w:rPr>
            </w:rPrChange>
          </w:rPr>
          <w:delText>Figure 23 – Modification for Older Interface PCBs</w:delText>
        </w:r>
        <w:r w:rsidDel="004B5809">
          <w:rPr>
            <w:noProof/>
            <w:webHidden/>
          </w:rPr>
          <w:tab/>
        </w:r>
        <w:r w:rsidR="00165740" w:rsidDel="004B5809">
          <w:rPr>
            <w:noProof/>
            <w:webHidden/>
          </w:rPr>
          <w:delText>36</w:delText>
        </w:r>
      </w:del>
    </w:p>
    <w:p w14:paraId="0C17413D" w14:textId="50B8D426" w:rsidR="00A074CB" w:rsidDel="004B5809" w:rsidRDefault="00A074CB">
      <w:pPr>
        <w:pStyle w:val="TableofFigures"/>
        <w:tabs>
          <w:tab w:val="right" w:leader="dot" w:pos="9016"/>
        </w:tabs>
        <w:rPr>
          <w:del w:id="556" w:author="Andrew Instone-Cowie" w:date="2024-08-28T10:02:00Z" w16du:dateUtc="2024-08-28T09:02:00Z"/>
          <w:rFonts w:eastAsiaTheme="minorEastAsia"/>
          <w:noProof/>
          <w:lang w:eastAsia="en-GB"/>
        </w:rPr>
      </w:pPr>
      <w:del w:id="557" w:author="Andrew Instone-Cowie" w:date="2024-08-28T10:02:00Z" w16du:dateUtc="2024-08-28T09:02:00Z">
        <w:r w:rsidRPr="004B5809" w:rsidDel="004B5809">
          <w:rPr>
            <w:noProof/>
            <w:rPrChange w:id="558" w:author="Andrew Instone-Cowie" w:date="2024-08-28T10:02:00Z" w16du:dateUtc="2024-08-28T09:02:00Z">
              <w:rPr>
                <w:rStyle w:val="Hyperlink"/>
                <w:noProof/>
              </w:rPr>
            </w:rPrChange>
          </w:rPr>
          <w:delText>Figure 24 – Modified Interface Board</w:delText>
        </w:r>
        <w:r w:rsidDel="004B5809">
          <w:rPr>
            <w:noProof/>
            <w:webHidden/>
          </w:rPr>
          <w:tab/>
        </w:r>
        <w:r w:rsidR="00165740" w:rsidDel="004B5809">
          <w:rPr>
            <w:noProof/>
            <w:webHidden/>
          </w:rPr>
          <w:delText>37</w:delText>
        </w:r>
      </w:del>
    </w:p>
    <w:p w14:paraId="6CF22875" w14:textId="732E6A25" w:rsidR="003A3D10" w:rsidRDefault="003A3D10" w:rsidP="004E080F">
      <w:pPr>
        <w:pStyle w:val="Heading1"/>
        <w:spacing w:after="100"/>
      </w:pPr>
      <w:r>
        <w:fldChar w:fldCharType="end"/>
      </w:r>
      <w:bookmarkStart w:id="559" w:name="_Toc175732235"/>
      <w:r w:rsidR="00E35852">
        <w:t>Index of Tables</w:t>
      </w:r>
      <w:bookmarkEnd w:id="559"/>
    </w:p>
    <w:p w14:paraId="6ED9CB10" w14:textId="33CEA46E" w:rsidR="008A112E" w:rsidRDefault="00E35852" w:rsidP="008A112E">
      <w:pPr>
        <w:pStyle w:val="TableofFigures"/>
        <w:tabs>
          <w:tab w:val="right" w:leader="dot" w:pos="9016"/>
        </w:tabs>
        <w:spacing w:after="120"/>
        <w:rPr>
          <w:ins w:id="560" w:author="Andrew Instone-Cowie" w:date="2024-08-28T10:10:00Z" w16du:dateUtc="2024-08-28T09:10:00Z"/>
          <w:rFonts w:eastAsiaTheme="minorEastAsia"/>
          <w:noProof/>
          <w:kern w:val="2"/>
          <w:sz w:val="24"/>
          <w:szCs w:val="24"/>
          <w:lang w:eastAsia="en-GB"/>
          <w14:ligatures w14:val="standardContextual"/>
        </w:rPr>
        <w:pPrChange w:id="561" w:author="Andrew Instone-Cowie" w:date="2024-08-28T10:11:00Z" w16du:dateUtc="2024-08-28T09:11:00Z">
          <w:pPr>
            <w:pStyle w:val="TableofFigures"/>
            <w:tabs>
              <w:tab w:val="right" w:leader="dot" w:pos="9016"/>
            </w:tabs>
          </w:pPr>
        </w:pPrChange>
      </w:pPr>
      <w:r>
        <w:fldChar w:fldCharType="begin"/>
      </w:r>
      <w:r>
        <w:instrText xml:space="preserve"> TOC \h \z \c "Table" </w:instrText>
      </w:r>
      <w:r>
        <w:fldChar w:fldCharType="separate"/>
      </w:r>
      <w:ins w:id="562" w:author="Andrew Instone-Cowie" w:date="2024-08-28T10:10:00Z" w16du:dateUtc="2024-08-28T09:10:00Z">
        <w:r w:rsidR="008A112E" w:rsidRPr="00BA7472">
          <w:rPr>
            <w:rStyle w:val="Hyperlink"/>
            <w:noProof/>
          </w:rPr>
          <w:fldChar w:fldCharType="begin"/>
        </w:r>
        <w:r w:rsidR="008A112E" w:rsidRPr="00BA7472">
          <w:rPr>
            <w:rStyle w:val="Hyperlink"/>
            <w:noProof/>
          </w:rPr>
          <w:instrText xml:space="preserve"> </w:instrText>
        </w:r>
        <w:r w:rsidR="008A112E">
          <w:rPr>
            <w:noProof/>
          </w:rPr>
          <w:instrText>HYPERLINK \l "_Toc175732310"</w:instrText>
        </w:r>
        <w:r w:rsidR="008A112E" w:rsidRPr="00BA7472">
          <w:rPr>
            <w:rStyle w:val="Hyperlink"/>
            <w:noProof/>
          </w:rPr>
          <w:instrText xml:space="preserve"> </w:instrText>
        </w:r>
        <w:r w:rsidR="008A112E" w:rsidRPr="00BA7472">
          <w:rPr>
            <w:rStyle w:val="Hyperlink"/>
            <w:noProof/>
          </w:rPr>
        </w:r>
        <w:r w:rsidR="008A112E" w:rsidRPr="00BA7472">
          <w:rPr>
            <w:rStyle w:val="Hyperlink"/>
            <w:noProof/>
          </w:rPr>
          <w:fldChar w:fldCharType="separate"/>
        </w:r>
        <w:r w:rsidR="008A112E" w:rsidRPr="00BA7472">
          <w:rPr>
            <w:rStyle w:val="Hyperlink"/>
            <w:noProof/>
          </w:rPr>
          <w:t>Table 1 – Multi-PC Module Configurations</w:t>
        </w:r>
        <w:r w:rsidR="008A112E">
          <w:rPr>
            <w:noProof/>
            <w:webHidden/>
          </w:rPr>
          <w:tab/>
        </w:r>
        <w:r w:rsidR="008A112E">
          <w:rPr>
            <w:noProof/>
            <w:webHidden/>
          </w:rPr>
          <w:fldChar w:fldCharType="begin"/>
        </w:r>
        <w:r w:rsidR="008A112E">
          <w:rPr>
            <w:noProof/>
            <w:webHidden/>
          </w:rPr>
          <w:instrText xml:space="preserve"> PAGEREF _Toc175732310 \h </w:instrText>
        </w:r>
        <w:r w:rsidR="008A112E">
          <w:rPr>
            <w:noProof/>
            <w:webHidden/>
          </w:rPr>
        </w:r>
      </w:ins>
      <w:r w:rsidR="008A112E">
        <w:rPr>
          <w:noProof/>
          <w:webHidden/>
        </w:rPr>
        <w:fldChar w:fldCharType="separate"/>
      </w:r>
      <w:ins w:id="563" w:author="Andrew Instone-Cowie" w:date="2024-08-28T10:12:00Z" w16du:dateUtc="2024-08-28T09:12:00Z">
        <w:r w:rsidR="002561BD">
          <w:rPr>
            <w:noProof/>
            <w:webHidden/>
          </w:rPr>
          <w:t>12</w:t>
        </w:r>
      </w:ins>
      <w:ins w:id="564" w:author="Andrew Instone-Cowie" w:date="2024-08-28T10:10:00Z" w16du:dateUtc="2024-08-28T09:10:00Z">
        <w:r w:rsidR="008A112E">
          <w:rPr>
            <w:noProof/>
            <w:webHidden/>
          </w:rPr>
          <w:fldChar w:fldCharType="end"/>
        </w:r>
        <w:r w:rsidR="008A112E" w:rsidRPr="00BA7472">
          <w:rPr>
            <w:rStyle w:val="Hyperlink"/>
            <w:noProof/>
          </w:rPr>
          <w:fldChar w:fldCharType="end"/>
        </w:r>
      </w:ins>
    </w:p>
    <w:p w14:paraId="34500C5D" w14:textId="658828E1" w:rsidR="008A112E" w:rsidRDefault="008A112E" w:rsidP="008A112E">
      <w:pPr>
        <w:pStyle w:val="TableofFigures"/>
        <w:tabs>
          <w:tab w:val="right" w:leader="dot" w:pos="9016"/>
        </w:tabs>
        <w:spacing w:after="120"/>
        <w:rPr>
          <w:ins w:id="565" w:author="Andrew Instone-Cowie" w:date="2024-08-28T10:10:00Z" w16du:dateUtc="2024-08-28T09:10:00Z"/>
          <w:rFonts w:eastAsiaTheme="minorEastAsia"/>
          <w:noProof/>
          <w:kern w:val="2"/>
          <w:sz w:val="24"/>
          <w:szCs w:val="24"/>
          <w:lang w:eastAsia="en-GB"/>
          <w14:ligatures w14:val="standardContextual"/>
        </w:rPr>
        <w:pPrChange w:id="566" w:author="Andrew Instone-Cowie" w:date="2024-08-28T10:11:00Z" w16du:dateUtc="2024-08-28T09:11:00Z">
          <w:pPr>
            <w:pStyle w:val="TableofFigures"/>
            <w:tabs>
              <w:tab w:val="right" w:leader="dot" w:pos="9016"/>
            </w:tabs>
          </w:pPr>
        </w:pPrChange>
      </w:pPr>
      <w:ins w:id="567" w:author="Andrew Instone-Cowie" w:date="2024-08-28T10:10:00Z" w16du:dateUtc="2024-08-28T09:10:00Z">
        <w:r w:rsidRPr="00BA7472">
          <w:rPr>
            <w:rStyle w:val="Hyperlink"/>
            <w:noProof/>
          </w:rPr>
          <w:fldChar w:fldCharType="begin"/>
        </w:r>
        <w:r w:rsidRPr="00BA7472">
          <w:rPr>
            <w:rStyle w:val="Hyperlink"/>
            <w:noProof/>
          </w:rPr>
          <w:instrText xml:space="preserve"> </w:instrText>
        </w:r>
        <w:r>
          <w:rPr>
            <w:noProof/>
          </w:rPr>
          <w:instrText>HYPERLINK \l "_Toc175732311"</w:instrText>
        </w:r>
        <w:r w:rsidRPr="00BA7472">
          <w:rPr>
            <w:rStyle w:val="Hyperlink"/>
            <w:noProof/>
          </w:rPr>
          <w:instrText xml:space="preserve"> </w:instrText>
        </w:r>
        <w:r w:rsidRPr="00BA7472">
          <w:rPr>
            <w:rStyle w:val="Hyperlink"/>
            <w:noProof/>
          </w:rPr>
        </w:r>
        <w:r w:rsidRPr="00BA7472">
          <w:rPr>
            <w:rStyle w:val="Hyperlink"/>
            <w:noProof/>
          </w:rPr>
          <w:fldChar w:fldCharType="separate"/>
        </w:r>
        <w:r w:rsidRPr="00BA7472">
          <w:rPr>
            <w:rStyle w:val="Hyperlink"/>
            <w:noProof/>
          </w:rPr>
          <w:t>Table 2 – Second PC Module PCB Parts List</w:t>
        </w:r>
        <w:r>
          <w:rPr>
            <w:noProof/>
            <w:webHidden/>
          </w:rPr>
          <w:tab/>
        </w:r>
        <w:r>
          <w:rPr>
            <w:noProof/>
            <w:webHidden/>
          </w:rPr>
          <w:fldChar w:fldCharType="begin"/>
        </w:r>
        <w:r>
          <w:rPr>
            <w:noProof/>
            <w:webHidden/>
          </w:rPr>
          <w:instrText xml:space="preserve"> PAGEREF _Toc175732311 \h </w:instrText>
        </w:r>
        <w:r>
          <w:rPr>
            <w:noProof/>
            <w:webHidden/>
          </w:rPr>
        </w:r>
      </w:ins>
      <w:r>
        <w:rPr>
          <w:noProof/>
          <w:webHidden/>
        </w:rPr>
        <w:fldChar w:fldCharType="separate"/>
      </w:r>
      <w:ins w:id="568" w:author="Andrew Instone-Cowie" w:date="2024-08-28T10:12:00Z" w16du:dateUtc="2024-08-28T09:12:00Z">
        <w:r w:rsidR="002561BD">
          <w:rPr>
            <w:noProof/>
            <w:webHidden/>
          </w:rPr>
          <w:t>14</w:t>
        </w:r>
      </w:ins>
      <w:ins w:id="569" w:author="Andrew Instone-Cowie" w:date="2024-08-28T10:10:00Z" w16du:dateUtc="2024-08-28T09:10:00Z">
        <w:r>
          <w:rPr>
            <w:noProof/>
            <w:webHidden/>
          </w:rPr>
          <w:fldChar w:fldCharType="end"/>
        </w:r>
        <w:r w:rsidRPr="00BA7472">
          <w:rPr>
            <w:rStyle w:val="Hyperlink"/>
            <w:noProof/>
          </w:rPr>
          <w:fldChar w:fldCharType="end"/>
        </w:r>
      </w:ins>
    </w:p>
    <w:p w14:paraId="7DF726D2" w14:textId="7C1C9C40" w:rsidR="008A112E" w:rsidRDefault="008A112E" w:rsidP="008A112E">
      <w:pPr>
        <w:pStyle w:val="TableofFigures"/>
        <w:tabs>
          <w:tab w:val="right" w:leader="dot" w:pos="9016"/>
        </w:tabs>
        <w:spacing w:after="120"/>
        <w:rPr>
          <w:ins w:id="570" w:author="Andrew Instone-Cowie" w:date="2024-08-28T10:10:00Z" w16du:dateUtc="2024-08-28T09:10:00Z"/>
          <w:rFonts w:eastAsiaTheme="minorEastAsia"/>
          <w:noProof/>
          <w:kern w:val="2"/>
          <w:sz w:val="24"/>
          <w:szCs w:val="24"/>
          <w:lang w:eastAsia="en-GB"/>
          <w14:ligatures w14:val="standardContextual"/>
        </w:rPr>
        <w:pPrChange w:id="571" w:author="Andrew Instone-Cowie" w:date="2024-08-28T10:11:00Z" w16du:dateUtc="2024-08-28T09:11:00Z">
          <w:pPr>
            <w:pStyle w:val="TableofFigures"/>
            <w:tabs>
              <w:tab w:val="right" w:leader="dot" w:pos="9016"/>
            </w:tabs>
          </w:pPr>
        </w:pPrChange>
      </w:pPr>
      <w:ins w:id="572" w:author="Andrew Instone-Cowie" w:date="2024-08-28T10:10:00Z" w16du:dateUtc="2024-08-28T09:10:00Z">
        <w:r w:rsidRPr="00BA7472">
          <w:rPr>
            <w:rStyle w:val="Hyperlink"/>
            <w:noProof/>
          </w:rPr>
          <w:fldChar w:fldCharType="begin"/>
        </w:r>
        <w:r w:rsidRPr="00BA7472">
          <w:rPr>
            <w:rStyle w:val="Hyperlink"/>
            <w:noProof/>
          </w:rPr>
          <w:instrText xml:space="preserve"> </w:instrText>
        </w:r>
        <w:r>
          <w:rPr>
            <w:noProof/>
          </w:rPr>
          <w:instrText>HYPERLINK \l "_Toc175732312"</w:instrText>
        </w:r>
        <w:r w:rsidRPr="00BA7472">
          <w:rPr>
            <w:rStyle w:val="Hyperlink"/>
            <w:noProof/>
          </w:rPr>
          <w:instrText xml:space="preserve"> </w:instrText>
        </w:r>
        <w:r w:rsidRPr="00BA7472">
          <w:rPr>
            <w:rStyle w:val="Hyperlink"/>
            <w:noProof/>
          </w:rPr>
        </w:r>
        <w:r w:rsidRPr="00BA7472">
          <w:rPr>
            <w:rStyle w:val="Hyperlink"/>
            <w:noProof/>
          </w:rPr>
          <w:fldChar w:fldCharType="separate"/>
        </w:r>
        <w:r w:rsidRPr="00BA7472">
          <w:rPr>
            <w:rStyle w:val="Hyperlink"/>
            <w:noProof/>
          </w:rPr>
          <w:t>Table 3 – Basic Serial Splitter Module Master Board Parts List</w:t>
        </w:r>
        <w:r>
          <w:rPr>
            <w:noProof/>
            <w:webHidden/>
          </w:rPr>
          <w:tab/>
        </w:r>
        <w:r>
          <w:rPr>
            <w:noProof/>
            <w:webHidden/>
          </w:rPr>
          <w:fldChar w:fldCharType="begin"/>
        </w:r>
        <w:r>
          <w:rPr>
            <w:noProof/>
            <w:webHidden/>
          </w:rPr>
          <w:instrText xml:space="preserve"> PAGEREF _Toc175732312 \h </w:instrText>
        </w:r>
        <w:r>
          <w:rPr>
            <w:noProof/>
            <w:webHidden/>
          </w:rPr>
        </w:r>
      </w:ins>
      <w:r>
        <w:rPr>
          <w:noProof/>
          <w:webHidden/>
        </w:rPr>
        <w:fldChar w:fldCharType="separate"/>
      </w:r>
      <w:ins w:id="573" w:author="Andrew Instone-Cowie" w:date="2024-08-28T10:12:00Z" w16du:dateUtc="2024-08-28T09:12:00Z">
        <w:r w:rsidR="002561BD">
          <w:rPr>
            <w:noProof/>
            <w:webHidden/>
          </w:rPr>
          <w:t>18</w:t>
        </w:r>
      </w:ins>
      <w:ins w:id="574" w:author="Andrew Instone-Cowie" w:date="2024-08-28T10:10:00Z" w16du:dateUtc="2024-08-28T09:10:00Z">
        <w:r>
          <w:rPr>
            <w:noProof/>
            <w:webHidden/>
          </w:rPr>
          <w:fldChar w:fldCharType="end"/>
        </w:r>
        <w:r w:rsidRPr="00BA7472">
          <w:rPr>
            <w:rStyle w:val="Hyperlink"/>
            <w:noProof/>
          </w:rPr>
          <w:fldChar w:fldCharType="end"/>
        </w:r>
      </w:ins>
    </w:p>
    <w:p w14:paraId="0D993ABB" w14:textId="41CCF169" w:rsidR="008A112E" w:rsidRDefault="008A112E" w:rsidP="008A112E">
      <w:pPr>
        <w:pStyle w:val="TableofFigures"/>
        <w:tabs>
          <w:tab w:val="right" w:leader="dot" w:pos="9016"/>
        </w:tabs>
        <w:spacing w:after="120"/>
        <w:rPr>
          <w:ins w:id="575" w:author="Andrew Instone-Cowie" w:date="2024-08-28T10:10:00Z" w16du:dateUtc="2024-08-28T09:10:00Z"/>
          <w:rFonts w:eastAsiaTheme="minorEastAsia"/>
          <w:noProof/>
          <w:kern w:val="2"/>
          <w:sz w:val="24"/>
          <w:szCs w:val="24"/>
          <w:lang w:eastAsia="en-GB"/>
          <w14:ligatures w14:val="standardContextual"/>
        </w:rPr>
        <w:pPrChange w:id="576" w:author="Andrew Instone-Cowie" w:date="2024-08-28T10:11:00Z" w16du:dateUtc="2024-08-28T09:11:00Z">
          <w:pPr>
            <w:pStyle w:val="TableofFigures"/>
            <w:tabs>
              <w:tab w:val="right" w:leader="dot" w:pos="9016"/>
            </w:tabs>
          </w:pPr>
        </w:pPrChange>
      </w:pPr>
      <w:ins w:id="577" w:author="Andrew Instone-Cowie" w:date="2024-08-28T10:10:00Z" w16du:dateUtc="2024-08-28T09:10:00Z">
        <w:r w:rsidRPr="00BA7472">
          <w:rPr>
            <w:rStyle w:val="Hyperlink"/>
            <w:noProof/>
          </w:rPr>
          <w:fldChar w:fldCharType="begin"/>
        </w:r>
        <w:r w:rsidRPr="00BA7472">
          <w:rPr>
            <w:rStyle w:val="Hyperlink"/>
            <w:noProof/>
          </w:rPr>
          <w:instrText xml:space="preserve"> </w:instrText>
        </w:r>
        <w:r>
          <w:rPr>
            <w:noProof/>
          </w:rPr>
          <w:instrText>HYPERLINK \l "_Toc175732313"</w:instrText>
        </w:r>
        <w:r w:rsidRPr="00BA7472">
          <w:rPr>
            <w:rStyle w:val="Hyperlink"/>
            <w:noProof/>
          </w:rPr>
          <w:instrText xml:space="preserve"> </w:instrText>
        </w:r>
        <w:r w:rsidRPr="00BA7472">
          <w:rPr>
            <w:rStyle w:val="Hyperlink"/>
            <w:noProof/>
          </w:rPr>
        </w:r>
        <w:r w:rsidRPr="00BA7472">
          <w:rPr>
            <w:rStyle w:val="Hyperlink"/>
            <w:noProof/>
          </w:rPr>
          <w:fldChar w:fldCharType="separate"/>
        </w:r>
        <w:r w:rsidRPr="00BA7472">
          <w:rPr>
            <w:rStyle w:val="Hyperlink"/>
            <w:noProof/>
          </w:rPr>
          <w:t>Table 4 – Basic Serial Splitter Module Expander Board Parts List</w:t>
        </w:r>
        <w:r>
          <w:rPr>
            <w:noProof/>
            <w:webHidden/>
          </w:rPr>
          <w:tab/>
        </w:r>
        <w:r>
          <w:rPr>
            <w:noProof/>
            <w:webHidden/>
          </w:rPr>
          <w:fldChar w:fldCharType="begin"/>
        </w:r>
        <w:r>
          <w:rPr>
            <w:noProof/>
            <w:webHidden/>
          </w:rPr>
          <w:instrText xml:space="preserve"> PAGEREF _Toc175732313 \h </w:instrText>
        </w:r>
        <w:r>
          <w:rPr>
            <w:noProof/>
            <w:webHidden/>
          </w:rPr>
        </w:r>
      </w:ins>
      <w:r>
        <w:rPr>
          <w:noProof/>
          <w:webHidden/>
        </w:rPr>
        <w:fldChar w:fldCharType="separate"/>
      </w:r>
      <w:ins w:id="578" w:author="Andrew Instone-Cowie" w:date="2024-08-28T10:12:00Z" w16du:dateUtc="2024-08-28T09:12:00Z">
        <w:r w:rsidR="002561BD">
          <w:rPr>
            <w:noProof/>
            <w:webHidden/>
          </w:rPr>
          <w:t>24</w:t>
        </w:r>
      </w:ins>
      <w:ins w:id="579" w:author="Andrew Instone-Cowie" w:date="2024-08-28T10:10:00Z" w16du:dateUtc="2024-08-28T09:10:00Z">
        <w:r>
          <w:rPr>
            <w:noProof/>
            <w:webHidden/>
          </w:rPr>
          <w:fldChar w:fldCharType="end"/>
        </w:r>
        <w:r w:rsidRPr="00BA7472">
          <w:rPr>
            <w:rStyle w:val="Hyperlink"/>
            <w:noProof/>
          </w:rPr>
          <w:fldChar w:fldCharType="end"/>
        </w:r>
      </w:ins>
    </w:p>
    <w:p w14:paraId="4A6ED5E6" w14:textId="767B1264" w:rsidR="008A112E" w:rsidRDefault="008A112E" w:rsidP="008A112E">
      <w:pPr>
        <w:pStyle w:val="TableofFigures"/>
        <w:tabs>
          <w:tab w:val="right" w:leader="dot" w:pos="9016"/>
        </w:tabs>
        <w:spacing w:after="120"/>
        <w:rPr>
          <w:ins w:id="580" w:author="Andrew Instone-Cowie" w:date="2024-08-28T10:10:00Z" w16du:dateUtc="2024-08-28T09:10:00Z"/>
          <w:rFonts w:eastAsiaTheme="minorEastAsia"/>
          <w:noProof/>
          <w:kern w:val="2"/>
          <w:sz w:val="24"/>
          <w:szCs w:val="24"/>
          <w:lang w:eastAsia="en-GB"/>
          <w14:ligatures w14:val="standardContextual"/>
        </w:rPr>
        <w:pPrChange w:id="581" w:author="Andrew Instone-Cowie" w:date="2024-08-28T10:11:00Z" w16du:dateUtc="2024-08-28T09:11:00Z">
          <w:pPr>
            <w:pStyle w:val="TableofFigures"/>
            <w:tabs>
              <w:tab w:val="right" w:leader="dot" w:pos="9016"/>
            </w:tabs>
          </w:pPr>
        </w:pPrChange>
      </w:pPr>
      <w:ins w:id="582" w:author="Andrew Instone-Cowie" w:date="2024-08-28T10:10:00Z" w16du:dateUtc="2024-08-28T09:10:00Z">
        <w:r w:rsidRPr="00BA7472">
          <w:rPr>
            <w:rStyle w:val="Hyperlink"/>
            <w:noProof/>
          </w:rPr>
          <w:fldChar w:fldCharType="begin"/>
        </w:r>
        <w:r w:rsidRPr="00BA7472">
          <w:rPr>
            <w:rStyle w:val="Hyperlink"/>
            <w:noProof/>
          </w:rPr>
          <w:instrText xml:space="preserve"> </w:instrText>
        </w:r>
        <w:r>
          <w:rPr>
            <w:noProof/>
          </w:rPr>
          <w:instrText>HYPERLINK \l "_Toc175732314"</w:instrText>
        </w:r>
        <w:r w:rsidRPr="00BA7472">
          <w:rPr>
            <w:rStyle w:val="Hyperlink"/>
            <w:noProof/>
          </w:rPr>
          <w:instrText xml:space="preserve"> </w:instrText>
        </w:r>
        <w:r w:rsidRPr="00BA7472">
          <w:rPr>
            <w:rStyle w:val="Hyperlink"/>
            <w:noProof/>
          </w:rPr>
        </w:r>
        <w:r w:rsidRPr="00BA7472">
          <w:rPr>
            <w:rStyle w:val="Hyperlink"/>
            <w:noProof/>
          </w:rPr>
          <w:fldChar w:fldCharType="separate"/>
        </w:r>
        <w:r w:rsidRPr="00BA7472">
          <w:rPr>
            <w:rStyle w:val="Hyperlink"/>
            <w:noProof/>
          </w:rPr>
          <w:t>Table 5 – Enclosures Parts List</w:t>
        </w:r>
        <w:r>
          <w:rPr>
            <w:noProof/>
            <w:webHidden/>
          </w:rPr>
          <w:tab/>
        </w:r>
        <w:r>
          <w:rPr>
            <w:noProof/>
            <w:webHidden/>
          </w:rPr>
          <w:fldChar w:fldCharType="begin"/>
        </w:r>
        <w:r>
          <w:rPr>
            <w:noProof/>
            <w:webHidden/>
          </w:rPr>
          <w:instrText xml:space="preserve"> PAGEREF _Toc175732314 \h </w:instrText>
        </w:r>
        <w:r>
          <w:rPr>
            <w:noProof/>
            <w:webHidden/>
          </w:rPr>
        </w:r>
      </w:ins>
      <w:r>
        <w:rPr>
          <w:noProof/>
          <w:webHidden/>
        </w:rPr>
        <w:fldChar w:fldCharType="separate"/>
      </w:r>
      <w:ins w:id="583" w:author="Andrew Instone-Cowie" w:date="2024-08-28T10:12:00Z" w16du:dateUtc="2024-08-28T09:12:00Z">
        <w:r w:rsidR="002561BD">
          <w:rPr>
            <w:noProof/>
            <w:webHidden/>
          </w:rPr>
          <w:t>27</w:t>
        </w:r>
      </w:ins>
      <w:ins w:id="584" w:author="Andrew Instone-Cowie" w:date="2024-08-28T10:10:00Z" w16du:dateUtc="2024-08-28T09:10:00Z">
        <w:r>
          <w:rPr>
            <w:noProof/>
            <w:webHidden/>
          </w:rPr>
          <w:fldChar w:fldCharType="end"/>
        </w:r>
        <w:r w:rsidRPr="00BA7472">
          <w:rPr>
            <w:rStyle w:val="Hyperlink"/>
            <w:noProof/>
          </w:rPr>
          <w:fldChar w:fldCharType="end"/>
        </w:r>
      </w:ins>
    </w:p>
    <w:p w14:paraId="1EBBF5CB" w14:textId="1910BAB7" w:rsidR="00A074CB" w:rsidDel="004B5809" w:rsidRDefault="00A074CB" w:rsidP="00A074CB">
      <w:pPr>
        <w:pStyle w:val="TableofFigures"/>
        <w:tabs>
          <w:tab w:val="right" w:leader="dot" w:pos="9016"/>
        </w:tabs>
        <w:spacing w:after="120"/>
        <w:rPr>
          <w:del w:id="585" w:author="Andrew Instone-Cowie" w:date="2024-08-28T10:02:00Z" w16du:dateUtc="2024-08-28T09:02:00Z"/>
          <w:rFonts w:eastAsiaTheme="minorEastAsia"/>
          <w:noProof/>
          <w:lang w:eastAsia="en-GB"/>
        </w:rPr>
      </w:pPr>
      <w:del w:id="586" w:author="Andrew Instone-Cowie" w:date="2024-08-28T10:02:00Z" w16du:dateUtc="2024-08-28T09:02:00Z">
        <w:r w:rsidRPr="004B5809" w:rsidDel="004B5809">
          <w:rPr>
            <w:noProof/>
            <w:rPrChange w:id="587" w:author="Andrew Instone-Cowie" w:date="2024-08-28T10:02:00Z" w16du:dateUtc="2024-08-28T09:02:00Z">
              <w:rPr>
                <w:rStyle w:val="Hyperlink"/>
                <w:noProof/>
              </w:rPr>
            </w:rPrChange>
          </w:rPr>
          <w:delText>Table 1 – Second PC Module PCB Parts List</w:delText>
        </w:r>
        <w:r w:rsidDel="004B5809">
          <w:rPr>
            <w:noProof/>
            <w:webHidden/>
          </w:rPr>
          <w:tab/>
        </w:r>
        <w:r w:rsidR="00165740" w:rsidDel="004B5809">
          <w:rPr>
            <w:noProof/>
            <w:webHidden/>
          </w:rPr>
          <w:delText>14</w:delText>
        </w:r>
      </w:del>
    </w:p>
    <w:p w14:paraId="2BD13D12" w14:textId="6E10855C" w:rsidR="00A074CB" w:rsidDel="004B5809" w:rsidRDefault="00A074CB" w:rsidP="00A074CB">
      <w:pPr>
        <w:pStyle w:val="TableofFigures"/>
        <w:tabs>
          <w:tab w:val="right" w:leader="dot" w:pos="9016"/>
        </w:tabs>
        <w:spacing w:after="120"/>
        <w:rPr>
          <w:del w:id="588" w:author="Andrew Instone-Cowie" w:date="2024-08-28T10:02:00Z" w16du:dateUtc="2024-08-28T09:02:00Z"/>
          <w:rFonts w:eastAsiaTheme="minorEastAsia"/>
          <w:noProof/>
          <w:lang w:eastAsia="en-GB"/>
        </w:rPr>
      </w:pPr>
      <w:del w:id="589" w:author="Andrew Instone-Cowie" w:date="2024-08-28T10:02:00Z" w16du:dateUtc="2024-08-28T09:02:00Z">
        <w:r w:rsidRPr="004B5809" w:rsidDel="004B5809">
          <w:rPr>
            <w:noProof/>
            <w:rPrChange w:id="590" w:author="Andrew Instone-Cowie" w:date="2024-08-28T10:02:00Z" w16du:dateUtc="2024-08-28T09:02:00Z">
              <w:rPr>
                <w:rStyle w:val="Hyperlink"/>
                <w:noProof/>
              </w:rPr>
            </w:rPrChange>
          </w:rPr>
          <w:delText>Table 2 – Basic Serial Splitter Module Master Board Parts List</w:delText>
        </w:r>
        <w:r w:rsidDel="004B5809">
          <w:rPr>
            <w:noProof/>
            <w:webHidden/>
          </w:rPr>
          <w:tab/>
        </w:r>
        <w:r w:rsidR="00165740" w:rsidDel="004B5809">
          <w:rPr>
            <w:noProof/>
            <w:webHidden/>
          </w:rPr>
          <w:delText>18</w:delText>
        </w:r>
      </w:del>
    </w:p>
    <w:p w14:paraId="1520AA97" w14:textId="1D41A61A" w:rsidR="00A074CB" w:rsidDel="004B5809" w:rsidRDefault="00A074CB" w:rsidP="00A074CB">
      <w:pPr>
        <w:pStyle w:val="TableofFigures"/>
        <w:tabs>
          <w:tab w:val="right" w:leader="dot" w:pos="9016"/>
        </w:tabs>
        <w:spacing w:after="120"/>
        <w:rPr>
          <w:del w:id="591" w:author="Andrew Instone-Cowie" w:date="2024-08-28T10:02:00Z" w16du:dateUtc="2024-08-28T09:02:00Z"/>
          <w:rFonts w:eastAsiaTheme="minorEastAsia"/>
          <w:noProof/>
          <w:lang w:eastAsia="en-GB"/>
        </w:rPr>
      </w:pPr>
      <w:del w:id="592" w:author="Andrew Instone-Cowie" w:date="2024-08-28T10:02:00Z" w16du:dateUtc="2024-08-28T09:02:00Z">
        <w:r w:rsidRPr="004B5809" w:rsidDel="004B5809">
          <w:rPr>
            <w:noProof/>
            <w:rPrChange w:id="593" w:author="Andrew Instone-Cowie" w:date="2024-08-28T10:02:00Z" w16du:dateUtc="2024-08-28T09:02:00Z">
              <w:rPr>
                <w:rStyle w:val="Hyperlink"/>
                <w:noProof/>
              </w:rPr>
            </w:rPrChange>
          </w:rPr>
          <w:delText>Table 3 – Basic Serial Splitter Module Expander Board Parts List</w:delText>
        </w:r>
        <w:r w:rsidDel="004B5809">
          <w:rPr>
            <w:noProof/>
            <w:webHidden/>
          </w:rPr>
          <w:tab/>
        </w:r>
        <w:r w:rsidR="00165740" w:rsidDel="004B5809">
          <w:rPr>
            <w:noProof/>
            <w:webHidden/>
          </w:rPr>
          <w:delText>24</w:delText>
        </w:r>
      </w:del>
    </w:p>
    <w:p w14:paraId="213D2E89" w14:textId="7A64FB1B" w:rsidR="00A074CB" w:rsidDel="004B5809" w:rsidRDefault="00A074CB">
      <w:pPr>
        <w:pStyle w:val="TableofFigures"/>
        <w:tabs>
          <w:tab w:val="right" w:leader="dot" w:pos="9016"/>
        </w:tabs>
        <w:rPr>
          <w:del w:id="594" w:author="Andrew Instone-Cowie" w:date="2024-08-28T10:02:00Z" w16du:dateUtc="2024-08-28T09:02:00Z"/>
          <w:rFonts w:eastAsiaTheme="minorEastAsia"/>
          <w:noProof/>
          <w:lang w:eastAsia="en-GB"/>
        </w:rPr>
      </w:pPr>
      <w:del w:id="595" w:author="Andrew Instone-Cowie" w:date="2024-08-28T10:02:00Z" w16du:dateUtc="2024-08-28T09:02:00Z">
        <w:r w:rsidRPr="004B5809" w:rsidDel="004B5809">
          <w:rPr>
            <w:noProof/>
            <w:rPrChange w:id="596" w:author="Andrew Instone-Cowie" w:date="2024-08-28T10:02:00Z" w16du:dateUtc="2024-08-28T09:02:00Z">
              <w:rPr>
                <w:rStyle w:val="Hyperlink"/>
                <w:noProof/>
              </w:rPr>
            </w:rPrChange>
          </w:rPr>
          <w:delText>Table 4 – Enclosures Parts List</w:delText>
        </w:r>
        <w:r w:rsidDel="004B5809">
          <w:rPr>
            <w:noProof/>
            <w:webHidden/>
          </w:rPr>
          <w:tab/>
        </w:r>
        <w:r w:rsidR="00165740" w:rsidDel="004B5809">
          <w:rPr>
            <w:noProof/>
            <w:webHidden/>
          </w:rPr>
          <w:delText>27</w:delText>
        </w:r>
      </w:del>
    </w:p>
    <w:p w14:paraId="1473B8C8" w14:textId="432F02C7" w:rsidR="004D7582" w:rsidRPr="00787764" w:rsidRDefault="00E35852" w:rsidP="004E080F">
      <w:pPr>
        <w:pStyle w:val="Heading1"/>
        <w:pageBreakBefore/>
        <w:spacing w:after="100"/>
      </w:pPr>
      <w:r>
        <w:lastRenderedPageBreak/>
        <w:fldChar w:fldCharType="end"/>
      </w:r>
      <w:bookmarkStart w:id="597" w:name="_Toc175732236"/>
      <w:r w:rsidR="004D7582">
        <w:t>Document History</w:t>
      </w:r>
      <w:bookmarkEnd w:id="59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
        <w:gridCol w:w="1822"/>
        <w:gridCol w:w="1390"/>
        <w:gridCol w:w="4931"/>
      </w:tblGrid>
      <w:tr w:rsidR="00D57358" w:rsidRPr="00D57358" w14:paraId="6F93D011" w14:textId="77777777" w:rsidTr="003A2793">
        <w:tc>
          <w:tcPr>
            <w:tcW w:w="991" w:type="dxa"/>
            <w:shd w:val="clear" w:color="auto" w:fill="D9D9D9" w:themeFill="background1" w:themeFillShade="D9"/>
          </w:tcPr>
          <w:p w14:paraId="36847EF6" w14:textId="77777777" w:rsidR="00483BB7" w:rsidRPr="00212D29" w:rsidRDefault="00483BB7" w:rsidP="00483BB7">
            <w:pPr>
              <w:contextualSpacing/>
              <w:rPr>
                <w:b/>
              </w:rPr>
            </w:pPr>
            <w:r w:rsidRPr="00212D29">
              <w:rPr>
                <w:b/>
              </w:rPr>
              <w:t>Version</w:t>
            </w:r>
          </w:p>
        </w:tc>
        <w:tc>
          <w:tcPr>
            <w:tcW w:w="1822" w:type="dxa"/>
            <w:shd w:val="clear" w:color="auto" w:fill="D9D9D9" w:themeFill="background1" w:themeFillShade="D9"/>
          </w:tcPr>
          <w:p w14:paraId="140786F3" w14:textId="77777777" w:rsidR="00483BB7" w:rsidRPr="00212D29" w:rsidRDefault="00483BB7" w:rsidP="00483BB7">
            <w:pPr>
              <w:contextualSpacing/>
              <w:rPr>
                <w:b/>
              </w:rPr>
            </w:pPr>
            <w:r w:rsidRPr="00212D29">
              <w:rPr>
                <w:b/>
              </w:rPr>
              <w:t>Author</w:t>
            </w:r>
          </w:p>
        </w:tc>
        <w:tc>
          <w:tcPr>
            <w:tcW w:w="1390" w:type="dxa"/>
            <w:shd w:val="clear" w:color="auto" w:fill="D9D9D9" w:themeFill="background1" w:themeFillShade="D9"/>
          </w:tcPr>
          <w:p w14:paraId="7FD0DB1C" w14:textId="77777777" w:rsidR="00483BB7" w:rsidRPr="00212D29" w:rsidRDefault="00483BB7" w:rsidP="00483BB7">
            <w:pPr>
              <w:contextualSpacing/>
              <w:rPr>
                <w:b/>
              </w:rPr>
            </w:pPr>
            <w:r w:rsidRPr="00212D29">
              <w:rPr>
                <w:b/>
              </w:rPr>
              <w:t>Date</w:t>
            </w:r>
          </w:p>
        </w:tc>
        <w:tc>
          <w:tcPr>
            <w:tcW w:w="4931" w:type="dxa"/>
            <w:shd w:val="clear" w:color="auto" w:fill="D9D9D9" w:themeFill="background1" w:themeFillShade="D9"/>
          </w:tcPr>
          <w:p w14:paraId="0A72C247" w14:textId="77777777" w:rsidR="00483BB7" w:rsidRPr="00212D29" w:rsidRDefault="00483BB7" w:rsidP="00483BB7">
            <w:pPr>
              <w:contextualSpacing/>
              <w:rPr>
                <w:b/>
              </w:rPr>
            </w:pPr>
            <w:r w:rsidRPr="00212D29">
              <w:rPr>
                <w:b/>
              </w:rPr>
              <w:t>Changes</w:t>
            </w:r>
          </w:p>
        </w:tc>
      </w:tr>
      <w:tr w:rsidR="00D57358" w:rsidRPr="00D57358" w14:paraId="78FDCFC9" w14:textId="77777777" w:rsidTr="003A2793">
        <w:tc>
          <w:tcPr>
            <w:tcW w:w="991" w:type="dxa"/>
          </w:tcPr>
          <w:p w14:paraId="14A217CF" w14:textId="68D82415" w:rsidR="00483BB7" w:rsidRPr="00212D29" w:rsidRDefault="00983D7A" w:rsidP="00483BB7">
            <w:pPr>
              <w:contextualSpacing/>
            </w:pPr>
            <w:r>
              <w:t>1.0</w:t>
            </w:r>
          </w:p>
        </w:tc>
        <w:tc>
          <w:tcPr>
            <w:tcW w:w="1822" w:type="dxa"/>
          </w:tcPr>
          <w:p w14:paraId="29782EF3" w14:textId="77777777" w:rsidR="00483BB7" w:rsidRPr="00212D29" w:rsidRDefault="00483BB7" w:rsidP="00483BB7">
            <w:pPr>
              <w:contextualSpacing/>
            </w:pPr>
            <w:r w:rsidRPr="00212D29">
              <w:t>A J Instone-Cowie</w:t>
            </w:r>
          </w:p>
        </w:tc>
        <w:tc>
          <w:tcPr>
            <w:tcW w:w="1390" w:type="dxa"/>
          </w:tcPr>
          <w:p w14:paraId="02ADF673" w14:textId="397BC762" w:rsidR="00483BB7" w:rsidRPr="00212D29" w:rsidRDefault="00983D7A">
            <w:pPr>
              <w:contextualSpacing/>
            </w:pPr>
            <w:r>
              <w:t>01/10</w:t>
            </w:r>
            <w:r w:rsidR="00483BB7" w:rsidRPr="00212D29">
              <w:t>/201</w:t>
            </w:r>
            <w:r w:rsidR="00830BF2">
              <w:t>9</w:t>
            </w:r>
          </w:p>
        </w:tc>
        <w:tc>
          <w:tcPr>
            <w:tcW w:w="4931" w:type="dxa"/>
          </w:tcPr>
          <w:p w14:paraId="66D448E8" w14:textId="782FA697" w:rsidR="00483BB7" w:rsidRPr="00212D29" w:rsidRDefault="00C508EE">
            <w:pPr>
              <w:contextualSpacing/>
            </w:pPr>
            <w:r w:rsidRPr="00212D29">
              <w:t xml:space="preserve">First </w:t>
            </w:r>
            <w:r w:rsidR="00983D7A">
              <w:t>Release</w:t>
            </w:r>
            <w:r w:rsidR="00172EEB" w:rsidRPr="00212D29">
              <w:t>.</w:t>
            </w:r>
          </w:p>
        </w:tc>
      </w:tr>
      <w:tr w:rsidR="00354EEC" w:rsidRPr="00D57358" w14:paraId="20CC8C2E" w14:textId="77777777" w:rsidTr="003A2793">
        <w:tc>
          <w:tcPr>
            <w:tcW w:w="991" w:type="dxa"/>
          </w:tcPr>
          <w:p w14:paraId="0DAD0F74" w14:textId="41CBA8CB" w:rsidR="00354EEC" w:rsidRDefault="00354EEC" w:rsidP="00354EEC">
            <w:pPr>
              <w:contextualSpacing/>
            </w:pPr>
            <w:r>
              <w:t>1.1</w:t>
            </w:r>
          </w:p>
        </w:tc>
        <w:tc>
          <w:tcPr>
            <w:tcW w:w="1822" w:type="dxa"/>
          </w:tcPr>
          <w:p w14:paraId="4336908F" w14:textId="36CF0F46" w:rsidR="00354EEC" w:rsidRPr="00212D29" w:rsidRDefault="00354EEC" w:rsidP="00354EEC">
            <w:pPr>
              <w:contextualSpacing/>
            </w:pPr>
            <w:r w:rsidRPr="00212D29">
              <w:t>A J Instone-Cowie</w:t>
            </w:r>
          </w:p>
        </w:tc>
        <w:tc>
          <w:tcPr>
            <w:tcW w:w="1390" w:type="dxa"/>
          </w:tcPr>
          <w:p w14:paraId="1F54995D" w14:textId="33EA3D51" w:rsidR="00354EEC" w:rsidRDefault="00354EEC" w:rsidP="00354EEC">
            <w:pPr>
              <w:contextualSpacing/>
            </w:pPr>
            <w:r>
              <w:t>18/08/2020</w:t>
            </w:r>
          </w:p>
        </w:tc>
        <w:tc>
          <w:tcPr>
            <w:tcW w:w="4931" w:type="dxa"/>
          </w:tcPr>
          <w:p w14:paraId="0B8C4F58" w14:textId="77E32822" w:rsidR="00354EEC" w:rsidRPr="00212D29" w:rsidRDefault="00354EEC" w:rsidP="00354EEC">
            <w:pPr>
              <w:contextualSpacing/>
            </w:pPr>
            <w:r>
              <w:t>Minor update</w:t>
            </w:r>
            <w:r w:rsidRPr="00212D29">
              <w:t>.</w:t>
            </w:r>
          </w:p>
        </w:tc>
      </w:tr>
      <w:tr w:rsidR="00174309" w:rsidRPr="00D57358" w14:paraId="6DA34E38" w14:textId="77777777" w:rsidTr="003A2793">
        <w:tc>
          <w:tcPr>
            <w:tcW w:w="991" w:type="dxa"/>
          </w:tcPr>
          <w:p w14:paraId="2F69E480" w14:textId="65F921C3" w:rsidR="00174309" w:rsidRDefault="00174309" w:rsidP="00174309">
            <w:pPr>
              <w:contextualSpacing/>
            </w:pPr>
            <w:r>
              <w:t>1.2</w:t>
            </w:r>
          </w:p>
        </w:tc>
        <w:tc>
          <w:tcPr>
            <w:tcW w:w="1822" w:type="dxa"/>
          </w:tcPr>
          <w:p w14:paraId="0C6FCF61" w14:textId="49641287" w:rsidR="00174309" w:rsidRPr="00212D29" w:rsidRDefault="00174309" w:rsidP="00174309">
            <w:pPr>
              <w:contextualSpacing/>
            </w:pPr>
            <w:r w:rsidRPr="00212D29">
              <w:t>A J Instone-Cowie</w:t>
            </w:r>
          </w:p>
        </w:tc>
        <w:tc>
          <w:tcPr>
            <w:tcW w:w="1390" w:type="dxa"/>
          </w:tcPr>
          <w:p w14:paraId="38737DA7" w14:textId="69FFA682" w:rsidR="00174309" w:rsidRDefault="00174309" w:rsidP="00174309">
            <w:pPr>
              <w:contextualSpacing/>
            </w:pPr>
            <w:r>
              <w:t>27/08/2021</w:t>
            </w:r>
          </w:p>
        </w:tc>
        <w:tc>
          <w:tcPr>
            <w:tcW w:w="4931" w:type="dxa"/>
          </w:tcPr>
          <w:p w14:paraId="41A83919" w14:textId="401F3611" w:rsidR="00174309" w:rsidRDefault="00174309" w:rsidP="00174309">
            <w:pPr>
              <w:contextualSpacing/>
            </w:pPr>
            <w:r>
              <w:t>Alternative DB9 enclosure drilling option, DB9 part.</w:t>
            </w:r>
          </w:p>
        </w:tc>
      </w:tr>
      <w:tr w:rsidR="00C0072B" w:rsidRPr="00D57358" w14:paraId="3BD60837" w14:textId="77777777" w:rsidTr="003A2793">
        <w:tc>
          <w:tcPr>
            <w:tcW w:w="991" w:type="dxa"/>
          </w:tcPr>
          <w:p w14:paraId="21D19246" w14:textId="1336EB35" w:rsidR="00C0072B" w:rsidRDefault="00C0072B" w:rsidP="00174309">
            <w:pPr>
              <w:contextualSpacing/>
            </w:pPr>
            <w:r>
              <w:t>1.3</w:t>
            </w:r>
          </w:p>
        </w:tc>
        <w:tc>
          <w:tcPr>
            <w:tcW w:w="1822" w:type="dxa"/>
          </w:tcPr>
          <w:p w14:paraId="7FE53D26" w14:textId="102BED3F" w:rsidR="00C0072B" w:rsidRPr="00212D29" w:rsidRDefault="00C0072B" w:rsidP="00174309">
            <w:pPr>
              <w:contextualSpacing/>
            </w:pPr>
            <w:r>
              <w:t>A J Instone-Cowie</w:t>
            </w:r>
          </w:p>
        </w:tc>
        <w:tc>
          <w:tcPr>
            <w:tcW w:w="1390" w:type="dxa"/>
          </w:tcPr>
          <w:p w14:paraId="1867E413" w14:textId="59F4FC02" w:rsidR="00C0072B" w:rsidRDefault="00C0072B" w:rsidP="00174309">
            <w:pPr>
              <w:contextualSpacing/>
            </w:pPr>
            <w:r>
              <w:t>1</w:t>
            </w:r>
            <w:r w:rsidR="0029171C">
              <w:t>9</w:t>
            </w:r>
            <w:r>
              <w:t>/06/2024</w:t>
            </w:r>
          </w:p>
        </w:tc>
        <w:tc>
          <w:tcPr>
            <w:tcW w:w="4931" w:type="dxa"/>
          </w:tcPr>
          <w:p w14:paraId="64A57DC0" w14:textId="63F737F6" w:rsidR="00C0072B" w:rsidRDefault="00C0072B" w:rsidP="00174309">
            <w:pPr>
              <w:contextualSpacing/>
            </w:pPr>
            <w:r>
              <w:t>Update external links.</w:t>
            </w:r>
          </w:p>
        </w:tc>
      </w:tr>
      <w:tr w:rsidR="005F3226" w:rsidRPr="00D57358" w14:paraId="73F4191F" w14:textId="77777777" w:rsidTr="003A2793">
        <w:tc>
          <w:tcPr>
            <w:tcW w:w="991" w:type="dxa"/>
          </w:tcPr>
          <w:p w14:paraId="0C5A4363" w14:textId="5AA02C4C" w:rsidR="005F3226" w:rsidRDefault="005F3226" w:rsidP="005F3226">
            <w:pPr>
              <w:contextualSpacing/>
            </w:pPr>
            <w:r>
              <w:t>1.4</w:t>
            </w:r>
          </w:p>
        </w:tc>
        <w:tc>
          <w:tcPr>
            <w:tcW w:w="1822" w:type="dxa"/>
          </w:tcPr>
          <w:p w14:paraId="7DD7E1B6" w14:textId="00E41188" w:rsidR="005F3226" w:rsidRDefault="005F3226" w:rsidP="005F3226">
            <w:pPr>
              <w:contextualSpacing/>
            </w:pPr>
            <w:r>
              <w:t>A J Instone-Cowie</w:t>
            </w:r>
          </w:p>
        </w:tc>
        <w:tc>
          <w:tcPr>
            <w:tcW w:w="1390" w:type="dxa"/>
          </w:tcPr>
          <w:p w14:paraId="5DFAFE86" w14:textId="479535CC" w:rsidR="005F3226" w:rsidRDefault="005F3226" w:rsidP="005F3226">
            <w:pPr>
              <w:contextualSpacing/>
            </w:pPr>
            <w:r>
              <w:t>26/06/2024</w:t>
            </w:r>
          </w:p>
        </w:tc>
        <w:tc>
          <w:tcPr>
            <w:tcW w:w="4931" w:type="dxa"/>
          </w:tcPr>
          <w:p w14:paraId="01033AD1" w14:textId="6227DDB3" w:rsidR="005F3226" w:rsidRDefault="005F3226" w:rsidP="005F3226">
            <w:pPr>
              <w:contextualSpacing/>
            </w:pPr>
            <w:r>
              <w:t>Updated Farnell/Screwfix part numbers.</w:t>
            </w:r>
          </w:p>
        </w:tc>
      </w:tr>
      <w:tr w:rsidR="00B63DBB" w:rsidRPr="00D57358" w14:paraId="211A5563" w14:textId="77777777" w:rsidTr="003A2793">
        <w:trPr>
          <w:ins w:id="598" w:author="Andrew Instone-Cowie" w:date="2024-08-28T09:26:00Z" w16du:dateUtc="2024-08-28T08:26:00Z"/>
        </w:trPr>
        <w:tc>
          <w:tcPr>
            <w:tcW w:w="991" w:type="dxa"/>
          </w:tcPr>
          <w:p w14:paraId="1E343AE7" w14:textId="31A68B81" w:rsidR="00B63DBB" w:rsidRDefault="00B63DBB" w:rsidP="005F3226">
            <w:pPr>
              <w:contextualSpacing/>
              <w:rPr>
                <w:ins w:id="599" w:author="Andrew Instone-Cowie" w:date="2024-08-28T09:26:00Z" w16du:dateUtc="2024-08-28T08:26:00Z"/>
              </w:rPr>
            </w:pPr>
            <w:ins w:id="600" w:author="Andrew Instone-Cowie" w:date="2024-08-28T09:26:00Z" w16du:dateUtc="2024-08-28T08:26:00Z">
              <w:r>
                <w:t>1.5</w:t>
              </w:r>
            </w:ins>
          </w:p>
        </w:tc>
        <w:tc>
          <w:tcPr>
            <w:tcW w:w="1822" w:type="dxa"/>
          </w:tcPr>
          <w:p w14:paraId="54C463B1" w14:textId="1E9C4C93" w:rsidR="00B63DBB" w:rsidRDefault="00B63DBB" w:rsidP="005F3226">
            <w:pPr>
              <w:contextualSpacing/>
              <w:rPr>
                <w:ins w:id="601" w:author="Andrew Instone-Cowie" w:date="2024-08-28T09:26:00Z" w16du:dateUtc="2024-08-28T08:26:00Z"/>
              </w:rPr>
            </w:pPr>
            <w:ins w:id="602" w:author="Andrew Instone-Cowie" w:date="2024-08-28T09:26:00Z" w16du:dateUtc="2024-08-28T08:26:00Z">
              <w:r>
                <w:t>A J Instone-Cowie</w:t>
              </w:r>
            </w:ins>
          </w:p>
        </w:tc>
        <w:tc>
          <w:tcPr>
            <w:tcW w:w="1390" w:type="dxa"/>
          </w:tcPr>
          <w:p w14:paraId="0D316AD9" w14:textId="1F31B7E5" w:rsidR="00B63DBB" w:rsidRDefault="00B63DBB" w:rsidP="005F3226">
            <w:pPr>
              <w:contextualSpacing/>
              <w:rPr>
                <w:ins w:id="603" w:author="Andrew Instone-Cowie" w:date="2024-08-28T09:26:00Z" w16du:dateUtc="2024-08-28T08:26:00Z"/>
              </w:rPr>
            </w:pPr>
            <w:ins w:id="604" w:author="Andrew Instone-Cowie" w:date="2024-08-28T09:26:00Z" w16du:dateUtc="2024-08-28T08:26:00Z">
              <w:r>
                <w:t>28/08/2024</w:t>
              </w:r>
            </w:ins>
          </w:p>
        </w:tc>
        <w:tc>
          <w:tcPr>
            <w:tcW w:w="4931" w:type="dxa"/>
          </w:tcPr>
          <w:p w14:paraId="3BDCCFBD" w14:textId="08FB5DC0" w:rsidR="00B63DBB" w:rsidRDefault="00B63DBB" w:rsidP="005F3226">
            <w:pPr>
              <w:contextualSpacing/>
              <w:rPr>
                <w:ins w:id="605" w:author="Andrew Instone-Cowie" w:date="2024-08-28T09:26:00Z" w16du:dateUtc="2024-08-28T08:26:00Z"/>
              </w:rPr>
            </w:pPr>
            <w:ins w:id="606" w:author="Andrew Instone-Cowie" w:date="2024-08-28T09:26:00Z" w16du:dateUtc="2024-08-28T08:26:00Z">
              <w:r>
                <w:t>Improve diagrams following feedback</w:t>
              </w:r>
            </w:ins>
            <w:ins w:id="607" w:author="Andrew Instone-Cowie" w:date="2024-08-28T10:08:00Z" w16du:dateUtc="2024-08-28T09:08:00Z">
              <w:r w:rsidR="008A112E">
                <w:t xml:space="preserve">, add module </w:t>
              </w:r>
            </w:ins>
            <w:ins w:id="608" w:author="Andrew Instone-Cowie" w:date="2024-08-28T10:11:00Z" w16du:dateUtc="2024-08-28T09:11:00Z">
              <w:r w:rsidR="008A112E">
                <w:t>configurations</w:t>
              </w:r>
            </w:ins>
            <w:ins w:id="609" w:author="Andrew Instone-Cowie" w:date="2024-08-28T10:08:00Z" w16du:dateUtc="2024-08-28T09:08:00Z">
              <w:r w:rsidR="008A112E">
                <w:t xml:space="preserve"> table.</w:t>
              </w:r>
            </w:ins>
          </w:p>
        </w:tc>
      </w:tr>
    </w:tbl>
    <w:p w14:paraId="26FA6299" w14:textId="77777777" w:rsidR="006C2C39" w:rsidRDefault="006C2C39" w:rsidP="00756131">
      <w:pPr>
        <w:rPr>
          <w:i/>
          <w:color w:val="00B050"/>
        </w:rPr>
      </w:pPr>
    </w:p>
    <w:p w14:paraId="6EA54818" w14:textId="3D26BF66" w:rsidR="002663FF" w:rsidRPr="00212D29" w:rsidRDefault="002663FF" w:rsidP="00756131">
      <w:pPr>
        <w:rPr>
          <w:i/>
        </w:rPr>
      </w:pPr>
      <w:r w:rsidRPr="00212D29">
        <w:rPr>
          <w:i/>
        </w:rPr>
        <w:t>Copyright ©20</w:t>
      </w:r>
      <w:r w:rsidR="00C9246B">
        <w:rPr>
          <w:i/>
        </w:rPr>
        <w:t>19</w:t>
      </w:r>
      <w:r w:rsidR="00354EEC">
        <w:rPr>
          <w:i/>
        </w:rPr>
        <w:t>-2</w:t>
      </w:r>
      <w:r w:rsidR="00C0072B">
        <w:rPr>
          <w:i/>
        </w:rPr>
        <w:t>4</w:t>
      </w:r>
      <w:r w:rsidRPr="00212D29">
        <w:rPr>
          <w:i/>
        </w:rPr>
        <w:t xml:space="preserve"> Andrew Instone-Cowie.</w:t>
      </w:r>
    </w:p>
    <w:p w14:paraId="55CBA99E" w14:textId="4E4E55EA" w:rsidR="007023D1" w:rsidRDefault="007023D1" w:rsidP="00756131">
      <w:pPr>
        <w:rPr>
          <w:i/>
        </w:rPr>
      </w:pPr>
      <w:r w:rsidRPr="00B76AD0">
        <w:rPr>
          <w:i/>
        </w:rPr>
        <w:t>Cover photograph: A completed</w:t>
      </w:r>
      <w:r w:rsidR="00D230DD" w:rsidRPr="00B76AD0">
        <w:rPr>
          <w:i/>
        </w:rPr>
        <w:t xml:space="preserve"> Type 2</w:t>
      </w:r>
      <w:r w:rsidRPr="00B76AD0">
        <w:rPr>
          <w:i/>
        </w:rPr>
        <w:t xml:space="preserve"> </w:t>
      </w:r>
      <w:r w:rsidR="00B76AD0" w:rsidRPr="00B76AD0">
        <w:rPr>
          <w:i/>
        </w:rPr>
        <w:t>Basic Serial Splitter PCB</w:t>
      </w:r>
      <w:r w:rsidRPr="00B76AD0">
        <w:rPr>
          <w:i/>
        </w:rPr>
        <w:t>.</w:t>
      </w:r>
    </w:p>
    <w:p w14:paraId="0AD21BD8" w14:textId="4FC1E81E" w:rsidR="006E0931" w:rsidRPr="00212D29" w:rsidRDefault="006E0931" w:rsidP="00756131">
      <w:pPr>
        <w:rPr>
          <w:i/>
        </w:rPr>
      </w:pPr>
      <w:r w:rsidRPr="006E0931">
        <w:rPr>
          <w:i/>
        </w:rPr>
        <w:t xml:space="preserve">PC ports vector graphic design by </w:t>
      </w:r>
      <w:r>
        <w:fldChar w:fldCharType="begin"/>
      </w:r>
      <w:r>
        <w:instrText>HYPERLINK "https://www.vecteezy.com"</w:instrText>
      </w:r>
      <w:ins w:id="610" w:author="Andrew Instone-Cowie" w:date="2024-08-28T09:32:00Z" w16du:dateUtc="2024-08-28T08:32:00Z"/>
      <w:r>
        <w:fldChar w:fldCharType="separate"/>
      </w:r>
      <w:r w:rsidRPr="00AC2A14">
        <w:rPr>
          <w:rStyle w:val="Hyperlink"/>
          <w:i/>
        </w:rPr>
        <w:t>https://www.vecteezy.com</w:t>
      </w:r>
      <w:r>
        <w:rPr>
          <w:rStyle w:val="Hyperlink"/>
          <w:i/>
        </w:rPr>
        <w:fldChar w:fldCharType="end"/>
      </w:r>
      <w:r w:rsidR="009E4E3F">
        <w:rPr>
          <w:i/>
        </w:rPr>
        <w:br/>
      </w:r>
      <w:r w:rsidRPr="006E0931">
        <w:rPr>
          <w:i/>
        </w:rPr>
        <w:t>(Vecteezy Standard Licence, Free for personal and commercial use with attribution.)</w:t>
      </w:r>
    </w:p>
    <w:p w14:paraId="0136F7A1" w14:textId="77777777" w:rsidR="00C146CF" w:rsidRDefault="00C146CF" w:rsidP="00514E8C">
      <w:pPr>
        <w:pStyle w:val="Heading1"/>
        <w:pageBreakBefore/>
      </w:pPr>
      <w:bookmarkStart w:id="611" w:name="_Toc175732237"/>
      <w:r>
        <w:lastRenderedPageBreak/>
        <w:t>Licence</w:t>
      </w:r>
      <w:bookmarkEnd w:id="611"/>
    </w:p>
    <w:p w14:paraId="34C69E2D" w14:textId="77777777" w:rsidR="00AD4EB0" w:rsidRDefault="00AD4EB0" w:rsidP="00756131">
      <w:pPr>
        <w:rPr>
          <w:i/>
        </w:rPr>
      </w:pPr>
      <w:r>
        <w:rPr>
          <w:i/>
          <w:noProof/>
          <w:lang w:eastAsia="en-GB"/>
        </w:rPr>
        <w:drawing>
          <wp:inline distT="0" distB="0" distL="0" distR="0" wp14:anchorId="75DECC7E" wp14:editId="7F5805FD">
            <wp:extent cx="1227411" cy="42944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by-s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p w14:paraId="42AEF127" w14:textId="77777777" w:rsidR="00AD4EB0" w:rsidRPr="00212D29" w:rsidRDefault="00AD4EB0" w:rsidP="00756131">
      <w:pPr>
        <w:rPr>
          <w:i/>
        </w:rPr>
      </w:pPr>
      <w:r w:rsidRPr="00212D29">
        <w:rPr>
          <w:i/>
        </w:rPr>
        <w:t>This work is licensed under a Creative Commons Attribution-ShareAlike 4.0 International License.</w:t>
      </w:r>
      <w:r w:rsidR="00C146CF" w:rsidRPr="00212D29">
        <w:rPr>
          <w:rStyle w:val="FootnoteReference"/>
          <w:i/>
        </w:rPr>
        <w:footnoteReference w:id="1"/>
      </w:r>
    </w:p>
    <w:p w14:paraId="4C662B1D" w14:textId="77777777" w:rsidR="00C146CF" w:rsidRPr="00212D29" w:rsidRDefault="00C146CF" w:rsidP="00C146CF">
      <w:pPr>
        <w:rPr>
          <w:i/>
          <w:lang w:eastAsia="en-GB"/>
        </w:rPr>
      </w:pPr>
      <w:r w:rsidRPr="00212D29">
        <w:rPr>
          <w:i/>
          <w:lang w:eastAsia="en-GB"/>
        </w:rPr>
        <w:t>Unless otherwise separately undertaken by the Licensor, to the extent possible, the Licensor offers the Licensed Material as-is and as-</w:t>
      </w:r>
      <w:proofErr w:type="gramStart"/>
      <w:r w:rsidRPr="00212D29">
        <w:rPr>
          <w:i/>
          <w:lang w:eastAsia="en-GB"/>
        </w:rPr>
        <w:t>available, and</w:t>
      </w:r>
      <w:proofErr w:type="gramEnd"/>
      <w:r w:rsidRPr="00212D29">
        <w:rPr>
          <w:i/>
          <w:lang w:eastAsia="en-GB"/>
        </w:rPr>
        <w:t xml:space="preserve"> makes no representations or warranties of any kind concerning the Licensed Material, whether express, implied, statutory, or other. This includes, without limitation, warranties of title, merchantability, fitness for a particular purpose, non-infringement, absence of latent or other defects, accuracy, or the presence or absence of errors, </w:t>
      </w:r>
      <w:proofErr w:type="gramStart"/>
      <w:r w:rsidRPr="00212D29">
        <w:rPr>
          <w:i/>
          <w:lang w:eastAsia="en-GB"/>
        </w:rPr>
        <w:t>whether or not</w:t>
      </w:r>
      <w:proofErr w:type="gramEnd"/>
      <w:r w:rsidRPr="00212D29">
        <w:rPr>
          <w:i/>
          <w:lang w:eastAsia="en-GB"/>
        </w:rPr>
        <w:t xml:space="preserve"> known or discoverable. Where disclaimers of warranties are not allowed in full or in part, this disclaimer may not apply to You.</w:t>
      </w:r>
    </w:p>
    <w:p w14:paraId="0690D3B3" w14:textId="77777777" w:rsidR="00C146CF" w:rsidRPr="00212D29" w:rsidRDefault="00C146CF" w:rsidP="00C146CF">
      <w:pPr>
        <w:rPr>
          <w:i/>
          <w:lang w:eastAsia="en-GB"/>
        </w:rPr>
      </w:pPr>
      <w:r w:rsidRPr="00212D29">
        <w:rPr>
          <w:i/>
          <w:lang w:eastAsia="en-GB"/>
        </w:rPr>
        <w:t>To the extent possible, in no event will the Licensor be liable to You on any legal theory (including, without limitation, negligence) or otherwise for any direct, special, indirect, incidental, consequential, punitive, exemplary, or other losses, costs, expenses, or damages arising out of this Public License or use of the Licensed Material, even if the Licensor has been advised of the possibility of such losses, costs, expenses, or damages. Where a limitation of liability is not allowed in full or in part, this limitation may not apply to You.</w:t>
      </w:r>
    </w:p>
    <w:p w14:paraId="7D163D89" w14:textId="77777777" w:rsidR="00212D29" w:rsidRDefault="004E080F" w:rsidP="00212D29">
      <w:pPr>
        <w:pStyle w:val="Heading1"/>
      </w:pPr>
      <w:bookmarkStart w:id="612" w:name="_Toc175732238"/>
      <w:r>
        <w:lastRenderedPageBreak/>
        <w:t>Documentation Map</w:t>
      </w:r>
      <w:bookmarkEnd w:id="612"/>
    </w:p>
    <w:p w14:paraId="5943A3DC" w14:textId="77777777" w:rsidR="00212D29" w:rsidRPr="00212D29" w:rsidRDefault="00212D29" w:rsidP="00212D29">
      <w:pPr>
        <w:keepNext/>
      </w:pPr>
    </w:p>
    <w:p w14:paraId="4B293322" w14:textId="6E30B7E9" w:rsidR="00D30D7C" w:rsidRDefault="00983D7A" w:rsidP="00D30D7C">
      <w:pPr>
        <w:keepNext/>
        <w:jc w:val="center"/>
      </w:pPr>
      <w:r>
        <w:rPr>
          <w:noProof/>
        </w:rPr>
        <w:drawing>
          <wp:inline distT="0" distB="0" distL="0" distR="0" wp14:anchorId="5E0C5A02" wp14:editId="01919A23">
            <wp:extent cx="4752000" cy="5832000"/>
            <wp:effectExtent l="19050" t="19050" r="10795" b="165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2 DocMap 7 MultiPC v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2000" cy="5832000"/>
                    </a:xfrm>
                    <a:prstGeom prst="rect">
                      <a:avLst/>
                    </a:prstGeom>
                    <a:ln w="12700">
                      <a:solidFill>
                        <a:schemeClr val="tx1"/>
                      </a:solidFill>
                    </a:ln>
                  </pic:spPr>
                </pic:pic>
              </a:graphicData>
            </a:graphic>
          </wp:inline>
        </w:drawing>
      </w:r>
    </w:p>
    <w:p w14:paraId="12F208C4" w14:textId="62759762" w:rsidR="004E080F" w:rsidRDefault="00D30D7C" w:rsidP="00D30D7C">
      <w:pPr>
        <w:pStyle w:val="Caption"/>
        <w:jc w:val="center"/>
      </w:pPr>
      <w:bookmarkStart w:id="613" w:name="_Toc175732285"/>
      <w:r>
        <w:t xml:space="preserve">Figure </w:t>
      </w:r>
      <w:r w:rsidR="00927EE7">
        <w:rPr>
          <w:noProof/>
        </w:rPr>
        <w:fldChar w:fldCharType="begin"/>
      </w:r>
      <w:r w:rsidR="00927EE7">
        <w:rPr>
          <w:noProof/>
        </w:rPr>
        <w:instrText xml:space="preserve"> SEQ Figure \* ARABIC </w:instrText>
      </w:r>
      <w:r w:rsidR="00927EE7">
        <w:rPr>
          <w:noProof/>
        </w:rPr>
        <w:fldChar w:fldCharType="separate"/>
      </w:r>
      <w:r w:rsidR="002561BD">
        <w:rPr>
          <w:noProof/>
        </w:rPr>
        <w:t>1</w:t>
      </w:r>
      <w:r w:rsidR="00927EE7">
        <w:rPr>
          <w:noProof/>
        </w:rPr>
        <w:fldChar w:fldCharType="end"/>
      </w:r>
      <w:r>
        <w:t xml:space="preserve"> – Documentation Map</w:t>
      </w:r>
      <w:bookmarkEnd w:id="613"/>
    </w:p>
    <w:p w14:paraId="6A46F282" w14:textId="77777777" w:rsidR="004E080F" w:rsidRPr="004E080F" w:rsidRDefault="000306A5" w:rsidP="004E080F">
      <w:pPr>
        <w:pStyle w:val="Heading1"/>
        <w:pageBreakBefore/>
      </w:pPr>
      <w:bookmarkStart w:id="614" w:name="_Toc175732239"/>
      <w:r>
        <w:lastRenderedPageBreak/>
        <w:t>About This Guide</w:t>
      </w:r>
      <w:bookmarkEnd w:id="614"/>
    </w:p>
    <w:p w14:paraId="64645594" w14:textId="09EF1BE5" w:rsidR="007C5AB7" w:rsidRDefault="007C5AB7" w:rsidP="007C5AB7">
      <w:r>
        <w:t>This guide contains information on building modules which allow multiple PCs to be used concurrently with the Type 2 Liverpool Ringing Simulator:</w:t>
      </w:r>
    </w:p>
    <w:p w14:paraId="0494E83A" w14:textId="77777777" w:rsidR="007C5AB7" w:rsidRDefault="007C5AB7" w:rsidP="007C5AB7">
      <w:pPr>
        <w:pStyle w:val="ListParagraph"/>
        <w:numPr>
          <w:ilvl w:val="0"/>
          <w:numId w:val="32"/>
        </w:numPr>
      </w:pPr>
      <w:r>
        <w:t>Second PC module</w:t>
      </w:r>
    </w:p>
    <w:p w14:paraId="35B89555" w14:textId="52FAD71D" w:rsidR="007C5AB7" w:rsidRDefault="007C5AB7" w:rsidP="007C5AB7">
      <w:pPr>
        <w:pStyle w:val="ListParagraph"/>
        <w:numPr>
          <w:ilvl w:val="0"/>
          <w:numId w:val="32"/>
        </w:numPr>
      </w:pPr>
      <w:r>
        <w:t>Basic Serial Splitter module</w:t>
      </w:r>
    </w:p>
    <w:p w14:paraId="41B5338B" w14:textId="1C05ABA6" w:rsidR="007C5AB7" w:rsidRPr="00212D29" w:rsidRDefault="007C5AB7" w:rsidP="007C5AB7">
      <w:r>
        <w:t xml:space="preserve">If you are planning to use multiple PCs, it is strongly recommended that you complete and test the core Simulator modules first (Power, Interface, Sensors), as described in the </w:t>
      </w:r>
      <w:r w:rsidRPr="007C5AB7">
        <w:rPr>
          <w:b/>
          <w:bCs/>
          <w:i/>
          <w:iCs/>
        </w:rPr>
        <w:t>Build &amp; Installation Guide</w:t>
      </w:r>
      <w:r>
        <w:t>, before moving on to build the multiple PC modules.</w:t>
      </w:r>
    </w:p>
    <w:p w14:paraId="2878BF69" w14:textId="77777777" w:rsidR="00FC43B0" w:rsidRPr="00212D29" w:rsidRDefault="00FC43B0" w:rsidP="00CF28E1">
      <w:r w:rsidRPr="00212D29">
        <w:t>In this guide you will find:</w:t>
      </w:r>
    </w:p>
    <w:p w14:paraId="3B53EAE6" w14:textId="77777777" w:rsidR="00FC43B0" w:rsidRPr="00212D29" w:rsidRDefault="004E57EF" w:rsidP="006C4A3A">
      <w:pPr>
        <w:pStyle w:val="ListParagraph"/>
        <w:numPr>
          <w:ilvl w:val="0"/>
          <w:numId w:val="10"/>
        </w:numPr>
      </w:pPr>
      <w:r w:rsidRPr="00212D29">
        <w:t>Parts lists</w:t>
      </w:r>
      <w:r w:rsidR="00FC43B0" w:rsidRPr="00212D29">
        <w:t xml:space="preserve"> and </w:t>
      </w:r>
      <w:r w:rsidRPr="00212D29">
        <w:t>schematics</w:t>
      </w:r>
      <w:r w:rsidR="00FC43B0" w:rsidRPr="00212D29">
        <w:t>.</w:t>
      </w:r>
    </w:p>
    <w:p w14:paraId="1D674589" w14:textId="77777777" w:rsidR="00FC43B0" w:rsidRPr="00212D29" w:rsidRDefault="00FC43B0" w:rsidP="006C4A3A">
      <w:pPr>
        <w:pStyle w:val="ListParagraph"/>
        <w:numPr>
          <w:ilvl w:val="0"/>
          <w:numId w:val="10"/>
        </w:numPr>
      </w:pPr>
      <w:r w:rsidRPr="00212D29">
        <w:t>Detailed construction and configuration information.</w:t>
      </w:r>
    </w:p>
    <w:p w14:paraId="48A58CC8" w14:textId="77777777" w:rsidR="007C5AB7" w:rsidRDefault="007C5AB7" w:rsidP="00FC43B0">
      <w:r>
        <w:t xml:space="preserve">Notes on configuring the </w:t>
      </w:r>
      <w:r w:rsidR="00FC43B0" w:rsidRPr="00212D29">
        <w:t xml:space="preserve">main Simulator Software Packages </w:t>
      </w:r>
      <w:r>
        <w:t>for use with multiple PCs can be found in the relevant software guides.</w:t>
      </w:r>
    </w:p>
    <w:p w14:paraId="7901FBD0" w14:textId="12514167" w:rsidR="00011217" w:rsidRDefault="00FC43B0" w:rsidP="00FC43B0">
      <w:r w:rsidRPr="00212D29">
        <w:t>Please note that t</w:t>
      </w:r>
      <w:r w:rsidR="00011217" w:rsidRPr="00212D29">
        <w:t xml:space="preserve">his is </w:t>
      </w:r>
      <w:r w:rsidR="00C508EE" w:rsidRPr="00212D29">
        <w:t xml:space="preserve">a </w:t>
      </w:r>
      <w:r w:rsidRPr="00212D29">
        <w:t>B</w:t>
      </w:r>
      <w:r w:rsidR="00011217" w:rsidRPr="00212D29">
        <w:t>uild-it-</w:t>
      </w:r>
      <w:r w:rsidRPr="00212D29">
        <w:t>Y</w:t>
      </w:r>
      <w:r w:rsidR="00011217" w:rsidRPr="00212D29">
        <w:t>ourself</w:t>
      </w:r>
      <w:r w:rsidR="00C508EE" w:rsidRPr="00212D29">
        <w:t xml:space="preserve"> project</w:t>
      </w:r>
      <w:r w:rsidR="00011217" w:rsidRPr="00212D29">
        <w:t>. No pre-built hardware is available.</w:t>
      </w:r>
    </w:p>
    <w:p w14:paraId="7C98A2AA" w14:textId="77777777" w:rsidR="00354EEC" w:rsidRPr="00212D29" w:rsidRDefault="00354EEC" w:rsidP="00FC43B0"/>
    <w:p w14:paraId="5D08582A" w14:textId="530F5753" w:rsidR="00A5556C" w:rsidRDefault="00A5556C" w:rsidP="00A5556C">
      <w:pPr>
        <w:pStyle w:val="Heading1"/>
        <w:pageBreakBefore/>
      </w:pPr>
      <w:bookmarkStart w:id="615" w:name="_Toc175732240"/>
      <w:r>
        <w:lastRenderedPageBreak/>
        <w:t>Using Multiple PCs</w:t>
      </w:r>
      <w:bookmarkEnd w:id="615"/>
    </w:p>
    <w:p w14:paraId="242B372D" w14:textId="4C7A116C" w:rsidR="00A5556C" w:rsidRDefault="00A5556C" w:rsidP="00A5556C">
      <w:r w:rsidRPr="00E83890">
        <w:t>The Liverpool Ringing Simulator currently supports</w:t>
      </w:r>
      <w:r>
        <w:t xml:space="preserve"> two </w:t>
      </w:r>
      <w:r w:rsidR="007C5AB7">
        <w:t xml:space="preserve">alternative </w:t>
      </w:r>
      <w:r w:rsidR="00200038">
        <w:t>modules</w:t>
      </w:r>
      <w:r>
        <w:t xml:space="preserve"> to </w:t>
      </w:r>
      <w:r w:rsidRPr="00E83890">
        <w:t xml:space="preserve">use </w:t>
      </w:r>
      <w:r>
        <w:t xml:space="preserve">multiple </w:t>
      </w:r>
      <w:r w:rsidRPr="00E83890">
        <w:t xml:space="preserve">Simulator PCs concurrently. </w:t>
      </w:r>
      <w:r>
        <w:t>For example, typically t</w:t>
      </w:r>
      <w:r w:rsidRPr="00E83890">
        <w:t xml:space="preserve">his allows </w:t>
      </w:r>
      <w:r>
        <w:t xml:space="preserve">more than one </w:t>
      </w:r>
      <w:r w:rsidRPr="00E83890">
        <w:t xml:space="preserve">ringer </w:t>
      </w:r>
      <w:r>
        <w:t xml:space="preserve">with headphones </w:t>
      </w:r>
      <w:r w:rsidRPr="00E83890">
        <w:t>to use the simulator with a simulated band at the same time.</w:t>
      </w:r>
    </w:p>
    <w:p w14:paraId="425ACA28" w14:textId="569B24ED" w:rsidR="00A5556C" w:rsidRDefault="00A5556C" w:rsidP="00A5556C">
      <w:pPr>
        <w:pStyle w:val="ListParagraph"/>
        <w:numPr>
          <w:ilvl w:val="0"/>
          <w:numId w:val="30"/>
        </w:numPr>
      </w:pPr>
      <w:r>
        <w:t xml:space="preserve">The </w:t>
      </w:r>
      <w:r w:rsidRPr="00A5556C">
        <w:rPr>
          <w:b/>
          <w:bCs/>
        </w:rPr>
        <w:t xml:space="preserve">Second PC </w:t>
      </w:r>
      <w:r w:rsidR="00200038" w:rsidRPr="00200038">
        <w:t>module</w:t>
      </w:r>
      <w:r>
        <w:t xml:space="preserve">, as its name suggests, allows a second Simulator PC to be use concurrently with the PC connected to the Power </w:t>
      </w:r>
      <w:r w:rsidR="007C5AB7">
        <w:t>module</w:t>
      </w:r>
      <w:r>
        <w:t>.</w:t>
      </w:r>
    </w:p>
    <w:p w14:paraId="776B2D4C" w14:textId="6378E9D3" w:rsidR="00A5556C" w:rsidRDefault="00A5556C" w:rsidP="00A5556C">
      <w:pPr>
        <w:pStyle w:val="ListParagraph"/>
        <w:numPr>
          <w:ilvl w:val="0"/>
          <w:numId w:val="30"/>
        </w:numPr>
      </w:pPr>
      <w:r>
        <w:t xml:space="preserve">The </w:t>
      </w:r>
      <w:r w:rsidRPr="00A5556C">
        <w:rPr>
          <w:b/>
          <w:bCs/>
        </w:rPr>
        <w:t>Basic Serial Splitter</w:t>
      </w:r>
      <w:r>
        <w:t xml:space="preserve"> </w:t>
      </w:r>
      <w:r w:rsidR="00200038">
        <w:t>module</w:t>
      </w:r>
      <w:r>
        <w:t xml:space="preserve"> supports up to </w:t>
      </w:r>
      <w:r w:rsidR="00B81D2A">
        <w:t>four</w:t>
      </w:r>
      <w:r>
        <w:t xml:space="preserve"> Simulator PCs, or up to </w:t>
      </w:r>
      <w:r w:rsidR="00B81D2A">
        <w:t>eight</w:t>
      </w:r>
      <w:r>
        <w:t xml:space="preserve"> PCs with an expansion board. Up to two Basic Serial Splitters can </w:t>
      </w:r>
      <w:r w:rsidR="00200038">
        <w:t xml:space="preserve">also </w:t>
      </w:r>
      <w:r>
        <w:t>be daisy-chained together, supporting a maximum of 16 PCs.</w:t>
      </w:r>
    </w:p>
    <w:p w14:paraId="30AF21FD" w14:textId="6DD30708" w:rsidR="009B3ABE" w:rsidRDefault="009B3ABE" w:rsidP="009B3ABE">
      <w:r>
        <w:t>You can use either the Second PC module, or the Basic Serial Splitter module, depending on how many PCs you want to connect in total.</w:t>
      </w:r>
    </w:p>
    <w:p w14:paraId="5E851DDF" w14:textId="13DF0A47" w:rsidR="00A5556C" w:rsidRPr="00E83890" w:rsidRDefault="00A5556C" w:rsidP="000E33B1">
      <w:pPr>
        <w:pStyle w:val="Heading2"/>
        <w:pageBreakBefore/>
      </w:pPr>
      <w:bookmarkStart w:id="616" w:name="_Toc175732241"/>
      <w:r>
        <w:lastRenderedPageBreak/>
        <w:t xml:space="preserve">Second PC </w:t>
      </w:r>
      <w:r w:rsidR="00983D7A">
        <w:t>Module</w:t>
      </w:r>
      <w:bookmarkEnd w:id="616"/>
    </w:p>
    <w:p w14:paraId="678500C1" w14:textId="38C37231" w:rsidR="00A5556C" w:rsidRDefault="00A5556C" w:rsidP="00A5556C">
      <w:r>
        <w:t>A</w:t>
      </w:r>
      <w:r w:rsidRPr="00E83890">
        <w:t xml:space="preserve"> second Simulator PC </w:t>
      </w:r>
      <w:r>
        <w:t xml:space="preserve">can be connected </w:t>
      </w:r>
      <w:r w:rsidRPr="00E83890">
        <w:t xml:space="preserve">via a Second PC </w:t>
      </w:r>
      <w:r w:rsidR="00983D7A">
        <w:t>module</w:t>
      </w:r>
      <w:r w:rsidR="00B81D2A">
        <w:t>.</w:t>
      </w:r>
      <w:r w:rsidRPr="00E83890">
        <w:t xml:space="preserve"> This </w:t>
      </w:r>
      <w:r w:rsidR="00200038">
        <w:t>module</w:t>
      </w:r>
      <w:r w:rsidRPr="00E83890">
        <w:t xml:space="preserve"> </w:t>
      </w:r>
      <w:r w:rsidRPr="006034D1">
        <w:t xml:space="preserve">utilises the second </w:t>
      </w:r>
      <w:r>
        <w:t xml:space="preserve">transmitter </w:t>
      </w:r>
      <w:r w:rsidRPr="006034D1">
        <w:t xml:space="preserve">in the </w:t>
      </w:r>
      <w:r>
        <w:t xml:space="preserve">Simulator Interface </w:t>
      </w:r>
      <w:r w:rsidRPr="006034D1">
        <w:t>MAX233 RS-232 serial line driver IC, and a spare core in the Power/Data cable</w:t>
      </w:r>
      <w:r w:rsidR="00B81D2A">
        <w:t xml:space="preserve">, to provide a separate </w:t>
      </w:r>
      <w:r w:rsidR="00200038">
        <w:t>data</w:t>
      </w:r>
      <w:r w:rsidR="00B81D2A">
        <w:t xml:space="preserve"> feed to the Second PC</w:t>
      </w:r>
      <w:r>
        <w:t xml:space="preserve">. </w:t>
      </w:r>
    </w:p>
    <w:p w14:paraId="28F06CC0" w14:textId="1FF73FD5" w:rsidR="00A5556C" w:rsidRDefault="00B81D2A" w:rsidP="00A5556C">
      <w:r>
        <w:t xml:space="preserve">The </w:t>
      </w:r>
      <w:r w:rsidRPr="00E83890">
        <w:t xml:space="preserve">Second PC </w:t>
      </w:r>
      <w:r w:rsidR="00983D7A">
        <w:t>module</w:t>
      </w:r>
      <w:r>
        <w:t xml:space="preserve"> </w:t>
      </w:r>
      <w:r w:rsidR="00A5556C" w:rsidRPr="00E83890">
        <w:t xml:space="preserve">is similar in size and shape to the Power </w:t>
      </w:r>
      <w:r w:rsidR="007C5AB7">
        <w:t>module and</w:t>
      </w:r>
      <w:r w:rsidR="00A5556C" w:rsidRPr="00E83890">
        <w:t xml:space="preserve"> is daisy-chained between the Power </w:t>
      </w:r>
      <w:r w:rsidR="00983D7A">
        <w:t>module</w:t>
      </w:r>
      <w:r w:rsidR="00A5556C" w:rsidRPr="00E83890">
        <w:t xml:space="preserve"> and the Simulator Interface </w:t>
      </w:r>
      <w:r w:rsidR="00983D7A">
        <w:t>module</w:t>
      </w:r>
      <w:r w:rsidR="00A5556C" w:rsidRPr="00E83890">
        <w:t xml:space="preserve"> on an RJ45 cable, in a similar manner to the chains of sensors.</w:t>
      </w:r>
      <w:r w:rsidR="00A5556C">
        <w:t xml:space="preserve"> </w:t>
      </w:r>
      <w:r w:rsidR="00A5556C" w:rsidRPr="00212D29">
        <w:t xml:space="preserve">It also provides </w:t>
      </w:r>
      <w:r w:rsidR="00A5556C">
        <w:t>surge protection diodes on the power and serial lines.</w:t>
      </w:r>
    </w:p>
    <w:p w14:paraId="2A88CC75" w14:textId="08CA20D2" w:rsidR="00A5556C" w:rsidRPr="00E83890" w:rsidRDefault="00A5556C" w:rsidP="009B3ABE">
      <w:pPr>
        <w:keepNext/>
      </w:pPr>
      <w:r w:rsidRPr="00E83890">
        <w:t xml:space="preserve">A typical configuration </w:t>
      </w:r>
      <w:r>
        <w:t xml:space="preserve">with a Second PC </w:t>
      </w:r>
      <w:r w:rsidR="00983D7A">
        <w:t>module</w:t>
      </w:r>
      <w:r>
        <w:t xml:space="preserve"> </w:t>
      </w:r>
      <w:r w:rsidRPr="00E83890">
        <w:t>is illustrated in the following diagram</w:t>
      </w:r>
      <w:r w:rsidR="00A80EAD">
        <w:t xml:space="preserve"> (only eight sensors are shown to save space</w:t>
      </w:r>
      <w:ins w:id="617" w:author="Andrew Instone-Cowie" w:date="2024-08-28T09:30:00Z" w16du:dateUtc="2024-08-28T08:30:00Z">
        <w:r w:rsidR="00C40F9A">
          <w:t>, up to 16 may be connected</w:t>
        </w:r>
      </w:ins>
      <w:r w:rsidR="00A80EAD">
        <w:t>)</w:t>
      </w:r>
      <w:r w:rsidRPr="00E83890">
        <w:t>:</w:t>
      </w:r>
    </w:p>
    <w:p w14:paraId="5D185BA6" w14:textId="77777777" w:rsidR="00A5556C" w:rsidRDefault="00A5556C" w:rsidP="00A5556C">
      <w:pPr>
        <w:jc w:val="center"/>
      </w:pPr>
      <w:r>
        <w:rPr>
          <w:noProof/>
        </w:rPr>
        <w:drawing>
          <wp:inline distT="0" distB="0" distL="0" distR="0" wp14:anchorId="364358B3" wp14:editId="0EA1D9F9">
            <wp:extent cx="5731510" cy="3842884"/>
            <wp:effectExtent l="19050" t="19050" r="21590" b="2476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842884"/>
                    </a:xfrm>
                    <a:prstGeom prst="rect">
                      <a:avLst/>
                    </a:prstGeom>
                    <a:ln w="12700">
                      <a:solidFill>
                        <a:schemeClr val="tx1"/>
                      </a:solidFill>
                    </a:ln>
                  </pic:spPr>
                </pic:pic>
              </a:graphicData>
            </a:graphic>
          </wp:inline>
        </w:drawing>
      </w:r>
    </w:p>
    <w:p w14:paraId="0A80E386" w14:textId="7595A04E" w:rsidR="00A5556C" w:rsidRPr="000F6726" w:rsidRDefault="00A5556C" w:rsidP="00A5556C">
      <w:pPr>
        <w:pStyle w:val="Caption"/>
        <w:jc w:val="center"/>
      </w:pPr>
      <w:bookmarkStart w:id="618" w:name="_Toc175732286"/>
      <w:r>
        <w:t xml:space="preserve">Figure </w:t>
      </w:r>
      <w:r>
        <w:rPr>
          <w:noProof/>
        </w:rPr>
        <w:fldChar w:fldCharType="begin"/>
      </w:r>
      <w:r>
        <w:rPr>
          <w:noProof/>
        </w:rPr>
        <w:instrText xml:space="preserve"> SEQ Figure \* ARABIC </w:instrText>
      </w:r>
      <w:r>
        <w:rPr>
          <w:noProof/>
        </w:rPr>
        <w:fldChar w:fldCharType="separate"/>
      </w:r>
      <w:r w:rsidR="002561BD">
        <w:rPr>
          <w:noProof/>
        </w:rPr>
        <w:t>2</w:t>
      </w:r>
      <w:r>
        <w:rPr>
          <w:noProof/>
        </w:rPr>
        <w:fldChar w:fldCharType="end"/>
      </w:r>
      <w:r>
        <w:t xml:space="preserve"> – Second PC </w:t>
      </w:r>
      <w:r w:rsidR="00983D7A">
        <w:t xml:space="preserve">Module </w:t>
      </w:r>
      <w:r>
        <w:t>General Arrangement</w:t>
      </w:r>
      <w:bookmarkEnd w:id="618"/>
    </w:p>
    <w:p w14:paraId="0DA53498" w14:textId="1F3634F6" w:rsidR="00A5556C" w:rsidRDefault="00A5556C" w:rsidP="00A5556C">
      <w:r>
        <w:t xml:space="preserve">The </w:t>
      </w:r>
      <w:r w:rsidR="007C5AB7">
        <w:t>S</w:t>
      </w:r>
      <w:r>
        <w:t>econd PC receives a read-only copy of the same signals from the Simulator Interface</w:t>
      </w:r>
      <w:r w:rsidR="007C5AB7">
        <w:t xml:space="preserve"> module</w:t>
      </w:r>
      <w:r>
        <w:t xml:space="preserve"> as the primary PC. Both PCs run their own copies of the Simulator Software Package (or even of different </w:t>
      </w:r>
      <w:r w:rsidR="00B81D2A">
        <w:t xml:space="preserve">software </w:t>
      </w:r>
      <w:r>
        <w:t>packages),</w:t>
      </w:r>
      <w:r w:rsidR="00B81D2A">
        <w:t xml:space="preserve"> and the Simulator Software on each PC is </w:t>
      </w:r>
      <w:r>
        <w:t>configured to filter out unwanted signals.</w:t>
      </w:r>
    </w:p>
    <w:p w14:paraId="0B43993B" w14:textId="1A6C076D" w:rsidR="00B81D2A" w:rsidRDefault="00B81D2A" w:rsidP="00A5556C">
      <w:r>
        <w:t xml:space="preserve">Only the PC connected to the Power </w:t>
      </w:r>
      <w:r w:rsidR="007C5AB7">
        <w:t>module</w:t>
      </w:r>
      <w:r>
        <w:t xml:space="preserve"> can be used to configure the Simulator Interface.</w:t>
      </w:r>
    </w:p>
    <w:p w14:paraId="15DF6571" w14:textId="38E5F076" w:rsidR="00A5556C" w:rsidRDefault="00A5556C" w:rsidP="00A5556C">
      <w:r w:rsidRPr="00E83890">
        <w:rPr>
          <w:b/>
        </w:rPr>
        <w:t>Th</w:t>
      </w:r>
      <w:r>
        <w:rPr>
          <w:b/>
        </w:rPr>
        <w:t xml:space="preserve">e Second PC </w:t>
      </w:r>
      <w:r w:rsidR="009B3ABE">
        <w:rPr>
          <w:b/>
        </w:rPr>
        <w:t>module</w:t>
      </w:r>
      <w:r>
        <w:rPr>
          <w:b/>
        </w:rPr>
        <w:t xml:space="preserve"> </w:t>
      </w:r>
      <w:r w:rsidRPr="00E83890">
        <w:rPr>
          <w:b/>
        </w:rPr>
        <w:t xml:space="preserve">requires </w:t>
      </w:r>
      <w:r>
        <w:rPr>
          <w:b/>
        </w:rPr>
        <w:t xml:space="preserve">Revision D or later of the </w:t>
      </w:r>
      <w:r w:rsidRPr="00E83890">
        <w:rPr>
          <w:b/>
        </w:rPr>
        <w:t xml:space="preserve">Simulator Interface </w:t>
      </w:r>
      <w:r w:rsidR="009B3ABE">
        <w:rPr>
          <w:b/>
        </w:rPr>
        <w:t>PCB</w:t>
      </w:r>
      <w:r w:rsidRPr="00E83890">
        <w:rPr>
          <w:b/>
        </w:rPr>
        <w:t xml:space="preserve">. </w:t>
      </w:r>
      <w:r>
        <w:t xml:space="preserve">A modification is possible for older interface boards, and this is described </w:t>
      </w:r>
      <w:r w:rsidR="00B81D2A">
        <w:t xml:space="preserve">in an Appendix </w:t>
      </w:r>
      <w:r>
        <w:t xml:space="preserve">below. </w:t>
      </w:r>
    </w:p>
    <w:p w14:paraId="2D251B15" w14:textId="6E4FB5A1" w:rsidR="00B81D2A" w:rsidRDefault="00B81D2A" w:rsidP="00B81D2A">
      <w:pPr>
        <w:pStyle w:val="Heading2"/>
      </w:pPr>
      <w:bookmarkStart w:id="619" w:name="_Toc175732242"/>
      <w:r>
        <w:lastRenderedPageBreak/>
        <w:t>Basic Serial Splitter</w:t>
      </w:r>
      <w:r w:rsidR="00983D7A">
        <w:t xml:space="preserve"> Module</w:t>
      </w:r>
      <w:bookmarkEnd w:id="619"/>
    </w:p>
    <w:p w14:paraId="6F211BB8" w14:textId="00C42B28" w:rsidR="00B81D2A" w:rsidRDefault="00B81D2A" w:rsidP="00B81D2A">
      <w:r>
        <w:t xml:space="preserve">The Basic Serial Splitter </w:t>
      </w:r>
      <w:r w:rsidR="007C5AB7">
        <w:t xml:space="preserve">module </w:t>
      </w:r>
      <w:r>
        <w:t xml:space="preserve">uses additional RS-232 </w:t>
      </w:r>
      <w:r w:rsidR="00200038">
        <w:t xml:space="preserve">receiver and </w:t>
      </w:r>
      <w:r>
        <w:t xml:space="preserve">line driver ICs to copy the stream of signals from the Simulator Interface to multiple PCs. The minimum configuration of the Basic Serial Splitter (the “Master Board”) supports up to four PCs, but </w:t>
      </w:r>
      <w:r w:rsidR="00200038">
        <w:t xml:space="preserve">this </w:t>
      </w:r>
      <w:r>
        <w:t>can be linked to a second “Expander Board” which supports four more PCs.</w:t>
      </w:r>
    </w:p>
    <w:p w14:paraId="1A6E2863" w14:textId="43BF0822" w:rsidR="00B81D2A" w:rsidRDefault="00B81D2A" w:rsidP="00B81D2A">
      <w:r>
        <w:t xml:space="preserve">Up to two Basic Serial Splitters can be </w:t>
      </w:r>
      <w:r w:rsidRPr="00E83890">
        <w:t xml:space="preserve">daisy-chained between the Power </w:t>
      </w:r>
      <w:r w:rsidR="007C5AB7">
        <w:t>module</w:t>
      </w:r>
      <w:r w:rsidRPr="00E83890">
        <w:t xml:space="preserve"> and the Simulator Interface </w:t>
      </w:r>
      <w:r w:rsidR="007C5AB7">
        <w:t xml:space="preserve">module </w:t>
      </w:r>
      <w:r w:rsidRPr="00E83890">
        <w:t>on RJ45 cable</w:t>
      </w:r>
      <w:r>
        <w:t>s</w:t>
      </w:r>
      <w:r w:rsidRPr="00E83890">
        <w:t xml:space="preserve">, </w:t>
      </w:r>
      <w:r>
        <w:t xml:space="preserve">supporting a maximum of 16 Simulator PCs. The Basic Serial Splitter </w:t>
      </w:r>
      <w:r w:rsidR="007C5AB7">
        <w:t xml:space="preserve">module </w:t>
      </w:r>
      <w:r w:rsidRPr="00212D29">
        <w:t xml:space="preserve">also provides </w:t>
      </w:r>
      <w:r>
        <w:t>surge protection diodes on the power and serial lines.</w:t>
      </w:r>
    </w:p>
    <w:p w14:paraId="0F1021EE" w14:textId="6D6A0B3A" w:rsidR="00B81D2A" w:rsidRPr="00E83890" w:rsidRDefault="00B81D2A" w:rsidP="00B81D2A">
      <w:r>
        <w:t xml:space="preserve">The maximum configuration of two </w:t>
      </w:r>
      <w:r w:rsidR="00A80EAD">
        <w:t xml:space="preserve">daisy-chained </w:t>
      </w:r>
      <w:r>
        <w:t xml:space="preserve">Basic Serial Splitters </w:t>
      </w:r>
      <w:r w:rsidR="00A80EAD">
        <w:t xml:space="preserve">is </w:t>
      </w:r>
      <w:r w:rsidRPr="00E83890">
        <w:t>illustrated in the following diagram</w:t>
      </w:r>
      <w:r w:rsidR="00A80EAD">
        <w:t xml:space="preserve"> </w:t>
      </w:r>
      <w:ins w:id="620" w:author="Andrew Instone-Cowie" w:date="2024-08-28T09:29:00Z" w16du:dateUtc="2024-08-28T08:29:00Z">
        <w:r w:rsidR="00C40F9A">
          <w:t xml:space="preserve">(only </w:t>
        </w:r>
        <w:r w:rsidR="00C40F9A">
          <w:t>four</w:t>
        </w:r>
        <w:r w:rsidR="00C40F9A">
          <w:t xml:space="preserve"> sensors are shown to save space</w:t>
        </w:r>
        <w:r w:rsidR="00C40F9A">
          <w:t>, up to 16 may be connected</w:t>
        </w:r>
        <w:r w:rsidR="00C40F9A">
          <w:t>)</w:t>
        </w:r>
      </w:ins>
      <w:del w:id="621" w:author="Andrew Instone-Cowie" w:date="2024-08-28T09:29:00Z" w16du:dateUtc="2024-08-28T08:29:00Z">
        <w:r w:rsidR="00A80EAD" w:rsidDel="00C40F9A">
          <w:delText>(</w:delText>
        </w:r>
        <w:r w:rsidR="007C5AB7" w:rsidDel="00C40F9A">
          <w:delText xml:space="preserve">all </w:delText>
        </w:r>
        <w:r w:rsidR="00A80EAD" w:rsidDel="00C40F9A">
          <w:delText>sensors are omitted to save space)</w:delText>
        </w:r>
      </w:del>
      <w:r w:rsidRPr="00E83890">
        <w:t>:</w:t>
      </w:r>
    </w:p>
    <w:p w14:paraId="78F25145" w14:textId="58B10826" w:rsidR="00B81D2A" w:rsidRDefault="00A80EAD" w:rsidP="00B81D2A">
      <w:pPr>
        <w:jc w:val="center"/>
      </w:pPr>
      <w:r>
        <w:rPr>
          <w:noProof/>
        </w:rPr>
        <w:drawing>
          <wp:inline distT="0" distB="0" distL="0" distR="0" wp14:anchorId="1A927B5D" wp14:editId="5D43D727">
            <wp:extent cx="5731017" cy="3843655"/>
            <wp:effectExtent l="19050" t="19050" r="22225"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017" cy="3843655"/>
                    </a:xfrm>
                    <a:prstGeom prst="rect">
                      <a:avLst/>
                    </a:prstGeom>
                    <a:ln w="12700">
                      <a:solidFill>
                        <a:schemeClr val="tx1"/>
                      </a:solidFill>
                    </a:ln>
                  </pic:spPr>
                </pic:pic>
              </a:graphicData>
            </a:graphic>
          </wp:inline>
        </w:drawing>
      </w:r>
    </w:p>
    <w:p w14:paraId="0324AB8C" w14:textId="3287154A" w:rsidR="00B81D2A" w:rsidRPr="000F6726" w:rsidRDefault="00B81D2A" w:rsidP="00B81D2A">
      <w:pPr>
        <w:pStyle w:val="Caption"/>
        <w:jc w:val="center"/>
      </w:pPr>
      <w:bookmarkStart w:id="622" w:name="_Toc175732287"/>
      <w:r>
        <w:t xml:space="preserve">Figure </w:t>
      </w:r>
      <w:r>
        <w:rPr>
          <w:noProof/>
        </w:rPr>
        <w:fldChar w:fldCharType="begin"/>
      </w:r>
      <w:r>
        <w:rPr>
          <w:noProof/>
        </w:rPr>
        <w:instrText xml:space="preserve"> SEQ Figure \* ARABIC </w:instrText>
      </w:r>
      <w:r>
        <w:rPr>
          <w:noProof/>
        </w:rPr>
        <w:fldChar w:fldCharType="separate"/>
      </w:r>
      <w:r w:rsidR="002561BD">
        <w:rPr>
          <w:noProof/>
        </w:rPr>
        <w:t>3</w:t>
      </w:r>
      <w:r>
        <w:rPr>
          <w:noProof/>
        </w:rPr>
        <w:fldChar w:fldCharType="end"/>
      </w:r>
      <w:r>
        <w:t xml:space="preserve"> – </w:t>
      </w:r>
      <w:r w:rsidR="00A80EAD">
        <w:t>Basic Serial Splitter</w:t>
      </w:r>
      <w:r w:rsidR="00983D7A">
        <w:t xml:space="preserve"> Module</w:t>
      </w:r>
      <w:r w:rsidR="00A80EAD">
        <w:t xml:space="preserve">s </w:t>
      </w:r>
      <w:r>
        <w:t>General Arrangement</w:t>
      </w:r>
      <w:bookmarkEnd w:id="622"/>
    </w:p>
    <w:p w14:paraId="30D5C77E" w14:textId="1BC49D4B" w:rsidR="00B81D2A" w:rsidRDefault="00A80EAD" w:rsidP="00B81D2A">
      <w:r>
        <w:t xml:space="preserve">All Simulator </w:t>
      </w:r>
      <w:r w:rsidR="00B81D2A">
        <w:t>PC</w:t>
      </w:r>
      <w:r>
        <w:t>s</w:t>
      </w:r>
      <w:r w:rsidR="00B81D2A">
        <w:t xml:space="preserve"> receive a read-only copy of the same signals from the Simulator Interface</w:t>
      </w:r>
      <w:r>
        <w:t xml:space="preserve">. Each </w:t>
      </w:r>
      <w:r w:rsidR="00B81D2A">
        <w:t>PC run</w:t>
      </w:r>
      <w:r>
        <w:t xml:space="preserve">s its own </w:t>
      </w:r>
      <w:r w:rsidR="00B81D2A">
        <w:t>cop</w:t>
      </w:r>
      <w:r>
        <w:t>y</w:t>
      </w:r>
      <w:r w:rsidR="00B81D2A">
        <w:t xml:space="preserve"> of the Simulator Software Package (or even of different software packages), and the Simulator Software on each PC is configured to filter out unwanted signals.</w:t>
      </w:r>
    </w:p>
    <w:p w14:paraId="0A030EA6" w14:textId="3255A18A" w:rsidR="009B3ABE" w:rsidRDefault="009B3ABE" w:rsidP="00B81D2A">
      <w:r>
        <w:t>The PC connector on the Power module is not used with the Basic Serial Splitter.</w:t>
      </w:r>
    </w:p>
    <w:p w14:paraId="1452F802" w14:textId="01DB69B8" w:rsidR="00B81D2A" w:rsidRDefault="00A80EAD" w:rsidP="00B81D2A">
      <w:r>
        <w:t xml:space="preserve">Any one PC connected to </w:t>
      </w:r>
      <w:r w:rsidR="007C5AB7">
        <w:t xml:space="preserve">the </w:t>
      </w:r>
      <w:r>
        <w:t>Basic Serial Splitter can be used to send configuration data to the Simulator Interface, selectable by a switch</w:t>
      </w:r>
      <w:r w:rsidR="007C5AB7">
        <w:t xml:space="preserve"> on the splitter</w:t>
      </w:r>
      <w:r>
        <w:t xml:space="preserve">. </w:t>
      </w:r>
      <w:r w:rsidR="009B3ABE">
        <w:t>(If two Basic Serial Splitters are daisy-chained together, only PCs connected to the Splitter nearest to the Power module can be used to configure the Interface.)</w:t>
      </w:r>
    </w:p>
    <w:p w14:paraId="4E0116EE" w14:textId="4F589871" w:rsidR="00B81D2A" w:rsidRDefault="00A80EAD" w:rsidP="00B81D2A">
      <w:pPr>
        <w:rPr>
          <w:ins w:id="623" w:author="Andrew Instone-Cowie" w:date="2024-08-28T10:04:00Z" w16du:dateUtc="2024-08-28T09:04:00Z"/>
        </w:rPr>
      </w:pPr>
      <w:r>
        <w:rPr>
          <w:b/>
        </w:rPr>
        <w:lastRenderedPageBreak/>
        <w:t xml:space="preserve">Daisy-chaining two Basic Serial Splitters </w:t>
      </w:r>
      <w:r w:rsidR="00B81D2A" w:rsidRPr="00E83890">
        <w:rPr>
          <w:b/>
        </w:rPr>
        <w:t xml:space="preserve">requires </w:t>
      </w:r>
      <w:r w:rsidR="00B81D2A">
        <w:rPr>
          <w:b/>
        </w:rPr>
        <w:t xml:space="preserve">Revision D or later of the </w:t>
      </w:r>
      <w:r w:rsidR="00B81D2A" w:rsidRPr="00E83890">
        <w:rPr>
          <w:b/>
        </w:rPr>
        <w:t xml:space="preserve">Simulator Interface </w:t>
      </w:r>
      <w:r w:rsidR="009B3ABE">
        <w:rPr>
          <w:b/>
        </w:rPr>
        <w:t>PCB</w:t>
      </w:r>
      <w:r w:rsidR="00B81D2A" w:rsidRPr="00E83890">
        <w:rPr>
          <w:b/>
        </w:rPr>
        <w:t xml:space="preserve">. </w:t>
      </w:r>
      <w:r w:rsidR="00B81D2A">
        <w:t xml:space="preserve">A modification is possible for older interface boards, and this is described in an Appendix below. </w:t>
      </w:r>
    </w:p>
    <w:p w14:paraId="56C17BE5" w14:textId="4887D678" w:rsidR="00760899" w:rsidRPr="00A367D7" w:rsidRDefault="00760899" w:rsidP="00760899">
      <w:pPr>
        <w:pStyle w:val="Heading2"/>
        <w:rPr>
          <w:ins w:id="624" w:author="Andrew Instone-Cowie" w:date="2024-08-28T10:04:00Z" w16du:dateUtc="2024-08-28T09:04:00Z"/>
          <w:rStyle w:val="Hyperlink"/>
          <w:color w:val="4F81BD" w:themeColor="accent1"/>
          <w:u w:val="none"/>
        </w:rPr>
      </w:pPr>
      <w:bookmarkStart w:id="625" w:name="_Toc175732243"/>
      <w:ins w:id="626" w:author="Andrew Instone-Cowie" w:date="2024-08-28T10:04:00Z" w16du:dateUtc="2024-08-28T09:04:00Z">
        <w:r w:rsidRPr="00A367D7">
          <w:rPr>
            <w:rStyle w:val="Hyperlink"/>
            <w:color w:val="4F81BD" w:themeColor="accent1"/>
            <w:u w:val="none"/>
          </w:rPr>
          <w:t>Modules</w:t>
        </w:r>
        <w:r>
          <w:rPr>
            <w:rStyle w:val="Hyperlink"/>
            <w:color w:val="4F81BD" w:themeColor="accent1"/>
            <w:u w:val="none"/>
          </w:rPr>
          <w:t xml:space="preserve"> </w:t>
        </w:r>
      </w:ins>
      <w:ins w:id="627" w:author="Andrew Instone-Cowie" w:date="2024-08-28T10:09:00Z" w16du:dateUtc="2024-08-28T09:09:00Z">
        <w:r w:rsidR="008A112E">
          <w:rPr>
            <w:rStyle w:val="Hyperlink"/>
            <w:color w:val="4F81BD" w:themeColor="accent1"/>
            <w:u w:val="none"/>
          </w:rPr>
          <w:t>Configurations</w:t>
        </w:r>
      </w:ins>
      <w:bookmarkEnd w:id="625"/>
    </w:p>
    <w:p w14:paraId="57BAE1BF" w14:textId="5F607ED4" w:rsidR="00760899" w:rsidRDefault="00760899" w:rsidP="00760899">
      <w:pPr>
        <w:rPr>
          <w:ins w:id="628" w:author="Andrew Instone-Cowie" w:date="2024-08-28T10:04:00Z" w16du:dateUtc="2024-08-28T09:04:00Z"/>
        </w:rPr>
      </w:pPr>
      <w:ins w:id="629" w:author="Andrew Instone-Cowie" w:date="2024-08-28T10:04:00Z" w16du:dateUtc="2024-08-28T09:04:00Z">
        <w:r>
          <w:rPr>
            <w:rStyle w:val="Hyperlink"/>
            <w:color w:val="auto"/>
            <w:u w:val="none"/>
          </w:rPr>
          <w:t>In addition to one Simulator Interface module</w:t>
        </w:r>
        <w:r>
          <w:rPr>
            <w:rStyle w:val="FootnoteReference"/>
          </w:rPr>
          <w:footnoteReference w:id="2"/>
        </w:r>
        <w:r>
          <w:rPr>
            <w:rStyle w:val="Hyperlink"/>
            <w:color w:val="auto"/>
            <w:u w:val="none"/>
          </w:rPr>
          <w:t xml:space="preserve">, one Power Module, and between one and 16 Sensor Modules (all covered in the </w:t>
        </w:r>
        <w:r w:rsidRPr="009B3ABE">
          <w:rPr>
            <w:b/>
            <w:i/>
          </w:rPr>
          <w:t>Build &amp; Installation Guide</w:t>
        </w:r>
        <w:r>
          <w:t xml:space="preserve">), the multi-PC modules required depend on the number of Simulator PCs to be connected. The following table describes the possible </w:t>
        </w:r>
      </w:ins>
      <w:ins w:id="632" w:author="Andrew Instone-Cowie" w:date="2024-08-28T10:08:00Z" w16du:dateUtc="2024-08-28T09:08:00Z">
        <w:r w:rsidR="008A112E">
          <w:t>configurations</w:t>
        </w:r>
      </w:ins>
      <w:ins w:id="633" w:author="Andrew Instone-Cowie" w:date="2024-08-28T10:04:00Z" w16du:dateUtc="2024-08-28T09:04:00Z">
        <w:r>
          <w:t>.</w:t>
        </w:r>
      </w:ins>
    </w:p>
    <w:p w14:paraId="37734942" w14:textId="29E2548E" w:rsidR="00760899" w:rsidRPr="00393B25" w:rsidRDefault="00760899" w:rsidP="00760899">
      <w:pPr>
        <w:pStyle w:val="Caption"/>
        <w:keepNext/>
        <w:rPr>
          <w:ins w:id="634" w:author="Andrew Instone-Cowie" w:date="2024-08-28T10:04:00Z" w16du:dateUtc="2024-08-28T09:04:00Z"/>
        </w:rPr>
      </w:pPr>
      <w:bookmarkStart w:id="635" w:name="_Toc175732310"/>
      <w:ins w:id="636" w:author="Andrew Instone-Cowie" w:date="2024-08-28T10:04:00Z" w16du:dateUtc="2024-08-28T09:04:00Z">
        <w:r>
          <w:t xml:space="preserve">Table </w:t>
        </w:r>
        <w:r>
          <w:rPr>
            <w:noProof/>
          </w:rPr>
          <w:fldChar w:fldCharType="begin"/>
        </w:r>
        <w:r>
          <w:rPr>
            <w:noProof/>
          </w:rPr>
          <w:instrText xml:space="preserve"> SEQ Table \* ARABIC </w:instrText>
        </w:r>
        <w:r>
          <w:rPr>
            <w:noProof/>
          </w:rPr>
          <w:fldChar w:fldCharType="separate"/>
        </w:r>
      </w:ins>
      <w:ins w:id="637" w:author="Andrew Instone-Cowie" w:date="2024-08-28T10:12:00Z" w16du:dateUtc="2024-08-28T09:12:00Z">
        <w:r w:rsidR="002561BD">
          <w:rPr>
            <w:noProof/>
          </w:rPr>
          <w:t>1</w:t>
        </w:r>
      </w:ins>
      <w:ins w:id="638" w:author="Andrew Instone-Cowie" w:date="2024-08-28T10:04:00Z" w16du:dateUtc="2024-08-28T09:04:00Z">
        <w:r>
          <w:rPr>
            <w:noProof/>
          </w:rPr>
          <w:fldChar w:fldCharType="end"/>
        </w:r>
        <w:r>
          <w:t xml:space="preserve"> – Multi-PC Module </w:t>
        </w:r>
      </w:ins>
      <w:ins w:id="639" w:author="Andrew Instone-Cowie" w:date="2024-08-28T10:08:00Z" w16du:dateUtc="2024-08-28T09:08:00Z">
        <w:r w:rsidR="008A112E">
          <w:t>Configurations</w:t>
        </w:r>
      </w:ins>
      <w:bookmarkEnd w:id="63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3260"/>
        <w:gridCol w:w="4314"/>
        <w:tblGridChange w:id="640">
          <w:tblGrid>
            <w:gridCol w:w="1560"/>
            <w:gridCol w:w="3260"/>
            <w:gridCol w:w="4314"/>
          </w:tblGrid>
        </w:tblGridChange>
      </w:tblGrid>
      <w:tr w:rsidR="00760899" w:rsidRPr="00AE25BB" w14:paraId="280A99ED" w14:textId="77777777" w:rsidTr="00A367D7">
        <w:trPr>
          <w:ins w:id="641" w:author="Andrew Instone-Cowie" w:date="2024-08-28T10:04:00Z" w16du:dateUtc="2024-08-28T09:04:00Z"/>
        </w:trPr>
        <w:tc>
          <w:tcPr>
            <w:tcW w:w="1560" w:type="dxa"/>
            <w:shd w:val="clear" w:color="auto" w:fill="D9D9D9" w:themeFill="background1" w:themeFillShade="D9"/>
          </w:tcPr>
          <w:p w14:paraId="5CCE3FE4" w14:textId="77777777" w:rsidR="00760899" w:rsidRPr="009B3ABE" w:rsidRDefault="00760899" w:rsidP="00A367D7">
            <w:pPr>
              <w:contextualSpacing/>
              <w:rPr>
                <w:ins w:id="642" w:author="Andrew Instone-Cowie" w:date="2024-08-28T10:04:00Z" w16du:dateUtc="2024-08-28T09:04:00Z"/>
                <w:b/>
              </w:rPr>
            </w:pPr>
            <w:ins w:id="643" w:author="Andrew Instone-Cowie" w:date="2024-08-28T10:04:00Z" w16du:dateUtc="2024-08-28T09:04:00Z">
              <w:r>
                <w:rPr>
                  <w:b/>
                </w:rPr>
                <w:t>Number of Simulator PCs</w:t>
              </w:r>
            </w:ins>
          </w:p>
        </w:tc>
        <w:tc>
          <w:tcPr>
            <w:tcW w:w="3260" w:type="dxa"/>
            <w:shd w:val="clear" w:color="auto" w:fill="D9D9D9" w:themeFill="background1" w:themeFillShade="D9"/>
          </w:tcPr>
          <w:p w14:paraId="6F7602A4" w14:textId="77777777" w:rsidR="00760899" w:rsidRPr="009B3ABE" w:rsidRDefault="00760899" w:rsidP="00A367D7">
            <w:pPr>
              <w:contextualSpacing/>
              <w:rPr>
                <w:ins w:id="644" w:author="Andrew Instone-Cowie" w:date="2024-08-28T10:04:00Z" w16du:dateUtc="2024-08-28T09:04:00Z"/>
                <w:b/>
              </w:rPr>
            </w:pPr>
            <w:ins w:id="645" w:author="Andrew Instone-Cowie" w:date="2024-08-28T10:04:00Z" w16du:dateUtc="2024-08-28T09:04:00Z">
              <w:r>
                <w:rPr>
                  <w:b/>
                </w:rPr>
                <w:t>Multi-PC Modules Required</w:t>
              </w:r>
            </w:ins>
          </w:p>
        </w:tc>
        <w:tc>
          <w:tcPr>
            <w:tcW w:w="4314" w:type="dxa"/>
            <w:shd w:val="clear" w:color="auto" w:fill="D9D9D9" w:themeFill="background1" w:themeFillShade="D9"/>
          </w:tcPr>
          <w:p w14:paraId="1D502E3D" w14:textId="77777777" w:rsidR="00760899" w:rsidRPr="009B3ABE" w:rsidRDefault="00760899" w:rsidP="00A367D7">
            <w:pPr>
              <w:contextualSpacing/>
              <w:rPr>
                <w:ins w:id="646" w:author="Andrew Instone-Cowie" w:date="2024-08-28T10:04:00Z" w16du:dateUtc="2024-08-28T09:04:00Z"/>
                <w:b/>
              </w:rPr>
            </w:pPr>
            <w:ins w:id="647" w:author="Andrew Instone-Cowie" w:date="2024-08-28T10:04:00Z" w16du:dateUtc="2024-08-28T09:04:00Z">
              <w:r>
                <w:rPr>
                  <w:b/>
                </w:rPr>
                <w:t>Simulator PC Serial Connections</w:t>
              </w:r>
            </w:ins>
          </w:p>
        </w:tc>
      </w:tr>
      <w:tr w:rsidR="00760899" w:rsidRPr="007A4ECF" w14:paraId="1CD87E4A" w14:textId="77777777" w:rsidTr="00A367D7">
        <w:trPr>
          <w:ins w:id="648" w:author="Andrew Instone-Cowie" w:date="2024-08-28T10:04:00Z" w16du:dateUtc="2024-08-28T09:04:00Z"/>
        </w:trPr>
        <w:tc>
          <w:tcPr>
            <w:tcW w:w="1560" w:type="dxa"/>
          </w:tcPr>
          <w:p w14:paraId="39BFE2AE" w14:textId="77777777" w:rsidR="00760899" w:rsidRPr="009B3ABE" w:rsidRDefault="00760899" w:rsidP="00A367D7">
            <w:pPr>
              <w:contextualSpacing/>
              <w:rPr>
                <w:ins w:id="649" w:author="Andrew Instone-Cowie" w:date="2024-08-28T10:04:00Z" w16du:dateUtc="2024-08-28T09:04:00Z"/>
              </w:rPr>
            </w:pPr>
            <w:ins w:id="650" w:author="Andrew Instone-Cowie" w:date="2024-08-28T10:04:00Z" w16du:dateUtc="2024-08-28T09:04:00Z">
              <w:r>
                <w:t>1</w:t>
              </w:r>
            </w:ins>
          </w:p>
        </w:tc>
        <w:tc>
          <w:tcPr>
            <w:tcW w:w="3260" w:type="dxa"/>
          </w:tcPr>
          <w:p w14:paraId="1167EEED" w14:textId="77777777" w:rsidR="00760899" w:rsidRPr="009B3ABE" w:rsidRDefault="00760899" w:rsidP="00A367D7">
            <w:pPr>
              <w:contextualSpacing/>
              <w:rPr>
                <w:ins w:id="651" w:author="Andrew Instone-Cowie" w:date="2024-08-28T10:04:00Z" w16du:dateUtc="2024-08-28T09:04:00Z"/>
              </w:rPr>
            </w:pPr>
            <w:ins w:id="652" w:author="Andrew Instone-Cowie" w:date="2024-08-28T10:04:00Z" w16du:dateUtc="2024-08-28T09:04:00Z">
              <w:r>
                <w:t>None</w:t>
              </w:r>
            </w:ins>
          </w:p>
        </w:tc>
        <w:tc>
          <w:tcPr>
            <w:tcW w:w="4314" w:type="dxa"/>
          </w:tcPr>
          <w:p w14:paraId="5B45B909" w14:textId="77777777" w:rsidR="00760899" w:rsidRPr="009B3ABE" w:rsidRDefault="00760899" w:rsidP="00A367D7">
            <w:pPr>
              <w:contextualSpacing/>
              <w:rPr>
                <w:ins w:id="653" w:author="Andrew Instone-Cowie" w:date="2024-08-28T10:04:00Z" w16du:dateUtc="2024-08-28T09:04:00Z"/>
              </w:rPr>
            </w:pPr>
            <w:ins w:id="654" w:author="Andrew Instone-Cowie" w:date="2024-08-28T10:04:00Z" w16du:dateUtc="2024-08-28T09:04:00Z">
              <w:r>
                <w:t>Power Module</w:t>
              </w:r>
            </w:ins>
          </w:p>
        </w:tc>
      </w:tr>
      <w:tr w:rsidR="00760899" w:rsidRPr="007A4ECF" w14:paraId="1A5D96C8" w14:textId="77777777" w:rsidTr="00A367D7">
        <w:trPr>
          <w:ins w:id="655" w:author="Andrew Instone-Cowie" w:date="2024-08-28T10:04:00Z" w16du:dateUtc="2024-08-28T09:04:00Z"/>
        </w:trPr>
        <w:tc>
          <w:tcPr>
            <w:tcW w:w="1560" w:type="dxa"/>
          </w:tcPr>
          <w:p w14:paraId="3871A590" w14:textId="77777777" w:rsidR="00760899" w:rsidRPr="009B3ABE" w:rsidRDefault="00760899" w:rsidP="00A367D7">
            <w:pPr>
              <w:contextualSpacing/>
              <w:rPr>
                <w:ins w:id="656" w:author="Andrew Instone-Cowie" w:date="2024-08-28T10:04:00Z" w16du:dateUtc="2024-08-28T09:04:00Z"/>
              </w:rPr>
            </w:pPr>
            <w:ins w:id="657" w:author="Andrew Instone-Cowie" w:date="2024-08-28T10:04:00Z" w16du:dateUtc="2024-08-28T09:04:00Z">
              <w:r>
                <w:t>2</w:t>
              </w:r>
            </w:ins>
          </w:p>
        </w:tc>
        <w:tc>
          <w:tcPr>
            <w:tcW w:w="3260" w:type="dxa"/>
          </w:tcPr>
          <w:p w14:paraId="7AE9667E" w14:textId="77777777" w:rsidR="00760899" w:rsidRPr="009B3ABE" w:rsidRDefault="00760899" w:rsidP="00A367D7">
            <w:pPr>
              <w:contextualSpacing/>
              <w:rPr>
                <w:ins w:id="658" w:author="Andrew Instone-Cowie" w:date="2024-08-28T10:04:00Z" w16du:dateUtc="2024-08-28T09:04:00Z"/>
              </w:rPr>
            </w:pPr>
            <w:ins w:id="659" w:author="Andrew Instone-Cowie" w:date="2024-08-28T10:04:00Z" w16du:dateUtc="2024-08-28T09:04:00Z">
              <w:r>
                <w:t>1 x Second PC Board</w:t>
              </w:r>
            </w:ins>
          </w:p>
        </w:tc>
        <w:tc>
          <w:tcPr>
            <w:tcW w:w="4314" w:type="dxa"/>
          </w:tcPr>
          <w:p w14:paraId="670DE02A" w14:textId="77777777" w:rsidR="00760899" w:rsidRPr="009B3ABE" w:rsidRDefault="00760899" w:rsidP="00A367D7">
            <w:pPr>
              <w:contextualSpacing/>
              <w:rPr>
                <w:ins w:id="660" w:author="Andrew Instone-Cowie" w:date="2024-08-28T10:04:00Z" w16du:dateUtc="2024-08-28T09:04:00Z"/>
              </w:rPr>
            </w:pPr>
            <w:ins w:id="661" w:author="Andrew Instone-Cowie" w:date="2024-08-28T10:04:00Z" w16du:dateUtc="2024-08-28T09:04:00Z">
              <w:r>
                <w:t>Power Module &amp; Second PC Board</w:t>
              </w:r>
            </w:ins>
          </w:p>
        </w:tc>
      </w:tr>
      <w:tr w:rsidR="00760899" w:rsidRPr="007A4ECF" w14:paraId="01F23713" w14:textId="77777777" w:rsidTr="00A367D7">
        <w:trPr>
          <w:ins w:id="662" w:author="Andrew Instone-Cowie" w:date="2024-08-28T10:04:00Z" w16du:dateUtc="2024-08-28T09:04:00Z"/>
        </w:trPr>
        <w:tc>
          <w:tcPr>
            <w:tcW w:w="1560" w:type="dxa"/>
          </w:tcPr>
          <w:p w14:paraId="136E433C" w14:textId="77777777" w:rsidR="00760899" w:rsidRPr="009B3ABE" w:rsidRDefault="00760899" w:rsidP="00A367D7">
            <w:pPr>
              <w:contextualSpacing/>
              <w:rPr>
                <w:ins w:id="663" w:author="Andrew Instone-Cowie" w:date="2024-08-28T10:04:00Z" w16du:dateUtc="2024-08-28T09:04:00Z"/>
              </w:rPr>
            </w:pPr>
            <w:ins w:id="664" w:author="Andrew Instone-Cowie" w:date="2024-08-28T10:04:00Z" w16du:dateUtc="2024-08-28T09:04:00Z">
              <w:r>
                <w:t>3 or 4</w:t>
              </w:r>
            </w:ins>
          </w:p>
        </w:tc>
        <w:tc>
          <w:tcPr>
            <w:tcW w:w="3260" w:type="dxa"/>
          </w:tcPr>
          <w:p w14:paraId="081620B4" w14:textId="77777777" w:rsidR="00760899" w:rsidRPr="009B3ABE" w:rsidRDefault="00760899" w:rsidP="00A367D7">
            <w:pPr>
              <w:contextualSpacing/>
              <w:rPr>
                <w:ins w:id="665" w:author="Andrew Instone-Cowie" w:date="2024-08-28T10:04:00Z" w16du:dateUtc="2024-08-28T09:04:00Z"/>
              </w:rPr>
            </w:pPr>
            <w:ins w:id="666" w:author="Andrew Instone-Cowie" w:date="2024-08-28T10:04:00Z" w16du:dateUtc="2024-08-28T09:04:00Z">
              <w:r>
                <w:t>1 x Basic Serial Splitter (Master)</w:t>
              </w:r>
            </w:ins>
          </w:p>
        </w:tc>
        <w:tc>
          <w:tcPr>
            <w:tcW w:w="4314" w:type="dxa"/>
          </w:tcPr>
          <w:p w14:paraId="53F14CF1" w14:textId="77777777" w:rsidR="00760899" w:rsidRDefault="00760899" w:rsidP="00A367D7">
            <w:pPr>
              <w:contextualSpacing/>
              <w:rPr>
                <w:ins w:id="667" w:author="Andrew Instone-Cowie" w:date="2024-08-28T10:04:00Z" w16du:dateUtc="2024-08-28T09:04:00Z"/>
              </w:rPr>
            </w:pPr>
            <w:ins w:id="668" w:author="Andrew Instone-Cowie" w:date="2024-08-28T10:04:00Z" w16du:dateUtc="2024-08-28T09:04:00Z">
              <w:r>
                <w:t>Basic Serial Splitter</w:t>
              </w:r>
            </w:ins>
          </w:p>
          <w:p w14:paraId="6B219230" w14:textId="77777777" w:rsidR="00760899" w:rsidRPr="009B3ABE" w:rsidRDefault="00760899" w:rsidP="00A367D7">
            <w:pPr>
              <w:contextualSpacing/>
              <w:rPr>
                <w:ins w:id="669" w:author="Andrew Instone-Cowie" w:date="2024-08-28T10:04:00Z" w16du:dateUtc="2024-08-28T09:04:00Z"/>
              </w:rPr>
            </w:pPr>
            <w:ins w:id="670" w:author="Andrew Instone-Cowie" w:date="2024-08-28T10:04:00Z" w16du:dateUtc="2024-08-28T09:04:00Z">
              <w:r>
                <w:t>(Power Module serial connector not used)</w:t>
              </w:r>
            </w:ins>
          </w:p>
        </w:tc>
      </w:tr>
      <w:tr w:rsidR="00760899" w:rsidRPr="007A4ECF" w14:paraId="5F864023" w14:textId="77777777" w:rsidTr="00A367D7">
        <w:trPr>
          <w:ins w:id="671" w:author="Andrew Instone-Cowie" w:date="2024-08-28T10:04:00Z" w16du:dateUtc="2024-08-28T09:04:00Z"/>
        </w:trPr>
        <w:tc>
          <w:tcPr>
            <w:tcW w:w="1560" w:type="dxa"/>
          </w:tcPr>
          <w:p w14:paraId="44377C4A" w14:textId="77777777" w:rsidR="00760899" w:rsidRDefault="00760899" w:rsidP="00A367D7">
            <w:pPr>
              <w:contextualSpacing/>
              <w:rPr>
                <w:ins w:id="672" w:author="Andrew Instone-Cowie" w:date="2024-08-28T10:04:00Z" w16du:dateUtc="2024-08-28T09:04:00Z"/>
              </w:rPr>
            </w:pPr>
            <w:ins w:id="673" w:author="Andrew Instone-Cowie" w:date="2024-08-28T10:04:00Z" w16du:dateUtc="2024-08-28T09:04:00Z">
              <w:r>
                <w:t>5 to 8</w:t>
              </w:r>
            </w:ins>
          </w:p>
          <w:p w14:paraId="1FA7F90E" w14:textId="77777777" w:rsidR="00760899" w:rsidRPr="009B3ABE" w:rsidRDefault="00760899" w:rsidP="00A367D7">
            <w:pPr>
              <w:contextualSpacing/>
              <w:rPr>
                <w:ins w:id="674" w:author="Andrew Instone-Cowie" w:date="2024-08-28T10:04:00Z" w16du:dateUtc="2024-08-28T09:04:00Z"/>
              </w:rPr>
            </w:pPr>
            <w:ins w:id="675" w:author="Andrew Instone-Cowie" w:date="2024-08-28T10:04:00Z" w16du:dateUtc="2024-08-28T09:04:00Z">
              <w:r>
                <w:t>(Option 1)</w:t>
              </w:r>
            </w:ins>
          </w:p>
        </w:tc>
        <w:tc>
          <w:tcPr>
            <w:tcW w:w="3260" w:type="dxa"/>
          </w:tcPr>
          <w:p w14:paraId="0A0A5439" w14:textId="77777777" w:rsidR="00760899" w:rsidRDefault="00760899" w:rsidP="00A367D7">
            <w:pPr>
              <w:contextualSpacing/>
              <w:rPr>
                <w:ins w:id="676" w:author="Andrew Instone-Cowie" w:date="2024-08-28T10:04:00Z" w16du:dateUtc="2024-08-28T09:04:00Z"/>
              </w:rPr>
            </w:pPr>
            <w:ins w:id="677" w:author="Andrew Instone-Cowie" w:date="2024-08-28T10:04:00Z" w16du:dateUtc="2024-08-28T09:04:00Z">
              <w:r>
                <w:t>1 x Basic Serial Splitter (Master)</w:t>
              </w:r>
            </w:ins>
          </w:p>
          <w:p w14:paraId="494DC2C8" w14:textId="77777777" w:rsidR="00760899" w:rsidRPr="009B3ABE" w:rsidRDefault="00760899" w:rsidP="00A367D7">
            <w:pPr>
              <w:contextualSpacing/>
              <w:rPr>
                <w:ins w:id="678" w:author="Andrew Instone-Cowie" w:date="2024-08-28T10:04:00Z" w16du:dateUtc="2024-08-28T09:04:00Z"/>
              </w:rPr>
            </w:pPr>
            <w:ins w:id="679" w:author="Andrew Instone-Cowie" w:date="2024-08-28T10:04:00Z" w16du:dateUtc="2024-08-28T09:04:00Z">
              <w:r>
                <w:t>1 x Basic Serial Splitter (Expander)</w:t>
              </w:r>
            </w:ins>
          </w:p>
        </w:tc>
        <w:tc>
          <w:tcPr>
            <w:tcW w:w="4314" w:type="dxa"/>
          </w:tcPr>
          <w:p w14:paraId="473655B6" w14:textId="77777777" w:rsidR="00760899" w:rsidRDefault="00760899" w:rsidP="00A367D7">
            <w:pPr>
              <w:contextualSpacing/>
              <w:rPr>
                <w:ins w:id="680" w:author="Andrew Instone-Cowie" w:date="2024-08-28T10:04:00Z" w16du:dateUtc="2024-08-28T09:04:00Z"/>
              </w:rPr>
            </w:pPr>
            <w:ins w:id="681" w:author="Andrew Instone-Cowie" w:date="2024-08-28T10:04:00Z" w16du:dateUtc="2024-08-28T09:04:00Z">
              <w:r>
                <w:t>Basic Serial Splitters</w:t>
              </w:r>
            </w:ins>
          </w:p>
          <w:p w14:paraId="0A8305E8" w14:textId="77777777" w:rsidR="00760899" w:rsidRPr="009B3ABE" w:rsidRDefault="00760899" w:rsidP="00A367D7">
            <w:pPr>
              <w:contextualSpacing/>
              <w:rPr>
                <w:ins w:id="682" w:author="Andrew Instone-Cowie" w:date="2024-08-28T10:04:00Z" w16du:dateUtc="2024-08-28T09:04:00Z"/>
              </w:rPr>
            </w:pPr>
            <w:ins w:id="683" w:author="Andrew Instone-Cowie" w:date="2024-08-28T10:04:00Z" w16du:dateUtc="2024-08-28T09:04:00Z">
              <w:r>
                <w:t>(Power Module serial connector not used)</w:t>
              </w:r>
            </w:ins>
          </w:p>
        </w:tc>
      </w:tr>
      <w:tr w:rsidR="00760899" w:rsidRPr="007A4ECF" w14:paraId="38F7E9BA" w14:textId="77777777" w:rsidTr="00A367D7">
        <w:trPr>
          <w:ins w:id="684" w:author="Andrew Instone-Cowie" w:date="2024-08-28T10:04:00Z" w16du:dateUtc="2024-08-28T09:04:00Z"/>
        </w:trPr>
        <w:tc>
          <w:tcPr>
            <w:tcW w:w="1560" w:type="dxa"/>
          </w:tcPr>
          <w:p w14:paraId="3C577B05" w14:textId="77777777" w:rsidR="00760899" w:rsidRDefault="00760899" w:rsidP="00A367D7">
            <w:pPr>
              <w:contextualSpacing/>
              <w:rPr>
                <w:ins w:id="685" w:author="Andrew Instone-Cowie" w:date="2024-08-28T10:04:00Z" w16du:dateUtc="2024-08-28T09:04:00Z"/>
              </w:rPr>
            </w:pPr>
            <w:ins w:id="686" w:author="Andrew Instone-Cowie" w:date="2024-08-28T10:04:00Z" w16du:dateUtc="2024-08-28T09:04:00Z">
              <w:r>
                <w:t>5 to 8</w:t>
              </w:r>
            </w:ins>
          </w:p>
          <w:p w14:paraId="031755C6" w14:textId="77777777" w:rsidR="00760899" w:rsidRDefault="00760899" w:rsidP="00A367D7">
            <w:pPr>
              <w:contextualSpacing/>
              <w:rPr>
                <w:ins w:id="687" w:author="Andrew Instone-Cowie" w:date="2024-08-28T10:04:00Z" w16du:dateUtc="2024-08-28T09:04:00Z"/>
              </w:rPr>
            </w:pPr>
            <w:ins w:id="688" w:author="Andrew Instone-Cowie" w:date="2024-08-28T10:04:00Z" w16du:dateUtc="2024-08-28T09:04:00Z">
              <w:r>
                <w:t>(Option 2)</w:t>
              </w:r>
            </w:ins>
          </w:p>
        </w:tc>
        <w:tc>
          <w:tcPr>
            <w:tcW w:w="3260" w:type="dxa"/>
          </w:tcPr>
          <w:p w14:paraId="31423013" w14:textId="77777777" w:rsidR="00760899" w:rsidRDefault="00760899" w:rsidP="00A367D7">
            <w:pPr>
              <w:contextualSpacing/>
              <w:rPr>
                <w:ins w:id="689" w:author="Andrew Instone-Cowie" w:date="2024-08-28T10:04:00Z" w16du:dateUtc="2024-08-28T09:04:00Z"/>
              </w:rPr>
            </w:pPr>
            <w:ins w:id="690" w:author="Andrew Instone-Cowie" w:date="2024-08-28T10:04:00Z" w16du:dateUtc="2024-08-28T09:04:00Z">
              <w:r>
                <w:t>2</w:t>
              </w:r>
              <w:r>
                <w:t xml:space="preserve"> x Basic Serial Splitter (Master)</w:t>
              </w:r>
            </w:ins>
          </w:p>
        </w:tc>
        <w:tc>
          <w:tcPr>
            <w:tcW w:w="4314" w:type="dxa"/>
          </w:tcPr>
          <w:p w14:paraId="533B03A6" w14:textId="77777777" w:rsidR="00760899" w:rsidRDefault="00760899" w:rsidP="00A367D7">
            <w:pPr>
              <w:contextualSpacing/>
              <w:rPr>
                <w:ins w:id="691" w:author="Andrew Instone-Cowie" w:date="2024-08-28T10:04:00Z" w16du:dateUtc="2024-08-28T09:04:00Z"/>
              </w:rPr>
            </w:pPr>
            <w:ins w:id="692" w:author="Andrew Instone-Cowie" w:date="2024-08-28T10:04:00Z" w16du:dateUtc="2024-08-28T09:04:00Z">
              <w:r>
                <w:t>Basic Serial Splitter</w:t>
              </w:r>
              <w:r>
                <w:t>s</w:t>
              </w:r>
            </w:ins>
          </w:p>
          <w:p w14:paraId="1A07D15F" w14:textId="77777777" w:rsidR="00760899" w:rsidRDefault="00760899" w:rsidP="00A367D7">
            <w:pPr>
              <w:contextualSpacing/>
              <w:rPr>
                <w:ins w:id="693" w:author="Andrew Instone-Cowie" w:date="2024-08-28T10:04:00Z" w16du:dateUtc="2024-08-28T09:04:00Z"/>
              </w:rPr>
            </w:pPr>
            <w:ins w:id="694" w:author="Andrew Instone-Cowie" w:date="2024-08-28T10:04:00Z" w16du:dateUtc="2024-08-28T09:04:00Z">
              <w:r>
                <w:t>(Power Module serial connector not used)</w:t>
              </w:r>
            </w:ins>
          </w:p>
        </w:tc>
      </w:tr>
      <w:tr w:rsidR="00760899" w:rsidRPr="007A4ECF" w14:paraId="46CDC736" w14:textId="77777777" w:rsidTr="00A367D7">
        <w:trPr>
          <w:ins w:id="695" w:author="Andrew Instone-Cowie" w:date="2024-08-28T10:04:00Z" w16du:dateUtc="2024-08-28T09:04:00Z"/>
        </w:trPr>
        <w:tc>
          <w:tcPr>
            <w:tcW w:w="1560" w:type="dxa"/>
          </w:tcPr>
          <w:p w14:paraId="19CE5199" w14:textId="77777777" w:rsidR="00760899" w:rsidRPr="009B3ABE" w:rsidRDefault="00760899" w:rsidP="00A367D7">
            <w:pPr>
              <w:contextualSpacing/>
              <w:rPr>
                <w:ins w:id="696" w:author="Andrew Instone-Cowie" w:date="2024-08-28T10:04:00Z" w16du:dateUtc="2024-08-28T09:04:00Z"/>
              </w:rPr>
            </w:pPr>
            <w:ins w:id="697" w:author="Andrew Instone-Cowie" w:date="2024-08-28T10:04:00Z" w16du:dateUtc="2024-08-28T09:04:00Z">
              <w:r>
                <w:t>9 to 12</w:t>
              </w:r>
            </w:ins>
          </w:p>
        </w:tc>
        <w:tc>
          <w:tcPr>
            <w:tcW w:w="3260" w:type="dxa"/>
          </w:tcPr>
          <w:p w14:paraId="1B1D29EF" w14:textId="77777777" w:rsidR="00760899" w:rsidRDefault="00760899" w:rsidP="00A367D7">
            <w:pPr>
              <w:contextualSpacing/>
              <w:rPr>
                <w:ins w:id="698" w:author="Andrew Instone-Cowie" w:date="2024-08-28T10:04:00Z" w16du:dateUtc="2024-08-28T09:04:00Z"/>
              </w:rPr>
            </w:pPr>
            <w:ins w:id="699" w:author="Andrew Instone-Cowie" w:date="2024-08-28T10:04:00Z" w16du:dateUtc="2024-08-28T09:04:00Z">
              <w:r>
                <w:t>2</w:t>
              </w:r>
              <w:r>
                <w:t xml:space="preserve"> x Basic Serial Splitter (Master)</w:t>
              </w:r>
            </w:ins>
          </w:p>
          <w:p w14:paraId="48DE7703" w14:textId="77777777" w:rsidR="00760899" w:rsidRPr="009B3ABE" w:rsidRDefault="00760899" w:rsidP="00A367D7">
            <w:pPr>
              <w:contextualSpacing/>
              <w:rPr>
                <w:ins w:id="700" w:author="Andrew Instone-Cowie" w:date="2024-08-28T10:04:00Z" w16du:dateUtc="2024-08-28T09:04:00Z"/>
              </w:rPr>
            </w:pPr>
            <w:ins w:id="701" w:author="Andrew Instone-Cowie" w:date="2024-08-28T10:04:00Z" w16du:dateUtc="2024-08-28T09:04:00Z">
              <w:r>
                <w:t>1 x Basic Serial Splitter (Expander)</w:t>
              </w:r>
            </w:ins>
          </w:p>
        </w:tc>
        <w:tc>
          <w:tcPr>
            <w:tcW w:w="4314" w:type="dxa"/>
          </w:tcPr>
          <w:p w14:paraId="198888FB" w14:textId="77777777" w:rsidR="00760899" w:rsidRDefault="00760899" w:rsidP="00A367D7">
            <w:pPr>
              <w:contextualSpacing/>
              <w:rPr>
                <w:ins w:id="702" w:author="Andrew Instone-Cowie" w:date="2024-08-28T10:04:00Z" w16du:dateUtc="2024-08-28T09:04:00Z"/>
              </w:rPr>
            </w:pPr>
            <w:ins w:id="703" w:author="Andrew Instone-Cowie" w:date="2024-08-28T10:04:00Z" w16du:dateUtc="2024-08-28T09:04:00Z">
              <w:r>
                <w:t>Basic Serial Splitters</w:t>
              </w:r>
            </w:ins>
          </w:p>
          <w:p w14:paraId="25FBC553" w14:textId="77777777" w:rsidR="00760899" w:rsidRPr="009B3ABE" w:rsidRDefault="00760899" w:rsidP="00A367D7">
            <w:pPr>
              <w:contextualSpacing/>
              <w:rPr>
                <w:ins w:id="704" w:author="Andrew Instone-Cowie" w:date="2024-08-28T10:04:00Z" w16du:dateUtc="2024-08-28T09:04:00Z"/>
              </w:rPr>
            </w:pPr>
            <w:ins w:id="705" w:author="Andrew Instone-Cowie" w:date="2024-08-28T10:04:00Z" w16du:dateUtc="2024-08-28T09:04:00Z">
              <w:r>
                <w:t>(Power Module serial connector not used)</w:t>
              </w:r>
            </w:ins>
          </w:p>
        </w:tc>
      </w:tr>
      <w:tr w:rsidR="00760899" w:rsidRPr="007A4ECF" w14:paraId="186BA247" w14:textId="77777777" w:rsidTr="00A367D7">
        <w:trPr>
          <w:ins w:id="706" w:author="Andrew Instone-Cowie" w:date="2024-08-28T10:04:00Z" w16du:dateUtc="2024-08-28T09:04:00Z"/>
        </w:trPr>
        <w:tc>
          <w:tcPr>
            <w:tcW w:w="1560" w:type="dxa"/>
          </w:tcPr>
          <w:p w14:paraId="5F603616" w14:textId="77777777" w:rsidR="00760899" w:rsidRDefault="00760899" w:rsidP="00A367D7">
            <w:pPr>
              <w:contextualSpacing/>
              <w:rPr>
                <w:ins w:id="707" w:author="Andrew Instone-Cowie" w:date="2024-08-28T10:04:00Z" w16du:dateUtc="2024-08-28T09:04:00Z"/>
              </w:rPr>
            </w:pPr>
            <w:ins w:id="708" w:author="Andrew Instone-Cowie" w:date="2024-08-28T10:04:00Z" w16du:dateUtc="2024-08-28T09:04:00Z">
              <w:r>
                <w:t>13 to 16</w:t>
              </w:r>
            </w:ins>
          </w:p>
        </w:tc>
        <w:tc>
          <w:tcPr>
            <w:tcW w:w="3260" w:type="dxa"/>
          </w:tcPr>
          <w:p w14:paraId="0907D12C" w14:textId="77777777" w:rsidR="00760899" w:rsidRDefault="00760899" w:rsidP="00A367D7">
            <w:pPr>
              <w:contextualSpacing/>
              <w:rPr>
                <w:ins w:id="709" w:author="Andrew Instone-Cowie" w:date="2024-08-28T10:04:00Z" w16du:dateUtc="2024-08-28T09:04:00Z"/>
              </w:rPr>
            </w:pPr>
            <w:ins w:id="710" w:author="Andrew Instone-Cowie" w:date="2024-08-28T10:04:00Z" w16du:dateUtc="2024-08-28T09:04:00Z">
              <w:r>
                <w:t>2</w:t>
              </w:r>
              <w:r>
                <w:t xml:space="preserve"> x Basic Serial Splitter (Master)</w:t>
              </w:r>
            </w:ins>
          </w:p>
          <w:p w14:paraId="0BF03D09" w14:textId="77777777" w:rsidR="00760899" w:rsidRPr="009B3ABE" w:rsidRDefault="00760899" w:rsidP="00A367D7">
            <w:pPr>
              <w:contextualSpacing/>
              <w:rPr>
                <w:ins w:id="711" w:author="Andrew Instone-Cowie" w:date="2024-08-28T10:04:00Z" w16du:dateUtc="2024-08-28T09:04:00Z"/>
              </w:rPr>
            </w:pPr>
            <w:ins w:id="712" w:author="Andrew Instone-Cowie" w:date="2024-08-28T10:04:00Z" w16du:dateUtc="2024-08-28T09:04:00Z">
              <w:r>
                <w:t>2 x Basic Serial Splitter (Expander)</w:t>
              </w:r>
            </w:ins>
          </w:p>
        </w:tc>
        <w:tc>
          <w:tcPr>
            <w:tcW w:w="4314" w:type="dxa"/>
          </w:tcPr>
          <w:p w14:paraId="1A6230A7" w14:textId="77777777" w:rsidR="00760899" w:rsidRDefault="00760899" w:rsidP="00A367D7">
            <w:pPr>
              <w:contextualSpacing/>
              <w:rPr>
                <w:ins w:id="713" w:author="Andrew Instone-Cowie" w:date="2024-08-28T10:04:00Z" w16du:dateUtc="2024-08-28T09:04:00Z"/>
              </w:rPr>
            </w:pPr>
            <w:ins w:id="714" w:author="Andrew Instone-Cowie" w:date="2024-08-28T10:04:00Z" w16du:dateUtc="2024-08-28T09:04:00Z">
              <w:r>
                <w:t>Basic Serial Splitters</w:t>
              </w:r>
            </w:ins>
          </w:p>
          <w:p w14:paraId="43F13ADA" w14:textId="77777777" w:rsidR="00760899" w:rsidRPr="009B3ABE" w:rsidRDefault="00760899" w:rsidP="00A367D7">
            <w:pPr>
              <w:contextualSpacing/>
              <w:rPr>
                <w:ins w:id="715" w:author="Andrew Instone-Cowie" w:date="2024-08-28T10:04:00Z" w16du:dateUtc="2024-08-28T09:04:00Z"/>
              </w:rPr>
            </w:pPr>
            <w:ins w:id="716" w:author="Andrew Instone-Cowie" w:date="2024-08-28T10:04:00Z" w16du:dateUtc="2024-08-28T09:04:00Z">
              <w:r>
                <w:t>(Power Module serial connector not used)</w:t>
              </w:r>
            </w:ins>
          </w:p>
        </w:tc>
      </w:tr>
    </w:tbl>
    <w:p w14:paraId="67D9378F" w14:textId="38B61B23" w:rsidR="00760899" w:rsidDel="00760899" w:rsidRDefault="00760899" w:rsidP="00B81D2A">
      <w:pPr>
        <w:rPr>
          <w:del w:id="717" w:author="Andrew Instone-Cowie" w:date="2024-08-28T10:05:00Z" w16du:dateUtc="2024-08-28T09:05:00Z"/>
        </w:rPr>
      </w:pPr>
    </w:p>
    <w:p w14:paraId="6A3775B7" w14:textId="3D3BE35C" w:rsidR="00B81D2A" w:rsidDel="00760899" w:rsidRDefault="00B81D2A" w:rsidP="00A5556C">
      <w:pPr>
        <w:rPr>
          <w:del w:id="718" w:author="Andrew Instone-Cowie" w:date="2024-08-28T10:05:00Z" w16du:dateUtc="2024-08-28T09:05:00Z"/>
        </w:rPr>
      </w:pPr>
    </w:p>
    <w:p w14:paraId="7D151C17" w14:textId="3D8E0B80" w:rsidR="00B81D2A" w:rsidRPr="00212D29" w:rsidDel="00760899" w:rsidRDefault="00B81D2A" w:rsidP="00A5556C">
      <w:pPr>
        <w:rPr>
          <w:del w:id="719" w:author="Andrew Instone-Cowie" w:date="2024-08-28T10:05:00Z" w16du:dateUtc="2024-08-28T09:05:00Z"/>
        </w:rPr>
      </w:pPr>
    </w:p>
    <w:p w14:paraId="6A78F956" w14:textId="0D5C077E" w:rsidR="00A5556C" w:rsidRPr="00212D29" w:rsidDel="00760899" w:rsidRDefault="00A5556C" w:rsidP="006A02C6">
      <w:pPr>
        <w:rPr>
          <w:del w:id="720" w:author="Andrew Instone-Cowie" w:date="2024-08-28T10:05:00Z" w16du:dateUtc="2024-08-28T09:05:00Z"/>
        </w:rPr>
      </w:pPr>
    </w:p>
    <w:p w14:paraId="7FD78A21" w14:textId="6C71746F" w:rsidR="0051426B" w:rsidRDefault="006C2C39" w:rsidP="00CF647B">
      <w:pPr>
        <w:pStyle w:val="Heading1"/>
        <w:pageBreakBefore/>
      </w:pPr>
      <w:bookmarkStart w:id="721" w:name="_Toc175732244"/>
      <w:r>
        <w:lastRenderedPageBreak/>
        <w:t>What You Will Need</w:t>
      </w:r>
      <w:bookmarkEnd w:id="721"/>
      <w:r w:rsidR="00A13BF5">
        <w:t xml:space="preserve"> </w:t>
      </w:r>
    </w:p>
    <w:p w14:paraId="578CC8FF" w14:textId="1DF64A6B" w:rsidR="008C684E" w:rsidRPr="008C684E" w:rsidRDefault="008C684E" w:rsidP="008C684E">
      <w:pPr>
        <w:pStyle w:val="Heading2"/>
      </w:pPr>
      <w:bookmarkStart w:id="722" w:name="_Toc175732245"/>
      <w:r>
        <w:t>Skills</w:t>
      </w:r>
      <w:bookmarkEnd w:id="722"/>
    </w:p>
    <w:p w14:paraId="19E40599" w14:textId="5A7992A8" w:rsidR="002B5C70" w:rsidRPr="009B3ABE" w:rsidRDefault="002B5C70" w:rsidP="00F2560A">
      <w:r w:rsidRPr="009B3ABE">
        <w:t xml:space="preserve">Like the rest of the </w:t>
      </w:r>
      <w:r w:rsidR="00F2560A" w:rsidRPr="009B3ABE">
        <w:t>Liverpool Ringing Simulator</w:t>
      </w:r>
      <w:r w:rsidRPr="009B3ABE">
        <w:t xml:space="preserve">, the multi-PC modules are </w:t>
      </w:r>
      <w:r w:rsidR="00F2560A" w:rsidRPr="009B3ABE">
        <w:t>Build-it-Yourself project</w:t>
      </w:r>
      <w:r w:rsidRPr="009B3ABE">
        <w:t>s</w:t>
      </w:r>
      <w:r w:rsidR="00F2560A" w:rsidRPr="009B3ABE">
        <w:t>.</w:t>
      </w:r>
      <w:r w:rsidRPr="009B3ABE">
        <w:t xml:space="preserve"> </w:t>
      </w:r>
      <w:r w:rsidR="00F2560A" w:rsidRPr="009B3ABE">
        <w:t xml:space="preserve"> </w:t>
      </w:r>
      <w:r w:rsidRPr="009B3ABE">
        <w:t xml:space="preserve">Please refer to the main </w:t>
      </w:r>
      <w:r w:rsidRPr="009B3ABE">
        <w:rPr>
          <w:b/>
          <w:i/>
        </w:rPr>
        <w:t xml:space="preserve">Build &amp; Installation Guide </w:t>
      </w:r>
      <w:r w:rsidRPr="009B3ABE">
        <w:t xml:space="preserve">for details of the skills and tools you will require to build the Simulator. </w:t>
      </w:r>
    </w:p>
    <w:p w14:paraId="456FD44A" w14:textId="5038E216" w:rsidR="008C684E" w:rsidRPr="009B3ABE" w:rsidRDefault="008C684E" w:rsidP="00F2560A">
      <w:r w:rsidRPr="009B3ABE">
        <w:t>The Basic Serial Splitter</w:t>
      </w:r>
      <w:r w:rsidR="009B3ABE" w:rsidRPr="009B3ABE">
        <w:t xml:space="preserve"> module</w:t>
      </w:r>
      <w:r w:rsidRPr="009B3ABE">
        <w:t xml:space="preserve"> is more complex to build than the </w:t>
      </w:r>
      <w:r w:rsidR="00515573" w:rsidRPr="009B3ABE">
        <w:t>core</w:t>
      </w:r>
      <w:r w:rsidRPr="009B3ABE">
        <w:t xml:space="preserve"> Simulator modules, so it is probably best </w:t>
      </w:r>
      <w:r w:rsidR="00515573" w:rsidRPr="009B3ABE">
        <w:t>to</w:t>
      </w:r>
      <w:r w:rsidRPr="009B3ABE">
        <w:t xml:space="preserve"> complete and test the </w:t>
      </w:r>
      <w:r w:rsidR="00515573" w:rsidRPr="009B3ABE">
        <w:t>core</w:t>
      </w:r>
      <w:r w:rsidRPr="009B3ABE">
        <w:t xml:space="preserve"> modules before moving on to the multi-PC modules.</w:t>
      </w:r>
    </w:p>
    <w:p w14:paraId="720FFE5C" w14:textId="3A0226BB" w:rsidR="00F2560A" w:rsidRPr="009B3ABE" w:rsidRDefault="00797B39" w:rsidP="00F2560A">
      <w:r w:rsidRPr="009B3ABE">
        <w:t>Advice and guidance are available from the project via the contact form on the website.</w:t>
      </w:r>
    </w:p>
    <w:p w14:paraId="6650812E" w14:textId="5C996E5E" w:rsidR="006C2C39" w:rsidRDefault="006C2C39" w:rsidP="006C2C39">
      <w:pPr>
        <w:pStyle w:val="Heading2"/>
      </w:pPr>
      <w:bookmarkStart w:id="723" w:name="_Toc175732246"/>
      <w:r>
        <w:t>Parts</w:t>
      </w:r>
      <w:bookmarkEnd w:id="723"/>
    </w:p>
    <w:p w14:paraId="5B654436" w14:textId="5270418D" w:rsidR="007E1723" w:rsidRPr="009B3ABE" w:rsidRDefault="002B5C70" w:rsidP="005E14A6">
      <w:r w:rsidRPr="009B3ABE">
        <w:t xml:space="preserve">Please refer to the main </w:t>
      </w:r>
      <w:r w:rsidRPr="009B3ABE">
        <w:rPr>
          <w:b/>
          <w:i/>
        </w:rPr>
        <w:t xml:space="preserve">Build &amp; Installation Guide </w:t>
      </w:r>
      <w:r w:rsidRPr="009B3ABE">
        <w:t>for suggested sources of parts for the multi-PC modules. As with the core Simulator modules, w</w:t>
      </w:r>
      <w:r w:rsidR="00F2560A" w:rsidRPr="009B3ABE">
        <w:t>here possible Farnell</w:t>
      </w:r>
      <w:r w:rsidR="008F3DF9" w:rsidRPr="009B3ABE">
        <w:t xml:space="preserve"> or CPC</w:t>
      </w:r>
      <w:r w:rsidR="00F2560A" w:rsidRPr="009B3ABE">
        <w:t xml:space="preserve"> part numbers have been given. </w:t>
      </w:r>
    </w:p>
    <w:p w14:paraId="3179B10B" w14:textId="7325CE4A" w:rsidR="006C2C39" w:rsidRDefault="006C2C39" w:rsidP="00C9246B">
      <w:pPr>
        <w:pStyle w:val="Heading2"/>
      </w:pPr>
      <w:bookmarkStart w:id="724" w:name="_Toc175732247"/>
      <w:r>
        <w:t>PCBs</w:t>
      </w:r>
      <w:bookmarkEnd w:id="724"/>
    </w:p>
    <w:p w14:paraId="07A0B1F5" w14:textId="77777777" w:rsidR="00811CBE" w:rsidRPr="009B3ABE" w:rsidRDefault="00811CBE" w:rsidP="00811CBE">
      <w:pPr>
        <w:rPr>
          <w:rStyle w:val="Hyperlink"/>
          <w:b/>
          <w:color w:val="auto"/>
          <w:u w:val="none"/>
        </w:rPr>
      </w:pPr>
      <w:r w:rsidRPr="009B3ABE">
        <w:rPr>
          <w:rStyle w:val="Hyperlink"/>
          <w:b/>
          <w:color w:val="auto"/>
          <w:u w:val="none"/>
        </w:rPr>
        <w:t>Surplus development PCBs may be available from the Liverpool Ringing Simulator Project, please enquire about availability via the contact form on the website.</w:t>
      </w:r>
    </w:p>
    <w:p w14:paraId="2489CBA3" w14:textId="4F39B280" w:rsidR="00797B39" w:rsidRPr="009B3ABE" w:rsidRDefault="00797B39" w:rsidP="00797B39">
      <w:r w:rsidRPr="009B3ABE">
        <w:t xml:space="preserve">The </w:t>
      </w:r>
      <w:r w:rsidR="002B5C70" w:rsidRPr="009B3ABE">
        <w:t xml:space="preserve">multi-PC modules </w:t>
      </w:r>
      <w:r w:rsidRPr="009B3ABE">
        <w:t>use</w:t>
      </w:r>
      <w:r w:rsidR="002B5C70" w:rsidRPr="009B3ABE">
        <w:t xml:space="preserve"> two </w:t>
      </w:r>
      <w:r w:rsidR="00470523" w:rsidRPr="009B3ABE">
        <w:t xml:space="preserve">basic </w:t>
      </w:r>
      <w:r w:rsidRPr="009B3ABE">
        <w:t>types of PCB:</w:t>
      </w:r>
    </w:p>
    <w:p w14:paraId="3895DCA8" w14:textId="662A49D1" w:rsidR="00470523" w:rsidRPr="009B3ABE" w:rsidRDefault="002B5C70" w:rsidP="003171FA">
      <w:pPr>
        <w:pStyle w:val="ListParagraph"/>
        <w:numPr>
          <w:ilvl w:val="0"/>
          <w:numId w:val="22"/>
        </w:numPr>
      </w:pPr>
      <w:r w:rsidRPr="009B3ABE">
        <w:t>Second PC Board</w:t>
      </w:r>
      <w:r w:rsidR="00470523" w:rsidRPr="009B3ABE">
        <w:t>.</w:t>
      </w:r>
    </w:p>
    <w:p w14:paraId="7F5EBC26" w14:textId="6983FBFA" w:rsidR="002B5C70" w:rsidRPr="009B3ABE" w:rsidRDefault="002B5C70" w:rsidP="003171FA">
      <w:pPr>
        <w:pStyle w:val="ListParagraph"/>
        <w:numPr>
          <w:ilvl w:val="0"/>
          <w:numId w:val="22"/>
        </w:numPr>
      </w:pPr>
      <w:r w:rsidRPr="009B3ABE">
        <w:t>Basic Serial Splitter Board</w:t>
      </w:r>
    </w:p>
    <w:p w14:paraId="07668E6D" w14:textId="3B7AADFC" w:rsidR="002B5C70" w:rsidRPr="009B3ABE" w:rsidRDefault="002B5C70" w:rsidP="002B5C70">
      <w:r w:rsidRPr="009B3ABE">
        <w:t xml:space="preserve">Note that the Basic Serial Splitter has been designed so that the same </w:t>
      </w:r>
      <w:r w:rsidR="008C684E" w:rsidRPr="009B3ABE">
        <w:t xml:space="preserve">type of </w:t>
      </w:r>
      <w:r w:rsidRPr="009B3ABE">
        <w:t>PCB can be built either as the Master Board or the optional Expander Board.</w:t>
      </w:r>
    </w:p>
    <w:p w14:paraId="6C6B909E" w14:textId="7FFEBEA7" w:rsidR="001F4FB7" w:rsidRPr="009B3ABE" w:rsidRDefault="00A72C76" w:rsidP="00797B39">
      <w:r w:rsidRPr="009B3ABE">
        <w:t>S</w:t>
      </w:r>
      <w:r w:rsidR="003B6A4C" w:rsidRPr="009B3ABE">
        <w:t>uggested sources of PCBs are</w:t>
      </w:r>
      <w:r w:rsidR="008C684E" w:rsidRPr="009B3ABE">
        <w:t xml:space="preserve"> listed in the main </w:t>
      </w:r>
      <w:r w:rsidR="008C684E" w:rsidRPr="009B3ABE">
        <w:rPr>
          <w:b/>
          <w:i/>
        </w:rPr>
        <w:t>Build &amp; Installation Guide</w:t>
      </w:r>
      <w:r w:rsidR="008C684E" w:rsidRPr="009B3ABE">
        <w:t xml:space="preserve">, and </w:t>
      </w:r>
      <w:r w:rsidR="00990D1C" w:rsidRPr="009B3ABE">
        <w:t>PCB d</w:t>
      </w:r>
      <w:r w:rsidR="00797B39" w:rsidRPr="009B3ABE">
        <w:t>esign files, known as “Gerber files”</w:t>
      </w:r>
      <w:r w:rsidR="008C684E" w:rsidRPr="009B3ABE">
        <w:t xml:space="preserve">, </w:t>
      </w:r>
      <w:r w:rsidR="00797B39" w:rsidRPr="009B3ABE">
        <w:t>are available from the project GitHub repository</w:t>
      </w:r>
      <w:r w:rsidR="001F4FB7" w:rsidRPr="009B3ABE">
        <w:t>:</w:t>
      </w:r>
    </w:p>
    <w:p w14:paraId="7597E6AB" w14:textId="490AC39B" w:rsidR="00990D1C" w:rsidRPr="001F4FB7" w:rsidRDefault="00000000" w:rsidP="006C4A3A">
      <w:pPr>
        <w:pStyle w:val="ListParagraph"/>
        <w:numPr>
          <w:ilvl w:val="0"/>
          <w:numId w:val="23"/>
        </w:numPr>
        <w:rPr>
          <w:rStyle w:val="Hyperlink"/>
          <w:color w:val="auto"/>
        </w:rPr>
      </w:pPr>
      <w:r>
        <w:fldChar w:fldCharType="begin"/>
      </w:r>
      <w:r>
        <w:instrText>HYPERLINK "https://github.com/Simulators/simulator-type2"</w:instrText>
      </w:r>
      <w:ins w:id="725" w:author="Andrew Instone-Cowie" w:date="2024-08-28T09:32:00Z" w16du:dateUtc="2024-08-28T08:32:00Z"/>
      <w:r>
        <w:fldChar w:fldCharType="separate"/>
      </w:r>
      <w:r w:rsidR="001F4FB7" w:rsidRPr="001F4FB7">
        <w:rPr>
          <w:rStyle w:val="Hyperlink"/>
        </w:rPr>
        <w:t>https://github.com/Simulators/simulator-type2</w:t>
      </w:r>
      <w:r>
        <w:rPr>
          <w:rStyle w:val="Hyperlink"/>
        </w:rPr>
        <w:fldChar w:fldCharType="end"/>
      </w:r>
    </w:p>
    <w:p w14:paraId="19AEAD5F" w14:textId="136CF303" w:rsidR="004B5809" w:rsidRPr="00760899" w:rsidDel="004B5809" w:rsidRDefault="004B5809" w:rsidP="006F2713">
      <w:pPr>
        <w:rPr>
          <w:del w:id="726" w:author="Andrew Instone-Cowie" w:date="2024-08-28T10:03:00Z" w16du:dateUtc="2024-08-28T09:03:00Z"/>
          <w:rStyle w:val="Hyperlink"/>
          <w:rFonts w:asciiTheme="majorHAnsi" w:eastAsiaTheme="majorEastAsia" w:hAnsiTheme="majorHAnsi" w:cstheme="majorBidi"/>
          <w:b/>
          <w:bCs/>
          <w:color w:val="4F81BD" w:themeColor="accent1"/>
          <w:sz w:val="26"/>
          <w:szCs w:val="26"/>
          <w:u w:val="none"/>
          <w:rPrChange w:id="727" w:author="Andrew Instone-Cowie" w:date="2024-08-28T10:05:00Z" w16du:dateUtc="2024-08-28T09:05:00Z">
            <w:rPr>
              <w:del w:id="728" w:author="Andrew Instone-Cowie" w:date="2024-08-28T10:03:00Z" w16du:dateUtc="2024-08-28T09:03:00Z"/>
              <w:rStyle w:val="Hyperlink"/>
              <w:color w:val="auto"/>
              <w:u w:val="none"/>
            </w:rPr>
          </w:rPrChange>
        </w:rPr>
        <w:pPrChange w:id="729" w:author="Andrew Instone-Cowie" w:date="2024-08-28T09:47:00Z" w16du:dateUtc="2024-08-28T08:47:00Z">
          <w:pPr>
            <w:pStyle w:val="ListParagraph"/>
          </w:pPr>
        </w:pPrChange>
      </w:pPr>
    </w:p>
    <w:p w14:paraId="0379792E" w14:textId="77777777" w:rsidR="00861139" w:rsidRPr="00212D29" w:rsidRDefault="00861139" w:rsidP="00990D1C">
      <w:pPr>
        <w:rPr>
          <w:rStyle w:val="Hyperlink"/>
          <w:color w:val="auto"/>
          <w:u w:val="none"/>
        </w:rPr>
      </w:pPr>
    </w:p>
    <w:p w14:paraId="6868D1A1" w14:textId="77777777" w:rsidR="00797B39" w:rsidRPr="008B7DA0" w:rsidRDefault="00797B39" w:rsidP="00B76689"/>
    <w:p w14:paraId="183EF138" w14:textId="1FD5753F" w:rsidR="001E1F78" w:rsidRDefault="00FA79CE" w:rsidP="00A13BF5">
      <w:pPr>
        <w:pStyle w:val="Heading1"/>
        <w:pageBreakBefore/>
      </w:pPr>
      <w:bookmarkStart w:id="730" w:name="_Toc175732248"/>
      <w:r>
        <w:lastRenderedPageBreak/>
        <w:t>Hardware</w:t>
      </w:r>
      <w:r w:rsidR="006C2C39">
        <w:t xml:space="preserve"> </w:t>
      </w:r>
      <w:r w:rsidR="00733A4D">
        <w:t>Assembly</w:t>
      </w:r>
      <w:bookmarkEnd w:id="730"/>
    </w:p>
    <w:p w14:paraId="41B8C21E" w14:textId="1E86E403" w:rsidR="009030AD" w:rsidRPr="009B3ABE" w:rsidRDefault="00CB469A" w:rsidP="009030AD">
      <w:r w:rsidRPr="009B3ABE">
        <w:t>Th</w:t>
      </w:r>
      <w:r w:rsidR="00811CBE" w:rsidRPr="009B3ABE">
        <w:t xml:space="preserve">is section </w:t>
      </w:r>
      <w:r w:rsidRPr="009B3ABE">
        <w:t>describe</w:t>
      </w:r>
      <w:r w:rsidR="00811CBE" w:rsidRPr="009B3ABE">
        <w:t>s</w:t>
      </w:r>
      <w:r w:rsidRPr="009B3ABE">
        <w:t xml:space="preserve"> the </w:t>
      </w:r>
      <w:r w:rsidR="00733A4D" w:rsidRPr="009B3ABE">
        <w:t>assembly</w:t>
      </w:r>
      <w:r w:rsidRPr="009B3ABE">
        <w:t xml:space="preserve"> of the </w:t>
      </w:r>
      <w:r w:rsidR="008C684E" w:rsidRPr="009B3ABE">
        <w:t>multi-PC module options</w:t>
      </w:r>
      <w:r w:rsidRPr="009B3ABE">
        <w:t>.</w:t>
      </w:r>
      <w:r w:rsidR="00811CBE" w:rsidRPr="009B3ABE">
        <w:t xml:space="preserve"> It also covers the suggested enclosures.</w:t>
      </w:r>
    </w:p>
    <w:p w14:paraId="76306410" w14:textId="2068BA05" w:rsidR="00357EE3" w:rsidRPr="009B3ABE" w:rsidRDefault="00357EE3" w:rsidP="00357EE3">
      <w:r w:rsidRPr="009B3ABE">
        <w:t xml:space="preserve">Before you start construction of the </w:t>
      </w:r>
      <w:r w:rsidR="008C684E" w:rsidRPr="009B3ABE">
        <w:t xml:space="preserve">multi-PC module </w:t>
      </w:r>
      <w:r w:rsidRPr="009B3ABE">
        <w:t xml:space="preserve">hardware, check the </w:t>
      </w:r>
      <w:r w:rsidR="00C56D36" w:rsidRPr="00B63DBB">
        <w:rPr>
          <w:b/>
          <w:bCs/>
          <w:i/>
          <w:iCs/>
        </w:rPr>
        <w:t>Release Notes</w:t>
      </w:r>
      <w:r w:rsidR="00C56D36">
        <w:t xml:space="preserve"> and the issues </w:t>
      </w:r>
      <w:r w:rsidRPr="009B3ABE">
        <w:t>log on the project GitHub repository for any open or late-breaking issues which may affect your build:</w:t>
      </w:r>
    </w:p>
    <w:p w14:paraId="397BAA48" w14:textId="19790F06" w:rsidR="00357EE3" w:rsidRDefault="00000000" w:rsidP="00357EE3">
      <w:pPr>
        <w:pStyle w:val="ListParagraph"/>
        <w:numPr>
          <w:ilvl w:val="0"/>
          <w:numId w:val="29"/>
        </w:numPr>
      </w:pPr>
      <w:r>
        <w:fldChar w:fldCharType="begin"/>
      </w:r>
      <w:r>
        <w:instrText>HYPERLINK "https://github.com/Simulators/simulator-type2/issues"</w:instrText>
      </w:r>
      <w:ins w:id="731" w:author="Andrew Instone-Cowie" w:date="2024-08-28T09:32:00Z" w16du:dateUtc="2024-08-28T08:32:00Z"/>
      <w:r>
        <w:fldChar w:fldCharType="separate"/>
      </w:r>
      <w:r w:rsidR="00357EE3">
        <w:rPr>
          <w:rStyle w:val="Hyperlink"/>
        </w:rPr>
        <w:t>https://github.com/Simulators/simulator-type2/issues</w:t>
      </w:r>
      <w:r>
        <w:rPr>
          <w:rStyle w:val="Hyperlink"/>
        </w:rPr>
        <w:fldChar w:fldCharType="end"/>
      </w:r>
    </w:p>
    <w:p w14:paraId="789FA4E7" w14:textId="77777777" w:rsidR="00A242A8" w:rsidRDefault="00A242A8" w:rsidP="00A7651F">
      <w:pPr>
        <w:pStyle w:val="Heading2"/>
      </w:pPr>
      <w:bookmarkStart w:id="732" w:name="_Toc175732249"/>
      <w:r>
        <w:t>Polarised Components</w:t>
      </w:r>
      <w:bookmarkEnd w:id="732"/>
    </w:p>
    <w:p w14:paraId="1F8619D9" w14:textId="17B7999C" w:rsidR="00A242A8" w:rsidRPr="009B3ABE" w:rsidRDefault="00A242A8" w:rsidP="00A242A8">
      <w:proofErr w:type="gramStart"/>
      <w:r w:rsidRPr="009B3ABE">
        <w:t>A number of</w:t>
      </w:r>
      <w:proofErr w:type="gramEnd"/>
      <w:r w:rsidRPr="009B3ABE">
        <w:t xml:space="preserve"> the components of the </w:t>
      </w:r>
      <w:r w:rsidR="008C684E" w:rsidRPr="009B3ABE">
        <w:t xml:space="preserve">multi-PC modules </w:t>
      </w:r>
      <w:r w:rsidRPr="009B3ABE">
        <w:t xml:space="preserve">are </w:t>
      </w:r>
      <w:r w:rsidR="0099187C" w:rsidRPr="009B3ABE">
        <w:t>polarised and</w:t>
      </w:r>
      <w:r w:rsidRPr="009B3ABE">
        <w:t xml:space="preserve"> must be fitted the right way </w:t>
      </w:r>
      <w:r w:rsidR="005D0F57" w:rsidRPr="009B3ABE">
        <w:t>round</w:t>
      </w:r>
      <w:r w:rsidRPr="009B3ABE">
        <w:t xml:space="preserve"> for correct operation.</w:t>
      </w:r>
      <w:r w:rsidR="0099187C" w:rsidRPr="009B3ABE">
        <w:t xml:space="preserve"> Guidance is given </w:t>
      </w:r>
      <w:r w:rsidR="008C684E" w:rsidRPr="009B3ABE">
        <w:t xml:space="preserve">in the main </w:t>
      </w:r>
      <w:r w:rsidR="008C684E" w:rsidRPr="009B3ABE">
        <w:rPr>
          <w:b/>
          <w:i/>
        </w:rPr>
        <w:t>Build &amp; Installation Guide</w:t>
      </w:r>
      <w:r w:rsidR="0099187C" w:rsidRPr="009B3ABE">
        <w:t xml:space="preserve"> on correct orientation of the polarised components, but if in any doubt consult the component supplier or the manufacturer’s data sheets. Fitting a polarised component the wrong </w:t>
      </w:r>
      <w:r w:rsidR="0029171C">
        <w:t>w</w:t>
      </w:r>
      <w:r w:rsidR="0099187C" w:rsidRPr="009B3ABE">
        <w:t>ay round may result in damage to the component.</w:t>
      </w:r>
    </w:p>
    <w:p w14:paraId="6C8FB30E" w14:textId="77777777" w:rsidR="00A5556C" w:rsidRDefault="00A5556C" w:rsidP="008C684E">
      <w:pPr>
        <w:pStyle w:val="Heading2"/>
      </w:pPr>
      <w:bookmarkStart w:id="733" w:name="_Toc175732250"/>
      <w:r>
        <w:t>Second PC Board</w:t>
      </w:r>
      <w:bookmarkEnd w:id="733"/>
      <w:r>
        <w:t xml:space="preserve"> </w:t>
      </w:r>
    </w:p>
    <w:p w14:paraId="5FD521B6" w14:textId="77777777" w:rsidR="00A5556C" w:rsidRDefault="00A5556C" w:rsidP="00A5556C">
      <w:pPr>
        <w:pStyle w:val="Heading3"/>
      </w:pPr>
      <w:bookmarkStart w:id="734" w:name="_Toc175732251"/>
      <w:r>
        <w:t>Parts List</w:t>
      </w:r>
      <w:bookmarkEnd w:id="734"/>
    </w:p>
    <w:p w14:paraId="0E7B2640" w14:textId="7A0189B8" w:rsidR="00A5556C" w:rsidRPr="00393B25" w:rsidRDefault="00A5556C" w:rsidP="00A5556C">
      <w:pPr>
        <w:pStyle w:val="Caption"/>
        <w:keepNext/>
      </w:pPr>
      <w:bookmarkStart w:id="735" w:name="_Toc175732311"/>
      <w:r>
        <w:t xml:space="preserve">Table </w:t>
      </w:r>
      <w:r>
        <w:rPr>
          <w:noProof/>
        </w:rPr>
        <w:fldChar w:fldCharType="begin"/>
      </w:r>
      <w:r>
        <w:rPr>
          <w:noProof/>
        </w:rPr>
        <w:instrText xml:space="preserve"> SEQ Table \* ARABIC </w:instrText>
      </w:r>
      <w:r>
        <w:rPr>
          <w:noProof/>
        </w:rPr>
        <w:fldChar w:fldCharType="separate"/>
      </w:r>
      <w:ins w:id="736" w:author="Andrew Instone-Cowie" w:date="2024-08-28T10:12:00Z" w16du:dateUtc="2024-08-28T09:12:00Z">
        <w:r w:rsidR="002561BD">
          <w:rPr>
            <w:noProof/>
          </w:rPr>
          <w:t>2</w:t>
        </w:r>
      </w:ins>
      <w:del w:id="737" w:author="Andrew Instone-Cowie" w:date="2024-08-28T10:02:00Z" w16du:dateUtc="2024-08-28T09:02:00Z">
        <w:r w:rsidR="00165740" w:rsidDel="004B5809">
          <w:rPr>
            <w:noProof/>
          </w:rPr>
          <w:delText>1</w:delText>
        </w:r>
      </w:del>
      <w:r>
        <w:rPr>
          <w:noProof/>
        </w:rPr>
        <w:fldChar w:fldCharType="end"/>
      </w:r>
      <w:r>
        <w:t xml:space="preserve"> – Second PC </w:t>
      </w:r>
      <w:r w:rsidR="009B3ABE">
        <w:t>Module</w:t>
      </w:r>
      <w:r>
        <w:t xml:space="preserve"> PCB Parts List</w:t>
      </w:r>
      <w:bookmarkEnd w:id="73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3969"/>
        <w:gridCol w:w="3038"/>
      </w:tblGrid>
      <w:tr w:rsidR="00A5556C" w:rsidRPr="00AE25BB" w14:paraId="4285D779" w14:textId="77777777" w:rsidTr="00B81D2A">
        <w:tc>
          <w:tcPr>
            <w:tcW w:w="2127" w:type="dxa"/>
            <w:shd w:val="clear" w:color="auto" w:fill="D9D9D9" w:themeFill="background1" w:themeFillShade="D9"/>
          </w:tcPr>
          <w:p w14:paraId="257724A4" w14:textId="77777777" w:rsidR="00A5556C" w:rsidRPr="009B3ABE" w:rsidRDefault="00A5556C" w:rsidP="00B81D2A">
            <w:pPr>
              <w:contextualSpacing/>
              <w:rPr>
                <w:b/>
              </w:rPr>
            </w:pPr>
            <w:r w:rsidRPr="009B3ABE">
              <w:rPr>
                <w:b/>
              </w:rPr>
              <w:t>Reference</w:t>
            </w:r>
          </w:p>
        </w:tc>
        <w:tc>
          <w:tcPr>
            <w:tcW w:w="3969" w:type="dxa"/>
            <w:shd w:val="clear" w:color="auto" w:fill="D9D9D9" w:themeFill="background1" w:themeFillShade="D9"/>
          </w:tcPr>
          <w:p w14:paraId="66C574AD" w14:textId="77777777" w:rsidR="00A5556C" w:rsidRPr="009B3ABE" w:rsidRDefault="00A5556C" w:rsidP="00B81D2A">
            <w:pPr>
              <w:contextualSpacing/>
              <w:rPr>
                <w:b/>
              </w:rPr>
            </w:pPr>
            <w:r w:rsidRPr="009B3ABE">
              <w:rPr>
                <w:b/>
              </w:rPr>
              <w:t>Component</w:t>
            </w:r>
          </w:p>
        </w:tc>
        <w:tc>
          <w:tcPr>
            <w:tcW w:w="3038" w:type="dxa"/>
            <w:shd w:val="clear" w:color="auto" w:fill="D9D9D9" w:themeFill="background1" w:themeFillShade="D9"/>
          </w:tcPr>
          <w:p w14:paraId="401A0D87" w14:textId="77777777" w:rsidR="00A5556C" w:rsidRPr="009B3ABE" w:rsidRDefault="00A5556C" w:rsidP="00B81D2A">
            <w:pPr>
              <w:contextualSpacing/>
              <w:rPr>
                <w:b/>
              </w:rPr>
            </w:pPr>
            <w:r w:rsidRPr="009B3ABE">
              <w:rPr>
                <w:b/>
              </w:rPr>
              <w:t>Notes</w:t>
            </w:r>
          </w:p>
        </w:tc>
      </w:tr>
      <w:tr w:rsidR="00A5556C" w:rsidRPr="007A4ECF" w14:paraId="73130170" w14:textId="77777777" w:rsidTr="00B81D2A">
        <w:tc>
          <w:tcPr>
            <w:tcW w:w="2127" w:type="dxa"/>
          </w:tcPr>
          <w:p w14:paraId="23A81839" w14:textId="77777777" w:rsidR="00A5556C" w:rsidRPr="009B3ABE" w:rsidRDefault="00A5556C" w:rsidP="00B81D2A">
            <w:pPr>
              <w:contextualSpacing/>
            </w:pPr>
            <w:r w:rsidRPr="009B3ABE">
              <w:t>PCB</w:t>
            </w:r>
          </w:p>
        </w:tc>
        <w:tc>
          <w:tcPr>
            <w:tcW w:w="3969" w:type="dxa"/>
          </w:tcPr>
          <w:p w14:paraId="02B5FF54" w14:textId="77777777" w:rsidR="00A5556C" w:rsidRPr="009B3ABE" w:rsidRDefault="00A5556C" w:rsidP="00B81D2A">
            <w:pPr>
              <w:contextualSpacing/>
            </w:pPr>
            <w:r w:rsidRPr="009B3ABE">
              <w:t>Type 2 Second PC Board PCB</w:t>
            </w:r>
          </w:p>
        </w:tc>
        <w:tc>
          <w:tcPr>
            <w:tcW w:w="3038" w:type="dxa"/>
          </w:tcPr>
          <w:p w14:paraId="1B10EAF9" w14:textId="77777777" w:rsidR="00A5556C" w:rsidRPr="009B3ABE" w:rsidRDefault="00A5556C" w:rsidP="00B81D2A">
            <w:pPr>
              <w:contextualSpacing/>
            </w:pPr>
          </w:p>
        </w:tc>
      </w:tr>
      <w:tr w:rsidR="00A5556C" w:rsidRPr="007A4ECF" w14:paraId="2CB76DD2" w14:textId="77777777" w:rsidTr="00B81D2A">
        <w:tc>
          <w:tcPr>
            <w:tcW w:w="2127" w:type="dxa"/>
          </w:tcPr>
          <w:p w14:paraId="3B2B1242" w14:textId="77777777" w:rsidR="00A5556C" w:rsidRPr="009B3ABE" w:rsidRDefault="00A5556C" w:rsidP="00B81D2A">
            <w:pPr>
              <w:contextualSpacing/>
            </w:pPr>
            <w:r w:rsidRPr="009B3ABE">
              <w:t>PC Connector</w:t>
            </w:r>
          </w:p>
        </w:tc>
        <w:tc>
          <w:tcPr>
            <w:tcW w:w="3969" w:type="dxa"/>
          </w:tcPr>
          <w:p w14:paraId="7E684F74" w14:textId="77777777" w:rsidR="00A5556C" w:rsidRPr="009B3ABE" w:rsidRDefault="00A5556C" w:rsidP="00B81D2A">
            <w:pPr>
              <w:contextualSpacing/>
            </w:pPr>
            <w:r w:rsidRPr="009B3ABE">
              <w:t>Right Angle PCB D Sub Connector 9 Pin</w:t>
            </w:r>
          </w:p>
        </w:tc>
        <w:tc>
          <w:tcPr>
            <w:tcW w:w="3038" w:type="dxa"/>
          </w:tcPr>
          <w:p w14:paraId="02BD2169" w14:textId="173B0AEB" w:rsidR="00A5556C" w:rsidRPr="009B3ABE" w:rsidRDefault="00A5556C" w:rsidP="00B81D2A">
            <w:pPr>
              <w:contextualSpacing/>
            </w:pPr>
            <w:r w:rsidRPr="009B3ABE">
              <w:t>Farnell 1848372</w:t>
            </w:r>
            <w:r w:rsidR="00174309">
              <w:t>*</w:t>
            </w:r>
          </w:p>
        </w:tc>
      </w:tr>
      <w:tr w:rsidR="00A5556C" w:rsidRPr="007A4ECF" w14:paraId="62A667D8" w14:textId="77777777" w:rsidTr="00B81D2A">
        <w:tc>
          <w:tcPr>
            <w:tcW w:w="2127" w:type="dxa"/>
          </w:tcPr>
          <w:p w14:paraId="13FCDF5F" w14:textId="77777777" w:rsidR="00A5556C" w:rsidRPr="009B3ABE" w:rsidRDefault="00A5556C" w:rsidP="00B81D2A">
            <w:pPr>
              <w:contextualSpacing/>
            </w:pPr>
            <w:r w:rsidRPr="009B3ABE">
              <w:t>Connector</w:t>
            </w:r>
          </w:p>
        </w:tc>
        <w:tc>
          <w:tcPr>
            <w:tcW w:w="3969" w:type="dxa"/>
          </w:tcPr>
          <w:p w14:paraId="6711EDF7" w14:textId="77777777" w:rsidR="00A5556C" w:rsidRPr="009B3ABE" w:rsidRDefault="00A5556C" w:rsidP="00B81D2A">
            <w:pPr>
              <w:contextualSpacing/>
            </w:pPr>
            <w:r w:rsidRPr="009B3ABE">
              <w:t>AMP TE Connectivity 5406526-1</w:t>
            </w:r>
          </w:p>
        </w:tc>
        <w:tc>
          <w:tcPr>
            <w:tcW w:w="3038" w:type="dxa"/>
          </w:tcPr>
          <w:p w14:paraId="35E30E3F" w14:textId="77777777" w:rsidR="00A5556C" w:rsidRPr="009B3ABE" w:rsidRDefault="00A5556C" w:rsidP="00B81D2A">
            <w:pPr>
              <w:contextualSpacing/>
            </w:pPr>
            <w:r w:rsidRPr="009B3ABE">
              <w:t>Farnell 2452587</w:t>
            </w:r>
          </w:p>
        </w:tc>
      </w:tr>
      <w:tr w:rsidR="00A5556C" w:rsidRPr="007A4ECF" w14:paraId="7504089A" w14:textId="77777777" w:rsidTr="00B81D2A">
        <w:tc>
          <w:tcPr>
            <w:tcW w:w="2127" w:type="dxa"/>
          </w:tcPr>
          <w:p w14:paraId="24EAA4F5" w14:textId="77777777" w:rsidR="00A5556C" w:rsidRPr="009B3ABE" w:rsidRDefault="00A5556C" w:rsidP="00B81D2A">
            <w:pPr>
              <w:contextualSpacing/>
            </w:pPr>
            <w:r w:rsidRPr="009B3ABE">
              <w:t>D1</w:t>
            </w:r>
          </w:p>
        </w:tc>
        <w:tc>
          <w:tcPr>
            <w:tcW w:w="3969" w:type="dxa"/>
          </w:tcPr>
          <w:p w14:paraId="58C71C86" w14:textId="77777777" w:rsidR="00A5556C" w:rsidRPr="009B3ABE" w:rsidRDefault="00A5556C" w:rsidP="00B81D2A">
            <w:pPr>
              <w:contextualSpacing/>
            </w:pPr>
            <w:r w:rsidRPr="009B3ABE">
              <w:t>SA12A</w:t>
            </w:r>
          </w:p>
        </w:tc>
        <w:tc>
          <w:tcPr>
            <w:tcW w:w="3038" w:type="dxa"/>
          </w:tcPr>
          <w:p w14:paraId="699E327E" w14:textId="77777777" w:rsidR="00A5556C" w:rsidRPr="009B3ABE" w:rsidRDefault="00A5556C" w:rsidP="00B81D2A">
            <w:pPr>
              <w:contextualSpacing/>
            </w:pPr>
            <w:r w:rsidRPr="009B3ABE">
              <w:t>Farnell 2679618</w:t>
            </w:r>
          </w:p>
        </w:tc>
      </w:tr>
      <w:tr w:rsidR="00A5556C" w:rsidRPr="007A4ECF" w14:paraId="79B43A15" w14:textId="77777777" w:rsidTr="00B81D2A">
        <w:tc>
          <w:tcPr>
            <w:tcW w:w="2127" w:type="dxa"/>
          </w:tcPr>
          <w:p w14:paraId="36CAED50" w14:textId="77777777" w:rsidR="00A5556C" w:rsidRPr="009B3ABE" w:rsidRDefault="00A5556C" w:rsidP="00B81D2A">
            <w:pPr>
              <w:contextualSpacing/>
            </w:pPr>
            <w:r w:rsidRPr="009B3ABE">
              <w:t>D2, D3, D4</w:t>
            </w:r>
          </w:p>
        </w:tc>
        <w:tc>
          <w:tcPr>
            <w:tcW w:w="3969" w:type="dxa"/>
          </w:tcPr>
          <w:p w14:paraId="21FEE929" w14:textId="77777777" w:rsidR="00A5556C" w:rsidRPr="009B3ABE" w:rsidRDefault="00A5556C" w:rsidP="00B81D2A">
            <w:pPr>
              <w:contextualSpacing/>
            </w:pPr>
            <w:r w:rsidRPr="009B3ABE">
              <w:t>SA15CA</w:t>
            </w:r>
          </w:p>
        </w:tc>
        <w:tc>
          <w:tcPr>
            <w:tcW w:w="3038" w:type="dxa"/>
          </w:tcPr>
          <w:p w14:paraId="4B438E3B" w14:textId="77777777" w:rsidR="00A5556C" w:rsidRPr="009B3ABE" w:rsidRDefault="00A5556C" w:rsidP="00B81D2A">
            <w:pPr>
              <w:contextualSpacing/>
            </w:pPr>
            <w:r w:rsidRPr="009B3ABE">
              <w:t>Farnell 2762809</w:t>
            </w:r>
          </w:p>
        </w:tc>
      </w:tr>
    </w:tbl>
    <w:p w14:paraId="773EFCC3" w14:textId="226E79FE" w:rsidR="00174309" w:rsidRPr="00174309" w:rsidRDefault="00174309" w:rsidP="00174309">
      <w:pPr>
        <w:spacing w:before="120"/>
        <w:sectPr w:rsidR="00174309" w:rsidRPr="00174309" w:rsidSect="00C83A63">
          <w:headerReference w:type="even" r:id="rId13"/>
          <w:headerReference w:type="default" r:id="rId14"/>
          <w:footerReference w:type="even" r:id="rId15"/>
          <w:footerReference w:type="default" r:id="rId16"/>
          <w:footerReference w:type="first" r:id="rId17"/>
          <w:endnotePr>
            <w:numFmt w:val="decimal"/>
          </w:endnotePr>
          <w:pgSz w:w="11906" w:h="16838"/>
          <w:pgMar w:top="1440" w:right="1440" w:bottom="1440" w:left="1440" w:header="709" w:footer="709" w:gutter="0"/>
          <w:cols w:space="708"/>
          <w:titlePg/>
          <w:docGrid w:linePitch="360"/>
        </w:sectPr>
      </w:pPr>
      <w:r>
        <w:t xml:space="preserve">(* Farnell part </w:t>
      </w:r>
      <w:r w:rsidRPr="00212D29">
        <w:t>1848372</w:t>
      </w:r>
      <w:r>
        <w:t xml:space="preserve"> has threaded screw lock posts for cable plugs fitted with locking screws. If you do not want these, use alternative part 1084701 instead.)</w:t>
      </w:r>
    </w:p>
    <w:p w14:paraId="37D0643B" w14:textId="1F9A230A" w:rsidR="00A5556C" w:rsidRDefault="00A5556C" w:rsidP="00A5556C">
      <w:pPr>
        <w:pStyle w:val="Heading3"/>
      </w:pPr>
      <w:bookmarkStart w:id="742" w:name="_Toc175732252"/>
      <w:r>
        <w:lastRenderedPageBreak/>
        <w:t>Schematic</w:t>
      </w:r>
      <w:bookmarkEnd w:id="742"/>
    </w:p>
    <w:p w14:paraId="50A1EC05" w14:textId="77777777" w:rsidR="00A5556C" w:rsidRDefault="00A5556C" w:rsidP="00A5556C">
      <w:pPr>
        <w:jc w:val="center"/>
      </w:pPr>
      <w:r>
        <w:rPr>
          <w:noProof/>
        </w:rPr>
        <w:drawing>
          <wp:inline distT="0" distB="0" distL="0" distR="0" wp14:anchorId="148BFA3E" wp14:editId="0C8EA4B8">
            <wp:extent cx="8107200" cy="5400000"/>
            <wp:effectExtent l="0" t="0" r="8255" b="0"/>
            <wp:docPr id="99" name="Picture 9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imulatorT2SecondPCRevB_sc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107200" cy="5400000"/>
                    </a:xfrm>
                    <a:prstGeom prst="rect">
                      <a:avLst/>
                    </a:prstGeom>
                  </pic:spPr>
                </pic:pic>
              </a:graphicData>
            </a:graphic>
          </wp:inline>
        </w:drawing>
      </w:r>
    </w:p>
    <w:p w14:paraId="6EE86BAF" w14:textId="77777777" w:rsidR="00A5556C" w:rsidRDefault="00A5556C" w:rsidP="00A5556C">
      <w:pPr>
        <w:pStyle w:val="Heading3"/>
        <w:sectPr w:rsidR="00A5556C" w:rsidSect="00733A4D">
          <w:endnotePr>
            <w:numFmt w:val="decimal"/>
          </w:endnotePr>
          <w:pgSz w:w="16838" w:h="11906" w:orient="landscape"/>
          <w:pgMar w:top="1440" w:right="1440" w:bottom="1440" w:left="1440" w:header="709" w:footer="709" w:gutter="0"/>
          <w:cols w:space="708"/>
          <w:docGrid w:linePitch="360"/>
        </w:sectPr>
      </w:pPr>
    </w:p>
    <w:p w14:paraId="6577F9AE" w14:textId="77777777" w:rsidR="00A5556C" w:rsidRDefault="00A5556C" w:rsidP="00A5556C">
      <w:pPr>
        <w:pStyle w:val="Heading3"/>
      </w:pPr>
      <w:bookmarkStart w:id="743" w:name="_Toc175732253"/>
      <w:r>
        <w:lastRenderedPageBreak/>
        <w:t>Parts</w:t>
      </w:r>
      <w:bookmarkEnd w:id="743"/>
    </w:p>
    <w:p w14:paraId="46B271A3" w14:textId="73A97C03" w:rsidR="00A5556C" w:rsidRPr="009B3ABE" w:rsidRDefault="00A5556C" w:rsidP="00A5556C">
      <w:pPr>
        <w:keepNext/>
      </w:pPr>
      <w:r w:rsidRPr="009B3ABE">
        <w:t xml:space="preserve">The following photograph shows the complete set of parts required for the Second PC </w:t>
      </w:r>
      <w:r w:rsidR="009B3ABE">
        <w:t>module PCB</w:t>
      </w:r>
      <w:r w:rsidRPr="009B3ABE">
        <w:t xml:space="preserve">. </w:t>
      </w:r>
    </w:p>
    <w:p w14:paraId="46BE437F" w14:textId="77777777" w:rsidR="00A5556C" w:rsidRPr="00212D29" w:rsidRDefault="00A5556C" w:rsidP="00A5556C">
      <w:pPr>
        <w:keepNext/>
        <w:jc w:val="center"/>
      </w:pPr>
      <w:r>
        <w:rPr>
          <w:noProof/>
        </w:rPr>
        <w:drawing>
          <wp:inline distT="0" distB="0" distL="0" distR="0" wp14:anchorId="37148C34" wp14:editId="2A5386BA">
            <wp:extent cx="3600000" cy="2782800"/>
            <wp:effectExtent l="19050" t="19050" r="19685" b="17780"/>
            <wp:docPr id="102" name="Picture 10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g_0657.jpg"/>
                    <pic:cNvPicPr/>
                  </pic:nvPicPr>
                  <pic:blipFill>
                    <a:blip r:embed="rId19">
                      <a:extLst>
                        <a:ext uri="{28A0092B-C50C-407E-A947-70E740481C1C}">
                          <a14:useLocalDpi xmlns:a14="http://schemas.microsoft.com/office/drawing/2010/main" val="0"/>
                        </a:ext>
                      </a:extLst>
                    </a:blip>
                    <a:stretch>
                      <a:fillRect/>
                    </a:stretch>
                  </pic:blipFill>
                  <pic:spPr>
                    <a:xfrm>
                      <a:off x="0" y="0"/>
                      <a:ext cx="3600000" cy="2782800"/>
                    </a:xfrm>
                    <a:prstGeom prst="rect">
                      <a:avLst/>
                    </a:prstGeom>
                    <a:ln w="12700">
                      <a:solidFill>
                        <a:schemeClr val="tx1"/>
                      </a:solidFill>
                    </a:ln>
                  </pic:spPr>
                </pic:pic>
              </a:graphicData>
            </a:graphic>
          </wp:inline>
        </w:drawing>
      </w:r>
    </w:p>
    <w:p w14:paraId="0C302B58" w14:textId="0DBF791A" w:rsidR="00A5556C" w:rsidRPr="009B5FE2" w:rsidRDefault="00A5556C" w:rsidP="00A5556C">
      <w:pPr>
        <w:pStyle w:val="Caption"/>
        <w:jc w:val="center"/>
      </w:pPr>
      <w:bookmarkStart w:id="744" w:name="_Toc175732288"/>
      <w:r>
        <w:t xml:space="preserve">Figure </w:t>
      </w:r>
      <w:r>
        <w:rPr>
          <w:noProof/>
        </w:rPr>
        <w:fldChar w:fldCharType="begin"/>
      </w:r>
      <w:r>
        <w:rPr>
          <w:noProof/>
        </w:rPr>
        <w:instrText xml:space="preserve"> SEQ Figure \* ARABIC </w:instrText>
      </w:r>
      <w:r>
        <w:rPr>
          <w:noProof/>
        </w:rPr>
        <w:fldChar w:fldCharType="separate"/>
      </w:r>
      <w:r w:rsidR="002561BD">
        <w:rPr>
          <w:noProof/>
        </w:rPr>
        <w:t>4</w:t>
      </w:r>
      <w:r>
        <w:rPr>
          <w:noProof/>
        </w:rPr>
        <w:fldChar w:fldCharType="end"/>
      </w:r>
      <w:r>
        <w:t xml:space="preserve"> – Second PC </w:t>
      </w:r>
      <w:r w:rsidR="009B3ABE">
        <w:t>Module</w:t>
      </w:r>
      <w:r>
        <w:t xml:space="preserve"> Parts</w:t>
      </w:r>
      <w:bookmarkEnd w:id="744"/>
    </w:p>
    <w:p w14:paraId="2EFB7808" w14:textId="77777777" w:rsidR="00A5556C" w:rsidRDefault="00A5556C" w:rsidP="00A5556C">
      <w:pPr>
        <w:pStyle w:val="Heading3"/>
      </w:pPr>
      <w:bookmarkStart w:id="745" w:name="_Toc175732254"/>
      <w:r>
        <w:t>PCB Layout</w:t>
      </w:r>
      <w:bookmarkEnd w:id="745"/>
    </w:p>
    <w:p w14:paraId="00389311" w14:textId="5DD3CF67" w:rsidR="00A5556C" w:rsidRPr="009B3ABE" w:rsidRDefault="00A5556C" w:rsidP="00A5556C">
      <w:pPr>
        <w:keepNext/>
      </w:pPr>
      <w:r w:rsidRPr="009B3ABE">
        <w:t xml:space="preserve">The following diagram shows the layout of the Second PC </w:t>
      </w:r>
      <w:r w:rsidR="009B3ABE" w:rsidRPr="009B3ABE">
        <w:t xml:space="preserve">module </w:t>
      </w:r>
      <w:r w:rsidRPr="009B3ABE">
        <w:t>PCB. All components are mounted on the top (silkscreen) side of the board.</w:t>
      </w:r>
    </w:p>
    <w:p w14:paraId="156EA395" w14:textId="77777777" w:rsidR="00A5556C" w:rsidRPr="00212D29" w:rsidRDefault="00A5556C" w:rsidP="00A5556C">
      <w:pPr>
        <w:keepNext/>
        <w:jc w:val="center"/>
      </w:pPr>
      <w:r>
        <w:rPr>
          <w:noProof/>
        </w:rPr>
        <w:drawing>
          <wp:inline distT="0" distB="0" distL="0" distR="0" wp14:anchorId="61644D42" wp14:editId="5FF4C5F3">
            <wp:extent cx="2736923" cy="2764615"/>
            <wp:effectExtent l="19050" t="19050" r="25400" b="17145"/>
            <wp:docPr id="106" name="Picture 106"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imulatorT2SecondPCRevB_brd - white.png"/>
                    <pic:cNvPicPr/>
                  </pic:nvPicPr>
                  <pic:blipFill>
                    <a:blip r:embed="rId20">
                      <a:extLst>
                        <a:ext uri="{28A0092B-C50C-407E-A947-70E740481C1C}">
                          <a14:useLocalDpi xmlns:a14="http://schemas.microsoft.com/office/drawing/2010/main" val="0"/>
                        </a:ext>
                      </a:extLst>
                    </a:blip>
                    <a:stretch>
                      <a:fillRect/>
                    </a:stretch>
                  </pic:blipFill>
                  <pic:spPr>
                    <a:xfrm>
                      <a:off x="0" y="0"/>
                      <a:ext cx="2736923" cy="2764615"/>
                    </a:xfrm>
                    <a:prstGeom prst="rect">
                      <a:avLst/>
                    </a:prstGeom>
                    <a:ln w="12700">
                      <a:solidFill>
                        <a:schemeClr val="tx1"/>
                      </a:solidFill>
                    </a:ln>
                  </pic:spPr>
                </pic:pic>
              </a:graphicData>
            </a:graphic>
          </wp:inline>
        </w:drawing>
      </w:r>
    </w:p>
    <w:p w14:paraId="50864BA5" w14:textId="7589001C" w:rsidR="00A5556C" w:rsidRPr="009B5FE2" w:rsidRDefault="00A5556C" w:rsidP="00A5556C">
      <w:pPr>
        <w:pStyle w:val="Caption"/>
        <w:jc w:val="center"/>
      </w:pPr>
      <w:bookmarkStart w:id="746" w:name="_Toc175732289"/>
      <w:r>
        <w:t xml:space="preserve">Figure </w:t>
      </w:r>
      <w:r>
        <w:rPr>
          <w:noProof/>
        </w:rPr>
        <w:fldChar w:fldCharType="begin"/>
      </w:r>
      <w:r>
        <w:rPr>
          <w:noProof/>
        </w:rPr>
        <w:instrText xml:space="preserve"> SEQ Figure \* ARABIC </w:instrText>
      </w:r>
      <w:r>
        <w:rPr>
          <w:noProof/>
        </w:rPr>
        <w:fldChar w:fldCharType="separate"/>
      </w:r>
      <w:r w:rsidR="002561BD">
        <w:rPr>
          <w:noProof/>
        </w:rPr>
        <w:t>5</w:t>
      </w:r>
      <w:r>
        <w:rPr>
          <w:noProof/>
        </w:rPr>
        <w:fldChar w:fldCharType="end"/>
      </w:r>
      <w:r>
        <w:t xml:space="preserve"> – Second PC </w:t>
      </w:r>
      <w:r w:rsidR="009B3ABE">
        <w:t>Module PCB</w:t>
      </w:r>
      <w:r>
        <w:t xml:space="preserve"> Layout</w:t>
      </w:r>
      <w:bookmarkEnd w:id="746"/>
    </w:p>
    <w:p w14:paraId="4B10C9D8" w14:textId="77777777" w:rsidR="00A5556C" w:rsidRDefault="00A5556C" w:rsidP="008C684E">
      <w:pPr>
        <w:pStyle w:val="Heading3"/>
        <w:pageBreakBefore/>
      </w:pPr>
      <w:bookmarkStart w:id="747" w:name="_Toc175732255"/>
      <w:r>
        <w:lastRenderedPageBreak/>
        <w:t>Construction</w:t>
      </w:r>
      <w:bookmarkEnd w:id="747"/>
    </w:p>
    <w:p w14:paraId="5E1C4BC4" w14:textId="43D168CC" w:rsidR="00A5556C" w:rsidRPr="009B3ABE" w:rsidRDefault="00A5556C" w:rsidP="00A5556C">
      <w:r w:rsidRPr="009B3ABE">
        <w:t xml:space="preserve">All the components on the Second PC </w:t>
      </w:r>
      <w:r w:rsidR="009B3ABE" w:rsidRPr="009B3ABE">
        <w:t>module PCB</w:t>
      </w:r>
      <w:r w:rsidRPr="009B3ABE">
        <w:t xml:space="preserve"> are mounted on top, silkscreen, side of the board.</w:t>
      </w:r>
    </w:p>
    <w:p w14:paraId="7E939868" w14:textId="2E91755B" w:rsidR="00A5556C" w:rsidRPr="009B3ABE" w:rsidRDefault="00A5556C" w:rsidP="00A5556C">
      <w:pPr>
        <w:pStyle w:val="ListParagraph"/>
        <w:numPr>
          <w:ilvl w:val="0"/>
          <w:numId w:val="6"/>
        </w:numPr>
      </w:pPr>
      <w:r w:rsidRPr="009B3ABE">
        <w:t xml:space="preserve">If your Second PC </w:t>
      </w:r>
      <w:r w:rsidR="009B3ABE" w:rsidRPr="009B3ABE">
        <w:t>PCB</w:t>
      </w:r>
      <w:r w:rsidRPr="009B3ABE">
        <w:t xml:space="preserve"> came from a panelized PCB, lightly file down any remaining nibs from the edges of the board.</w:t>
      </w:r>
    </w:p>
    <w:p w14:paraId="295D46D7" w14:textId="77777777" w:rsidR="008C684E" w:rsidRPr="009B3ABE" w:rsidRDefault="00A5556C" w:rsidP="00A5556C">
      <w:pPr>
        <w:pStyle w:val="ListParagraph"/>
        <w:numPr>
          <w:ilvl w:val="0"/>
          <w:numId w:val="6"/>
        </w:numPr>
      </w:pPr>
      <w:r w:rsidRPr="009B3ABE">
        <w:t>Pay close attention to the correct orientation of the polarised diode D1.</w:t>
      </w:r>
    </w:p>
    <w:p w14:paraId="7F4AD7CC" w14:textId="7A736C29" w:rsidR="00A5556C" w:rsidRPr="009B3ABE" w:rsidRDefault="00A5556C" w:rsidP="00A5556C">
      <w:pPr>
        <w:pStyle w:val="ListParagraph"/>
        <w:numPr>
          <w:ilvl w:val="0"/>
          <w:numId w:val="6"/>
        </w:numPr>
      </w:pPr>
      <w:r w:rsidRPr="009B3ABE">
        <w:t>D2, D3 &amp; D4 are not polarised.</w:t>
      </w:r>
    </w:p>
    <w:p w14:paraId="75459D6D" w14:textId="77777777" w:rsidR="00A5556C" w:rsidRPr="009B3ABE" w:rsidRDefault="00A5556C" w:rsidP="00A5556C">
      <w:pPr>
        <w:pStyle w:val="ListParagraph"/>
        <w:numPr>
          <w:ilvl w:val="0"/>
          <w:numId w:val="6"/>
        </w:numPr>
      </w:pPr>
      <w:r w:rsidRPr="009B3ABE">
        <w:t>There is no need to fit pins to the test point holes TP1 – TP2.</w:t>
      </w:r>
    </w:p>
    <w:p w14:paraId="0AB5433B" w14:textId="415DB76A" w:rsidR="00A5556C" w:rsidRPr="009B3ABE" w:rsidRDefault="00A5556C" w:rsidP="00A5556C">
      <w:pPr>
        <w:keepNext/>
      </w:pPr>
      <w:r w:rsidRPr="009B3ABE">
        <w:t xml:space="preserve">A completed Second PC </w:t>
      </w:r>
      <w:r w:rsidR="009B3ABE" w:rsidRPr="009B3ABE">
        <w:t>module</w:t>
      </w:r>
      <w:r w:rsidRPr="009B3ABE">
        <w:t xml:space="preserve"> is shown in the following photograph.</w:t>
      </w:r>
    </w:p>
    <w:p w14:paraId="66E0DFCF" w14:textId="77777777" w:rsidR="00A5556C" w:rsidRPr="00212D29" w:rsidRDefault="00A5556C" w:rsidP="00A5556C">
      <w:pPr>
        <w:keepNext/>
        <w:jc w:val="center"/>
      </w:pPr>
      <w:r>
        <w:rPr>
          <w:noProof/>
        </w:rPr>
        <w:drawing>
          <wp:inline distT="0" distB="0" distL="0" distR="0" wp14:anchorId="4C5AE779" wp14:editId="7473764F">
            <wp:extent cx="3600000" cy="2757600"/>
            <wp:effectExtent l="19050" t="19050" r="19685" b="24130"/>
            <wp:docPr id="103" name="Picture 103"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g_066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0000" cy="2757600"/>
                    </a:xfrm>
                    <a:prstGeom prst="rect">
                      <a:avLst/>
                    </a:prstGeom>
                    <a:ln w="12700">
                      <a:solidFill>
                        <a:schemeClr val="tx1"/>
                      </a:solidFill>
                    </a:ln>
                  </pic:spPr>
                </pic:pic>
              </a:graphicData>
            </a:graphic>
          </wp:inline>
        </w:drawing>
      </w:r>
    </w:p>
    <w:p w14:paraId="5BF6FCF0" w14:textId="41BD63A4" w:rsidR="00A5556C" w:rsidRDefault="00A5556C" w:rsidP="00A5556C">
      <w:pPr>
        <w:pStyle w:val="Caption"/>
        <w:jc w:val="center"/>
      </w:pPr>
      <w:bookmarkStart w:id="748" w:name="_Toc175732290"/>
      <w:r>
        <w:t xml:space="preserve">Figure </w:t>
      </w:r>
      <w:r>
        <w:rPr>
          <w:noProof/>
        </w:rPr>
        <w:fldChar w:fldCharType="begin"/>
      </w:r>
      <w:r>
        <w:rPr>
          <w:noProof/>
        </w:rPr>
        <w:instrText xml:space="preserve"> SEQ Figure \* ARABIC </w:instrText>
      </w:r>
      <w:r>
        <w:rPr>
          <w:noProof/>
        </w:rPr>
        <w:fldChar w:fldCharType="separate"/>
      </w:r>
      <w:r w:rsidR="002561BD">
        <w:rPr>
          <w:noProof/>
        </w:rPr>
        <w:t>6</w:t>
      </w:r>
      <w:r>
        <w:rPr>
          <w:noProof/>
        </w:rPr>
        <w:fldChar w:fldCharType="end"/>
      </w:r>
      <w:r>
        <w:t xml:space="preserve"> – Completed Second PC </w:t>
      </w:r>
      <w:r w:rsidR="009B3ABE">
        <w:t>Module</w:t>
      </w:r>
      <w:bookmarkEnd w:id="748"/>
    </w:p>
    <w:p w14:paraId="2D525CE1" w14:textId="77777777" w:rsidR="00A5556C" w:rsidRDefault="00A5556C" w:rsidP="00A5556C">
      <w:pPr>
        <w:pStyle w:val="Heading3"/>
      </w:pPr>
      <w:bookmarkStart w:id="749" w:name="_Toc175732256"/>
      <w:r>
        <w:t>Enclosure</w:t>
      </w:r>
      <w:bookmarkEnd w:id="749"/>
    </w:p>
    <w:p w14:paraId="4BC1E779" w14:textId="2BC1A215" w:rsidR="00A5556C" w:rsidRPr="009B3ABE" w:rsidRDefault="00A5556C" w:rsidP="00A5556C">
      <w:pPr>
        <w:keepNext/>
      </w:pPr>
      <w:r w:rsidRPr="009B3ABE">
        <w:t xml:space="preserve">The Second PC </w:t>
      </w:r>
      <w:r w:rsidR="009B3ABE" w:rsidRPr="009B3ABE">
        <w:t>module</w:t>
      </w:r>
      <w:r w:rsidRPr="009B3ABE">
        <w:t xml:space="preserve"> may be housed in a 0.75 litre Really Useful Box, </w:t>
      </w:r>
      <w:r w:rsidR="009B3ABE" w:rsidRPr="009B3ABE">
        <w:t xml:space="preserve">with space for a USB-Serial adapter if required, and </w:t>
      </w:r>
      <w:r w:rsidRPr="009B3ABE">
        <w:t xml:space="preserve">with the same drilling as for the </w:t>
      </w:r>
      <w:r w:rsidR="008C684E" w:rsidRPr="009B3ABE">
        <w:t xml:space="preserve">core </w:t>
      </w:r>
      <w:r w:rsidRPr="009B3ABE">
        <w:t xml:space="preserve">Power </w:t>
      </w:r>
      <w:r w:rsidR="008C684E" w:rsidRPr="009B3ABE">
        <w:t>module</w:t>
      </w:r>
      <w:r w:rsidRPr="009B3ABE">
        <w:t>.</w:t>
      </w:r>
      <w:r w:rsidR="009B3ABE">
        <w:t xml:space="preserve"> The PCB may be mounted on standoffs, as described in the </w:t>
      </w:r>
      <w:r w:rsidR="009B3ABE" w:rsidRPr="009B3ABE">
        <w:rPr>
          <w:b/>
          <w:bCs/>
          <w:i/>
          <w:iCs/>
        </w:rPr>
        <w:t>Build &amp; Installation Guide</w:t>
      </w:r>
      <w:r w:rsidR="009B3ABE">
        <w:t>.</w:t>
      </w:r>
    </w:p>
    <w:p w14:paraId="41B6BB02" w14:textId="267FCE69" w:rsidR="001E1F78" w:rsidRDefault="00830BF2" w:rsidP="00A7651F">
      <w:pPr>
        <w:pStyle w:val="Heading2"/>
        <w:pageBreakBefore/>
      </w:pPr>
      <w:bookmarkStart w:id="750" w:name="_Toc175732257"/>
      <w:r>
        <w:lastRenderedPageBreak/>
        <w:t xml:space="preserve">Basic Serial Splitter </w:t>
      </w:r>
      <w:r w:rsidR="009B3ABE">
        <w:t xml:space="preserve">Module – </w:t>
      </w:r>
      <w:r w:rsidR="009573EF">
        <w:t xml:space="preserve">Master </w:t>
      </w:r>
      <w:r w:rsidR="001E1F78">
        <w:t>Board</w:t>
      </w:r>
      <w:bookmarkEnd w:id="750"/>
      <w:r>
        <w:t xml:space="preserve"> </w:t>
      </w:r>
    </w:p>
    <w:p w14:paraId="654C4D6B" w14:textId="77777777" w:rsidR="00FB1524" w:rsidRDefault="00FB1524" w:rsidP="00783608">
      <w:pPr>
        <w:pStyle w:val="Heading3"/>
      </w:pPr>
      <w:bookmarkStart w:id="751" w:name="_Toc175732258"/>
      <w:r>
        <w:t>Parts List</w:t>
      </w:r>
      <w:bookmarkEnd w:id="751"/>
    </w:p>
    <w:p w14:paraId="3B42F3D6" w14:textId="09DD5074" w:rsidR="00FB1524" w:rsidRPr="00393B25" w:rsidRDefault="00FB1524" w:rsidP="00FB1524">
      <w:pPr>
        <w:pStyle w:val="Caption"/>
        <w:keepNext/>
      </w:pPr>
      <w:bookmarkStart w:id="752" w:name="_Toc175732312"/>
      <w:r>
        <w:t xml:space="preserve">Table </w:t>
      </w:r>
      <w:r w:rsidR="00D15F53">
        <w:rPr>
          <w:noProof/>
        </w:rPr>
        <w:fldChar w:fldCharType="begin"/>
      </w:r>
      <w:r w:rsidR="00D15F53">
        <w:rPr>
          <w:noProof/>
        </w:rPr>
        <w:instrText xml:space="preserve"> SEQ Table \* ARABIC </w:instrText>
      </w:r>
      <w:r w:rsidR="00D15F53">
        <w:rPr>
          <w:noProof/>
        </w:rPr>
        <w:fldChar w:fldCharType="separate"/>
      </w:r>
      <w:ins w:id="753" w:author="Andrew Instone-Cowie" w:date="2024-08-28T10:12:00Z" w16du:dateUtc="2024-08-28T09:12:00Z">
        <w:r w:rsidR="002561BD">
          <w:rPr>
            <w:noProof/>
          </w:rPr>
          <w:t>3</w:t>
        </w:r>
      </w:ins>
      <w:del w:id="754" w:author="Andrew Instone-Cowie" w:date="2024-08-28T10:02:00Z" w16du:dateUtc="2024-08-28T09:02:00Z">
        <w:r w:rsidR="00165740" w:rsidDel="004B5809">
          <w:rPr>
            <w:noProof/>
          </w:rPr>
          <w:delText>2</w:delText>
        </w:r>
      </w:del>
      <w:r w:rsidR="00D15F53">
        <w:rPr>
          <w:noProof/>
        </w:rPr>
        <w:fldChar w:fldCharType="end"/>
      </w:r>
      <w:r>
        <w:t xml:space="preserve"> – </w:t>
      </w:r>
      <w:r w:rsidR="00830BF2">
        <w:t xml:space="preserve">Basic Serial Splitter </w:t>
      </w:r>
      <w:r w:rsidR="009B3ABE">
        <w:t xml:space="preserve">Module </w:t>
      </w:r>
      <w:r w:rsidR="009573EF">
        <w:t xml:space="preserve">Master </w:t>
      </w:r>
      <w:r w:rsidR="00152C2B">
        <w:t>Board</w:t>
      </w:r>
      <w:r>
        <w:t xml:space="preserve"> Parts List</w:t>
      </w:r>
      <w:bookmarkEnd w:id="75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4252"/>
        <w:gridCol w:w="2897"/>
      </w:tblGrid>
      <w:tr w:rsidR="00FB1524" w:rsidRPr="00AE25BB" w14:paraId="205ECD1A" w14:textId="77777777" w:rsidTr="00152C2B">
        <w:tc>
          <w:tcPr>
            <w:tcW w:w="1985" w:type="dxa"/>
            <w:shd w:val="clear" w:color="auto" w:fill="D9D9D9" w:themeFill="background1" w:themeFillShade="D9"/>
          </w:tcPr>
          <w:p w14:paraId="12913D26" w14:textId="77777777" w:rsidR="00FB1524" w:rsidRPr="00212D29" w:rsidRDefault="00FB1524" w:rsidP="00FB1524">
            <w:pPr>
              <w:contextualSpacing/>
              <w:rPr>
                <w:b/>
              </w:rPr>
            </w:pPr>
            <w:r w:rsidRPr="00212D29">
              <w:rPr>
                <w:b/>
              </w:rPr>
              <w:t>Reference</w:t>
            </w:r>
          </w:p>
        </w:tc>
        <w:tc>
          <w:tcPr>
            <w:tcW w:w="4252" w:type="dxa"/>
            <w:shd w:val="clear" w:color="auto" w:fill="D9D9D9" w:themeFill="background1" w:themeFillShade="D9"/>
          </w:tcPr>
          <w:p w14:paraId="68E39D90" w14:textId="77777777" w:rsidR="00FB1524" w:rsidRPr="00212D29" w:rsidRDefault="00FB1524" w:rsidP="00FB1524">
            <w:pPr>
              <w:contextualSpacing/>
              <w:rPr>
                <w:b/>
              </w:rPr>
            </w:pPr>
            <w:r w:rsidRPr="00212D29">
              <w:rPr>
                <w:b/>
              </w:rPr>
              <w:t>Component</w:t>
            </w:r>
          </w:p>
        </w:tc>
        <w:tc>
          <w:tcPr>
            <w:tcW w:w="2897" w:type="dxa"/>
            <w:shd w:val="clear" w:color="auto" w:fill="D9D9D9" w:themeFill="background1" w:themeFillShade="D9"/>
          </w:tcPr>
          <w:p w14:paraId="7F209771" w14:textId="77777777" w:rsidR="00FB1524" w:rsidRPr="00212D29" w:rsidRDefault="00FB1524" w:rsidP="00FB1524">
            <w:pPr>
              <w:contextualSpacing/>
              <w:rPr>
                <w:b/>
              </w:rPr>
            </w:pPr>
            <w:r w:rsidRPr="00212D29">
              <w:rPr>
                <w:b/>
              </w:rPr>
              <w:t>Notes</w:t>
            </w:r>
          </w:p>
        </w:tc>
      </w:tr>
      <w:tr w:rsidR="00FB1524" w:rsidRPr="007A4ECF" w14:paraId="30E3DCFD" w14:textId="77777777" w:rsidTr="001631DF">
        <w:tc>
          <w:tcPr>
            <w:tcW w:w="1985" w:type="dxa"/>
          </w:tcPr>
          <w:p w14:paraId="6FEF2C71" w14:textId="77777777" w:rsidR="00FB1524" w:rsidRPr="009B3ABE" w:rsidRDefault="00FB1524" w:rsidP="001631DF">
            <w:pPr>
              <w:contextualSpacing/>
            </w:pPr>
            <w:r w:rsidRPr="009B3ABE">
              <w:t>PCB</w:t>
            </w:r>
          </w:p>
        </w:tc>
        <w:tc>
          <w:tcPr>
            <w:tcW w:w="4252" w:type="dxa"/>
          </w:tcPr>
          <w:p w14:paraId="4588EEA0" w14:textId="162F9B10" w:rsidR="00FB1524" w:rsidRPr="009B3ABE" w:rsidRDefault="00783608" w:rsidP="001631DF">
            <w:pPr>
              <w:contextualSpacing/>
            </w:pPr>
            <w:r w:rsidRPr="009B3ABE">
              <w:t xml:space="preserve">Type 2 </w:t>
            </w:r>
            <w:r w:rsidR="00830BF2" w:rsidRPr="009B3ABE">
              <w:t xml:space="preserve">Basic Serial Splitter </w:t>
            </w:r>
            <w:r w:rsidR="00733A4D" w:rsidRPr="009B3ABE">
              <w:t>PCB</w:t>
            </w:r>
          </w:p>
        </w:tc>
        <w:tc>
          <w:tcPr>
            <w:tcW w:w="2897" w:type="dxa"/>
          </w:tcPr>
          <w:p w14:paraId="31374877" w14:textId="77777777" w:rsidR="00FB1524" w:rsidRPr="009B3ABE" w:rsidRDefault="00FB1524" w:rsidP="001631DF">
            <w:pPr>
              <w:contextualSpacing/>
            </w:pPr>
          </w:p>
        </w:tc>
      </w:tr>
      <w:tr w:rsidR="00830BF2" w:rsidRPr="007A4ECF" w14:paraId="1749F390" w14:textId="77777777" w:rsidTr="001631DF">
        <w:tc>
          <w:tcPr>
            <w:tcW w:w="1985" w:type="dxa"/>
          </w:tcPr>
          <w:p w14:paraId="1C19F289" w14:textId="6AF1AA31" w:rsidR="00830BF2" w:rsidRPr="009B3ABE" w:rsidRDefault="00830BF2" w:rsidP="00830BF2">
            <w:pPr>
              <w:contextualSpacing/>
            </w:pPr>
            <w:r w:rsidRPr="009B3ABE">
              <w:t>R1</w:t>
            </w:r>
          </w:p>
        </w:tc>
        <w:tc>
          <w:tcPr>
            <w:tcW w:w="4252" w:type="dxa"/>
          </w:tcPr>
          <w:p w14:paraId="2A7A29E4" w14:textId="368C5735" w:rsidR="00830BF2" w:rsidRPr="009B3ABE" w:rsidRDefault="00830BF2" w:rsidP="00830BF2">
            <w:pPr>
              <w:contextualSpacing/>
            </w:pPr>
            <w:r w:rsidRPr="009B3ABE">
              <w:t>1k</w:t>
            </w:r>
            <w:r w:rsidRPr="009B3ABE">
              <w:rPr>
                <w:rFonts w:cs="Calibri"/>
              </w:rPr>
              <w:t>Ω 0.25W Metal Film</w:t>
            </w:r>
          </w:p>
        </w:tc>
        <w:tc>
          <w:tcPr>
            <w:tcW w:w="2897" w:type="dxa"/>
          </w:tcPr>
          <w:p w14:paraId="2BA5EB8B" w14:textId="40FA5B3B" w:rsidR="00830BF2" w:rsidRPr="00D705AF" w:rsidRDefault="00830BF2" w:rsidP="00830BF2">
            <w:pPr>
              <w:contextualSpacing/>
            </w:pPr>
            <w:r w:rsidRPr="00D705AF">
              <w:t>Farnell 9341102</w:t>
            </w:r>
          </w:p>
        </w:tc>
      </w:tr>
      <w:tr w:rsidR="00830BF2" w:rsidRPr="007A4ECF" w14:paraId="6CC564F9" w14:textId="77777777" w:rsidTr="001631DF">
        <w:tc>
          <w:tcPr>
            <w:tcW w:w="1985" w:type="dxa"/>
          </w:tcPr>
          <w:p w14:paraId="0B119A68" w14:textId="5AAD8625" w:rsidR="00830BF2" w:rsidRPr="009B3ABE" w:rsidRDefault="00830BF2" w:rsidP="00830BF2">
            <w:pPr>
              <w:contextualSpacing/>
            </w:pPr>
            <w:r w:rsidRPr="009B3ABE">
              <w:t>C1, C2</w:t>
            </w:r>
          </w:p>
        </w:tc>
        <w:tc>
          <w:tcPr>
            <w:tcW w:w="4252" w:type="dxa"/>
          </w:tcPr>
          <w:p w14:paraId="3D5D3902" w14:textId="4E0029C3" w:rsidR="00830BF2" w:rsidRPr="009B3ABE" w:rsidRDefault="00830BF2" w:rsidP="00830BF2">
            <w:pPr>
              <w:contextualSpacing/>
            </w:pPr>
            <w:r w:rsidRPr="009B3ABE">
              <w:t>100</w:t>
            </w:r>
            <w:r w:rsidRPr="009B3ABE">
              <w:rPr>
                <w:rFonts w:cs="Calibri"/>
              </w:rPr>
              <w:t>µF</w:t>
            </w:r>
            <w:r w:rsidRPr="009B3ABE">
              <w:t xml:space="preserve"> 25V Electrolytic (6.3mm Radial)</w:t>
            </w:r>
          </w:p>
        </w:tc>
        <w:tc>
          <w:tcPr>
            <w:tcW w:w="2897" w:type="dxa"/>
          </w:tcPr>
          <w:p w14:paraId="3C60E887" w14:textId="7C2D7AB6" w:rsidR="00830BF2" w:rsidRPr="00D705AF" w:rsidRDefault="00830BF2" w:rsidP="00830BF2">
            <w:pPr>
              <w:contextualSpacing/>
            </w:pPr>
            <w:r w:rsidRPr="00D705AF">
              <w:t>Farnell 9451188</w:t>
            </w:r>
          </w:p>
        </w:tc>
      </w:tr>
      <w:tr w:rsidR="00830BF2" w:rsidRPr="007A4ECF" w14:paraId="3B7EA0B6" w14:textId="77777777" w:rsidTr="001631DF">
        <w:tc>
          <w:tcPr>
            <w:tcW w:w="1985" w:type="dxa"/>
          </w:tcPr>
          <w:p w14:paraId="6BBF8DCE" w14:textId="3B5EC8A4" w:rsidR="00830BF2" w:rsidRPr="009B3ABE" w:rsidRDefault="00830BF2" w:rsidP="00830BF2">
            <w:pPr>
              <w:contextualSpacing/>
            </w:pPr>
            <w:r w:rsidRPr="009B3ABE">
              <w:t>C3, C5, C6</w:t>
            </w:r>
          </w:p>
        </w:tc>
        <w:tc>
          <w:tcPr>
            <w:tcW w:w="4252" w:type="dxa"/>
          </w:tcPr>
          <w:p w14:paraId="2EB000A9" w14:textId="747158A9" w:rsidR="00830BF2" w:rsidRPr="009B3ABE" w:rsidRDefault="00830BF2" w:rsidP="00830BF2">
            <w:pPr>
              <w:contextualSpacing/>
            </w:pPr>
            <w:r w:rsidRPr="009B3ABE">
              <w:t>330nF (0.33</w:t>
            </w:r>
            <w:r w:rsidRPr="009B3ABE">
              <w:rPr>
                <w:rFonts w:cs="Calibri"/>
              </w:rPr>
              <w:t>µF</w:t>
            </w:r>
            <w:r w:rsidRPr="009B3ABE">
              <w:t>) 50V MLCC</w:t>
            </w:r>
            <w:r w:rsidR="000133B9" w:rsidRPr="009B3ABE">
              <w:rPr>
                <w:rStyle w:val="FootnoteReference"/>
              </w:rPr>
              <w:footnoteReference w:id="3"/>
            </w:r>
            <w:r w:rsidR="000133B9" w:rsidRPr="009B3ABE">
              <w:t xml:space="preserve"> </w:t>
            </w:r>
            <w:r w:rsidRPr="009B3ABE">
              <w:t>(2.54mm Radial)</w:t>
            </w:r>
          </w:p>
        </w:tc>
        <w:tc>
          <w:tcPr>
            <w:tcW w:w="2897" w:type="dxa"/>
          </w:tcPr>
          <w:p w14:paraId="311631BB" w14:textId="4AF5E5E4" w:rsidR="00830BF2" w:rsidRPr="00D705AF" w:rsidRDefault="00830BF2" w:rsidP="00830BF2">
            <w:pPr>
              <w:contextualSpacing/>
            </w:pPr>
            <w:r w:rsidRPr="00D705AF">
              <w:t xml:space="preserve">Farnell </w:t>
            </w:r>
            <w:r w:rsidR="000133B9" w:rsidRPr="00D705AF">
              <w:t>2819679</w:t>
            </w:r>
          </w:p>
        </w:tc>
      </w:tr>
      <w:tr w:rsidR="00830BF2" w:rsidRPr="007A4ECF" w14:paraId="0ADB9404" w14:textId="77777777" w:rsidTr="001631DF">
        <w:tc>
          <w:tcPr>
            <w:tcW w:w="1985" w:type="dxa"/>
          </w:tcPr>
          <w:p w14:paraId="03E82E6D" w14:textId="5A67317D" w:rsidR="00830BF2" w:rsidRPr="009B3ABE" w:rsidRDefault="00830BF2" w:rsidP="00830BF2">
            <w:pPr>
              <w:contextualSpacing/>
            </w:pPr>
            <w:r w:rsidRPr="009B3ABE">
              <w:t>C4</w:t>
            </w:r>
          </w:p>
        </w:tc>
        <w:tc>
          <w:tcPr>
            <w:tcW w:w="4252" w:type="dxa"/>
          </w:tcPr>
          <w:p w14:paraId="7D49C9EF" w14:textId="1F34CFA7" w:rsidR="00830BF2" w:rsidRPr="009B3ABE" w:rsidRDefault="00830BF2" w:rsidP="00830BF2">
            <w:pPr>
              <w:contextualSpacing/>
            </w:pPr>
            <w:r w:rsidRPr="009B3ABE">
              <w:t>47nF (0.047</w:t>
            </w:r>
            <w:r w:rsidRPr="009B3ABE">
              <w:rPr>
                <w:rFonts w:cs="Calibri"/>
              </w:rPr>
              <w:t>µF</w:t>
            </w:r>
            <w:r w:rsidRPr="009B3ABE">
              <w:t>) 50V MLCC (2.54mm Radial)</w:t>
            </w:r>
          </w:p>
        </w:tc>
        <w:tc>
          <w:tcPr>
            <w:tcW w:w="2897" w:type="dxa"/>
          </w:tcPr>
          <w:p w14:paraId="12D4DAD3" w14:textId="53B1ED61" w:rsidR="00830BF2" w:rsidRPr="00D705AF" w:rsidRDefault="00830BF2" w:rsidP="00830BF2">
            <w:pPr>
              <w:contextualSpacing/>
            </w:pPr>
            <w:r w:rsidRPr="00D705AF">
              <w:t xml:space="preserve">Farnell </w:t>
            </w:r>
            <w:r w:rsidR="000133B9" w:rsidRPr="00D705AF">
              <w:t>2819680</w:t>
            </w:r>
          </w:p>
        </w:tc>
      </w:tr>
      <w:tr w:rsidR="00830BF2" w:rsidRPr="007A4ECF" w14:paraId="7986CEDD" w14:textId="77777777" w:rsidTr="001631DF">
        <w:tc>
          <w:tcPr>
            <w:tcW w:w="1985" w:type="dxa"/>
          </w:tcPr>
          <w:p w14:paraId="7AC913D4" w14:textId="77777777" w:rsidR="00DE1230" w:rsidRPr="009B3ABE" w:rsidRDefault="00830BF2" w:rsidP="00830BF2">
            <w:pPr>
              <w:contextualSpacing/>
            </w:pPr>
            <w:r w:rsidRPr="009B3ABE">
              <w:t>C7, C8, C9,</w:t>
            </w:r>
          </w:p>
          <w:p w14:paraId="24CA1C3F" w14:textId="73C8D610" w:rsidR="00830BF2" w:rsidRPr="009B3ABE" w:rsidRDefault="00830BF2" w:rsidP="00830BF2">
            <w:pPr>
              <w:contextualSpacing/>
            </w:pPr>
            <w:r w:rsidRPr="009B3ABE">
              <w:t>C10, C11, C12</w:t>
            </w:r>
          </w:p>
        </w:tc>
        <w:tc>
          <w:tcPr>
            <w:tcW w:w="4252" w:type="dxa"/>
          </w:tcPr>
          <w:p w14:paraId="78AA589A" w14:textId="013241B5" w:rsidR="00830BF2" w:rsidRPr="009B3ABE" w:rsidRDefault="00830BF2" w:rsidP="00830BF2">
            <w:pPr>
              <w:contextualSpacing/>
            </w:pPr>
            <w:r w:rsidRPr="009B3ABE">
              <w:t>100nF (0.1</w:t>
            </w:r>
            <w:r w:rsidRPr="009B3ABE">
              <w:rPr>
                <w:rFonts w:cs="Calibri"/>
              </w:rPr>
              <w:t>µF</w:t>
            </w:r>
            <w:r w:rsidRPr="009B3ABE">
              <w:t>) 50V MLCC (2.54mm Radial)</w:t>
            </w:r>
          </w:p>
        </w:tc>
        <w:tc>
          <w:tcPr>
            <w:tcW w:w="2897" w:type="dxa"/>
          </w:tcPr>
          <w:p w14:paraId="3A16033B" w14:textId="46F489AB" w:rsidR="00830BF2" w:rsidRPr="00D705AF" w:rsidRDefault="00830BF2" w:rsidP="00830BF2">
            <w:pPr>
              <w:contextualSpacing/>
            </w:pPr>
            <w:r w:rsidRPr="00D705AF">
              <w:t>Farnell 1457655</w:t>
            </w:r>
          </w:p>
        </w:tc>
      </w:tr>
      <w:tr w:rsidR="006E0865" w:rsidRPr="007A4ECF" w14:paraId="7188D63F" w14:textId="77777777" w:rsidTr="001631DF">
        <w:tc>
          <w:tcPr>
            <w:tcW w:w="1985" w:type="dxa"/>
          </w:tcPr>
          <w:p w14:paraId="43BAEBB9" w14:textId="74276A6D" w:rsidR="006E0865" w:rsidRPr="009B3ABE" w:rsidRDefault="006E0865" w:rsidP="006E0865">
            <w:pPr>
              <w:contextualSpacing/>
            </w:pPr>
            <w:r w:rsidRPr="009B3ABE">
              <w:t>D1</w:t>
            </w:r>
          </w:p>
        </w:tc>
        <w:tc>
          <w:tcPr>
            <w:tcW w:w="4252" w:type="dxa"/>
          </w:tcPr>
          <w:p w14:paraId="74F1E05C" w14:textId="6578E6EF" w:rsidR="006E0865" w:rsidRPr="009B3ABE" w:rsidRDefault="006E0865" w:rsidP="006E0865">
            <w:pPr>
              <w:contextualSpacing/>
            </w:pPr>
            <w:r w:rsidRPr="009B3ABE">
              <w:t>SA12A</w:t>
            </w:r>
          </w:p>
        </w:tc>
        <w:tc>
          <w:tcPr>
            <w:tcW w:w="2897" w:type="dxa"/>
          </w:tcPr>
          <w:p w14:paraId="7E39268C" w14:textId="28F6BF01" w:rsidR="006E0865" w:rsidRPr="00D705AF" w:rsidRDefault="006E0865" w:rsidP="006E0865">
            <w:pPr>
              <w:contextualSpacing/>
            </w:pPr>
            <w:r w:rsidRPr="00D705AF">
              <w:t>Farnell 2679618</w:t>
            </w:r>
          </w:p>
        </w:tc>
      </w:tr>
      <w:tr w:rsidR="006E0865" w:rsidRPr="007A4ECF" w14:paraId="040CAFCD" w14:textId="77777777" w:rsidTr="001631DF">
        <w:tc>
          <w:tcPr>
            <w:tcW w:w="1985" w:type="dxa"/>
          </w:tcPr>
          <w:p w14:paraId="299025CD" w14:textId="62ABC2F6" w:rsidR="006E0865" w:rsidRPr="009B3ABE" w:rsidRDefault="006E0865" w:rsidP="006E0865">
            <w:pPr>
              <w:contextualSpacing/>
            </w:pPr>
            <w:r w:rsidRPr="009B3ABE">
              <w:t>D2, D3, D4</w:t>
            </w:r>
          </w:p>
        </w:tc>
        <w:tc>
          <w:tcPr>
            <w:tcW w:w="4252" w:type="dxa"/>
          </w:tcPr>
          <w:p w14:paraId="1A06E724" w14:textId="28D7B7FE" w:rsidR="006E0865" w:rsidRPr="009B3ABE" w:rsidRDefault="006E0865" w:rsidP="006E0865">
            <w:pPr>
              <w:contextualSpacing/>
            </w:pPr>
            <w:r w:rsidRPr="009B3ABE">
              <w:t>SA15CA</w:t>
            </w:r>
          </w:p>
        </w:tc>
        <w:tc>
          <w:tcPr>
            <w:tcW w:w="2897" w:type="dxa"/>
          </w:tcPr>
          <w:p w14:paraId="15DE165D" w14:textId="3170005E" w:rsidR="006E0865" w:rsidRPr="00D705AF" w:rsidRDefault="006E0865" w:rsidP="006E0865">
            <w:pPr>
              <w:contextualSpacing/>
            </w:pPr>
            <w:r w:rsidRPr="00D705AF">
              <w:t>Farnell 2762809</w:t>
            </w:r>
          </w:p>
        </w:tc>
      </w:tr>
      <w:tr w:rsidR="006E0865" w:rsidRPr="007A4ECF" w14:paraId="1B4C00DB" w14:textId="77777777" w:rsidTr="001631DF">
        <w:tc>
          <w:tcPr>
            <w:tcW w:w="1985" w:type="dxa"/>
          </w:tcPr>
          <w:p w14:paraId="75C0FFEB" w14:textId="199DAA5F" w:rsidR="006E0865" w:rsidRPr="009B3ABE" w:rsidRDefault="006E0865" w:rsidP="006E0865">
            <w:pPr>
              <w:contextualSpacing/>
            </w:pPr>
            <w:r w:rsidRPr="009B3ABE">
              <w:t>D5</w:t>
            </w:r>
          </w:p>
        </w:tc>
        <w:tc>
          <w:tcPr>
            <w:tcW w:w="4252" w:type="dxa"/>
          </w:tcPr>
          <w:p w14:paraId="0826E046" w14:textId="5AEEF80A" w:rsidR="006E0865" w:rsidRPr="009B3ABE" w:rsidRDefault="006E0865" w:rsidP="006E0865">
            <w:pPr>
              <w:contextualSpacing/>
            </w:pPr>
            <w:r w:rsidRPr="009B3ABE">
              <w:t>1N4001</w:t>
            </w:r>
          </w:p>
        </w:tc>
        <w:tc>
          <w:tcPr>
            <w:tcW w:w="2897" w:type="dxa"/>
          </w:tcPr>
          <w:p w14:paraId="56768152" w14:textId="1CAE77EB" w:rsidR="006E0865" w:rsidRPr="00D705AF" w:rsidRDefault="006E0865" w:rsidP="006E0865">
            <w:pPr>
              <w:contextualSpacing/>
            </w:pPr>
            <w:r w:rsidRPr="00D705AF">
              <w:t>Farnell 1458986</w:t>
            </w:r>
          </w:p>
        </w:tc>
      </w:tr>
      <w:tr w:rsidR="006E0865" w:rsidRPr="007A4ECF" w14:paraId="0E241F40" w14:textId="77777777" w:rsidTr="001631DF">
        <w:tc>
          <w:tcPr>
            <w:tcW w:w="1985" w:type="dxa"/>
          </w:tcPr>
          <w:p w14:paraId="4DC991C6" w14:textId="4E9C533E" w:rsidR="006E0865" w:rsidRPr="009B3ABE" w:rsidRDefault="006E0865" w:rsidP="006E0865">
            <w:pPr>
              <w:contextualSpacing/>
            </w:pPr>
            <w:r w:rsidRPr="009B3ABE">
              <w:t>D6</w:t>
            </w:r>
          </w:p>
        </w:tc>
        <w:tc>
          <w:tcPr>
            <w:tcW w:w="4252" w:type="dxa"/>
          </w:tcPr>
          <w:p w14:paraId="48EA25F5" w14:textId="004C0277" w:rsidR="006E0865" w:rsidRPr="009B3ABE" w:rsidRDefault="006E0865" w:rsidP="006E0865">
            <w:pPr>
              <w:contextualSpacing/>
            </w:pPr>
            <w:r w:rsidRPr="009B3ABE">
              <w:t>SA5.0A</w:t>
            </w:r>
          </w:p>
        </w:tc>
        <w:tc>
          <w:tcPr>
            <w:tcW w:w="2897" w:type="dxa"/>
          </w:tcPr>
          <w:p w14:paraId="59BEF75A" w14:textId="7F07391D" w:rsidR="006E0865" w:rsidRPr="00D705AF" w:rsidRDefault="006E0865" w:rsidP="006E0865">
            <w:pPr>
              <w:contextualSpacing/>
            </w:pPr>
            <w:r w:rsidRPr="00D705AF">
              <w:t>Farnell 1886342</w:t>
            </w:r>
          </w:p>
        </w:tc>
      </w:tr>
      <w:tr w:rsidR="006E0865" w:rsidRPr="007A4ECF" w14:paraId="396EB313" w14:textId="77777777" w:rsidTr="001631DF">
        <w:tc>
          <w:tcPr>
            <w:tcW w:w="1985" w:type="dxa"/>
          </w:tcPr>
          <w:p w14:paraId="1ACF8EC7" w14:textId="7870F103" w:rsidR="006E0865" w:rsidRPr="009B3ABE" w:rsidRDefault="006E0865" w:rsidP="006E0865">
            <w:pPr>
              <w:contextualSpacing/>
            </w:pPr>
            <w:r w:rsidRPr="009B3ABE">
              <w:t>IC1</w:t>
            </w:r>
          </w:p>
        </w:tc>
        <w:tc>
          <w:tcPr>
            <w:tcW w:w="4252" w:type="dxa"/>
          </w:tcPr>
          <w:p w14:paraId="27A5286F" w14:textId="35A5D27A" w:rsidR="006E0865" w:rsidRPr="009B3ABE" w:rsidRDefault="00C56D36" w:rsidP="006E0865">
            <w:pPr>
              <w:contextualSpacing/>
            </w:pPr>
            <w:r>
              <w:t>MC7805CTG</w:t>
            </w:r>
            <w:r w:rsidR="006E0865" w:rsidRPr="009B3ABE">
              <w:t xml:space="preserve"> (replacement for LM7805)</w:t>
            </w:r>
          </w:p>
        </w:tc>
        <w:tc>
          <w:tcPr>
            <w:tcW w:w="2897" w:type="dxa"/>
          </w:tcPr>
          <w:p w14:paraId="060CF063" w14:textId="3588632B" w:rsidR="006E0865" w:rsidRPr="00D705AF" w:rsidRDefault="006E0865" w:rsidP="006E0865">
            <w:pPr>
              <w:contextualSpacing/>
            </w:pPr>
            <w:r w:rsidRPr="00D705AF">
              <w:t>Farnell 9</w:t>
            </w:r>
            <w:r w:rsidR="00C56D36" w:rsidRPr="00D705AF">
              <w:t>666095</w:t>
            </w:r>
          </w:p>
        </w:tc>
      </w:tr>
      <w:tr w:rsidR="006E0865" w:rsidRPr="007A4ECF" w14:paraId="5B8EA896" w14:textId="77777777" w:rsidTr="001631DF">
        <w:tc>
          <w:tcPr>
            <w:tcW w:w="1985" w:type="dxa"/>
          </w:tcPr>
          <w:p w14:paraId="66D8A0B7" w14:textId="382C5F46" w:rsidR="006E0865" w:rsidRPr="009B3ABE" w:rsidRDefault="006E0865" w:rsidP="006E0865">
            <w:pPr>
              <w:contextualSpacing/>
            </w:pPr>
            <w:r w:rsidRPr="009B3ABE">
              <w:t>IC2</w:t>
            </w:r>
          </w:p>
        </w:tc>
        <w:tc>
          <w:tcPr>
            <w:tcW w:w="4252" w:type="dxa"/>
          </w:tcPr>
          <w:p w14:paraId="1F9A6AE4" w14:textId="47C55A19" w:rsidR="006E0865" w:rsidRPr="009B3ABE" w:rsidRDefault="006E0865" w:rsidP="006E0865">
            <w:pPr>
              <w:contextualSpacing/>
            </w:pPr>
            <w:r w:rsidRPr="009B3ABE">
              <w:t>MAX3323</w:t>
            </w:r>
            <w:r w:rsidR="000133B9" w:rsidRPr="009B3ABE">
              <w:t>EEPE+</w:t>
            </w:r>
          </w:p>
        </w:tc>
        <w:tc>
          <w:tcPr>
            <w:tcW w:w="2897" w:type="dxa"/>
          </w:tcPr>
          <w:p w14:paraId="02038193" w14:textId="4161940A" w:rsidR="006E0865" w:rsidRPr="00D705AF" w:rsidRDefault="006E0865" w:rsidP="006E0865">
            <w:pPr>
              <w:contextualSpacing/>
            </w:pPr>
            <w:r w:rsidRPr="00D705AF">
              <w:t xml:space="preserve">Farnell </w:t>
            </w:r>
            <w:r w:rsidR="000133B9" w:rsidRPr="00D705AF">
              <w:t>2511866</w:t>
            </w:r>
          </w:p>
        </w:tc>
      </w:tr>
      <w:tr w:rsidR="006E0865" w:rsidRPr="007A4ECF" w14:paraId="5CC1988B" w14:textId="77777777" w:rsidTr="001631DF">
        <w:tc>
          <w:tcPr>
            <w:tcW w:w="1985" w:type="dxa"/>
          </w:tcPr>
          <w:p w14:paraId="30A1B4FF" w14:textId="0BFC3D7E" w:rsidR="006E0865" w:rsidRPr="009B3ABE" w:rsidRDefault="006E0865" w:rsidP="006E0865">
            <w:pPr>
              <w:contextualSpacing/>
            </w:pPr>
            <w:r w:rsidRPr="009B3ABE">
              <w:t>IC3</w:t>
            </w:r>
          </w:p>
        </w:tc>
        <w:tc>
          <w:tcPr>
            <w:tcW w:w="4252" w:type="dxa"/>
          </w:tcPr>
          <w:p w14:paraId="46A9615E" w14:textId="75F76B4E" w:rsidR="006E0865" w:rsidRPr="009B3ABE" w:rsidRDefault="006E0865" w:rsidP="006E0865">
            <w:pPr>
              <w:contextualSpacing/>
            </w:pPr>
            <w:r w:rsidRPr="009B3ABE">
              <w:t>MAX208</w:t>
            </w:r>
            <w:r w:rsidR="000133B9" w:rsidRPr="009B3ABE">
              <w:t>CNG+</w:t>
            </w:r>
          </w:p>
        </w:tc>
        <w:tc>
          <w:tcPr>
            <w:tcW w:w="2897" w:type="dxa"/>
          </w:tcPr>
          <w:p w14:paraId="6B093EF8" w14:textId="78550DB5" w:rsidR="006E0865" w:rsidRPr="00D705AF" w:rsidRDefault="006E0865" w:rsidP="006E0865">
            <w:pPr>
              <w:contextualSpacing/>
            </w:pPr>
            <w:r w:rsidRPr="00D705AF">
              <w:t xml:space="preserve">Farnell </w:t>
            </w:r>
            <w:r w:rsidR="000133B9" w:rsidRPr="00D705AF">
              <w:t>2511906</w:t>
            </w:r>
          </w:p>
        </w:tc>
      </w:tr>
      <w:tr w:rsidR="006E0865" w:rsidRPr="007A4ECF" w14:paraId="6951C12D" w14:textId="77777777" w:rsidTr="001631DF">
        <w:tc>
          <w:tcPr>
            <w:tcW w:w="1985" w:type="dxa"/>
          </w:tcPr>
          <w:p w14:paraId="0A05EE6E" w14:textId="608E1148" w:rsidR="006E0865" w:rsidRPr="009B3ABE" w:rsidRDefault="00161B07" w:rsidP="006E0865">
            <w:pPr>
              <w:contextualSpacing/>
            </w:pPr>
            <w:r w:rsidRPr="009B3ABE">
              <w:t>RJ45 Connector</w:t>
            </w:r>
          </w:p>
        </w:tc>
        <w:tc>
          <w:tcPr>
            <w:tcW w:w="4252" w:type="dxa"/>
          </w:tcPr>
          <w:p w14:paraId="2098B4F3" w14:textId="27BA0E3B" w:rsidR="006E0865" w:rsidRPr="009B3ABE" w:rsidRDefault="006E0865" w:rsidP="006E0865">
            <w:pPr>
              <w:contextualSpacing/>
            </w:pPr>
            <w:r w:rsidRPr="009B3ABE">
              <w:t>AMP TE Connectivity 5406526-1</w:t>
            </w:r>
          </w:p>
        </w:tc>
        <w:tc>
          <w:tcPr>
            <w:tcW w:w="2897" w:type="dxa"/>
          </w:tcPr>
          <w:p w14:paraId="1D629097" w14:textId="271FF755" w:rsidR="006E0865" w:rsidRPr="00D705AF" w:rsidRDefault="006E0865" w:rsidP="006E0865">
            <w:pPr>
              <w:contextualSpacing/>
            </w:pPr>
            <w:r w:rsidRPr="00D705AF">
              <w:t>Farnell 2452587</w:t>
            </w:r>
          </w:p>
        </w:tc>
      </w:tr>
      <w:tr w:rsidR="006E0865" w:rsidRPr="007A4ECF" w14:paraId="4013EC93" w14:textId="77777777" w:rsidTr="001631DF">
        <w:tc>
          <w:tcPr>
            <w:tcW w:w="1985" w:type="dxa"/>
          </w:tcPr>
          <w:p w14:paraId="6AC60A4C" w14:textId="63CA51BA" w:rsidR="006E0865" w:rsidRPr="009B3ABE" w:rsidRDefault="006E0865" w:rsidP="006E0865">
            <w:pPr>
              <w:contextualSpacing/>
            </w:pPr>
            <w:r w:rsidRPr="009B3ABE">
              <w:t>PC1, PC2, PC3, PC4</w:t>
            </w:r>
          </w:p>
        </w:tc>
        <w:tc>
          <w:tcPr>
            <w:tcW w:w="4252" w:type="dxa"/>
          </w:tcPr>
          <w:p w14:paraId="4A85E7FD" w14:textId="44730A8A" w:rsidR="006E0865" w:rsidRPr="009B3ABE" w:rsidRDefault="006E0865" w:rsidP="006E0865">
            <w:pPr>
              <w:contextualSpacing/>
            </w:pPr>
            <w:r w:rsidRPr="009B3ABE">
              <w:t>Right Angle PCB D Sub Connector 9 Pin</w:t>
            </w:r>
          </w:p>
        </w:tc>
        <w:tc>
          <w:tcPr>
            <w:tcW w:w="2897" w:type="dxa"/>
          </w:tcPr>
          <w:p w14:paraId="0E21C1C9" w14:textId="204417F3" w:rsidR="006E0865" w:rsidRPr="00D705AF" w:rsidRDefault="006E0865" w:rsidP="006E0865">
            <w:pPr>
              <w:contextualSpacing/>
            </w:pPr>
            <w:r w:rsidRPr="00D705AF">
              <w:t>Farnell 1848372</w:t>
            </w:r>
            <w:r w:rsidR="00174309" w:rsidRPr="00D705AF">
              <w:t>*</w:t>
            </w:r>
          </w:p>
        </w:tc>
      </w:tr>
      <w:tr w:rsidR="006E0865" w:rsidRPr="007A4ECF" w14:paraId="1A1D9B9F" w14:textId="77777777" w:rsidTr="001631DF">
        <w:tc>
          <w:tcPr>
            <w:tcW w:w="1985" w:type="dxa"/>
          </w:tcPr>
          <w:p w14:paraId="006CD0C4" w14:textId="484E9361" w:rsidR="006E0865" w:rsidRPr="009B3ABE" w:rsidRDefault="006E0865" w:rsidP="006E0865">
            <w:pPr>
              <w:contextualSpacing/>
            </w:pPr>
            <w:r w:rsidRPr="009B3ABE">
              <w:t>SW1</w:t>
            </w:r>
          </w:p>
        </w:tc>
        <w:tc>
          <w:tcPr>
            <w:tcW w:w="4252" w:type="dxa"/>
          </w:tcPr>
          <w:p w14:paraId="69919484" w14:textId="10A7EE3D" w:rsidR="006E0865" w:rsidRPr="009B3ABE" w:rsidRDefault="000133B9" w:rsidP="006E0865">
            <w:pPr>
              <w:contextualSpacing/>
            </w:pPr>
            <w:r w:rsidRPr="009B3ABE">
              <w:t>DIP Switch 8-Way SPST</w:t>
            </w:r>
          </w:p>
        </w:tc>
        <w:tc>
          <w:tcPr>
            <w:tcW w:w="2897" w:type="dxa"/>
          </w:tcPr>
          <w:p w14:paraId="10FB7754" w14:textId="4C514216" w:rsidR="006E0865" w:rsidRPr="00D705AF" w:rsidRDefault="000133B9" w:rsidP="006E0865">
            <w:pPr>
              <w:contextualSpacing/>
            </w:pPr>
            <w:r w:rsidRPr="00D705AF">
              <w:t>Farnell 94721</w:t>
            </w:r>
            <w:r w:rsidR="0075036A" w:rsidRPr="00B63DBB">
              <w:t>1</w:t>
            </w:r>
            <w:r w:rsidRPr="00D705AF">
              <w:t>5</w:t>
            </w:r>
          </w:p>
        </w:tc>
      </w:tr>
      <w:tr w:rsidR="006E0865" w:rsidRPr="007A4ECF" w14:paraId="13710560" w14:textId="77777777" w:rsidTr="001631DF">
        <w:tc>
          <w:tcPr>
            <w:tcW w:w="1985" w:type="dxa"/>
          </w:tcPr>
          <w:p w14:paraId="7CE7EEE3" w14:textId="1D2A8295" w:rsidR="006E0865" w:rsidRPr="009B3ABE" w:rsidRDefault="006E0865" w:rsidP="006E0865">
            <w:pPr>
              <w:contextualSpacing/>
            </w:pPr>
            <w:r w:rsidRPr="009B3ABE">
              <w:t>IC Socket</w:t>
            </w:r>
          </w:p>
        </w:tc>
        <w:tc>
          <w:tcPr>
            <w:tcW w:w="4252" w:type="dxa"/>
          </w:tcPr>
          <w:p w14:paraId="68C46948" w14:textId="740451A9" w:rsidR="006E0865" w:rsidRPr="009B3ABE" w:rsidRDefault="006E0865" w:rsidP="006E0865">
            <w:pPr>
              <w:contextualSpacing/>
            </w:pPr>
            <w:r w:rsidRPr="009B3ABE">
              <w:t>16-pin, 0.3” pitch</w:t>
            </w:r>
          </w:p>
        </w:tc>
        <w:tc>
          <w:tcPr>
            <w:tcW w:w="2897" w:type="dxa"/>
          </w:tcPr>
          <w:p w14:paraId="5207E1DF" w14:textId="64611B2F" w:rsidR="006E0865" w:rsidRPr="005F3226" w:rsidRDefault="006E0865" w:rsidP="006E0865">
            <w:pPr>
              <w:contextualSpacing/>
            </w:pPr>
            <w:r w:rsidRPr="005F3226">
              <w:t xml:space="preserve">Farnell </w:t>
            </w:r>
            <w:r w:rsidR="004D625D" w:rsidRPr="00B63DBB">
              <w:t>2445622</w:t>
            </w:r>
          </w:p>
        </w:tc>
      </w:tr>
      <w:tr w:rsidR="006E0865" w:rsidRPr="007A4ECF" w14:paraId="471D1204" w14:textId="77777777" w:rsidTr="001631DF">
        <w:tc>
          <w:tcPr>
            <w:tcW w:w="1985" w:type="dxa"/>
          </w:tcPr>
          <w:p w14:paraId="71E7F3C9" w14:textId="471854A5" w:rsidR="006E0865" w:rsidRPr="009B3ABE" w:rsidRDefault="006E0865" w:rsidP="006E0865">
            <w:pPr>
              <w:contextualSpacing/>
            </w:pPr>
            <w:r w:rsidRPr="009B3ABE">
              <w:t>IC Socket</w:t>
            </w:r>
          </w:p>
        </w:tc>
        <w:tc>
          <w:tcPr>
            <w:tcW w:w="4252" w:type="dxa"/>
          </w:tcPr>
          <w:p w14:paraId="6A8063E6" w14:textId="5141700D" w:rsidR="006E0865" w:rsidRPr="009B3ABE" w:rsidRDefault="006E0865" w:rsidP="006E0865">
            <w:pPr>
              <w:contextualSpacing/>
            </w:pPr>
            <w:r w:rsidRPr="009B3ABE">
              <w:t>24-pin, 0.3” pitch</w:t>
            </w:r>
          </w:p>
        </w:tc>
        <w:tc>
          <w:tcPr>
            <w:tcW w:w="2897" w:type="dxa"/>
          </w:tcPr>
          <w:p w14:paraId="5A854E63" w14:textId="7C5CC811" w:rsidR="004D625D" w:rsidRPr="005F3226" w:rsidRDefault="006E0865" w:rsidP="006E0865">
            <w:pPr>
              <w:contextualSpacing/>
            </w:pPr>
            <w:r w:rsidRPr="005F3226">
              <w:t xml:space="preserve">Farnell </w:t>
            </w:r>
            <w:r w:rsidR="004D625D" w:rsidRPr="00B63DBB">
              <w:t>2672303</w:t>
            </w:r>
          </w:p>
        </w:tc>
      </w:tr>
      <w:tr w:rsidR="006E0865" w:rsidRPr="007A4ECF" w14:paraId="05850F07" w14:textId="77777777" w:rsidTr="001631DF">
        <w:tc>
          <w:tcPr>
            <w:tcW w:w="1985" w:type="dxa"/>
          </w:tcPr>
          <w:p w14:paraId="41490C6E" w14:textId="7EF431F8" w:rsidR="006E0865" w:rsidRPr="009B3ABE" w:rsidRDefault="006E0865" w:rsidP="006E0865">
            <w:pPr>
              <w:contextualSpacing/>
            </w:pPr>
            <w:r w:rsidRPr="009B3ABE">
              <w:t>LED</w:t>
            </w:r>
            <w:r w:rsidR="00161B07" w:rsidRPr="009B3ABE">
              <w:t>1</w:t>
            </w:r>
          </w:p>
        </w:tc>
        <w:tc>
          <w:tcPr>
            <w:tcW w:w="4252" w:type="dxa"/>
          </w:tcPr>
          <w:p w14:paraId="2A6E9DCC" w14:textId="181D9B01" w:rsidR="006E0865" w:rsidRPr="009B3ABE" w:rsidRDefault="00A0057A" w:rsidP="006E0865">
            <w:pPr>
              <w:contextualSpacing/>
            </w:pPr>
            <w:r w:rsidRPr="009B3ABE">
              <w:t>Green 3mm</w:t>
            </w:r>
          </w:p>
        </w:tc>
        <w:tc>
          <w:tcPr>
            <w:tcW w:w="2897" w:type="dxa"/>
          </w:tcPr>
          <w:p w14:paraId="70A859AC" w14:textId="32AA169C" w:rsidR="0075036A" w:rsidRPr="00D705AF" w:rsidRDefault="00A0057A" w:rsidP="006E0865">
            <w:pPr>
              <w:contextualSpacing/>
            </w:pPr>
            <w:r w:rsidRPr="00D705AF">
              <w:t>Farnell 1581114</w:t>
            </w:r>
          </w:p>
        </w:tc>
      </w:tr>
      <w:tr w:rsidR="006E0865" w:rsidRPr="007A4ECF" w14:paraId="7B5EB962" w14:textId="77777777" w:rsidTr="001631DF">
        <w:tc>
          <w:tcPr>
            <w:tcW w:w="1985" w:type="dxa"/>
          </w:tcPr>
          <w:p w14:paraId="25E1E668" w14:textId="3618AFBB" w:rsidR="006E0865" w:rsidRPr="009B3ABE" w:rsidRDefault="006E0865" w:rsidP="006E0865">
            <w:pPr>
              <w:contextualSpacing/>
            </w:pPr>
            <w:r w:rsidRPr="009B3ABE">
              <w:t>Hardware</w:t>
            </w:r>
          </w:p>
        </w:tc>
        <w:tc>
          <w:tcPr>
            <w:tcW w:w="4252" w:type="dxa"/>
          </w:tcPr>
          <w:p w14:paraId="6650DCF3" w14:textId="3EC5A25C" w:rsidR="006E0865" w:rsidRPr="009B3ABE" w:rsidRDefault="00FA79CE" w:rsidP="006E0865">
            <w:pPr>
              <w:contextualSpacing/>
            </w:pPr>
            <w:r w:rsidRPr="009B3ABE">
              <w:t xml:space="preserve">6mm </w:t>
            </w:r>
            <w:r w:rsidR="00161B07" w:rsidRPr="009B3ABE">
              <w:t xml:space="preserve">M3 </w:t>
            </w:r>
            <w:r w:rsidR="006E0865" w:rsidRPr="009B3ABE">
              <w:t>PCB Stand</w:t>
            </w:r>
            <w:r w:rsidRPr="009B3ABE">
              <w:t>o</w:t>
            </w:r>
            <w:r w:rsidR="006E0865" w:rsidRPr="009B3ABE">
              <w:t>ffs</w:t>
            </w:r>
            <w:r w:rsidRPr="009B3ABE">
              <w:t>, Nuts &amp; Screws</w:t>
            </w:r>
            <w:r w:rsidR="006E0865" w:rsidRPr="009B3ABE">
              <w:t xml:space="preserve"> </w:t>
            </w:r>
          </w:p>
        </w:tc>
        <w:tc>
          <w:tcPr>
            <w:tcW w:w="2897" w:type="dxa"/>
          </w:tcPr>
          <w:p w14:paraId="473946D2" w14:textId="0F13A80D" w:rsidR="006E0865" w:rsidRPr="009B3ABE" w:rsidRDefault="00FA79CE" w:rsidP="006E0865">
            <w:pPr>
              <w:contextualSpacing/>
            </w:pPr>
            <w:r w:rsidRPr="009B3ABE">
              <w:t>eBay</w:t>
            </w:r>
          </w:p>
        </w:tc>
      </w:tr>
    </w:tbl>
    <w:p w14:paraId="023AAE79" w14:textId="03029B57" w:rsidR="00174309" w:rsidRPr="00174309" w:rsidRDefault="00174309" w:rsidP="00174309">
      <w:pPr>
        <w:spacing w:before="120"/>
        <w:sectPr w:rsidR="00174309" w:rsidRPr="00174309" w:rsidSect="00174309">
          <w:headerReference w:type="even" r:id="rId22"/>
          <w:headerReference w:type="default" r:id="rId23"/>
          <w:footerReference w:type="even" r:id="rId24"/>
          <w:footerReference w:type="default" r:id="rId25"/>
          <w:footerReference w:type="first" r:id="rId26"/>
          <w:endnotePr>
            <w:numFmt w:val="decimal"/>
          </w:endnotePr>
          <w:pgSz w:w="11906" w:h="16838"/>
          <w:pgMar w:top="1440" w:right="1440" w:bottom="1440" w:left="1440" w:header="709" w:footer="709" w:gutter="0"/>
          <w:cols w:space="708"/>
          <w:docGrid w:linePitch="360"/>
        </w:sectPr>
      </w:pPr>
      <w:bookmarkStart w:id="755" w:name="_Hlk80967987"/>
      <w:r>
        <w:t xml:space="preserve">(* Farnell part </w:t>
      </w:r>
      <w:r w:rsidRPr="00212D29">
        <w:t>1848372</w:t>
      </w:r>
      <w:r>
        <w:t xml:space="preserve"> has threaded screw lock posts for cable plugs fitted with locking screws. If you do not want these, use alternative part 1084701 instead.)</w:t>
      </w:r>
      <w:bookmarkEnd w:id="755"/>
    </w:p>
    <w:p w14:paraId="5FEF899F" w14:textId="4D243CBB" w:rsidR="001E1F78" w:rsidRDefault="001E1F78" w:rsidP="00557FB7">
      <w:pPr>
        <w:pStyle w:val="Heading3"/>
      </w:pPr>
      <w:bookmarkStart w:id="756" w:name="_Toc175732259"/>
      <w:r>
        <w:lastRenderedPageBreak/>
        <w:t>Schematic</w:t>
      </w:r>
      <w:bookmarkEnd w:id="756"/>
    </w:p>
    <w:p w14:paraId="037F9213" w14:textId="1E3C91C8" w:rsidR="001818BB" w:rsidRPr="001818BB" w:rsidRDefault="00430D30" w:rsidP="00783608">
      <w:pPr>
        <w:jc w:val="center"/>
      </w:pPr>
      <w:r>
        <w:rPr>
          <w:noProof/>
        </w:rPr>
        <w:drawing>
          <wp:inline distT="0" distB="0" distL="0" distR="0" wp14:anchorId="14B15889" wp14:editId="6CC59F0C">
            <wp:extent cx="8107200" cy="5400000"/>
            <wp:effectExtent l="0" t="0" r="8255"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2BasicSerialSplitterRevC_sc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107200" cy="5400000"/>
                    </a:xfrm>
                    <a:prstGeom prst="rect">
                      <a:avLst/>
                    </a:prstGeom>
                  </pic:spPr>
                </pic:pic>
              </a:graphicData>
            </a:graphic>
          </wp:inline>
        </w:drawing>
      </w:r>
    </w:p>
    <w:p w14:paraId="5013994D" w14:textId="77777777" w:rsidR="004408BF" w:rsidRDefault="004408BF" w:rsidP="001E1F78">
      <w:pPr>
        <w:pStyle w:val="Heading2"/>
        <w:sectPr w:rsidR="004408BF" w:rsidSect="004408BF">
          <w:endnotePr>
            <w:numFmt w:val="decimal"/>
          </w:endnotePr>
          <w:pgSz w:w="16838" w:h="11906" w:orient="landscape"/>
          <w:pgMar w:top="1440" w:right="1440" w:bottom="1440" w:left="1440" w:header="709" w:footer="709" w:gutter="0"/>
          <w:cols w:space="708"/>
          <w:docGrid w:linePitch="360"/>
        </w:sectPr>
      </w:pPr>
    </w:p>
    <w:p w14:paraId="1AECF3DE" w14:textId="77777777" w:rsidR="00D230DD" w:rsidRDefault="00D230DD" w:rsidP="00557FB7">
      <w:pPr>
        <w:pStyle w:val="Heading3"/>
      </w:pPr>
      <w:bookmarkStart w:id="757" w:name="_Toc175732260"/>
      <w:r>
        <w:lastRenderedPageBreak/>
        <w:t>Parts</w:t>
      </w:r>
      <w:bookmarkEnd w:id="757"/>
    </w:p>
    <w:p w14:paraId="0F545DC6" w14:textId="255FDC8F" w:rsidR="00D230DD" w:rsidRPr="00430D30" w:rsidRDefault="00D230DD" w:rsidP="00D230DD">
      <w:pPr>
        <w:keepNext/>
      </w:pPr>
      <w:r w:rsidRPr="00430D30">
        <w:t xml:space="preserve">The following photograph shows the complete set of parts </w:t>
      </w:r>
      <w:r w:rsidR="00212D29" w:rsidRPr="00430D30">
        <w:t xml:space="preserve">required </w:t>
      </w:r>
      <w:r w:rsidRPr="00430D30">
        <w:t xml:space="preserve">for the </w:t>
      </w:r>
      <w:r w:rsidR="00F36105" w:rsidRPr="00430D30">
        <w:t xml:space="preserve">Basic Serial Splitter </w:t>
      </w:r>
      <w:r w:rsidR="00430D30" w:rsidRPr="00430D30">
        <w:t xml:space="preserve">Module </w:t>
      </w:r>
      <w:r w:rsidR="00F36105" w:rsidRPr="00430D30">
        <w:t xml:space="preserve">Master </w:t>
      </w:r>
      <w:r w:rsidR="008C684E" w:rsidRPr="00430D30">
        <w:t>Board</w:t>
      </w:r>
      <w:r w:rsidRPr="00430D30">
        <w:t xml:space="preserve">. </w:t>
      </w:r>
    </w:p>
    <w:p w14:paraId="329E2B67" w14:textId="32012FCE" w:rsidR="00D230DD" w:rsidRDefault="00F36105" w:rsidP="00D230DD">
      <w:pPr>
        <w:keepNext/>
        <w:jc w:val="center"/>
      </w:pPr>
      <w:r>
        <w:rPr>
          <w:noProof/>
        </w:rPr>
        <w:drawing>
          <wp:inline distT="0" distB="0" distL="0" distR="0" wp14:anchorId="7293D1E4" wp14:editId="3EF44A6B">
            <wp:extent cx="3600000" cy="2736000"/>
            <wp:effectExtent l="19050" t="19050" r="19685" b="26670"/>
            <wp:docPr id="109" name="Picture 109"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g_066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00000" cy="2736000"/>
                    </a:xfrm>
                    <a:prstGeom prst="rect">
                      <a:avLst/>
                    </a:prstGeom>
                    <a:ln w="12700">
                      <a:solidFill>
                        <a:schemeClr val="tx1"/>
                      </a:solidFill>
                    </a:ln>
                  </pic:spPr>
                </pic:pic>
              </a:graphicData>
            </a:graphic>
          </wp:inline>
        </w:drawing>
      </w:r>
    </w:p>
    <w:p w14:paraId="78F3EA47" w14:textId="4EE01E5B" w:rsidR="00D230DD" w:rsidRPr="009B5FE2" w:rsidRDefault="00D230DD" w:rsidP="00D230DD">
      <w:pPr>
        <w:pStyle w:val="Caption"/>
        <w:jc w:val="center"/>
      </w:pPr>
      <w:bookmarkStart w:id="758" w:name="_Toc175732291"/>
      <w:r>
        <w:t xml:space="preserve">Figure </w:t>
      </w:r>
      <w:r>
        <w:rPr>
          <w:noProof/>
        </w:rPr>
        <w:fldChar w:fldCharType="begin"/>
      </w:r>
      <w:r>
        <w:rPr>
          <w:noProof/>
        </w:rPr>
        <w:instrText xml:space="preserve"> SEQ Figure \* ARABIC </w:instrText>
      </w:r>
      <w:r>
        <w:rPr>
          <w:noProof/>
        </w:rPr>
        <w:fldChar w:fldCharType="separate"/>
      </w:r>
      <w:r w:rsidR="002561BD">
        <w:rPr>
          <w:noProof/>
        </w:rPr>
        <w:t>7</w:t>
      </w:r>
      <w:r>
        <w:rPr>
          <w:noProof/>
        </w:rPr>
        <w:fldChar w:fldCharType="end"/>
      </w:r>
      <w:r>
        <w:t xml:space="preserve"> – </w:t>
      </w:r>
      <w:r w:rsidR="00F36105">
        <w:t xml:space="preserve">Basic Serial Splitter </w:t>
      </w:r>
      <w:r w:rsidR="00430D30">
        <w:t xml:space="preserve">Module </w:t>
      </w:r>
      <w:r w:rsidR="00F36105">
        <w:t xml:space="preserve">Master </w:t>
      </w:r>
      <w:r w:rsidR="00FA79CE">
        <w:t xml:space="preserve">Board </w:t>
      </w:r>
      <w:r>
        <w:t>Parts</w:t>
      </w:r>
      <w:bookmarkEnd w:id="758"/>
    </w:p>
    <w:p w14:paraId="406F9A28" w14:textId="77777777" w:rsidR="001E1F78" w:rsidRDefault="009B5FE2" w:rsidP="00557FB7">
      <w:pPr>
        <w:pStyle w:val="Heading3"/>
      </w:pPr>
      <w:bookmarkStart w:id="759" w:name="_Toc175732261"/>
      <w:r>
        <w:lastRenderedPageBreak/>
        <w:t>PCB Layout</w:t>
      </w:r>
      <w:bookmarkEnd w:id="759"/>
    </w:p>
    <w:p w14:paraId="1479CDD2" w14:textId="4C262E23" w:rsidR="004408BF" w:rsidRPr="00430D30" w:rsidRDefault="00C5143D" w:rsidP="004408BF">
      <w:pPr>
        <w:keepNext/>
      </w:pPr>
      <w:r w:rsidRPr="00430D30">
        <w:t xml:space="preserve">The following diagram shows the layout of the </w:t>
      </w:r>
      <w:r w:rsidR="00F36105" w:rsidRPr="00430D30">
        <w:t>Basic Serial Splitter Master PCB</w:t>
      </w:r>
      <w:r w:rsidRPr="00430D30">
        <w:t xml:space="preserve">. All components are mounted on the top </w:t>
      </w:r>
      <w:r w:rsidR="009030AD" w:rsidRPr="00430D30">
        <w:t xml:space="preserve">(silkscreen) </w:t>
      </w:r>
      <w:r w:rsidRPr="00430D30">
        <w:t>side of the board.</w:t>
      </w:r>
      <w:r w:rsidR="009573EF" w:rsidRPr="00430D30">
        <w:t xml:space="preserve"> Note that the Expander uses an identical PCB.</w:t>
      </w:r>
    </w:p>
    <w:p w14:paraId="1FD9AA3D" w14:textId="0F958D19" w:rsidR="009030AD" w:rsidRDefault="00430D30" w:rsidP="009030AD">
      <w:pPr>
        <w:keepNext/>
        <w:jc w:val="center"/>
      </w:pPr>
      <w:r>
        <w:rPr>
          <w:noProof/>
        </w:rPr>
        <w:drawing>
          <wp:inline distT="0" distB="0" distL="0" distR="0" wp14:anchorId="7752BBBD" wp14:editId="7A58C94F">
            <wp:extent cx="4740000" cy="4029231"/>
            <wp:effectExtent l="0" t="0" r="3810" b="0"/>
            <wp:docPr id="10" name="Picture 10"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2BasicSerialSplitterRevC_brd - white.png"/>
                    <pic:cNvPicPr/>
                  </pic:nvPicPr>
                  <pic:blipFill>
                    <a:blip r:embed="rId29">
                      <a:extLst>
                        <a:ext uri="{28A0092B-C50C-407E-A947-70E740481C1C}">
                          <a14:useLocalDpi xmlns:a14="http://schemas.microsoft.com/office/drawing/2010/main" val="0"/>
                        </a:ext>
                      </a:extLst>
                    </a:blip>
                    <a:stretch>
                      <a:fillRect/>
                    </a:stretch>
                  </pic:blipFill>
                  <pic:spPr>
                    <a:xfrm>
                      <a:off x="0" y="0"/>
                      <a:ext cx="4740000" cy="4029231"/>
                    </a:xfrm>
                    <a:prstGeom prst="rect">
                      <a:avLst/>
                    </a:prstGeom>
                  </pic:spPr>
                </pic:pic>
              </a:graphicData>
            </a:graphic>
          </wp:inline>
        </w:drawing>
      </w:r>
    </w:p>
    <w:p w14:paraId="7C649B6E" w14:textId="51DEBECA" w:rsidR="009B5FE2" w:rsidRPr="009B5FE2" w:rsidRDefault="009030AD" w:rsidP="009030AD">
      <w:pPr>
        <w:pStyle w:val="Caption"/>
        <w:jc w:val="center"/>
      </w:pPr>
      <w:bookmarkStart w:id="760" w:name="_Toc175732292"/>
      <w:r>
        <w:t xml:space="preserve">Figure </w:t>
      </w:r>
      <w:r w:rsidR="00D15F53">
        <w:rPr>
          <w:noProof/>
        </w:rPr>
        <w:fldChar w:fldCharType="begin"/>
      </w:r>
      <w:r w:rsidR="00D15F53">
        <w:rPr>
          <w:noProof/>
        </w:rPr>
        <w:instrText xml:space="preserve"> SEQ Figure \* ARABIC </w:instrText>
      </w:r>
      <w:r w:rsidR="00D15F53">
        <w:rPr>
          <w:noProof/>
        </w:rPr>
        <w:fldChar w:fldCharType="separate"/>
      </w:r>
      <w:r w:rsidR="002561BD">
        <w:rPr>
          <w:noProof/>
        </w:rPr>
        <w:t>8</w:t>
      </w:r>
      <w:r w:rsidR="00D15F53">
        <w:rPr>
          <w:noProof/>
        </w:rPr>
        <w:fldChar w:fldCharType="end"/>
      </w:r>
      <w:r>
        <w:t xml:space="preserve"> – </w:t>
      </w:r>
      <w:r w:rsidR="00F36105">
        <w:t xml:space="preserve">Basic Serial Splitter </w:t>
      </w:r>
      <w:r w:rsidR="00430D30">
        <w:t xml:space="preserve">Module </w:t>
      </w:r>
      <w:r w:rsidR="00F36105">
        <w:t xml:space="preserve">Master </w:t>
      </w:r>
      <w:r>
        <w:t>Board Layout</w:t>
      </w:r>
      <w:bookmarkEnd w:id="760"/>
    </w:p>
    <w:p w14:paraId="3AABD0C9" w14:textId="77777777" w:rsidR="001E1F78" w:rsidRDefault="001E1F78" w:rsidP="00557FB7">
      <w:pPr>
        <w:pStyle w:val="Heading3"/>
      </w:pPr>
      <w:bookmarkStart w:id="761" w:name="_Toc175732262"/>
      <w:r>
        <w:t>Construction</w:t>
      </w:r>
      <w:bookmarkEnd w:id="761"/>
    </w:p>
    <w:p w14:paraId="6C757261" w14:textId="6EFCACE2" w:rsidR="00152A9A" w:rsidRPr="00430D30" w:rsidRDefault="00152A9A" w:rsidP="00152A9A">
      <w:r w:rsidRPr="00430D30">
        <w:t xml:space="preserve">All the components on the </w:t>
      </w:r>
      <w:r w:rsidR="009573EF" w:rsidRPr="00430D30">
        <w:t xml:space="preserve">Basic Serial Splitter </w:t>
      </w:r>
      <w:r w:rsidR="00430D30" w:rsidRPr="00430D30">
        <w:t xml:space="preserve">Module </w:t>
      </w:r>
      <w:r w:rsidR="009573EF" w:rsidRPr="00430D30">
        <w:t xml:space="preserve">Master </w:t>
      </w:r>
      <w:r w:rsidRPr="00430D30">
        <w:t>Board are mounted on top, silkscreen, side of the board.</w:t>
      </w:r>
    </w:p>
    <w:p w14:paraId="70B1D864" w14:textId="671CAF45" w:rsidR="00152A9A" w:rsidRPr="00430D30" w:rsidRDefault="00152A9A" w:rsidP="006C4A3A">
      <w:pPr>
        <w:pStyle w:val="ListParagraph"/>
        <w:numPr>
          <w:ilvl w:val="0"/>
          <w:numId w:val="6"/>
        </w:numPr>
      </w:pPr>
      <w:r w:rsidRPr="00430D30">
        <w:t xml:space="preserve">Start by soldering the components with the lowest profile (resistors, ceramic capacitors), then the remainder of the components in order of increasing height, ending with the </w:t>
      </w:r>
      <w:r w:rsidR="00CA2E9E" w:rsidRPr="00430D30">
        <w:t xml:space="preserve">RJ45 </w:t>
      </w:r>
      <w:r w:rsidR="009573EF" w:rsidRPr="00430D30">
        <w:t xml:space="preserve">and </w:t>
      </w:r>
      <w:r w:rsidR="00BC3D0B" w:rsidRPr="00430D30">
        <w:t>9-Pin Serial connectors</w:t>
      </w:r>
      <w:r w:rsidRPr="00430D30">
        <w:t>.</w:t>
      </w:r>
    </w:p>
    <w:p w14:paraId="71C7568E" w14:textId="77777777" w:rsidR="00152A9A" w:rsidRPr="00430D30" w:rsidRDefault="00152A9A" w:rsidP="006C4A3A">
      <w:pPr>
        <w:pStyle w:val="ListParagraph"/>
        <w:numPr>
          <w:ilvl w:val="0"/>
          <w:numId w:val="6"/>
        </w:numPr>
      </w:pPr>
      <w:r w:rsidRPr="00430D30">
        <w:t>The use of IC sockets for IC2 &amp; IC3 is strongly recommended.</w:t>
      </w:r>
    </w:p>
    <w:p w14:paraId="07508AE3" w14:textId="5D975B84" w:rsidR="00CA2E9E" w:rsidRPr="00430D30" w:rsidRDefault="00CA2E9E" w:rsidP="006C4A3A">
      <w:pPr>
        <w:pStyle w:val="ListParagraph"/>
        <w:numPr>
          <w:ilvl w:val="0"/>
          <w:numId w:val="6"/>
        </w:numPr>
      </w:pPr>
      <w:r w:rsidRPr="00430D30">
        <w:t>When fitting the voltage regulator, carefully bend the pins through 90 degrees</w:t>
      </w:r>
      <w:r w:rsidR="00BC3D0B" w:rsidRPr="00430D30">
        <w:t xml:space="preserve"> </w:t>
      </w:r>
      <w:r w:rsidRPr="00430D30">
        <w:t xml:space="preserve">so that the mounting hole in the tab lines up with the mounting hole in the PCB. Secure the regulator to the board with an M3 nut, bolt and washer </w:t>
      </w:r>
      <w:r w:rsidRPr="00430D30">
        <w:rPr>
          <w:u w:val="single"/>
        </w:rPr>
        <w:t>before</w:t>
      </w:r>
      <w:r w:rsidRPr="00430D30">
        <w:t xml:space="preserve"> soldering the pins. A tiny smear of heatsink compound between the tab and board will improve heatsinking.</w:t>
      </w:r>
      <w:r w:rsidR="00BC3D0B" w:rsidRPr="00430D30">
        <w:t xml:space="preserve"> No additional heatsink is required.</w:t>
      </w:r>
    </w:p>
    <w:p w14:paraId="403EC605" w14:textId="2D760796" w:rsidR="00A62A0F" w:rsidRPr="00430D30" w:rsidRDefault="00A62A0F" w:rsidP="00E804E5">
      <w:pPr>
        <w:pStyle w:val="ListParagraph"/>
        <w:keepNext/>
        <w:numPr>
          <w:ilvl w:val="0"/>
          <w:numId w:val="1"/>
        </w:numPr>
        <w:ind w:left="714" w:hanging="357"/>
      </w:pPr>
      <w:r w:rsidRPr="00430D30">
        <w:lastRenderedPageBreak/>
        <w:t>Before fitting the socketed ICs, connect the board to a power supply</w:t>
      </w:r>
      <w:r w:rsidR="008A35FF" w:rsidRPr="00430D30">
        <w:t xml:space="preserve"> (using the </w:t>
      </w:r>
      <w:r w:rsidR="009B47B0" w:rsidRPr="00430D30">
        <w:t>P</w:t>
      </w:r>
      <w:r w:rsidR="008A35FF" w:rsidRPr="00430D30">
        <w:t xml:space="preserve">ower </w:t>
      </w:r>
      <w:r w:rsidR="00430D30">
        <w:t>module</w:t>
      </w:r>
      <w:r w:rsidR="008A35FF" w:rsidRPr="00430D30">
        <w:t xml:space="preserve"> and a short RJ45 cable)</w:t>
      </w:r>
      <w:r w:rsidRPr="00430D30">
        <w:t xml:space="preserve"> and check </w:t>
      </w:r>
      <w:r w:rsidR="000E6CD5" w:rsidRPr="00430D30">
        <w:t xml:space="preserve">using a multimeter </w:t>
      </w:r>
      <w:r w:rsidRPr="00430D30">
        <w:t xml:space="preserve">that </w:t>
      </w:r>
      <w:r w:rsidR="00514E8C" w:rsidRPr="00430D30">
        <w:t>the supply voltage appears on the pins o</w:t>
      </w:r>
      <w:r w:rsidR="00DD635C" w:rsidRPr="00430D30">
        <w:t>f</w:t>
      </w:r>
      <w:r w:rsidR="00514E8C" w:rsidRPr="00430D30">
        <w:t xml:space="preserve"> TP</w:t>
      </w:r>
      <w:r w:rsidR="00BC3D0B" w:rsidRPr="00430D30">
        <w:t>2</w:t>
      </w:r>
      <w:r w:rsidR="00514E8C" w:rsidRPr="00430D30">
        <w:t xml:space="preserve">, and that </w:t>
      </w:r>
      <w:r w:rsidRPr="00430D30">
        <w:t xml:space="preserve">+5V and 0V appear on the </w:t>
      </w:r>
      <w:r w:rsidR="00BC3D0B" w:rsidRPr="00430D30">
        <w:t xml:space="preserve">pins of TP1 and the </w:t>
      </w:r>
      <w:r w:rsidRPr="00430D30">
        <w:t xml:space="preserve">correct pins of the </w:t>
      </w:r>
      <w:r w:rsidR="00514E8C" w:rsidRPr="00430D30">
        <w:t xml:space="preserve">IC </w:t>
      </w:r>
      <w:r w:rsidRPr="00430D30">
        <w:t>sockets</w:t>
      </w:r>
      <w:r w:rsidR="00A960F8" w:rsidRPr="00430D30">
        <w:t>.</w:t>
      </w:r>
      <w:r w:rsidR="00514E8C" w:rsidRPr="00430D30">
        <w:t xml:space="preserve"> The pins are identified in the diagram below.</w:t>
      </w:r>
      <w:r w:rsidR="00A960F8" w:rsidRPr="00430D30">
        <w:t xml:space="preserve"> </w:t>
      </w:r>
      <w:r w:rsidR="008A35FF" w:rsidRPr="00430D30">
        <w:t xml:space="preserve">The green power LED should also light. </w:t>
      </w:r>
      <w:r w:rsidR="00A960F8" w:rsidRPr="00430D30">
        <w:t>Disconnect the power supply and fit the ICs.</w:t>
      </w:r>
    </w:p>
    <w:p w14:paraId="355580BF" w14:textId="5339A1A0" w:rsidR="00514E8C" w:rsidRDefault="00FA79CE" w:rsidP="00E804E5">
      <w:pPr>
        <w:pStyle w:val="ListParagraph"/>
        <w:keepNext/>
        <w:jc w:val="center"/>
      </w:pPr>
      <w:r>
        <w:rPr>
          <w:noProof/>
        </w:rPr>
        <w:drawing>
          <wp:inline distT="0" distB="0" distL="0" distR="0" wp14:anchorId="64FA5036" wp14:editId="05B81A81">
            <wp:extent cx="3380400" cy="2552400"/>
            <wp:effectExtent l="0" t="0" r="0" b="635"/>
            <wp:docPr id="112" name="Picture 1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T2 Basic Splitter Voltage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80400" cy="2552400"/>
                    </a:xfrm>
                    <a:prstGeom prst="rect">
                      <a:avLst/>
                    </a:prstGeom>
                  </pic:spPr>
                </pic:pic>
              </a:graphicData>
            </a:graphic>
          </wp:inline>
        </w:drawing>
      </w:r>
    </w:p>
    <w:p w14:paraId="7D954A96" w14:textId="009917B8" w:rsidR="00514E8C" w:rsidRPr="00152A9A" w:rsidRDefault="00514E8C" w:rsidP="00E804E5">
      <w:pPr>
        <w:pStyle w:val="Caption"/>
        <w:ind w:left="720"/>
        <w:jc w:val="center"/>
      </w:pPr>
      <w:bookmarkStart w:id="762" w:name="_Toc175732293"/>
      <w:r>
        <w:t xml:space="preserve">Figure </w:t>
      </w:r>
      <w:r>
        <w:rPr>
          <w:noProof/>
        </w:rPr>
        <w:fldChar w:fldCharType="begin"/>
      </w:r>
      <w:r>
        <w:rPr>
          <w:noProof/>
        </w:rPr>
        <w:instrText xml:space="preserve"> SEQ Figure \* ARABIC </w:instrText>
      </w:r>
      <w:r>
        <w:rPr>
          <w:noProof/>
        </w:rPr>
        <w:fldChar w:fldCharType="separate"/>
      </w:r>
      <w:r w:rsidR="002561BD">
        <w:rPr>
          <w:noProof/>
        </w:rPr>
        <w:t>9</w:t>
      </w:r>
      <w:r>
        <w:rPr>
          <w:noProof/>
        </w:rPr>
        <w:fldChar w:fldCharType="end"/>
      </w:r>
      <w:r>
        <w:t xml:space="preserve"> – Voltage Check Pin Locations</w:t>
      </w:r>
      <w:bookmarkEnd w:id="762"/>
    </w:p>
    <w:p w14:paraId="2217C2F2" w14:textId="77777777" w:rsidR="008C684E" w:rsidRPr="00430D30" w:rsidRDefault="00F75438" w:rsidP="006C4A3A">
      <w:pPr>
        <w:pStyle w:val="ListParagraph"/>
        <w:numPr>
          <w:ilvl w:val="0"/>
          <w:numId w:val="1"/>
        </w:numPr>
      </w:pPr>
      <w:r w:rsidRPr="00430D30">
        <w:t xml:space="preserve">Pay </w:t>
      </w:r>
      <w:r w:rsidR="000E6CD5" w:rsidRPr="00430D30">
        <w:t>close</w:t>
      </w:r>
      <w:r w:rsidRPr="00430D30">
        <w:t xml:space="preserve"> attention to the correct orientation of the polarised components D1, </w:t>
      </w:r>
      <w:r w:rsidR="00EE1BC3" w:rsidRPr="00430D30">
        <w:t>D</w:t>
      </w:r>
      <w:r w:rsidR="00BC3D0B" w:rsidRPr="00430D30">
        <w:t xml:space="preserve">5, D6, </w:t>
      </w:r>
      <w:r w:rsidRPr="00430D30">
        <w:t>C1, C2, IC1, IC2</w:t>
      </w:r>
      <w:r w:rsidR="00BC3D0B" w:rsidRPr="00430D30">
        <w:t>,</w:t>
      </w:r>
      <w:r w:rsidRPr="00430D30">
        <w:t xml:space="preserve"> IC3</w:t>
      </w:r>
      <w:r w:rsidR="00BC3D0B" w:rsidRPr="00430D30">
        <w:t xml:space="preserve"> &amp; LED1</w:t>
      </w:r>
      <w:r w:rsidRPr="00430D30">
        <w:t>.</w:t>
      </w:r>
      <w:r w:rsidR="00BC3D0B" w:rsidRPr="00430D30">
        <w:t xml:space="preserve"> </w:t>
      </w:r>
    </w:p>
    <w:p w14:paraId="77132BE6" w14:textId="02B9845E" w:rsidR="00F75438" w:rsidRPr="00430D30" w:rsidRDefault="00BC3D0B" w:rsidP="006C4A3A">
      <w:pPr>
        <w:pStyle w:val="ListParagraph"/>
        <w:numPr>
          <w:ilvl w:val="0"/>
          <w:numId w:val="1"/>
        </w:numPr>
      </w:pPr>
      <w:r w:rsidRPr="00430D30">
        <w:t>Diodes D2, D3 &amp; D4 are not polarised.</w:t>
      </w:r>
    </w:p>
    <w:p w14:paraId="35880FA4" w14:textId="7988626D" w:rsidR="008A35FF" w:rsidRPr="00430D30" w:rsidRDefault="008A35FF" w:rsidP="006C4A3A">
      <w:pPr>
        <w:pStyle w:val="ListParagraph"/>
        <w:numPr>
          <w:ilvl w:val="0"/>
          <w:numId w:val="1"/>
        </w:numPr>
      </w:pPr>
      <w:r w:rsidRPr="00430D30">
        <w:t xml:space="preserve">The mounting lugs of the RJ45 </w:t>
      </w:r>
      <w:r w:rsidR="00BC3D0B" w:rsidRPr="00430D30">
        <w:t xml:space="preserve">and 9-Way D-Sub </w:t>
      </w:r>
      <w:r w:rsidRPr="00430D30">
        <w:t>connectors clip into the holes in the PCB. Make sure the connector pins are correctly aligned with the holes before clipping the connector into the board</w:t>
      </w:r>
      <w:r w:rsidR="00212D29" w:rsidRPr="00430D30">
        <w:t>, and then soldering the pins.</w:t>
      </w:r>
    </w:p>
    <w:p w14:paraId="2F185995" w14:textId="11870329" w:rsidR="00152A9A" w:rsidRPr="00212D29" w:rsidRDefault="00FB1524" w:rsidP="00172EEB">
      <w:pPr>
        <w:keepNext/>
      </w:pPr>
      <w:r w:rsidRPr="00430D30">
        <w:lastRenderedPageBreak/>
        <w:t xml:space="preserve">A completed </w:t>
      </w:r>
      <w:r w:rsidR="009573EF" w:rsidRPr="00430D30">
        <w:t xml:space="preserve">Basic Serial Splitter </w:t>
      </w:r>
      <w:r w:rsidR="00430D30" w:rsidRPr="00430D30">
        <w:t xml:space="preserve">module </w:t>
      </w:r>
      <w:r w:rsidR="009573EF" w:rsidRPr="00430D30">
        <w:t xml:space="preserve">Master </w:t>
      </w:r>
      <w:r w:rsidR="008C684E" w:rsidRPr="00430D30">
        <w:t>Board</w:t>
      </w:r>
      <w:r w:rsidRPr="00430D30">
        <w:t xml:space="preserve"> </w:t>
      </w:r>
      <w:r w:rsidR="008A236E" w:rsidRPr="00430D30">
        <w:t>is shown</w:t>
      </w:r>
      <w:r w:rsidRPr="00430D30">
        <w:t xml:space="preserve"> in the following photograph.</w:t>
      </w:r>
    </w:p>
    <w:p w14:paraId="54317A20" w14:textId="2A9B37FA" w:rsidR="00E21E80" w:rsidRPr="00152C2B" w:rsidRDefault="00430D30" w:rsidP="00E21E80">
      <w:pPr>
        <w:keepNext/>
        <w:jc w:val="center"/>
        <w:rPr>
          <w:color w:val="00B050"/>
        </w:rPr>
      </w:pPr>
      <w:r>
        <w:rPr>
          <w:noProof/>
          <w:color w:val="00B050"/>
        </w:rPr>
        <w:drawing>
          <wp:inline distT="0" distB="0" distL="0" distR="0" wp14:anchorId="1FBF443E" wp14:editId="50AD6C11">
            <wp:extent cx="4320000" cy="3603600"/>
            <wp:effectExtent l="19050" t="19050" r="23495" b="16510"/>
            <wp:docPr id="11" name="Picture 1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0054.jpeg"/>
                    <pic:cNvPicPr/>
                  </pic:nvPicPr>
                  <pic:blipFill>
                    <a:blip r:embed="rId8">
                      <a:extLst>
                        <a:ext uri="{28A0092B-C50C-407E-A947-70E740481C1C}">
                          <a14:useLocalDpi xmlns:a14="http://schemas.microsoft.com/office/drawing/2010/main" val="0"/>
                        </a:ext>
                      </a:extLst>
                    </a:blip>
                    <a:stretch>
                      <a:fillRect/>
                    </a:stretch>
                  </pic:blipFill>
                  <pic:spPr>
                    <a:xfrm>
                      <a:off x="0" y="0"/>
                      <a:ext cx="4320000" cy="3603600"/>
                    </a:xfrm>
                    <a:prstGeom prst="rect">
                      <a:avLst/>
                    </a:prstGeom>
                    <a:ln w="12700">
                      <a:solidFill>
                        <a:schemeClr val="tx1"/>
                      </a:solidFill>
                    </a:ln>
                  </pic:spPr>
                </pic:pic>
              </a:graphicData>
            </a:graphic>
          </wp:inline>
        </w:drawing>
      </w:r>
    </w:p>
    <w:p w14:paraId="09270508" w14:textId="6E1CA586" w:rsidR="00152A9A" w:rsidRDefault="00152A9A" w:rsidP="00152A9A">
      <w:pPr>
        <w:pStyle w:val="Caption"/>
        <w:jc w:val="center"/>
      </w:pPr>
      <w:bookmarkStart w:id="763" w:name="_Toc175732294"/>
      <w:r>
        <w:t xml:space="preserve">Figure </w:t>
      </w:r>
      <w:r w:rsidR="00D15F53">
        <w:rPr>
          <w:noProof/>
        </w:rPr>
        <w:fldChar w:fldCharType="begin"/>
      </w:r>
      <w:r w:rsidR="00D15F53">
        <w:rPr>
          <w:noProof/>
        </w:rPr>
        <w:instrText xml:space="preserve"> SEQ Figure \* ARABIC </w:instrText>
      </w:r>
      <w:r w:rsidR="00D15F53">
        <w:rPr>
          <w:noProof/>
        </w:rPr>
        <w:fldChar w:fldCharType="separate"/>
      </w:r>
      <w:r w:rsidR="002561BD">
        <w:rPr>
          <w:noProof/>
        </w:rPr>
        <w:t>10</w:t>
      </w:r>
      <w:r w:rsidR="00D15F53">
        <w:rPr>
          <w:noProof/>
        </w:rPr>
        <w:fldChar w:fldCharType="end"/>
      </w:r>
      <w:r>
        <w:t xml:space="preserve"> – Completed </w:t>
      </w:r>
      <w:r w:rsidR="00BC3D0B">
        <w:t xml:space="preserve">Basic Serial Splitter </w:t>
      </w:r>
      <w:r w:rsidR="00430D30">
        <w:t xml:space="preserve">Module </w:t>
      </w:r>
      <w:r w:rsidR="00BC3D0B">
        <w:t xml:space="preserve">Master </w:t>
      </w:r>
      <w:r w:rsidR="008C684E">
        <w:t>Board</w:t>
      </w:r>
      <w:bookmarkEnd w:id="763"/>
    </w:p>
    <w:p w14:paraId="02B3F967" w14:textId="77777777" w:rsidR="00EA7EB9" w:rsidRPr="00A7651F" w:rsidRDefault="00EA7EB9" w:rsidP="00A7651F"/>
    <w:p w14:paraId="38F8AA7F" w14:textId="77777777" w:rsidR="009F0812" w:rsidRDefault="009F0812" w:rsidP="009F0812">
      <w:pPr>
        <w:pStyle w:val="ListParagraph"/>
      </w:pPr>
    </w:p>
    <w:p w14:paraId="7ED0F2D5" w14:textId="6C205DE5" w:rsidR="00161B07" w:rsidRDefault="00161B07" w:rsidP="00161B07">
      <w:pPr>
        <w:pStyle w:val="Heading2"/>
        <w:pageBreakBefore/>
      </w:pPr>
      <w:bookmarkStart w:id="764" w:name="_Toc175732263"/>
      <w:r>
        <w:lastRenderedPageBreak/>
        <w:t xml:space="preserve">Basic Serial Splitter </w:t>
      </w:r>
      <w:r w:rsidR="00430D30">
        <w:t xml:space="preserve">Module – </w:t>
      </w:r>
      <w:r w:rsidR="009573EF">
        <w:t xml:space="preserve">Expander </w:t>
      </w:r>
      <w:r>
        <w:t>Board</w:t>
      </w:r>
      <w:bookmarkEnd w:id="764"/>
      <w:r>
        <w:t xml:space="preserve"> </w:t>
      </w:r>
    </w:p>
    <w:p w14:paraId="11C9DDFE" w14:textId="30BEFFB8" w:rsidR="008C684E" w:rsidRPr="00430D30" w:rsidRDefault="008C684E" w:rsidP="008C684E">
      <w:r w:rsidRPr="00430D30">
        <w:t xml:space="preserve">The Expander Board links to the Master Board and provides four additional serial ports for Simulator PCs. Only one Expander can be linked to </w:t>
      </w:r>
      <w:r w:rsidR="003D1535" w:rsidRPr="00430D30">
        <w:t>a Master Board.</w:t>
      </w:r>
    </w:p>
    <w:p w14:paraId="05B00218" w14:textId="77777777" w:rsidR="00161B07" w:rsidRDefault="00161B07" w:rsidP="00161B07">
      <w:pPr>
        <w:pStyle w:val="Heading3"/>
      </w:pPr>
      <w:bookmarkStart w:id="765" w:name="_Toc175732264"/>
      <w:r>
        <w:t>Parts List</w:t>
      </w:r>
      <w:bookmarkEnd w:id="765"/>
    </w:p>
    <w:p w14:paraId="4C4CF8EF" w14:textId="7A2463AA" w:rsidR="00161B07" w:rsidRPr="00393B25" w:rsidRDefault="00161B07" w:rsidP="00161B07">
      <w:pPr>
        <w:pStyle w:val="Caption"/>
        <w:keepNext/>
      </w:pPr>
      <w:bookmarkStart w:id="766" w:name="_Toc175732313"/>
      <w:r>
        <w:t xml:space="preserve">Table </w:t>
      </w:r>
      <w:r>
        <w:rPr>
          <w:noProof/>
        </w:rPr>
        <w:fldChar w:fldCharType="begin"/>
      </w:r>
      <w:r>
        <w:rPr>
          <w:noProof/>
        </w:rPr>
        <w:instrText xml:space="preserve"> SEQ Table \* ARABIC </w:instrText>
      </w:r>
      <w:r>
        <w:rPr>
          <w:noProof/>
        </w:rPr>
        <w:fldChar w:fldCharType="separate"/>
      </w:r>
      <w:ins w:id="767" w:author="Andrew Instone-Cowie" w:date="2024-08-28T10:12:00Z" w16du:dateUtc="2024-08-28T09:12:00Z">
        <w:r w:rsidR="002561BD">
          <w:rPr>
            <w:noProof/>
          </w:rPr>
          <w:t>4</w:t>
        </w:r>
      </w:ins>
      <w:del w:id="768" w:author="Andrew Instone-Cowie" w:date="2024-08-28T10:02:00Z" w16du:dateUtc="2024-08-28T09:02:00Z">
        <w:r w:rsidR="00165740" w:rsidDel="004B5809">
          <w:rPr>
            <w:noProof/>
          </w:rPr>
          <w:delText>3</w:delText>
        </w:r>
      </w:del>
      <w:r>
        <w:rPr>
          <w:noProof/>
        </w:rPr>
        <w:fldChar w:fldCharType="end"/>
      </w:r>
      <w:r>
        <w:t xml:space="preserve"> – Basic Serial Splitter </w:t>
      </w:r>
      <w:r w:rsidR="00430D30">
        <w:t xml:space="preserve">Module </w:t>
      </w:r>
      <w:r w:rsidR="009573EF">
        <w:t xml:space="preserve">Expander </w:t>
      </w:r>
      <w:r>
        <w:t>Board Parts List</w:t>
      </w:r>
      <w:bookmarkEnd w:id="76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4110"/>
        <w:gridCol w:w="2897"/>
      </w:tblGrid>
      <w:tr w:rsidR="00161B07" w:rsidRPr="00AE25BB" w14:paraId="62BF9347" w14:textId="77777777" w:rsidTr="00F36105">
        <w:tc>
          <w:tcPr>
            <w:tcW w:w="2127" w:type="dxa"/>
            <w:shd w:val="clear" w:color="auto" w:fill="D9D9D9" w:themeFill="background1" w:themeFillShade="D9"/>
          </w:tcPr>
          <w:p w14:paraId="3FF6B4BA" w14:textId="77777777" w:rsidR="00161B07" w:rsidRPr="00430D30" w:rsidRDefault="00161B07" w:rsidP="00B81D2A">
            <w:pPr>
              <w:contextualSpacing/>
              <w:rPr>
                <w:b/>
              </w:rPr>
            </w:pPr>
            <w:r w:rsidRPr="00430D30">
              <w:rPr>
                <w:b/>
              </w:rPr>
              <w:t>Reference</w:t>
            </w:r>
          </w:p>
        </w:tc>
        <w:tc>
          <w:tcPr>
            <w:tcW w:w="4110" w:type="dxa"/>
            <w:shd w:val="clear" w:color="auto" w:fill="D9D9D9" w:themeFill="background1" w:themeFillShade="D9"/>
          </w:tcPr>
          <w:p w14:paraId="76801D7B" w14:textId="77777777" w:rsidR="00161B07" w:rsidRPr="00430D30" w:rsidRDefault="00161B07" w:rsidP="00B81D2A">
            <w:pPr>
              <w:contextualSpacing/>
              <w:rPr>
                <w:b/>
              </w:rPr>
            </w:pPr>
            <w:r w:rsidRPr="00430D30">
              <w:rPr>
                <w:b/>
              </w:rPr>
              <w:t>Component</w:t>
            </w:r>
          </w:p>
        </w:tc>
        <w:tc>
          <w:tcPr>
            <w:tcW w:w="2897" w:type="dxa"/>
            <w:shd w:val="clear" w:color="auto" w:fill="D9D9D9" w:themeFill="background1" w:themeFillShade="D9"/>
          </w:tcPr>
          <w:p w14:paraId="2BF7F6B0" w14:textId="77777777" w:rsidR="00161B07" w:rsidRPr="00430D30" w:rsidRDefault="00161B07" w:rsidP="00B81D2A">
            <w:pPr>
              <w:contextualSpacing/>
              <w:rPr>
                <w:b/>
              </w:rPr>
            </w:pPr>
            <w:r w:rsidRPr="00430D30">
              <w:rPr>
                <w:b/>
              </w:rPr>
              <w:t>Notes</w:t>
            </w:r>
          </w:p>
        </w:tc>
      </w:tr>
      <w:tr w:rsidR="00161B07" w:rsidRPr="007A4ECF" w14:paraId="4B7DCF06" w14:textId="77777777" w:rsidTr="00F36105">
        <w:tc>
          <w:tcPr>
            <w:tcW w:w="2127" w:type="dxa"/>
          </w:tcPr>
          <w:p w14:paraId="6A8206B9" w14:textId="77777777" w:rsidR="00161B07" w:rsidRPr="00430D30" w:rsidRDefault="00161B07" w:rsidP="00B81D2A">
            <w:pPr>
              <w:contextualSpacing/>
            </w:pPr>
            <w:r w:rsidRPr="00430D30">
              <w:t>PCB</w:t>
            </w:r>
          </w:p>
        </w:tc>
        <w:tc>
          <w:tcPr>
            <w:tcW w:w="4110" w:type="dxa"/>
          </w:tcPr>
          <w:p w14:paraId="1948D1AF" w14:textId="77777777" w:rsidR="00161B07" w:rsidRPr="00430D30" w:rsidRDefault="00161B07" w:rsidP="00B81D2A">
            <w:pPr>
              <w:contextualSpacing/>
            </w:pPr>
            <w:r w:rsidRPr="00430D30">
              <w:t>Type 2 Basic Serial Splitter PCB</w:t>
            </w:r>
          </w:p>
        </w:tc>
        <w:tc>
          <w:tcPr>
            <w:tcW w:w="2897" w:type="dxa"/>
          </w:tcPr>
          <w:p w14:paraId="19A0DE53" w14:textId="77777777" w:rsidR="00161B07" w:rsidRPr="00430D30" w:rsidRDefault="00161B07" w:rsidP="00B81D2A">
            <w:pPr>
              <w:contextualSpacing/>
            </w:pPr>
          </w:p>
        </w:tc>
      </w:tr>
      <w:tr w:rsidR="00161B07" w:rsidRPr="007A4ECF" w14:paraId="580244B5" w14:textId="77777777" w:rsidTr="00F36105">
        <w:tc>
          <w:tcPr>
            <w:tcW w:w="2127" w:type="dxa"/>
          </w:tcPr>
          <w:p w14:paraId="103C31C9" w14:textId="77777777" w:rsidR="00161B07" w:rsidRPr="00430D30" w:rsidRDefault="00161B07" w:rsidP="00161B07">
            <w:pPr>
              <w:contextualSpacing/>
            </w:pPr>
            <w:r w:rsidRPr="00430D30">
              <w:t>C8, C9, C10,</w:t>
            </w:r>
          </w:p>
          <w:p w14:paraId="347BEDDA" w14:textId="704E935B" w:rsidR="00161B07" w:rsidRPr="00430D30" w:rsidRDefault="00161B07" w:rsidP="00161B07">
            <w:pPr>
              <w:contextualSpacing/>
              <w:rPr>
                <w:strike/>
              </w:rPr>
            </w:pPr>
            <w:r w:rsidRPr="00430D30">
              <w:t>C11, C12</w:t>
            </w:r>
          </w:p>
        </w:tc>
        <w:tc>
          <w:tcPr>
            <w:tcW w:w="4110" w:type="dxa"/>
          </w:tcPr>
          <w:p w14:paraId="1160816A" w14:textId="1177F1C3" w:rsidR="00161B07" w:rsidRPr="00430D30" w:rsidRDefault="00161B07" w:rsidP="00161B07">
            <w:pPr>
              <w:contextualSpacing/>
              <w:rPr>
                <w:strike/>
              </w:rPr>
            </w:pPr>
            <w:r w:rsidRPr="00430D30">
              <w:t>100nF (0.1</w:t>
            </w:r>
            <w:r w:rsidRPr="00430D30">
              <w:rPr>
                <w:rFonts w:cs="Calibri"/>
              </w:rPr>
              <w:t>µF</w:t>
            </w:r>
            <w:r w:rsidRPr="00430D30">
              <w:t>) 50V MLCC (2.54mm Radial)</w:t>
            </w:r>
          </w:p>
        </w:tc>
        <w:tc>
          <w:tcPr>
            <w:tcW w:w="2897" w:type="dxa"/>
          </w:tcPr>
          <w:p w14:paraId="3E518258" w14:textId="4182884D" w:rsidR="00161B07" w:rsidRPr="00D705AF" w:rsidRDefault="00161B07" w:rsidP="00161B07">
            <w:pPr>
              <w:contextualSpacing/>
              <w:rPr>
                <w:strike/>
              </w:rPr>
            </w:pPr>
            <w:r w:rsidRPr="00D705AF">
              <w:t>Farnell 1457655</w:t>
            </w:r>
          </w:p>
        </w:tc>
      </w:tr>
      <w:tr w:rsidR="00161B07" w:rsidRPr="007A4ECF" w14:paraId="7C600C1E" w14:textId="77777777" w:rsidTr="00F36105">
        <w:tc>
          <w:tcPr>
            <w:tcW w:w="2127" w:type="dxa"/>
          </w:tcPr>
          <w:p w14:paraId="6A12AC51" w14:textId="78A88852" w:rsidR="00161B07" w:rsidRPr="00430D30" w:rsidRDefault="00161B07" w:rsidP="00161B07">
            <w:pPr>
              <w:contextualSpacing/>
              <w:rPr>
                <w:strike/>
              </w:rPr>
            </w:pPr>
            <w:r w:rsidRPr="00430D30">
              <w:t>IC3</w:t>
            </w:r>
          </w:p>
        </w:tc>
        <w:tc>
          <w:tcPr>
            <w:tcW w:w="4110" w:type="dxa"/>
          </w:tcPr>
          <w:p w14:paraId="69699416" w14:textId="7482A733" w:rsidR="00161B07" w:rsidRPr="00430D30" w:rsidRDefault="00161B07" w:rsidP="00161B07">
            <w:pPr>
              <w:contextualSpacing/>
              <w:rPr>
                <w:strike/>
              </w:rPr>
            </w:pPr>
            <w:r w:rsidRPr="00430D30">
              <w:t>MAX208CNG+</w:t>
            </w:r>
          </w:p>
        </w:tc>
        <w:tc>
          <w:tcPr>
            <w:tcW w:w="2897" w:type="dxa"/>
          </w:tcPr>
          <w:p w14:paraId="12630914" w14:textId="535541A4" w:rsidR="00161B07" w:rsidRPr="00D705AF" w:rsidRDefault="00161B07" w:rsidP="00161B07">
            <w:pPr>
              <w:contextualSpacing/>
              <w:rPr>
                <w:strike/>
              </w:rPr>
            </w:pPr>
            <w:r w:rsidRPr="00D705AF">
              <w:t>Farnell 2511906</w:t>
            </w:r>
          </w:p>
        </w:tc>
      </w:tr>
      <w:tr w:rsidR="00161B07" w:rsidRPr="007A4ECF" w14:paraId="558CAAF6" w14:textId="77777777" w:rsidTr="00F36105">
        <w:tc>
          <w:tcPr>
            <w:tcW w:w="2127" w:type="dxa"/>
          </w:tcPr>
          <w:p w14:paraId="0BBDE286" w14:textId="0E8B5B9C" w:rsidR="00161B07" w:rsidRPr="00430D30" w:rsidRDefault="00161B07" w:rsidP="00161B07">
            <w:pPr>
              <w:contextualSpacing/>
              <w:rPr>
                <w:strike/>
              </w:rPr>
            </w:pPr>
            <w:r w:rsidRPr="00430D30">
              <w:t>PC5, PC6, PC7, PC8</w:t>
            </w:r>
          </w:p>
        </w:tc>
        <w:tc>
          <w:tcPr>
            <w:tcW w:w="4110" w:type="dxa"/>
          </w:tcPr>
          <w:p w14:paraId="0EA7D978" w14:textId="134634D5" w:rsidR="00161B07" w:rsidRPr="00430D30" w:rsidRDefault="00161B07" w:rsidP="00161B07">
            <w:pPr>
              <w:contextualSpacing/>
              <w:rPr>
                <w:strike/>
              </w:rPr>
            </w:pPr>
            <w:r w:rsidRPr="00430D30">
              <w:t>Right Angle PCB D Sub Connector 9 Pin</w:t>
            </w:r>
          </w:p>
        </w:tc>
        <w:tc>
          <w:tcPr>
            <w:tcW w:w="2897" w:type="dxa"/>
          </w:tcPr>
          <w:p w14:paraId="584E7934" w14:textId="3ABEA83D" w:rsidR="00161B07" w:rsidRPr="00D705AF" w:rsidRDefault="00161B07" w:rsidP="00161B07">
            <w:pPr>
              <w:contextualSpacing/>
              <w:rPr>
                <w:strike/>
              </w:rPr>
            </w:pPr>
            <w:r w:rsidRPr="00D705AF">
              <w:t>Farnell 1848372</w:t>
            </w:r>
            <w:r w:rsidR="00174309" w:rsidRPr="00D705AF">
              <w:t>*</w:t>
            </w:r>
          </w:p>
        </w:tc>
      </w:tr>
      <w:tr w:rsidR="00161B07" w:rsidRPr="007A4ECF" w14:paraId="1B598C3D" w14:textId="77777777" w:rsidTr="00F36105">
        <w:tc>
          <w:tcPr>
            <w:tcW w:w="2127" w:type="dxa"/>
          </w:tcPr>
          <w:p w14:paraId="10878EDD" w14:textId="4F30B852" w:rsidR="00161B07" w:rsidRPr="00430D30" w:rsidRDefault="00161B07" w:rsidP="00161B07">
            <w:pPr>
              <w:contextualSpacing/>
              <w:rPr>
                <w:strike/>
              </w:rPr>
            </w:pPr>
            <w:r w:rsidRPr="00430D30">
              <w:t>IC Socket</w:t>
            </w:r>
          </w:p>
        </w:tc>
        <w:tc>
          <w:tcPr>
            <w:tcW w:w="4110" w:type="dxa"/>
          </w:tcPr>
          <w:p w14:paraId="3B80728D" w14:textId="1B1C0080" w:rsidR="00161B07" w:rsidRPr="00430D30" w:rsidRDefault="00161B07" w:rsidP="00161B07">
            <w:pPr>
              <w:contextualSpacing/>
              <w:rPr>
                <w:strike/>
              </w:rPr>
            </w:pPr>
            <w:r w:rsidRPr="00430D30">
              <w:t>24-pin, 0.3” pitch</w:t>
            </w:r>
          </w:p>
        </w:tc>
        <w:tc>
          <w:tcPr>
            <w:tcW w:w="2897" w:type="dxa"/>
          </w:tcPr>
          <w:p w14:paraId="49B762E3" w14:textId="0E7426E5" w:rsidR="00161B07" w:rsidRPr="00D705AF" w:rsidRDefault="00161B07" w:rsidP="00161B07">
            <w:pPr>
              <w:contextualSpacing/>
              <w:rPr>
                <w:strike/>
              </w:rPr>
            </w:pPr>
            <w:r w:rsidRPr="00D705AF">
              <w:t xml:space="preserve">Farnell </w:t>
            </w:r>
            <w:r w:rsidR="005F3226" w:rsidRPr="00882FAE">
              <w:t>2672303</w:t>
            </w:r>
          </w:p>
        </w:tc>
      </w:tr>
      <w:tr w:rsidR="00161B07" w:rsidRPr="007A4ECF" w14:paraId="30CF2255" w14:textId="77777777" w:rsidTr="00F36105">
        <w:tc>
          <w:tcPr>
            <w:tcW w:w="2127" w:type="dxa"/>
          </w:tcPr>
          <w:p w14:paraId="3A419F08" w14:textId="52FD1169" w:rsidR="00161B07" w:rsidRPr="00430D30" w:rsidRDefault="006462B6" w:rsidP="00161B07">
            <w:pPr>
              <w:contextualSpacing/>
            </w:pPr>
            <w:r w:rsidRPr="00430D30">
              <w:t>Master Connector</w:t>
            </w:r>
          </w:p>
        </w:tc>
        <w:tc>
          <w:tcPr>
            <w:tcW w:w="4110" w:type="dxa"/>
          </w:tcPr>
          <w:p w14:paraId="027EDB10" w14:textId="49E239D9" w:rsidR="00161B07" w:rsidRPr="00430D30" w:rsidRDefault="006462B6" w:rsidP="00161B07">
            <w:pPr>
              <w:contextualSpacing/>
            </w:pPr>
            <w:r w:rsidRPr="00430D30">
              <w:t>8-Way Right Angle Header</w:t>
            </w:r>
          </w:p>
        </w:tc>
        <w:tc>
          <w:tcPr>
            <w:tcW w:w="2897" w:type="dxa"/>
          </w:tcPr>
          <w:p w14:paraId="57A6B087" w14:textId="3E33BBFF" w:rsidR="00161B07" w:rsidRPr="00430D30" w:rsidRDefault="00A0057A" w:rsidP="00161B07">
            <w:pPr>
              <w:contextualSpacing/>
            </w:pPr>
            <w:r w:rsidRPr="00430D30">
              <w:t xml:space="preserve">Farnell </w:t>
            </w:r>
            <w:r w:rsidR="006462B6" w:rsidRPr="00430D30">
              <w:t>2356196</w:t>
            </w:r>
          </w:p>
        </w:tc>
      </w:tr>
      <w:tr w:rsidR="006462B6" w:rsidRPr="007A4ECF" w14:paraId="22FD0779" w14:textId="77777777" w:rsidTr="00F36105">
        <w:tc>
          <w:tcPr>
            <w:tcW w:w="2127" w:type="dxa"/>
          </w:tcPr>
          <w:p w14:paraId="1564E7F4" w14:textId="502A485B" w:rsidR="006462B6" w:rsidRPr="00430D30" w:rsidRDefault="006462B6" w:rsidP="006462B6">
            <w:pPr>
              <w:contextualSpacing/>
            </w:pPr>
            <w:r w:rsidRPr="00430D30">
              <w:t>Expand Connector</w:t>
            </w:r>
            <w:r w:rsidR="00F36105" w:rsidRPr="00430D30">
              <w:rPr>
                <w:rStyle w:val="FootnoteReference"/>
              </w:rPr>
              <w:footnoteReference w:id="4"/>
            </w:r>
          </w:p>
        </w:tc>
        <w:tc>
          <w:tcPr>
            <w:tcW w:w="4110" w:type="dxa"/>
          </w:tcPr>
          <w:p w14:paraId="5B2343A5" w14:textId="3DF9C002" w:rsidR="006462B6" w:rsidRPr="00430D30" w:rsidRDefault="006462B6" w:rsidP="006462B6">
            <w:pPr>
              <w:contextualSpacing/>
              <w:rPr>
                <w:strike/>
              </w:rPr>
            </w:pPr>
            <w:r w:rsidRPr="00430D30">
              <w:t>8-Way Right Angle Socket</w:t>
            </w:r>
          </w:p>
        </w:tc>
        <w:tc>
          <w:tcPr>
            <w:tcW w:w="2897" w:type="dxa"/>
          </w:tcPr>
          <w:p w14:paraId="72E70022" w14:textId="7D375E51" w:rsidR="006462B6" w:rsidRPr="00430D30" w:rsidRDefault="00F36105" w:rsidP="006462B6">
            <w:pPr>
              <w:contextualSpacing/>
            </w:pPr>
            <w:r w:rsidRPr="00430D30">
              <w:t xml:space="preserve">Farnell </w:t>
            </w:r>
            <w:r w:rsidR="006462B6" w:rsidRPr="00430D30">
              <w:t>1668343</w:t>
            </w:r>
          </w:p>
        </w:tc>
      </w:tr>
      <w:tr w:rsidR="00FA79CE" w:rsidRPr="007A4ECF" w14:paraId="7CDF2759" w14:textId="77777777" w:rsidTr="00F36105">
        <w:tc>
          <w:tcPr>
            <w:tcW w:w="2127" w:type="dxa"/>
          </w:tcPr>
          <w:p w14:paraId="6A1675E6" w14:textId="7F6FA63E" w:rsidR="00FA79CE" w:rsidRPr="00430D30" w:rsidRDefault="00FA79CE" w:rsidP="00FA79CE">
            <w:pPr>
              <w:contextualSpacing/>
            </w:pPr>
            <w:r w:rsidRPr="00430D30">
              <w:t>Hardware</w:t>
            </w:r>
          </w:p>
        </w:tc>
        <w:tc>
          <w:tcPr>
            <w:tcW w:w="4110" w:type="dxa"/>
          </w:tcPr>
          <w:p w14:paraId="304ED095" w14:textId="1638B78C" w:rsidR="00FA79CE" w:rsidRPr="00430D30" w:rsidRDefault="00FA79CE" w:rsidP="00FA79CE">
            <w:pPr>
              <w:contextualSpacing/>
              <w:rPr>
                <w:highlight w:val="yellow"/>
              </w:rPr>
            </w:pPr>
            <w:r w:rsidRPr="00430D30">
              <w:t xml:space="preserve">6mm M3 PCB Standoffs, Nuts &amp; Screws </w:t>
            </w:r>
          </w:p>
        </w:tc>
        <w:tc>
          <w:tcPr>
            <w:tcW w:w="2897" w:type="dxa"/>
          </w:tcPr>
          <w:p w14:paraId="5AA4BC78" w14:textId="18E628E3" w:rsidR="00FA79CE" w:rsidRPr="00430D30" w:rsidRDefault="00FA79CE" w:rsidP="00FA79CE">
            <w:pPr>
              <w:contextualSpacing/>
            </w:pPr>
            <w:r w:rsidRPr="00430D30">
              <w:t>eBay</w:t>
            </w:r>
          </w:p>
        </w:tc>
      </w:tr>
    </w:tbl>
    <w:p w14:paraId="2A3D69BC" w14:textId="77777777" w:rsidR="00174309" w:rsidRPr="00174309" w:rsidRDefault="00174309" w:rsidP="00174309">
      <w:pPr>
        <w:spacing w:before="120"/>
        <w:sectPr w:rsidR="00174309" w:rsidRPr="00174309" w:rsidSect="00174309">
          <w:headerReference w:type="even" r:id="rId31"/>
          <w:headerReference w:type="default" r:id="rId32"/>
          <w:footerReference w:type="even" r:id="rId33"/>
          <w:footerReference w:type="default" r:id="rId34"/>
          <w:footerReference w:type="first" r:id="rId35"/>
          <w:endnotePr>
            <w:numFmt w:val="decimal"/>
          </w:endnotePr>
          <w:pgSz w:w="11906" w:h="16838"/>
          <w:pgMar w:top="1440" w:right="1440" w:bottom="1440" w:left="1440" w:header="709" w:footer="709" w:gutter="0"/>
          <w:cols w:space="708"/>
          <w:docGrid w:linePitch="360"/>
        </w:sectPr>
      </w:pPr>
      <w:r>
        <w:t xml:space="preserve">(* Farnell part </w:t>
      </w:r>
      <w:r w:rsidRPr="00212D29">
        <w:t>1848372</w:t>
      </w:r>
      <w:r>
        <w:t xml:space="preserve"> has threaded screw lock posts for cable plugs fitted with locking screws. If you do not want these, use alternative part 1084701 instead.)</w:t>
      </w:r>
    </w:p>
    <w:p w14:paraId="38D4565B" w14:textId="49FC3469" w:rsidR="00161B07" w:rsidRDefault="00161B07" w:rsidP="00161B07">
      <w:pPr>
        <w:pStyle w:val="Heading3"/>
      </w:pPr>
      <w:bookmarkStart w:id="769" w:name="_Toc175732265"/>
      <w:r>
        <w:lastRenderedPageBreak/>
        <w:t>Parts</w:t>
      </w:r>
      <w:bookmarkEnd w:id="769"/>
    </w:p>
    <w:p w14:paraId="48A98F88" w14:textId="3AC355ED" w:rsidR="009573EF" w:rsidRPr="00430D30" w:rsidRDefault="009573EF" w:rsidP="009573EF">
      <w:pPr>
        <w:keepNext/>
      </w:pPr>
      <w:r w:rsidRPr="00430D30">
        <w:t xml:space="preserve">The following photograph shows the complete set of parts required for the Basic Serial Splitter Expander PCB. </w:t>
      </w:r>
    </w:p>
    <w:p w14:paraId="6E8899EE" w14:textId="10FE86B9" w:rsidR="00161B07" w:rsidRDefault="009573EF" w:rsidP="00161B07">
      <w:pPr>
        <w:keepNext/>
        <w:jc w:val="center"/>
      </w:pPr>
      <w:r>
        <w:rPr>
          <w:noProof/>
        </w:rPr>
        <w:drawing>
          <wp:inline distT="0" distB="0" distL="0" distR="0" wp14:anchorId="0F831EE2" wp14:editId="3D2FC5D7">
            <wp:extent cx="3600000" cy="2073600"/>
            <wp:effectExtent l="19050" t="19050" r="19685" b="22225"/>
            <wp:docPr id="111" name="Picture 11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g_0665.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00000" cy="2073600"/>
                    </a:xfrm>
                    <a:prstGeom prst="rect">
                      <a:avLst/>
                    </a:prstGeom>
                    <a:ln w="12700">
                      <a:solidFill>
                        <a:schemeClr val="tx1"/>
                      </a:solidFill>
                    </a:ln>
                  </pic:spPr>
                </pic:pic>
              </a:graphicData>
            </a:graphic>
          </wp:inline>
        </w:drawing>
      </w:r>
    </w:p>
    <w:p w14:paraId="09863C5F" w14:textId="032F00F8" w:rsidR="00161B07" w:rsidRPr="009B5FE2" w:rsidRDefault="00161B07" w:rsidP="00161B07">
      <w:pPr>
        <w:pStyle w:val="Caption"/>
        <w:jc w:val="center"/>
      </w:pPr>
      <w:bookmarkStart w:id="770" w:name="_Toc175732295"/>
      <w:r>
        <w:t xml:space="preserve">Figure </w:t>
      </w:r>
      <w:r>
        <w:rPr>
          <w:noProof/>
        </w:rPr>
        <w:fldChar w:fldCharType="begin"/>
      </w:r>
      <w:r>
        <w:rPr>
          <w:noProof/>
        </w:rPr>
        <w:instrText xml:space="preserve"> SEQ Figure \* ARABIC </w:instrText>
      </w:r>
      <w:r>
        <w:rPr>
          <w:noProof/>
        </w:rPr>
        <w:fldChar w:fldCharType="separate"/>
      </w:r>
      <w:r w:rsidR="002561BD">
        <w:rPr>
          <w:noProof/>
        </w:rPr>
        <w:t>11</w:t>
      </w:r>
      <w:r>
        <w:rPr>
          <w:noProof/>
        </w:rPr>
        <w:fldChar w:fldCharType="end"/>
      </w:r>
      <w:r>
        <w:t xml:space="preserve"> – </w:t>
      </w:r>
      <w:r w:rsidR="009573EF">
        <w:t>Basic Serial Splitter</w:t>
      </w:r>
      <w:r w:rsidR="00430D30">
        <w:t xml:space="preserve"> Module </w:t>
      </w:r>
      <w:r w:rsidR="009573EF">
        <w:t xml:space="preserve">Expander </w:t>
      </w:r>
      <w:r w:rsidR="00FA79CE">
        <w:t xml:space="preserve">Board </w:t>
      </w:r>
      <w:r w:rsidR="009573EF">
        <w:t>Parts</w:t>
      </w:r>
      <w:bookmarkEnd w:id="770"/>
    </w:p>
    <w:p w14:paraId="268BE8A8" w14:textId="0B8B23FF" w:rsidR="00161B07" w:rsidRDefault="00161B07" w:rsidP="00161B07">
      <w:pPr>
        <w:pStyle w:val="Heading3"/>
      </w:pPr>
      <w:bookmarkStart w:id="771" w:name="_Toc175732266"/>
      <w:r>
        <w:t>Construction</w:t>
      </w:r>
      <w:bookmarkEnd w:id="771"/>
    </w:p>
    <w:p w14:paraId="60693C5D" w14:textId="54D4008E" w:rsidR="00161B07" w:rsidRPr="00430D30" w:rsidRDefault="009573EF" w:rsidP="009573EF">
      <w:pPr>
        <w:keepNext/>
      </w:pPr>
      <w:r w:rsidRPr="00430D30">
        <w:t>The Basic Serial Splitter</w:t>
      </w:r>
      <w:r w:rsidR="00430D30" w:rsidRPr="00430D30">
        <w:t xml:space="preserve"> module</w:t>
      </w:r>
      <w:r w:rsidRPr="00430D30">
        <w:t xml:space="preserve"> Expander uses the same PCB as the Master board, shown in the diagram in the previous section. </w:t>
      </w:r>
      <w:r w:rsidR="00161B07" w:rsidRPr="00430D30">
        <w:t>All the components are mounted on top, silkscreen, side of the board.</w:t>
      </w:r>
    </w:p>
    <w:p w14:paraId="36EFD8A0" w14:textId="46BBA9D3" w:rsidR="00BC3D0B" w:rsidRPr="00430D30" w:rsidRDefault="00BC3D0B" w:rsidP="00161B07">
      <w:pPr>
        <w:pStyle w:val="ListParagraph"/>
        <w:numPr>
          <w:ilvl w:val="0"/>
          <w:numId w:val="6"/>
        </w:numPr>
      </w:pPr>
      <w:r w:rsidRPr="00430D30">
        <w:t>Fit only the parts listed in the Expander parts list above. All remaining positions on the Expander PCB can be left empty.</w:t>
      </w:r>
    </w:p>
    <w:p w14:paraId="632E058B" w14:textId="110B3E41" w:rsidR="009573EF" w:rsidRPr="00430D30" w:rsidRDefault="009573EF" w:rsidP="00161B07">
      <w:pPr>
        <w:pStyle w:val="ListParagraph"/>
        <w:numPr>
          <w:ilvl w:val="0"/>
          <w:numId w:val="6"/>
        </w:numPr>
      </w:pPr>
      <w:r w:rsidRPr="00430D30">
        <w:t>Note that the 8-Way Right Angle Socket is fitted to the E</w:t>
      </w:r>
      <w:r w:rsidR="00B37700" w:rsidRPr="00430D30">
        <w:t xml:space="preserve">xpand </w:t>
      </w:r>
      <w:r w:rsidRPr="00430D30">
        <w:t xml:space="preserve">position on the </w:t>
      </w:r>
      <w:r w:rsidRPr="00430D30">
        <w:rPr>
          <w:u w:val="single"/>
        </w:rPr>
        <w:t>MASTER</w:t>
      </w:r>
      <w:r w:rsidRPr="00430D30">
        <w:t xml:space="preserve"> board, not the Expander. It mates with the 8-Way Right Angle Header fitted to the Master position on the Expander board, as shown in the photographs below.</w:t>
      </w:r>
    </w:p>
    <w:p w14:paraId="152EF1F9" w14:textId="0FAB0E7F" w:rsidR="00161B07" w:rsidRPr="00430D30" w:rsidRDefault="00161B07" w:rsidP="00161B07">
      <w:pPr>
        <w:pStyle w:val="ListParagraph"/>
        <w:numPr>
          <w:ilvl w:val="0"/>
          <w:numId w:val="6"/>
        </w:numPr>
      </w:pPr>
      <w:r w:rsidRPr="00430D30">
        <w:t>The use of</w:t>
      </w:r>
      <w:r w:rsidR="00BC3D0B" w:rsidRPr="00430D30">
        <w:t xml:space="preserve"> an</w:t>
      </w:r>
      <w:r w:rsidRPr="00430D30">
        <w:t xml:space="preserve"> IC socket for IC3 is strongly recommended.</w:t>
      </w:r>
    </w:p>
    <w:p w14:paraId="592946E7" w14:textId="49D356E2" w:rsidR="00161B07" w:rsidRPr="00430D30" w:rsidRDefault="00161B07" w:rsidP="00161B07">
      <w:pPr>
        <w:pStyle w:val="ListParagraph"/>
        <w:keepNext/>
        <w:numPr>
          <w:ilvl w:val="0"/>
          <w:numId w:val="1"/>
        </w:numPr>
        <w:ind w:left="714" w:hanging="357"/>
      </w:pPr>
      <w:r w:rsidRPr="00430D30">
        <w:t>Before fitting the socketed IC, connect the board to a power supply (</w:t>
      </w:r>
      <w:r w:rsidR="00BC3D0B" w:rsidRPr="00430D30">
        <w:t xml:space="preserve">via the Master board and a </w:t>
      </w:r>
      <w:r w:rsidRPr="00430D30">
        <w:t xml:space="preserve">Power Board and a short RJ45 cable) and check using a multimeter that +5V and 0V appear on </w:t>
      </w:r>
      <w:r w:rsidR="00BC3D0B" w:rsidRPr="00430D30">
        <w:t xml:space="preserve">TP1 and </w:t>
      </w:r>
      <w:r w:rsidRPr="00430D30">
        <w:t>the correct pins of the IC</w:t>
      </w:r>
      <w:r w:rsidR="000B5BA4" w:rsidRPr="00430D30">
        <w:t>3</w:t>
      </w:r>
      <w:r w:rsidRPr="00430D30">
        <w:t xml:space="preserve"> socket. The pins are</w:t>
      </w:r>
      <w:r w:rsidR="00B37700" w:rsidRPr="00430D30">
        <w:t xml:space="preserve"> the same as </w:t>
      </w:r>
      <w:r w:rsidRPr="00430D30">
        <w:t xml:space="preserve">identified in the diagram </w:t>
      </w:r>
      <w:r w:rsidR="000B5BA4" w:rsidRPr="00430D30">
        <w:t>above</w:t>
      </w:r>
      <w:r w:rsidRPr="00430D30">
        <w:t>. Disconnect the power supply and fit the ICs.</w:t>
      </w:r>
    </w:p>
    <w:p w14:paraId="1DB22B44" w14:textId="71E96412" w:rsidR="00161B07" w:rsidRPr="00430D30" w:rsidRDefault="00161B07" w:rsidP="00161B07">
      <w:pPr>
        <w:pStyle w:val="ListParagraph"/>
        <w:numPr>
          <w:ilvl w:val="0"/>
          <w:numId w:val="1"/>
        </w:numPr>
      </w:pPr>
      <w:r w:rsidRPr="00430D30">
        <w:t>Pay close attention to the correct orientation of the polarised component</w:t>
      </w:r>
      <w:r w:rsidR="000B5BA4" w:rsidRPr="00430D30">
        <w:t xml:space="preserve"> </w:t>
      </w:r>
      <w:r w:rsidRPr="00430D30">
        <w:t>IC3.</w:t>
      </w:r>
    </w:p>
    <w:p w14:paraId="31E56F2E" w14:textId="49E713A6" w:rsidR="000B5BA4" w:rsidRPr="00430D30" w:rsidRDefault="000B5BA4" w:rsidP="000B5BA4">
      <w:pPr>
        <w:pStyle w:val="ListParagraph"/>
        <w:numPr>
          <w:ilvl w:val="0"/>
          <w:numId w:val="1"/>
        </w:numPr>
      </w:pPr>
      <w:r w:rsidRPr="00430D30">
        <w:t>The mounting lugs of the 9-Way D-Sub connectors clip into the holes in the PCB. Make sure the connector pins are correctly aligned with the holes before clipping the connector into the board, and then soldering the pins.</w:t>
      </w:r>
    </w:p>
    <w:p w14:paraId="2CAF2088" w14:textId="28191A82" w:rsidR="00161B07" w:rsidRPr="00212D29" w:rsidRDefault="00161B07" w:rsidP="00161B07">
      <w:pPr>
        <w:keepNext/>
      </w:pPr>
      <w:r w:rsidRPr="00430D30">
        <w:lastRenderedPageBreak/>
        <w:t xml:space="preserve">A completed </w:t>
      </w:r>
      <w:r w:rsidR="000B5BA4" w:rsidRPr="00430D30">
        <w:t xml:space="preserve">Basic Serial Splitter </w:t>
      </w:r>
      <w:r w:rsidR="00430D30" w:rsidRPr="00430D30">
        <w:t xml:space="preserve">module with Master and </w:t>
      </w:r>
      <w:r w:rsidR="000B5BA4" w:rsidRPr="00430D30">
        <w:t xml:space="preserve">Expander </w:t>
      </w:r>
      <w:r w:rsidR="003D1535" w:rsidRPr="00430D30">
        <w:t>Board</w:t>
      </w:r>
      <w:r w:rsidR="00430D30" w:rsidRPr="00430D30">
        <w:t>s</w:t>
      </w:r>
      <w:r w:rsidRPr="00430D30">
        <w:t xml:space="preserve"> is shown in the following photograph</w:t>
      </w:r>
      <w:r w:rsidR="00430D30" w:rsidRPr="00430D30">
        <w:t>.</w:t>
      </w:r>
    </w:p>
    <w:p w14:paraId="557FC836" w14:textId="366450E3" w:rsidR="00161B07" w:rsidRPr="00152C2B" w:rsidRDefault="00430D30" w:rsidP="00161B07">
      <w:pPr>
        <w:keepNext/>
        <w:jc w:val="center"/>
        <w:rPr>
          <w:color w:val="00B050"/>
        </w:rPr>
      </w:pPr>
      <w:r>
        <w:rPr>
          <w:noProof/>
          <w:color w:val="00B050"/>
        </w:rPr>
        <w:drawing>
          <wp:inline distT="0" distB="0" distL="0" distR="0" wp14:anchorId="417FD8CD" wp14:editId="6555B3F4">
            <wp:extent cx="5731510" cy="3195320"/>
            <wp:effectExtent l="19050" t="19050" r="21590" b="24130"/>
            <wp:docPr id="12" name="Picture 1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0055.jpeg"/>
                    <pic:cNvPicPr/>
                  </pic:nvPicPr>
                  <pic:blipFill>
                    <a:blip r:embed="rId37">
                      <a:extLst>
                        <a:ext uri="{28A0092B-C50C-407E-A947-70E740481C1C}">
                          <a14:useLocalDpi xmlns:a14="http://schemas.microsoft.com/office/drawing/2010/main" val="0"/>
                        </a:ext>
                      </a:extLst>
                    </a:blip>
                    <a:stretch>
                      <a:fillRect/>
                    </a:stretch>
                  </pic:blipFill>
                  <pic:spPr>
                    <a:xfrm>
                      <a:off x="0" y="0"/>
                      <a:ext cx="5731510" cy="3195320"/>
                    </a:xfrm>
                    <a:prstGeom prst="rect">
                      <a:avLst/>
                    </a:prstGeom>
                    <a:ln w="12700">
                      <a:solidFill>
                        <a:schemeClr val="tx1"/>
                      </a:solidFill>
                    </a:ln>
                  </pic:spPr>
                </pic:pic>
              </a:graphicData>
            </a:graphic>
          </wp:inline>
        </w:drawing>
      </w:r>
    </w:p>
    <w:p w14:paraId="2230B269" w14:textId="62EFB6DD" w:rsidR="00161B07" w:rsidRDefault="00161B07" w:rsidP="00161B07">
      <w:pPr>
        <w:pStyle w:val="Caption"/>
        <w:jc w:val="center"/>
      </w:pPr>
      <w:bookmarkStart w:id="772" w:name="_Toc175732296"/>
      <w:r>
        <w:t xml:space="preserve">Figure </w:t>
      </w:r>
      <w:r>
        <w:rPr>
          <w:noProof/>
        </w:rPr>
        <w:fldChar w:fldCharType="begin"/>
      </w:r>
      <w:r>
        <w:rPr>
          <w:noProof/>
        </w:rPr>
        <w:instrText xml:space="preserve"> SEQ Figure \* ARABIC </w:instrText>
      </w:r>
      <w:r>
        <w:rPr>
          <w:noProof/>
        </w:rPr>
        <w:fldChar w:fldCharType="separate"/>
      </w:r>
      <w:r w:rsidR="002561BD">
        <w:rPr>
          <w:noProof/>
        </w:rPr>
        <w:t>12</w:t>
      </w:r>
      <w:r>
        <w:rPr>
          <w:noProof/>
        </w:rPr>
        <w:fldChar w:fldCharType="end"/>
      </w:r>
      <w:r>
        <w:t xml:space="preserve"> – </w:t>
      </w:r>
      <w:r w:rsidR="00430D30">
        <w:t>Basic Serial Splitter Master &amp; Expander PCBs</w:t>
      </w:r>
      <w:bookmarkEnd w:id="772"/>
    </w:p>
    <w:p w14:paraId="5F67EB7A" w14:textId="03447978" w:rsidR="001E1F78" w:rsidRDefault="001E1F78" w:rsidP="00376881">
      <w:pPr>
        <w:pStyle w:val="Heading2"/>
        <w:pageBreakBefore/>
      </w:pPr>
      <w:bookmarkStart w:id="773" w:name="_Toc175732267"/>
      <w:r>
        <w:lastRenderedPageBreak/>
        <w:t>Enc</w:t>
      </w:r>
      <w:r w:rsidRPr="006C2C39">
        <w:rPr>
          <w:rStyle w:val="Heading1Char"/>
        </w:rPr>
        <w:t>l</w:t>
      </w:r>
      <w:r>
        <w:t>osure</w:t>
      </w:r>
      <w:r w:rsidR="00515573">
        <w:t>s</w:t>
      </w:r>
      <w:bookmarkEnd w:id="773"/>
    </w:p>
    <w:p w14:paraId="30C19DEF" w14:textId="64A31782" w:rsidR="001E1F78" w:rsidRPr="00430D30" w:rsidRDefault="00C2783A" w:rsidP="001E1F78">
      <w:r w:rsidRPr="00430D30">
        <w:t xml:space="preserve">The suggested </w:t>
      </w:r>
      <w:r w:rsidR="00133500" w:rsidRPr="00430D30">
        <w:t>enclosure</w:t>
      </w:r>
      <w:r w:rsidR="000B5BA4" w:rsidRPr="00430D30">
        <w:t xml:space="preserve">s </w:t>
      </w:r>
      <w:r w:rsidRPr="00430D30">
        <w:t xml:space="preserve">for the </w:t>
      </w:r>
      <w:r w:rsidR="000B5BA4" w:rsidRPr="00430D30">
        <w:t xml:space="preserve">Second PC </w:t>
      </w:r>
      <w:r w:rsidR="00430D30" w:rsidRPr="00430D30">
        <w:t>module</w:t>
      </w:r>
      <w:r w:rsidR="000B5BA4" w:rsidRPr="00430D30">
        <w:t xml:space="preserve"> and the Basic Serial Splitter </w:t>
      </w:r>
      <w:r w:rsidR="00430D30" w:rsidRPr="00430D30">
        <w:t xml:space="preserve">module </w:t>
      </w:r>
      <w:r w:rsidRPr="00430D30">
        <w:t>are from the “Really Useful” series of plastic boxes, widely available from hobby and stationery shops, or direct from the manufacturer</w:t>
      </w:r>
      <w:r w:rsidRPr="00430D30">
        <w:rPr>
          <w:rStyle w:val="FootnoteReference"/>
        </w:rPr>
        <w:footnoteReference w:id="5"/>
      </w:r>
      <w:r w:rsidRPr="00430D30">
        <w:t xml:space="preserve">. </w:t>
      </w:r>
    </w:p>
    <w:p w14:paraId="0ED4A1E9" w14:textId="2BF04180" w:rsidR="00BA65E4" w:rsidRPr="00430D30" w:rsidRDefault="00D1085C" w:rsidP="006C4A3A">
      <w:pPr>
        <w:pStyle w:val="ListParagraph"/>
        <w:numPr>
          <w:ilvl w:val="0"/>
          <w:numId w:val="2"/>
        </w:numPr>
      </w:pPr>
      <w:r w:rsidRPr="00430D30">
        <w:t>Drilling large diameter holes with twist drills can result in bit grabbing and damage to the enclosure. Use a</w:t>
      </w:r>
      <w:r w:rsidR="00BA65E4" w:rsidRPr="00430D30">
        <w:t xml:space="preserve"> 20mm </w:t>
      </w:r>
      <w:r w:rsidRPr="00430D30">
        <w:t>hole saw</w:t>
      </w:r>
      <w:r w:rsidR="00F60FC7" w:rsidRPr="00430D30">
        <w:rPr>
          <w:rStyle w:val="FootnoteReference"/>
        </w:rPr>
        <w:footnoteReference w:id="6"/>
      </w:r>
      <w:r w:rsidRPr="00430D30">
        <w:t xml:space="preserve"> for cable holes</w:t>
      </w:r>
      <w:r w:rsidR="00BA65E4" w:rsidRPr="00430D30">
        <w:t xml:space="preserve">, this </w:t>
      </w:r>
      <w:r w:rsidRPr="00430D30">
        <w:t>make</w:t>
      </w:r>
      <w:r w:rsidR="00BA65E4" w:rsidRPr="00430D30">
        <w:t>s</w:t>
      </w:r>
      <w:r w:rsidRPr="00430D30">
        <w:t xml:space="preserve"> the process of drilling the enclosure much easier and safer.</w:t>
      </w:r>
    </w:p>
    <w:p w14:paraId="0E541115" w14:textId="428BC841" w:rsidR="00BA65E4" w:rsidRPr="00430D30" w:rsidRDefault="00BA65E4" w:rsidP="006C4A3A">
      <w:pPr>
        <w:pStyle w:val="ListParagraph"/>
        <w:numPr>
          <w:ilvl w:val="0"/>
          <w:numId w:val="2"/>
        </w:numPr>
      </w:pPr>
      <w:r w:rsidRPr="00430D30">
        <w:t xml:space="preserve">Support the inside surface of the enclosure with a block of </w:t>
      </w:r>
      <w:r w:rsidR="00F60FC7" w:rsidRPr="00430D30">
        <w:t xml:space="preserve">scrap </w:t>
      </w:r>
      <w:r w:rsidRPr="00430D30">
        <w:t xml:space="preserve">wood when cutting the </w:t>
      </w:r>
      <w:r w:rsidR="00F60FC7" w:rsidRPr="00430D30">
        <w:t>holes and</w:t>
      </w:r>
      <w:r w:rsidRPr="00430D30">
        <w:t xml:space="preserve"> cut at a low speed.</w:t>
      </w:r>
    </w:p>
    <w:p w14:paraId="4A201743" w14:textId="77777777" w:rsidR="00BA65E4" w:rsidRPr="00430D30" w:rsidRDefault="00BA65E4" w:rsidP="006C4A3A">
      <w:pPr>
        <w:pStyle w:val="ListParagraph"/>
        <w:numPr>
          <w:ilvl w:val="0"/>
          <w:numId w:val="2"/>
        </w:numPr>
      </w:pPr>
      <w:r w:rsidRPr="00430D30">
        <w:t>Clean up any rough edges or swarf with a sharp knife.</w:t>
      </w:r>
    </w:p>
    <w:p w14:paraId="679D0008" w14:textId="32D7348F" w:rsidR="00C2783A" w:rsidRPr="00430D30" w:rsidRDefault="00C2783A" w:rsidP="006C4A3A">
      <w:pPr>
        <w:pStyle w:val="ListParagraph"/>
        <w:numPr>
          <w:ilvl w:val="0"/>
          <w:numId w:val="2"/>
        </w:numPr>
      </w:pPr>
      <w:r w:rsidRPr="00430D30">
        <w:t xml:space="preserve">Cables are run into the enclosures via </w:t>
      </w:r>
      <w:r w:rsidR="00BA65E4" w:rsidRPr="00430D30">
        <w:t>PVC</w:t>
      </w:r>
      <w:r w:rsidRPr="00430D30">
        <w:t xml:space="preserve"> grommets</w:t>
      </w:r>
      <w:r w:rsidR="00D1085C" w:rsidRPr="00430D30">
        <w:t xml:space="preserve">, which provide </w:t>
      </w:r>
      <w:r w:rsidR="00212D29" w:rsidRPr="00430D30">
        <w:t xml:space="preserve">some </w:t>
      </w:r>
      <w:r w:rsidR="00D1085C" w:rsidRPr="00430D30">
        <w:t>protection against dust and moisture.</w:t>
      </w:r>
    </w:p>
    <w:p w14:paraId="0508147D" w14:textId="0667CA38" w:rsidR="005B1C6D" w:rsidRPr="00430D30" w:rsidRDefault="005B1C6D" w:rsidP="00830BF2">
      <w:pPr>
        <w:pStyle w:val="ListParagraph"/>
        <w:keepLines/>
        <w:numPr>
          <w:ilvl w:val="0"/>
          <w:numId w:val="14"/>
        </w:numPr>
        <w:ind w:left="714" w:hanging="357"/>
      </w:pPr>
      <w:r w:rsidRPr="00430D30">
        <w:t>A set of suitable paper templates is available from the GitHub repository as a PDF and should be printed out full size with no scaling.</w:t>
      </w:r>
    </w:p>
    <w:p w14:paraId="0D173090" w14:textId="77777777" w:rsidR="009F0812" w:rsidRDefault="009F0812" w:rsidP="00557FB7">
      <w:pPr>
        <w:pStyle w:val="Heading3"/>
      </w:pPr>
      <w:bookmarkStart w:id="774" w:name="_Toc175732268"/>
      <w:r>
        <w:t>Parts List</w:t>
      </w:r>
      <w:bookmarkEnd w:id="774"/>
    </w:p>
    <w:p w14:paraId="4DAECF3E" w14:textId="4492E173" w:rsidR="009F0812" w:rsidRPr="00393B25" w:rsidRDefault="009F0812" w:rsidP="009F0812">
      <w:pPr>
        <w:pStyle w:val="Caption"/>
        <w:keepNext/>
      </w:pPr>
      <w:bookmarkStart w:id="775" w:name="_Toc175732314"/>
      <w:r>
        <w:t xml:space="preserve">Table </w:t>
      </w:r>
      <w:r w:rsidR="00D15F53">
        <w:rPr>
          <w:noProof/>
        </w:rPr>
        <w:fldChar w:fldCharType="begin"/>
      </w:r>
      <w:r w:rsidR="00D15F53">
        <w:rPr>
          <w:noProof/>
        </w:rPr>
        <w:instrText xml:space="preserve"> SEQ Table \* ARABIC </w:instrText>
      </w:r>
      <w:r w:rsidR="00D15F53">
        <w:rPr>
          <w:noProof/>
        </w:rPr>
        <w:fldChar w:fldCharType="separate"/>
      </w:r>
      <w:ins w:id="776" w:author="Andrew Instone-Cowie" w:date="2024-08-28T10:12:00Z" w16du:dateUtc="2024-08-28T09:12:00Z">
        <w:r w:rsidR="002561BD">
          <w:rPr>
            <w:noProof/>
          </w:rPr>
          <w:t>5</w:t>
        </w:r>
      </w:ins>
      <w:del w:id="777" w:author="Andrew Instone-Cowie" w:date="2024-08-28T10:02:00Z" w16du:dateUtc="2024-08-28T09:02:00Z">
        <w:r w:rsidR="00165740" w:rsidDel="004B5809">
          <w:rPr>
            <w:noProof/>
          </w:rPr>
          <w:delText>4</w:delText>
        </w:r>
      </w:del>
      <w:r w:rsidR="00D15F53">
        <w:rPr>
          <w:noProof/>
        </w:rPr>
        <w:fldChar w:fldCharType="end"/>
      </w:r>
      <w:r>
        <w:t xml:space="preserve"> –</w:t>
      </w:r>
      <w:r w:rsidR="00994514">
        <w:t xml:space="preserve"> </w:t>
      </w:r>
      <w:r>
        <w:t>Enclosure</w:t>
      </w:r>
      <w:r w:rsidR="00994514">
        <w:t>s</w:t>
      </w:r>
      <w:r>
        <w:t xml:space="preserve"> Parts List</w:t>
      </w:r>
      <w:bookmarkEnd w:id="77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3200"/>
        <w:gridCol w:w="3382"/>
      </w:tblGrid>
      <w:tr w:rsidR="00376881" w:rsidRPr="00AE25BB" w14:paraId="40D1F31C" w14:textId="77777777" w:rsidTr="00376881">
        <w:tc>
          <w:tcPr>
            <w:tcW w:w="2552" w:type="dxa"/>
            <w:shd w:val="clear" w:color="auto" w:fill="D9D9D9" w:themeFill="background1" w:themeFillShade="D9"/>
          </w:tcPr>
          <w:p w14:paraId="46514993" w14:textId="77777777" w:rsidR="00376881" w:rsidRPr="00430D30" w:rsidRDefault="00376881" w:rsidP="00F771CA">
            <w:pPr>
              <w:contextualSpacing/>
              <w:rPr>
                <w:b/>
              </w:rPr>
            </w:pPr>
            <w:r w:rsidRPr="00430D30">
              <w:rPr>
                <w:b/>
              </w:rPr>
              <w:t>Reference</w:t>
            </w:r>
          </w:p>
        </w:tc>
        <w:tc>
          <w:tcPr>
            <w:tcW w:w="3200" w:type="dxa"/>
            <w:shd w:val="clear" w:color="auto" w:fill="D9D9D9" w:themeFill="background1" w:themeFillShade="D9"/>
          </w:tcPr>
          <w:p w14:paraId="37807441" w14:textId="77777777" w:rsidR="00376881" w:rsidRPr="00430D30" w:rsidRDefault="00376881" w:rsidP="00F771CA">
            <w:pPr>
              <w:contextualSpacing/>
              <w:rPr>
                <w:b/>
              </w:rPr>
            </w:pPr>
            <w:r w:rsidRPr="00430D30">
              <w:rPr>
                <w:b/>
              </w:rPr>
              <w:t>Component</w:t>
            </w:r>
          </w:p>
        </w:tc>
        <w:tc>
          <w:tcPr>
            <w:tcW w:w="3382" w:type="dxa"/>
            <w:shd w:val="clear" w:color="auto" w:fill="D9D9D9" w:themeFill="background1" w:themeFillShade="D9"/>
          </w:tcPr>
          <w:p w14:paraId="55F8B203" w14:textId="77777777" w:rsidR="00376881" w:rsidRPr="00430D30" w:rsidRDefault="00376881" w:rsidP="00F771CA">
            <w:pPr>
              <w:contextualSpacing/>
              <w:rPr>
                <w:b/>
              </w:rPr>
            </w:pPr>
            <w:r w:rsidRPr="00430D30">
              <w:rPr>
                <w:b/>
              </w:rPr>
              <w:t>Notes</w:t>
            </w:r>
          </w:p>
        </w:tc>
      </w:tr>
      <w:tr w:rsidR="00376881" w:rsidRPr="007A4ECF" w14:paraId="2AAC186B" w14:textId="77777777" w:rsidTr="00376881">
        <w:tc>
          <w:tcPr>
            <w:tcW w:w="2552" w:type="dxa"/>
          </w:tcPr>
          <w:p w14:paraId="6879031C" w14:textId="36557F68" w:rsidR="00376881" w:rsidRPr="00430D30" w:rsidRDefault="000B5BA4" w:rsidP="00F771CA">
            <w:pPr>
              <w:contextualSpacing/>
            </w:pPr>
            <w:r w:rsidRPr="00430D30">
              <w:t>Second PC</w:t>
            </w:r>
            <w:r w:rsidR="00376881" w:rsidRPr="00430D30">
              <w:t xml:space="preserve"> </w:t>
            </w:r>
            <w:r w:rsidR="000E33B1">
              <w:t>Module</w:t>
            </w:r>
          </w:p>
        </w:tc>
        <w:tc>
          <w:tcPr>
            <w:tcW w:w="3200" w:type="dxa"/>
          </w:tcPr>
          <w:p w14:paraId="05793D9D" w14:textId="77777777" w:rsidR="00376881" w:rsidRPr="00430D30" w:rsidRDefault="00376881" w:rsidP="00F771CA">
            <w:pPr>
              <w:contextualSpacing/>
            </w:pPr>
            <w:r w:rsidRPr="00430D30">
              <w:t>Really Useful Box® 0.75 Litre</w:t>
            </w:r>
          </w:p>
        </w:tc>
        <w:tc>
          <w:tcPr>
            <w:tcW w:w="3382" w:type="dxa"/>
          </w:tcPr>
          <w:p w14:paraId="173D6DDB" w14:textId="77777777" w:rsidR="00376881" w:rsidRPr="00430D30" w:rsidRDefault="00C2783A" w:rsidP="00F771CA">
            <w:pPr>
              <w:contextualSpacing/>
            </w:pPr>
            <w:r w:rsidRPr="00430D30">
              <w:t>195 x 135 x 55mm</w:t>
            </w:r>
          </w:p>
        </w:tc>
      </w:tr>
      <w:tr w:rsidR="00376881" w:rsidRPr="007A4ECF" w14:paraId="636F5A5E" w14:textId="77777777" w:rsidTr="00376881">
        <w:tc>
          <w:tcPr>
            <w:tcW w:w="2552" w:type="dxa"/>
          </w:tcPr>
          <w:p w14:paraId="27317AA5" w14:textId="0EC9200C" w:rsidR="00376881" w:rsidRPr="00430D30" w:rsidRDefault="000B5BA4" w:rsidP="00F771CA">
            <w:pPr>
              <w:contextualSpacing/>
            </w:pPr>
            <w:r w:rsidRPr="00430D30">
              <w:t>Basic Serial Splitter</w:t>
            </w:r>
          </w:p>
        </w:tc>
        <w:tc>
          <w:tcPr>
            <w:tcW w:w="3200" w:type="dxa"/>
          </w:tcPr>
          <w:p w14:paraId="303AC124" w14:textId="74C721DC" w:rsidR="00376881" w:rsidRPr="00430D30" w:rsidRDefault="00376881" w:rsidP="00994514">
            <w:pPr>
              <w:contextualSpacing/>
            </w:pPr>
            <w:r w:rsidRPr="00430D30">
              <w:t>Really Useful Box® 0.</w:t>
            </w:r>
            <w:r w:rsidR="000B5BA4" w:rsidRPr="00430D30">
              <w:t xml:space="preserve">55 </w:t>
            </w:r>
            <w:r w:rsidRPr="00430D30">
              <w:t>Litre</w:t>
            </w:r>
          </w:p>
        </w:tc>
        <w:tc>
          <w:tcPr>
            <w:tcW w:w="3382" w:type="dxa"/>
          </w:tcPr>
          <w:p w14:paraId="59105A91" w14:textId="6B70230B" w:rsidR="00376881" w:rsidRPr="00430D30" w:rsidRDefault="000B5BA4" w:rsidP="00994514">
            <w:pPr>
              <w:contextualSpacing/>
            </w:pPr>
            <w:r w:rsidRPr="00430D30">
              <w:t>220 x 100 x 40mm</w:t>
            </w:r>
          </w:p>
        </w:tc>
      </w:tr>
      <w:tr w:rsidR="00376881" w:rsidRPr="007A4ECF" w14:paraId="12935DDE" w14:textId="77777777" w:rsidTr="00376881">
        <w:tc>
          <w:tcPr>
            <w:tcW w:w="2552" w:type="dxa"/>
          </w:tcPr>
          <w:p w14:paraId="06BC6F6B" w14:textId="77777777" w:rsidR="00376881" w:rsidRPr="00430D30" w:rsidRDefault="00376881" w:rsidP="00994514">
            <w:pPr>
              <w:contextualSpacing/>
            </w:pPr>
            <w:r w:rsidRPr="00430D30">
              <w:t>Grommets</w:t>
            </w:r>
          </w:p>
        </w:tc>
        <w:tc>
          <w:tcPr>
            <w:tcW w:w="3200" w:type="dxa"/>
          </w:tcPr>
          <w:p w14:paraId="060B1412" w14:textId="77777777" w:rsidR="00376881" w:rsidRPr="00430D30" w:rsidRDefault="00376881" w:rsidP="00994514">
            <w:pPr>
              <w:contextualSpacing/>
            </w:pPr>
            <w:r w:rsidRPr="00430D30">
              <w:t>20mm Closed Grommets</w:t>
            </w:r>
          </w:p>
        </w:tc>
        <w:tc>
          <w:tcPr>
            <w:tcW w:w="3382" w:type="dxa"/>
          </w:tcPr>
          <w:p w14:paraId="720DB2DB" w14:textId="1904D644" w:rsidR="00D705AF" w:rsidRPr="00430D30" w:rsidRDefault="00376881" w:rsidP="00D1085C">
            <w:pPr>
              <w:contextualSpacing/>
            </w:pPr>
            <w:r w:rsidRPr="00430D30">
              <w:t xml:space="preserve">Screwfix </w:t>
            </w:r>
            <w:r w:rsidR="00D705AF">
              <w:t>884VT</w:t>
            </w:r>
          </w:p>
        </w:tc>
      </w:tr>
    </w:tbl>
    <w:p w14:paraId="3A84CD1D" w14:textId="06AED289" w:rsidR="00133500" w:rsidRDefault="00376881" w:rsidP="00F80CCE">
      <w:pPr>
        <w:pStyle w:val="Heading3"/>
      </w:pPr>
      <w:bookmarkStart w:id="778" w:name="_Toc175732269"/>
      <w:r>
        <w:lastRenderedPageBreak/>
        <w:t>S</w:t>
      </w:r>
      <w:r w:rsidR="000B5BA4">
        <w:t xml:space="preserve">econd PC </w:t>
      </w:r>
      <w:r w:rsidR="00430D30">
        <w:t>Module</w:t>
      </w:r>
      <w:r>
        <w:t xml:space="preserve"> Enclosure</w:t>
      </w:r>
      <w:bookmarkEnd w:id="778"/>
    </w:p>
    <w:p w14:paraId="13BDA59C" w14:textId="15D98BC9" w:rsidR="00376881" w:rsidRPr="00430D30" w:rsidRDefault="00376881" w:rsidP="00376881">
      <w:pPr>
        <w:keepNext/>
      </w:pPr>
      <w:r w:rsidRPr="00430D30">
        <w:t>The following diagram</w:t>
      </w:r>
      <w:r w:rsidR="00BA65E4" w:rsidRPr="00430D30">
        <w:t xml:space="preserve"> shows the holes required in a 0.75 litre Really Useful </w:t>
      </w:r>
      <w:r w:rsidR="002665B2" w:rsidRPr="00430D30">
        <w:t xml:space="preserve">Box </w:t>
      </w:r>
      <w:r w:rsidR="00BA65E4" w:rsidRPr="00430D30">
        <w:t>for the S</w:t>
      </w:r>
      <w:r w:rsidR="000B5BA4" w:rsidRPr="00430D30">
        <w:t xml:space="preserve">econd PC </w:t>
      </w:r>
      <w:r w:rsidR="00430D30" w:rsidRPr="00430D30">
        <w:t>module</w:t>
      </w:r>
      <w:r w:rsidR="00BA65E4" w:rsidRPr="00430D30">
        <w:t xml:space="preserve">. </w:t>
      </w:r>
    </w:p>
    <w:p w14:paraId="6D86FD81" w14:textId="0AB71A56" w:rsidR="00133500" w:rsidRDefault="003D1535" w:rsidP="00BA65E4">
      <w:pPr>
        <w:keepNext/>
        <w:jc w:val="center"/>
      </w:pPr>
      <w:r>
        <w:rPr>
          <w:noProof/>
        </w:rPr>
        <w:drawing>
          <wp:inline distT="0" distB="0" distL="0" distR="0" wp14:anchorId="2D7A0439" wp14:editId="59EB8728">
            <wp:extent cx="5731510" cy="4888230"/>
            <wp:effectExtent l="19050" t="19050" r="21590"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2 Second PC Drill Guid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4888230"/>
                    </a:xfrm>
                    <a:prstGeom prst="rect">
                      <a:avLst/>
                    </a:prstGeom>
                    <a:ln w="12700">
                      <a:solidFill>
                        <a:schemeClr val="tx1"/>
                      </a:solidFill>
                    </a:ln>
                  </pic:spPr>
                </pic:pic>
              </a:graphicData>
            </a:graphic>
          </wp:inline>
        </w:drawing>
      </w:r>
    </w:p>
    <w:p w14:paraId="6EB821AA" w14:textId="73A4C712" w:rsidR="00133500" w:rsidRDefault="00133500" w:rsidP="00994514">
      <w:pPr>
        <w:pStyle w:val="Caption"/>
        <w:jc w:val="center"/>
      </w:pPr>
      <w:bookmarkStart w:id="779" w:name="_Toc175732297"/>
      <w:r>
        <w:t xml:space="preserve">Figure </w:t>
      </w:r>
      <w:r w:rsidR="00D15F53">
        <w:rPr>
          <w:noProof/>
        </w:rPr>
        <w:fldChar w:fldCharType="begin"/>
      </w:r>
      <w:r w:rsidR="00D15F53">
        <w:rPr>
          <w:noProof/>
        </w:rPr>
        <w:instrText xml:space="preserve"> SEQ Figure \* ARABIC </w:instrText>
      </w:r>
      <w:r w:rsidR="00D15F53">
        <w:rPr>
          <w:noProof/>
        </w:rPr>
        <w:fldChar w:fldCharType="separate"/>
      </w:r>
      <w:r w:rsidR="002561BD">
        <w:rPr>
          <w:noProof/>
        </w:rPr>
        <w:t>13</w:t>
      </w:r>
      <w:r w:rsidR="00D15F53">
        <w:rPr>
          <w:noProof/>
        </w:rPr>
        <w:fldChar w:fldCharType="end"/>
      </w:r>
      <w:r>
        <w:t xml:space="preserve"> – </w:t>
      </w:r>
      <w:r w:rsidR="00430D30">
        <w:t xml:space="preserve">Second PC Module </w:t>
      </w:r>
      <w:r w:rsidR="00376881">
        <w:t xml:space="preserve">Enclosure </w:t>
      </w:r>
      <w:r>
        <w:t>Drilling Guide</w:t>
      </w:r>
      <w:bookmarkEnd w:id="779"/>
    </w:p>
    <w:p w14:paraId="3811B346" w14:textId="77777777" w:rsidR="0052474C" w:rsidRDefault="0052474C" w:rsidP="0052474C">
      <w:pPr>
        <w:pStyle w:val="Heading3"/>
      </w:pPr>
      <w:bookmarkStart w:id="780" w:name="_Toc175732270"/>
      <w:r>
        <w:lastRenderedPageBreak/>
        <w:t>D Sub Serial Connector Alternative Drilling</w:t>
      </w:r>
      <w:bookmarkEnd w:id="780"/>
    </w:p>
    <w:p w14:paraId="1A174878" w14:textId="063ED183" w:rsidR="0052474C" w:rsidRPr="00B05DFF" w:rsidRDefault="0052474C" w:rsidP="0052474C">
      <w:pPr>
        <w:keepNext/>
      </w:pPr>
      <w:r>
        <w:t xml:space="preserve">The single 20mm hole in the Second PC Module enclosure is sufficient for a USB-Serial adapter with a USB-A connector. If you are using an RS-232 cable with a 9-pin D Sub Connector, then a larger hole will be required. Drill two 20mm holes and cut out the area between them as shown by the dotted lines in the diagram below. </w:t>
      </w:r>
    </w:p>
    <w:p w14:paraId="0A43D460" w14:textId="77777777" w:rsidR="0052474C" w:rsidRDefault="0052474C" w:rsidP="0052474C">
      <w:pPr>
        <w:keepNext/>
        <w:jc w:val="center"/>
      </w:pPr>
      <w:r>
        <w:rPr>
          <w:noProof/>
        </w:rPr>
        <w:drawing>
          <wp:inline distT="0" distB="0" distL="0" distR="0" wp14:anchorId="4967CFF1" wp14:editId="29FFEFF7">
            <wp:extent cx="5731200" cy="2923200"/>
            <wp:effectExtent l="19050" t="19050" r="22225" b="1079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2 DB9 Drill Guid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200" cy="2923200"/>
                    </a:xfrm>
                    <a:prstGeom prst="rect">
                      <a:avLst/>
                    </a:prstGeom>
                    <a:ln w="12700">
                      <a:solidFill>
                        <a:schemeClr val="tx1"/>
                      </a:solidFill>
                    </a:ln>
                  </pic:spPr>
                </pic:pic>
              </a:graphicData>
            </a:graphic>
          </wp:inline>
        </w:drawing>
      </w:r>
    </w:p>
    <w:p w14:paraId="673723DD" w14:textId="760D6AFB" w:rsidR="0052474C" w:rsidRPr="00B05DFF" w:rsidRDefault="0052474C" w:rsidP="0052474C">
      <w:pPr>
        <w:pStyle w:val="Caption"/>
        <w:jc w:val="center"/>
      </w:pPr>
      <w:bookmarkStart w:id="781" w:name="_Toc175732298"/>
      <w:r>
        <w:t xml:space="preserve">Figure </w:t>
      </w:r>
      <w:r>
        <w:fldChar w:fldCharType="begin"/>
      </w:r>
      <w:r>
        <w:instrText xml:space="preserve"> SEQ Figure \* ARABIC </w:instrText>
      </w:r>
      <w:r>
        <w:fldChar w:fldCharType="separate"/>
      </w:r>
      <w:r w:rsidR="002561BD">
        <w:rPr>
          <w:noProof/>
        </w:rPr>
        <w:t>14</w:t>
      </w:r>
      <w:r>
        <w:rPr>
          <w:noProof/>
        </w:rPr>
        <w:fldChar w:fldCharType="end"/>
      </w:r>
      <w:r>
        <w:t xml:space="preserve"> – Alternative Drilling Guide for DB9 Connector</w:t>
      </w:r>
      <w:bookmarkEnd w:id="781"/>
    </w:p>
    <w:p w14:paraId="09E398D7" w14:textId="77777777" w:rsidR="0052474C" w:rsidRPr="0052474C" w:rsidRDefault="0052474C" w:rsidP="0052474C"/>
    <w:p w14:paraId="7FF72967" w14:textId="03C6CDDE" w:rsidR="00994514" w:rsidRDefault="003D1535" w:rsidP="00F80CCE">
      <w:pPr>
        <w:pStyle w:val="Heading3"/>
      </w:pPr>
      <w:bookmarkStart w:id="782" w:name="_Toc175732271"/>
      <w:r>
        <w:lastRenderedPageBreak/>
        <w:t xml:space="preserve">Basic Serial Splitter </w:t>
      </w:r>
      <w:r w:rsidR="00376881">
        <w:t>Enclosure</w:t>
      </w:r>
      <w:bookmarkEnd w:id="782"/>
    </w:p>
    <w:p w14:paraId="47FC5BBD" w14:textId="3E2F6CBC" w:rsidR="00BA65E4" w:rsidRPr="001F4FB7" w:rsidRDefault="00BA65E4" w:rsidP="00BA65E4">
      <w:pPr>
        <w:keepNext/>
      </w:pPr>
      <w:r w:rsidRPr="00430D30">
        <w:t>The following diagram shows the holes required in a 0.</w:t>
      </w:r>
      <w:r w:rsidR="003D1535" w:rsidRPr="00430D30">
        <w:t>55</w:t>
      </w:r>
      <w:r w:rsidRPr="00430D30">
        <w:t xml:space="preserve"> litre Really Useful </w:t>
      </w:r>
      <w:r w:rsidR="002665B2" w:rsidRPr="00430D30">
        <w:t xml:space="preserve">Box </w:t>
      </w:r>
      <w:r w:rsidRPr="00430D30">
        <w:t xml:space="preserve">for </w:t>
      </w:r>
      <w:r w:rsidR="003D1535" w:rsidRPr="00430D30">
        <w:t>the Basic Serial Splitter. A single enclosure is big enough for a linked Master Board and Expander Board</w:t>
      </w:r>
      <w:r w:rsidR="00F60FC7" w:rsidRPr="00430D30">
        <w:t>.</w:t>
      </w:r>
    </w:p>
    <w:p w14:paraId="37583D4C" w14:textId="672F5C1C" w:rsidR="004776A2" w:rsidRDefault="00430D30" w:rsidP="004776A2">
      <w:pPr>
        <w:keepNext/>
        <w:jc w:val="center"/>
      </w:pPr>
      <w:r>
        <w:rPr>
          <w:noProof/>
        </w:rPr>
        <w:drawing>
          <wp:inline distT="0" distB="0" distL="0" distR="0" wp14:anchorId="1EED898C" wp14:editId="64E734EB">
            <wp:extent cx="5731510" cy="4227830"/>
            <wp:effectExtent l="19050" t="19050" r="21590" b="2032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2 Basic Serial Splitter Drill Guide v0.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4227830"/>
                    </a:xfrm>
                    <a:prstGeom prst="rect">
                      <a:avLst/>
                    </a:prstGeom>
                    <a:ln w="12700">
                      <a:solidFill>
                        <a:schemeClr val="tx1"/>
                      </a:solidFill>
                    </a:ln>
                  </pic:spPr>
                </pic:pic>
              </a:graphicData>
            </a:graphic>
          </wp:inline>
        </w:drawing>
      </w:r>
    </w:p>
    <w:p w14:paraId="4F346C11" w14:textId="08980282" w:rsidR="00133500" w:rsidRDefault="004776A2" w:rsidP="004776A2">
      <w:pPr>
        <w:pStyle w:val="Caption"/>
        <w:jc w:val="center"/>
      </w:pPr>
      <w:bookmarkStart w:id="783" w:name="_Toc175732299"/>
      <w:r>
        <w:t xml:space="preserve">Figure </w:t>
      </w:r>
      <w:r w:rsidR="00D15F53">
        <w:rPr>
          <w:noProof/>
        </w:rPr>
        <w:fldChar w:fldCharType="begin"/>
      </w:r>
      <w:r w:rsidR="00D15F53">
        <w:rPr>
          <w:noProof/>
        </w:rPr>
        <w:instrText xml:space="preserve"> SEQ Figure \* ARABIC </w:instrText>
      </w:r>
      <w:r w:rsidR="00D15F53">
        <w:rPr>
          <w:noProof/>
        </w:rPr>
        <w:fldChar w:fldCharType="separate"/>
      </w:r>
      <w:r w:rsidR="002561BD">
        <w:rPr>
          <w:noProof/>
        </w:rPr>
        <w:t>15</w:t>
      </w:r>
      <w:r w:rsidR="00D15F53">
        <w:rPr>
          <w:noProof/>
        </w:rPr>
        <w:fldChar w:fldCharType="end"/>
      </w:r>
      <w:r>
        <w:t xml:space="preserve"> </w:t>
      </w:r>
      <w:r w:rsidR="00376881">
        <w:t>–</w:t>
      </w:r>
      <w:r>
        <w:t xml:space="preserve"> </w:t>
      </w:r>
      <w:r w:rsidR="003D1535">
        <w:t xml:space="preserve">Basic Serial Splitter </w:t>
      </w:r>
      <w:r w:rsidR="00430D30">
        <w:t xml:space="preserve">Module </w:t>
      </w:r>
      <w:r w:rsidR="00376881">
        <w:t>Enclosure Drilling Guide</w:t>
      </w:r>
      <w:bookmarkEnd w:id="783"/>
    </w:p>
    <w:p w14:paraId="734ADD4B" w14:textId="00D3BE38" w:rsidR="00161BAD" w:rsidRDefault="00161BAD" w:rsidP="00161BAD">
      <w:bookmarkStart w:id="784" w:name="_Toc20774337"/>
      <w:r>
        <w:t>The two 20mm holes in the end of the enclosure overlap. The material between each pair of 20mm holes in each side of the enclosure should be cut out, leaving two slots. This can be seen in the completed assembly module photograph below.</w:t>
      </w:r>
    </w:p>
    <w:p w14:paraId="3252F147" w14:textId="3BACE7F1" w:rsidR="00161BAD" w:rsidRDefault="00161BAD" w:rsidP="00161BAD">
      <w:pPr>
        <w:pStyle w:val="Heading3"/>
      </w:pPr>
      <w:bookmarkStart w:id="785" w:name="_Toc175732272"/>
      <w:r>
        <w:lastRenderedPageBreak/>
        <w:t>PCB Mounting Hardware</w:t>
      </w:r>
      <w:bookmarkEnd w:id="784"/>
      <w:bookmarkEnd w:id="785"/>
    </w:p>
    <w:p w14:paraId="32FF0311" w14:textId="70634474" w:rsidR="00161BAD" w:rsidRDefault="00161BAD" w:rsidP="00161BAD">
      <w:pPr>
        <w:keepNext/>
      </w:pPr>
      <w:r w:rsidRPr="00161BAD">
        <w:t>The Basic Serial Splitter PCBs should be secured to the base of the enclosure using M3 x</w:t>
      </w:r>
      <w:r w:rsidR="00DE78F3">
        <w:t xml:space="preserve"> 6mm</w:t>
      </w:r>
      <w:r w:rsidRPr="00161BAD">
        <w:t xml:space="preserve"> Nylon PCB standoffs, nuts, screws and washers.</w:t>
      </w:r>
    </w:p>
    <w:p w14:paraId="7C256795" w14:textId="03653B0E" w:rsidR="00161BAD" w:rsidRDefault="00161BAD" w:rsidP="00161BAD">
      <w:pPr>
        <w:keepNext/>
        <w:jc w:val="center"/>
      </w:pPr>
      <w:r>
        <w:rPr>
          <w:noProof/>
        </w:rPr>
        <w:drawing>
          <wp:inline distT="0" distB="0" distL="0" distR="0" wp14:anchorId="5D97289A" wp14:editId="5CF5726B">
            <wp:extent cx="3240000" cy="2134800"/>
            <wp:effectExtent l="19050" t="19050" r="17780" b="18415"/>
            <wp:docPr id="14" name="Picture 14" descr="A picture containing metal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0056.jpeg"/>
                    <pic:cNvPicPr/>
                  </pic:nvPicPr>
                  <pic:blipFill>
                    <a:blip r:embed="rId41">
                      <a:extLst>
                        <a:ext uri="{28A0092B-C50C-407E-A947-70E740481C1C}">
                          <a14:useLocalDpi xmlns:a14="http://schemas.microsoft.com/office/drawing/2010/main" val="0"/>
                        </a:ext>
                      </a:extLst>
                    </a:blip>
                    <a:stretch>
                      <a:fillRect/>
                    </a:stretch>
                  </pic:blipFill>
                  <pic:spPr>
                    <a:xfrm>
                      <a:off x="0" y="0"/>
                      <a:ext cx="3240000" cy="2134800"/>
                    </a:xfrm>
                    <a:prstGeom prst="rect">
                      <a:avLst/>
                    </a:prstGeom>
                    <a:ln w="12700">
                      <a:solidFill>
                        <a:schemeClr val="tx1"/>
                      </a:solidFill>
                    </a:ln>
                  </pic:spPr>
                </pic:pic>
              </a:graphicData>
            </a:graphic>
          </wp:inline>
        </w:drawing>
      </w:r>
    </w:p>
    <w:p w14:paraId="4203B91D" w14:textId="1AB4A6CD" w:rsidR="00161BAD" w:rsidRDefault="00161BAD" w:rsidP="00161BAD">
      <w:pPr>
        <w:pStyle w:val="Caption"/>
        <w:jc w:val="center"/>
      </w:pPr>
      <w:bookmarkStart w:id="786" w:name="_Toc20774408"/>
      <w:bookmarkStart w:id="787" w:name="_Toc175732300"/>
      <w:r>
        <w:t xml:space="preserve">Figure </w:t>
      </w:r>
      <w:r>
        <w:fldChar w:fldCharType="begin"/>
      </w:r>
      <w:r>
        <w:instrText xml:space="preserve"> SEQ Figure \* ARABIC </w:instrText>
      </w:r>
      <w:r>
        <w:fldChar w:fldCharType="separate"/>
      </w:r>
      <w:r w:rsidR="002561BD">
        <w:rPr>
          <w:noProof/>
        </w:rPr>
        <w:t>16</w:t>
      </w:r>
      <w:r>
        <w:rPr>
          <w:noProof/>
        </w:rPr>
        <w:fldChar w:fldCharType="end"/>
      </w:r>
      <w:r>
        <w:t xml:space="preserve"> – PCB Mounting Hardware</w:t>
      </w:r>
      <w:bookmarkEnd w:id="786"/>
      <w:bookmarkEnd w:id="787"/>
    </w:p>
    <w:p w14:paraId="145E4FB5" w14:textId="7E4F6CB4" w:rsidR="00E516B4" w:rsidRPr="00161BAD" w:rsidRDefault="00E516B4" w:rsidP="00E516B4">
      <w:pPr>
        <w:keepNext/>
      </w:pPr>
      <w:r w:rsidRPr="00161BAD">
        <w:t xml:space="preserve">The following photograph shows </w:t>
      </w:r>
      <w:r w:rsidR="00161BAD" w:rsidRPr="00161BAD">
        <w:t xml:space="preserve">how the </w:t>
      </w:r>
      <w:r w:rsidRPr="00161BAD">
        <w:t xml:space="preserve">bare PCBs </w:t>
      </w:r>
      <w:r w:rsidR="00161BAD" w:rsidRPr="00161BAD">
        <w:t xml:space="preserve">can be used to </w:t>
      </w:r>
      <w:r w:rsidRPr="00161BAD">
        <w:t xml:space="preserve">mark </w:t>
      </w:r>
      <w:r w:rsidR="00161BAD" w:rsidRPr="00161BAD">
        <w:t xml:space="preserve">out </w:t>
      </w:r>
      <w:r w:rsidRPr="00161BAD">
        <w:t>the base of the Basic Serial Splitter enclosure prior to drilling.</w:t>
      </w:r>
    </w:p>
    <w:p w14:paraId="676B5C83" w14:textId="77777777" w:rsidR="003D1535" w:rsidRDefault="003D1535" w:rsidP="003D1535">
      <w:pPr>
        <w:keepNext/>
        <w:jc w:val="center"/>
      </w:pPr>
      <w:r>
        <w:rPr>
          <w:noProof/>
        </w:rPr>
        <w:drawing>
          <wp:inline distT="0" distB="0" distL="0" distR="0" wp14:anchorId="7A983FC7" wp14:editId="117E8137">
            <wp:extent cx="4320000" cy="2592000"/>
            <wp:effectExtent l="19050" t="19050" r="23495"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667.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20000" cy="2592000"/>
                    </a:xfrm>
                    <a:prstGeom prst="rect">
                      <a:avLst/>
                    </a:prstGeom>
                    <a:ln w="12700">
                      <a:solidFill>
                        <a:schemeClr val="tx1"/>
                      </a:solidFill>
                    </a:ln>
                  </pic:spPr>
                </pic:pic>
              </a:graphicData>
            </a:graphic>
          </wp:inline>
        </w:drawing>
      </w:r>
    </w:p>
    <w:p w14:paraId="4E6D0501" w14:textId="34AFEBEF" w:rsidR="003D1535" w:rsidRDefault="003D1535" w:rsidP="003D1535">
      <w:pPr>
        <w:pStyle w:val="Caption"/>
        <w:jc w:val="center"/>
      </w:pPr>
      <w:bookmarkStart w:id="788" w:name="_Toc175732301"/>
      <w:r>
        <w:t xml:space="preserve">Figure </w:t>
      </w:r>
      <w:r>
        <w:fldChar w:fldCharType="begin"/>
      </w:r>
      <w:r>
        <w:instrText xml:space="preserve"> SEQ Figure \* ARABIC </w:instrText>
      </w:r>
      <w:r>
        <w:fldChar w:fldCharType="separate"/>
      </w:r>
      <w:r w:rsidR="002561BD">
        <w:rPr>
          <w:noProof/>
        </w:rPr>
        <w:t>17</w:t>
      </w:r>
      <w:r>
        <w:rPr>
          <w:noProof/>
        </w:rPr>
        <w:fldChar w:fldCharType="end"/>
      </w:r>
      <w:r>
        <w:t xml:space="preserve"> </w:t>
      </w:r>
      <w:r w:rsidR="00161BAD">
        <w:t>–</w:t>
      </w:r>
      <w:r>
        <w:t xml:space="preserve"> </w:t>
      </w:r>
      <w:r w:rsidR="00161BAD">
        <w:t>Enclosure Marking Out</w:t>
      </w:r>
      <w:bookmarkEnd w:id="788"/>
    </w:p>
    <w:p w14:paraId="59F2ED43" w14:textId="6BADD400" w:rsidR="003D1535" w:rsidRPr="00161BAD" w:rsidRDefault="00E516B4" w:rsidP="003D1535">
      <w:pPr>
        <w:keepNext/>
      </w:pPr>
      <w:r w:rsidRPr="00161BAD">
        <w:lastRenderedPageBreak/>
        <w:t xml:space="preserve">The </w:t>
      </w:r>
      <w:r w:rsidR="003D1535" w:rsidRPr="00161BAD">
        <w:t xml:space="preserve">Basic Serial Splitter </w:t>
      </w:r>
      <w:r w:rsidRPr="00161BAD">
        <w:t xml:space="preserve">enclosure marked </w:t>
      </w:r>
      <w:r w:rsidR="00161BAD" w:rsidRPr="00161BAD">
        <w:t>out</w:t>
      </w:r>
      <w:r w:rsidRPr="00161BAD">
        <w:t xml:space="preserve"> for drilling is </w:t>
      </w:r>
      <w:r w:rsidR="003D1535" w:rsidRPr="00161BAD">
        <w:t>shown in the following photograph.</w:t>
      </w:r>
    </w:p>
    <w:p w14:paraId="04448240" w14:textId="45149297" w:rsidR="003D1535" w:rsidRDefault="003D1535" w:rsidP="003D1535">
      <w:pPr>
        <w:keepNext/>
        <w:jc w:val="center"/>
      </w:pPr>
      <w:r>
        <w:rPr>
          <w:noProof/>
        </w:rPr>
        <w:drawing>
          <wp:inline distT="0" distB="0" distL="0" distR="0" wp14:anchorId="6D76A02D" wp14:editId="0CC58B52">
            <wp:extent cx="4320000" cy="2289600"/>
            <wp:effectExtent l="19050" t="19050" r="23495" b="15875"/>
            <wp:docPr id="7" name="Picture 7" descr="A picture containing indoor, wall, cabinet, o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668.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20000" cy="2289600"/>
                    </a:xfrm>
                    <a:prstGeom prst="rect">
                      <a:avLst/>
                    </a:prstGeom>
                    <a:ln w="12700">
                      <a:solidFill>
                        <a:schemeClr val="tx1"/>
                      </a:solidFill>
                    </a:ln>
                  </pic:spPr>
                </pic:pic>
              </a:graphicData>
            </a:graphic>
          </wp:inline>
        </w:drawing>
      </w:r>
    </w:p>
    <w:p w14:paraId="2E544477" w14:textId="52B8859E" w:rsidR="003D1535" w:rsidRDefault="003D1535" w:rsidP="003D1535">
      <w:pPr>
        <w:pStyle w:val="Caption"/>
        <w:jc w:val="center"/>
      </w:pPr>
      <w:bookmarkStart w:id="789" w:name="_Toc175732302"/>
      <w:r>
        <w:t xml:space="preserve">Figure </w:t>
      </w:r>
      <w:r>
        <w:fldChar w:fldCharType="begin"/>
      </w:r>
      <w:r>
        <w:instrText xml:space="preserve"> SEQ Figure \* ARABIC </w:instrText>
      </w:r>
      <w:r>
        <w:fldChar w:fldCharType="separate"/>
      </w:r>
      <w:r w:rsidR="002561BD">
        <w:rPr>
          <w:noProof/>
        </w:rPr>
        <w:t>18</w:t>
      </w:r>
      <w:r>
        <w:rPr>
          <w:noProof/>
        </w:rPr>
        <w:fldChar w:fldCharType="end"/>
      </w:r>
      <w:r>
        <w:t xml:space="preserve"> – Enclosure Marked </w:t>
      </w:r>
      <w:r w:rsidR="00E516B4">
        <w:t>for</w:t>
      </w:r>
      <w:r>
        <w:t xml:space="preserve"> Drilling</w:t>
      </w:r>
      <w:bookmarkEnd w:id="789"/>
    </w:p>
    <w:p w14:paraId="1DEDA1BD" w14:textId="77777777" w:rsidR="00D64682" w:rsidRPr="00D64682" w:rsidRDefault="00D64682" w:rsidP="00D64682"/>
    <w:p w14:paraId="511E8A7C" w14:textId="77777777" w:rsidR="00F80CCE" w:rsidRDefault="00A13BF5" w:rsidP="00A13BF5">
      <w:pPr>
        <w:pStyle w:val="Heading2"/>
        <w:pageBreakBefore/>
      </w:pPr>
      <w:bookmarkStart w:id="790" w:name="_Toc175732273"/>
      <w:r>
        <w:lastRenderedPageBreak/>
        <w:t>Completed Assemblies</w:t>
      </w:r>
      <w:bookmarkEnd w:id="790"/>
    </w:p>
    <w:p w14:paraId="1BB38C78" w14:textId="3038C607" w:rsidR="00A13BF5" w:rsidRPr="00A13BF5" w:rsidRDefault="00B37700" w:rsidP="00A13BF5">
      <w:pPr>
        <w:pStyle w:val="Heading3"/>
      </w:pPr>
      <w:bookmarkStart w:id="791" w:name="_Toc175732274"/>
      <w:r>
        <w:t xml:space="preserve">Second PC </w:t>
      </w:r>
      <w:r w:rsidR="00161BAD">
        <w:t>Module</w:t>
      </w:r>
      <w:bookmarkEnd w:id="791"/>
    </w:p>
    <w:p w14:paraId="52208DC4" w14:textId="4A26CE9F" w:rsidR="00376881" w:rsidRPr="001F4FB7" w:rsidRDefault="002930DA" w:rsidP="00C16666">
      <w:r w:rsidRPr="004945C5">
        <w:t xml:space="preserve">The following photograph shows a </w:t>
      </w:r>
      <w:r w:rsidR="00C16666" w:rsidRPr="004945C5">
        <w:t>completed</w:t>
      </w:r>
      <w:r w:rsidR="003D1535" w:rsidRPr="004945C5">
        <w:t xml:space="preserve"> Second PC Board, with a USB-Serial adapter also inside the enclosure</w:t>
      </w:r>
      <w:r w:rsidR="00C16666" w:rsidRPr="004945C5">
        <w:t>.</w:t>
      </w:r>
      <w:r w:rsidR="00161BAD">
        <w:t xml:space="preserve"> </w:t>
      </w:r>
    </w:p>
    <w:p w14:paraId="45EB7E8E" w14:textId="727CBCCF" w:rsidR="002930DA" w:rsidRDefault="004945C5" w:rsidP="00376881">
      <w:pPr>
        <w:jc w:val="center"/>
      </w:pPr>
      <w:r>
        <w:rPr>
          <w:noProof/>
        </w:rPr>
        <w:drawing>
          <wp:inline distT="0" distB="0" distL="0" distR="0" wp14:anchorId="36643E85" wp14:editId="0468F90B">
            <wp:extent cx="4320000" cy="3081600"/>
            <wp:effectExtent l="19050" t="19050" r="23495" b="24130"/>
            <wp:docPr id="18" name="Picture 18" descr="A picture containing indoor, refrigerator, open, cabi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0670.jpg"/>
                    <pic:cNvPicPr/>
                  </pic:nvPicPr>
                  <pic:blipFill>
                    <a:blip r:embed="rId44">
                      <a:extLst>
                        <a:ext uri="{28A0092B-C50C-407E-A947-70E740481C1C}">
                          <a14:useLocalDpi xmlns:a14="http://schemas.microsoft.com/office/drawing/2010/main" val="0"/>
                        </a:ext>
                      </a:extLst>
                    </a:blip>
                    <a:stretch>
                      <a:fillRect/>
                    </a:stretch>
                  </pic:blipFill>
                  <pic:spPr>
                    <a:xfrm>
                      <a:off x="0" y="0"/>
                      <a:ext cx="4320000" cy="3081600"/>
                    </a:xfrm>
                    <a:prstGeom prst="rect">
                      <a:avLst/>
                    </a:prstGeom>
                    <a:ln w="12700">
                      <a:solidFill>
                        <a:schemeClr val="tx1"/>
                      </a:solidFill>
                    </a:ln>
                  </pic:spPr>
                </pic:pic>
              </a:graphicData>
            </a:graphic>
          </wp:inline>
        </w:drawing>
      </w:r>
    </w:p>
    <w:p w14:paraId="7662EC11" w14:textId="110BF6D6" w:rsidR="002930DA" w:rsidRDefault="002930DA" w:rsidP="002930DA">
      <w:pPr>
        <w:pStyle w:val="Caption"/>
        <w:jc w:val="center"/>
      </w:pPr>
      <w:bookmarkStart w:id="792" w:name="_Toc175732303"/>
      <w:r>
        <w:t xml:space="preserve">Figure </w:t>
      </w:r>
      <w:r w:rsidR="00D15F53">
        <w:rPr>
          <w:noProof/>
        </w:rPr>
        <w:fldChar w:fldCharType="begin"/>
      </w:r>
      <w:r w:rsidR="00D15F53">
        <w:rPr>
          <w:noProof/>
        </w:rPr>
        <w:instrText xml:space="preserve"> SEQ Figure \* ARABIC </w:instrText>
      </w:r>
      <w:r w:rsidR="00D15F53">
        <w:rPr>
          <w:noProof/>
        </w:rPr>
        <w:fldChar w:fldCharType="separate"/>
      </w:r>
      <w:r w:rsidR="002561BD">
        <w:rPr>
          <w:noProof/>
        </w:rPr>
        <w:t>19</w:t>
      </w:r>
      <w:r w:rsidR="00D15F53">
        <w:rPr>
          <w:noProof/>
        </w:rPr>
        <w:fldChar w:fldCharType="end"/>
      </w:r>
      <w:r>
        <w:t xml:space="preserve"> – </w:t>
      </w:r>
      <w:r w:rsidR="00F002DD">
        <w:t xml:space="preserve">Completed </w:t>
      </w:r>
      <w:r w:rsidR="00161BAD">
        <w:t>Second PC Module</w:t>
      </w:r>
      <w:r w:rsidR="00F002DD">
        <w:t xml:space="preserve"> </w:t>
      </w:r>
      <w:r w:rsidR="00161BAD">
        <w:t>in Enclosure</w:t>
      </w:r>
      <w:bookmarkEnd w:id="792"/>
    </w:p>
    <w:p w14:paraId="4C074A40" w14:textId="0879ACC1" w:rsidR="00A13BF5" w:rsidRDefault="00B37700" w:rsidP="00A13BF5">
      <w:pPr>
        <w:pStyle w:val="Heading3"/>
      </w:pPr>
      <w:bookmarkStart w:id="793" w:name="_Toc175732275"/>
      <w:r>
        <w:t>Basic Serial Splitter</w:t>
      </w:r>
      <w:r w:rsidR="00161BAD">
        <w:t xml:space="preserve"> Module</w:t>
      </w:r>
      <w:bookmarkEnd w:id="793"/>
    </w:p>
    <w:p w14:paraId="4EB85FAD" w14:textId="2F89DE12" w:rsidR="00C16666" w:rsidRPr="001F4FB7" w:rsidRDefault="00C16666" w:rsidP="00C16666">
      <w:pPr>
        <w:keepNext/>
      </w:pPr>
      <w:r w:rsidRPr="00161BAD">
        <w:t>The following photograph</w:t>
      </w:r>
      <w:r w:rsidR="004945C5">
        <w:t>s</w:t>
      </w:r>
      <w:r w:rsidRPr="00161BAD">
        <w:t xml:space="preserve"> show completed </w:t>
      </w:r>
      <w:r w:rsidR="003D1535" w:rsidRPr="00161BAD">
        <w:t>Basic Serial Splitter</w:t>
      </w:r>
      <w:r w:rsidR="00161BAD" w:rsidRPr="00161BAD">
        <w:t xml:space="preserve"> module</w:t>
      </w:r>
      <w:r w:rsidR="004945C5">
        <w:t>s</w:t>
      </w:r>
      <w:r w:rsidR="00161BAD" w:rsidRPr="00161BAD">
        <w:t xml:space="preserve">, with </w:t>
      </w:r>
      <w:r w:rsidR="003D1535" w:rsidRPr="00161BAD">
        <w:t>Master &amp; Expander Boards</w:t>
      </w:r>
      <w:r w:rsidRPr="00161BAD">
        <w:t>.</w:t>
      </w:r>
    </w:p>
    <w:p w14:paraId="123B554E" w14:textId="4B07ED74" w:rsidR="00376881" w:rsidRDefault="00161BAD" w:rsidP="00733A4D">
      <w:pPr>
        <w:jc w:val="center"/>
      </w:pPr>
      <w:r>
        <w:rPr>
          <w:noProof/>
        </w:rPr>
        <w:drawing>
          <wp:inline distT="0" distB="0" distL="0" distR="0" wp14:anchorId="0A2D4699" wp14:editId="7FBD0101">
            <wp:extent cx="5040000" cy="3031200"/>
            <wp:effectExtent l="19050" t="19050" r="27305" b="17145"/>
            <wp:docPr id="16" name="Picture 16"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0058.jpeg"/>
                    <pic:cNvPicPr/>
                  </pic:nvPicPr>
                  <pic:blipFill>
                    <a:blip r:embed="rId45">
                      <a:extLst>
                        <a:ext uri="{28A0092B-C50C-407E-A947-70E740481C1C}">
                          <a14:useLocalDpi xmlns:a14="http://schemas.microsoft.com/office/drawing/2010/main" val="0"/>
                        </a:ext>
                      </a:extLst>
                    </a:blip>
                    <a:stretch>
                      <a:fillRect/>
                    </a:stretch>
                  </pic:blipFill>
                  <pic:spPr>
                    <a:xfrm>
                      <a:off x="0" y="0"/>
                      <a:ext cx="5040000" cy="3031200"/>
                    </a:xfrm>
                    <a:prstGeom prst="rect">
                      <a:avLst/>
                    </a:prstGeom>
                    <a:ln w="12700">
                      <a:solidFill>
                        <a:schemeClr val="tx1"/>
                      </a:solidFill>
                    </a:ln>
                  </pic:spPr>
                </pic:pic>
              </a:graphicData>
            </a:graphic>
          </wp:inline>
        </w:drawing>
      </w:r>
    </w:p>
    <w:p w14:paraId="09444291" w14:textId="19F570DE" w:rsidR="00376881" w:rsidRDefault="00376881" w:rsidP="00376881">
      <w:pPr>
        <w:pStyle w:val="Caption"/>
        <w:jc w:val="center"/>
      </w:pPr>
      <w:bookmarkStart w:id="794" w:name="_Toc175732304"/>
      <w:r>
        <w:t xml:space="preserve">Figure </w:t>
      </w:r>
      <w:r w:rsidR="00D15F53">
        <w:rPr>
          <w:noProof/>
        </w:rPr>
        <w:fldChar w:fldCharType="begin"/>
      </w:r>
      <w:r w:rsidR="00D15F53">
        <w:rPr>
          <w:noProof/>
        </w:rPr>
        <w:instrText xml:space="preserve"> SEQ Figure \* ARABIC </w:instrText>
      </w:r>
      <w:r w:rsidR="00D15F53">
        <w:rPr>
          <w:noProof/>
        </w:rPr>
        <w:fldChar w:fldCharType="separate"/>
      </w:r>
      <w:r w:rsidR="002561BD">
        <w:rPr>
          <w:noProof/>
        </w:rPr>
        <w:t>20</w:t>
      </w:r>
      <w:r w:rsidR="00D15F53">
        <w:rPr>
          <w:noProof/>
        </w:rPr>
        <w:fldChar w:fldCharType="end"/>
      </w:r>
      <w:r>
        <w:t xml:space="preserve"> – </w:t>
      </w:r>
      <w:r w:rsidR="00F002DD">
        <w:t xml:space="preserve">Completed </w:t>
      </w:r>
      <w:r w:rsidR="00161BAD">
        <w:t>Basic Serial Splitter Module</w:t>
      </w:r>
      <w:r w:rsidR="00161BAD" w:rsidRPr="00161BAD">
        <w:t xml:space="preserve"> </w:t>
      </w:r>
      <w:r w:rsidR="00161BAD">
        <w:t>in Enclosure</w:t>
      </w:r>
      <w:bookmarkEnd w:id="794"/>
    </w:p>
    <w:p w14:paraId="1F573556" w14:textId="54116A54" w:rsidR="004945C5" w:rsidRDefault="004945C5" w:rsidP="004945C5">
      <w:pPr>
        <w:keepNext/>
        <w:jc w:val="center"/>
      </w:pPr>
      <w:r>
        <w:rPr>
          <w:noProof/>
        </w:rPr>
        <w:lastRenderedPageBreak/>
        <w:drawing>
          <wp:inline distT="0" distB="0" distL="0" distR="0" wp14:anchorId="3B28FFD8" wp14:editId="76FDE292">
            <wp:extent cx="5040000" cy="3621600"/>
            <wp:effectExtent l="19050" t="19050" r="27305" b="171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0672.jpg"/>
                    <pic:cNvPicPr/>
                  </pic:nvPicPr>
                  <pic:blipFill>
                    <a:blip r:embed="rId46">
                      <a:extLst>
                        <a:ext uri="{28A0092B-C50C-407E-A947-70E740481C1C}">
                          <a14:useLocalDpi xmlns:a14="http://schemas.microsoft.com/office/drawing/2010/main" val="0"/>
                        </a:ext>
                      </a:extLst>
                    </a:blip>
                    <a:stretch>
                      <a:fillRect/>
                    </a:stretch>
                  </pic:blipFill>
                  <pic:spPr>
                    <a:xfrm>
                      <a:off x="0" y="0"/>
                      <a:ext cx="5040000" cy="3621600"/>
                    </a:xfrm>
                    <a:prstGeom prst="rect">
                      <a:avLst/>
                    </a:prstGeom>
                    <a:ln w="12700">
                      <a:solidFill>
                        <a:schemeClr val="tx1"/>
                      </a:solidFill>
                    </a:ln>
                  </pic:spPr>
                </pic:pic>
              </a:graphicData>
            </a:graphic>
          </wp:inline>
        </w:drawing>
      </w:r>
    </w:p>
    <w:p w14:paraId="1746B313" w14:textId="17A5E5DB" w:rsidR="00376881" w:rsidRDefault="004945C5" w:rsidP="004945C5">
      <w:pPr>
        <w:pStyle w:val="Caption"/>
        <w:jc w:val="center"/>
      </w:pPr>
      <w:bookmarkStart w:id="795" w:name="_Toc175732305"/>
      <w:r>
        <w:t xml:space="preserve">Figure </w:t>
      </w:r>
      <w:r>
        <w:fldChar w:fldCharType="begin"/>
      </w:r>
      <w:r>
        <w:instrText xml:space="preserve"> SEQ Figure \* ARABIC </w:instrText>
      </w:r>
      <w:r>
        <w:fldChar w:fldCharType="separate"/>
      </w:r>
      <w:r w:rsidR="002561BD">
        <w:rPr>
          <w:noProof/>
        </w:rPr>
        <w:t>21</w:t>
      </w:r>
      <w:r>
        <w:rPr>
          <w:noProof/>
        </w:rPr>
        <w:fldChar w:fldCharType="end"/>
      </w:r>
      <w:r>
        <w:t xml:space="preserve"> – Completed Basic Serial Splitter Module</w:t>
      </w:r>
      <w:bookmarkEnd w:id="795"/>
    </w:p>
    <w:p w14:paraId="631B0D48" w14:textId="77777777" w:rsidR="00F80CCE" w:rsidRPr="00A3563C" w:rsidRDefault="00F80CCE" w:rsidP="007E1723">
      <w:pPr>
        <w:pStyle w:val="Heading2"/>
        <w:pageBreakBefore/>
      </w:pPr>
      <w:bookmarkStart w:id="796" w:name="_Toc175732276"/>
      <w:r w:rsidRPr="00A3563C">
        <w:lastRenderedPageBreak/>
        <w:t>Cabling</w:t>
      </w:r>
      <w:bookmarkEnd w:id="796"/>
    </w:p>
    <w:p w14:paraId="1FD96ED5" w14:textId="2353A07A" w:rsidR="00AD09B7" w:rsidRPr="00A3563C" w:rsidRDefault="00E12981" w:rsidP="00AD09B7">
      <w:pPr>
        <w:pStyle w:val="Heading3"/>
      </w:pPr>
      <w:bookmarkStart w:id="797" w:name="_Toc175732277"/>
      <w:r w:rsidRPr="00A3563C">
        <w:t>Second PC Module</w:t>
      </w:r>
      <w:bookmarkEnd w:id="797"/>
    </w:p>
    <w:p w14:paraId="737D9587" w14:textId="05352FD9" w:rsidR="00AD09B7" w:rsidRPr="00A3563C" w:rsidRDefault="00AD09B7" w:rsidP="00AD09B7">
      <w:r w:rsidRPr="00A3563C">
        <w:t xml:space="preserve">The </w:t>
      </w:r>
      <w:r w:rsidR="00A3563C" w:rsidRPr="00A3563C">
        <w:t xml:space="preserve">Second PC module is daisy-chained between the Simulator Interface module and the </w:t>
      </w:r>
      <w:r w:rsidRPr="00A3563C">
        <w:t>Power</w:t>
      </w:r>
      <w:r w:rsidR="00A3563C" w:rsidRPr="00A3563C">
        <w:t xml:space="preserve"> module, as shown in the following diagram</w:t>
      </w:r>
      <w:r w:rsidRPr="00A3563C">
        <w:t xml:space="preserve">. </w:t>
      </w:r>
    </w:p>
    <w:p w14:paraId="33DE4611" w14:textId="34564F1D" w:rsidR="00AD09B7" w:rsidRPr="00A3563C" w:rsidRDefault="00A3563C" w:rsidP="006C4A3A">
      <w:pPr>
        <w:pStyle w:val="ListParagraph"/>
        <w:numPr>
          <w:ilvl w:val="0"/>
          <w:numId w:val="17"/>
        </w:numPr>
      </w:pPr>
      <w:r w:rsidRPr="00A3563C">
        <w:t xml:space="preserve">As with the core Simulator cabling, the </w:t>
      </w:r>
      <w:r w:rsidR="00AD09B7" w:rsidRPr="00A3563C">
        <w:t xml:space="preserve">cable is a standard straight-through (not crossover) Cat5e or Cat6 Ethernet </w:t>
      </w:r>
      <w:r w:rsidR="00D2043A" w:rsidRPr="00A3563C">
        <w:t xml:space="preserve">network </w:t>
      </w:r>
      <w:r w:rsidR="00AD09B7" w:rsidRPr="00A3563C">
        <w:t>cable, with RJ45 connectors.</w:t>
      </w:r>
      <w:r w:rsidR="007E1723" w:rsidRPr="00A3563C">
        <w:t xml:space="preserve"> </w:t>
      </w:r>
    </w:p>
    <w:p w14:paraId="70EB8F6E" w14:textId="771B62D6" w:rsidR="007E1723" w:rsidRPr="00A3563C" w:rsidRDefault="00AD09B7" w:rsidP="00A3563C">
      <w:pPr>
        <w:pStyle w:val="ListParagraph"/>
        <w:keepNext/>
        <w:numPr>
          <w:ilvl w:val="0"/>
          <w:numId w:val="17"/>
        </w:numPr>
        <w:ind w:left="714" w:hanging="357"/>
      </w:pPr>
      <w:r w:rsidRPr="00A3563C">
        <w:t xml:space="preserve">The maximum </w:t>
      </w:r>
      <w:r w:rsidR="00A3563C" w:rsidRPr="00A3563C">
        <w:t xml:space="preserve">total </w:t>
      </w:r>
      <w:r w:rsidRPr="00A3563C">
        <w:t xml:space="preserve">length of cable tested is </w:t>
      </w:r>
      <w:r w:rsidR="00A3563C" w:rsidRPr="00A3563C">
        <w:t>30m (25m between Interface and Second PC module, and a further 5m to the Power module)</w:t>
      </w:r>
      <w:r w:rsidRPr="00A3563C">
        <w:t>, although longer cables may be feasible.</w:t>
      </w:r>
    </w:p>
    <w:p w14:paraId="7825B3C1" w14:textId="77777777" w:rsidR="00A3563C" w:rsidRDefault="00A3563C" w:rsidP="00A3563C">
      <w:pPr>
        <w:keepNext/>
        <w:jc w:val="center"/>
      </w:pPr>
      <w:r>
        <w:rPr>
          <w:noProof/>
        </w:rPr>
        <w:drawing>
          <wp:inline distT="0" distB="0" distL="0" distR="0" wp14:anchorId="61EDEA1E" wp14:editId="6663CB46">
            <wp:extent cx="3600000" cy="1800000"/>
            <wp:effectExtent l="19050" t="19050" r="19685" b="1016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2 Second PC Daisy Chain v1.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600000" cy="1800000"/>
                    </a:xfrm>
                    <a:prstGeom prst="rect">
                      <a:avLst/>
                    </a:prstGeom>
                    <a:ln w="12700">
                      <a:solidFill>
                        <a:schemeClr val="tx1"/>
                      </a:solidFill>
                    </a:ln>
                  </pic:spPr>
                </pic:pic>
              </a:graphicData>
            </a:graphic>
          </wp:inline>
        </w:drawing>
      </w:r>
    </w:p>
    <w:p w14:paraId="4F648A0B" w14:textId="34756391" w:rsidR="00A3563C" w:rsidRPr="00E12981" w:rsidRDefault="00A3563C" w:rsidP="00A3563C">
      <w:pPr>
        <w:pStyle w:val="Caption"/>
        <w:jc w:val="center"/>
        <w:rPr>
          <w:highlight w:val="yellow"/>
        </w:rPr>
      </w:pPr>
      <w:bookmarkStart w:id="798" w:name="_Toc175732306"/>
      <w:r>
        <w:t xml:space="preserve">Figure </w:t>
      </w:r>
      <w:r>
        <w:fldChar w:fldCharType="begin"/>
      </w:r>
      <w:r>
        <w:instrText xml:space="preserve"> SEQ Figure \* ARABIC </w:instrText>
      </w:r>
      <w:r>
        <w:fldChar w:fldCharType="separate"/>
      </w:r>
      <w:r w:rsidR="002561BD">
        <w:rPr>
          <w:noProof/>
        </w:rPr>
        <w:t>22</w:t>
      </w:r>
      <w:r>
        <w:rPr>
          <w:noProof/>
        </w:rPr>
        <w:fldChar w:fldCharType="end"/>
      </w:r>
      <w:r>
        <w:t xml:space="preserve"> – Second PC Module Cabling</w:t>
      </w:r>
      <w:bookmarkEnd w:id="798"/>
    </w:p>
    <w:p w14:paraId="461EED93" w14:textId="3B810F5B" w:rsidR="00AD09B7" w:rsidRPr="00A3563C" w:rsidRDefault="00E12981" w:rsidP="00D2043A">
      <w:pPr>
        <w:pStyle w:val="Heading3"/>
      </w:pPr>
      <w:bookmarkStart w:id="799" w:name="_Toc175732278"/>
      <w:r w:rsidRPr="00A3563C">
        <w:t>Basic Serial Splitter Module</w:t>
      </w:r>
      <w:bookmarkEnd w:id="799"/>
    </w:p>
    <w:p w14:paraId="5F92599B" w14:textId="43BB7524" w:rsidR="00A3563C" w:rsidRDefault="00A3563C" w:rsidP="00A3563C">
      <w:r w:rsidRPr="00A3563C">
        <w:t>The</w:t>
      </w:r>
      <w:r>
        <w:t xml:space="preserve"> Basic Serial Splitter </w:t>
      </w:r>
      <w:r w:rsidRPr="00A3563C">
        <w:t xml:space="preserve">module is daisy-chained between the Simulator Interface module and the Power module, as shown in the following diagram. </w:t>
      </w:r>
    </w:p>
    <w:p w14:paraId="6FB09B06" w14:textId="77777777" w:rsidR="00A3563C" w:rsidRDefault="00A3563C" w:rsidP="00A3563C">
      <w:pPr>
        <w:pStyle w:val="ListParagraph"/>
        <w:numPr>
          <w:ilvl w:val="0"/>
          <w:numId w:val="17"/>
        </w:numPr>
      </w:pPr>
      <w:r>
        <w:t>One or two Basic Serial Splitter modules may be connected as shown, providing ports for up to 8 or up to 16 Simulator PCs.</w:t>
      </w:r>
    </w:p>
    <w:p w14:paraId="04EAA82B" w14:textId="35B4AF29" w:rsidR="00A3563C" w:rsidRPr="00A3563C" w:rsidRDefault="00A3563C" w:rsidP="00A3563C">
      <w:pPr>
        <w:pStyle w:val="ListParagraph"/>
        <w:numPr>
          <w:ilvl w:val="0"/>
          <w:numId w:val="17"/>
        </w:numPr>
      </w:pPr>
      <w:r w:rsidRPr="00A3563C">
        <w:t xml:space="preserve">As with the core Simulator cabling, the cable is a standard straight-through (not crossover) Cat5e or Cat6 Ethernet network cable, with RJ45 connectors. </w:t>
      </w:r>
    </w:p>
    <w:p w14:paraId="3942241B" w14:textId="2894E76E" w:rsidR="00A3563C" w:rsidRPr="00A3563C" w:rsidRDefault="00A3563C" w:rsidP="00A3563C">
      <w:pPr>
        <w:pStyle w:val="ListParagraph"/>
        <w:numPr>
          <w:ilvl w:val="0"/>
          <w:numId w:val="17"/>
        </w:numPr>
      </w:pPr>
      <w:r w:rsidRPr="00A3563C">
        <w:t>The maximum total length of cable tested is 30</w:t>
      </w:r>
      <w:r>
        <w:t>.5</w:t>
      </w:r>
      <w:r w:rsidRPr="00A3563C">
        <w:t xml:space="preserve">m (25m between Interface and </w:t>
      </w:r>
      <w:r w:rsidR="00272803">
        <w:t>Basic Serial Splitter</w:t>
      </w:r>
      <w:r w:rsidRPr="00A3563C">
        <w:t xml:space="preserve"> module, a further 5m to the </w:t>
      </w:r>
      <w:r w:rsidR="00272803">
        <w:t xml:space="preserve">second Splitter </w:t>
      </w:r>
      <w:r w:rsidRPr="00A3563C">
        <w:t>module</w:t>
      </w:r>
      <w:r w:rsidR="00272803">
        <w:t>, and a short cable to the Power module</w:t>
      </w:r>
      <w:r w:rsidRPr="00A3563C">
        <w:t>), although longer cables may be feasible.</w:t>
      </w:r>
    </w:p>
    <w:p w14:paraId="2E5BAD3B" w14:textId="465FB120" w:rsidR="005B6B50" w:rsidRPr="00E12981" w:rsidRDefault="00A3563C" w:rsidP="00D2043A">
      <w:pPr>
        <w:keepNext/>
        <w:jc w:val="center"/>
        <w:rPr>
          <w:highlight w:val="yellow"/>
        </w:rPr>
      </w:pPr>
      <w:r>
        <w:rPr>
          <w:noProof/>
        </w:rPr>
        <w:drawing>
          <wp:inline distT="0" distB="0" distL="0" distR="0" wp14:anchorId="601AEB58" wp14:editId="3C85983F">
            <wp:extent cx="4647600" cy="1801800"/>
            <wp:effectExtent l="19050" t="19050" r="19685" b="2730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2 Basic Splitter Daisy Chain v1.0.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647600" cy="1801800"/>
                    </a:xfrm>
                    <a:prstGeom prst="rect">
                      <a:avLst/>
                    </a:prstGeom>
                    <a:ln w="12700">
                      <a:solidFill>
                        <a:schemeClr val="tx1"/>
                      </a:solidFill>
                    </a:ln>
                  </pic:spPr>
                </pic:pic>
              </a:graphicData>
            </a:graphic>
          </wp:inline>
        </w:drawing>
      </w:r>
    </w:p>
    <w:p w14:paraId="0E116EA1" w14:textId="0AD49FB3" w:rsidR="00D2043A" w:rsidRPr="00A3563C" w:rsidRDefault="00D2043A" w:rsidP="00D2043A">
      <w:pPr>
        <w:pStyle w:val="Caption"/>
        <w:jc w:val="center"/>
      </w:pPr>
      <w:bookmarkStart w:id="800" w:name="_Toc175732307"/>
      <w:r w:rsidRPr="00A3563C">
        <w:t xml:space="preserve">Figure </w:t>
      </w:r>
      <w:r w:rsidR="00DC03A1" w:rsidRPr="00A3563C">
        <w:rPr>
          <w:noProof/>
        </w:rPr>
        <w:fldChar w:fldCharType="begin"/>
      </w:r>
      <w:r w:rsidR="00DC03A1" w:rsidRPr="00A3563C">
        <w:rPr>
          <w:noProof/>
        </w:rPr>
        <w:instrText xml:space="preserve"> SEQ Figure \* ARABIC </w:instrText>
      </w:r>
      <w:r w:rsidR="00DC03A1" w:rsidRPr="00A3563C">
        <w:rPr>
          <w:noProof/>
        </w:rPr>
        <w:fldChar w:fldCharType="separate"/>
      </w:r>
      <w:r w:rsidR="002561BD">
        <w:rPr>
          <w:noProof/>
        </w:rPr>
        <w:t>23</w:t>
      </w:r>
      <w:r w:rsidR="00DC03A1" w:rsidRPr="00A3563C">
        <w:rPr>
          <w:noProof/>
        </w:rPr>
        <w:fldChar w:fldCharType="end"/>
      </w:r>
      <w:r w:rsidRPr="00A3563C">
        <w:t xml:space="preserve"> – </w:t>
      </w:r>
      <w:r w:rsidR="00A3563C" w:rsidRPr="00A3563C">
        <w:t>Basic Serial Splitter Module Cabling</w:t>
      </w:r>
      <w:bookmarkEnd w:id="800"/>
    </w:p>
    <w:p w14:paraId="48FD217B" w14:textId="54EF00C1" w:rsidR="00A80EAD" w:rsidRDefault="00A80EAD" w:rsidP="00E12981">
      <w:pPr>
        <w:pStyle w:val="Heading1"/>
      </w:pPr>
      <w:bookmarkStart w:id="801" w:name="_Toc175732279"/>
      <w:r>
        <w:lastRenderedPageBreak/>
        <w:t>Appendix: Older Interface Boards</w:t>
      </w:r>
      <w:bookmarkEnd w:id="801"/>
    </w:p>
    <w:p w14:paraId="31FA551C" w14:textId="5775D65D" w:rsidR="00A80EAD" w:rsidRDefault="00A80EAD" w:rsidP="00A80EAD">
      <w:pPr>
        <w:rPr>
          <w:b/>
        </w:rPr>
      </w:pPr>
      <w:r w:rsidRPr="00CB7045">
        <w:rPr>
          <w:b/>
        </w:rPr>
        <w:t xml:space="preserve">The Second PC </w:t>
      </w:r>
      <w:r w:rsidR="00E12981">
        <w:rPr>
          <w:b/>
        </w:rPr>
        <w:t>module</w:t>
      </w:r>
      <w:r w:rsidRPr="00CB7045">
        <w:rPr>
          <w:b/>
        </w:rPr>
        <w:t xml:space="preserve"> works with Simulator Interface</w:t>
      </w:r>
      <w:r w:rsidR="00E12981">
        <w:rPr>
          <w:b/>
        </w:rPr>
        <w:t xml:space="preserve"> PCBs</w:t>
      </w:r>
      <w:r w:rsidRPr="00C02560">
        <w:rPr>
          <w:b/>
        </w:rPr>
        <w:t xml:space="preserve"> from PCB Revision D onwards</w:t>
      </w:r>
      <w:r w:rsidRPr="00E83890">
        <w:rPr>
          <w:b/>
        </w:rPr>
        <w:t xml:space="preserve"> </w:t>
      </w:r>
      <w:r>
        <w:rPr>
          <w:b/>
        </w:rPr>
        <w:t>–</w:t>
      </w:r>
      <w:r w:rsidRPr="00E83890">
        <w:rPr>
          <w:b/>
        </w:rPr>
        <w:t xml:space="preserve"> n</w:t>
      </w:r>
      <w:r w:rsidRPr="00CB7045">
        <w:rPr>
          <w:b/>
        </w:rPr>
        <w:t>o modification of the</w:t>
      </w:r>
      <w:r>
        <w:rPr>
          <w:b/>
        </w:rPr>
        <w:t>se</w:t>
      </w:r>
      <w:r w:rsidRPr="00CB7045">
        <w:rPr>
          <w:b/>
        </w:rPr>
        <w:t xml:space="preserve"> in</w:t>
      </w:r>
      <w:r w:rsidRPr="00C02560">
        <w:rPr>
          <w:b/>
        </w:rPr>
        <w:t>terface board</w:t>
      </w:r>
      <w:r w:rsidR="002B5C70">
        <w:rPr>
          <w:b/>
        </w:rPr>
        <w:t>s</w:t>
      </w:r>
      <w:r w:rsidRPr="00C02560">
        <w:rPr>
          <w:b/>
        </w:rPr>
        <w:t xml:space="preserve"> is necessary.</w:t>
      </w:r>
    </w:p>
    <w:p w14:paraId="528338DF" w14:textId="7E7FCC2F" w:rsidR="00A80EAD" w:rsidRDefault="002B5C70" w:rsidP="00A80EAD">
      <w:pPr>
        <w:rPr>
          <w:b/>
        </w:rPr>
      </w:pPr>
      <w:r>
        <w:rPr>
          <w:b/>
        </w:rPr>
        <w:t>Daisy-chaining two Basic Serial Splitter</w:t>
      </w:r>
      <w:r w:rsidR="00E12981">
        <w:rPr>
          <w:b/>
        </w:rPr>
        <w:t xml:space="preserve"> modules</w:t>
      </w:r>
      <w:r>
        <w:rPr>
          <w:b/>
        </w:rPr>
        <w:t xml:space="preserve"> together </w:t>
      </w:r>
      <w:r w:rsidRPr="00CB7045">
        <w:rPr>
          <w:b/>
        </w:rPr>
        <w:t xml:space="preserve">works with Simulator Interface </w:t>
      </w:r>
      <w:r w:rsidR="00E12981">
        <w:rPr>
          <w:b/>
        </w:rPr>
        <w:t xml:space="preserve">PCBs </w:t>
      </w:r>
      <w:r w:rsidRPr="00C02560">
        <w:rPr>
          <w:b/>
        </w:rPr>
        <w:t>from PCB Revision D onwards</w:t>
      </w:r>
      <w:r w:rsidRPr="00E83890">
        <w:rPr>
          <w:b/>
        </w:rPr>
        <w:t xml:space="preserve"> </w:t>
      </w:r>
      <w:r>
        <w:rPr>
          <w:b/>
        </w:rPr>
        <w:t>–</w:t>
      </w:r>
      <w:r w:rsidRPr="00E83890">
        <w:rPr>
          <w:b/>
        </w:rPr>
        <w:t xml:space="preserve"> n</w:t>
      </w:r>
      <w:r w:rsidRPr="00CB7045">
        <w:rPr>
          <w:b/>
        </w:rPr>
        <w:t>o modification of the</w:t>
      </w:r>
      <w:r>
        <w:rPr>
          <w:b/>
        </w:rPr>
        <w:t>se</w:t>
      </w:r>
      <w:r w:rsidRPr="00CB7045">
        <w:rPr>
          <w:b/>
        </w:rPr>
        <w:t xml:space="preserve"> in</w:t>
      </w:r>
      <w:r w:rsidRPr="00C02560">
        <w:rPr>
          <w:b/>
        </w:rPr>
        <w:t>terface board</w:t>
      </w:r>
      <w:r>
        <w:rPr>
          <w:b/>
        </w:rPr>
        <w:t>s</w:t>
      </w:r>
      <w:r w:rsidRPr="00C02560">
        <w:rPr>
          <w:b/>
        </w:rPr>
        <w:t xml:space="preserve"> is necessary.</w:t>
      </w:r>
    </w:p>
    <w:p w14:paraId="3DBEB2CB" w14:textId="58A8C660" w:rsidR="002B5C70" w:rsidRDefault="002B5C70" w:rsidP="002B5C70">
      <w:pPr>
        <w:rPr>
          <w:b/>
        </w:rPr>
      </w:pPr>
      <w:r>
        <w:rPr>
          <w:b/>
        </w:rPr>
        <w:t>A single Basic Serial Splitter</w:t>
      </w:r>
      <w:r w:rsidR="00E12981">
        <w:rPr>
          <w:b/>
        </w:rPr>
        <w:t xml:space="preserve"> module</w:t>
      </w:r>
      <w:r>
        <w:rPr>
          <w:b/>
        </w:rPr>
        <w:t xml:space="preserve"> will work with any version of the Simulator Interface </w:t>
      </w:r>
      <w:r w:rsidR="00E12981">
        <w:rPr>
          <w:b/>
        </w:rPr>
        <w:t>PCB</w:t>
      </w:r>
      <w:r>
        <w:rPr>
          <w:b/>
        </w:rPr>
        <w:t>.</w:t>
      </w:r>
    </w:p>
    <w:p w14:paraId="6B9FDC73" w14:textId="51A7256A" w:rsidR="00A80EAD" w:rsidRDefault="00A80EAD" w:rsidP="00A80EAD">
      <w:r w:rsidRPr="00E83890">
        <w:t xml:space="preserve">Older Simulator Interface </w:t>
      </w:r>
      <w:r w:rsidR="00E12981">
        <w:t>PCBs</w:t>
      </w:r>
      <w:r w:rsidRPr="00E83890">
        <w:t xml:space="preserve"> may be modified for use with the Second PC </w:t>
      </w:r>
      <w:r w:rsidR="00E12981">
        <w:t>module</w:t>
      </w:r>
      <w:r w:rsidR="002B5C70">
        <w:t>, or to allow daisy-chaining of two Basic Serial Splitter</w:t>
      </w:r>
      <w:r w:rsidR="00E12981">
        <w:t xml:space="preserve"> modules</w:t>
      </w:r>
      <w:r w:rsidR="002B5C70">
        <w:t>,</w:t>
      </w:r>
      <w:r w:rsidRPr="00E83890">
        <w:t xml:space="preserve"> with the addition of two wire links.</w:t>
      </w:r>
      <w:r w:rsidRPr="00CB7045">
        <w:t xml:space="preserve"> </w:t>
      </w:r>
      <w:r>
        <w:t>On the solder side of the Simulator Interface</w:t>
      </w:r>
      <w:r w:rsidR="00E12981">
        <w:t xml:space="preserve"> PCB</w:t>
      </w:r>
      <w:r>
        <w:t xml:space="preserve">, fit two small wire links: </w:t>
      </w:r>
    </w:p>
    <w:p w14:paraId="6ED91A57" w14:textId="77777777" w:rsidR="00A80EAD" w:rsidRDefault="00A80EAD" w:rsidP="00A80EAD">
      <w:pPr>
        <w:pStyle w:val="ListParagraph"/>
        <w:numPr>
          <w:ilvl w:val="0"/>
          <w:numId w:val="1"/>
        </w:numPr>
      </w:pPr>
      <w:r>
        <w:t>Between pins 1 and pin 2 of IC2.</w:t>
      </w:r>
    </w:p>
    <w:p w14:paraId="19D47178" w14:textId="77777777" w:rsidR="00A80EAD" w:rsidRPr="00CB7045" w:rsidRDefault="00A80EAD" w:rsidP="00A80EAD">
      <w:pPr>
        <w:pStyle w:val="ListParagraph"/>
        <w:numPr>
          <w:ilvl w:val="0"/>
          <w:numId w:val="1"/>
        </w:numPr>
      </w:pPr>
      <w:r>
        <w:t>Between pin 18 of IC2 and pin 2 of TP5 (pin 1 of TP5 is marked with a square pad).</w:t>
      </w:r>
    </w:p>
    <w:p w14:paraId="0611D7CC" w14:textId="77777777" w:rsidR="00A80EAD" w:rsidRDefault="00A80EAD" w:rsidP="00A80EAD">
      <w:pPr>
        <w:keepNext/>
      </w:pPr>
      <w:r>
        <w:t>Remember that when working on the solder side of the PCB the IC pin numbers will be reversed. The locations of the links are shown in the diagram below:</w:t>
      </w:r>
    </w:p>
    <w:p w14:paraId="7590605B" w14:textId="77777777" w:rsidR="00A80EAD" w:rsidRDefault="00A80EAD" w:rsidP="00A80EAD">
      <w:pPr>
        <w:keepNext/>
        <w:jc w:val="center"/>
      </w:pPr>
      <w:r>
        <w:rPr>
          <w:noProof/>
        </w:rPr>
        <w:drawing>
          <wp:inline distT="0" distB="0" distL="0" distR="0" wp14:anchorId="2106CF19" wp14:editId="1D43C1BC">
            <wp:extent cx="3600000" cy="3376800"/>
            <wp:effectExtent l="19050" t="19050" r="19685" b="14605"/>
            <wp:docPr id="98" name="Picture 98"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T2 2PC Board Mod v1.0.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600000" cy="3376800"/>
                    </a:xfrm>
                    <a:prstGeom prst="rect">
                      <a:avLst/>
                    </a:prstGeom>
                    <a:ln w="12700">
                      <a:solidFill>
                        <a:schemeClr val="tx1"/>
                      </a:solidFill>
                    </a:ln>
                  </pic:spPr>
                </pic:pic>
              </a:graphicData>
            </a:graphic>
          </wp:inline>
        </w:drawing>
      </w:r>
    </w:p>
    <w:p w14:paraId="3ECD8C8D" w14:textId="35F12E24" w:rsidR="00A80EAD" w:rsidRDefault="00A80EAD" w:rsidP="00A80EAD">
      <w:pPr>
        <w:pStyle w:val="Caption"/>
        <w:jc w:val="center"/>
      </w:pPr>
      <w:bookmarkStart w:id="802" w:name="_Toc175732308"/>
      <w:r>
        <w:t xml:space="preserve">Figure </w:t>
      </w:r>
      <w:r>
        <w:rPr>
          <w:noProof/>
        </w:rPr>
        <w:fldChar w:fldCharType="begin"/>
      </w:r>
      <w:r>
        <w:rPr>
          <w:noProof/>
        </w:rPr>
        <w:instrText xml:space="preserve"> SEQ Figure \* ARABIC </w:instrText>
      </w:r>
      <w:r>
        <w:rPr>
          <w:noProof/>
        </w:rPr>
        <w:fldChar w:fldCharType="separate"/>
      </w:r>
      <w:r w:rsidR="002561BD">
        <w:rPr>
          <w:noProof/>
        </w:rPr>
        <w:t>24</w:t>
      </w:r>
      <w:r>
        <w:rPr>
          <w:noProof/>
        </w:rPr>
        <w:fldChar w:fldCharType="end"/>
      </w:r>
      <w:r>
        <w:t xml:space="preserve"> – Modification for Older Interface PCBs</w:t>
      </w:r>
      <w:bookmarkEnd w:id="802"/>
    </w:p>
    <w:p w14:paraId="6E95E30C" w14:textId="0666BF2B" w:rsidR="00A80EAD" w:rsidRDefault="00A80EAD" w:rsidP="00A80EAD">
      <w:pPr>
        <w:keepNext/>
      </w:pPr>
      <w:r w:rsidRPr="00212D29">
        <w:lastRenderedPageBreak/>
        <w:t>A</w:t>
      </w:r>
      <w:r>
        <w:t xml:space="preserve">n example of a modified Simulator Interface </w:t>
      </w:r>
      <w:r w:rsidRPr="00212D29">
        <w:t>PCB is shown in the following photograph.</w:t>
      </w:r>
    </w:p>
    <w:p w14:paraId="07343DCC" w14:textId="77777777" w:rsidR="00A80EAD" w:rsidRDefault="00A80EAD" w:rsidP="00A80EAD">
      <w:pPr>
        <w:keepNext/>
        <w:jc w:val="center"/>
      </w:pPr>
      <w:r>
        <w:rPr>
          <w:noProof/>
        </w:rPr>
        <w:drawing>
          <wp:inline distT="0" distB="0" distL="0" distR="0" wp14:anchorId="4B6BFFFF" wp14:editId="5ADDDF1F">
            <wp:extent cx="3600000" cy="3301200"/>
            <wp:effectExtent l="19050" t="19050" r="19685" b="13970"/>
            <wp:docPr id="101" name="Picture 10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g_0626.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600000" cy="3301200"/>
                    </a:xfrm>
                    <a:prstGeom prst="rect">
                      <a:avLst/>
                    </a:prstGeom>
                    <a:ln w="12700">
                      <a:solidFill>
                        <a:schemeClr val="tx1"/>
                      </a:solidFill>
                    </a:ln>
                  </pic:spPr>
                </pic:pic>
              </a:graphicData>
            </a:graphic>
          </wp:inline>
        </w:drawing>
      </w:r>
    </w:p>
    <w:p w14:paraId="7A336717" w14:textId="21ED9D71" w:rsidR="00A80EAD" w:rsidRDefault="00A80EAD" w:rsidP="00A80EAD">
      <w:pPr>
        <w:pStyle w:val="Caption"/>
        <w:jc w:val="center"/>
      </w:pPr>
      <w:bookmarkStart w:id="803" w:name="_Toc175732309"/>
      <w:r>
        <w:t xml:space="preserve">Figure </w:t>
      </w:r>
      <w:r>
        <w:rPr>
          <w:noProof/>
        </w:rPr>
        <w:fldChar w:fldCharType="begin"/>
      </w:r>
      <w:r>
        <w:rPr>
          <w:noProof/>
        </w:rPr>
        <w:instrText xml:space="preserve"> SEQ Figure \* ARABIC </w:instrText>
      </w:r>
      <w:r>
        <w:rPr>
          <w:noProof/>
        </w:rPr>
        <w:fldChar w:fldCharType="separate"/>
      </w:r>
      <w:r w:rsidR="002561BD">
        <w:rPr>
          <w:noProof/>
        </w:rPr>
        <w:t>25</w:t>
      </w:r>
      <w:r>
        <w:rPr>
          <w:noProof/>
        </w:rPr>
        <w:fldChar w:fldCharType="end"/>
      </w:r>
      <w:r>
        <w:t xml:space="preserve"> – Modified Interface Board</w:t>
      </w:r>
      <w:bookmarkEnd w:id="803"/>
    </w:p>
    <w:p w14:paraId="3EFC284D" w14:textId="4CFD07BE" w:rsidR="00E12981" w:rsidRPr="00272803" w:rsidRDefault="00E12981" w:rsidP="00E12981">
      <w:pPr>
        <w:pStyle w:val="Heading1"/>
      </w:pPr>
      <w:bookmarkStart w:id="804" w:name="_Toc175732280"/>
      <w:r w:rsidRPr="00272803">
        <w:t>Appendix: Configuring the Interface</w:t>
      </w:r>
      <w:bookmarkEnd w:id="804"/>
    </w:p>
    <w:p w14:paraId="6AA2E4C4" w14:textId="737F297F" w:rsidR="00E12981" w:rsidRPr="00272803" w:rsidRDefault="00E12981" w:rsidP="00E12981">
      <w:bookmarkStart w:id="805" w:name="_Hlk20773954"/>
      <w:r w:rsidRPr="00272803">
        <w:t xml:space="preserve">When multiple PCs are connected, only one PC can be used to configure the Simulator Interface using a terminal emulator (as described in the </w:t>
      </w:r>
      <w:r w:rsidRPr="00272803">
        <w:rPr>
          <w:b/>
          <w:bCs/>
          <w:i/>
          <w:iCs/>
        </w:rPr>
        <w:t>Build &amp; Installation Guide</w:t>
      </w:r>
      <w:r w:rsidRPr="00272803">
        <w:t>).</w:t>
      </w:r>
    </w:p>
    <w:bookmarkEnd w:id="805"/>
    <w:p w14:paraId="59FE22E9" w14:textId="77777777" w:rsidR="00272803" w:rsidRPr="00272803" w:rsidRDefault="00E12981" w:rsidP="00E12981">
      <w:pPr>
        <w:pStyle w:val="ListParagraph"/>
        <w:numPr>
          <w:ilvl w:val="0"/>
          <w:numId w:val="31"/>
        </w:numPr>
      </w:pPr>
      <w:r w:rsidRPr="00272803">
        <w:t xml:space="preserve">When using the Second PC module, only the PC connected to the Power module can be used to configure the Interface. </w:t>
      </w:r>
    </w:p>
    <w:p w14:paraId="062F2865" w14:textId="27DFA5BB" w:rsidR="00E12981" w:rsidRPr="00272803" w:rsidRDefault="00E12981" w:rsidP="00E12981">
      <w:pPr>
        <w:pStyle w:val="ListParagraph"/>
        <w:numPr>
          <w:ilvl w:val="0"/>
          <w:numId w:val="31"/>
        </w:numPr>
      </w:pPr>
      <w:r w:rsidRPr="00272803">
        <w:t>The PC connected to the Second PC module is not able to send data to the Interface</w:t>
      </w:r>
      <w:r w:rsidR="00A2446C">
        <w:t xml:space="preserve"> and cannot be used for configuration.</w:t>
      </w:r>
    </w:p>
    <w:p w14:paraId="3DA52B1F" w14:textId="60C1ADCE" w:rsidR="00272803" w:rsidRPr="00272803" w:rsidRDefault="00E12981" w:rsidP="00272803">
      <w:pPr>
        <w:pStyle w:val="ListParagraph"/>
        <w:numPr>
          <w:ilvl w:val="0"/>
          <w:numId w:val="31"/>
        </w:numPr>
      </w:pPr>
      <w:r w:rsidRPr="00272803">
        <w:t xml:space="preserve">When using </w:t>
      </w:r>
      <w:r w:rsidR="00272803" w:rsidRPr="00272803">
        <w:t xml:space="preserve">a single </w:t>
      </w:r>
      <w:r w:rsidRPr="00272803">
        <w:t>Basic Serial Splitter</w:t>
      </w:r>
      <w:r w:rsidR="00272803" w:rsidRPr="00272803">
        <w:t xml:space="preserve"> module</w:t>
      </w:r>
      <w:r w:rsidRPr="00272803">
        <w:t xml:space="preserve">, any one PC </w:t>
      </w:r>
      <w:r w:rsidR="00272803" w:rsidRPr="00272803">
        <w:t>(</w:t>
      </w:r>
      <w:r w:rsidRPr="00272803">
        <w:t xml:space="preserve">selected by the 8-way DIP switch on the </w:t>
      </w:r>
      <w:r w:rsidR="00272803" w:rsidRPr="00272803">
        <w:t xml:space="preserve">PCB) </w:t>
      </w:r>
      <w:r w:rsidRPr="00272803">
        <w:t>can be used to configure the Interface</w:t>
      </w:r>
      <w:r w:rsidR="00272803" w:rsidRPr="00272803">
        <w:t>.</w:t>
      </w:r>
      <w:r w:rsidR="00A2446C">
        <w:t xml:space="preserve"> Only one PC should be enabled at any time.</w:t>
      </w:r>
    </w:p>
    <w:p w14:paraId="14B456A8" w14:textId="3382A2DF" w:rsidR="00272803" w:rsidRDefault="00272803" w:rsidP="00272803">
      <w:pPr>
        <w:pStyle w:val="ListParagraph"/>
        <w:numPr>
          <w:ilvl w:val="0"/>
          <w:numId w:val="31"/>
        </w:numPr>
      </w:pPr>
      <w:r w:rsidRPr="00272803">
        <w:t>When two Basic Serial Splitter modules are connected, any one PC</w:t>
      </w:r>
      <w:r w:rsidR="00E12981" w:rsidRPr="00272803">
        <w:t xml:space="preserve"> </w:t>
      </w:r>
      <w:r w:rsidRPr="00272803">
        <w:t>(selected by the 8-way switch</w:t>
      </w:r>
      <w:r>
        <w:t>)</w:t>
      </w:r>
      <w:r w:rsidRPr="00272803">
        <w:t xml:space="preserve"> connected to the </w:t>
      </w:r>
      <w:r>
        <w:t>Sp</w:t>
      </w:r>
      <w:r w:rsidRPr="00272803">
        <w:t>litter closest to the Power module can be used to configure the Interface.</w:t>
      </w:r>
      <w:r>
        <w:t xml:space="preserve"> The PCs connected to the Splitter clos</w:t>
      </w:r>
      <w:r w:rsidR="00A2446C">
        <w:t>er</w:t>
      </w:r>
      <w:r>
        <w:t xml:space="preserve"> to the Interface module are automatically disabled for configuration use.</w:t>
      </w:r>
    </w:p>
    <w:p w14:paraId="41ED12EF" w14:textId="28028F68" w:rsidR="00E12981" w:rsidRPr="00E12981" w:rsidRDefault="00272803" w:rsidP="00272803">
      <w:pPr>
        <w:pStyle w:val="ListParagraph"/>
        <w:numPr>
          <w:ilvl w:val="0"/>
          <w:numId w:val="31"/>
        </w:numPr>
      </w:pPr>
      <w:r w:rsidRPr="00272803">
        <w:t xml:space="preserve">The PC connector on the Power module is not used at all when </w:t>
      </w:r>
      <w:r>
        <w:t xml:space="preserve">the </w:t>
      </w:r>
      <w:r w:rsidRPr="00272803">
        <w:t xml:space="preserve">Basic Serial Splitter(s) </w:t>
      </w:r>
      <w:r>
        <w:t xml:space="preserve">is </w:t>
      </w:r>
      <w:r w:rsidR="00A2446C" w:rsidRPr="00272803">
        <w:t>used</w:t>
      </w:r>
      <w:r w:rsidR="00A2446C">
        <w:t xml:space="preserve"> and</w:t>
      </w:r>
      <w:r>
        <w:t xml:space="preserve"> must not have a PC connected to it.</w:t>
      </w:r>
    </w:p>
    <w:p w14:paraId="3DA37595" w14:textId="77777777" w:rsidR="004E080F" w:rsidRPr="00A35396" w:rsidRDefault="004E080F" w:rsidP="00740E9D">
      <w:pPr>
        <w:pStyle w:val="Heading1"/>
        <w:pageBreakBefore/>
      </w:pPr>
      <w:bookmarkStart w:id="806" w:name="_Toc175732281"/>
      <w:r w:rsidRPr="00A35396">
        <w:lastRenderedPageBreak/>
        <w:t>Licensing &amp; Disclaimers</w:t>
      </w:r>
      <w:bookmarkEnd w:id="806"/>
    </w:p>
    <w:p w14:paraId="42E29D23" w14:textId="77777777" w:rsidR="004E080F" w:rsidRDefault="004E080F" w:rsidP="004E080F">
      <w:pPr>
        <w:pStyle w:val="Heading2"/>
      </w:pPr>
      <w:bookmarkStart w:id="807" w:name="_Toc175732282"/>
      <w:r>
        <w:t>Documentation</w:t>
      </w:r>
      <w:bookmarkEnd w:id="807"/>
    </w:p>
    <w:p w14:paraId="0AB3108C" w14:textId="77777777" w:rsidR="004E080F" w:rsidRPr="001F4FB7" w:rsidRDefault="004E080F" w:rsidP="004E080F">
      <w:r w:rsidRPr="001F4FB7">
        <w:t>All original manuals and other documentation (including PCB layout CAD files and schematics) released as part of the Liverpool Ringing Simulator project</w:t>
      </w:r>
      <w:r w:rsidRPr="001F4FB7">
        <w:rPr>
          <w:rStyle w:val="FootnoteReference"/>
        </w:rPr>
        <w:footnoteReference w:id="7"/>
      </w:r>
      <w:r w:rsidRPr="001F4FB7">
        <w:t xml:space="preserve"> are released under the Creative Commons Attribution-ShareAlike 4.0 International License (CC BY-SA),</w:t>
      </w:r>
      <w:r w:rsidRPr="001F4FB7">
        <w:rPr>
          <w:rStyle w:val="FootnoteReference"/>
        </w:rPr>
        <w:footnoteReference w:id="8"/>
      </w:r>
      <w:r w:rsidRPr="001F4FB7">
        <w:t xml:space="preserve"> which includes the following disclaimers:</w:t>
      </w:r>
    </w:p>
    <w:p w14:paraId="128E939E" w14:textId="77777777" w:rsidR="004E080F" w:rsidRPr="001F4FB7" w:rsidRDefault="004E080F" w:rsidP="004E080F">
      <w:pPr>
        <w:ind w:left="720"/>
        <w:rPr>
          <w:i/>
          <w:lang w:eastAsia="en-GB"/>
        </w:rPr>
      </w:pPr>
      <w:r w:rsidRPr="001F4FB7">
        <w:rPr>
          <w:i/>
          <w:lang w:eastAsia="en-GB"/>
        </w:rPr>
        <w:t>Unless otherwise separately undertaken by the Licensor, to the extent possible, the Licensor offers the Licensed Material as-is and as-</w:t>
      </w:r>
      <w:proofErr w:type="gramStart"/>
      <w:r w:rsidRPr="001F4FB7">
        <w:rPr>
          <w:i/>
          <w:lang w:eastAsia="en-GB"/>
        </w:rPr>
        <w:t>available, and</w:t>
      </w:r>
      <w:proofErr w:type="gramEnd"/>
      <w:r w:rsidRPr="001F4FB7">
        <w:rPr>
          <w:i/>
          <w:lang w:eastAsia="en-GB"/>
        </w:rPr>
        <w:t xml:space="preserve"> makes no representations or warranties of any kind concerning the Licensed Material, whether express, implied, statutory, or other. This includes, without limitation, warranties of title, merchantability, fitness for a particular purpose, non-infringement, absence of latent or other defects, accuracy, or the presence or absence of errors, </w:t>
      </w:r>
      <w:proofErr w:type="gramStart"/>
      <w:r w:rsidRPr="001F4FB7">
        <w:rPr>
          <w:i/>
          <w:lang w:eastAsia="en-GB"/>
        </w:rPr>
        <w:t>whether or not</w:t>
      </w:r>
      <w:proofErr w:type="gramEnd"/>
      <w:r w:rsidRPr="001F4FB7">
        <w:rPr>
          <w:i/>
          <w:lang w:eastAsia="en-GB"/>
        </w:rPr>
        <w:t xml:space="preserve"> known or discoverable. Where disclaimers of warranties are not allowed in full or in part, this disclaimer may not apply to You.</w:t>
      </w:r>
    </w:p>
    <w:p w14:paraId="02C1D631" w14:textId="77777777" w:rsidR="004E080F" w:rsidRPr="001F4FB7" w:rsidRDefault="004E080F" w:rsidP="004E080F">
      <w:pPr>
        <w:ind w:left="720"/>
        <w:rPr>
          <w:i/>
          <w:lang w:eastAsia="en-GB"/>
        </w:rPr>
      </w:pPr>
      <w:r w:rsidRPr="001F4FB7">
        <w:rPr>
          <w:i/>
          <w:lang w:eastAsia="en-GB"/>
        </w:rPr>
        <w:t>To the extent possible, in no event will the Licensor be liable to You on any legal theory (including, without limitation, negligence) or otherwise for any direct, special, indirect, incidental, consequential, punitive, exemplary, or other losses, costs, expenses, or damages arising out of this Public License or use of the Licensed Material, even if the Licensor has been advised of the possibility of such losses, costs, expenses, or damages. Where a limitation of liability is not allowed in full or in part, this limitation may not apply to You.</w:t>
      </w:r>
    </w:p>
    <w:p w14:paraId="6142B558" w14:textId="77777777" w:rsidR="004E080F" w:rsidRDefault="004E080F" w:rsidP="00740E9D">
      <w:pPr>
        <w:pStyle w:val="Heading2"/>
      </w:pPr>
      <w:bookmarkStart w:id="808" w:name="_Toc175732283"/>
      <w:r>
        <w:t>Software</w:t>
      </w:r>
      <w:bookmarkEnd w:id="808"/>
    </w:p>
    <w:p w14:paraId="5733DCDE" w14:textId="77777777" w:rsidR="004E080F" w:rsidRPr="00DA4419" w:rsidRDefault="004E080F" w:rsidP="004E080F">
      <w:pPr>
        <w:keepNext/>
      </w:pPr>
      <w:r w:rsidRPr="00DA4419">
        <w:t>All original software released as part of the Liverpool Ringing Simulator project is released under the GNU General Public Licence (GPL), Version 3</w:t>
      </w:r>
      <w:r w:rsidRPr="00DA4419">
        <w:rPr>
          <w:rStyle w:val="FootnoteReference"/>
        </w:rPr>
        <w:footnoteReference w:id="9"/>
      </w:r>
      <w:r w:rsidRPr="00DA4419">
        <w:t>, and carries the following disclaimers:</w:t>
      </w:r>
    </w:p>
    <w:p w14:paraId="7BAD10B4" w14:textId="77777777" w:rsidR="004E080F" w:rsidRPr="00DA4419" w:rsidRDefault="004E080F" w:rsidP="004E080F">
      <w:pPr>
        <w:ind w:left="720"/>
        <w:rPr>
          <w:i/>
        </w:rPr>
      </w:pPr>
      <w:r w:rsidRPr="00DA4419">
        <w:rPr>
          <w:i/>
        </w:rPr>
        <w:t>This program is free software: you can redistribute it and/or modify it under the terms of the GNU General Public License as published by the Free Software Foundation, either version 3 of the License, or (at your option) any later version.</w:t>
      </w:r>
    </w:p>
    <w:p w14:paraId="3966C459" w14:textId="77777777" w:rsidR="004E080F" w:rsidRPr="00DA4419" w:rsidRDefault="004E080F" w:rsidP="004E080F">
      <w:pPr>
        <w:ind w:left="720"/>
        <w:rPr>
          <w:i/>
        </w:rPr>
      </w:pPr>
      <w:r w:rsidRPr="00DA4419">
        <w:rPr>
          <w:i/>
        </w:rPr>
        <w:t xml:space="preserve">This program is distributed in the hope that it will be useful, but WITHOUT ANY </w:t>
      </w:r>
      <w:proofErr w:type="gramStart"/>
      <w:r w:rsidRPr="00DA4419">
        <w:rPr>
          <w:i/>
        </w:rPr>
        <w:t>WARRANTY;</w:t>
      </w:r>
      <w:proofErr w:type="gramEnd"/>
      <w:r w:rsidRPr="00DA4419">
        <w:rPr>
          <w:i/>
        </w:rPr>
        <w:t xml:space="preserve"> without even the implied warranty of MERCHANTABILITY or FITNESS FOR A PARTICULAR PURPOSE.  See the GNU General Public License for more details.</w:t>
      </w:r>
    </w:p>
    <w:p w14:paraId="36876705" w14:textId="77777777" w:rsidR="004E080F" w:rsidRPr="004A19E5" w:rsidRDefault="004E080F" w:rsidP="004E080F">
      <w:pPr>
        <w:pStyle w:val="Heading1"/>
        <w:pageBreakBefore/>
      </w:pPr>
      <w:bookmarkStart w:id="809" w:name="_Toc175732284"/>
      <w:r>
        <w:lastRenderedPageBreak/>
        <w:t>Acknowledgements</w:t>
      </w:r>
      <w:bookmarkEnd w:id="809"/>
    </w:p>
    <w:p w14:paraId="0387F8BF" w14:textId="77777777" w:rsidR="004E080F" w:rsidRPr="00DA4419" w:rsidRDefault="004E080F" w:rsidP="004E080F">
      <w:r w:rsidRPr="00DA4419">
        <w:t>The Liverpool Ringing Simulator project relies extensively on work already undertaken by others, notably David Bagley (developer of the Bagley MBI), Chris Hughes and Simon Feather (developers of the Abel simulator software package), Derek Ballard (developer of the Beltower simulator software package), Doug Nichols (developer of the Virtual Belfry simulator software package), and others. Their invaluable contributions are hereby acknowledged. Sources used are referenced in the footnotes throughout.</w:t>
      </w:r>
    </w:p>
    <w:p w14:paraId="125E6745" w14:textId="77777777" w:rsidR="004E080F" w:rsidRPr="00DA4419" w:rsidRDefault="004E080F" w:rsidP="004E080F">
      <w:proofErr w:type="gramStart"/>
      <w:r w:rsidRPr="00DA4419">
        <w:t>Thanks</w:t>
      </w:r>
      <w:proofErr w:type="gramEnd"/>
      <w:r w:rsidRPr="00DA4419">
        <w:t xml:space="preserve"> are also owed to the Ringing Masters and ringers of the following towers for their willingness to be the crash test dummies of simulator design and testing.</w:t>
      </w:r>
    </w:p>
    <w:p w14:paraId="4AAC782A" w14:textId="77777777" w:rsidR="004E080F" w:rsidRPr="00DA4419" w:rsidRDefault="004E080F" w:rsidP="006C4A3A">
      <w:pPr>
        <w:pStyle w:val="ListParagraph"/>
        <w:numPr>
          <w:ilvl w:val="0"/>
          <w:numId w:val="13"/>
        </w:numPr>
      </w:pPr>
      <w:r w:rsidRPr="00DA4419">
        <w:t>Liverpool Cathedral</w:t>
      </w:r>
    </w:p>
    <w:p w14:paraId="558AC2A4" w14:textId="77777777" w:rsidR="004E080F" w:rsidRPr="00DA4419" w:rsidRDefault="004E080F" w:rsidP="006C4A3A">
      <w:pPr>
        <w:pStyle w:val="ListParagraph"/>
        <w:numPr>
          <w:ilvl w:val="0"/>
          <w:numId w:val="13"/>
        </w:numPr>
      </w:pPr>
      <w:r w:rsidRPr="00DA4419">
        <w:t>St George’s, Isle of Man</w:t>
      </w:r>
    </w:p>
    <w:p w14:paraId="4759F02F" w14:textId="77777777" w:rsidR="004E080F" w:rsidRPr="00DA4419" w:rsidRDefault="004E080F" w:rsidP="006C4A3A">
      <w:pPr>
        <w:pStyle w:val="ListParagraph"/>
        <w:numPr>
          <w:ilvl w:val="0"/>
          <w:numId w:val="13"/>
        </w:numPr>
      </w:pPr>
      <w:r w:rsidRPr="00DA4419">
        <w:t>St Mary, Chirk, Wrexham</w:t>
      </w:r>
    </w:p>
    <w:p w14:paraId="60601669" w14:textId="77777777" w:rsidR="004E080F" w:rsidRPr="00DA4419" w:rsidRDefault="004E080F" w:rsidP="006C4A3A">
      <w:pPr>
        <w:pStyle w:val="ListParagraph"/>
        <w:numPr>
          <w:ilvl w:val="0"/>
          <w:numId w:val="13"/>
        </w:numPr>
      </w:pPr>
      <w:r w:rsidRPr="00DA4419">
        <w:t>St John, Higham, Kent</w:t>
      </w:r>
    </w:p>
    <w:p w14:paraId="6148A417" w14:textId="77777777" w:rsidR="004E080F" w:rsidRPr="00DA4419" w:rsidRDefault="004E080F" w:rsidP="006C4A3A">
      <w:pPr>
        <w:pStyle w:val="ListParagraph"/>
        <w:numPr>
          <w:ilvl w:val="0"/>
          <w:numId w:val="13"/>
        </w:numPr>
      </w:pPr>
      <w:r w:rsidRPr="00DA4419">
        <w:t>St Margaret, Crick, Northamptonshire</w:t>
      </w:r>
    </w:p>
    <w:p w14:paraId="3ACC006A" w14:textId="77777777" w:rsidR="004E080F" w:rsidRPr="00DA4419" w:rsidRDefault="004E080F" w:rsidP="006C4A3A">
      <w:pPr>
        <w:pStyle w:val="ListParagraph"/>
        <w:numPr>
          <w:ilvl w:val="0"/>
          <w:numId w:val="13"/>
        </w:numPr>
      </w:pPr>
      <w:r w:rsidRPr="00DA4419">
        <w:t>St Mary &amp; St Peter, Lois Weedon, Northamptonshire</w:t>
      </w:r>
    </w:p>
    <w:p w14:paraId="3F38B83A" w14:textId="77777777" w:rsidR="00C71FF5" w:rsidRPr="00DA4419" w:rsidRDefault="00C71FF5" w:rsidP="00C71FF5">
      <w:r w:rsidRPr="00DA4419">
        <w:rPr>
          <w:rFonts w:cs="Arial"/>
        </w:rPr>
        <w:t xml:space="preserve">Really Useful Box ® </w:t>
      </w:r>
      <w:r w:rsidRPr="00DA4419">
        <w:t>is a registered trademark of Really Useful Products Ltd.</w:t>
      </w:r>
    </w:p>
    <w:p w14:paraId="7E005B1D" w14:textId="77777777" w:rsidR="00C71FF5" w:rsidRPr="00C71FF5" w:rsidRDefault="00C71FF5" w:rsidP="00C71FF5">
      <w:pPr>
        <w:rPr>
          <w:color w:val="00B050"/>
        </w:rPr>
      </w:pPr>
    </w:p>
    <w:sectPr w:rsidR="00C71FF5" w:rsidRPr="00C71FF5" w:rsidSect="0081434A">
      <w:footerReference w:type="even" r:id="rId51"/>
      <w:footerReference w:type="default" r:id="rId52"/>
      <w:headerReference w:type="first" r:id="rId53"/>
      <w:footerReference w:type="first" r:id="rId54"/>
      <w:endnotePr>
        <w:numFmt w:val="decimal"/>
      </w:endnotePr>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EB1812" w14:textId="77777777" w:rsidR="00D64970" w:rsidRDefault="00D64970" w:rsidP="00787764">
      <w:pPr>
        <w:spacing w:after="0" w:line="240" w:lineRule="auto"/>
      </w:pPr>
      <w:r>
        <w:separator/>
      </w:r>
    </w:p>
  </w:endnote>
  <w:endnote w:type="continuationSeparator" w:id="0">
    <w:p w14:paraId="1DB4BBF9" w14:textId="77777777" w:rsidR="00D64970" w:rsidRDefault="00D64970" w:rsidP="00787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Microsoft YaHei">
    <w:panose1 w:val="020B0503020204020204"/>
    <w:charset w:val="86"/>
    <w:family w:val="swiss"/>
    <w:pitch w:val="variable"/>
    <w:sig w:usb0="80000287" w:usb1="280F3C52" w:usb2="00000016" w:usb3="00000000" w:csb0="0004001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61992459"/>
      <w:docPartObj>
        <w:docPartGallery w:val="Page Numbers (Bottom of Page)"/>
        <w:docPartUnique/>
      </w:docPartObj>
    </w:sdtPr>
    <w:sdtEndPr>
      <w:rPr>
        <w:noProof/>
      </w:rPr>
    </w:sdtEndPr>
    <w:sdtContent>
      <w:p w14:paraId="003B6BDC" w14:textId="77777777" w:rsidR="00E90F17" w:rsidRDefault="00E90F17">
        <w:pPr>
          <w:pStyle w:val="Footer"/>
          <w:jc w:val="center"/>
        </w:pPr>
        <w:r>
          <w:fldChar w:fldCharType="begin"/>
        </w:r>
        <w:r>
          <w:instrText xml:space="preserve"> PAGE   \* MERGEFORMAT </w:instrText>
        </w:r>
        <w:r>
          <w:fldChar w:fldCharType="separate"/>
        </w:r>
        <w:r>
          <w:rPr>
            <w:noProof/>
          </w:rPr>
          <w:t>58</w:t>
        </w:r>
        <w:r>
          <w:rPr>
            <w:noProof/>
          </w:rPr>
          <w:fldChar w:fldCharType="end"/>
        </w:r>
      </w:p>
    </w:sdtContent>
  </w:sdt>
  <w:p w14:paraId="02A57B44" w14:textId="77777777" w:rsidR="00E90F17" w:rsidRDefault="00E90F17" w:rsidP="00F10EC4">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7850763"/>
      <w:docPartObj>
        <w:docPartGallery w:val="Page Numbers (Bottom of Page)"/>
        <w:docPartUnique/>
      </w:docPartObj>
    </w:sdtPr>
    <w:sdtEndPr>
      <w:rPr>
        <w:noProof/>
      </w:rPr>
    </w:sdtEndPr>
    <w:sdtContent>
      <w:p w14:paraId="6EB856A4" w14:textId="77777777" w:rsidR="00E90F17" w:rsidRDefault="00E90F17">
        <w:pPr>
          <w:pStyle w:val="Footer"/>
          <w:jc w:val="center"/>
        </w:pPr>
        <w:r>
          <w:fldChar w:fldCharType="begin"/>
        </w:r>
        <w:r>
          <w:instrText xml:space="preserve"> PAGE   \* MERGEFORMAT </w:instrText>
        </w:r>
        <w:r>
          <w:fldChar w:fldCharType="separate"/>
        </w:r>
        <w:r>
          <w:rPr>
            <w:noProof/>
          </w:rPr>
          <w:t>58</w:t>
        </w:r>
        <w:r>
          <w:rPr>
            <w:noProof/>
          </w:rPr>
          <w:fldChar w:fldCharType="end"/>
        </w:r>
      </w:p>
    </w:sdtContent>
  </w:sdt>
  <w:p w14:paraId="30E0CEC9" w14:textId="77777777" w:rsidR="00E90F17" w:rsidRDefault="00E90F17" w:rsidP="00F10EC4">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8789185"/>
      <w:docPartObj>
        <w:docPartGallery w:val="Page Numbers (Bottom of Page)"/>
        <w:docPartUnique/>
      </w:docPartObj>
    </w:sdtPr>
    <w:sdtEndPr>
      <w:rPr>
        <w:noProof/>
      </w:rPr>
    </w:sdtEndPr>
    <w:sdtContent>
      <w:p w14:paraId="62743F26" w14:textId="77777777" w:rsidR="00E90F17" w:rsidRDefault="00E90F17">
        <w:pPr>
          <w:pStyle w:val="Footer"/>
          <w:jc w:val="center"/>
        </w:pPr>
        <w:r>
          <w:fldChar w:fldCharType="begin"/>
        </w:r>
        <w:r>
          <w:instrText xml:space="preserve"> PAGE   \* MERGEFORMAT </w:instrText>
        </w:r>
        <w:r>
          <w:fldChar w:fldCharType="separate"/>
        </w:r>
        <w:r>
          <w:rPr>
            <w:noProof/>
          </w:rPr>
          <w:t>57</w:t>
        </w:r>
        <w:r>
          <w:rPr>
            <w:noProof/>
          </w:rPr>
          <w:fldChar w:fldCharType="end"/>
        </w:r>
      </w:p>
    </w:sdtContent>
  </w:sdt>
  <w:p w14:paraId="20A7764A" w14:textId="77777777" w:rsidR="00E90F17" w:rsidRDefault="00E90F17" w:rsidP="00F10EC4">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4314267"/>
      <w:docPartObj>
        <w:docPartGallery w:val="Page Numbers (Bottom of Page)"/>
        <w:docPartUnique/>
      </w:docPartObj>
    </w:sdtPr>
    <w:sdtEndPr>
      <w:rPr>
        <w:noProof/>
      </w:rPr>
    </w:sdtEndPr>
    <w:sdtContent>
      <w:p w14:paraId="69BFD60A" w14:textId="77777777" w:rsidR="00E90F17" w:rsidRDefault="00E90F17">
        <w:pPr>
          <w:pStyle w:val="Footer"/>
          <w:jc w:val="center"/>
        </w:pPr>
        <w:r>
          <w:fldChar w:fldCharType="begin"/>
        </w:r>
        <w:r>
          <w:instrText xml:space="preserve"> PAGE   \* MERGEFORMAT </w:instrText>
        </w:r>
        <w:r>
          <w:fldChar w:fldCharType="separate"/>
        </w:r>
        <w:r>
          <w:rPr>
            <w:noProof/>
          </w:rPr>
          <w:t>26</w:t>
        </w:r>
        <w:r>
          <w:rPr>
            <w:noProof/>
          </w:rPr>
          <w:fldChar w:fldCharType="end"/>
        </w:r>
      </w:p>
    </w:sdtContent>
  </w:sdt>
  <w:p w14:paraId="7F833836" w14:textId="77777777" w:rsidR="00E90F17" w:rsidRDefault="00E90F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2884078"/>
      <w:docPartObj>
        <w:docPartGallery w:val="Page Numbers (Bottom of Page)"/>
        <w:docPartUnique/>
      </w:docPartObj>
    </w:sdtPr>
    <w:sdtEndPr>
      <w:rPr>
        <w:noProof/>
      </w:rPr>
    </w:sdtEndPr>
    <w:sdtContent>
      <w:p w14:paraId="5D86056B" w14:textId="77777777" w:rsidR="00E90F17" w:rsidRDefault="00E90F17">
        <w:pPr>
          <w:pStyle w:val="Footer"/>
          <w:jc w:val="center"/>
        </w:pPr>
        <w:r>
          <w:fldChar w:fldCharType="begin"/>
        </w:r>
        <w:r>
          <w:instrText xml:space="preserve"> PAGE   \* MERGEFORMAT </w:instrText>
        </w:r>
        <w:r>
          <w:fldChar w:fldCharType="separate"/>
        </w:r>
        <w:r>
          <w:rPr>
            <w:noProof/>
          </w:rPr>
          <w:t>57</w:t>
        </w:r>
        <w:r>
          <w:rPr>
            <w:noProof/>
          </w:rPr>
          <w:fldChar w:fldCharType="end"/>
        </w:r>
      </w:p>
    </w:sdtContent>
  </w:sdt>
  <w:p w14:paraId="798ACAD3" w14:textId="77777777" w:rsidR="00E90F17" w:rsidRDefault="00E90F17" w:rsidP="00F10EC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CCA184" w14:textId="76159887" w:rsidR="00E90F17" w:rsidRDefault="00E90F17">
    <w:pPr>
      <w:pStyle w:val="Footer"/>
      <w:jc w:val="center"/>
    </w:pPr>
  </w:p>
  <w:p w14:paraId="565D3173" w14:textId="77777777" w:rsidR="00E90F17" w:rsidRDefault="00E90F1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2893740"/>
      <w:docPartObj>
        <w:docPartGallery w:val="Page Numbers (Bottom of Page)"/>
        <w:docPartUnique/>
      </w:docPartObj>
    </w:sdtPr>
    <w:sdtEndPr>
      <w:rPr>
        <w:noProof/>
      </w:rPr>
    </w:sdtEndPr>
    <w:sdtContent>
      <w:p w14:paraId="5F517585" w14:textId="77777777" w:rsidR="00E90F17" w:rsidRDefault="00E90F17">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14:paraId="53164BED" w14:textId="77777777" w:rsidR="00E90F17" w:rsidRDefault="00E90F17" w:rsidP="00F10EC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3163394"/>
      <w:docPartObj>
        <w:docPartGallery w:val="Page Numbers (Bottom of Page)"/>
        <w:docPartUnique/>
      </w:docPartObj>
    </w:sdtPr>
    <w:sdtEndPr>
      <w:rPr>
        <w:noProof/>
      </w:rPr>
    </w:sdtEndPr>
    <w:sdtContent>
      <w:p w14:paraId="535BD33C" w14:textId="77777777" w:rsidR="00E90F17" w:rsidRDefault="00E90F17">
        <w:pPr>
          <w:pStyle w:val="Footer"/>
          <w:jc w:val="center"/>
        </w:pPr>
        <w:r>
          <w:fldChar w:fldCharType="begin"/>
        </w:r>
        <w:r>
          <w:instrText xml:space="preserve"> PAGE   \* MERGEFORMAT </w:instrText>
        </w:r>
        <w:r>
          <w:fldChar w:fldCharType="separate"/>
        </w:r>
        <w:r>
          <w:rPr>
            <w:noProof/>
          </w:rPr>
          <w:t>11</w:t>
        </w:r>
        <w:r>
          <w:rPr>
            <w:noProof/>
          </w:rPr>
          <w:fldChar w:fldCharType="end"/>
        </w:r>
      </w:p>
    </w:sdtContent>
  </w:sdt>
  <w:p w14:paraId="04C380E3" w14:textId="77777777" w:rsidR="00E90F17" w:rsidRDefault="00E90F17" w:rsidP="00F10EC4">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9B83FD" w14:textId="77777777" w:rsidR="00E90F17" w:rsidRDefault="00E90F17">
    <w:pPr>
      <w:pStyle w:val="Footer"/>
      <w:jc w:val="center"/>
    </w:pPr>
  </w:p>
  <w:p w14:paraId="49237CD7" w14:textId="77777777" w:rsidR="00E90F17" w:rsidRDefault="00E90F1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2311560"/>
      <w:docPartObj>
        <w:docPartGallery w:val="Page Numbers (Bottom of Page)"/>
        <w:docPartUnique/>
      </w:docPartObj>
    </w:sdtPr>
    <w:sdtEndPr>
      <w:rPr>
        <w:noProof/>
      </w:rPr>
    </w:sdtEndPr>
    <w:sdtContent>
      <w:p w14:paraId="3C83611C" w14:textId="77777777" w:rsidR="00E90F17" w:rsidRDefault="00E90F17">
        <w:pPr>
          <w:pStyle w:val="Footer"/>
          <w:jc w:val="center"/>
        </w:pPr>
        <w:r>
          <w:fldChar w:fldCharType="begin"/>
        </w:r>
        <w:r>
          <w:instrText xml:space="preserve"> PAGE   \* MERGEFORMAT </w:instrText>
        </w:r>
        <w:r>
          <w:fldChar w:fldCharType="separate"/>
        </w:r>
        <w:r>
          <w:rPr>
            <w:noProof/>
          </w:rPr>
          <w:t>58</w:t>
        </w:r>
        <w:r>
          <w:rPr>
            <w:noProof/>
          </w:rPr>
          <w:fldChar w:fldCharType="end"/>
        </w:r>
      </w:p>
    </w:sdtContent>
  </w:sdt>
  <w:p w14:paraId="17314C50" w14:textId="77777777" w:rsidR="00E90F17" w:rsidRDefault="00E90F17" w:rsidP="00F10EC4">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3769168"/>
      <w:docPartObj>
        <w:docPartGallery w:val="Page Numbers (Bottom of Page)"/>
        <w:docPartUnique/>
      </w:docPartObj>
    </w:sdtPr>
    <w:sdtEndPr>
      <w:rPr>
        <w:noProof/>
      </w:rPr>
    </w:sdtEndPr>
    <w:sdtContent>
      <w:p w14:paraId="6AC54A6B" w14:textId="77777777" w:rsidR="00E90F17" w:rsidRDefault="00E90F17">
        <w:pPr>
          <w:pStyle w:val="Footer"/>
          <w:jc w:val="center"/>
        </w:pPr>
        <w:r>
          <w:fldChar w:fldCharType="begin"/>
        </w:r>
        <w:r>
          <w:instrText xml:space="preserve"> PAGE   \* MERGEFORMAT </w:instrText>
        </w:r>
        <w:r>
          <w:fldChar w:fldCharType="separate"/>
        </w:r>
        <w:r>
          <w:rPr>
            <w:noProof/>
          </w:rPr>
          <w:t>57</w:t>
        </w:r>
        <w:r>
          <w:rPr>
            <w:noProof/>
          </w:rPr>
          <w:fldChar w:fldCharType="end"/>
        </w:r>
      </w:p>
    </w:sdtContent>
  </w:sdt>
  <w:p w14:paraId="2DC4C995" w14:textId="77777777" w:rsidR="00E90F17" w:rsidRDefault="00E90F17" w:rsidP="00F10EC4">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3840AA" w14:textId="77777777" w:rsidR="00E90F17" w:rsidRDefault="00E90F17">
    <w:pPr>
      <w:pStyle w:val="Footer"/>
      <w:jc w:val="center"/>
    </w:pPr>
  </w:p>
  <w:p w14:paraId="7515A07B" w14:textId="77777777" w:rsidR="00E90F17" w:rsidRDefault="00E90F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DB2582" w14:textId="77777777" w:rsidR="00D64970" w:rsidRDefault="00D64970" w:rsidP="00787764">
      <w:pPr>
        <w:spacing w:after="0" w:line="240" w:lineRule="auto"/>
      </w:pPr>
      <w:r>
        <w:separator/>
      </w:r>
    </w:p>
  </w:footnote>
  <w:footnote w:type="continuationSeparator" w:id="0">
    <w:p w14:paraId="4B0DB992" w14:textId="77777777" w:rsidR="00D64970" w:rsidRDefault="00D64970" w:rsidP="00787764">
      <w:pPr>
        <w:spacing w:after="0" w:line="240" w:lineRule="auto"/>
      </w:pPr>
      <w:r>
        <w:continuationSeparator/>
      </w:r>
    </w:p>
  </w:footnote>
  <w:footnote w:id="1">
    <w:p w14:paraId="37BCA9BF" w14:textId="6A675F62" w:rsidR="00E90F17" w:rsidRDefault="00E90F17">
      <w:pPr>
        <w:pStyle w:val="FootnoteText"/>
      </w:pPr>
      <w:r>
        <w:rPr>
          <w:rStyle w:val="FootnoteReference"/>
        </w:rPr>
        <w:footnoteRef/>
      </w:r>
      <w:r>
        <w:t xml:space="preserve"> </w:t>
      </w:r>
      <w:hyperlink r:id="rId1" w:history="1">
        <w:r w:rsidR="00C0072B">
          <w:rPr>
            <w:rStyle w:val="Hyperlink"/>
          </w:rPr>
          <w:t>https://creativecommons.org/licenses/by-sa/4.0/</w:t>
        </w:r>
      </w:hyperlink>
      <w:r>
        <w:rPr>
          <w:i/>
        </w:rPr>
        <w:t xml:space="preserve"> </w:t>
      </w:r>
    </w:p>
  </w:footnote>
  <w:footnote w:id="2">
    <w:p w14:paraId="743D328A" w14:textId="77777777" w:rsidR="00760899" w:rsidRDefault="00760899" w:rsidP="00760899">
      <w:pPr>
        <w:pStyle w:val="FootnoteText"/>
        <w:rPr>
          <w:ins w:id="630" w:author="Andrew Instone-Cowie" w:date="2024-08-28T10:04:00Z" w16du:dateUtc="2024-08-28T09:04:00Z"/>
        </w:rPr>
      </w:pPr>
      <w:ins w:id="631" w:author="Andrew Instone-Cowie" w:date="2024-08-28T10:04:00Z" w16du:dateUtc="2024-08-28T09:04:00Z">
        <w:r>
          <w:rPr>
            <w:rStyle w:val="FootnoteReference"/>
          </w:rPr>
          <w:footnoteRef/>
        </w:r>
        <w:r>
          <w:t xml:space="preserve"> Configurations with more than one Simulator Interface are possible, but unusual.</w:t>
        </w:r>
      </w:ins>
    </w:p>
  </w:footnote>
  <w:footnote w:id="3">
    <w:p w14:paraId="6B207B4E" w14:textId="77777777" w:rsidR="00E90F17" w:rsidRDefault="00E90F17" w:rsidP="000133B9">
      <w:pPr>
        <w:pStyle w:val="FootnoteText"/>
      </w:pPr>
      <w:r>
        <w:rPr>
          <w:rStyle w:val="FootnoteReference"/>
        </w:rPr>
        <w:footnoteRef/>
      </w:r>
      <w:r>
        <w:t xml:space="preserve"> Multi-Layer Ceramic Capacitor</w:t>
      </w:r>
    </w:p>
  </w:footnote>
  <w:footnote w:id="4">
    <w:p w14:paraId="01269983" w14:textId="049D4C1A" w:rsidR="00E90F17" w:rsidRDefault="00E90F17">
      <w:pPr>
        <w:pStyle w:val="FootnoteText"/>
      </w:pPr>
      <w:r>
        <w:rPr>
          <w:rStyle w:val="FootnoteReference"/>
        </w:rPr>
        <w:footnoteRef/>
      </w:r>
      <w:r>
        <w:t xml:space="preserve"> Note that this component is installed on the MASTER board.</w:t>
      </w:r>
    </w:p>
  </w:footnote>
  <w:footnote w:id="5">
    <w:p w14:paraId="26C0CC9E" w14:textId="7D7E5560" w:rsidR="00E90F17" w:rsidRDefault="00E90F17">
      <w:pPr>
        <w:pStyle w:val="FootnoteText"/>
      </w:pPr>
      <w:r>
        <w:rPr>
          <w:rStyle w:val="FootnoteReference"/>
        </w:rPr>
        <w:footnoteRef/>
      </w:r>
      <w:r>
        <w:t xml:space="preserve"> </w:t>
      </w:r>
      <w:hyperlink r:id="rId2" w:history="1">
        <w:r w:rsidR="00C0072B">
          <w:rPr>
            <w:rStyle w:val="Hyperlink"/>
          </w:rPr>
          <w:t>https://www.reallyusefulproducts.co.uk/</w:t>
        </w:r>
      </w:hyperlink>
      <w:r>
        <w:t xml:space="preserve"> </w:t>
      </w:r>
    </w:p>
  </w:footnote>
  <w:footnote w:id="6">
    <w:p w14:paraId="3B0D9707" w14:textId="69BFA0F6" w:rsidR="00E90F17" w:rsidRDefault="00E90F17">
      <w:pPr>
        <w:pStyle w:val="FootnoteText"/>
      </w:pPr>
      <w:r>
        <w:rPr>
          <w:rStyle w:val="FootnoteReference"/>
        </w:rPr>
        <w:footnoteRef/>
      </w:r>
      <w:r>
        <w:t xml:space="preserve"> Frequently used by electricians.</w:t>
      </w:r>
    </w:p>
  </w:footnote>
  <w:footnote w:id="7">
    <w:p w14:paraId="5BAC7704" w14:textId="5929512F" w:rsidR="00E90F17" w:rsidRDefault="00E90F17" w:rsidP="004E080F">
      <w:pPr>
        <w:pStyle w:val="FootnoteText"/>
      </w:pPr>
      <w:r>
        <w:rPr>
          <w:rStyle w:val="FootnoteReference"/>
        </w:rPr>
        <w:footnoteRef/>
      </w:r>
      <w:r>
        <w:t xml:space="preserve"> </w:t>
      </w:r>
      <w:hyperlink r:id="rId3" w:history="1">
        <w:r w:rsidR="00C0072B">
          <w:rPr>
            <w:rStyle w:val="Hyperlink"/>
          </w:rPr>
          <w:t>https://www.simulators.org.uk/</w:t>
        </w:r>
      </w:hyperlink>
      <w:r>
        <w:t xml:space="preserve"> </w:t>
      </w:r>
    </w:p>
  </w:footnote>
  <w:footnote w:id="8">
    <w:p w14:paraId="025EC7D9" w14:textId="7E74CB61" w:rsidR="00E90F17" w:rsidRDefault="00E90F17" w:rsidP="004E080F">
      <w:pPr>
        <w:pStyle w:val="FootnoteText"/>
      </w:pPr>
      <w:r>
        <w:rPr>
          <w:rStyle w:val="FootnoteReference"/>
        </w:rPr>
        <w:footnoteRef/>
      </w:r>
      <w:r>
        <w:t xml:space="preserve"> </w:t>
      </w:r>
      <w:hyperlink r:id="rId4" w:history="1">
        <w:r w:rsidR="00C0072B">
          <w:rPr>
            <w:rStyle w:val="Hyperlink"/>
          </w:rPr>
          <w:t>https://creativecommons.org/licenses/by-sa/4.0/</w:t>
        </w:r>
      </w:hyperlink>
      <w:r>
        <w:rPr>
          <w:i/>
        </w:rPr>
        <w:t xml:space="preserve"> </w:t>
      </w:r>
    </w:p>
  </w:footnote>
  <w:footnote w:id="9">
    <w:p w14:paraId="092578D2" w14:textId="72725FFB" w:rsidR="00E90F17" w:rsidRDefault="00E90F17" w:rsidP="004E080F">
      <w:pPr>
        <w:pStyle w:val="FootnoteText"/>
      </w:pPr>
      <w:r>
        <w:rPr>
          <w:rStyle w:val="FootnoteReference"/>
        </w:rPr>
        <w:footnoteRef/>
      </w:r>
      <w:r>
        <w:t xml:space="preserve"> </w:t>
      </w:r>
      <w:hyperlink r:id="rId5" w:history="1">
        <w:r w:rsidR="00C0072B">
          <w:rPr>
            <w:rStyle w:val="Hyperlink"/>
          </w:rPr>
          <w:t>https://www.gnu.org/licenses/gpl-3.0.en.html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62DF14" w14:textId="46137D1D" w:rsidR="00E90F17" w:rsidRDefault="00E90F17" w:rsidP="00CD63C6">
    <w:pPr>
      <w:pStyle w:val="Header"/>
    </w:pPr>
    <w:r>
      <w:t>Type 2 Simulator – Multi-PC Guide 1.</w:t>
    </w:r>
    <w:ins w:id="738" w:author="Andrew Instone-Cowie" w:date="2024-08-28T09:25:00Z" w16du:dateUtc="2024-08-28T08:25:00Z">
      <w:r w:rsidR="00B63DBB">
        <w:t>5</w:t>
      </w:r>
    </w:ins>
    <w:del w:id="739" w:author="Andrew Instone-Cowie" w:date="2024-08-28T09:25:00Z" w16du:dateUtc="2024-08-28T08:25:00Z">
      <w:r w:rsidR="00C56D36" w:rsidDel="00B63DBB">
        <w:delText>4</w:delText>
      </w:r>
    </w:del>
  </w:p>
  <w:p w14:paraId="317FB95D" w14:textId="77777777" w:rsidR="00E90F17" w:rsidRDefault="00E90F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14977D" w14:textId="53480A26" w:rsidR="00CD63C6" w:rsidRDefault="00CD63C6" w:rsidP="00CD63C6">
    <w:pPr>
      <w:pStyle w:val="Header"/>
      <w:jc w:val="right"/>
    </w:pPr>
    <w:r>
      <w:t>Type 2 Simulator – Multi-PC Guide 1.</w:t>
    </w:r>
    <w:ins w:id="740" w:author="Andrew Instone-Cowie" w:date="2024-08-28T09:26:00Z" w16du:dateUtc="2024-08-28T08:26:00Z">
      <w:r w:rsidR="00B63DBB">
        <w:t>5</w:t>
      </w:r>
    </w:ins>
    <w:del w:id="741" w:author="Andrew Instone-Cowie" w:date="2024-08-28T09:26:00Z" w16du:dateUtc="2024-08-28T08:26:00Z">
      <w:r w:rsidR="00C56D36" w:rsidDel="00B63DBB">
        <w:delText>4</w:delText>
      </w:r>
    </w:del>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AC7F7A" w14:textId="7A41646C" w:rsidR="00E90F17" w:rsidRDefault="00E90F17" w:rsidP="00111092">
    <w:pPr>
      <w:pStyle w:val="Header"/>
    </w:pPr>
    <w:r>
      <w:t>Type 2 Simulator – Multi-PC Guide 1.</w:t>
    </w:r>
    <w:r w:rsidR="00C0072B">
      <w:t>3</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50342A" w14:textId="39B67B6C" w:rsidR="00E90F17" w:rsidRDefault="00E90F17" w:rsidP="004E080F">
    <w:pPr>
      <w:pStyle w:val="Header"/>
      <w:jc w:val="right"/>
    </w:pPr>
    <w:r>
      <w:t>Type 2 Simulator – Multi-PC Guide 1.</w:t>
    </w:r>
    <w:r w:rsidR="00C0072B">
      <w:t>3</w:t>
    </w:r>
  </w:p>
  <w:p w14:paraId="50EE2AAA" w14:textId="77777777" w:rsidR="00E90F17" w:rsidRPr="004E080F" w:rsidRDefault="00E90F17" w:rsidP="004E080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43C90" w14:textId="573BECB4" w:rsidR="00E90F17" w:rsidRDefault="00E90F17" w:rsidP="00CD63C6">
    <w:pPr>
      <w:pStyle w:val="Header"/>
    </w:pPr>
    <w:r>
      <w:t>Type 2 Simulator – Multi-PC Guide 1.</w:t>
    </w:r>
    <w:r w:rsidR="00C0072B">
      <w:t>3</w:t>
    </w:r>
  </w:p>
  <w:p w14:paraId="0C843941" w14:textId="77777777" w:rsidR="00E90F17" w:rsidRDefault="00E90F1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6109CF" w14:textId="30F48DA8" w:rsidR="00E90F17" w:rsidRDefault="00E90F17" w:rsidP="00CD63C6">
    <w:pPr>
      <w:pStyle w:val="Header"/>
      <w:jc w:val="right"/>
    </w:pPr>
    <w:r>
      <w:t>Type 2 Simulator – Multi-PC Guide 1.</w:t>
    </w:r>
    <w:r w:rsidR="00C0072B">
      <w:t>3</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36E46" w14:textId="40ED0E9A" w:rsidR="00E90F17" w:rsidRDefault="00000000">
    <w:pPr>
      <w:pStyle w:val="Header"/>
    </w:pPr>
    <w:r>
      <w:rPr>
        <w:noProof/>
      </w:rPr>
      <w:pict w14:anchorId="4F9D939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5" type="#_x0000_t136" style="position:absolute;margin-left:0;margin-top:0;width:397.65pt;height:238.6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AE54C0"/>
    <w:multiLevelType w:val="hybridMultilevel"/>
    <w:tmpl w:val="9D4C0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EB7557"/>
    <w:multiLevelType w:val="hybridMultilevel"/>
    <w:tmpl w:val="F4760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2F6A2A"/>
    <w:multiLevelType w:val="hybridMultilevel"/>
    <w:tmpl w:val="543E2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AF50E2"/>
    <w:multiLevelType w:val="hybridMultilevel"/>
    <w:tmpl w:val="81C6E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3F543F"/>
    <w:multiLevelType w:val="hybridMultilevel"/>
    <w:tmpl w:val="855ED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2734AA"/>
    <w:multiLevelType w:val="hybridMultilevel"/>
    <w:tmpl w:val="280819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390BCE"/>
    <w:multiLevelType w:val="hybridMultilevel"/>
    <w:tmpl w:val="0C5C6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3D2F3A"/>
    <w:multiLevelType w:val="hybridMultilevel"/>
    <w:tmpl w:val="3CD8A8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7AC1C1A"/>
    <w:multiLevelType w:val="hybridMultilevel"/>
    <w:tmpl w:val="6368F1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10F53AF"/>
    <w:multiLevelType w:val="hybridMultilevel"/>
    <w:tmpl w:val="2C2865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4165C35"/>
    <w:multiLevelType w:val="hybridMultilevel"/>
    <w:tmpl w:val="64CA10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7267C37"/>
    <w:multiLevelType w:val="hybridMultilevel"/>
    <w:tmpl w:val="1E1679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8A421C"/>
    <w:multiLevelType w:val="hybridMultilevel"/>
    <w:tmpl w:val="CA686F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67B120D"/>
    <w:multiLevelType w:val="hybridMultilevel"/>
    <w:tmpl w:val="859E9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83D16DB"/>
    <w:multiLevelType w:val="hybridMultilevel"/>
    <w:tmpl w:val="29865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C6A3A9A"/>
    <w:multiLevelType w:val="hybridMultilevel"/>
    <w:tmpl w:val="5D4A5F9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1185DAF"/>
    <w:multiLevelType w:val="hybridMultilevel"/>
    <w:tmpl w:val="90381C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CB13BB"/>
    <w:multiLevelType w:val="hybridMultilevel"/>
    <w:tmpl w:val="62084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7260511"/>
    <w:multiLevelType w:val="hybridMultilevel"/>
    <w:tmpl w:val="04628F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700147"/>
    <w:multiLevelType w:val="hybridMultilevel"/>
    <w:tmpl w:val="58DA16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FAB7832"/>
    <w:multiLevelType w:val="hybridMultilevel"/>
    <w:tmpl w:val="0520F6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0113881"/>
    <w:multiLevelType w:val="hybridMultilevel"/>
    <w:tmpl w:val="3D289C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02F433B"/>
    <w:multiLevelType w:val="hybridMultilevel"/>
    <w:tmpl w:val="EB0CAF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5070EC4"/>
    <w:multiLevelType w:val="hybridMultilevel"/>
    <w:tmpl w:val="97180B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9B924B0"/>
    <w:multiLevelType w:val="hybridMultilevel"/>
    <w:tmpl w:val="944800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BF85101"/>
    <w:multiLevelType w:val="hybridMultilevel"/>
    <w:tmpl w:val="D02A6C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0DA2996"/>
    <w:multiLevelType w:val="hybridMultilevel"/>
    <w:tmpl w:val="57445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388693B"/>
    <w:multiLevelType w:val="hybridMultilevel"/>
    <w:tmpl w:val="9DF2FF0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73C0F82"/>
    <w:multiLevelType w:val="hybridMultilevel"/>
    <w:tmpl w:val="1F8A7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A6126F2"/>
    <w:multiLevelType w:val="hybridMultilevel"/>
    <w:tmpl w:val="932EDE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C1A4111"/>
    <w:multiLevelType w:val="hybridMultilevel"/>
    <w:tmpl w:val="D032B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C9D53CB"/>
    <w:multiLevelType w:val="hybridMultilevel"/>
    <w:tmpl w:val="EEF84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11354220">
    <w:abstractNumId w:val="18"/>
  </w:num>
  <w:num w:numId="2" w16cid:durableId="1934240418">
    <w:abstractNumId w:val="26"/>
  </w:num>
  <w:num w:numId="3" w16cid:durableId="1347824413">
    <w:abstractNumId w:val="31"/>
  </w:num>
  <w:num w:numId="4" w16cid:durableId="879518066">
    <w:abstractNumId w:val="25"/>
  </w:num>
  <w:num w:numId="5" w16cid:durableId="649486279">
    <w:abstractNumId w:val="11"/>
  </w:num>
  <w:num w:numId="6" w16cid:durableId="174807930">
    <w:abstractNumId w:val="21"/>
  </w:num>
  <w:num w:numId="7" w16cid:durableId="297759501">
    <w:abstractNumId w:val="1"/>
  </w:num>
  <w:num w:numId="8" w16cid:durableId="436800080">
    <w:abstractNumId w:val="8"/>
  </w:num>
  <w:num w:numId="9" w16cid:durableId="1672103729">
    <w:abstractNumId w:val="16"/>
  </w:num>
  <w:num w:numId="10" w16cid:durableId="1068579719">
    <w:abstractNumId w:val="14"/>
  </w:num>
  <w:num w:numId="11" w16cid:durableId="2092965444">
    <w:abstractNumId w:val="12"/>
  </w:num>
  <w:num w:numId="12" w16cid:durableId="1753695502">
    <w:abstractNumId w:val="7"/>
  </w:num>
  <w:num w:numId="13" w16cid:durableId="1030104162">
    <w:abstractNumId w:val="9"/>
  </w:num>
  <w:num w:numId="14" w16cid:durableId="1954939251">
    <w:abstractNumId w:val="4"/>
  </w:num>
  <w:num w:numId="15" w16cid:durableId="578175571">
    <w:abstractNumId w:val="0"/>
  </w:num>
  <w:num w:numId="16" w16cid:durableId="291177132">
    <w:abstractNumId w:val="19"/>
  </w:num>
  <w:num w:numId="17" w16cid:durableId="1380744575">
    <w:abstractNumId w:val="17"/>
  </w:num>
  <w:num w:numId="18" w16cid:durableId="398600271">
    <w:abstractNumId w:val="22"/>
  </w:num>
  <w:num w:numId="19" w16cid:durableId="2088071417">
    <w:abstractNumId w:val="6"/>
  </w:num>
  <w:num w:numId="20" w16cid:durableId="1851332606">
    <w:abstractNumId w:val="13"/>
  </w:num>
  <w:num w:numId="21" w16cid:durableId="1334337077">
    <w:abstractNumId w:val="28"/>
  </w:num>
  <w:num w:numId="22" w16cid:durableId="620502304">
    <w:abstractNumId w:val="3"/>
  </w:num>
  <w:num w:numId="23" w16cid:durableId="77681777">
    <w:abstractNumId w:val="20"/>
  </w:num>
  <w:num w:numId="24" w16cid:durableId="298802310">
    <w:abstractNumId w:val="29"/>
  </w:num>
  <w:num w:numId="25" w16cid:durableId="2015112357">
    <w:abstractNumId w:val="5"/>
  </w:num>
  <w:num w:numId="26" w16cid:durableId="688069341">
    <w:abstractNumId w:val="24"/>
  </w:num>
  <w:num w:numId="27" w16cid:durableId="1112281923">
    <w:abstractNumId w:val="15"/>
  </w:num>
  <w:num w:numId="28" w16cid:durableId="873998837">
    <w:abstractNumId w:val="27"/>
  </w:num>
  <w:num w:numId="29" w16cid:durableId="720832218">
    <w:abstractNumId w:val="2"/>
  </w:num>
  <w:num w:numId="30" w16cid:durableId="1166899712">
    <w:abstractNumId w:val="10"/>
  </w:num>
  <w:num w:numId="31" w16cid:durableId="615137841">
    <w:abstractNumId w:val="23"/>
  </w:num>
  <w:num w:numId="32" w16cid:durableId="2069260886">
    <w:abstractNumId w:val="30"/>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drew Instone-Cowie">
    <w15:presenceInfo w15:providerId="Windows Live" w15:userId="f3c07c70b02f79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7"/>
  <w:proofState w:grammar="clean"/>
  <w:trackRevisions/>
  <w:defaultTabStop w:val="720"/>
  <w:evenAndOddHeaders/>
  <w:characterSpacingControl w:val="doNotCompress"/>
  <w:hdrShapeDefaults>
    <o:shapedefaults v:ext="edit" spidmax="2050"/>
    <o:shapelayout v:ext="edit">
      <o:idmap v:ext="edit" data="1"/>
    </o:shapelayout>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E6D21"/>
    <w:rsid w:val="00000A96"/>
    <w:rsid w:val="00006D96"/>
    <w:rsid w:val="0001008E"/>
    <w:rsid w:val="000103DC"/>
    <w:rsid w:val="00011217"/>
    <w:rsid w:val="000133B9"/>
    <w:rsid w:val="000134F5"/>
    <w:rsid w:val="00016A73"/>
    <w:rsid w:val="00017503"/>
    <w:rsid w:val="000175E1"/>
    <w:rsid w:val="00026457"/>
    <w:rsid w:val="000279CA"/>
    <w:rsid w:val="000306A5"/>
    <w:rsid w:val="00030E5F"/>
    <w:rsid w:val="00035D65"/>
    <w:rsid w:val="00037720"/>
    <w:rsid w:val="000520CD"/>
    <w:rsid w:val="000542B3"/>
    <w:rsid w:val="00057FAF"/>
    <w:rsid w:val="00060914"/>
    <w:rsid w:val="00060CAF"/>
    <w:rsid w:val="0006471A"/>
    <w:rsid w:val="00065D66"/>
    <w:rsid w:val="00071B80"/>
    <w:rsid w:val="00080785"/>
    <w:rsid w:val="00083948"/>
    <w:rsid w:val="000843D0"/>
    <w:rsid w:val="00087329"/>
    <w:rsid w:val="000903D8"/>
    <w:rsid w:val="00091FBF"/>
    <w:rsid w:val="0009270C"/>
    <w:rsid w:val="00092A62"/>
    <w:rsid w:val="00094D60"/>
    <w:rsid w:val="00097412"/>
    <w:rsid w:val="000A031F"/>
    <w:rsid w:val="000A3B23"/>
    <w:rsid w:val="000A477F"/>
    <w:rsid w:val="000B2B8C"/>
    <w:rsid w:val="000B5BA4"/>
    <w:rsid w:val="000B6C76"/>
    <w:rsid w:val="000C0ADF"/>
    <w:rsid w:val="000C1F75"/>
    <w:rsid w:val="000C2AFE"/>
    <w:rsid w:val="000C396F"/>
    <w:rsid w:val="000D219F"/>
    <w:rsid w:val="000D3235"/>
    <w:rsid w:val="000D3C5F"/>
    <w:rsid w:val="000D4B02"/>
    <w:rsid w:val="000D773F"/>
    <w:rsid w:val="000E117B"/>
    <w:rsid w:val="000E2149"/>
    <w:rsid w:val="000E33B1"/>
    <w:rsid w:val="000E3FE4"/>
    <w:rsid w:val="000E4BC6"/>
    <w:rsid w:val="000E6CD5"/>
    <w:rsid w:val="000E7515"/>
    <w:rsid w:val="000E7AE8"/>
    <w:rsid w:val="000F197E"/>
    <w:rsid w:val="000F6726"/>
    <w:rsid w:val="000F684D"/>
    <w:rsid w:val="001060D5"/>
    <w:rsid w:val="001077FA"/>
    <w:rsid w:val="00107E45"/>
    <w:rsid w:val="00110B37"/>
    <w:rsid w:val="00111092"/>
    <w:rsid w:val="00111EED"/>
    <w:rsid w:val="00114560"/>
    <w:rsid w:val="001242B5"/>
    <w:rsid w:val="00124D88"/>
    <w:rsid w:val="00125A57"/>
    <w:rsid w:val="001329CE"/>
    <w:rsid w:val="00133500"/>
    <w:rsid w:val="00133866"/>
    <w:rsid w:val="001346DB"/>
    <w:rsid w:val="001363EA"/>
    <w:rsid w:val="00136DDA"/>
    <w:rsid w:val="00142C50"/>
    <w:rsid w:val="00142D48"/>
    <w:rsid w:val="00143D50"/>
    <w:rsid w:val="0014461C"/>
    <w:rsid w:val="00145656"/>
    <w:rsid w:val="00150B7B"/>
    <w:rsid w:val="001519A1"/>
    <w:rsid w:val="00152A9A"/>
    <w:rsid w:val="00152C2B"/>
    <w:rsid w:val="00155206"/>
    <w:rsid w:val="001562F8"/>
    <w:rsid w:val="00156DB0"/>
    <w:rsid w:val="00161B07"/>
    <w:rsid w:val="00161BAD"/>
    <w:rsid w:val="001631DF"/>
    <w:rsid w:val="00165740"/>
    <w:rsid w:val="001661AB"/>
    <w:rsid w:val="00166D7C"/>
    <w:rsid w:val="00167E55"/>
    <w:rsid w:val="00170129"/>
    <w:rsid w:val="00172EEB"/>
    <w:rsid w:val="00174309"/>
    <w:rsid w:val="0017543C"/>
    <w:rsid w:val="00176610"/>
    <w:rsid w:val="001818BB"/>
    <w:rsid w:val="00183E7C"/>
    <w:rsid w:val="00187C41"/>
    <w:rsid w:val="001933DC"/>
    <w:rsid w:val="00196224"/>
    <w:rsid w:val="001A0864"/>
    <w:rsid w:val="001A3114"/>
    <w:rsid w:val="001B2C16"/>
    <w:rsid w:val="001B2E22"/>
    <w:rsid w:val="001B3732"/>
    <w:rsid w:val="001C5D70"/>
    <w:rsid w:val="001D0907"/>
    <w:rsid w:val="001D15CF"/>
    <w:rsid w:val="001D2322"/>
    <w:rsid w:val="001D4917"/>
    <w:rsid w:val="001D57F7"/>
    <w:rsid w:val="001D60AE"/>
    <w:rsid w:val="001E1E40"/>
    <w:rsid w:val="001E1F78"/>
    <w:rsid w:val="001E396D"/>
    <w:rsid w:val="001E7349"/>
    <w:rsid w:val="001F4FB7"/>
    <w:rsid w:val="001F5333"/>
    <w:rsid w:val="001F5966"/>
    <w:rsid w:val="00200038"/>
    <w:rsid w:val="002038EB"/>
    <w:rsid w:val="00211292"/>
    <w:rsid w:val="0021223B"/>
    <w:rsid w:val="00212D29"/>
    <w:rsid w:val="00215D7E"/>
    <w:rsid w:val="00215F07"/>
    <w:rsid w:val="002229FA"/>
    <w:rsid w:val="00224F10"/>
    <w:rsid w:val="00226107"/>
    <w:rsid w:val="00227093"/>
    <w:rsid w:val="002301A9"/>
    <w:rsid w:val="002302C9"/>
    <w:rsid w:val="00231358"/>
    <w:rsid w:val="00231FFE"/>
    <w:rsid w:val="002437BA"/>
    <w:rsid w:val="00251800"/>
    <w:rsid w:val="002561BD"/>
    <w:rsid w:val="00256E3C"/>
    <w:rsid w:val="00257834"/>
    <w:rsid w:val="00263CEE"/>
    <w:rsid w:val="002663FF"/>
    <w:rsid w:val="002665B2"/>
    <w:rsid w:val="0027272C"/>
    <w:rsid w:val="00272803"/>
    <w:rsid w:val="002742F0"/>
    <w:rsid w:val="00274F21"/>
    <w:rsid w:val="00276DDE"/>
    <w:rsid w:val="00280E0D"/>
    <w:rsid w:val="00282CFC"/>
    <w:rsid w:val="00283898"/>
    <w:rsid w:val="00283A0F"/>
    <w:rsid w:val="00285ABD"/>
    <w:rsid w:val="002871BD"/>
    <w:rsid w:val="00287E84"/>
    <w:rsid w:val="0029171C"/>
    <w:rsid w:val="0029215C"/>
    <w:rsid w:val="002930DA"/>
    <w:rsid w:val="002937EE"/>
    <w:rsid w:val="00297EA5"/>
    <w:rsid w:val="002A13A3"/>
    <w:rsid w:val="002A44F4"/>
    <w:rsid w:val="002A4E47"/>
    <w:rsid w:val="002B0B68"/>
    <w:rsid w:val="002B3BDA"/>
    <w:rsid w:val="002B3F80"/>
    <w:rsid w:val="002B5C70"/>
    <w:rsid w:val="002B672E"/>
    <w:rsid w:val="002B774F"/>
    <w:rsid w:val="002B7A19"/>
    <w:rsid w:val="002B7C93"/>
    <w:rsid w:val="002B7EE5"/>
    <w:rsid w:val="002C2E75"/>
    <w:rsid w:val="002D591B"/>
    <w:rsid w:val="002E1C6E"/>
    <w:rsid w:val="002E5A4F"/>
    <w:rsid w:val="002E6732"/>
    <w:rsid w:val="002F37C2"/>
    <w:rsid w:val="002F5000"/>
    <w:rsid w:val="002F5C4D"/>
    <w:rsid w:val="002F67A6"/>
    <w:rsid w:val="002F6FC7"/>
    <w:rsid w:val="002F7989"/>
    <w:rsid w:val="002F7CAE"/>
    <w:rsid w:val="003105FB"/>
    <w:rsid w:val="0031255F"/>
    <w:rsid w:val="00312C51"/>
    <w:rsid w:val="00314976"/>
    <w:rsid w:val="003171FA"/>
    <w:rsid w:val="00317E5C"/>
    <w:rsid w:val="0032060D"/>
    <w:rsid w:val="00322AAC"/>
    <w:rsid w:val="00325B20"/>
    <w:rsid w:val="00326979"/>
    <w:rsid w:val="003300EC"/>
    <w:rsid w:val="003313E0"/>
    <w:rsid w:val="0033210B"/>
    <w:rsid w:val="003330E9"/>
    <w:rsid w:val="0034409E"/>
    <w:rsid w:val="00344B53"/>
    <w:rsid w:val="003455F9"/>
    <w:rsid w:val="00351C18"/>
    <w:rsid w:val="00352673"/>
    <w:rsid w:val="003545D0"/>
    <w:rsid w:val="00354EEC"/>
    <w:rsid w:val="00355F79"/>
    <w:rsid w:val="00357DAC"/>
    <w:rsid w:val="00357EE3"/>
    <w:rsid w:val="00364667"/>
    <w:rsid w:val="0037402A"/>
    <w:rsid w:val="0037469B"/>
    <w:rsid w:val="00374BB5"/>
    <w:rsid w:val="00375324"/>
    <w:rsid w:val="00376237"/>
    <w:rsid w:val="00376386"/>
    <w:rsid w:val="00376625"/>
    <w:rsid w:val="00376881"/>
    <w:rsid w:val="00380F33"/>
    <w:rsid w:val="0038103D"/>
    <w:rsid w:val="00382709"/>
    <w:rsid w:val="00393B25"/>
    <w:rsid w:val="00395444"/>
    <w:rsid w:val="003A018A"/>
    <w:rsid w:val="003A0C36"/>
    <w:rsid w:val="003A1049"/>
    <w:rsid w:val="003A2065"/>
    <w:rsid w:val="003A26C7"/>
    <w:rsid w:val="003A2793"/>
    <w:rsid w:val="003A28B0"/>
    <w:rsid w:val="003A3D10"/>
    <w:rsid w:val="003B40EC"/>
    <w:rsid w:val="003B6A4C"/>
    <w:rsid w:val="003B6F74"/>
    <w:rsid w:val="003B7101"/>
    <w:rsid w:val="003C1C2C"/>
    <w:rsid w:val="003C320E"/>
    <w:rsid w:val="003C52F3"/>
    <w:rsid w:val="003D1535"/>
    <w:rsid w:val="003D5EC0"/>
    <w:rsid w:val="003D7BE9"/>
    <w:rsid w:val="003E2C39"/>
    <w:rsid w:val="003E2F7D"/>
    <w:rsid w:val="003E6321"/>
    <w:rsid w:val="003E6D21"/>
    <w:rsid w:val="003E7B9B"/>
    <w:rsid w:val="003E7E0F"/>
    <w:rsid w:val="003F1EC6"/>
    <w:rsid w:val="00405050"/>
    <w:rsid w:val="004055D3"/>
    <w:rsid w:val="004079B5"/>
    <w:rsid w:val="00407C92"/>
    <w:rsid w:val="00411143"/>
    <w:rsid w:val="00412002"/>
    <w:rsid w:val="00413118"/>
    <w:rsid w:val="00413F10"/>
    <w:rsid w:val="00424302"/>
    <w:rsid w:val="00424328"/>
    <w:rsid w:val="004304DB"/>
    <w:rsid w:val="00430D30"/>
    <w:rsid w:val="004311E8"/>
    <w:rsid w:val="00431655"/>
    <w:rsid w:val="00432304"/>
    <w:rsid w:val="004344A1"/>
    <w:rsid w:val="0043570E"/>
    <w:rsid w:val="00436A53"/>
    <w:rsid w:val="00437796"/>
    <w:rsid w:val="004402CA"/>
    <w:rsid w:val="004408BF"/>
    <w:rsid w:val="0044502E"/>
    <w:rsid w:val="0044536A"/>
    <w:rsid w:val="00445C76"/>
    <w:rsid w:val="00455F46"/>
    <w:rsid w:val="00456281"/>
    <w:rsid w:val="004614DE"/>
    <w:rsid w:val="0046319A"/>
    <w:rsid w:val="00466CAD"/>
    <w:rsid w:val="00470523"/>
    <w:rsid w:val="00475513"/>
    <w:rsid w:val="004756F5"/>
    <w:rsid w:val="004776A2"/>
    <w:rsid w:val="00483BB7"/>
    <w:rsid w:val="00485DDC"/>
    <w:rsid w:val="00492AE5"/>
    <w:rsid w:val="00493697"/>
    <w:rsid w:val="004945C5"/>
    <w:rsid w:val="0049533D"/>
    <w:rsid w:val="004A04C9"/>
    <w:rsid w:val="004A1829"/>
    <w:rsid w:val="004A19E5"/>
    <w:rsid w:val="004A3B22"/>
    <w:rsid w:val="004A5B04"/>
    <w:rsid w:val="004A7011"/>
    <w:rsid w:val="004B0FDE"/>
    <w:rsid w:val="004B1553"/>
    <w:rsid w:val="004B3E3A"/>
    <w:rsid w:val="004B4F9B"/>
    <w:rsid w:val="004B5029"/>
    <w:rsid w:val="004B5809"/>
    <w:rsid w:val="004B72AD"/>
    <w:rsid w:val="004C27F1"/>
    <w:rsid w:val="004C342C"/>
    <w:rsid w:val="004C3AD4"/>
    <w:rsid w:val="004C42A5"/>
    <w:rsid w:val="004C7E86"/>
    <w:rsid w:val="004D2501"/>
    <w:rsid w:val="004D4CD3"/>
    <w:rsid w:val="004D625D"/>
    <w:rsid w:val="004D639C"/>
    <w:rsid w:val="004D7582"/>
    <w:rsid w:val="004E0108"/>
    <w:rsid w:val="004E080F"/>
    <w:rsid w:val="004E23E2"/>
    <w:rsid w:val="004E2986"/>
    <w:rsid w:val="004E3C76"/>
    <w:rsid w:val="004E57EF"/>
    <w:rsid w:val="004F0F66"/>
    <w:rsid w:val="004F1145"/>
    <w:rsid w:val="004F3A7E"/>
    <w:rsid w:val="004F3A93"/>
    <w:rsid w:val="004F644B"/>
    <w:rsid w:val="00500527"/>
    <w:rsid w:val="00503B9B"/>
    <w:rsid w:val="00506102"/>
    <w:rsid w:val="005115DD"/>
    <w:rsid w:val="0051426B"/>
    <w:rsid w:val="00514E8C"/>
    <w:rsid w:val="00515573"/>
    <w:rsid w:val="00520540"/>
    <w:rsid w:val="00524404"/>
    <w:rsid w:val="0052474C"/>
    <w:rsid w:val="00530DD5"/>
    <w:rsid w:val="00532DFA"/>
    <w:rsid w:val="00537138"/>
    <w:rsid w:val="005379B9"/>
    <w:rsid w:val="00537B70"/>
    <w:rsid w:val="0054223B"/>
    <w:rsid w:val="00542E76"/>
    <w:rsid w:val="00544CBF"/>
    <w:rsid w:val="0055296A"/>
    <w:rsid w:val="00557FB7"/>
    <w:rsid w:val="00561699"/>
    <w:rsid w:val="0056419F"/>
    <w:rsid w:val="0056516D"/>
    <w:rsid w:val="00565E97"/>
    <w:rsid w:val="0056613E"/>
    <w:rsid w:val="00570EE7"/>
    <w:rsid w:val="00571356"/>
    <w:rsid w:val="005713E3"/>
    <w:rsid w:val="00571596"/>
    <w:rsid w:val="00572583"/>
    <w:rsid w:val="00584A9D"/>
    <w:rsid w:val="0059151C"/>
    <w:rsid w:val="00592C85"/>
    <w:rsid w:val="00593725"/>
    <w:rsid w:val="005972DB"/>
    <w:rsid w:val="005A241E"/>
    <w:rsid w:val="005A440E"/>
    <w:rsid w:val="005A4572"/>
    <w:rsid w:val="005A56D1"/>
    <w:rsid w:val="005B1C6D"/>
    <w:rsid w:val="005B6B50"/>
    <w:rsid w:val="005B6D89"/>
    <w:rsid w:val="005C2081"/>
    <w:rsid w:val="005D0F57"/>
    <w:rsid w:val="005D1819"/>
    <w:rsid w:val="005D3B0A"/>
    <w:rsid w:val="005E0537"/>
    <w:rsid w:val="005E09F9"/>
    <w:rsid w:val="005E14A6"/>
    <w:rsid w:val="005E1F4A"/>
    <w:rsid w:val="005E47F9"/>
    <w:rsid w:val="005F2FD4"/>
    <w:rsid w:val="005F3226"/>
    <w:rsid w:val="005F49F3"/>
    <w:rsid w:val="005F5863"/>
    <w:rsid w:val="005F77C3"/>
    <w:rsid w:val="0060312C"/>
    <w:rsid w:val="00604085"/>
    <w:rsid w:val="00604881"/>
    <w:rsid w:val="0061073A"/>
    <w:rsid w:val="006128A1"/>
    <w:rsid w:val="00612F36"/>
    <w:rsid w:val="00614224"/>
    <w:rsid w:val="006173D7"/>
    <w:rsid w:val="00620856"/>
    <w:rsid w:val="00621BC0"/>
    <w:rsid w:val="0062540C"/>
    <w:rsid w:val="00631198"/>
    <w:rsid w:val="006316C5"/>
    <w:rsid w:val="006350AF"/>
    <w:rsid w:val="0064239D"/>
    <w:rsid w:val="00644B80"/>
    <w:rsid w:val="006462B6"/>
    <w:rsid w:val="00646DF5"/>
    <w:rsid w:val="00647DBA"/>
    <w:rsid w:val="00650ABB"/>
    <w:rsid w:val="006561AB"/>
    <w:rsid w:val="00656B1E"/>
    <w:rsid w:val="00666B73"/>
    <w:rsid w:val="00667773"/>
    <w:rsid w:val="006708BA"/>
    <w:rsid w:val="00671D64"/>
    <w:rsid w:val="00672C50"/>
    <w:rsid w:val="006734D2"/>
    <w:rsid w:val="00677FFD"/>
    <w:rsid w:val="00681D68"/>
    <w:rsid w:val="00686BAE"/>
    <w:rsid w:val="00687725"/>
    <w:rsid w:val="006958B3"/>
    <w:rsid w:val="0069605D"/>
    <w:rsid w:val="006975F8"/>
    <w:rsid w:val="006A02C6"/>
    <w:rsid w:val="006A710F"/>
    <w:rsid w:val="006A7E4C"/>
    <w:rsid w:val="006B15EE"/>
    <w:rsid w:val="006B1C13"/>
    <w:rsid w:val="006B31BA"/>
    <w:rsid w:val="006B3B40"/>
    <w:rsid w:val="006B65C2"/>
    <w:rsid w:val="006B7EE2"/>
    <w:rsid w:val="006C0468"/>
    <w:rsid w:val="006C1816"/>
    <w:rsid w:val="006C2C39"/>
    <w:rsid w:val="006C4748"/>
    <w:rsid w:val="006C4A3A"/>
    <w:rsid w:val="006C637F"/>
    <w:rsid w:val="006D1561"/>
    <w:rsid w:val="006D1C30"/>
    <w:rsid w:val="006E0865"/>
    <w:rsid w:val="006E0931"/>
    <w:rsid w:val="006E422A"/>
    <w:rsid w:val="006E5727"/>
    <w:rsid w:val="006F08A8"/>
    <w:rsid w:val="006F2713"/>
    <w:rsid w:val="006F47FB"/>
    <w:rsid w:val="006F4AE0"/>
    <w:rsid w:val="006F74F0"/>
    <w:rsid w:val="006F7DB7"/>
    <w:rsid w:val="007023D1"/>
    <w:rsid w:val="0070333A"/>
    <w:rsid w:val="007054A4"/>
    <w:rsid w:val="00705901"/>
    <w:rsid w:val="007077FF"/>
    <w:rsid w:val="00712D31"/>
    <w:rsid w:val="00714478"/>
    <w:rsid w:val="0071502F"/>
    <w:rsid w:val="00715718"/>
    <w:rsid w:val="007214A0"/>
    <w:rsid w:val="00721E34"/>
    <w:rsid w:val="00722167"/>
    <w:rsid w:val="00724660"/>
    <w:rsid w:val="007314EE"/>
    <w:rsid w:val="0073358F"/>
    <w:rsid w:val="00733A4D"/>
    <w:rsid w:val="00736C53"/>
    <w:rsid w:val="0073712C"/>
    <w:rsid w:val="00740E9D"/>
    <w:rsid w:val="007426D0"/>
    <w:rsid w:val="0074395E"/>
    <w:rsid w:val="00745D9B"/>
    <w:rsid w:val="00746FAD"/>
    <w:rsid w:val="0075036A"/>
    <w:rsid w:val="00753436"/>
    <w:rsid w:val="00756131"/>
    <w:rsid w:val="007564FC"/>
    <w:rsid w:val="00760735"/>
    <w:rsid w:val="00760899"/>
    <w:rsid w:val="0076349F"/>
    <w:rsid w:val="007639F0"/>
    <w:rsid w:val="00777A4E"/>
    <w:rsid w:val="007803DE"/>
    <w:rsid w:val="00781F35"/>
    <w:rsid w:val="00783608"/>
    <w:rsid w:val="007837A3"/>
    <w:rsid w:val="0078474A"/>
    <w:rsid w:val="00784A84"/>
    <w:rsid w:val="00787705"/>
    <w:rsid w:val="00787764"/>
    <w:rsid w:val="00790655"/>
    <w:rsid w:val="0079138A"/>
    <w:rsid w:val="00794151"/>
    <w:rsid w:val="007964CF"/>
    <w:rsid w:val="00797994"/>
    <w:rsid w:val="00797B39"/>
    <w:rsid w:val="00797DB8"/>
    <w:rsid w:val="00797E30"/>
    <w:rsid w:val="007A0C7C"/>
    <w:rsid w:val="007A1D88"/>
    <w:rsid w:val="007A4ECF"/>
    <w:rsid w:val="007A5B4D"/>
    <w:rsid w:val="007A69A4"/>
    <w:rsid w:val="007A7BD6"/>
    <w:rsid w:val="007B0911"/>
    <w:rsid w:val="007B6FBF"/>
    <w:rsid w:val="007B7AEC"/>
    <w:rsid w:val="007C3A2A"/>
    <w:rsid w:val="007C5AB7"/>
    <w:rsid w:val="007D5EFC"/>
    <w:rsid w:val="007D69D5"/>
    <w:rsid w:val="007D6DD5"/>
    <w:rsid w:val="007D71D0"/>
    <w:rsid w:val="007E1723"/>
    <w:rsid w:val="007E2E9A"/>
    <w:rsid w:val="007E37F0"/>
    <w:rsid w:val="007E3D03"/>
    <w:rsid w:val="007E3F59"/>
    <w:rsid w:val="007E43DD"/>
    <w:rsid w:val="007E4CA5"/>
    <w:rsid w:val="007F0F07"/>
    <w:rsid w:val="007F17FA"/>
    <w:rsid w:val="007F2193"/>
    <w:rsid w:val="007F3572"/>
    <w:rsid w:val="007F788B"/>
    <w:rsid w:val="007F7E8A"/>
    <w:rsid w:val="008000C0"/>
    <w:rsid w:val="00803592"/>
    <w:rsid w:val="00804988"/>
    <w:rsid w:val="00806B26"/>
    <w:rsid w:val="00806DE0"/>
    <w:rsid w:val="00811CBE"/>
    <w:rsid w:val="0081281D"/>
    <w:rsid w:val="008131E3"/>
    <w:rsid w:val="0081434A"/>
    <w:rsid w:val="00814FDE"/>
    <w:rsid w:val="00817250"/>
    <w:rsid w:val="008224DB"/>
    <w:rsid w:val="00827219"/>
    <w:rsid w:val="008303AA"/>
    <w:rsid w:val="00830BF2"/>
    <w:rsid w:val="008326A6"/>
    <w:rsid w:val="008329F9"/>
    <w:rsid w:val="008337DF"/>
    <w:rsid w:val="00835317"/>
    <w:rsid w:val="00840B8C"/>
    <w:rsid w:val="00841C2B"/>
    <w:rsid w:val="00843EE4"/>
    <w:rsid w:val="00844DBE"/>
    <w:rsid w:val="008450F9"/>
    <w:rsid w:val="008458D2"/>
    <w:rsid w:val="00852E7A"/>
    <w:rsid w:val="00853170"/>
    <w:rsid w:val="008533D1"/>
    <w:rsid w:val="0085346D"/>
    <w:rsid w:val="00855F08"/>
    <w:rsid w:val="00857896"/>
    <w:rsid w:val="00857D2C"/>
    <w:rsid w:val="00857E9E"/>
    <w:rsid w:val="00861139"/>
    <w:rsid w:val="00871D89"/>
    <w:rsid w:val="0087584D"/>
    <w:rsid w:val="008759C7"/>
    <w:rsid w:val="008772AE"/>
    <w:rsid w:val="00877B5C"/>
    <w:rsid w:val="00882400"/>
    <w:rsid w:val="008837BE"/>
    <w:rsid w:val="00884FDA"/>
    <w:rsid w:val="008854AC"/>
    <w:rsid w:val="00887BF9"/>
    <w:rsid w:val="008911A3"/>
    <w:rsid w:val="0089136C"/>
    <w:rsid w:val="00894BA1"/>
    <w:rsid w:val="008A112E"/>
    <w:rsid w:val="008A236E"/>
    <w:rsid w:val="008A35FF"/>
    <w:rsid w:val="008B0EA2"/>
    <w:rsid w:val="008B2177"/>
    <w:rsid w:val="008B46DB"/>
    <w:rsid w:val="008B621C"/>
    <w:rsid w:val="008B71E7"/>
    <w:rsid w:val="008B7CE4"/>
    <w:rsid w:val="008B7DA0"/>
    <w:rsid w:val="008C6391"/>
    <w:rsid w:val="008C6543"/>
    <w:rsid w:val="008C684E"/>
    <w:rsid w:val="008C7A7F"/>
    <w:rsid w:val="008D144A"/>
    <w:rsid w:val="008E059E"/>
    <w:rsid w:val="008E3B38"/>
    <w:rsid w:val="008E418D"/>
    <w:rsid w:val="008E7853"/>
    <w:rsid w:val="008E7D1B"/>
    <w:rsid w:val="008F0E54"/>
    <w:rsid w:val="008F3DF9"/>
    <w:rsid w:val="008F5297"/>
    <w:rsid w:val="008F67D7"/>
    <w:rsid w:val="008F7177"/>
    <w:rsid w:val="0090134D"/>
    <w:rsid w:val="009030AD"/>
    <w:rsid w:val="00917E91"/>
    <w:rsid w:val="00924AB5"/>
    <w:rsid w:val="00927EE7"/>
    <w:rsid w:val="009336E2"/>
    <w:rsid w:val="0093516A"/>
    <w:rsid w:val="00936DEF"/>
    <w:rsid w:val="00941453"/>
    <w:rsid w:val="009438BD"/>
    <w:rsid w:val="00947CAF"/>
    <w:rsid w:val="0095033B"/>
    <w:rsid w:val="0095679A"/>
    <w:rsid w:val="009573EF"/>
    <w:rsid w:val="00961938"/>
    <w:rsid w:val="00962E8D"/>
    <w:rsid w:val="009642B2"/>
    <w:rsid w:val="009656B9"/>
    <w:rsid w:val="00966018"/>
    <w:rsid w:val="00970EDC"/>
    <w:rsid w:val="00973DB9"/>
    <w:rsid w:val="009746F9"/>
    <w:rsid w:val="009750D1"/>
    <w:rsid w:val="00975A82"/>
    <w:rsid w:val="00980ED9"/>
    <w:rsid w:val="00983D7A"/>
    <w:rsid w:val="00987488"/>
    <w:rsid w:val="00990D1C"/>
    <w:rsid w:val="0099187C"/>
    <w:rsid w:val="0099187D"/>
    <w:rsid w:val="009935F4"/>
    <w:rsid w:val="00994514"/>
    <w:rsid w:val="009A575D"/>
    <w:rsid w:val="009B27F9"/>
    <w:rsid w:val="009B28BC"/>
    <w:rsid w:val="009B2B07"/>
    <w:rsid w:val="009B3ABE"/>
    <w:rsid w:val="009B47B0"/>
    <w:rsid w:val="009B5EC6"/>
    <w:rsid w:val="009B5FE2"/>
    <w:rsid w:val="009B7054"/>
    <w:rsid w:val="009C0ED9"/>
    <w:rsid w:val="009C36BF"/>
    <w:rsid w:val="009C6B62"/>
    <w:rsid w:val="009D4451"/>
    <w:rsid w:val="009D5CA6"/>
    <w:rsid w:val="009D705A"/>
    <w:rsid w:val="009E107B"/>
    <w:rsid w:val="009E4601"/>
    <w:rsid w:val="009E4668"/>
    <w:rsid w:val="009E4E3F"/>
    <w:rsid w:val="009F0812"/>
    <w:rsid w:val="009F32C4"/>
    <w:rsid w:val="009F5001"/>
    <w:rsid w:val="00A001B0"/>
    <w:rsid w:val="00A0057A"/>
    <w:rsid w:val="00A02E53"/>
    <w:rsid w:val="00A061B4"/>
    <w:rsid w:val="00A074CB"/>
    <w:rsid w:val="00A10BC2"/>
    <w:rsid w:val="00A13BF5"/>
    <w:rsid w:val="00A14AB7"/>
    <w:rsid w:val="00A15557"/>
    <w:rsid w:val="00A2147D"/>
    <w:rsid w:val="00A21BA1"/>
    <w:rsid w:val="00A22206"/>
    <w:rsid w:val="00A228E9"/>
    <w:rsid w:val="00A22B29"/>
    <w:rsid w:val="00A242A8"/>
    <w:rsid w:val="00A2446C"/>
    <w:rsid w:val="00A25336"/>
    <w:rsid w:val="00A33666"/>
    <w:rsid w:val="00A35396"/>
    <w:rsid w:val="00A3563C"/>
    <w:rsid w:val="00A357C8"/>
    <w:rsid w:val="00A37861"/>
    <w:rsid w:val="00A450E9"/>
    <w:rsid w:val="00A46E0E"/>
    <w:rsid w:val="00A50D46"/>
    <w:rsid w:val="00A520C5"/>
    <w:rsid w:val="00A5556C"/>
    <w:rsid w:val="00A55A46"/>
    <w:rsid w:val="00A61E77"/>
    <w:rsid w:val="00A62A0F"/>
    <w:rsid w:val="00A70B19"/>
    <w:rsid w:val="00A72C76"/>
    <w:rsid w:val="00A764ED"/>
    <w:rsid w:val="00A7651F"/>
    <w:rsid w:val="00A77120"/>
    <w:rsid w:val="00A80EAD"/>
    <w:rsid w:val="00A81427"/>
    <w:rsid w:val="00A871C0"/>
    <w:rsid w:val="00A93DF4"/>
    <w:rsid w:val="00A960F8"/>
    <w:rsid w:val="00A964DD"/>
    <w:rsid w:val="00A97D27"/>
    <w:rsid w:val="00AA0E6C"/>
    <w:rsid w:val="00AA49A8"/>
    <w:rsid w:val="00AA4FD7"/>
    <w:rsid w:val="00AA6BF6"/>
    <w:rsid w:val="00AB3F75"/>
    <w:rsid w:val="00AB7F72"/>
    <w:rsid w:val="00AC1650"/>
    <w:rsid w:val="00AC40D2"/>
    <w:rsid w:val="00AC5B4C"/>
    <w:rsid w:val="00AC78CA"/>
    <w:rsid w:val="00AD0901"/>
    <w:rsid w:val="00AD09B7"/>
    <w:rsid w:val="00AD4B47"/>
    <w:rsid w:val="00AD4C07"/>
    <w:rsid w:val="00AD4EB0"/>
    <w:rsid w:val="00AE4E75"/>
    <w:rsid w:val="00AE6363"/>
    <w:rsid w:val="00AF40F7"/>
    <w:rsid w:val="00AF618E"/>
    <w:rsid w:val="00AF683D"/>
    <w:rsid w:val="00AF72D9"/>
    <w:rsid w:val="00B0640D"/>
    <w:rsid w:val="00B071A3"/>
    <w:rsid w:val="00B1151E"/>
    <w:rsid w:val="00B25124"/>
    <w:rsid w:val="00B30973"/>
    <w:rsid w:val="00B36828"/>
    <w:rsid w:val="00B37700"/>
    <w:rsid w:val="00B4736C"/>
    <w:rsid w:val="00B52FFB"/>
    <w:rsid w:val="00B5557C"/>
    <w:rsid w:val="00B555B9"/>
    <w:rsid w:val="00B56143"/>
    <w:rsid w:val="00B62195"/>
    <w:rsid w:val="00B62BA1"/>
    <w:rsid w:val="00B63DBB"/>
    <w:rsid w:val="00B64158"/>
    <w:rsid w:val="00B64BA0"/>
    <w:rsid w:val="00B65B84"/>
    <w:rsid w:val="00B7092D"/>
    <w:rsid w:val="00B7322D"/>
    <w:rsid w:val="00B74644"/>
    <w:rsid w:val="00B7533B"/>
    <w:rsid w:val="00B75510"/>
    <w:rsid w:val="00B76689"/>
    <w:rsid w:val="00B76AD0"/>
    <w:rsid w:val="00B76F90"/>
    <w:rsid w:val="00B81758"/>
    <w:rsid w:val="00B81D2A"/>
    <w:rsid w:val="00B836FB"/>
    <w:rsid w:val="00B8755F"/>
    <w:rsid w:val="00B90DE3"/>
    <w:rsid w:val="00B911AA"/>
    <w:rsid w:val="00B9155E"/>
    <w:rsid w:val="00B9287A"/>
    <w:rsid w:val="00B92A92"/>
    <w:rsid w:val="00B93231"/>
    <w:rsid w:val="00B96BEE"/>
    <w:rsid w:val="00BA08DE"/>
    <w:rsid w:val="00BA093F"/>
    <w:rsid w:val="00BA1450"/>
    <w:rsid w:val="00BA65E4"/>
    <w:rsid w:val="00BB578F"/>
    <w:rsid w:val="00BB5DB9"/>
    <w:rsid w:val="00BB6D5C"/>
    <w:rsid w:val="00BB7876"/>
    <w:rsid w:val="00BC0C02"/>
    <w:rsid w:val="00BC22EA"/>
    <w:rsid w:val="00BC3D0B"/>
    <w:rsid w:val="00BC75A4"/>
    <w:rsid w:val="00BD116B"/>
    <w:rsid w:val="00BD25FB"/>
    <w:rsid w:val="00BD5CAC"/>
    <w:rsid w:val="00BD7089"/>
    <w:rsid w:val="00BE0C5F"/>
    <w:rsid w:val="00BE358B"/>
    <w:rsid w:val="00BE3CD0"/>
    <w:rsid w:val="00BE5731"/>
    <w:rsid w:val="00BE687C"/>
    <w:rsid w:val="00BF30B8"/>
    <w:rsid w:val="00BF3AF6"/>
    <w:rsid w:val="00BF6E21"/>
    <w:rsid w:val="00C0072B"/>
    <w:rsid w:val="00C01377"/>
    <w:rsid w:val="00C02560"/>
    <w:rsid w:val="00C02830"/>
    <w:rsid w:val="00C03C6E"/>
    <w:rsid w:val="00C077C5"/>
    <w:rsid w:val="00C146CF"/>
    <w:rsid w:val="00C14E3C"/>
    <w:rsid w:val="00C15FE4"/>
    <w:rsid w:val="00C16666"/>
    <w:rsid w:val="00C23EE2"/>
    <w:rsid w:val="00C26866"/>
    <w:rsid w:val="00C2783A"/>
    <w:rsid w:val="00C30F94"/>
    <w:rsid w:val="00C3508E"/>
    <w:rsid w:val="00C35A69"/>
    <w:rsid w:val="00C375BF"/>
    <w:rsid w:val="00C37C0C"/>
    <w:rsid w:val="00C40F9A"/>
    <w:rsid w:val="00C508EE"/>
    <w:rsid w:val="00C5143D"/>
    <w:rsid w:val="00C5310E"/>
    <w:rsid w:val="00C55B4E"/>
    <w:rsid w:val="00C56D36"/>
    <w:rsid w:val="00C64E35"/>
    <w:rsid w:val="00C71D72"/>
    <w:rsid w:val="00C71FF5"/>
    <w:rsid w:val="00C733DC"/>
    <w:rsid w:val="00C7795F"/>
    <w:rsid w:val="00C83A63"/>
    <w:rsid w:val="00C854F0"/>
    <w:rsid w:val="00C9246B"/>
    <w:rsid w:val="00C9401E"/>
    <w:rsid w:val="00C94427"/>
    <w:rsid w:val="00C9540A"/>
    <w:rsid w:val="00C976A0"/>
    <w:rsid w:val="00CA10C5"/>
    <w:rsid w:val="00CA2473"/>
    <w:rsid w:val="00CA2912"/>
    <w:rsid w:val="00CA2D50"/>
    <w:rsid w:val="00CA2E9E"/>
    <w:rsid w:val="00CB0A05"/>
    <w:rsid w:val="00CB203A"/>
    <w:rsid w:val="00CB2A64"/>
    <w:rsid w:val="00CB38C5"/>
    <w:rsid w:val="00CB469A"/>
    <w:rsid w:val="00CB5FC9"/>
    <w:rsid w:val="00CB7045"/>
    <w:rsid w:val="00CC3025"/>
    <w:rsid w:val="00CC4315"/>
    <w:rsid w:val="00CD4E00"/>
    <w:rsid w:val="00CD63C6"/>
    <w:rsid w:val="00CD768A"/>
    <w:rsid w:val="00CE0F0B"/>
    <w:rsid w:val="00CE2BDD"/>
    <w:rsid w:val="00CF28E1"/>
    <w:rsid w:val="00CF647B"/>
    <w:rsid w:val="00CF6D73"/>
    <w:rsid w:val="00D03205"/>
    <w:rsid w:val="00D07519"/>
    <w:rsid w:val="00D1085C"/>
    <w:rsid w:val="00D11C8E"/>
    <w:rsid w:val="00D15F53"/>
    <w:rsid w:val="00D16725"/>
    <w:rsid w:val="00D16863"/>
    <w:rsid w:val="00D16CF7"/>
    <w:rsid w:val="00D2043A"/>
    <w:rsid w:val="00D21C1D"/>
    <w:rsid w:val="00D230DD"/>
    <w:rsid w:val="00D23245"/>
    <w:rsid w:val="00D24C94"/>
    <w:rsid w:val="00D2518F"/>
    <w:rsid w:val="00D27B45"/>
    <w:rsid w:val="00D30D7C"/>
    <w:rsid w:val="00D317F8"/>
    <w:rsid w:val="00D3619F"/>
    <w:rsid w:val="00D36A92"/>
    <w:rsid w:val="00D378D7"/>
    <w:rsid w:val="00D40C92"/>
    <w:rsid w:val="00D42F4F"/>
    <w:rsid w:val="00D50639"/>
    <w:rsid w:val="00D51E99"/>
    <w:rsid w:val="00D525A7"/>
    <w:rsid w:val="00D52F9C"/>
    <w:rsid w:val="00D54498"/>
    <w:rsid w:val="00D55A61"/>
    <w:rsid w:val="00D57358"/>
    <w:rsid w:val="00D615AC"/>
    <w:rsid w:val="00D64682"/>
    <w:rsid w:val="00D64970"/>
    <w:rsid w:val="00D700EA"/>
    <w:rsid w:val="00D705AF"/>
    <w:rsid w:val="00D717AA"/>
    <w:rsid w:val="00D736D6"/>
    <w:rsid w:val="00D81B86"/>
    <w:rsid w:val="00D81E25"/>
    <w:rsid w:val="00D8238D"/>
    <w:rsid w:val="00D82B25"/>
    <w:rsid w:val="00D85978"/>
    <w:rsid w:val="00D859C8"/>
    <w:rsid w:val="00D95B3F"/>
    <w:rsid w:val="00DA1732"/>
    <w:rsid w:val="00DA4419"/>
    <w:rsid w:val="00DA557F"/>
    <w:rsid w:val="00DA5E27"/>
    <w:rsid w:val="00DA65F1"/>
    <w:rsid w:val="00DA711C"/>
    <w:rsid w:val="00DB1558"/>
    <w:rsid w:val="00DB2BC9"/>
    <w:rsid w:val="00DB3065"/>
    <w:rsid w:val="00DB6478"/>
    <w:rsid w:val="00DB657C"/>
    <w:rsid w:val="00DC03A1"/>
    <w:rsid w:val="00DC3B5F"/>
    <w:rsid w:val="00DC3C21"/>
    <w:rsid w:val="00DC6AE5"/>
    <w:rsid w:val="00DD2547"/>
    <w:rsid w:val="00DD60CE"/>
    <w:rsid w:val="00DD635C"/>
    <w:rsid w:val="00DE1230"/>
    <w:rsid w:val="00DE5FF8"/>
    <w:rsid w:val="00DE78F3"/>
    <w:rsid w:val="00DF056B"/>
    <w:rsid w:val="00DF18A0"/>
    <w:rsid w:val="00DF1BEF"/>
    <w:rsid w:val="00DF3BEB"/>
    <w:rsid w:val="00DF3D47"/>
    <w:rsid w:val="00DF5A6B"/>
    <w:rsid w:val="00DF74BA"/>
    <w:rsid w:val="00E0584C"/>
    <w:rsid w:val="00E06C8A"/>
    <w:rsid w:val="00E110E9"/>
    <w:rsid w:val="00E11DDF"/>
    <w:rsid w:val="00E12981"/>
    <w:rsid w:val="00E152BA"/>
    <w:rsid w:val="00E15E30"/>
    <w:rsid w:val="00E202D6"/>
    <w:rsid w:val="00E21E80"/>
    <w:rsid w:val="00E22AAD"/>
    <w:rsid w:val="00E2398C"/>
    <w:rsid w:val="00E23D8C"/>
    <w:rsid w:val="00E25716"/>
    <w:rsid w:val="00E27643"/>
    <w:rsid w:val="00E35643"/>
    <w:rsid w:val="00E35852"/>
    <w:rsid w:val="00E377C0"/>
    <w:rsid w:val="00E410E3"/>
    <w:rsid w:val="00E442F2"/>
    <w:rsid w:val="00E516B4"/>
    <w:rsid w:val="00E5198C"/>
    <w:rsid w:val="00E52D99"/>
    <w:rsid w:val="00E63440"/>
    <w:rsid w:val="00E648FC"/>
    <w:rsid w:val="00E6503D"/>
    <w:rsid w:val="00E65397"/>
    <w:rsid w:val="00E667C9"/>
    <w:rsid w:val="00E71675"/>
    <w:rsid w:val="00E71E71"/>
    <w:rsid w:val="00E72B38"/>
    <w:rsid w:val="00E76876"/>
    <w:rsid w:val="00E76CA8"/>
    <w:rsid w:val="00E804E5"/>
    <w:rsid w:val="00E832C8"/>
    <w:rsid w:val="00E833F3"/>
    <w:rsid w:val="00E83890"/>
    <w:rsid w:val="00E839AD"/>
    <w:rsid w:val="00E8494B"/>
    <w:rsid w:val="00E856B8"/>
    <w:rsid w:val="00E906D4"/>
    <w:rsid w:val="00E90F17"/>
    <w:rsid w:val="00E91616"/>
    <w:rsid w:val="00E922A5"/>
    <w:rsid w:val="00EA10C5"/>
    <w:rsid w:val="00EA2591"/>
    <w:rsid w:val="00EA287C"/>
    <w:rsid w:val="00EA451C"/>
    <w:rsid w:val="00EA79DD"/>
    <w:rsid w:val="00EA7EB9"/>
    <w:rsid w:val="00EB2E10"/>
    <w:rsid w:val="00EB7440"/>
    <w:rsid w:val="00EC1EB4"/>
    <w:rsid w:val="00EC7D52"/>
    <w:rsid w:val="00ED015A"/>
    <w:rsid w:val="00ED695F"/>
    <w:rsid w:val="00EE1743"/>
    <w:rsid w:val="00EE1BC3"/>
    <w:rsid w:val="00EE5574"/>
    <w:rsid w:val="00EE56CB"/>
    <w:rsid w:val="00EE7DD4"/>
    <w:rsid w:val="00EF15A5"/>
    <w:rsid w:val="00EF4540"/>
    <w:rsid w:val="00F002DD"/>
    <w:rsid w:val="00F10033"/>
    <w:rsid w:val="00F10EC4"/>
    <w:rsid w:val="00F13535"/>
    <w:rsid w:val="00F14ACA"/>
    <w:rsid w:val="00F159D2"/>
    <w:rsid w:val="00F224B4"/>
    <w:rsid w:val="00F2560A"/>
    <w:rsid w:val="00F264BD"/>
    <w:rsid w:val="00F32849"/>
    <w:rsid w:val="00F34B4A"/>
    <w:rsid w:val="00F34E59"/>
    <w:rsid w:val="00F357DB"/>
    <w:rsid w:val="00F36105"/>
    <w:rsid w:val="00F415EF"/>
    <w:rsid w:val="00F42674"/>
    <w:rsid w:val="00F44AA1"/>
    <w:rsid w:val="00F46493"/>
    <w:rsid w:val="00F474FE"/>
    <w:rsid w:val="00F518E7"/>
    <w:rsid w:val="00F54DF9"/>
    <w:rsid w:val="00F56FA9"/>
    <w:rsid w:val="00F60FC7"/>
    <w:rsid w:val="00F651B7"/>
    <w:rsid w:val="00F65B97"/>
    <w:rsid w:val="00F670F9"/>
    <w:rsid w:val="00F70EBB"/>
    <w:rsid w:val="00F73B53"/>
    <w:rsid w:val="00F75438"/>
    <w:rsid w:val="00F768A4"/>
    <w:rsid w:val="00F771CA"/>
    <w:rsid w:val="00F80CCE"/>
    <w:rsid w:val="00F80FC0"/>
    <w:rsid w:val="00F83A61"/>
    <w:rsid w:val="00F918C4"/>
    <w:rsid w:val="00F9777B"/>
    <w:rsid w:val="00FA21D8"/>
    <w:rsid w:val="00FA284E"/>
    <w:rsid w:val="00FA2B2C"/>
    <w:rsid w:val="00FA611D"/>
    <w:rsid w:val="00FA6344"/>
    <w:rsid w:val="00FA79CE"/>
    <w:rsid w:val="00FB06D7"/>
    <w:rsid w:val="00FB1524"/>
    <w:rsid w:val="00FB6DAB"/>
    <w:rsid w:val="00FC0F6F"/>
    <w:rsid w:val="00FC43B0"/>
    <w:rsid w:val="00FC4532"/>
    <w:rsid w:val="00FC55BC"/>
    <w:rsid w:val="00FC562B"/>
    <w:rsid w:val="00FC6553"/>
    <w:rsid w:val="00FD28E1"/>
    <w:rsid w:val="00FD485A"/>
    <w:rsid w:val="00FD7B98"/>
    <w:rsid w:val="00FE5199"/>
    <w:rsid w:val="00FE65AA"/>
    <w:rsid w:val="00FE6BBA"/>
    <w:rsid w:val="00FE6E12"/>
    <w:rsid w:val="00FE7EA5"/>
    <w:rsid w:val="00FF19C3"/>
    <w:rsid w:val="00FF37FC"/>
    <w:rsid w:val="00FF49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6156B7"/>
  <w15:docId w15:val="{1017D995-A8AF-4FAF-A681-970FC98DE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2B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B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779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2060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2BC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B2BC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3779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2060D"/>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3E6D21"/>
    <w:pPr>
      <w:ind w:left="720"/>
      <w:contextualSpacing/>
    </w:pPr>
  </w:style>
  <w:style w:type="character" w:styleId="SubtleEmphasis">
    <w:name w:val="Subtle Emphasis"/>
    <w:basedOn w:val="DefaultParagraphFont"/>
    <w:uiPriority w:val="19"/>
    <w:qFormat/>
    <w:rsid w:val="00787764"/>
    <w:rPr>
      <w:i/>
      <w:iCs/>
      <w:color w:val="808080" w:themeColor="text1" w:themeTint="7F"/>
    </w:rPr>
  </w:style>
  <w:style w:type="character" w:styleId="Emphasis">
    <w:name w:val="Emphasis"/>
    <w:basedOn w:val="DefaultParagraphFont"/>
    <w:uiPriority w:val="20"/>
    <w:qFormat/>
    <w:rsid w:val="00787764"/>
    <w:rPr>
      <w:i/>
      <w:iCs/>
    </w:rPr>
  </w:style>
  <w:style w:type="character" w:styleId="IntenseEmphasis">
    <w:name w:val="Intense Emphasis"/>
    <w:basedOn w:val="DefaultParagraphFont"/>
    <w:uiPriority w:val="21"/>
    <w:qFormat/>
    <w:rsid w:val="00787764"/>
    <w:rPr>
      <w:b/>
      <w:bCs/>
      <w:i/>
      <w:iCs/>
      <w:color w:val="4F81BD" w:themeColor="accent1"/>
    </w:rPr>
  </w:style>
  <w:style w:type="character" w:styleId="Strong">
    <w:name w:val="Strong"/>
    <w:basedOn w:val="DefaultParagraphFont"/>
    <w:uiPriority w:val="22"/>
    <w:qFormat/>
    <w:rsid w:val="00787764"/>
    <w:rPr>
      <w:b/>
      <w:bCs/>
    </w:rPr>
  </w:style>
  <w:style w:type="paragraph" w:styleId="EndnoteText">
    <w:name w:val="endnote text"/>
    <w:basedOn w:val="Normal"/>
    <w:link w:val="EndnoteTextChar"/>
    <w:uiPriority w:val="99"/>
    <w:semiHidden/>
    <w:unhideWhenUsed/>
    <w:rsid w:val="007877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7764"/>
    <w:rPr>
      <w:sz w:val="20"/>
      <w:szCs w:val="20"/>
    </w:rPr>
  </w:style>
  <w:style w:type="character" w:styleId="EndnoteReference">
    <w:name w:val="endnote reference"/>
    <w:basedOn w:val="DefaultParagraphFont"/>
    <w:uiPriority w:val="99"/>
    <w:semiHidden/>
    <w:unhideWhenUsed/>
    <w:rsid w:val="00787764"/>
    <w:rPr>
      <w:vertAlign w:val="superscript"/>
    </w:rPr>
  </w:style>
  <w:style w:type="paragraph" w:styleId="TOCHeading">
    <w:name w:val="TOC Heading"/>
    <w:basedOn w:val="Heading1"/>
    <w:next w:val="Normal"/>
    <w:uiPriority w:val="39"/>
    <w:semiHidden/>
    <w:unhideWhenUsed/>
    <w:qFormat/>
    <w:rsid w:val="004A19E5"/>
    <w:pPr>
      <w:outlineLvl w:val="9"/>
    </w:pPr>
    <w:rPr>
      <w:lang w:val="en-US" w:eastAsia="ja-JP"/>
    </w:rPr>
  </w:style>
  <w:style w:type="paragraph" w:styleId="TOC1">
    <w:name w:val="toc 1"/>
    <w:basedOn w:val="Normal"/>
    <w:next w:val="Normal"/>
    <w:autoRedefine/>
    <w:uiPriority w:val="39"/>
    <w:unhideWhenUsed/>
    <w:qFormat/>
    <w:rsid w:val="004A19E5"/>
    <w:pPr>
      <w:spacing w:after="100"/>
    </w:pPr>
  </w:style>
  <w:style w:type="paragraph" w:styleId="TOC2">
    <w:name w:val="toc 2"/>
    <w:basedOn w:val="Normal"/>
    <w:next w:val="Normal"/>
    <w:autoRedefine/>
    <w:uiPriority w:val="39"/>
    <w:unhideWhenUsed/>
    <w:qFormat/>
    <w:rsid w:val="004A19E5"/>
    <w:pPr>
      <w:spacing w:after="100"/>
      <w:ind w:left="220"/>
    </w:pPr>
  </w:style>
  <w:style w:type="character" w:styleId="Hyperlink">
    <w:name w:val="Hyperlink"/>
    <w:basedOn w:val="DefaultParagraphFont"/>
    <w:uiPriority w:val="99"/>
    <w:unhideWhenUsed/>
    <w:rsid w:val="004A19E5"/>
    <w:rPr>
      <w:color w:val="0000FF" w:themeColor="hyperlink"/>
      <w:u w:val="single"/>
    </w:rPr>
  </w:style>
  <w:style w:type="paragraph" w:styleId="BalloonText">
    <w:name w:val="Balloon Text"/>
    <w:basedOn w:val="Normal"/>
    <w:link w:val="BalloonTextChar"/>
    <w:uiPriority w:val="99"/>
    <w:semiHidden/>
    <w:unhideWhenUsed/>
    <w:rsid w:val="004A19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19E5"/>
    <w:rPr>
      <w:rFonts w:ascii="Tahoma" w:hAnsi="Tahoma" w:cs="Tahoma"/>
      <w:sz w:val="16"/>
      <w:szCs w:val="16"/>
    </w:rPr>
  </w:style>
  <w:style w:type="paragraph" w:styleId="TOC3">
    <w:name w:val="toc 3"/>
    <w:basedOn w:val="Normal"/>
    <w:next w:val="Normal"/>
    <w:autoRedefine/>
    <w:uiPriority w:val="39"/>
    <w:unhideWhenUsed/>
    <w:qFormat/>
    <w:rsid w:val="004A19E5"/>
    <w:pPr>
      <w:spacing w:after="100"/>
      <w:ind w:left="440"/>
    </w:pPr>
    <w:rPr>
      <w:rFonts w:eastAsiaTheme="minorEastAsia"/>
      <w:lang w:val="en-US" w:eastAsia="ja-JP"/>
    </w:rPr>
  </w:style>
  <w:style w:type="table" w:styleId="TableGrid">
    <w:name w:val="Table Grid"/>
    <w:basedOn w:val="TableNormal"/>
    <w:uiPriority w:val="59"/>
    <w:rsid w:val="00603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0E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0EC4"/>
  </w:style>
  <w:style w:type="paragraph" w:styleId="Footer">
    <w:name w:val="footer"/>
    <w:basedOn w:val="Normal"/>
    <w:link w:val="FooterChar"/>
    <w:uiPriority w:val="99"/>
    <w:unhideWhenUsed/>
    <w:rsid w:val="00F10E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0EC4"/>
  </w:style>
  <w:style w:type="paragraph" w:styleId="FootnoteText">
    <w:name w:val="footnote text"/>
    <w:basedOn w:val="Normal"/>
    <w:link w:val="FootnoteTextChar"/>
    <w:uiPriority w:val="99"/>
    <w:unhideWhenUsed/>
    <w:rsid w:val="00EF15A5"/>
    <w:pPr>
      <w:spacing w:after="0" w:line="240" w:lineRule="auto"/>
    </w:pPr>
    <w:rPr>
      <w:sz w:val="20"/>
      <w:szCs w:val="20"/>
    </w:rPr>
  </w:style>
  <w:style w:type="character" w:customStyle="1" w:styleId="FootnoteTextChar">
    <w:name w:val="Footnote Text Char"/>
    <w:basedOn w:val="DefaultParagraphFont"/>
    <w:link w:val="FootnoteText"/>
    <w:uiPriority w:val="99"/>
    <w:rsid w:val="00EF15A5"/>
    <w:rPr>
      <w:sz w:val="20"/>
      <w:szCs w:val="20"/>
    </w:rPr>
  </w:style>
  <w:style w:type="character" w:styleId="FootnoteReference">
    <w:name w:val="footnote reference"/>
    <w:basedOn w:val="DefaultParagraphFont"/>
    <w:uiPriority w:val="99"/>
    <w:semiHidden/>
    <w:unhideWhenUsed/>
    <w:rsid w:val="00EF15A5"/>
    <w:rPr>
      <w:vertAlign w:val="superscript"/>
    </w:rPr>
  </w:style>
  <w:style w:type="character" w:styleId="FollowedHyperlink">
    <w:name w:val="FollowedHyperlink"/>
    <w:basedOn w:val="DefaultParagraphFont"/>
    <w:uiPriority w:val="99"/>
    <w:semiHidden/>
    <w:unhideWhenUsed/>
    <w:rsid w:val="009E107B"/>
    <w:rPr>
      <w:color w:val="800080" w:themeColor="followedHyperlink"/>
      <w:u w:val="single"/>
    </w:rPr>
  </w:style>
  <w:style w:type="paragraph" w:styleId="Title">
    <w:name w:val="Title"/>
    <w:basedOn w:val="Normal"/>
    <w:next w:val="Normal"/>
    <w:link w:val="TitleChar"/>
    <w:uiPriority w:val="10"/>
    <w:qFormat/>
    <w:rsid w:val="00681D6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81D68"/>
    <w:rPr>
      <w:rFonts w:asciiTheme="majorHAnsi" w:eastAsiaTheme="majorEastAsia" w:hAnsiTheme="majorHAnsi" w:cstheme="majorBidi"/>
      <w:color w:val="17365D" w:themeColor="text2" w:themeShade="BF"/>
      <w:spacing w:val="5"/>
      <w:kern w:val="28"/>
      <w:sz w:val="52"/>
      <w:szCs w:val="52"/>
    </w:rPr>
  </w:style>
  <w:style w:type="paragraph" w:styleId="TOC4">
    <w:name w:val="toc 4"/>
    <w:basedOn w:val="Normal"/>
    <w:next w:val="Normal"/>
    <w:autoRedefine/>
    <w:uiPriority w:val="39"/>
    <w:unhideWhenUsed/>
    <w:rsid w:val="00382709"/>
    <w:pPr>
      <w:spacing w:after="100"/>
      <w:ind w:left="660"/>
    </w:pPr>
    <w:rPr>
      <w:rFonts w:eastAsiaTheme="minorEastAsia"/>
      <w:lang w:eastAsia="en-GB"/>
    </w:rPr>
  </w:style>
  <w:style w:type="paragraph" w:styleId="TOC5">
    <w:name w:val="toc 5"/>
    <w:basedOn w:val="Normal"/>
    <w:next w:val="Normal"/>
    <w:autoRedefine/>
    <w:uiPriority w:val="39"/>
    <w:unhideWhenUsed/>
    <w:rsid w:val="00382709"/>
    <w:pPr>
      <w:spacing w:after="100"/>
      <w:ind w:left="880"/>
    </w:pPr>
    <w:rPr>
      <w:rFonts w:eastAsiaTheme="minorEastAsia"/>
      <w:lang w:eastAsia="en-GB"/>
    </w:rPr>
  </w:style>
  <w:style w:type="paragraph" w:styleId="TOC6">
    <w:name w:val="toc 6"/>
    <w:basedOn w:val="Normal"/>
    <w:next w:val="Normal"/>
    <w:autoRedefine/>
    <w:uiPriority w:val="39"/>
    <w:unhideWhenUsed/>
    <w:rsid w:val="00382709"/>
    <w:pPr>
      <w:spacing w:after="100"/>
      <w:ind w:left="1100"/>
    </w:pPr>
    <w:rPr>
      <w:rFonts w:eastAsiaTheme="minorEastAsia"/>
      <w:lang w:eastAsia="en-GB"/>
    </w:rPr>
  </w:style>
  <w:style w:type="paragraph" w:styleId="TOC7">
    <w:name w:val="toc 7"/>
    <w:basedOn w:val="Normal"/>
    <w:next w:val="Normal"/>
    <w:autoRedefine/>
    <w:uiPriority w:val="39"/>
    <w:unhideWhenUsed/>
    <w:rsid w:val="00382709"/>
    <w:pPr>
      <w:spacing w:after="100"/>
      <w:ind w:left="1320"/>
    </w:pPr>
    <w:rPr>
      <w:rFonts w:eastAsiaTheme="minorEastAsia"/>
      <w:lang w:eastAsia="en-GB"/>
    </w:rPr>
  </w:style>
  <w:style w:type="paragraph" w:styleId="TOC8">
    <w:name w:val="toc 8"/>
    <w:basedOn w:val="Normal"/>
    <w:next w:val="Normal"/>
    <w:autoRedefine/>
    <w:uiPriority w:val="39"/>
    <w:unhideWhenUsed/>
    <w:rsid w:val="00382709"/>
    <w:pPr>
      <w:spacing w:after="100"/>
      <w:ind w:left="1540"/>
    </w:pPr>
    <w:rPr>
      <w:rFonts w:eastAsiaTheme="minorEastAsia"/>
      <w:lang w:eastAsia="en-GB"/>
    </w:rPr>
  </w:style>
  <w:style w:type="paragraph" w:styleId="TOC9">
    <w:name w:val="toc 9"/>
    <w:basedOn w:val="Normal"/>
    <w:next w:val="Normal"/>
    <w:autoRedefine/>
    <w:uiPriority w:val="39"/>
    <w:unhideWhenUsed/>
    <w:rsid w:val="00382709"/>
    <w:pPr>
      <w:spacing w:after="100"/>
      <w:ind w:left="1760"/>
    </w:pPr>
    <w:rPr>
      <w:rFonts w:eastAsiaTheme="minorEastAsia"/>
      <w:lang w:eastAsia="en-GB"/>
    </w:rPr>
  </w:style>
  <w:style w:type="paragraph" w:styleId="HTMLPreformatted">
    <w:name w:val="HTML Preformatted"/>
    <w:basedOn w:val="Normal"/>
    <w:link w:val="HTMLPreformattedChar"/>
    <w:uiPriority w:val="99"/>
    <w:semiHidden/>
    <w:unhideWhenUsed/>
    <w:rsid w:val="004C7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C7E86"/>
    <w:rPr>
      <w:rFonts w:ascii="Courier New" w:eastAsia="Times New Roman" w:hAnsi="Courier New" w:cs="Courier New"/>
      <w:sz w:val="20"/>
      <w:szCs w:val="20"/>
      <w:lang w:eastAsia="en-GB"/>
    </w:rPr>
  </w:style>
  <w:style w:type="paragraph" w:styleId="Caption">
    <w:name w:val="caption"/>
    <w:basedOn w:val="Normal"/>
    <w:next w:val="Normal"/>
    <w:uiPriority w:val="35"/>
    <w:unhideWhenUsed/>
    <w:qFormat/>
    <w:rsid w:val="00CB203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B203A"/>
    <w:pPr>
      <w:spacing w:after="0"/>
    </w:pPr>
  </w:style>
  <w:style w:type="paragraph" w:styleId="NoSpacing">
    <w:name w:val="No Spacing"/>
    <w:uiPriority w:val="1"/>
    <w:qFormat/>
    <w:rsid w:val="001D15CF"/>
    <w:pPr>
      <w:spacing w:after="0" w:line="240" w:lineRule="auto"/>
    </w:pPr>
  </w:style>
  <w:style w:type="paragraph" w:customStyle="1" w:styleId="Default">
    <w:name w:val="Default"/>
    <w:rsid w:val="00C71FF5"/>
    <w:pPr>
      <w:autoSpaceDE w:val="0"/>
      <w:autoSpaceDN w:val="0"/>
      <w:adjustRightInd w:val="0"/>
      <w:spacing w:after="0" w:line="200" w:lineRule="atLeast"/>
    </w:pPr>
    <w:rPr>
      <w:rFonts w:ascii="Mangal" w:eastAsia="Microsoft YaHei" w:hAnsi="Mangal" w:cs="Mangal"/>
      <w:color w:val="FFFFFF"/>
      <w:kern w:val="1"/>
      <w:sz w:val="36"/>
      <w:szCs w:val="36"/>
    </w:rPr>
  </w:style>
  <w:style w:type="character" w:styleId="UnresolvedMention">
    <w:name w:val="Unresolved Mention"/>
    <w:basedOn w:val="DefaultParagraphFont"/>
    <w:uiPriority w:val="99"/>
    <w:semiHidden/>
    <w:unhideWhenUsed/>
    <w:rsid w:val="00CF647B"/>
    <w:rPr>
      <w:color w:val="605E5C"/>
      <w:shd w:val="clear" w:color="auto" w:fill="E1DFDD"/>
    </w:rPr>
  </w:style>
  <w:style w:type="paragraph" w:styleId="Revision">
    <w:name w:val="Revision"/>
    <w:hidden/>
    <w:uiPriority w:val="99"/>
    <w:semiHidden/>
    <w:rsid w:val="005A457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454136">
      <w:bodyDiv w:val="1"/>
      <w:marLeft w:val="0"/>
      <w:marRight w:val="0"/>
      <w:marTop w:val="0"/>
      <w:marBottom w:val="0"/>
      <w:divBdr>
        <w:top w:val="none" w:sz="0" w:space="0" w:color="auto"/>
        <w:left w:val="none" w:sz="0" w:space="0" w:color="auto"/>
        <w:bottom w:val="none" w:sz="0" w:space="0" w:color="auto"/>
        <w:right w:val="none" w:sz="0" w:space="0" w:color="auto"/>
      </w:divBdr>
    </w:div>
    <w:div w:id="772046565">
      <w:bodyDiv w:val="1"/>
      <w:marLeft w:val="0"/>
      <w:marRight w:val="0"/>
      <w:marTop w:val="0"/>
      <w:marBottom w:val="0"/>
      <w:divBdr>
        <w:top w:val="none" w:sz="0" w:space="0" w:color="auto"/>
        <w:left w:val="none" w:sz="0" w:space="0" w:color="auto"/>
        <w:bottom w:val="none" w:sz="0" w:space="0" w:color="auto"/>
        <w:right w:val="none" w:sz="0" w:space="0" w:color="auto"/>
      </w:divBdr>
    </w:div>
    <w:div w:id="866135114">
      <w:bodyDiv w:val="1"/>
      <w:marLeft w:val="0"/>
      <w:marRight w:val="0"/>
      <w:marTop w:val="0"/>
      <w:marBottom w:val="0"/>
      <w:divBdr>
        <w:top w:val="none" w:sz="0" w:space="0" w:color="auto"/>
        <w:left w:val="none" w:sz="0" w:space="0" w:color="auto"/>
        <w:bottom w:val="none" w:sz="0" w:space="0" w:color="auto"/>
        <w:right w:val="none" w:sz="0" w:space="0" w:color="auto"/>
      </w:divBdr>
    </w:div>
    <w:div w:id="1025642867">
      <w:bodyDiv w:val="1"/>
      <w:marLeft w:val="0"/>
      <w:marRight w:val="0"/>
      <w:marTop w:val="0"/>
      <w:marBottom w:val="0"/>
      <w:divBdr>
        <w:top w:val="none" w:sz="0" w:space="0" w:color="auto"/>
        <w:left w:val="none" w:sz="0" w:space="0" w:color="auto"/>
        <w:bottom w:val="none" w:sz="0" w:space="0" w:color="auto"/>
        <w:right w:val="none" w:sz="0" w:space="0" w:color="auto"/>
      </w:divBdr>
    </w:div>
    <w:div w:id="1167791241">
      <w:bodyDiv w:val="1"/>
      <w:marLeft w:val="0"/>
      <w:marRight w:val="0"/>
      <w:marTop w:val="0"/>
      <w:marBottom w:val="0"/>
      <w:divBdr>
        <w:top w:val="none" w:sz="0" w:space="0" w:color="auto"/>
        <w:left w:val="none" w:sz="0" w:space="0" w:color="auto"/>
        <w:bottom w:val="none" w:sz="0" w:space="0" w:color="auto"/>
        <w:right w:val="none" w:sz="0" w:space="0" w:color="auto"/>
      </w:divBdr>
    </w:div>
    <w:div w:id="1172332234">
      <w:bodyDiv w:val="1"/>
      <w:marLeft w:val="0"/>
      <w:marRight w:val="0"/>
      <w:marTop w:val="0"/>
      <w:marBottom w:val="0"/>
      <w:divBdr>
        <w:top w:val="none" w:sz="0" w:space="0" w:color="auto"/>
        <w:left w:val="none" w:sz="0" w:space="0" w:color="auto"/>
        <w:bottom w:val="none" w:sz="0" w:space="0" w:color="auto"/>
        <w:right w:val="none" w:sz="0" w:space="0" w:color="auto"/>
      </w:divBdr>
    </w:div>
    <w:div w:id="1515026262">
      <w:bodyDiv w:val="1"/>
      <w:marLeft w:val="0"/>
      <w:marRight w:val="0"/>
      <w:marTop w:val="0"/>
      <w:marBottom w:val="0"/>
      <w:divBdr>
        <w:top w:val="none" w:sz="0" w:space="0" w:color="auto"/>
        <w:left w:val="none" w:sz="0" w:space="0" w:color="auto"/>
        <w:bottom w:val="none" w:sz="0" w:space="0" w:color="auto"/>
        <w:right w:val="none" w:sz="0" w:space="0" w:color="auto"/>
      </w:divBdr>
    </w:div>
    <w:div w:id="1559389908">
      <w:bodyDiv w:val="1"/>
      <w:marLeft w:val="0"/>
      <w:marRight w:val="0"/>
      <w:marTop w:val="0"/>
      <w:marBottom w:val="0"/>
      <w:divBdr>
        <w:top w:val="none" w:sz="0" w:space="0" w:color="auto"/>
        <w:left w:val="none" w:sz="0" w:space="0" w:color="auto"/>
        <w:bottom w:val="none" w:sz="0" w:space="0" w:color="auto"/>
        <w:right w:val="none" w:sz="0" w:space="0" w:color="auto"/>
      </w:divBdr>
    </w:div>
    <w:div w:id="1580752897">
      <w:bodyDiv w:val="1"/>
      <w:marLeft w:val="0"/>
      <w:marRight w:val="0"/>
      <w:marTop w:val="0"/>
      <w:marBottom w:val="0"/>
      <w:divBdr>
        <w:top w:val="none" w:sz="0" w:space="0" w:color="auto"/>
        <w:left w:val="none" w:sz="0" w:space="0" w:color="auto"/>
        <w:bottom w:val="none" w:sz="0" w:space="0" w:color="auto"/>
        <w:right w:val="none" w:sz="0" w:space="0" w:color="auto"/>
      </w:divBdr>
    </w:div>
    <w:div w:id="1867525592">
      <w:bodyDiv w:val="1"/>
      <w:marLeft w:val="0"/>
      <w:marRight w:val="0"/>
      <w:marTop w:val="0"/>
      <w:marBottom w:val="0"/>
      <w:divBdr>
        <w:top w:val="none" w:sz="0" w:space="0" w:color="auto"/>
        <w:left w:val="none" w:sz="0" w:space="0" w:color="auto"/>
        <w:bottom w:val="none" w:sz="0" w:space="0" w:color="auto"/>
        <w:right w:val="none" w:sz="0" w:space="0" w:color="auto"/>
      </w:divBdr>
    </w:div>
    <w:div w:id="1937323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footer" Target="footer6.xml"/><Relationship Id="rId39" Type="http://schemas.openxmlformats.org/officeDocument/2006/relationships/image" Target="media/image17.png"/><Relationship Id="rId21" Type="http://schemas.openxmlformats.org/officeDocument/2006/relationships/image" Target="media/image9.jpg"/><Relationship Id="rId34" Type="http://schemas.openxmlformats.org/officeDocument/2006/relationships/footer" Target="footer8.xml"/><Relationship Id="rId42" Type="http://schemas.openxmlformats.org/officeDocument/2006/relationships/image" Target="media/image20.jpg"/><Relationship Id="rId47" Type="http://schemas.openxmlformats.org/officeDocument/2006/relationships/image" Target="media/image25.png"/><Relationship Id="rId50" Type="http://schemas.openxmlformats.org/officeDocument/2006/relationships/image" Target="media/image28.jp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2.png"/><Relationship Id="rId11" Type="http://schemas.openxmlformats.org/officeDocument/2006/relationships/image" Target="media/image4.png"/><Relationship Id="rId24" Type="http://schemas.openxmlformats.org/officeDocument/2006/relationships/footer" Target="footer4.xml"/><Relationship Id="rId32" Type="http://schemas.openxmlformats.org/officeDocument/2006/relationships/header" Target="header6.xml"/><Relationship Id="rId37" Type="http://schemas.openxmlformats.org/officeDocument/2006/relationships/image" Target="media/image15.jpeg"/><Relationship Id="rId40" Type="http://schemas.openxmlformats.org/officeDocument/2006/relationships/image" Target="media/image18.png"/><Relationship Id="rId45" Type="http://schemas.openxmlformats.org/officeDocument/2006/relationships/image" Target="media/image23.jpeg"/><Relationship Id="rId53" Type="http://schemas.openxmlformats.org/officeDocument/2006/relationships/header" Target="header7.xml"/><Relationship Id="rId5" Type="http://schemas.openxmlformats.org/officeDocument/2006/relationships/webSettings" Target="webSettings.xml"/><Relationship Id="rId19" Type="http://schemas.openxmlformats.org/officeDocument/2006/relationships/image" Target="media/image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header" Target="header3.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9.xml"/><Relationship Id="rId43" Type="http://schemas.openxmlformats.org/officeDocument/2006/relationships/image" Target="media/image21.jpg"/><Relationship Id="rId48" Type="http://schemas.openxmlformats.org/officeDocument/2006/relationships/image" Target="media/image26.png"/><Relationship Id="rId56" Type="http://schemas.microsoft.com/office/2011/relationships/people" Target="people.xml"/><Relationship Id="rId8" Type="http://schemas.openxmlformats.org/officeDocument/2006/relationships/image" Target="media/image1.jpeg"/><Relationship Id="rId51" Type="http://schemas.openxmlformats.org/officeDocument/2006/relationships/footer" Target="footer10.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3.xml"/><Relationship Id="rId25" Type="http://schemas.openxmlformats.org/officeDocument/2006/relationships/footer" Target="footer5.xml"/><Relationship Id="rId33" Type="http://schemas.openxmlformats.org/officeDocument/2006/relationships/footer" Target="footer7.xml"/><Relationship Id="rId38" Type="http://schemas.openxmlformats.org/officeDocument/2006/relationships/image" Target="media/image16.png"/><Relationship Id="rId46" Type="http://schemas.openxmlformats.org/officeDocument/2006/relationships/image" Target="media/image24.jpg"/><Relationship Id="rId20" Type="http://schemas.openxmlformats.org/officeDocument/2006/relationships/image" Target="media/image8.png"/><Relationship Id="rId41" Type="http://schemas.openxmlformats.org/officeDocument/2006/relationships/image" Target="media/image19.jpeg"/><Relationship Id="rId54"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eader" Target="header4.xml"/><Relationship Id="rId28" Type="http://schemas.openxmlformats.org/officeDocument/2006/relationships/image" Target="media/image11.jpeg"/><Relationship Id="rId36" Type="http://schemas.openxmlformats.org/officeDocument/2006/relationships/image" Target="media/image14.jpg"/><Relationship Id="rId49" Type="http://schemas.openxmlformats.org/officeDocument/2006/relationships/image" Target="media/image27.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eader" Target="header5.xml"/><Relationship Id="rId44" Type="http://schemas.openxmlformats.org/officeDocument/2006/relationships/image" Target="media/image22.jpg"/><Relationship Id="rId52" Type="http://schemas.openxmlformats.org/officeDocument/2006/relationships/footer" Target="footer11.xml"/></Relationships>
</file>

<file path=word/_rels/footnotes.xml.rels><?xml version="1.0" encoding="UTF-8" standalone="yes"?>
<Relationships xmlns="http://schemas.openxmlformats.org/package/2006/relationships"><Relationship Id="rId3" Type="http://schemas.openxmlformats.org/officeDocument/2006/relationships/hyperlink" Target="https://www.simulators.org.uk/" TargetMode="External"/><Relationship Id="rId2" Type="http://schemas.openxmlformats.org/officeDocument/2006/relationships/hyperlink" Target="https://www.reallyusefulproducts.co.uk/" TargetMode="External"/><Relationship Id="rId1" Type="http://schemas.openxmlformats.org/officeDocument/2006/relationships/hyperlink" Target="https://creativecommons.org/licenses/by-sa/4.0/" TargetMode="External"/><Relationship Id="rId5" Type="http://schemas.openxmlformats.org/officeDocument/2006/relationships/hyperlink" Target="https://www.gnu.org/licenses/gpl-3.0.en.html" TargetMode="External"/><Relationship Id="rId4" Type="http://schemas.openxmlformats.org/officeDocument/2006/relationships/hyperlink" Target="https://creativecommons.org/licenses/by-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129959-DEB2-42A9-93E2-3B6DD17FF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39</Pages>
  <Words>5845</Words>
  <Characters>33322</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Instone-Cowie</dc:creator>
  <cp:lastModifiedBy>Andrew Instone-Cowie</cp:lastModifiedBy>
  <cp:revision>25</cp:revision>
  <cp:lastPrinted>2024-08-28T09:12:00Z</cp:lastPrinted>
  <dcterms:created xsi:type="dcterms:W3CDTF">2024-06-18T14:58:00Z</dcterms:created>
  <dcterms:modified xsi:type="dcterms:W3CDTF">2024-08-28T09:13:00Z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-1382485838</vt:i4>
  </property>
  <property fmtid="{D5CDD505-2E9C-101B-9397-08002B2CF9AE}" pid="3" name="_NewReviewCycle">
    <vt:lpwstr/>
  </property>
  <property fmtid="{D5CDD505-2E9C-101B-9397-08002B2CF9AE}" pid="4" name="_EmailSubject">
    <vt:lpwstr/>
  </property>
  <property fmtid="{D5CDD505-2E9C-101B-9397-08002B2CF9AE}" pid="5" name="_AuthorEmailDisplayName">
    <vt:lpwstr>Andrew Instone-Cowie</vt:lpwstr>
  </property>
  <property fmtid="{D5CDD505-2E9C-101B-9397-08002B2CF9AE}" pid="6" name="_ReviewingToolsShownOnce">
    <vt:lpwstr/>
  </property>
  <property fmtid="{D5CDD505-2E9C-101B-9397-08002B2CF9AE}" pid="7" name="Disposition">
    <vt:i4>-1382485838</vt:i4>
  </property>
</Properties>
</file>